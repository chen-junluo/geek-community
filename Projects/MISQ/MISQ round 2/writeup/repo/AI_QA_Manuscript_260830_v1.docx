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61996399" w:rsidR="0062333A" w:rsidRPr="00015210" w:rsidRDefault="0027674F" w:rsidP="0037499A">
      <w:pPr>
        <w:pStyle w:val="Title"/>
      </w:pPr>
      <w:bookmarkStart w:id="0" w:name="OLE_LINK10"/>
      <w:bookmarkStart w:id="1" w:name="OLE_LINK6"/>
      <w:r>
        <w:rPr>
          <w:lang w:eastAsia="zh-CN"/>
        </w:rPr>
        <w:t xml:space="preserve">Humans’ </w:t>
      </w:r>
      <w:r w:rsidR="0058678D" w:rsidRPr="00015210">
        <w:rPr>
          <w:lang w:eastAsia="zh-CN"/>
        </w:rPr>
        <w:t>Fast and Slow Responses to Competition</w:t>
      </w:r>
      <w:r w:rsidR="00D03D32" w:rsidRPr="00015210">
        <w:rPr>
          <w:lang w:eastAsia="zh-CN"/>
        </w:rPr>
        <w:t xml:space="preserve"> from </w:t>
      </w:r>
      <w:r w:rsidR="0058678D" w:rsidRPr="00015210">
        <w:rPr>
          <w:lang w:eastAsia="zh-CN"/>
        </w:rPr>
        <w:t>Internal Generative AI in Online Q&amp;A Communities</w:t>
      </w:r>
    </w:p>
    <w:p w14:paraId="0E29B9B1" w14:textId="0D7FFF6F" w:rsidR="00900E0B" w:rsidRPr="00015210" w:rsidRDefault="00F40939" w:rsidP="00A86F82">
      <w:pPr>
        <w:spacing w:line="360" w:lineRule="auto"/>
      </w:pPr>
      <w:r w:rsidRPr="00015210">
        <w:rPr>
          <w:b/>
        </w:rPr>
        <w:t>Abstract</w:t>
      </w:r>
    </w:p>
    <w:p w14:paraId="153045C4" w14:textId="77777777" w:rsidR="001E325D" w:rsidRPr="00325599" w:rsidRDefault="001E325D" w:rsidP="001E325D">
      <w:pPr>
        <w:pStyle w:val="Paragraph0"/>
      </w:pPr>
      <w:r w:rsidRPr="00325599">
        <w:t>The advent of generative artificial intelligence (GenAI) has disrupted online question-and-answer (Q&amp;A) communities and prompted debates on how platforms should respond. Our work examines a platform strategy of introducing platform-provided (internal) GenAI answers, an arrangement that differs fundamentally from the external general-purpose GenAI systems (like ChatGPT) studied in prior work: rather than operating privately and beyond a platform</w:t>
      </w:r>
      <w:r>
        <w:t>’</w:t>
      </w:r>
      <w:r w:rsidRPr="00325599">
        <w:t>s authority, an internal answerer is deployed under the platform</w:t>
      </w:r>
      <w:r>
        <w:t>’</w:t>
      </w:r>
      <w:r w:rsidRPr="00325599">
        <w:t xml:space="preserve">s own governance, displayed under an explicit machine-authorship label, and positioned alongside human contributors as an identified </w:t>
      </w:r>
      <w:r>
        <w:rPr>
          <w:rFonts w:hint="eastAsia"/>
        </w:rPr>
        <w:t>competitor</w:t>
      </w:r>
      <w:r w:rsidRPr="00325599">
        <w:t xml:space="preserve">. Taking a human-AI competition view, grounded in </w:t>
      </w:r>
      <w:r>
        <w:rPr>
          <w:rFonts w:hint="eastAsia"/>
        </w:rPr>
        <w:t>the two systems of thinking</w:t>
      </w:r>
      <w:r w:rsidRPr="00325599">
        <w:t xml:space="preserve"> (fast-and-slow) theory, we argue that the total AI effect is the sum of two separable components: a fast response to the AI label and a slower response to the AI content. Using a randomized field experiment at a leading technical Q&amp;A community, we show that the AI label invites human contribution because the community is skeptical of AI</w:t>
      </w:r>
      <w:r>
        <w:t>’</w:t>
      </w:r>
      <w:r w:rsidRPr="00325599">
        <w:t>s capabilities, whereas longer AI content suppresses human contribution, and higher-quality AI content raises the quality of human answers as contributors reuse and build on it. Decomposing the total AI effect offers a theory-driven framework for reconciling seemingly conflicting findings in the literature and for anticipating human responses as AI capabilities advance. We contribute to the emerging literature on GenAI</w:t>
      </w:r>
      <w:r>
        <w:t>’</w:t>
      </w:r>
      <w:r w:rsidRPr="00325599">
        <w:t>s impact on human society and provide practical insight for the adoption and application of GenAI on platforms.</w:t>
      </w:r>
    </w:p>
    <w:p w14:paraId="1F5985E3" w14:textId="0A19A735" w:rsidR="006F1955" w:rsidRPr="00015210" w:rsidDel="001E325D" w:rsidRDefault="006F1955" w:rsidP="00F803FF">
      <w:pPr>
        <w:pStyle w:val="Paragraph0"/>
        <w:rPr>
          <w:del w:id="2" w:author="Prof. LIU Ben" w:date="2026-08-30T02:46:00Z" w16du:dateUtc="2026-08-29T18:46:00Z"/>
        </w:rPr>
      </w:pPr>
      <w:del w:id="3" w:author="Prof. LIU Ben" w:date="2026-08-30T02:46:00Z" w16du:dateUtc="2026-08-29T18:46:00Z">
        <w:r w:rsidRPr="00015210" w:rsidDel="001E325D">
          <w:delText xml:space="preserve">The advent of generative artificial intelligence (GenAI) has disrupted online question-and-answer (Q&amp;A) communities and prompted debates on </w:delText>
        </w:r>
        <w:r w:rsidR="00D03D32" w:rsidRPr="00015210" w:rsidDel="001E325D">
          <w:delText>response strategies of platforms</w:delText>
        </w:r>
        <w:r w:rsidRPr="00015210" w:rsidDel="001E325D">
          <w:delText xml:space="preserve">. </w:delText>
        </w:r>
        <w:r w:rsidR="00D03D32" w:rsidRPr="00015210" w:rsidDel="001E325D">
          <w:delText xml:space="preserve">Our </w:delText>
        </w:r>
        <w:r w:rsidRPr="00015210" w:rsidDel="001E325D">
          <w:delText xml:space="preserve">work </w:delText>
        </w:r>
      </w:del>
      <w:ins w:id="4" w:author="Dylan CHEN" w:date="2026-08-27T17:02:00Z" w16du:dateUtc="2026-08-27T09:02:00Z">
        <w:del w:id="5" w:author="Prof. LIU Ben" w:date="2026-08-30T02:46:00Z" w16du:dateUtc="2026-08-29T18:46:00Z">
          <w:r w:rsidR="00190B9B" w:rsidRPr="00190B9B" w:rsidDel="001E325D">
            <w:delText>examines a platform strategy of introducing platform-provided (internal) GenAI answers​</w:delText>
          </w:r>
        </w:del>
      </w:ins>
      <w:del w:id="6" w:author="Prof. LIU Ben" w:date="2026-08-30T02:46:00Z" w16du:dateUtc="2026-08-29T18:46:00Z">
        <w:r w:rsidRPr="00015210" w:rsidDel="001E325D">
          <w:delText xml:space="preserve">analyzes </w:delText>
        </w:r>
        <w:r w:rsidR="00D03D32" w:rsidRPr="00015210" w:rsidDel="001E325D">
          <w:delText xml:space="preserve">a strategy to introduce </w:delText>
        </w:r>
        <w:r w:rsidRPr="00015210" w:rsidDel="001E325D">
          <w:delText>platform-</w:delText>
        </w:r>
        <w:r w:rsidR="00F60E9E" w:rsidRPr="00015210" w:rsidDel="001E325D">
          <w:delText>provided</w:delText>
        </w:r>
        <w:r w:rsidRPr="00015210" w:rsidDel="001E325D">
          <w:delText xml:space="preserve"> </w:delText>
        </w:r>
        <w:r w:rsidR="00D03D32" w:rsidRPr="00015210" w:rsidDel="001E325D">
          <w:delText>(</w:delText>
        </w:r>
        <w:r w:rsidRPr="00015210" w:rsidDel="001E325D">
          <w:delText>internal</w:delText>
        </w:r>
        <w:r w:rsidR="00D03D32" w:rsidRPr="00015210" w:rsidDel="001E325D">
          <w:delText>)</w:delText>
        </w:r>
        <w:r w:rsidRPr="00015210" w:rsidDel="001E325D">
          <w:delText xml:space="preserve"> GenAI </w:delText>
        </w:r>
        <w:r w:rsidR="00F60E9E" w:rsidRPr="00015210" w:rsidDel="001E325D">
          <w:delText>changes</w:delText>
        </w:r>
        <w:r w:rsidR="00D03D32" w:rsidRPr="00015210" w:rsidDel="001E325D">
          <w:delText>, which creates entirely different market dynamics as compared with</w:delText>
        </w:r>
        <w:r w:rsidR="00F60E9E" w:rsidRPr="00015210" w:rsidDel="001E325D">
          <w:delText xml:space="preserve"> </w:delText>
        </w:r>
        <w:r w:rsidR="00D03D32" w:rsidRPr="00015210" w:rsidDel="001E325D">
          <w:delText xml:space="preserve">external general-purpose GenAI systems (like ChatGPT) studied in prior studies </w:delText>
        </w:r>
        <w:r w:rsidR="00F60E9E" w:rsidRPr="00015210" w:rsidDel="001E325D">
          <w:delText>Q&amp;A communities</w:delText>
        </w:r>
        <w:r w:rsidRPr="00015210" w:rsidDel="001E325D">
          <w:delText xml:space="preserve">. </w:delText>
        </w:r>
        <w:r w:rsidR="00D03D32" w:rsidRPr="00015210" w:rsidDel="001E325D">
          <w:delText>Taking a human-AI competition view, g</w:delText>
        </w:r>
        <w:r w:rsidR="00156EE1" w:rsidRPr="00015210" w:rsidDel="001E325D">
          <w:delText xml:space="preserve">rounded in dual-process (fast-and-slow) theory, we argue that the total AI effect is the sum of two separable components: a fast </w:delText>
        </w:r>
        <w:r w:rsidR="00E41443" w:rsidRPr="00015210" w:rsidDel="001E325D">
          <w:delText xml:space="preserve">response to </w:delText>
        </w:r>
        <w:r w:rsidR="00156EE1" w:rsidRPr="00015210" w:rsidDel="001E325D">
          <w:delText xml:space="preserve">AI label and a slower </w:delText>
        </w:r>
        <w:r w:rsidR="00E41443" w:rsidRPr="00015210" w:rsidDel="001E325D">
          <w:delText xml:space="preserve">response to </w:delText>
        </w:r>
        <w:r w:rsidR="00156EE1" w:rsidRPr="00015210" w:rsidDel="001E325D">
          <w:delText xml:space="preserve">AI content. Using a randomized field experiment at a leading technical Q&amp;A community, we </w:delText>
        </w:r>
        <w:r w:rsidR="00C02978" w:rsidRPr="00015210" w:rsidDel="001E325D">
          <w:delText>show</w:delText>
        </w:r>
        <w:r w:rsidR="00156EE1" w:rsidRPr="00015210" w:rsidDel="001E325D">
          <w:delText xml:space="preserve"> </w:delText>
        </w:r>
      </w:del>
      <w:ins w:id="7" w:author="Dylan CHEN" w:date="2026-08-27T17:03:00Z" w16du:dateUtc="2026-08-27T09:03:00Z">
        <w:del w:id="8" w:author="Prof. LIU Ben" w:date="2026-08-30T02:46:00Z" w16du:dateUtc="2026-08-29T18:46:00Z">
          <w:r w:rsidR="00190B9B" w:rsidDel="001E325D">
            <w:rPr>
              <w:rFonts w:hint="eastAsia"/>
            </w:rPr>
            <w:delText xml:space="preserve">that </w:delText>
          </w:r>
        </w:del>
      </w:ins>
      <w:del w:id="9" w:author="Prof. LIU Ben" w:date="2026-08-30T02:46:00Z" w16du:dateUtc="2026-08-29T18:46:00Z">
        <w:r w:rsidR="00156EE1" w:rsidRPr="00015210" w:rsidDel="001E325D">
          <w:delText xml:space="preserve">the AI label invites human contribution </w:delText>
        </w:r>
      </w:del>
      <w:ins w:id="10" w:author="Dylan CHEN" w:date="2026-08-27T17:03:00Z" w16du:dateUtc="2026-08-27T09:03:00Z">
        <w:del w:id="11" w:author="Prof. LIU Ben" w:date="2026-08-30T02:46:00Z" w16du:dateUtc="2026-08-29T18:46:00Z">
          <w:r w:rsidR="00190B9B" w:rsidRPr="00190B9B" w:rsidDel="001E325D">
            <w:delText>because the community is skeptical of AI</w:delText>
          </w:r>
          <w:r w:rsidR="00190B9B" w:rsidDel="001E325D">
            <w:delText>’</w:delText>
          </w:r>
          <w:r w:rsidR="00190B9B" w:rsidRPr="00190B9B" w:rsidDel="001E325D">
            <w:delText>s capabilities,​</w:delText>
          </w:r>
        </w:del>
      </w:ins>
      <w:del w:id="12" w:author="Prof. LIU Ben" w:date="2026-08-30T02:46:00Z" w16du:dateUtc="2026-08-29T18:46:00Z">
        <w:r w:rsidR="00156EE1" w:rsidRPr="00015210" w:rsidDel="001E325D">
          <w:delText xml:space="preserve">because a skeptical community </w:delText>
        </w:r>
        <w:r w:rsidR="00C02978" w:rsidRPr="00015210" w:rsidDel="001E325D">
          <w:delText xml:space="preserve">perception to </w:delText>
        </w:r>
        <w:r w:rsidR="00156EE1" w:rsidRPr="00015210" w:rsidDel="001E325D">
          <w:delText>AI</w:delText>
        </w:r>
        <w:r w:rsidR="00C02978" w:rsidRPr="00015210" w:rsidDel="001E325D">
          <w:delText>’s ability</w:delText>
        </w:r>
        <w:r w:rsidR="00156EE1" w:rsidRPr="00015210" w:rsidDel="001E325D">
          <w:delText xml:space="preserve"> , whereas </w:delText>
        </w:r>
      </w:del>
      <w:ins w:id="13" w:author="Dylan CHEN" w:date="2026-08-27T17:04:00Z" w16du:dateUtc="2026-08-27T09:04:00Z">
        <w:del w:id="14" w:author="Prof. LIU Ben" w:date="2026-08-30T02:46:00Z" w16du:dateUtc="2026-08-29T18:46:00Z">
          <w:r w:rsidR="00190B9B" w:rsidRPr="00190B9B" w:rsidDel="001E325D">
            <w:delText xml:space="preserve">longer AI content suppresses human contribution, </w:delText>
          </w:r>
        </w:del>
      </w:ins>
      <w:ins w:id="15" w:author="Dylan CHEN" w:date="2026-08-27T17:05:00Z" w16du:dateUtc="2026-08-27T09:05:00Z">
        <w:del w:id="16" w:author="Prof. LIU Ben" w:date="2026-08-30T02:46:00Z" w16du:dateUtc="2026-08-29T18:46:00Z">
          <w:r w:rsidR="00190B9B" w:rsidDel="001E325D">
            <w:rPr>
              <w:rFonts w:hint="eastAsia"/>
            </w:rPr>
            <w:delText>and</w:delText>
          </w:r>
        </w:del>
      </w:ins>
      <w:ins w:id="17" w:author="Dylan CHEN" w:date="2026-08-27T17:04:00Z" w16du:dateUtc="2026-08-27T09:04:00Z">
        <w:del w:id="18" w:author="Prof. LIU Ben" w:date="2026-08-30T02:46:00Z" w16du:dateUtc="2026-08-29T18:46:00Z">
          <w:r w:rsidR="00190B9B" w:rsidRPr="00190B9B" w:rsidDel="001E325D">
            <w:delText xml:space="preserve"> higher-quality AI content raises the quality of human answers​</w:delText>
          </w:r>
        </w:del>
      </w:ins>
      <w:del w:id="19" w:author="Prof. LIU Ben" w:date="2026-08-30T02:46:00Z" w16du:dateUtc="2026-08-29T18:46:00Z">
        <w:r w:rsidR="00156EE1" w:rsidRPr="00015210" w:rsidDel="001E325D">
          <w:delText xml:space="preserve">AI content signals </w:delText>
        </w:r>
        <w:r w:rsidR="00C02978" w:rsidRPr="00015210" w:rsidDel="001E325D">
          <w:delText xml:space="preserve">on length </w:delText>
        </w:r>
        <w:r w:rsidR="00156EE1" w:rsidRPr="00015210" w:rsidDel="001E325D">
          <w:delText xml:space="preserve">and </w:delText>
        </w:r>
        <w:r w:rsidR="00C02978" w:rsidRPr="00015210" w:rsidDel="001E325D">
          <w:delText xml:space="preserve">quality </w:delText>
        </w:r>
        <w:r w:rsidR="00156EE1" w:rsidRPr="00015210" w:rsidDel="001E325D">
          <w:delText xml:space="preserve">suppresses </w:delText>
        </w:r>
        <w:r w:rsidR="00C02978" w:rsidRPr="00015210" w:rsidDel="001E325D">
          <w:delText xml:space="preserve">human contribution and </w:delText>
        </w:r>
        <w:r w:rsidR="00156EE1" w:rsidRPr="00015210" w:rsidDel="001E325D">
          <w:delText>raises the quality of human answers</w:delText>
        </w:r>
        <w:r w:rsidR="00C02978" w:rsidRPr="00015210" w:rsidDel="001E325D">
          <w:delText>, due to the</w:delText>
        </w:r>
        <w:r w:rsidR="00B67429" w:rsidRPr="00015210" w:rsidDel="001E325D">
          <w:delText xml:space="preserve"> benchmark</w:delText>
        </w:r>
        <w:r w:rsidR="00C02978" w:rsidRPr="00015210" w:rsidDel="001E325D">
          <w:delText>ing of AI answers</w:delText>
        </w:r>
        <w:r w:rsidR="00156EE1" w:rsidRPr="00015210" w:rsidDel="001E325D">
          <w:delText xml:space="preserve">. Decomposing the total AI effect offers a theory-driven framework for </w:delText>
        </w:r>
        <w:r w:rsidR="00D574F0" w:rsidRPr="00015210" w:rsidDel="001E325D">
          <w:delText>understanding seem</w:delText>
        </w:r>
        <w:r w:rsidR="00D574F0" w:rsidRPr="00015210" w:rsidDel="001E325D">
          <w:rPr>
            <w:rFonts w:hint="eastAsia"/>
          </w:rPr>
          <w:delText>ly</w:delText>
        </w:r>
      </w:del>
      <w:ins w:id="20" w:author="Dylan CHEN" w:date="2026-08-27T17:05:00Z" w16du:dateUtc="2026-08-27T09:05:00Z">
        <w:del w:id="21" w:author="Prof. LIU Ben" w:date="2026-08-30T02:46:00Z" w16du:dateUtc="2026-08-29T18:46:00Z">
          <w:r w:rsidR="00190B9B" w:rsidDel="001E325D">
            <w:rPr>
              <w:rFonts w:hint="eastAsia"/>
            </w:rPr>
            <w:delText>ing</w:delText>
          </w:r>
        </w:del>
      </w:ins>
      <w:ins w:id="22" w:author="Dylan CHEN" w:date="2026-08-27T17:04:00Z" w16du:dateUtc="2026-08-27T09:04:00Z">
        <w:del w:id="23" w:author="Prof. LIU Ben" w:date="2026-08-30T02:46:00Z" w16du:dateUtc="2026-08-29T18:46:00Z">
          <w:r w:rsidR="00190B9B" w:rsidDel="001E325D">
            <w:rPr>
              <w:rFonts w:hint="eastAsia"/>
            </w:rPr>
            <w:delText>ly</w:delText>
          </w:r>
        </w:del>
      </w:ins>
      <w:del w:id="24" w:author="Prof. LIU Ben" w:date="2026-08-30T02:46:00Z" w16du:dateUtc="2026-08-29T18:46:00Z">
        <w:r w:rsidR="00D574F0" w:rsidRPr="00015210" w:rsidDel="001E325D">
          <w:delText xml:space="preserve"> conflict</w:delText>
        </w:r>
      </w:del>
      <w:ins w:id="25" w:author="Dylan CHEN" w:date="2026-08-27T17:05:00Z" w16du:dateUtc="2026-08-27T09:05:00Z">
        <w:del w:id="26" w:author="Prof. LIU Ben" w:date="2026-08-30T02:46:00Z" w16du:dateUtc="2026-08-29T18:46:00Z">
          <w:r w:rsidR="00190B9B" w:rsidDel="001E325D">
            <w:rPr>
              <w:rFonts w:hint="eastAsia"/>
            </w:rPr>
            <w:delText>ing</w:delText>
          </w:r>
        </w:del>
      </w:ins>
      <w:del w:id="27" w:author="Prof. LIU Ben" w:date="2026-08-30T02:46:00Z" w16du:dateUtc="2026-08-29T18:46:00Z">
        <w:r w:rsidR="00D574F0" w:rsidRPr="00015210" w:rsidDel="001E325D">
          <w:delText xml:space="preserve"> findings in the literature and </w:delText>
        </w:r>
        <w:r w:rsidR="00156EE1" w:rsidRPr="00015210" w:rsidDel="001E325D">
          <w:delText xml:space="preserve">predicting human responses as AI capabilities advance. </w:delText>
        </w:r>
        <w:r w:rsidRPr="00015210" w:rsidDel="001E325D">
          <w:delText>We contribute to the emerging literature on GenAI</w:delText>
        </w:r>
        <w:r w:rsidR="00534D0B" w:rsidRPr="00015210" w:rsidDel="001E325D">
          <w:delText>’</w:delText>
        </w:r>
        <w:r w:rsidRPr="00015210" w:rsidDel="001E325D">
          <w:delText xml:space="preserve">s impact </w:delText>
        </w:r>
        <w:r w:rsidR="00D574F0" w:rsidRPr="00015210" w:rsidDel="001E325D">
          <w:delText>on human society</w:delText>
        </w:r>
        <w:r w:rsidR="00AC05B3" w:rsidRPr="00015210" w:rsidDel="001E325D">
          <w:delText>, which</w:delText>
        </w:r>
        <w:r w:rsidRPr="00015210" w:rsidDel="001E325D">
          <w:delText xml:space="preserve"> </w:delText>
        </w:r>
      </w:del>
      <w:ins w:id="28" w:author="Dylan CHEN" w:date="2026-08-27T17:05:00Z" w16du:dateUtc="2026-08-27T09:05:00Z">
        <w:del w:id="29" w:author="Prof. LIU Ben" w:date="2026-08-30T02:46:00Z" w16du:dateUtc="2026-08-29T18:46:00Z">
          <w:r w:rsidR="00190B9B" w:rsidDel="001E325D">
            <w:rPr>
              <w:rFonts w:hint="eastAsia"/>
            </w:rPr>
            <w:delText>and</w:delText>
          </w:r>
          <w:r w:rsidR="00190B9B" w:rsidRPr="00015210" w:rsidDel="001E325D">
            <w:delText xml:space="preserve"> </w:delText>
          </w:r>
        </w:del>
      </w:ins>
      <w:del w:id="30" w:author="Prof. LIU Ben" w:date="2026-08-30T02:46:00Z" w16du:dateUtc="2026-08-29T18:46:00Z">
        <w:r w:rsidRPr="00015210" w:rsidDel="001E325D">
          <w:delText>provide</w:delText>
        </w:r>
        <w:r w:rsidR="00AC05B3" w:rsidRPr="00015210" w:rsidDel="001E325D">
          <w:delText>s</w:delText>
        </w:r>
        <w:r w:rsidRPr="00015210" w:rsidDel="001E325D">
          <w:delText xml:space="preserve"> practical insight for </w:delText>
        </w:r>
        <w:r w:rsidR="00D574F0" w:rsidRPr="00015210" w:rsidDel="001E325D">
          <w:delText xml:space="preserve">adoption and application of GenAI in </w:delText>
        </w:r>
        <w:r w:rsidRPr="00015210" w:rsidDel="001E325D">
          <w:delText>platforms.</w:delText>
        </w:r>
      </w:del>
    </w:p>
    <w:p w14:paraId="44F41F14" w14:textId="2D9549C8" w:rsidR="00F40939" w:rsidRPr="00015210" w:rsidRDefault="00F40939" w:rsidP="00A86F82">
      <w:pPr>
        <w:spacing w:line="480" w:lineRule="auto"/>
        <w:sectPr w:rsidR="00F40939" w:rsidRPr="00015210"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015210">
        <w:rPr>
          <w:b/>
        </w:rPr>
        <w:t>Keywords</w:t>
      </w:r>
      <w:r w:rsidRPr="00015210">
        <w:t xml:space="preserve">: Generative AI, Human-AI </w:t>
      </w:r>
      <w:r w:rsidR="00CE66B2" w:rsidRPr="00015210">
        <w:t>I</w:t>
      </w:r>
      <w:r w:rsidRPr="00015210">
        <w:t>nteraction</w:t>
      </w:r>
      <w:r w:rsidR="00C05C04" w:rsidRPr="00015210">
        <w:t>s</w:t>
      </w:r>
      <w:r w:rsidRPr="00015210">
        <w:t xml:space="preserve">, Online </w:t>
      </w:r>
      <w:ins w:id="31" w:author="Dylan CHEN" w:date="2026-08-27T17:04:00Z" w16du:dateUtc="2026-08-27T09:04:00Z">
        <w:r w:rsidR="00190B9B">
          <w:rPr>
            <w:rFonts w:hint="eastAsia"/>
          </w:rPr>
          <w:t xml:space="preserve">Q&amp;A </w:t>
        </w:r>
      </w:ins>
      <w:r w:rsidRPr="00015210">
        <w:t>Communit</w:t>
      </w:r>
      <w:r w:rsidR="00C05C04" w:rsidRPr="00015210">
        <w:t>ies</w:t>
      </w:r>
      <w:r w:rsidR="00A03892" w:rsidRPr="00015210">
        <w:t>,</w:t>
      </w:r>
      <w:r w:rsidR="00647569" w:rsidRPr="00015210">
        <w:t xml:space="preserve"> </w:t>
      </w:r>
      <w:del w:id="32" w:author="Prof. LIU Ben" w:date="2026-08-30T02:46:00Z" w16du:dateUtc="2026-08-29T18:46:00Z">
        <w:r w:rsidR="00647569" w:rsidRPr="00015210" w:rsidDel="001E325D">
          <w:delText>Dual-Process Theory</w:delText>
        </w:r>
      </w:del>
      <w:ins w:id="33" w:author="Prof. LIU Ben" w:date="2026-08-30T02:47:00Z" w16du:dateUtc="2026-08-29T18:47:00Z">
        <w:r w:rsidR="001E325D">
          <w:rPr>
            <w:rFonts w:hint="eastAsia"/>
          </w:rPr>
          <w:t>Two Systems of Thinking</w:t>
        </w:r>
      </w:ins>
      <w:r w:rsidR="00647569" w:rsidRPr="00015210">
        <w:t>.</w:t>
      </w:r>
    </w:p>
    <w:p w14:paraId="3C500D98" w14:textId="77777777" w:rsidR="001E325D" w:rsidRPr="00015210" w:rsidRDefault="001E325D" w:rsidP="001E325D">
      <w:pPr>
        <w:pStyle w:val="Heading1"/>
        <w:rPr>
          <w:ins w:id="34" w:author="Prof. LIU Ben" w:date="2026-08-30T02:46:00Z" w16du:dateUtc="2026-08-29T18:46:00Z"/>
        </w:rPr>
      </w:pPr>
      <w:bookmarkStart w:id="35" w:name="OLE_LINK12"/>
      <w:ins w:id="36" w:author="Prof. LIU Ben" w:date="2026-08-30T02:46:00Z" w16du:dateUtc="2026-08-29T18:46:00Z">
        <w:r w:rsidRPr="00015210">
          <w:lastRenderedPageBreak/>
          <w:t>Introduction</w:t>
        </w:r>
      </w:ins>
    </w:p>
    <w:p w14:paraId="66265B68" w14:textId="77777777" w:rsidR="001E325D" w:rsidRPr="00325599" w:rsidRDefault="001E325D" w:rsidP="001E325D">
      <w:pPr>
        <w:pStyle w:val="Paragraph0"/>
        <w:rPr>
          <w:ins w:id="37" w:author="Prof. LIU Ben" w:date="2026-08-30T02:46:00Z" w16du:dateUtc="2026-08-29T18:46:00Z"/>
        </w:rPr>
      </w:pPr>
      <w:ins w:id="38" w:author="Prof. LIU Ben" w:date="2026-08-30T02:46:00Z" w16du:dateUtc="2026-08-29T18:46:00Z">
        <w:r w:rsidRPr="00325599">
          <w:t>For much of the internet</w:t>
        </w:r>
        <w:r>
          <w:t>’</w:t>
        </w:r>
        <w:r w:rsidRPr="00325599">
          <w:t>s history, online question-and-answer (Q&amp;A) communities served as a primary repository for human knowledge, where people posted problems and received answers that then remained available to everyone who followed. Generative artificial intelligence (GenAI) has unsettled that role. Several recent studies document a sustained decline in user participation on such platforms following the release of ChatGPT (Burtch et al. 2024; Quinn &amp; Gutt 2025; del Rio-Chanona et al. 2024; Sanatizadeh et al. 2025; Xue et al. 2026). These results raise a pressing question about whether such communities remain viable, and about what, if anything, a platform can do in response.</w:t>
        </w:r>
      </w:ins>
    </w:p>
    <w:p w14:paraId="688D80CB" w14:textId="77777777" w:rsidR="001E325D" w:rsidRPr="00D2526D" w:rsidRDefault="001E325D" w:rsidP="001E325D">
      <w:pPr>
        <w:pStyle w:val="Paragraph0"/>
        <w:rPr>
          <w:ins w:id="39" w:author="Prof. LIU Ben" w:date="2026-08-30T02:46:00Z" w16du:dateUtc="2026-08-29T18:46:00Z"/>
        </w:rPr>
      </w:pPr>
      <w:ins w:id="40" w:author="Prof. LIU Ben" w:date="2026-08-30T02:46:00Z" w16du:dateUtc="2026-08-29T18:46:00Z">
        <w:r w:rsidRPr="00325599">
          <w:t>A platform cannot stop users from consulting external GenAI tools such as ChatGPT, nor recover the questions those tools answer privately before they reach the community (Xue et al. 2026). One response, however, lies fully within a platform</w:t>
        </w:r>
        <w:r>
          <w:t>’</w:t>
        </w:r>
        <w:r w:rsidRPr="00325599">
          <w:t>s control</w:t>
        </w:r>
        <w:r>
          <w:rPr>
            <w:rFonts w:hint="eastAsia"/>
          </w:rPr>
          <w:t xml:space="preserve">, that is, </w:t>
        </w:r>
        <w:r w:rsidRPr="00325599">
          <w:t>deploying its own large language model</w:t>
        </w:r>
        <w:r>
          <w:rPr>
            <w:rFonts w:hint="eastAsia"/>
          </w:rPr>
          <w:t xml:space="preserve"> (LLM)</w:t>
        </w:r>
        <w:r w:rsidRPr="00325599">
          <w:t xml:space="preserve"> to answer posted questions, an arrangement we term </w:t>
        </w:r>
        <w:r>
          <w:t>“</w:t>
        </w:r>
        <w:r w:rsidRPr="00325599">
          <w:t>internal GenAI.</w:t>
        </w:r>
        <w:r>
          <w:t>”</w:t>
        </w:r>
        <w:r w:rsidRPr="00325599">
          <w:t xml:space="preserve"> As Figure 1 illustrates, a newly posted question triggers a labeled AI answer that human contributors encounter as they decide whether to respond. Internal GenAI is not simply external GenAI relocated inside the platform. It is a distinct sociotechnical and governance arrangement. Where an external tool operates outside the community and beyond the platform</w:t>
        </w:r>
        <w:r>
          <w:t>’</w:t>
        </w:r>
        <w:r w:rsidRPr="00325599">
          <w:t>s authority, an internal answerer is deployed under the platform</w:t>
        </w:r>
        <w:r>
          <w:t>’</w:t>
        </w:r>
        <w:r w:rsidRPr="00325599">
          <w:t xml:space="preserve">s own governance, displayed under an explicit machine-authorship label, and positioned in the answer thread alongside human contributors. These features change the terms on which humans encounter the AI. The platform, rather than an outside vendor, decides whether an AI answer appears, how it is presented, and how capable it is, so its presence becomes a design choice rather than an environmental shift. The explicit label carries an institutional signal about who produced the answer and reshapes how the community </w:t>
        </w:r>
        <w:r w:rsidRPr="00325599">
          <w:lastRenderedPageBreak/>
          <w:t xml:space="preserve">assesses its legitimacy and reliability. And because the AI now competes for the same readers as any human answer, it enters the community as an identified </w:t>
        </w:r>
        <w:r>
          <w:rPr>
            <w:rFonts w:hint="eastAsia"/>
          </w:rPr>
          <w:t>competitor</w:t>
        </w:r>
        <w:r w:rsidRPr="00325599">
          <w:t xml:space="preserve"> rather than a private substitute. Since many leading platforms, including Quora, have already deployed internal GenAI, understanding how this arrangement affects human contributors is a first-order design question. A further benefit of this setting, discussed below, is that the visible label and content of the AI answer make its influence directly observable, which allows us to </w:t>
        </w:r>
        <w:r>
          <w:rPr>
            <w:rFonts w:hint="eastAsia"/>
          </w:rPr>
          <w:t>examine</w:t>
        </w:r>
        <w:r w:rsidRPr="00325599">
          <w:t xml:space="preserve"> effects that are hidden when GenAI is consulted privately.</w:t>
        </w:r>
      </w:ins>
    </w:p>
    <w:p w14:paraId="1792C7B0" w14:textId="77777777" w:rsidR="001E325D" w:rsidRPr="00015210" w:rsidRDefault="001E325D" w:rsidP="001E325D">
      <w:pPr>
        <w:pStyle w:val="TableFiguretitle"/>
        <w:rPr>
          <w:ins w:id="41" w:author="Prof. LIU Ben" w:date="2026-08-30T02:46:00Z" w16du:dateUtc="2026-08-29T18:46:00Z"/>
        </w:rPr>
      </w:pPr>
      <w:ins w:id="42" w:author="Prof. LIU Ben" w:date="2026-08-30T02:46:00Z" w16du:dateUtc="2026-08-29T18:46:00Z">
        <w:r>
          <w:rPr>
            <w:noProof/>
          </w:rPr>
          <w:drawing>
            <wp:inline distT="0" distB="0" distL="0" distR="0" wp14:anchorId="512AFC62" wp14:editId="770CE76F">
              <wp:extent cx="4409440" cy="2226094"/>
              <wp:effectExtent l="0" t="0" r="0" b="0"/>
              <wp:docPr id="294506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86666" cy="2265081"/>
                      </a:xfrm>
                      <a:prstGeom prst="rect">
                        <a:avLst/>
                      </a:prstGeom>
                      <a:noFill/>
                    </pic:spPr>
                  </pic:pic>
                </a:graphicData>
              </a:graphic>
            </wp:inline>
          </w:drawing>
        </w:r>
      </w:ins>
    </w:p>
    <w:p w14:paraId="7503598A" w14:textId="77777777" w:rsidR="001E325D" w:rsidRDefault="001E325D" w:rsidP="001E325D">
      <w:pPr>
        <w:pStyle w:val="TableFiguretitle"/>
        <w:rPr>
          <w:ins w:id="43" w:author="Prof. LIU Ben" w:date="2026-08-30T02:46:00Z" w16du:dateUtc="2026-08-29T18:46:00Z"/>
        </w:rPr>
      </w:pPr>
      <w:ins w:id="44" w:author="Prof. LIU Ben" w:date="2026-08-30T02:46:00Z" w16du:dateUtc="2026-08-29T18:46:00Z">
        <w:r w:rsidRPr="00B369E9">
          <w:t xml:space="preserve">Figure </w:t>
        </w:r>
        <w:r w:rsidRPr="00745C3B">
          <w:fldChar w:fldCharType="begin"/>
        </w:r>
        <w:r w:rsidRPr="00B369E9">
          <w:instrText xml:space="preserve"> SEQ Figure \* ARABIC </w:instrText>
        </w:r>
        <w:r w:rsidRPr="00745C3B">
          <w:fldChar w:fldCharType="separate"/>
        </w:r>
        <w:r>
          <w:rPr>
            <w:noProof/>
          </w:rPr>
          <w:t>1</w:t>
        </w:r>
        <w:r w:rsidRPr="00745C3B">
          <w:rPr>
            <w:noProof/>
          </w:rPr>
          <w:fldChar w:fldCharType="end"/>
        </w:r>
        <w:r w:rsidRPr="00B369E9">
          <w:t xml:space="preserve">. Difference between external GenAI and internal GenAI in online Q&amp;A communities </w:t>
        </w:r>
      </w:ins>
    </w:p>
    <w:p w14:paraId="15259537" w14:textId="02905F32" w:rsidR="001E325D" w:rsidRPr="001E325D" w:rsidRDefault="001E325D">
      <w:pPr>
        <w:pStyle w:val="Paragraph0"/>
        <w:rPr>
          <w:ins w:id="45" w:author="Prof. LIU Ben" w:date="2026-08-30T02:50:00Z" w16du:dateUtc="2026-08-29T18:50:00Z"/>
          <w:rPrChange w:id="46" w:author="Prof. LIU Ben" w:date="2026-08-30T02:50:00Z" w16du:dateUtc="2026-08-29T18:50:00Z">
            <w:rPr>
              <w:ins w:id="47" w:author="Prof. LIU Ben" w:date="2026-08-30T02:50:00Z" w16du:dateUtc="2026-08-29T18:50:00Z"/>
              <w:color w:val="000000"/>
            </w:rPr>
          </w:rPrChange>
        </w:rPr>
        <w:pPrChange w:id="48" w:author="Prof. LIU Ben" w:date="2026-08-30T02:50:00Z" w16du:dateUtc="2026-08-29T18:50:00Z">
          <w:pPr>
            <w:spacing w:before="100" w:beforeAutospacing="1" w:after="100" w:afterAutospacing="1"/>
          </w:pPr>
        </w:pPrChange>
      </w:pPr>
      <w:ins w:id="49" w:author="Prof. LIU Ben" w:date="2026-08-30T02:50:00Z" w16du:dateUtc="2026-08-29T18:50:00Z">
        <w:r w:rsidRPr="001E325D">
          <w:rPr>
            <w:rPrChange w:id="50" w:author="Prof. LIU Ben" w:date="2026-08-30T02:50:00Z" w16du:dateUtc="2026-08-29T18:50:00Z">
              <w:rPr>
                <w:color w:val="000000"/>
              </w:rPr>
            </w:rPrChange>
          </w:rPr>
          <w:t>Whether an internal AI answer helps or harms a community is not obvious, because the logic behind most prior work predicts one outcome while the one comparable study finds the opposite. Most prior studies examine external GenAI and rest, implicitly, on a substitution logic in which the AI privately does work a human would otherwise have done, so question supply declines (Burtch et al. 2024; Quinn &amp; Gutt 2025; del Rio-Chanona et al. 2024; Sanatizadeh et al. 2025; Xue et al. 2026). This logic fits the aggregate declines observed after ChatGPT</w:t>
        </w:r>
        <w:r>
          <w:t>’</w:t>
        </w:r>
        <w:r w:rsidRPr="001E325D">
          <w:rPr>
            <w:rPrChange w:id="51" w:author="Prof. LIU Ben" w:date="2026-08-30T02:50:00Z" w16du:dateUtc="2026-08-29T18:50:00Z">
              <w:rPr>
                <w:color w:val="000000"/>
              </w:rPr>
            </w:rPrChange>
          </w:rPr>
          <w:t>s release, but it was built on external GenAI and can predict only decline</w:t>
        </w:r>
      </w:ins>
      <w:ins w:id="52" w:author="Prof. LIU Ben" w:date="2026-08-30T02:51:00Z" w16du:dateUtc="2026-08-29T18:51:00Z">
        <w:r>
          <w:rPr>
            <w:rFonts w:hint="eastAsia"/>
          </w:rPr>
          <w:t xml:space="preserve">. </w:t>
        </w:r>
      </w:ins>
      <w:ins w:id="53" w:author="Prof. LIU Ben" w:date="2026-08-30T02:50:00Z" w16du:dateUtc="2026-08-29T18:50:00Z">
        <w:r w:rsidRPr="001E325D">
          <w:rPr>
            <w:rPrChange w:id="54" w:author="Prof. LIU Ben" w:date="2026-08-30T02:50:00Z" w16du:dateUtc="2026-08-29T18:50:00Z">
              <w:rPr>
                <w:color w:val="000000"/>
              </w:rPr>
            </w:rPrChange>
          </w:rPr>
          <w:t>Su et al. (2025), by contrast, study an internal GenAI answerer</w:t>
        </w:r>
      </w:ins>
      <w:ins w:id="55" w:author="Prof. LIU Ben" w:date="2026-08-30T02:51:00Z" w16du:dateUtc="2026-08-29T18:51:00Z">
        <w:r>
          <w:rPr>
            <w:rFonts w:hint="eastAsia"/>
          </w:rPr>
          <w:t xml:space="preserve">, </w:t>
        </w:r>
      </w:ins>
      <w:ins w:id="56" w:author="Prof. LIU Ben" w:date="2026-08-30T02:50:00Z" w16du:dateUtc="2026-08-29T18:50:00Z">
        <w:r w:rsidRPr="001E325D">
          <w:rPr>
            <w:rPrChange w:id="57" w:author="Prof. LIU Ben" w:date="2026-08-30T02:50:00Z" w16du:dateUtc="2026-08-29T18:50:00Z">
              <w:rPr>
                <w:color w:val="000000"/>
              </w:rPr>
            </w:rPrChange>
          </w:rPr>
          <w:t xml:space="preserve">the same </w:t>
        </w:r>
      </w:ins>
      <w:ins w:id="58" w:author="Prof. LIU Ben" w:date="2026-08-30T02:51:00Z" w16du:dateUtc="2026-08-29T18:51:00Z">
        <w:r>
          <w:rPr>
            <w:rFonts w:hint="eastAsia"/>
          </w:rPr>
          <w:t>type</w:t>
        </w:r>
      </w:ins>
      <w:ins w:id="59" w:author="Prof. LIU Ben" w:date="2026-08-30T02:50:00Z" w16du:dateUtc="2026-08-29T18:50:00Z">
        <w:r w:rsidRPr="001E325D">
          <w:rPr>
            <w:rPrChange w:id="60" w:author="Prof. LIU Ben" w:date="2026-08-30T02:50:00Z" w16du:dateUtc="2026-08-29T18:50:00Z">
              <w:rPr>
                <w:color w:val="000000"/>
              </w:rPr>
            </w:rPrChange>
          </w:rPr>
          <w:t xml:space="preserve"> of intervention we examine</w:t>
        </w:r>
      </w:ins>
      <w:ins w:id="61" w:author="Prof. LIU Ben" w:date="2026-08-30T02:51:00Z" w16du:dateUtc="2026-08-29T18:51:00Z">
        <w:r>
          <w:rPr>
            <w:rFonts w:hint="eastAsia"/>
          </w:rPr>
          <w:t xml:space="preserve">, </w:t>
        </w:r>
      </w:ins>
      <w:ins w:id="62" w:author="Prof. LIU Ben" w:date="2026-08-30T02:50:00Z" w16du:dateUtc="2026-08-29T18:50:00Z">
        <w:r w:rsidRPr="001E325D">
          <w:rPr>
            <w:rPrChange w:id="63" w:author="Prof. LIU Ben" w:date="2026-08-30T02:50:00Z" w16du:dateUtc="2026-08-29T18:50:00Z">
              <w:rPr>
                <w:color w:val="000000"/>
              </w:rPr>
            </w:rPrChange>
          </w:rPr>
          <w:t xml:space="preserve">and find that human contributions rose in both number and length. The prevailing logic and the one internal </w:t>
        </w:r>
        <w:r w:rsidRPr="001E325D">
          <w:rPr>
            <w:rPrChange w:id="64" w:author="Prof. LIU Ben" w:date="2026-08-30T02:50:00Z" w16du:dateUtc="2026-08-29T18:50:00Z">
              <w:rPr>
                <w:color w:val="000000"/>
              </w:rPr>
            </w:rPrChange>
          </w:rPr>
          <w:lastRenderedPageBreak/>
          <w:t>precedent thus disagree, and neither provides a framework for when each outcome should occur.</w:t>
        </w:r>
      </w:ins>
    </w:p>
    <w:p w14:paraId="12831FB4" w14:textId="4EB93B50" w:rsidR="001E325D" w:rsidRPr="00325599" w:rsidRDefault="001E325D" w:rsidP="001E325D">
      <w:pPr>
        <w:pStyle w:val="Paragraph0"/>
        <w:rPr>
          <w:ins w:id="65" w:author="Prof. LIU Ben" w:date="2026-08-30T02:52:00Z" w16du:dateUtc="2026-08-29T18:52:00Z"/>
        </w:rPr>
      </w:pPr>
      <w:ins w:id="66" w:author="Prof. LIU Ben" w:date="2026-08-30T02:46:00Z" w16du:dateUtc="2026-08-29T18:46:00Z">
        <w:r>
          <w:rPr>
            <w:rFonts w:hint="eastAsia"/>
          </w:rPr>
          <w:t>Therefore, we</w:t>
        </w:r>
        <w:r w:rsidRPr="00325599">
          <w:t xml:space="preserve"> ask how a labeled, platform-provided AI answer affects human contribution. We separate this into two concrete decisions. </w:t>
        </w:r>
      </w:ins>
      <w:ins w:id="67" w:author="Prof. LIU Ben" w:date="2026-08-30T02:52:00Z" w16du:dateUtc="2026-08-29T18:52:00Z">
        <w:r w:rsidRPr="00325599">
          <w:t>First, does a contributor choose to answer a question the AI has already addressed? Second, once a user decides to answer, how good is the answer they produce?</w:t>
        </w:r>
      </w:ins>
    </w:p>
    <w:p w14:paraId="71286BC0" w14:textId="77777777" w:rsidR="001E325D" w:rsidRPr="00325599" w:rsidRDefault="001E325D" w:rsidP="001E325D">
      <w:pPr>
        <w:pStyle w:val="Paragraph0"/>
        <w:rPr>
          <w:ins w:id="68" w:author="Prof. LIU Ben" w:date="2026-08-30T02:54:00Z" w16du:dateUtc="2026-08-29T18:54:00Z"/>
        </w:rPr>
      </w:pPr>
      <w:ins w:id="69" w:author="Prof. LIU Ben" w:date="2026-08-30T02:53:00Z" w16du:dateUtc="2026-08-29T18:53:00Z">
        <w:r w:rsidRPr="001E325D">
          <w:rPr>
            <w:rPrChange w:id="70" w:author="Prof. LIU Ben" w:date="2026-08-30T02:53:00Z" w16du:dateUtc="2026-08-29T18:53:00Z">
              <w:rPr>
                <w:color w:val="000000"/>
              </w:rPr>
            </w:rPrChange>
          </w:rPr>
          <w:t xml:space="preserve">Our central argument is that the effect of an AI answer cannot be summarized by a single quantity, because the presence of an AI answer is not a single condition. We adopt a competition lens (Chen et al. 2007; Chen 2009), under which contributors treat the AI answer as any competing contribution, and draw on the distinction between fast and slow thinking (Evans &amp; Stanovich 2013; Kahneman 2003, 2011) to explain why different features of that competitor are read differently and bear on different decisions. We distinguish two features. The AI label is the visible marker of machine authorship; it does not vary in degree and carries whatever a community already believes about AI. The AI content is what the AI actually wrote, captured by its length and quality, and varies across answers. </w:t>
        </w:r>
      </w:ins>
      <w:ins w:id="71" w:author="Prof. LIU Ben" w:date="2026-08-30T02:54:00Z" w16du:dateUtc="2026-08-29T18:54:00Z">
        <w:r w:rsidRPr="00325599">
          <w:t>In a community that regards AI-generated technical answers with skepticism, and such skepticism has an empirical basis given that a majority of ChatGPT answers to programming questions have been found to contain incorrect information (Kabir et al. 2024), these features need not push the same way. The label can invite a human to step in, the length can crowd that human out, and the quality can give a contributor something to build on. The net effect depends on how these features combine.</w:t>
        </w:r>
      </w:ins>
    </w:p>
    <w:p w14:paraId="49F84789" w14:textId="274CCB07" w:rsidR="001E325D" w:rsidRPr="001E325D" w:rsidRDefault="001E325D">
      <w:pPr>
        <w:pStyle w:val="Paragraph0"/>
        <w:rPr>
          <w:ins w:id="72" w:author="Prof. LIU Ben" w:date="2026-08-30T02:55:00Z" w16du:dateUtc="2026-08-29T18:55:00Z"/>
          <w:rPrChange w:id="73" w:author="Prof. LIU Ben" w:date="2026-08-30T02:55:00Z" w16du:dateUtc="2026-08-29T18:55:00Z">
            <w:rPr>
              <w:ins w:id="74" w:author="Prof. LIU Ben" w:date="2026-08-30T02:55:00Z" w16du:dateUtc="2026-08-29T18:55:00Z"/>
              <w:color w:val="000000"/>
            </w:rPr>
          </w:rPrChange>
        </w:rPr>
        <w:pPrChange w:id="75" w:author="Prof. LIU Ben" w:date="2026-08-30T02:55:00Z" w16du:dateUtc="2026-08-29T18:55:00Z">
          <w:pPr>
            <w:spacing w:before="100" w:beforeAutospacing="1" w:after="100" w:afterAutospacing="1"/>
          </w:pPr>
        </w:pPrChange>
      </w:pPr>
      <w:ins w:id="76" w:author="Prof. LIU Ben" w:date="2026-08-30T02:55:00Z" w16du:dateUtc="2026-08-29T18:55:00Z">
        <w:r w:rsidRPr="001E325D">
          <w:rPr>
            <w:rPrChange w:id="77" w:author="Prof. LIU Ben" w:date="2026-08-30T02:55:00Z" w16du:dateUtc="2026-08-29T18:55:00Z">
              <w:rPr>
                <w:color w:val="000000"/>
              </w:rPr>
            </w:rPrChange>
          </w:rPr>
          <w:t xml:space="preserve">We test this account using a randomized field experiment at SegmentFault, a leading Chinese technical Q&amp;A community. Beginning in September 2023, the platform randomly assigned each newly posted question either a labeled internal GenAI answer or none. Two features make the setting well suited to our question. First, the AI answer is explicitly labeled, so </w:t>
        </w:r>
        <w:r w:rsidRPr="001E325D">
          <w:rPr>
            <w:rPrChange w:id="78" w:author="Prof. LIU Ben" w:date="2026-08-30T02:55:00Z" w16du:dateUtc="2026-08-29T18:55:00Z">
              <w:rPr>
                <w:color w:val="000000"/>
              </w:rPr>
            </w:rPrChange>
          </w:rPr>
          <w:lastRenderedPageBreak/>
          <w:t xml:space="preserve">the AI label is observable to both community members and us, unlike external GenAI consulted privately. Second, because the label is fixed while content varies across questions, the design </w:t>
        </w:r>
      </w:ins>
      <w:ins w:id="79" w:author="Prof. LIU Ben" w:date="2026-08-30T02:56:00Z" w16du:dateUtc="2026-08-29T18:56:00Z">
        <w:r>
          <w:rPr>
            <w:rFonts w:hint="eastAsia"/>
          </w:rPr>
          <w:t>allows</w:t>
        </w:r>
      </w:ins>
      <w:ins w:id="80" w:author="Prof. LIU Ben" w:date="2026-08-30T02:55:00Z" w16du:dateUtc="2026-08-29T18:55:00Z">
        <w:r w:rsidRPr="001E325D">
          <w:rPr>
            <w:rPrChange w:id="81" w:author="Prof. LIU Ben" w:date="2026-08-30T02:55:00Z" w16du:dateUtc="2026-08-29T18:55:00Z">
              <w:rPr>
                <w:color w:val="000000"/>
              </w:rPr>
            </w:rPrChange>
          </w:rPr>
          <w:t xml:space="preserve"> us</w:t>
        </w:r>
      </w:ins>
      <w:ins w:id="82" w:author="Prof. LIU Ben" w:date="2026-08-30T02:56:00Z" w16du:dateUtc="2026-08-29T18:56:00Z">
        <w:r>
          <w:rPr>
            <w:rFonts w:hint="eastAsia"/>
          </w:rPr>
          <w:t xml:space="preserve"> to</w:t>
        </w:r>
      </w:ins>
      <w:ins w:id="83" w:author="Prof. LIU Ben" w:date="2026-08-30T02:55:00Z" w16du:dateUtc="2026-08-29T18:55:00Z">
        <w:r w:rsidRPr="001E325D">
          <w:rPr>
            <w:rPrChange w:id="84" w:author="Prof. LIU Ben" w:date="2026-08-30T02:55:00Z" w16du:dateUtc="2026-08-29T18:55:00Z">
              <w:rPr>
                <w:color w:val="000000"/>
              </w:rPr>
            </w:rPrChange>
          </w:rPr>
          <w:t xml:space="preserve"> trace how human contribution moves with the measurable characteristics of the AI answer.</w:t>
        </w:r>
      </w:ins>
    </w:p>
    <w:p w14:paraId="6231886B" w14:textId="4203A66F" w:rsidR="001E325D" w:rsidRPr="00325599" w:rsidRDefault="001E325D" w:rsidP="001E325D">
      <w:pPr>
        <w:pStyle w:val="Paragraph0"/>
        <w:rPr>
          <w:ins w:id="85" w:author="Prof. LIU Ben" w:date="2026-08-30T02:46:00Z" w16du:dateUtc="2026-08-29T18:46:00Z"/>
        </w:rPr>
      </w:pPr>
      <w:ins w:id="86" w:author="Prof. LIU Ben" w:date="2026-08-30T02:46:00Z" w16du:dateUtc="2026-08-29T18:46:00Z">
        <w:r w:rsidRPr="00325599">
          <w:t xml:space="preserve">Our results show that the AI label and the AI content move human contribution in opposing directions, and that they act on different decisions. On entry, human answer supply rises with the presence of the AI label, consistent with contributors treating a labeled machine answer as a weak </w:t>
        </w:r>
        <w:r>
          <w:rPr>
            <w:rFonts w:hint="eastAsia"/>
          </w:rPr>
          <w:t>competitor</w:t>
        </w:r>
        <w:r w:rsidRPr="00325599">
          <w:t xml:space="preserve"> worth answering over, while a longer AI answer lowers supply. On crafting, a higher-quality AI answer is associated with higher-quality first human answers, consistent with contributors reusing the AI answer</w:t>
        </w:r>
        <w:r>
          <w:t>’</w:t>
        </w:r>
        <w:r w:rsidRPr="00325599">
          <w:t>s sound material and following the direction it establishes rather than starting from a blank page. This pattern follows directly from our account: the feature registered at a glance, the label, governs whether a person enters, while the feature apparent only on closer reading, quality, governs how good the answer they produce becomes. The absence of a supply response to quality is consistent with quality being assessed only after a contributor has already committed to answering. Because AI answers in our setting typically carry substantial content, the length relationship dominates the label on supply, so the average effect on supply is negative even as the label alone works in the opposite direction.</w:t>
        </w:r>
      </w:ins>
    </w:p>
    <w:p w14:paraId="214B6DEE" w14:textId="77777777" w:rsidR="001E325D" w:rsidRDefault="001E325D" w:rsidP="001E325D">
      <w:pPr>
        <w:pStyle w:val="Paragraph0"/>
        <w:rPr>
          <w:ins w:id="87" w:author="Prof. LIU Ben" w:date="2026-08-30T02:46:00Z" w16du:dateUtc="2026-08-29T18:46:00Z"/>
        </w:rPr>
      </w:pPr>
      <w:ins w:id="88" w:author="Prof. LIU Ben" w:date="2026-08-30T02:46:00Z" w16du:dateUtc="2026-08-29T18:46:00Z">
        <w:r w:rsidRPr="00325599">
          <w:t>This paper makes three contributions. First, we distinguish the roles of the AI label and the AI content in shaping human contribution, which the external-tool literature cannot do because there the AI is either an invisible drafting aid or a private substitute that never appears inside the community as an identified author. Because the label is fixed and the content varies, we recover the role of the label by tracing how contribution responds to the AI answer</w:t>
        </w:r>
        <w:r>
          <w:t>’</w:t>
        </w:r>
        <w:r w:rsidRPr="00325599">
          <w:t xml:space="preserve">s content and characterizing what remains as content diminishes, an approach the labeled deployment makes </w:t>
        </w:r>
        <w:r w:rsidRPr="00325599">
          <w:lastRenderedPageBreak/>
          <w:t>available to us. Second, because our estimates tie the effect to the measurable characteristics of the AI answer rather than to a fixed average, the account is forward-looking; as AI capability advances and answers grow longer and better, one can ask how human contribution should respond, while recognizing that the label</w:t>
        </w:r>
        <w:r>
          <w:t>’</w:t>
        </w:r>
        <w:r w:rsidRPr="00325599">
          <w:t>s role is contingent on community beliefs that may themselves change. Third, for practice, we show that platforms can manage the AI label and the amount of AI content as two independent choices. Regardless of the precise beliefs that drive the label</w:t>
        </w:r>
        <w:r>
          <w:t>’</w:t>
        </w:r>
        <w:r w:rsidRPr="00325599">
          <w:t xml:space="preserve">s effect, we recommend that platforms manage the visible extent of AI content and the labeling of AI authorship as </w:t>
        </w:r>
        <w:r>
          <w:rPr>
            <w:rFonts w:hint="eastAsia"/>
          </w:rPr>
          <w:t>separate</w:t>
        </w:r>
        <w:r w:rsidRPr="00325599">
          <w:t xml:space="preserve"> decisions, because a platform can improve a capable internal GenAI to raise human answer quality without necessarily discouraging participation.</w:t>
        </w:r>
      </w:ins>
    </w:p>
    <w:p w14:paraId="65C4FD01" w14:textId="77777777" w:rsidR="001E325D" w:rsidRPr="00325599" w:rsidRDefault="001E325D" w:rsidP="001E325D">
      <w:pPr>
        <w:pStyle w:val="Paragraph0"/>
        <w:rPr>
          <w:ins w:id="89" w:author="Prof. LIU Ben" w:date="2026-08-30T02:46:00Z" w16du:dateUtc="2026-08-29T18:46:00Z"/>
        </w:rPr>
      </w:pPr>
      <w:ins w:id="90" w:author="Prof. LIU Ben" w:date="2026-08-30T02:46:00Z" w16du:dateUtc="2026-08-29T18:46:00Z">
        <w:r w:rsidRPr="00325599">
          <w:t>The remainder of the paper proceeds as follows. Section 2 reviews the literature on GenAI in online Q&amp;A communities and on human responses to prior and machine-generated contributions. Section 3 develops the hypotheses. Section 4 describes the research context. Section 5 presents the empirical strategy, Section 6 reports the results and mechanism tests, and Section 7 discusses the findings, their limitations, and their implications.</w:t>
        </w:r>
      </w:ins>
    </w:p>
    <w:p w14:paraId="618805DF" w14:textId="1FB8DF89" w:rsidR="00E72D64" w:rsidRPr="00015210" w:rsidDel="001E325D" w:rsidRDefault="00E3771B" w:rsidP="00E72D64">
      <w:pPr>
        <w:pStyle w:val="Heading1"/>
        <w:rPr>
          <w:del w:id="91" w:author="Prof. LIU Ben" w:date="2026-08-30T02:46:00Z" w16du:dateUtc="2026-08-29T18:46:00Z"/>
        </w:rPr>
      </w:pPr>
      <w:del w:id="92" w:author="Prof. LIU Ben" w:date="2026-08-30T02:46:00Z" w16du:dateUtc="2026-08-29T18:46:00Z">
        <w:r w:rsidRPr="00015210" w:rsidDel="001E325D">
          <w:delText>Introduction</w:delText>
        </w:r>
      </w:del>
    </w:p>
    <w:p w14:paraId="3AA19CCE" w14:textId="3915BE88" w:rsidR="00B369E9" w:rsidRPr="00D2526D" w:rsidDel="001E325D" w:rsidRDefault="00B369E9" w:rsidP="00C370D9">
      <w:pPr>
        <w:pStyle w:val="Paragraph0"/>
        <w:rPr>
          <w:del w:id="93" w:author="Prof. LIU Ben" w:date="2026-08-30T02:46:00Z" w16du:dateUtc="2026-08-29T18:46:00Z"/>
        </w:rPr>
      </w:pPr>
      <w:del w:id="94" w:author="Prof. LIU Ben" w:date="2026-08-30T02:46:00Z" w16du:dateUtc="2026-08-29T18:46:00Z">
        <w:r w:rsidRPr="00D2526D" w:rsidDel="001E325D">
          <w:delText>For much of the internet</w:delText>
        </w:r>
        <w:r w:rsidDel="001E325D">
          <w:delText>’</w:delText>
        </w:r>
        <w:r w:rsidRPr="00D2526D" w:rsidDel="001E325D">
          <w:delText>s history, online question-and-answer (Q&amp;A) communities served as a primary repository for human knowledge, where people posted problems and received answers that then remained available to everyone who followed. Generative artificial intelligence (GenAI) has unsettled that role. A</w:delText>
        </w:r>
        <w:r w:rsidDel="001E325D">
          <w:rPr>
            <w:rFonts w:hint="eastAsia"/>
          </w:rPr>
          <w:delText xml:space="preserve"> few</w:delText>
        </w:r>
        <w:r w:rsidRPr="00D2526D" w:rsidDel="001E325D">
          <w:delText xml:space="preserve"> recent studies document a sustained decline in user participation on such platforms following the release of ChatGPT </w:delText>
        </w:r>
      </w:del>
      <w:ins w:id="95" w:author="Dylan CHEN" w:date="2026-08-28T23:23:00Z" w16du:dateUtc="2026-08-28T15:23:00Z">
        <w:del w:id="96" w:author="Prof. LIU Ben" w:date="2026-08-30T02:46:00Z" w16du:dateUtc="2026-08-29T18:46:00Z">
          <w:r w:rsidR="00C370D9" w:rsidRPr="0022223D" w:rsidDel="001E325D">
            <w:rPr>
              <w:shd w:val="clear" w:color="auto" w:fill="FFFFFF"/>
            </w:rPr>
            <w:fldChar w:fldCharType="begin" w:fldLock="1"/>
          </w:r>
          <w:r w:rsidR="00C370D9" w:rsidDel="001E325D">
            <w:rPr>
              <w:shd w:val="clear" w:color="auto" w:fill="FFFFFF"/>
            </w:rPr>
            <w:del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","call-number":"3","container-title":"Scientific Reports","DOI":"10.1038/s41598-024-61221-0","ISSN":"2045-2322","issue":"1","journalAbbreviation":"Sci Rep","language":"en","license":"2024 The Author(s)","note":"</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 xml:space="preserve"> /unread</w:delInstrText>
          </w:r>
          <w:r w:rsidR="00C370D9" w:rsidDel="001E325D">
            <w:rPr>
              <w:rFonts w:hint="eastAsia"/>
              <w:shd w:val="clear" w:color="auto" w:fill="FFFFFF"/>
            </w:rPr>
            <w:delInstrText>、</w:delInstrText>
          </w:r>
          <w:r w:rsidR="00C370D9" w:rsidDel="001E325D">
            <w:rPr>
              <w:shd w:val="clear" w:color="auto" w:fill="FFFFFF"/>
            </w:rPr>
            <w:delInstrText>Human behaviour</w:delInstrText>
          </w:r>
          <w:r w:rsidR="00C370D9" w:rsidDel="001E325D">
            <w:rPr>
              <w:rFonts w:hint="eastAsia"/>
              <w:shd w:val="clear" w:color="auto" w:fill="FFFFFF"/>
            </w:rPr>
            <w:delInstrText>、</w:delInstrText>
          </w:r>
          <w:r w:rsidR="00C370D9" w:rsidDel="001E325D">
            <w:rPr>
              <w:shd w:val="clear" w:color="auto" w:fill="FFFFFF"/>
            </w:rPr>
            <w:del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","call-number":"2","container-title":"PNAS Nexus","DOI":"10.1093/pnasnexus/pgae400","ISSN":"2752-6542","issue":"9","journalAbbreviation":"PNAS Nexus","language":"en","note":"</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","call-number":"1","container-title":"Journal of Management Information Systems","DOI":"10.1080/07421222.2025.2487313","ISSN":"0742-1222","issue":"2","language":"en","note":"</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 xml:space="preserve"> /unread</w:delInstrText>
          </w:r>
          <w:r w:rsidR="00C370D9" w:rsidDel="001E325D">
            <w:rPr>
              <w:rFonts w:hint="eastAsia"/>
              <w:shd w:val="clear" w:color="auto" w:fill="FFFFFF"/>
            </w:rPr>
            <w:delInstrText>、</w:delInstrText>
          </w:r>
          <w:r w:rsidR="00C370D9" w:rsidDel="001E325D">
            <w:rPr>
              <w:shd w:val="clear" w:color="auto" w:fill="FFFFFF"/>
            </w:rPr>
            <w:delInstrText>Generative AI</w:delInstrText>
          </w:r>
          <w:r w:rsidR="00C370D9" w:rsidDel="001E325D">
            <w:rPr>
              <w:rFonts w:hint="eastAsia"/>
              <w:shd w:val="clear" w:color="auto" w:fill="FFFFFF"/>
            </w:rPr>
            <w:delInstrText>、</w:delInstrText>
          </w:r>
          <w:r w:rsidR="00C370D9" w:rsidDel="001E325D">
            <w:rPr>
              <w:shd w:val="clear" w:color="auto" w:fill="FFFFFF"/>
            </w:rPr>
            <w:delInstrText>GAI</w:delInstrText>
          </w:r>
          <w:r w:rsidR="00C370D9" w:rsidDel="001E325D">
            <w:rPr>
              <w:rFonts w:hint="eastAsia"/>
              <w:shd w:val="clear" w:color="auto" w:fill="FFFFFF"/>
            </w:rPr>
            <w:delInstrText>、</w:delInstrText>
          </w:r>
          <w:r w:rsidR="00C370D9" w:rsidDel="001E325D">
            <w:rPr>
              <w:shd w:val="clear" w:color="auto" w:fill="FFFFFF"/>
            </w:rPr>
            <w:delInstrText>knowledge seeking</w:delInstrText>
          </w:r>
          <w:r w:rsidR="00C370D9" w:rsidDel="001E325D">
            <w:rPr>
              <w:rFonts w:hint="eastAsia"/>
              <w:shd w:val="clear" w:color="auto" w:fill="FFFFFF"/>
            </w:rPr>
            <w:delInstrText>、</w:delInstrText>
          </w:r>
          <w:r w:rsidR="00C370D9" w:rsidDel="001E325D">
            <w:rPr>
              <w:shd w:val="clear" w:color="auto" w:fill="FFFFFF"/>
            </w:rPr>
            <w:delInstrText>commitment-based theory</w:delInstrText>
          </w:r>
          <w:r w:rsidR="00C370D9" w:rsidDel="001E325D">
            <w:rPr>
              <w:rFonts w:hint="eastAsia"/>
              <w:shd w:val="clear" w:color="auto" w:fill="FFFFFF"/>
            </w:rPr>
            <w:delInstrText>、</w:delInstrText>
          </w:r>
          <w:r w:rsidR="00C370D9" w:rsidDel="001E325D">
            <w:rPr>
              <w:shd w:val="clear" w:color="auto" w:fill="FFFFFF"/>
            </w:rPr>
            <w:delInstrText>GenAI</w:delInstrText>
          </w:r>
          <w:r w:rsidR="00C370D9" w:rsidDel="001E325D">
            <w:rPr>
              <w:rFonts w:hint="eastAsia"/>
              <w:shd w:val="clear" w:color="auto" w:fill="FFFFFF"/>
            </w:rPr>
            <w:delInstrText>、</w:delInstrText>
          </w:r>
          <w:r w:rsidR="00C370D9" w:rsidDel="001E325D">
            <w:rPr>
              <w:shd w:val="clear" w:color="auto" w:fill="FFFFFF"/>
            </w:rPr>
            <w:delInstrText>information foraging theory</w:delInstrText>
          </w:r>
          <w:r w:rsidR="00C370D9" w:rsidDel="001E325D">
            <w:rPr>
              <w:rFonts w:hint="eastAsia"/>
              <w:shd w:val="clear" w:color="auto" w:fill="FFFFFF"/>
            </w:rPr>
            <w:delInstrText>、</w:delInstrText>
          </w:r>
          <w:r w:rsidR="00C370D9" w:rsidDel="001E325D">
            <w:rPr>
              <w:shd w:val="clear" w:color="auto" w:fill="FFFFFF"/>
            </w:rPr>
            <w:del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","call-number":"1 (CCF C)","container-title":"Information &amp; Management","DOI":"10.1016/j.im.2025.104178","ISSN":"0378-7206","issue":"6","journalAbbreviation":"Information &amp; Management","language":"en","note":"</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 xml:space="preserve"> /unread</w:delInstrText>
          </w:r>
          <w:r w:rsidR="00C370D9" w:rsidDel="001E325D">
            <w:rPr>
              <w:rFonts w:hint="eastAsia"/>
              <w:shd w:val="clear" w:color="auto" w:fill="FFFFFF"/>
            </w:rPr>
            <w:delInstrText>、</w:delInstrText>
          </w:r>
          <w:r w:rsidR="00C370D9" w:rsidDel="001E325D">
            <w:rPr>
              <w:shd w:val="clear" w:color="auto" w:fill="FFFFFF"/>
            </w:rPr>
            <w:delInstrText>ChatGPT</w:delInstrText>
          </w:r>
          <w:r w:rsidR="00C370D9" w:rsidDel="001E325D">
            <w:rPr>
              <w:rFonts w:hint="eastAsia"/>
              <w:shd w:val="clear" w:color="auto" w:fill="FFFFFF"/>
            </w:rPr>
            <w:delInstrText>、</w:delInstrText>
          </w:r>
          <w:r w:rsidR="00C370D9" w:rsidDel="001E325D">
            <w:rPr>
              <w:shd w:val="clear" w:color="auto" w:fill="FFFFFF"/>
            </w:rPr>
            <w:delInstrText>Generative AI</w:delInstrText>
          </w:r>
          <w:r w:rsidR="00C370D9" w:rsidDel="001E325D">
            <w:rPr>
              <w:rFonts w:hint="eastAsia"/>
              <w:shd w:val="clear" w:color="auto" w:fill="FFFFFF"/>
            </w:rPr>
            <w:delInstrText>、</w:delInstrText>
          </w:r>
          <w:r w:rsidR="00C370D9" w:rsidDel="001E325D">
            <w:rPr>
              <w:shd w:val="clear" w:color="auto" w:fill="FFFFFF"/>
            </w:rPr>
            <w:delInstrText>Online knowledge exchange platforms</w:delInstrText>
          </w:r>
          <w:r w:rsidR="00C370D9" w:rsidDel="001E325D">
            <w:rPr>
              <w:rFonts w:hint="eastAsia"/>
              <w:shd w:val="clear" w:color="auto" w:fill="FFFFFF"/>
            </w:rPr>
            <w:delInstrText>、</w:delInstrText>
          </w:r>
          <w:r w:rsidR="00C370D9" w:rsidDel="001E325D">
            <w:rPr>
              <w:shd w:val="clear" w:color="auto" w:fill="FFFFFF"/>
            </w:rPr>
            <w:del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delInstrText>
          </w:r>
          <w:r w:rsidR="00C370D9" w:rsidDel="001E325D">
            <w:rPr>
              <w:rFonts w:hint="eastAsia"/>
              <w:shd w:val="clear" w:color="auto" w:fill="FFFFFF"/>
            </w:rPr>
            <w:delInstrText>undation of China [Grants 72188101 and 72595864]. Supplemental Material: The online appendix is available at https://doi.org/10.1287/isre.2023.0561.\n\n</w:delInstrText>
          </w:r>
          <w:r w:rsidR="00C370D9" w:rsidDel="001E325D">
            <w:rPr>
              <w:rFonts w:hint="eastAsia"/>
              <w:shd w:val="clear" w:color="auto" w:fill="FFFFFF"/>
            </w:rPr>
            <w:delInstrText>【摘要翻译】大语言模型</w:delInstrText>
          </w:r>
          <w:r w:rsidR="00C370D9" w:rsidDel="001E325D">
            <w:rPr>
              <w:rFonts w:hint="eastAsia"/>
              <w:shd w:val="clear" w:color="auto" w:fill="FFFFFF"/>
            </w:rPr>
            <w:delInstrText xml:space="preserve"> (LLMs)(</w:delInstrText>
          </w:r>
          <w:r w:rsidR="00C370D9" w:rsidDel="001E325D">
            <w:rPr>
              <w:rFonts w:hint="eastAsia"/>
              <w:shd w:val="clear" w:color="auto" w:fill="FFFFFF"/>
            </w:rPr>
            <w:delInstrText>如</w:delInstrText>
          </w:r>
          <w:r w:rsidR="00C370D9" w:rsidDel="001E325D">
            <w:rPr>
              <w:rFonts w:hint="eastAsia"/>
              <w:shd w:val="clear" w:color="auto" w:fill="FFFFFF"/>
            </w:rPr>
            <w:delInstrText xml:space="preserve"> ChatGPT) </w:delInstrText>
          </w:r>
          <w:r w:rsidR="00C370D9" w:rsidDel="001E325D">
            <w:rPr>
              <w:rFonts w:hint="eastAsia"/>
              <w:shd w:val="clear" w:color="auto" w:fill="FFFFFF"/>
            </w:rPr>
            <w:delInstrText>预计将显著重塑学习、技能获取和知识创造。它们对用户生成的知识共享问答</w:delInstrText>
          </w:r>
          <w:r w:rsidR="00C370D9" w:rsidDel="001E325D">
            <w:rPr>
              <w:rFonts w:hint="eastAsia"/>
              <w:shd w:val="clear" w:color="auto" w:fill="FFFFFF"/>
            </w:rPr>
            <w:delInstrText xml:space="preserve"> (Q&amp;A) </w:delInstrText>
          </w:r>
          <w:r w:rsidR="00C370D9" w:rsidDel="001E325D">
            <w:rPr>
              <w:rFonts w:hint="eastAsia"/>
              <w:shd w:val="clear" w:color="auto" w:fill="FFFFFF"/>
            </w:rPr>
            <w:delInstrText>平台的影响对</w:delInstrText>
          </w:r>
          <w:r w:rsidR="00C370D9" w:rsidDel="001E325D">
            <w:rPr>
              <w:rFonts w:hint="eastAsia"/>
              <w:shd w:val="clear" w:color="auto" w:fill="FFFFFF"/>
            </w:rPr>
            <w:delInstrText xml:space="preserve"> Q&amp;A </w:delInstrText>
          </w:r>
          <w:r w:rsidR="00C370D9" w:rsidDel="001E325D">
            <w:rPr>
              <w:rFonts w:hint="eastAsia"/>
              <w:shd w:val="clear" w:color="auto" w:fill="FFFFFF"/>
            </w:rPr>
            <w:delInstrText>平台和</w:delInstrText>
          </w:r>
          <w:r w:rsidR="00C370D9" w:rsidDel="001E325D">
            <w:rPr>
              <w:rFonts w:hint="eastAsia"/>
              <w:shd w:val="clear" w:color="auto" w:fill="FFFFFF"/>
            </w:rPr>
            <w:delInstrText xml:space="preserve"> LLMs </w:delInstrText>
          </w:r>
          <w:r w:rsidR="00C370D9" w:rsidDel="001E325D">
            <w:rPr>
              <w:rFonts w:hint="eastAsia"/>
              <w:shd w:val="clear" w:color="auto" w:fill="FFFFFF"/>
            </w:rPr>
            <w:delInstrText>的比较价值和未来协同演化以及</w:delInstrText>
          </w:r>
          <w:r w:rsidR="00C370D9" w:rsidDel="001E325D">
            <w:rPr>
              <w:rFonts w:hint="eastAsia"/>
              <w:shd w:val="clear" w:color="auto" w:fill="FFFFFF"/>
            </w:rPr>
            <w:delInstrText xml:space="preserve"> LLMs </w:delInstrText>
          </w:r>
          <w:r w:rsidR="00C370D9" w:rsidDel="001E325D">
            <w:rPr>
              <w:rFonts w:hint="eastAsia"/>
              <w:shd w:val="clear" w:color="auto" w:fill="FFFFFF"/>
            </w:rPr>
            <w:delInstrText>的未来学习具有重要意义。通过多种实证设计，我们估计</w:delInstrText>
          </w:r>
          <w:r w:rsidR="00C370D9" w:rsidDel="001E325D">
            <w:rPr>
              <w:rFonts w:hint="eastAsia"/>
              <w:shd w:val="clear" w:color="auto" w:fill="FFFFFF"/>
            </w:rPr>
            <w:delInstrText xml:space="preserve"> ChatGPT </w:delInstrText>
          </w:r>
          <w:r w:rsidR="00C370D9" w:rsidDel="001E325D">
            <w:rPr>
              <w:rFonts w:hint="eastAsia"/>
              <w:shd w:val="clear" w:color="auto" w:fill="FFFFFF"/>
            </w:rPr>
            <w:delInstrText>的推出导致</w:delInstrText>
          </w:r>
          <w:r w:rsidR="00C370D9" w:rsidDel="001E325D">
            <w:rPr>
              <w:rFonts w:hint="eastAsia"/>
              <w:shd w:val="clear" w:color="auto" w:fill="FFFFFF"/>
            </w:rPr>
            <w:delInstrText xml:space="preserve"> Stack Overflow </w:delInstrText>
          </w:r>
          <w:r w:rsidR="00C370D9" w:rsidDel="001E325D">
            <w:rPr>
              <w:rFonts w:hint="eastAsia"/>
              <w:shd w:val="clear" w:color="auto" w:fill="FFFFFF"/>
            </w:rPr>
            <w:delInstrText>上发布的问题数量平均减少了</w:delInstrText>
          </w:r>
          <w:r w:rsidR="00C370D9" w:rsidDel="001E325D">
            <w:rPr>
              <w:rFonts w:hint="eastAsia"/>
              <w:shd w:val="clear" w:color="auto" w:fill="FFFFFF"/>
            </w:rPr>
            <w:delInstrText xml:space="preserve"> 14.09%</w:delInstrText>
          </w:r>
          <w:r w:rsidR="00C370D9" w:rsidDel="001E325D">
            <w:rPr>
              <w:rFonts w:hint="eastAsia"/>
              <w:shd w:val="clear" w:color="auto" w:fill="FFFFFF"/>
            </w:rPr>
            <w:delInstrText>，这种影响随着时间的推移而加剧，到</w:delInstrText>
          </w:r>
          <w:r w:rsidR="00C370D9" w:rsidDel="001E325D">
            <w:rPr>
              <w:rFonts w:hint="eastAsia"/>
              <w:shd w:val="clear" w:color="auto" w:fill="FFFFFF"/>
            </w:rPr>
            <w:delInstrText xml:space="preserve"> 2023 </w:delInstrText>
          </w:r>
          <w:r w:rsidR="00C370D9" w:rsidDel="001E325D">
            <w:rPr>
              <w:rFonts w:hint="eastAsia"/>
              <w:shd w:val="clear" w:color="auto" w:fill="FFFFFF"/>
            </w:rPr>
            <w:delInstrText>年</w:delInstrText>
          </w:r>
          <w:r w:rsidR="00C370D9" w:rsidDel="001E325D">
            <w:rPr>
              <w:rFonts w:hint="eastAsia"/>
              <w:shd w:val="clear" w:color="auto" w:fill="FFFFFF"/>
            </w:rPr>
            <w:delInstrText xml:space="preserve"> 5 </w:delInstrText>
          </w:r>
          <w:r w:rsidR="00C370D9" w:rsidDel="001E325D">
            <w:rPr>
              <w:rFonts w:hint="eastAsia"/>
              <w:shd w:val="clear" w:color="auto" w:fill="FFFFFF"/>
            </w:rPr>
            <w:delInstrText>月达到</w:delInstrText>
          </w:r>
          <w:r w:rsidR="00C370D9" w:rsidDel="001E325D">
            <w:rPr>
              <w:rFonts w:hint="eastAsia"/>
              <w:shd w:val="clear" w:color="auto" w:fill="FFFFFF"/>
            </w:rPr>
            <w:delInstrText xml:space="preserve"> 27.88% </w:delInstrText>
          </w:r>
          <w:r w:rsidR="00C370D9" w:rsidDel="001E325D">
            <w:rPr>
              <w:rFonts w:hint="eastAsia"/>
              <w:shd w:val="clear" w:color="auto" w:fill="FFFFFF"/>
            </w:rPr>
            <w:delInstrText>的减少。有趣的是，这种数量的减少伴随着剩余问题平均质量的显著提高。进一步分析表明，这些数量和质量的变化可以用两种机制来解释</w:delInstrText>
          </w:r>
          <w:r w:rsidR="00C370D9" w:rsidDel="001E325D">
            <w:rPr>
              <w:rFonts w:hint="eastAsia"/>
              <w:shd w:val="clear" w:color="auto" w:fill="FFFFFF"/>
            </w:rPr>
            <w:delInstrText xml:space="preserve">:(1) ChatGPT </w:delInstrText>
          </w:r>
          <w:r w:rsidR="00C370D9" w:rsidDel="001E325D">
            <w:rPr>
              <w:rFonts w:hint="eastAsia"/>
              <w:shd w:val="clear" w:color="auto" w:fill="FFFFFF"/>
            </w:rPr>
            <w:delInstrText>的不均衡替代，其中更简单、中等到低质量的问题更容易消失</w:delInstrText>
          </w:r>
          <w:r w:rsidR="00C370D9" w:rsidDel="001E325D">
            <w:rPr>
              <w:rFonts w:hint="eastAsia"/>
              <w:shd w:val="clear" w:color="auto" w:fill="FFFFFF"/>
            </w:rPr>
            <w:delInstrText xml:space="preserve">;(2) </w:delInstrText>
          </w:r>
          <w:r w:rsidR="00C370D9" w:rsidDel="001E325D">
            <w:rPr>
              <w:rFonts w:hint="eastAsia"/>
              <w:shd w:val="clear" w:color="auto" w:fill="FFFFFF"/>
            </w:rPr>
            <w:delInstrText>在考虑数量减少后直接提高质量，表明</w:delInstrText>
          </w:r>
          <w:r w:rsidR="00C370D9" w:rsidDel="001E325D">
            <w:rPr>
              <w:rFonts w:hint="eastAsia"/>
              <w:shd w:val="clear" w:color="auto" w:fill="FFFFFF"/>
            </w:rPr>
            <w:delInstrText xml:space="preserve"> ChatGPT </w:delInstrText>
          </w:r>
          <w:r w:rsidR="00C370D9" w:rsidDel="001E325D">
            <w:rPr>
              <w:rFonts w:hint="eastAsia"/>
              <w:shd w:val="clear" w:color="auto" w:fill="FFFFFF"/>
            </w:rPr>
            <w:delInstrText>帮助提供的时间和搜索成本节约对问题质量的改善具有积极外溢效应。进一步的异质性分析显示，这对缺乏经验的用户的问题数量和质量都有更强的影响</w:delInstrText>
          </w:r>
          <w:r w:rsidR="00C370D9" w:rsidDel="001E325D">
            <w:rPr>
              <w:rFonts w:hint="eastAsia"/>
              <w:shd w:val="clear" w:color="auto" w:fill="FFFFFF"/>
            </w:rPr>
            <w:delInstrText>;</w:delInstrText>
          </w:r>
          <w:r w:rsidR="00C370D9" w:rsidDel="001E325D">
            <w:rPr>
              <w:rFonts w:hint="eastAsia"/>
              <w:shd w:val="clear" w:color="auto" w:fill="FFFFFF"/>
            </w:rPr>
            <w:delInstrText>用户保留率和新用户获取率都显著下降</w:delInstrText>
          </w:r>
          <w:r w:rsidR="00C370D9" w:rsidDel="001E325D">
            <w:rPr>
              <w:rFonts w:hint="eastAsia"/>
              <w:shd w:val="clear" w:color="auto" w:fill="FFFFFF"/>
            </w:rPr>
            <w:delInstrText>;</w:delInstrText>
          </w:r>
          <w:r w:rsidR="00C370D9" w:rsidDel="001E325D">
            <w:rPr>
              <w:rFonts w:hint="eastAsia"/>
              <w:shd w:val="clear" w:color="auto" w:fill="FFFFFF"/>
            </w:rPr>
            <w:del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delInstrText>
          </w:r>
          <w:r w:rsidR="00C370D9" w:rsidDel="001E325D">
            <w:rPr>
              <w:rFonts w:hint="eastAsia"/>
              <w:shd w:val="clear" w:color="auto" w:fill="FFFFFF"/>
            </w:rPr>
            <w:delInstrText>;</w:delInstrText>
          </w:r>
          <w:r w:rsidR="00C370D9" w:rsidDel="001E325D">
            <w:rPr>
              <w:rFonts w:hint="eastAsia"/>
              <w:shd w:val="clear" w:color="auto" w:fill="FFFFFF"/>
            </w:rPr>
            <w:delInstrText>助理编辑陈建清。资金：薛建清获得上海金融经济大学中央大学基础研究基金的支持。王立军获得中国国家自然科学基金会的支持</w:delInstrText>
          </w:r>
          <w:r w:rsidR="00C370D9" w:rsidDel="001E325D">
            <w:rPr>
              <w:rFonts w:hint="eastAsia"/>
              <w:shd w:val="clear" w:color="auto" w:fill="FFFFFF"/>
            </w:rPr>
            <w:delInstrText xml:space="preserve"> [</w:delInstrText>
          </w:r>
          <w:r w:rsidR="00C370D9" w:rsidDel="001E325D">
            <w:rPr>
              <w:rFonts w:hint="eastAsia"/>
              <w:shd w:val="clear" w:color="auto" w:fill="FFFFFF"/>
            </w:rPr>
            <w:delInstrText>资助金额</w:delInstrText>
          </w:r>
          <w:r w:rsidR="00C370D9" w:rsidDel="001E325D">
            <w:rPr>
              <w:rFonts w:hint="eastAsia"/>
              <w:shd w:val="clear" w:color="auto" w:fill="FFFFFF"/>
            </w:rPr>
            <w:delInstrText xml:space="preserve"> 72301259]</w:delInstrText>
          </w:r>
          <w:r w:rsidR="00C370D9" w:rsidDel="001E325D">
            <w:rPr>
              <w:rFonts w:hint="eastAsia"/>
              <w:shd w:val="clear" w:color="auto" w:fill="FFFFFF"/>
            </w:rPr>
            <w:delInstrText>。李建清获得中国国家自然科学基础的支持</w:delInstrText>
          </w:r>
          <w:r w:rsidR="00C370D9" w:rsidDel="001E325D">
            <w:rPr>
              <w:rFonts w:hint="eastAsia"/>
              <w:shd w:val="clear" w:color="auto" w:fill="FFFFFF"/>
            </w:rPr>
            <w:delInstrText xml:space="preserve"> [</w:delInstrText>
          </w:r>
          <w:r w:rsidR="00C370D9" w:rsidDel="001E325D">
            <w:rPr>
              <w:rFonts w:hint="eastAsia"/>
              <w:shd w:val="clear" w:color="auto" w:fill="FFFFFF"/>
            </w:rPr>
            <w:delInstrText>资助金额</w:delInstrText>
          </w:r>
          <w:r w:rsidR="00C370D9" w:rsidDel="001E325D">
            <w:rPr>
              <w:rFonts w:hint="eastAsia"/>
              <w:shd w:val="clear" w:color="auto" w:fill="FFFFFF"/>
            </w:rPr>
            <w:delInstrText xml:space="preserve"> 72188101 </w:delInstrText>
          </w:r>
          <w:r w:rsidR="00C370D9" w:rsidDel="001E325D">
            <w:rPr>
              <w:rFonts w:hint="eastAsia"/>
              <w:shd w:val="clear" w:color="auto" w:fill="FFFFFF"/>
            </w:rPr>
            <w:delInstrText>和</w:delInstrText>
          </w:r>
          <w:r w:rsidR="00C370D9" w:rsidDel="001E325D">
            <w:rPr>
              <w:rFonts w:hint="eastAsia"/>
              <w:shd w:val="clear" w:color="auto" w:fill="FFFFFF"/>
            </w:rPr>
            <w:delInstrText xml:space="preserve"> 72595864]</w:delInstrText>
          </w:r>
          <w:r w:rsidR="00C370D9" w:rsidDel="001E325D">
            <w:rPr>
              <w:rFonts w:hint="eastAsia"/>
              <w:shd w:val="clear" w:color="auto" w:fill="FFFFFF"/>
            </w:rPr>
            <w:delInstrText>。补充资料：在线附录可访问</w:delInstrText>
          </w:r>
          <w:r w:rsidR="00C370D9" w:rsidDel="001E325D">
            <w:rPr>
              <w:rFonts w:hint="eastAsia"/>
              <w:shd w:val="clear" w:color="auto" w:fill="FFFFFF"/>
            </w:rPr>
            <w:delInstrText xml:space="preserve"> https://doi.org/10.1287/isre.2023.0561</w:delInstrText>
          </w:r>
          <w:r w:rsidR="00C370D9" w:rsidDel="001E325D">
            <w:rPr>
              <w:rFonts w:hint="eastAsia"/>
              <w:shd w:val="clear" w:color="auto" w:fill="FFFFFF"/>
            </w:rPr>
            <w:delInstrText>。</w:delInstrText>
          </w:r>
          <w:r w:rsidR="00C370D9" w:rsidDel="001E325D">
            <w:rPr>
              <w:rFonts w:hint="eastAsia"/>
              <w:shd w:val="clear" w:color="auto" w:fill="FFFFFF"/>
            </w:rPr>
            <w:delInstrText>","call-number":"1","container-title":"Information Systems Research","DOI"</w:delInstrText>
          </w:r>
          <w:r w:rsidR="00C370D9" w:rsidDel="001E325D">
            <w:rPr>
              <w:shd w:val="clear" w:color="auto" w:fill="FFFFFF"/>
            </w:rPr>
            <w:delInstrText>:"10.1287/isre.2023.0561","ISSN":"1047-7047","language":"en","note":"</w:delInstrText>
          </w:r>
          <w:r w:rsidR="00C370D9" w:rsidDel="001E325D">
            <w:rPr>
              <w:rFonts w:ascii="Apple Color Emoji" w:hAnsi="Apple Color Emoji" w:cs="Apple Color Emoji"/>
              <w:shd w:val="clear" w:color="auto" w:fill="FFFFFF"/>
            </w:rPr>
            <w:delInstrText>🏷️</w:delInstrText>
          </w:r>
          <w:r w:rsidR="00C370D9" w:rsidDel="001E325D">
            <w:rPr>
              <w:shd w:val="clear" w:color="auto" w:fill="FFFFFF"/>
            </w:rPr>
            <w:delInstrText xml:space="preserve"> /unread</w:delInstrText>
          </w:r>
          <w:r w:rsidR="00C370D9" w:rsidDel="001E325D">
            <w:rPr>
              <w:rFonts w:hint="eastAsia"/>
              <w:shd w:val="clear" w:color="auto" w:fill="FFFFFF"/>
            </w:rPr>
            <w:delInstrText>、</w:delInstrText>
          </w:r>
          <w:r w:rsidR="00C370D9" w:rsidDel="001E325D">
            <w:rPr>
              <w:shd w:val="clear" w:color="auto" w:fill="FFFFFF"/>
            </w:rPr>
            <w:delInstrText>generative AI</w:delInstrText>
          </w:r>
          <w:r w:rsidR="00C370D9" w:rsidDel="001E325D">
            <w:rPr>
              <w:rFonts w:hint="eastAsia"/>
              <w:shd w:val="clear" w:color="auto" w:fill="FFFFFF"/>
            </w:rPr>
            <w:delInstrText>、</w:delInstrText>
          </w:r>
          <w:r w:rsidR="00C370D9" w:rsidDel="001E325D">
            <w:rPr>
              <w:shd w:val="clear" w:color="auto" w:fill="FFFFFF"/>
            </w:rPr>
            <w:delInstrText>large language models</w:delInstrText>
          </w:r>
          <w:r w:rsidR="00C370D9" w:rsidDel="001E325D">
            <w:rPr>
              <w:rFonts w:hint="eastAsia"/>
              <w:shd w:val="clear" w:color="auto" w:fill="FFFFFF"/>
            </w:rPr>
            <w:delInstrText>、</w:delInstrText>
          </w:r>
          <w:r w:rsidR="00C370D9" w:rsidDel="001E325D">
            <w:rPr>
              <w:shd w:val="clear" w:color="auto" w:fill="FFFFFF"/>
            </w:rPr>
            <w:delInstrText>ChatGPT</w:delInstrText>
          </w:r>
          <w:r w:rsidR="00C370D9" w:rsidDel="001E325D">
            <w:rPr>
              <w:rFonts w:hint="eastAsia"/>
              <w:shd w:val="clear" w:color="auto" w:fill="FFFFFF"/>
            </w:rPr>
            <w:delInstrText>、</w:delInstrText>
          </w:r>
          <w:r w:rsidR="00C370D9" w:rsidDel="001E325D">
            <w:rPr>
              <w:shd w:val="clear" w:color="auto" w:fill="FFFFFF"/>
            </w:rPr>
            <w:delInstrText>Q&amp;A platform</w:delInstrText>
          </w:r>
          <w:r w:rsidR="00C370D9" w:rsidDel="001E325D">
            <w:rPr>
              <w:rFonts w:hint="eastAsia"/>
              <w:shd w:val="clear" w:color="auto" w:fill="FFFFFF"/>
            </w:rPr>
            <w:delInstrText>、</w:delInstrText>
          </w:r>
          <w:r w:rsidR="00C370D9" w:rsidDel="001E325D">
            <w:rPr>
              <w:shd w:val="clear" w:color="auto" w:fill="FFFFFF"/>
            </w:rPr>
            <w:del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delInstrText>
          </w:r>
          <w:r w:rsidR="00C370D9" w:rsidRPr="0022223D" w:rsidDel="001E325D">
            <w:rPr>
              <w:shd w:val="clear" w:color="auto" w:fill="FFFFFF"/>
            </w:rPr>
            <w:fldChar w:fldCharType="separate"/>
          </w:r>
          <w:r w:rsidR="00C370D9" w:rsidDel="001E325D">
            <w:delText>(Burtch et al. 2024; Quinn &amp; Gutt 2025; del Rio-Chanona et al. 2024; Sanatizadeh et al. 2025; Xue et al. 2026)</w:delText>
          </w:r>
          <w:r w:rsidR="00C370D9" w:rsidRPr="0022223D" w:rsidDel="001E325D">
            <w:rPr>
              <w:shd w:val="clear" w:color="auto" w:fill="FFFFFF"/>
            </w:rPr>
            <w:fldChar w:fldCharType="end"/>
          </w:r>
        </w:del>
      </w:ins>
      <w:del w:id="97" w:author="Prof. LIU Ben" w:date="2026-08-30T02:46:00Z" w16du:dateUtc="2026-08-29T18:46:00Z">
        <w:r w:rsidRPr="00D2526D" w:rsidDel="001E325D">
          <w:delText xml:space="preserve">(Burtch et al. 2024; del Rio-Chanona et al. 2024; Quinn &amp; Gutt 2025; Sanatizadeh et al. 2025; Xue et al. 2026). </w:delText>
        </w:r>
        <w:r w:rsidDel="001E325D">
          <w:rPr>
            <w:rFonts w:hint="eastAsia"/>
          </w:rPr>
          <w:delText xml:space="preserve">The results raise </w:delText>
        </w:r>
        <w:r w:rsidRPr="00D2526D" w:rsidDel="001E325D">
          <w:delText>a pressing question about whether these communities remain viable, and about what, if anything, a platform can do in response.</w:delText>
        </w:r>
      </w:del>
    </w:p>
    <w:p w14:paraId="274BD21D" w14:textId="7A4A889F" w:rsidR="00B369E9" w:rsidRPr="00D2526D" w:rsidDel="001E325D" w:rsidRDefault="00B369E9" w:rsidP="00D2526D">
      <w:pPr>
        <w:pStyle w:val="Paragraph0"/>
        <w:rPr>
          <w:del w:id="98" w:author="Prof. LIU Ben" w:date="2026-08-30T02:46:00Z" w16du:dateUtc="2026-08-29T18:46:00Z"/>
        </w:rPr>
      </w:pPr>
      <w:del w:id="99" w:author="Prof. LIU Ben" w:date="2026-08-30T02:46:00Z" w16du:dateUtc="2026-08-29T18:46:00Z">
        <w:r w:rsidRPr="00D2526D" w:rsidDel="001E325D">
          <w:delText>A platform cannot stop users from consulting external GenAI tools (e.g., ChatGPT), nor recover the questions those tools answer privately before they reach the community (Xue et al. 2026). One response, however, lies fully within a platform</w:delText>
        </w:r>
        <w:r w:rsidDel="001E325D">
          <w:delText>’</w:delText>
        </w:r>
        <w:r w:rsidRPr="00D2526D" w:rsidDel="001E325D">
          <w:delText xml:space="preserve">s control: deploying its own LLM to answer posted questions, an arrangement we term </w:delText>
        </w:r>
        <w:r w:rsidDel="001E325D">
          <w:delText>“</w:delText>
        </w:r>
        <w:r w:rsidRPr="00D2526D" w:rsidDel="001E325D">
          <w:delText>internal GenAI.</w:delText>
        </w:r>
        <w:r w:rsidDel="001E325D">
          <w:delText>”</w:delText>
        </w:r>
        <w:r w:rsidRPr="00D2526D" w:rsidDel="001E325D">
          <w:delText xml:space="preserve"> As Figure 1 illustrates, a newly posted question triggers a labeled AI answer that human contributors encounter as they decide whether to respond. Since many leading platforms (e.g., Quora) have already deployed internal GenAI, understanding its effects on human contributors is a first-order design question.</w:delText>
        </w:r>
      </w:del>
    </w:p>
    <w:p w14:paraId="12FA77C6" w14:textId="72BCF9DF" w:rsidR="00B369E9" w:rsidRPr="00015210" w:rsidDel="001E325D" w:rsidRDefault="00B369E9" w:rsidP="00B369E9">
      <w:pPr>
        <w:pStyle w:val="TableFiguretitle"/>
        <w:rPr>
          <w:del w:id="100" w:author="Prof. LIU Ben" w:date="2026-08-30T02:46:00Z" w16du:dateUtc="2026-08-29T18:46:00Z"/>
        </w:rPr>
      </w:pPr>
      <w:del w:id="101" w:author="Prof. LIU Ben" w:date="2026-08-30T02:46:00Z" w16du:dateUtc="2026-08-29T18:46:00Z">
        <w:r w:rsidDel="001E325D">
          <w:rPr>
            <w:b w:val="0"/>
            <w:noProof/>
          </w:rPr>
          <w:drawing>
            <wp:inline distT="0" distB="0" distL="0" distR="0" wp14:anchorId="5E22EDAF" wp14:editId="4104FA8E">
              <wp:extent cx="4093971" cy="2294467"/>
              <wp:effectExtent l="0" t="0" r="0" b="4445"/>
              <wp:docPr id="1987648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48024" cy="2324761"/>
                      </a:xfrm>
                      <a:prstGeom prst="rect">
                        <a:avLst/>
                      </a:prstGeom>
                      <a:noFill/>
                    </pic:spPr>
                  </pic:pic>
                </a:graphicData>
              </a:graphic>
            </wp:inline>
          </w:drawing>
        </w:r>
      </w:del>
    </w:p>
    <w:p w14:paraId="71CDE646" w14:textId="1D4288F0" w:rsidR="00B369E9" w:rsidDel="001E325D" w:rsidRDefault="00B369E9" w:rsidP="002F400D">
      <w:pPr>
        <w:pStyle w:val="TableFiguretitle"/>
        <w:rPr>
          <w:del w:id="102" w:author="Prof. LIU Ben" w:date="2026-08-30T02:46:00Z" w16du:dateUtc="2026-08-29T18:46:00Z"/>
        </w:rPr>
      </w:pPr>
      <w:del w:id="103" w:author="Prof. LIU Ben" w:date="2026-08-30T02:46:00Z" w16du:dateUtc="2026-08-29T18:46:00Z">
        <w:r w:rsidRPr="00B369E9" w:rsidDel="001E325D">
          <w:delText xml:space="preserve">Figure </w:delText>
        </w:r>
        <w:r w:rsidRPr="00745C3B" w:rsidDel="001E325D">
          <w:rPr>
            <w:b w:val="0"/>
          </w:rPr>
          <w:fldChar w:fldCharType="begin"/>
        </w:r>
        <w:r w:rsidRPr="00B369E9" w:rsidDel="001E325D">
          <w:delInstrText xml:space="preserve"> SEQ Figure \* ARABIC </w:delInstrText>
        </w:r>
        <w:r w:rsidRPr="00745C3B" w:rsidDel="001E325D">
          <w:rPr>
            <w:b w:val="0"/>
          </w:rPr>
          <w:fldChar w:fldCharType="separate"/>
        </w:r>
        <w:r w:rsidR="002F400D" w:rsidDel="001E325D">
          <w:rPr>
            <w:noProof/>
          </w:rPr>
          <w:delText>1</w:delText>
        </w:r>
        <w:r w:rsidRPr="00745C3B" w:rsidDel="001E325D">
          <w:rPr>
            <w:b w:val="0"/>
            <w:noProof/>
          </w:rPr>
          <w:fldChar w:fldCharType="end"/>
        </w:r>
        <w:r w:rsidRPr="00B369E9" w:rsidDel="001E325D">
          <w:delText xml:space="preserve">. Difference between external GenAI and internal GenAI in online Q&amp;A communities </w:delText>
        </w:r>
      </w:del>
    </w:p>
    <w:p w14:paraId="5AD19189" w14:textId="3C298EA8" w:rsidR="00B369E9" w:rsidDel="001E325D" w:rsidRDefault="00B369E9" w:rsidP="00B369E9">
      <w:pPr>
        <w:pStyle w:val="Paragraph0"/>
        <w:rPr>
          <w:del w:id="104" w:author="Prof. LIU Ben" w:date="2026-08-30T02:46:00Z" w16du:dateUtc="2026-08-29T18:46:00Z"/>
        </w:rPr>
      </w:pPr>
      <w:del w:id="105" w:author="Prof. LIU Ben" w:date="2026-08-30T02:46:00Z" w16du:dateUtc="2026-08-29T18:46:00Z">
        <w:r w:rsidRPr="000B36F7" w:rsidDel="001E325D">
          <w:delText>Whether AI answer</w:delText>
        </w:r>
        <w:r w:rsidDel="001E325D">
          <w:rPr>
            <w:rFonts w:hint="eastAsia"/>
          </w:rPr>
          <w:delText>s</w:delText>
        </w:r>
        <w:r w:rsidRPr="000B36F7" w:rsidDel="001E325D">
          <w:delText xml:space="preserve"> help or harm a </w:delText>
        </w:r>
      </w:del>
      <w:ins w:id="106" w:author="Dylan CHEN" w:date="2026-08-28T22:43:00Z" w16du:dateUtc="2026-08-28T14:43:00Z">
        <w:del w:id="107" w:author="Prof. LIU Ben" w:date="2026-08-30T02:46:00Z" w16du:dateUtc="2026-08-29T18:46:00Z">
          <w:r w:rsidR="002E37FE" w:rsidDel="001E325D">
            <w:rPr>
              <w:rFonts w:hint="eastAsia"/>
            </w:rPr>
            <w:delText xml:space="preserve">online Q&amp;A </w:delText>
          </w:r>
        </w:del>
      </w:ins>
      <w:del w:id="108" w:author="Prof. LIU Ben" w:date="2026-08-30T02:46:00Z" w16du:dateUtc="2026-08-29T18:46:00Z">
        <w:r w:rsidRPr="000B36F7" w:rsidDel="001E325D">
          <w:delText xml:space="preserve">community is not obvious, because the </w:delText>
        </w:r>
        <w:r w:rsidRPr="000B36F7" w:rsidDel="001E325D">
          <w:rPr>
            <w:rFonts w:hint="eastAsia"/>
          </w:rPr>
          <w:delText>theoretical logic</w:delText>
        </w:r>
        <w:r w:rsidRPr="000B36F7" w:rsidDel="001E325D">
          <w:delText xml:space="preserve"> behind most prior work predicts one outcome, while </w:delText>
        </w:r>
        <w:r w:rsidRPr="000B36F7" w:rsidDel="001E325D">
          <w:rPr>
            <w:rFonts w:hint="eastAsia"/>
          </w:rPr>
          <w:delText>a</w:delText>
        </w:r>
        <w:r w:rsidRPr="000B36F7" w:rsidDel="001E325D">
          <w:delText xml:space="preserve"> study of a comparable setting finds the </w:delText>
        </w:r>
        <w:r w:rsidRPr="000B36F7" w:rsidDel="001E325D">
          <w:rPr>
            <w:rFonts w:hint="eastAsia"/>
          </w:rPr>
          <w:delText>opposite.</w:delText>
        </w:r>
        <w:r w:rsidDel="001E325D">
          <w:rPr>
            <w:rFonts w:hint="eastAsia"/>
          </w:rPr>
          <w:delText xml:space="preserve"> Most prior studies examine</w:delText>
        </w:r>
        <w:r w:rsidRPr="000B36F7" w:rsidDel="001E325D">
          <w:delText xml:space="preserve"> external </w:delText>
        </w:r>
        <w:r w:rsidDel="001E325D">
          <w:rPr>
            <w:rFonts w:hint="eastAsia"/>
          </w:rPr>
          <w:delText>GenAI</w:delText>
        </w:r>
        <w:r w:rsidRPr="000B36F7" w:rsidDel="001E325D">
          <w:delText xml:space="preserve"> and rests, implicitly, on a substitution logic, in which the AI privately performs work a human would otherwise have done, so that the </w:delText>
        </w:r>
      </w:del>
      <w:ins w:id="109" w:author="Dylan CHEN" w:date="2026-08-28T22:43:00Z" w16du:dateUtc="2026-08-28T14:43:00Z">
        <w:del w:id="110" w:author="Prof. LIU Ben" w:date="2026-08-30T02:46:00Z" w16du:dateUtc="2026-08-29T18:46:00Z">
          <w:r w:rsidR="002E37FE" w:rsidDel="001E325D">
            <w:rPr>
              <w:rFonts w:hint="eastAsia"/>
            </w:rPr>
            <w:delText>question supply in online Q&amp;A communities has declined</w:delText>
          </w:r>
        </w:del>
      </w:ins>
      <w:del w:id="111" w:author="Prof. LIU Ben" w:date="2026-08-30T02:46:00Z" w16du:dateUtc="2026-08-29T18:46:00Z">
        <w:r w:rsidRPr="000B36F7" w:rsidDel="001E325D">
          <w:delText xml:space="preserve">human has less left to contribute </w:delText>
        </w:r>
      </w:del>
      <w:ins w:id="112" w:author="Dylan CHEN" w:date="2026-08-28T22:42:00Z" w16du:dateUtc="2026-08-28T14:42:00Z">
        <w:del w:id="113" w:author="Prof. LIU Ben" w:date="2026-08-30T02:46:00Z" w16du:dateUtc="2026-08-29T18:46:00Z">
          <w:r w:rsidR="002E37FE" w:rsidRPr="0022223D" w:rsidDel="001E325D">
            <w:rPr>
              <w:shd w:val="clear" w:color="auto" w:fill="FFFFFF"/>
            </w:rPr>
            <w:fldChar w:fldCharType="begin" w:fldLock="1"/>
          </w:r>
        </w:del>
      </w:ins>
      <w:del w:id="114" w:author="Prof. LIU Ben" w:date="2026-08-30T02:46:00Z" w16du:dateUtc="2026-08-29T18:46:00Z">
        <w:r w:rsidR="00DC684C" w:rsidDel="001E325D">
          <w:rPr>
            <w:shd w:val="clear" w:color="auto" w:fill="FFFFFF"/>
          </w:rPr>
          <w:delInstrText xml:space="preserve"> ADDIN ZOTERO_ITEM CSL_CITATION {"citationID":"D2bOv4NA","properties":{"unsorted":false,"formattedCitation":"(Burtch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","call-number":"3","container-title":"Scientific Reports","DOI":"10.1038/s41598-024-61221-0","ISSN":"2045-2322","issue":"1","journalAbbreviation":"Sci Rep","language":"en","license":"2024 The Author(s)","note":"</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 xml:space="preserve"> /unread</w:delInstrText>
        </w:r>
        <w:r w:rsidR="00DC684C" w:rsidDel="001E325D">
          <w:rPr>
            <w:rFonts w:hint="eastAsia"/>
            <w:shd w:val="clear" w:color="auto" w:fill="FFFFFF"/>
          </w:rPr>
          <w:delInstrText>、</w:delInstrText>
        </w:r>
        <w:r w:rsidR="00DC684C" w:rsidDel="001E325D">
          <w:rPr>
            <w:shd w:val="clear" w:color="auto" w:fill="FFFFFF"/>
          </w:rPr>
          <w:delInstrText>Human behaviour</w:delInstrText>
        </w:r>
        <w:r w:rsidR="00DC684C" w:rsidDel="001E325D">
          <w:rPr>
            <w:rFonts w:hint="eastAsia"/>
            <w:shd w:val="clear" w:color="auto" w:fill="FFFFFF"/>
          </w:rPr>
          <w:delInstrText>、</w:delInstrText>
        </w:r>
        <w:r w:rsidR="00DC684C" w:rsidDel="001E325D">
          <w:rPr>
            <w:shd w:val="clear" w:color="auto" w:fill="FFFFFF"/>
          </w:rPr>
          <w:del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","call-number":"2","container-title":"PNAS Nexus","DOI":"10.1093/pnasnexus/pgae400","ISSN":"2752-6542","issue":"9","journalAbbreviation":"PNAS Nexus","language":"en","note":"</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","call-number":"1","container-title":"Journal of Management Information Systems","DOI":"10.1080/07421222.2025.2487313","ISSN":"0742-1222","issue":"2","language":"en","note":"</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 xml:space="preserve"> /unread</w:delInstrText>
        </w:r>
        <w:r w:rsidR="00DC684C" w:rsidDel="001E325D">
          <w:rPr>
            <w:rFonts w:hint="eastAsia"/>
            <w:shd w:val="clear" w:color="auto" w:fill="FFFFFF"/>
          </w:rPr>
          <w:delInstrText>、</w:delInstrText>
        </w:r>
        <w:r w:rsidR="00DC684C" w:rsidDel="001E325D">
          <w:rPr>
            <w:shd w:val="clear" w:color="auto" w:fill="FFFFFF"/>
          </w:rPr>
          <w:delInstrText>Generative AI</w:delInstrText>
        </w:r>
        <w:r w:rsidR="00DC684C" w:rsidDel="001E325D">
          <w:rPr>
            <w:rFonts w:hint="eastAsia"/>
            <w:shd w:val="clear" w:color="auto" w:fill="FFFFFF"/>
          </w:rPr>
          <w:delInstrText>、</w:delInstrText>
        </w:r>
        <w:r w:rsidR="00DC684C" w:rsidDel="001E325D">
          <w:rPr>
            <w:shd w:val="clear" w:color="auto" w:fill="FFFFFF"/>
          </w:rPr>
          <w:delInstrText>GAI</w:delInstrText>
        </w:r>
        <w:r w:rsidR="00DC684C" w:rsidDel="001E325D">
          <w:rPr>
            <w:rFonts w:hint="eastAsia"/>
            <w:shd w:val="clear" w:color="auto" w:fill="FFFFFF"/>
          </w:rPr>
          <w:delInstrText>、</w:delInstrText>
        </w:r>
        <w:r w:rsidR="00DC684C" w:rsidDel="001E325D">
          <w:rPr>
            <w:shd w:val="clear" w:color="auto" w:fill="FFFFFF"/>
          </w:rPr>
          <w:delInstrText>knowledge seeking</w:delInstrText>
        </w:r>
        <w:r w:rsidR="00DC684C" w:rsidDel="001E325D">
          <w:rPr>
            <w:rFonts w:hint="eastAsia"/>
            <w:shd w:val="clear" w:color="auto" w:fill="FFFFFF"/>
          </w:rPr>
          <w:delInstrText>、</w:delInstrText>
        </w:r>
        <w:r w:rsidR="00DC684C" w:rsidDel="001E325D">
          <w:rPr>
            <w:shd w:val="clear" w:color="auto" w:fill="FFFFFF"/>
          </w:rPr>
          <w:delInstrText>commitment-based theory</w:delInstrText>
        </w:r>
        <w:r w:rsidR="00DC684C" w:rsidDel="001E325D">
          <w:rPr>
            <w:rFonts w:hint="eastAsia"/>
            <w:shd w:val="clear" w:color="auto" w:fill="FFFFFF"/>
          </w:rPr>
          <w:delInstrText>、</w:delInstrText>
        </w:r>
        <w:r w:rsidR="00DC684C" w:rsidDel="001E325D">
          <w:rPr>
            <w:shd w:val="clear" w:color="auto" w:fill="FFFFFF"/>
          </w:rPr>
          <w:delInstrText>GenAI</w:delInstrText>
        </w:r>
        <w:r w:rsidR="00DC684C" w:rsidDel="001E325D">
          <w:rPr>
            <w:rFonts w:hint="eastAsia"/>
            <w:shd w:val="clear" w:color="auto" w:fill="FFFFFF"/>
          </w:rPr>
          <w:delInstrText>、</w:delInstrText>
        </w:r>
        <w:r w:rsidR="00DC684C" w:rsidDel="001E325D">
          <w:rPr>
            <w:shd w:val="clear" w:color="auto" w:fill="FFFFFF"/>
          </w:rPr>
          <w:delInstrText>information foraging theory</w:delInstrText>
        </w:r>
        <w:r w:rsidR="00DC684C" w:rsidDel="001E325D">
          <w:rPr>
            <w:rFonts w:hint="eastAsia"/>
            <w:shd w:val="clear" w:color="auto" w:fill="FFFFFF"/>
          </w:rPr>
          <w:delInstrText>、</w:delInstrText>
        </w:r>
        <w:r w:rsidR="00DC684C" w:rsidDel="001E325D">
          <w:rPr>
            <w:shd w:val="clear" w:color="auto" w:fill="FFFFFF"/>
          </w:rPr>
          <w:del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","call-number":"1 (CCF C)","container-title":"Information &amp; Management","DOI":"10.1016/j.im.2025.104178","ISSN":"0378-7206","issue":"6","journalAbbreviation":"Information &amp; Management","language":"en","note":"</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 xml:space="preserve"> /unread</w:delInstrText>
        </w:r>
        <w:r w:rsidR="00DC684C" w:rsidDel="001E325D">
          <w:rPr>
            <w:rFonts w:hint="eastAsia"/>
            <w:shd w:val="clear" w:color="auto" w:fill="FFFFFF"/>
          </w:rPr>
          <w:delInstrText>、</w:delInstrText>
        </w:r>
        <w:r w:rsidR="00DC684C" w:rsidDel="001E325D">
          <w:rPr>
            <w:shd w:val="clear" w:color="auto" w:fill="FFFFFF"/>
          </w:rPr>
          <w:delInstrText>ChatGPT</w:delInstrText>
        </w:r>
        <w:r w:rsidR="00DC684C" w:rsidDel="001E325D">
          <w:rPr>
            <w:rFonts w:hint="eastAsia"/>
            <w:shd w:val="clear" w:color="auto" w:fill="FFFFFF"/>
          </w:rPr>
          <w:delInstrText>、</w:delInstrText>
        </w:r>
        <w:r w:rsidR="00DC684C" w:rsidDel="001E325D">
          <w:rPr>
            <w:shd w:val="clear" w:color="auto" w:fill="FFFFFF"/>
          </w:rPr>
          <w:delInstrText>Generative AI</w:delInstrText>
        </w:r>
        <w:r w:rsidR="00DC684C" w:rsidDel="001E325D">
          <w:rPr>
            <w:rFonts w:hint="eastAsia"/>
            <w:shd w:val="clear" w:color="auto" w:fill="FFFFFF"/>
          </w:rPr>
          <w:delInstrText>、</w:delInstrText>
        </w:r>
        <w:r w:rsidR="00DC684C" w:rsidDel="001E325D">
          <w:rPr>
            <w:shd w:val="clear" w:color="auto" w:fill="FFFFFF"/>
          </w:rPr>
          <w:delInstrText>Online knowledge exchange platforms</w:delInstrText>
        </w:r>
        <w:r w:rsidR="00DC684C" w:rsidDel="001E325D">
          <w:rPr>
            <w:rFonts w:hint="eastAsia"/>
            <w:shd w:val="clear" w:color="auto" w:fill="FFFFFF"/>
          </w:rPr>
          <w:delInstrText>、</w:delInstrText>
        </w:r>
        <w:r w:rsidR="00DC684C" w:rsidDel="001E325D">
          <w:rPr>
            <w:shd w:val="clear" w:color="auto" w:fill="FFFFFF"/>
          </w:rPr>
          <w:del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delInstrText>
        </w:r>
        <w:r w:rsidR="00DC684C" w:rsidDel="001E325D">
          <w:rPr>
            <w:rFonts w:hint="eastAsia"/>
            <w:shd w:val="clear" w:color="auto" w:fill="FFFFFF"/>
          </w:rPr>
          <w:delInstrText>undation of China [Grants 72188101 and 72595864]. Supplemental Material: The online appendix is available at https://doi.org/10.1287/isre.2023.0561.\n\n</w:delInstrText>
        </w:r>
        <w:r w:rsidR="00DC684C" w:rsidDel="001E325D">
          <w:rPr>
            <w:rFonts w:hint="eastAsia"/>
            <w:shd w:val="clear" w:color="auto" w:fill="FFFFFF"/>
          </w:rPr>
          <w:delInstrText>【摘要翻译】大语言模型</w:delInstrText>
        </w:r>
        <w:r w:rsidR="00DC684C" w:rsidDel="001E325D">
          <w:rPr>
            <w:rFonts w:hint="eastAsia"/>
            <w:shd w:val="clear" w:color="auto" w:fill="FFFFFF"/>
          </w:rPr>
          <w:delInstrText xml:space="preserve"> (LLMs)(</w:delInstrText>
        </w:r>
        <w:r w:rsidR="00DC684C" w:rsidDel="001E325D">
          <w:rPr>
            <w:rFonts w:hint="eastAsia"/>
            <w:shd w:val="clear" w:color="auto" w:fill="FFFFFF"/>
          </w:rPr>
          <w:delInstrText>如</w:delInstrText>
        </w:r>
        <w:r w:rsidR="00DC684C" w:rsidDel="001E325D">
          <w:rPr>
            <w:rFonts w:hint="eastAsia"/>
            <w:shd w:val="clear" w:color="auto" w:fill="FFFFFF"/>
          </w:rPr>
          <w:delInstrText xml:space="preserve"> ChatGPT) </w:delInstrText>
        </w:r>
        <w:r w:rsidR="00DC684C" w:rsidDel="001E325D">
          <w:rPr>
            <w:rFonts w:hint="eastAsia"/>
            <w:shd w:val="clear" w:color="auto" w:fill="FFFFFF"/>
          </w:rPr>
          <w:delInstrText>预计将显著重塑学习、技能获取和知识创造。它们对用户生成的知识共享问答</w:delInstrText>
        </w:r>
        <w:r w:rsidR="00DC684C" w:rsidDel="001E325D">
          <w:rPr>
            <w:rFonts w:hint="eastAsia"/>
            <w:shd w:val="clear" w:color="auto" w:fill="FFFFFF"/>
          </w:rPr>
          <w:delInstrText xml:space="preserve"> (Q&amp;A) </w:delInstrText>
        </w:r>
        <w:r w:rsidR="00DC684C" w:rsidDel="001E325D">
          <w:rPr>
            <w:rFonts w:hint="eastAsia"/>
            <w:shd w:val="clear" w:color="auto" w:fill="FFFFFF"/>
          </w:rPr>
          <w:delInstrText>平台的影响对</w:delInstrText>
        </w:r>
        <w:r w:rsidR="00DC684C" w:rsidDel="001E325D">
          <w:rPr>
            <w:rFonts w:hint="eastAsia"/>
            <w:shd w:val="clear" w:color="auto" w:fill="FFFFFF"/>
          </w:rPr>
          <w:delInstrText xml:space="preserve"> Q&amp;A </w:delInstrText>
        </w:r>
        <w:r w:rsidR="00DC684C" w:rsidDel="001E325D">
          <w:rPr>
            <w:rFonts w:hint="eastAsia"/>
            <w:shd w:val="clear" w:color="auto" w:fill="FFFFFF"/>
          </w:rPr>
          <w:delInstrText>平台和</w:delInstrText>
        </w:r>
        <w:r w:rsidR="00DC684C" w:rsidDel="001E325D">
          <w:rPr>
            <w:rFonts w:hint="eastAsia"/>
            <w:shd w:val="clear" w:color="auto" w:fill="FFFFFF"/>
          </w:rPr>
          <w:delInstrText xml:space="preserve"> LLMs </w:delInstrText>
        </w:r>
        <w:r w:rsidR="00DC684C" w:rsidDel="001E325D">
          <w:rPr>
            <w:rFonts w:hint="eastAsia"/>
            <w:shd w:val="clear" w:color="auto" w:fill="FFFFFF"/>
          </w:rPr>
          <w:delInstrText>的比较价值和未来协同演化以及</w:delInstrText>
        </w:r>
        <w:r w:rsidR="00DC684C" w:rsidDel="001E325D">
          <w:rPr>
            <w:rFonts w:hint="eastAsia"/>
            <w:shd w:val="clear" w:color="auto" w:fill="FFFFFF"/>
          </w:rPr>
          <w:delInstrText xml:space="preserve"> LLMs </w:delInstrText>
        </w:r>
        <w:r w:rsidR="00DC684C" w:rsidDel="001E325D">
          <w:rPr>
            <w:rFonts w:hint="eastAsia"/>
            <w:shd w:val="clear" w:color="auto" w:fill="FFFFFF"/>
          </w:rPr>
          <w:delInstrText>的未来学习具有重要意义。通过多种实证设计，我们估计</w:delInstrText>
        </w:r>
        <w:r w:rsidR="00DC684C" w:rsidDel="001E325D">
          <w:rPr>
            <w:rFonts w:hint="eastAsia"/>
            <w:shd w:val="clear" w:color="auto" w:fill="FFFFFF"/>
          </w:rPr>
          <w:delInstrText xml:space="preserve"> ChatGPT </w:delInstrText>
        </w:r>
        <w:r w:rsidR="00DC684C" w:rsidDel="001E325D">
          <w:rPr>
            <w:rFonts w:hint="eastAsia"/>
            <w:shd w:val="clear" w:color="auto" w:fill="FFFFFF"/>
          </w:rPr>
          <w:delInstrText>的推出导致</w:delInstrText>
        </w:r>
        <w:r w:rsidR="00DC684C" w:rsidDel="001E325D">
          <w:rPr>
            <w:rFonts w:hint="eastAsia"/>
            <w:shd w:val="clear" w:color="auto" w:fill="FFFFFF"/>
          </w:rPr>
          <w:delInstrText xml:space="preserve"> Stack Overflow </w:delInstrText>
        </w:r>
        <w:r w:rsidR="00DC684C" w:rsidDel="001E325D">
          <w:rPr>
            <w:rFonts w:hint="eastAsia"/>
            <w:shd w:val="clear" w:color="auto" w:fill="FFFFFF"/>
          </w:rPr>
          <w:delInstrText>上发布的问题数量平均减少了</w:delInstrText>
        </w:r>
        <w:r w:rsidR="00DC684C" w:rsidDel="001E325D">
          <w:rPr>
            <w:rFonts w:hint="eastAsia"/>
            <w:shd w:val="clear" w:color="auto" w:fill="FFFFFF"/>
          </w:rPr>
          <w:delInstrText xml:space="preserve"> 14.09%</w:delInstrText>
        </w:r>
        <w:r w:rsidR="00DC684C" w:rsidDel="001E325D">
          <w:rPr>
            <w:rFonts w:hint="eastAsia"/>
            <w:shd w:val="clear" w:color="auto" w:fill="FFFFFF"/>
          </w:rPr>
          <w:delInstrText>，这种影响随着时间的推移而加剧，到</w:delInstrText>
        </w:r>
        <w:r w:rsidR="00DC684C" w:rsidDel="001E325D">
          <w:rPr>
            <w:rFonts w:hint="eastAsia"/>
            <w:shd w:val="clear" w:color="auto" w:fill="FFFFFF"/>
          </w:rPr>
          <w:delInstrText xml:space="preserve"> 2023 </w:delInstrText>
        </w:r>
        <w:r w:rsidR="00DC684C" w:rsidDel="001E325D">
          <w:rPr>
            <w:rFonts w:hint="eastAsia"/>
            <w:shd w:val="clear" w:color="auto" w:fill="FFFFFF"/>
          </w:rPr>
          <w:delInstrText>年</w:delInstrText>
        </w:r>
        <w:r w:rsidR="00DC684C" w:rsidDel="001E325D">
          <w:rPr>
            <w:rFonts w:hint="eastAsia"/>
            <w:shd w:val="clear" w:color="auto" w:fill="FFFFFF"/>
          </w:rPr>
          <w:delInstrText xml:space="preserve"> 5 </w:delInstrText>
        </w:r>
        <w:r w:rsidR="00DC684C" w:rsidDel="001E325D">
          <w:rPr>
            <w:rFonts w:hint="eastAsia"/>
            <w:shd w:val="clear" w:color="auto" w:fill="FFFFFF"/>
          </w:rPr>
          <w:delInstrText>月达到</w:delInstrText>
        </w:r>
        <w:r w:rsidR="00DC684C" w:rsidDel="001E325D">
          <w:rPr>
            <w:rFonts w:hint="eastAsia"/>
            <w:shd w:val="clear" w:color="auto" w:fill="FFFFFF"/>
          </w:rPr>
          <w:delInstrText xml:space="preserve"> 27.88% </w:delInstrText>
        </w:r>
        <w:r w:rsidR="00DC684C" w:rsidDel="001E325D">
          <w:rPr>
            <w:rFonts w:hint="eastAsia"/>
            <w:shd w:val="clear" w:color="auto" w:fill="FFFFFF"/>
          </w:rPr>
          <w:delInstrText>的减少。有趣的是，这种数量的减少伴随着剩余问题平均质量的显著提高。进一步分析表明，这些数量和质量的变化可以用两种机制来解释</w:delInstrText>
        </w:r>
        <w:r w:rsidR="00DC684C" w:rsidDel="001E325D">
          <w:rPr>
            <w:rFonts w:hint="eastAsia"/>
            <w:shd w:val="clear" w:color="auto" w:fill="FFFFFF"/>
          </w:rPr>
          <w:delInstrText xml:space="preserve">:(1) ChatGPT </w:delInstrText>
        </w:r>
        <w:r w:rsidR="00DC684C" w:rsidDel="001E325D">
          <w:rPr>
            <w:rFonts w:hint="eastAsia"/>
            <w:shd w:val="clear" w:color="auto" w:fill="FFFFFF"/>
          </w:rPr>
          <w:delInstrText>的不均衡替代，其中更简单、中等到低质量的问题更容易消失</w:delInstrText>
        </w:r>
        <w:r w:rsidR="00DC684C" w:rsidDel="001E325D">
          <w:rPr>
            <w:rFonts w:hint="eastAsia"/>
            <w:shd w:val="clear" w:color="auto" w:fill="FFFFFF"/>
          </w:rPr>
          <w:delInstrText xml:space="preserve">;(2) </w:delInstrText>
        </w:r>
        <w:r w:rsidR="00DC684C" w:rsidDel="001E325D">
          <w:rPr>
            <w:rFonts w:hint="eastAsia"/>
            <w:shd w:val="clear" w:color="auto" w:fill="FFFFFF"/>
          </w:rPr>
          <w:delInstrText>在考虑数量减少后直接提高质量，表明</w:delInstrText>
        </w:r>
        <w:r w:rsidR="00DC684C" w:rsidDel="001E325D">
          <w:rPr>
            <w:rFonts w:hint="eastAsia"/>
            <w:shd w:val="clear" w:color="auto" w:fill="FFFFFF"/>
          </w:rPr>
          <w:delInstrText xml:space="preserve"> ChatGPT </w:delInstrText>
        </w:r>
        <w:r w:rsidR="00DC684C" w:rsidDel="001E325D">
          <w:rPr>
            <w:rFonts w:hint="eastAsia"/>
            <w:shd w:val="clear" w:color="auto" w:fill="FFFFFF"/>
          </w:rPr>
          <w:delInstrText>帮助提供的时间和搜索成本节约对问题质量的改善具有积极外溢效应。进一步的异质性分析显示，这对缺乏经验的用户的问题数量和质量都有更强的影响</w:delInstrText>
        </w:r>
        <w:r w:rsidR="00DC684C" w:rsidDel="001E325D">
          <w:rPr>
            <w:rFonts w:hint="eastAsia"/>
            <w:shd w:val="clear" w:color="auto" w:fill="FFFFFF"/>
          </w:rPr>
          <w:delInstrText>;</w:delInstrText>
        </w:r>
        <w:r w:rsidR="00DC684C" w:rsidDel="001E325D">
          <w:rPr>
            <w:rFonts w:hint="eastAsia"/>
            <w:shd w:val="clear" w:color="auto" w:fill="FFFFFF"/>
          </w:rPr>
          <w:delInstrText>用户保留率和新用户获取率都显著下降</w:delInstrText>
        </w:r>
        <w:r w:rsidR="00DC684C" w:rsidDel="001E325D">
          <w:rPr>
            <w:rFonts w:hint="eastAsia"/>
            <w:shd w:val="clear" w:color="auto" w:fill="FFFFFF"/>
          </w:rPr>
          <w:delInstrText>;</w:delInstrText>
        </w:r>
        <w:r w:rsidR="00DC684C" w:rsidDel="001E325D">
          <w:rPr>
            <w:rFonts w:hint="eastAsia"/>
            <w:shd w:val="clear" w:color="auto" w:fill="FFFFFF"/>
          </w:rPr>
          <w:del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delInstrText>
        </w:r>
        <w:r w:rsidR="00DC684C" w:rsidDel="001E325D">
          <w:rPr>
            <w:rFonts w:hint="eastAsia"/>
            <w:shd w:val="clear" w:color="auto" w:fill="FFFFFF"/>
          </w:rPr>
          <w:delInstrText>;</w:delInstrText>
        </w:r>
        <w:r w:rsidR="00DC684C" w:rsidDel="001E325D">
          <w:rPr>
            <w:rFonts w:hint="eastAsia"/>
            <w:shd w:val="clear" w:color="auto" w:fill="FFFFFF"/>
          </w:rPr>
          <w:delInstrText>助理编辑陈建清。资金：薛建清获得上海金融经济大学中央大学基础研究基金的支持。王立军获得中国国家自然科学基金会的支持</w:delInstrText>
        </w:r>
        <w:r w:rsidR="00DC684C" w:rsidDel="001E325D">
          <w:rPr>
            <w:rFonts w:hint="eastAsia"/>
            <w:shd w:val="clear" w:color="auto" w:fill="FFFFFF"/>
          </w:rPr>
          <w:delInstrText xml:space="preserve"> [</w:delInstrText>
        </w:r>
        <w:r w:rsidR="00DC684C" w:rsidDel="001E325D">
          <w:rPr>
            <w:rFonts w:hint="eastAsia"/>
            <w:shd w:val="clear" w:color="auto" w:fill="FFFFFF"/>
          </w:rPr>
          <w:delInstrText>资助金额</w:delInstrText>
        </w:r>
        <w:r w:rsidR="00DC684C" w:rsidDel="001E325D">
          <w:rPr>
            <w:rFonts w:hint="eastAsia"/>
            <w:shd w:val="clear" w:color="auto" w:fill="FFFFFF"/>
          </w:rPr>
          <w:delInstrText xml:space="preserve"> 72301259]</w:delInstrText>
        </w:r>
        <w:r w:rsidR="00DC684C" w:rsidDel="001E325D">
          <w:rPr>
            <w:rFonts w:hint="eastAsia"/>
            <w:shd w:val="clear" w:color="auto" w:fill="FFFFFF"/>
          </w:rPr>
          <w:delInstrText>。李建清获得中国国家自然科学基础的支持</w:delInstrText>
        </w:r>
        <w:r w:rsidR="00DC684C" w:rsidDel="001E325D">
          <w:rPr>
            <w:rFonts w:hint="eastAsia"/>
            <w:shd w:val="clear" w:color="auto" w:fill="FFFFFF"/>
          </w:rPr>
          <w:delInstrText xml:space="preserve"> [</w:delInstrText>
        </w:r>
        <w:r w:rsidR="00DC684C" w:rsidDel="001E325D">
          <w:rPr>
            <w:rFonts w:hint="eastAsia"/>
            <w:shd w:val="clear" w:color="auto" w:fill="FFFFFF"/>
          </w:rPr>
          <w:delInstrText>资助金额</w:delInstrText>
        </w:r>
        <w:r w:rsidR="00DC684C" w:rsidDel="001E325D">
          <w:rPr>
            <w:rFonts w:hint="eastAsia"/>
            <w:shd w:val="clear" w:color="auto" w:fill="FFFFFF"/>
          </w:rPr>
          <w:delInstrText xml:space="preserve"> 72188101 </w:delInstrText>
        </w:r>
        <w:r w:rsidR="00DC684C" w:rsidDel="001E325D">
          <w:rPr>
            <w:rFonts w:hint="eastAsia"/>
            <w:shd w:val="clear" w:color="auto" w:fill="FFFFFF"/>
          </w:rPr>
          <w:delInstrText>和</w:delInstrText>
        </w:r>
        <w:r w:rsidR="00DC684C" w:rsidDel="001E325D">
          <w:rPr>
            <w:rFonts w:hint="eastAsia"/>
            <w:shd w:val="clear" w:color="auto" w:fill="FFFFFF"/>
          </w:rPr>
          <w:delInstrText xml:space="preserve"> 72595864]</w:delInstrText>
        </w:r>
        <w:r w:rsidR="00DC684C" w:rsidDel="001E325D">
          <w:rPr>
            <w:rFonts w:hint="eastAsia"/>
            <w:shd w:val="clear" w:color="auto" w:fill="FFFFFF"/>
          </w:rPr>
          <w:delInstrText>。补充资料：在线附录可访问</w:delInstrText>
        </w:r>
        <w:r w:rsidR="00DC684C" w:rsidDel="001E325D">
          <w:rPr>
            <w:rFonts w:hint="eastAsia"/>
            <w:shd w:val="clear" w:color="auto" w:fill="FFFFFF"/>
          </w:rPr>
          <w:delInstrText xml:space="preserve"> https://doi.org/10.1287/isre.2023.0561</w:delInstrText>
        </w:r>
        <w:r w:rsidR="00DC684C" w:rsidDel="001E325D">
          <w:rPr>
            <w:rFonts w:hint="eastAsia"/>
            <w:shd w:val="clear" w:color="auto" w:fill="FFFFFF"/>
          </w:rPr>
          <w:delInstrText>。</w:delInstrText>
        </w:r>
        <w:r w:rsidR="00DC684C" w:rsidDel="001E325D">
          <w:rPr>
            <w:rFonts w:hint="eastAsia"/>
            <w:shd w:val="clear" w:color="auto" w:fill="FFFFFF"/>
          </w:rPr>
          <w:delInstrText>","call-number":"1","container-title":"Information Systems Research","DOI"</w:delInstrText>
        </w:r>
        <w:r w:rsidR="00DC684C" w:rsidDel="001E325D">
          <w:rPr>
            <w:shd w:val="clear" w:color="auto" w:fill="FFFFFF"/>
          </w:rPr>
          <w:delInstrText>:"10.1287/isre.2023.0561","ISSN":"1047-7047","language":"en","note":"</w:delInstrText>
        </w:r>
        <w:r w:rsidR="00DC684C" w:rsidDel="001E325D">
          <w:rPr>
            <w:rFonts w:ascii="Apple Color Emoji" w:hAnsi="Apple Color Emoji" w:cs="Apple Color Emoji"/>
            <w:shd w:val="clear" w:color="auto" w:fill="FFFFFF"/>
          </w:rPr>
          <w:delInstrText>🏷️</w:delInstrText>
        </w:r>
        <w:r w:rsidR="00DC684C" w:rsidDel="001E325D">
          <w:rPr>
            <w:shd w:val="clear" w:color="auto" w:fill="FFFFFF"/>
          </w:rPr>
          <w:delInstrText xml:space="preserve"> /unread</w:delInstrText>
        </w:r>
        <w:r w:rsidR="00DC684C" w:rsidDel="001E325D">
          <w:rPr>
            <w:rFonts w:hint="eastAsia"/>
            <w:shd w:val="clear" w:color="auto" w:fill="FFFFFF"/>
          </w:rPr>
          <w:delInstrText>、</w:delInstrText>
        </w:r>
        <w:r w:rsidR="00DC684C" w:rsidDel="001E325D">
          <w:rPr>
            <w:shd w:val="clear" w:color="auto" w:fill="FFFFFF"/>
          </w:rPr>
          <w:delInstrText>generative AI</w:delInstrText>
        </w:r>
        <w:r w:rsidR="00DC684C" w:rsidDel="001E325D">
          <w:rPr>
            <w:rFonts w:hint="eastAsia"/>
            <w:shd w:val="clear" w:color="auto" w:fill="FFFFFF"/>
          </w:rPr>
          <w:delInstrText>、</w:delInstrText>
        </w:r>
        <w:r w:rsidR="00DC684C" w:rsidDel="001E325D">
          <w:rPr>
            <w:shd w:val="clear" w:color="auto" w:fill="FFFFFF"/>
          </w:rPr>
          <w:delInstrText>large language models</w:delInstrText>
        </w:r>
        <w:r w:rsidR="00DC684C" w:rsidDel="001E325D">
          <w:rPr>
            <w:rFonts w:hint="eastAsia"/>
            <w:shd w:val="clear" w:color="auto" w:fill="FFFFFF"/>
          </w:rPr>
          <w:delInstrText>、</w:delInstrText>
        </w:r>
        <w:r w:rsidR="00DC684C" w:rsidDel="001E325D">
          <w:rPr>
            <w:shd w:val="clear" w:color="auto" w:fill="FFFFFF"/>
          </w:rPr>
          <w:delInstrText>ChatGPT</w:delInstrText>
        </w:r>
        <w:r w:rsidR="00DC684C" w:rsidDel="001E325D">
          <w:rPr>
            <w:rFonts w:hint="eastAsia"/>
            <w:shd w:val="clear" w:color="auto" w:fill="FFFFFF"/>
          </w:rPr>
          <w:delInstrText>、</w:delInstrText>
        </w:r>
        <w:r w:rsidR="00DC684C" w:rsidDel="001E325D">
          <w:rPr>
            <w:shd w:val="clear" w:color="auto" w:fill="FFFFFF"/>
          </w:rPr>
          <w:delInstrText>Q&amp;A platform</w:delInstrText>
        </w:r>
        <w:r w:rsidR="00DC684C" w:rsidDel="001E325D">
          <w:rPr>
            <w:rFonts w:hint="eastAsia"/>
            <w:shd w:val="clear" w:color="auto" w:fill="FFFFFF"/>
          </w:rPr>
          <w:delInstrText>、</w:delInstrText>
        </w:r>
        <w:r w:rsidR="00DC684C" w:rsidDel="001E325D">
          <w:rPr>
            <w:shd w:val="clear" w:color="auto" w:fill="FFFFFF"/>
          </w:rPr>
          <w:del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delInstrText>
        </w:r>
      </w:del>
      <w:ins w:id="115" w:author="Dylan CHEN" w:date="2026-08-28T22:42:00Z" w16du:dateUtc="2026-08-28T14:42:00Z">
        <w:del w:id="116" w:author="Prof. LIU Ben" w:date="2026-08-30T02:46:00Z" w16du:dateUtc="2026-08-29T18:46:00Z">
          <w:r w:rsidR="002E37FE" w:rsidRPr="0022223D" w:rsidDel="001E325D">
            <w:rPr>
              <w:shd w:val="clear" w:color="auto" w:fill="FFFFFF"/>
            </w:rPr>
            <w:fldChar w:fldCharType="separate"/>
          </w:r>
          <w:r w:rsidR="002E37FE" w:rsidDel="001E325D">
            <w:delText>(Burtch et al. 2024; Quinn &amp; Gutt 2025; del Rio-Chanona et al. 2024; Sanatizadeh et al. 2025; Xue et al. 2026)</w:delText>
          </w:r>
          <w:r w:rsidR="002E37FE" w:rsidRPr="0022223D" w:rsidDel="001E325D">
            <w:rPr>
              <w:shd w:val="clear" w:color="auto" w:fill="FFFFFF"/>
            </w:rPr>
            <w:fldChar w:fldCharType="end"/>
          </w:r>
        </w:del>
      </w:ins>
      <w:del w:id="117" w:author="Prof. LIU Ben" w:date="2026-08-30T02:46:00Z" w16du:dateUtc="2026-08-29T18:46:00Z">
        <w:r w:rsidRPr="000B36F7" w:rsidDel="001E325D">
          <w:delText>(del Rio-Chanona et al. 2024; Sanatizadeh et al. 2025). This logic is coherent, and it fits the aggregate declines observed after ChatGPT</w:delText>
        </w:r>
        <w:r w:rsidDel="001E325D">
          <w:delText>’</w:delText>
        </w:r>
        <w:r w:rsidRPr="000B36F7" w:rsidDel="001E325D">
          <w:delText xml:space="preserve">s release. However, it was developed on external GenAI, and it can predict only decline. It offers no route by which the arrival of an AI answer could lead a human to contribute more. </w:delText>
        </w:r>
        <w:r w:rsidR="007232A8" w:rsidDel="001E325D">
          <w:fldChar w:fldCharType="begin"/>
        </w:r>
        <w:r w:rsidR="00DC684C" w:rsidDel="001E325D">
          <w:delInstrText xml:space="preserve"> ADDIN ZOTERO_ITEM CSL_CITATION {"citationID":"M5ifby9J","properties":{"unsorted":false,"formattedCitation":"(Su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particip</w:delInstrText>
        </w:r>
        <w:r w:rsidR="00DC684C" w:rsidDel="001E325D">
          <w:rPr>
            <w:rFonts w:hint="eastAsia"/>
          </w:rPr>
          <w:delInstrText xml:space="preserve">ation in knowledge generation and dissemination, adding to the burgeoning body of work on how generative AI influences human knowledge sharing.  </w:delInstrText>
        </w:r>
        <w:r w:rsidR="00DC684C" w:rsidDel="001E325D">
          <w:rPr>
            <w:rFonts w:hint="eastAsia"/>
          </w:rPr>
          <w:delInstrText>生成式人工智能（</w:delInstrText>
        </w:r>
        <w:r w:rsidR="00DC684C" w:rsidDel="001E325D">
          <w:rPr>
            <w:rFonts w:hint="eastAsia"/>
          </w:rPr>
          <w:delInstrText>GI</w:delInstrText>
        </w:r>
        <w:r w:rsidR="00DC684C" w:rsidDel="001E325D">
          <w:rPr>
            <w:rFonts w:hint="eastAsia"/>
          </w:rPr>
          <w:del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delInstrText>
        </w:r>
        <w:r w:rsidR="00DC684C" w:rsidDel="001E325D">
          <w:rPr>
            <w:rFonts w:hint="eastAsia"/>
          </w:rPr>
          <w:delInstrText xml:space="preserve"> </w:delInstrText>
        </w:r>
        <w:r w:rsidR="00DC684C" w:rsidDel="001E325D">
          <w:rPr>
            <w:rFonts w:hint="eastAsia"/>
          </w:rPr>
          <w:delInstrText>我们的研究突显了整合生成式人工智能以激励人类参与知识创造和传播的潜力，进一步丰富了关于生成式人工智能如何影响人类知识共享的研究成果。</w:delInstrText>
        </w:r>
        <w:r w:rsidR="00DC684C" w:rsidDel="001E325D">
          <w:rPr>
            <w:rFonts w:hint="eastAsia"/>
          </w:rPr>
          <w:delInstrText xml:space="preserve">","archive_location":"6 </w:delInstrText>
        </w:r>
        <w:r w:rsidR="00DC684C" w:rsidDel="001E325D">
          <w:rPr>
            <w:rFonts w:ascii="Apple Color Emoji" w:hAnsi="Apple Color Emoji" w:cs="Apple Color Emoji"/>
          </w:rPr>
          <w:delInstrText>📊</w:delInstrText>
        </w:r>
        <w:r w:rsidR="00DC684C" w:rsidDel="001E325D">
          <w:rPr>
            <w:rFonts w:hint="eastAsia"/>
          </w:rPr>
          <w:delInstrText>","DOI":"10.2139/ssrn.4628786","genre":"SS</w:delInstrText>
        </w:r>
        <w:r w:rsidR="00DC684C" w:rsidDel="001E325D">
          <w:delInstrText>RN Scholarly Paper","language":"en","note":"</w:delInstrText>
        </w:r>
        <w:r w:rsidR="00DC684C" w:rsidDel="001E325D">
          <w:rPr>
            <w:rFonts w:ascii="Apple Color Emoji" w:hAnsi="Apple Color Emoji" w:cs="Apple Color Emoji"/>
          </w:rPr>
          <w:delInstrText>🏷️</w:delInstrText>
        </w:r>
        <w:r w:rsidR="00DC684C" w:rsidDel="001E325D">
          <w:delInstrText xml:space="preserve"> /reading</w:delInstrText>
        </w:r>
        <w:r w:rsidR="00DC684C" w:rsidDel="001E325D">
          <w:rPr>
            <w:rFonts w:hint="eastAsia"/>
          </w:rPr>
          <w:delInstrText>、</w:delInstrText>
        </w:r>
        <w:r w:rsidR="00DC684C" w:rsidDel="001E325D">
          <w:delInstrText>generative AI</w:delInstrText>
        </w:r>
        <w:r w:rsidR="00DC684C" w:rsidDel="001E325D">
          <w:rPr>
            <w:rFonts w:hint="eastAsia"/>
          </w:rPr>
          <w:delInstrText>、</w:delInstrText>
        </w:r>
        <w:r w:rsidR="00DC684C" w:rsidDel="001E325D">
          <w:delInstrText>natural experiment</w:delInstrText>
        </w:r>
        <w:r w:rsidR="00DC684C" w:rsidDel="001E325D">
          <w:rPr>
            <w:rFonts w:hint="eastAsia"/>
          </w:rPr>
          <w:delInstrText>、</w:delInstrText>
        </w:r>
        <w:r w:rsidR="00DC684C" w:rsidDel="001E325D">
          <w:delInstrText>knowledge sharing</w:delInstrText>
        </w:r>
        <w:r w:rsidR="00DC684C" w:rsidDel="001E325D">
          <w:rPr>
            <w:rFonts w:hint="eastAsia"/>
          </w:rPr>
          <w:delInstrText>、</w:delInstrText>
        </w:r>
        <w:r w:rsidR="00DC684C" w:rsidDel="001E325D">
          <w:delInstrText>Q&amp;A platform</w:delInstrText>
        </w:r>
        <w:r w:rsidR="00DC684C" w:rsidDel="001E325D">
          <w:rPr>
            <w:rFonts w:hint="eastAsia"/>
          </w:rPr>
          <w:delInstrText>、</w:delInstrText>
        </w:r>
        <w:r w:rsidR="00DC684C" w:rsidDel="001E325D">
          <w:delInstrText>randomized experiment</w:delInstrText>
        </w:r>
        <w:r w:rsidR="00DC684C" w:rsidDel="001E325D">
          <w:rPr>
            <w:rFonts w:hint="eastAsia"/>
          </w:rPr>
          <w:delInstrText>、</w:delInstrText>
        </w:r>
        <w:r w:rsidR="00DC684C" w:rsidDel="001E325D">
          <w:delInstrText>AI-human interaction</w:delInstrText>
        </w:r>
        <w:r w:rsidR="00DC684C" w:rsidDel="001E325D">
          <w:rPr>
            <w:rFonts w:hint="eastAsia"/>
          </w:rPr>
          <w:delInstrText>、</w:delInstrText>
        </w:r>
        <w:r w:rsidR="00DC684C" w:rsidDel="001E325D">
          <w:rPr>
            <w:rFonts w:ascii="Apple Color Emoji" w:hAnsi="Apple Color Emoji" w:cs="Apple Color Emoji"/>
          </w:rPr>
          <w:delInstrText>🤖️</w:delInstrText>
        </w:r>
        <w:r w:rsidR="00DC684C" w:rsidDel="001E325D">
          <w:del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delInstrText>
        </w:r>
        <w:r w:rsidR="007232A8" w:rsidDel="001E325D">
          <w:fldChar w:fldCharType="separate"/>
        </w:r>
        <w:r w:rsidR="007232A8" w:rsidDel="001E325D">
          <w:rPr>
            <w:noProof/>
          </w:rPr>
          <w:delText xml:space="preserve">(Su et al. </w:delText>
        </w:r>
      </w:del>
      <w:ins w:id="118" w:author="Dylan CHEN" w:date="2026-08-27T15:36:00Z" w16du:dateUtc="2026-08-27T07:36:00Z">
        <w:del w:id="119" w:author="Prof. LIU Ben" w:date="2026-08-30T02:46:00Z" w16du:dateUtc="2026-08-29T18:46:00Z">
          <w:r w:rsidR="007232A8" w:rsidDel="001E325D">
            <w:rPr>
              <w:rFonts w:hint="eastAsia"/>
              <w:noProof/>
            </w:rPr>
            <w:delText>(</w:delText>
          </w:r>
        </w:del>
      </w:ins>
      <w:del w:id="120" w:author="Prof. LIU Ben" w:date="2026-08-30T02:46:00Z" w16du:dateUtc="2026-08-29T18:46:00Z">
        <w:r w:rsidR="007232A8" w:rsidDel="001E325D">
          <w:rPr>
            <w:noProof/>
          </w:rPr>
          <w:delText>2025)</w:delText>
        </w:r>
        <w:r w:rsidR="007232A8" w:rsidDel="001E325D">
          <w:fldChar w:fldCharType="end"/>
        </w:r>
        <w:r w:rsidRPr="000B36F7" w:rsidDel="001E325D">
          <w:delText xml:space="preserve">Su et al. (2025), by contrast, </w:delText>
        </w:r>
        <w:r w:rsidDel="001E325D">
          <w:rPr>
            <w:rFonts w:hint="eastAsia"/>
          </w:rPr>
          <w:delText>investigate</w:delText>
        </w:r>
        <w:r w:rsidRPr="000B36F7" w:rsidDel="001E325D">
          <w:delText xml:space="preserve"> an internal</w:delText>
        </w:r>
        <w:r w:rsidDel="001E325D">
          <w:rPr>
            <w:rFonts w:hint="eastAsia"/>
          </w:rPr>
          <w:delText xml:space="preserve"> Gen</w:delText>
        </w:r>
        <w:r w:rsidRPr="000B36F7" w:rsidDel="001E325D">
          <w:delText>AI answerer, the same class of intervention we examine, and find that human contributions rose in both number and length. The</w:delText>
        </w:r>
        <w:r w:rsidDel="001E325D">
          <w:rPr>
            <w:rFonts w:hint="eastAsia"/>
          </w:rPr>
          <w:delText xml:space="preserve"> prevailing</w:delText>
        </w:r>
        <w:r w:rsidRPr="000B36F7" w:rsidDel="001E325D">
          <w:delText xml:space="preserve"> logic and the one internal precedent thus disagree, and neither the external-tool literature nor a single internal study </w:delText>
        </w:r>
        <w:r w:rsidDel="001E325D">
          <w:rPr>
            <w:rFonts w:hint="eastAsia"/>
          </w:rPr>
          <w:delText>provides</w:delText>
        </w:r>
        <w:r w:rsidRPr="000B36F7" w:rsidDel="001E325D">
          <w:delText xml:space="preserve"> a framework that explains when each outcome should occur.</w:delText>
        </w:r>
      </w:del>
    </w:p>
    <w:p w14:paraId="29B23F23" w14:textId="6DA00084" w:rsidR="00B369E9" w:rsidRPr="00D2526D" w:rsidDel="001E325D" w:rsidRDefault="00B369E9" w:rsidP="00D2526D">
      <w:pPr>
        <w:pStyle w:val="Paragraph0"/>
        <w:rPr>
          <w:del w:id="121" w:author="Prof. LIU Ben" w:date="2026-08-30T02:46:00Z" w16du:dateUtc="2026-08-29T18:46:00Z"/>
        </w:rPr>
      </w:pPr>
      <w:del w:id="122" w:author="Prof. LIU Ben" w:date="2026-08-30T02:46:00Z" w16du:dateUtc="2026-08-29T18:46:00Z">
        <w:r w:rsidRPr="00D2526D" w:rsidDel="001E325D">
          <w:delText xml:space="preserve">We therefore ask how a labeled, platform-provided AI </w:delText>
        </w:r>
        <w:r w:rsidDel="001E325D">
          <w:rPr>
            <w:rFonts w:hint="eastAsia"/>
          </w:rPr>
          <w:delText>answer</w:delText>
        </w:r>
        <w:r w:rsidRPr="00D2526D" w:rsidDel="001E325D">
          <w:delText xml:space="preserve"> affects human contribution. We separate this into two concrete decisions. First, does a contributor choose to answer a question the AI has already addressed, which we call the </w:delText>
        </w:r>
        <w:r w:rsidDel="001E325D">
          <w:delText>“</w:delText>
        </w:r>
        <w:r w:rsidRPr="00D2526D" w:rsidDel="001E325D">
          <w:delText>entry</w:delText>
        </w:r>
        <w:r w:rsidDel="001E325D">
          <w:delText>”</w:delText>
        </w:r>
        <w:r w:rsidRPr="00D2526D" w:rsidDel="001E325D">
          <w:delText xml:space="preserve"> decision? Second, </w:delText>
        </w:r>
        <w:r w:rsidDel="001E325D">
          <w:rPr>
            <w:rFonts w:hint="eastAsia"/>
          </w:rPr>
          <w:delText>after a user decides to</w:delText>
        </w:r>
        <w:r w:rsidRPr="00D2526D" w:rsidDel="001E325D">
          <w:delText xml:space="preserve"> answer, how much effort does the contributor invest, which we call the </w:delText>
        </w:r>
        <w:r w:rsidDel="001E325D">
          <w:delText>“</w:delText>
        </w:r>
        <w:r w:rsidRPr="00D2526D" w:rsidDel="001E325D">
          <w:delText>quality</w:delText>
        </w:r>
        <w:r w:rsidDel="001E325D">
          <w:delText>”</w:delText>
        </w:r>
        <w:r w:rsidRPr="00D2526D" w:rsidDel="001E325D">
          <w:delText xml:space="preserve"> decision? We use the labels entry and quality throughout.</w:delText>
        </w:r>
      </w:del>
    </w:p>
    <w:p w14:paraId="362CF33D" w14:textId="04D796C9" w:rsidR="00B369E9" w:rsidRPr="00D2526D" w:rsidDel="001E325D" w:rsidRDefault="00B369E9" w:rsidP="00D2526D">
      <w:pPr>
        <w:pStyle w:val="Paragraph0"/>
        <w:rPr>
          <w:del w:id="123" w:author="Prof. LIU Ben" w:date="2026-08-30T02:46:00Z" w16du:dateUtc="2026-08-29T18:46:00Z"/>
        </w:rPr>
      </w:pPr>
      <w:del w:id="124" w:author="Prof. LIU Ben" w:date="2026-08-30T02:46:00Z" w16du:dateUtc="2026-08-29T18:46:00Z">
        <w:r w:rsidRPr="00D2526D" w:rsidDel="001E325D">
          <w:delText xml:space="preserve">Our central argument is that the effect of an AI answer cannot be summarized by a single quantity, because the presence of an AI answer is not a single condition. We adopt a competition lens </w:delText>
        </w:r>
      </w:del>
      <w:ins w:id="125" w:author="Dylan CHEN" w:date="2026-08-28T23:25:00Z" w16du:dateUtc="2026-08-28T15:25:00Z">
        <w:del w:id="126" w:author="Prof. LIU Ben" w:date="2026-08-30T02:46:00Z" w16du:dateUtc="2026-08-29T18:46:00Z">
          <w:r w:rsidR="00C93011" w:rsidDel="001E325D">
            <w:fldChar w:fldCharType="begin"/>
          </w:r>
          <w:r w:rsidR="00C93011" w:rsidDel="001E325D">
            <w:delInstrText xml:space="preserve"> ADDIN ZOTERO_ITEM CSL_CITATION {"citationID":"8d4SQ8y9","properties":{"unsorted":false,"formattedCitation":"(Chen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delInstrText>
          </w:r>
          <w:r w:rsidR="00C93011" w:rsidDel="001E325D">
            <w:rPr>
              <w:rFonts w:hint="eastAsia"/>
            </w:rPr>
            <w:delInstrText>hree factors: relative scale, rival's attack volume, and rival's capability to contest. Our results provide a new avenue for studying competitors and the relationship between competitor analysis and interfirm rivalry.</w:delInstrText>
          </w:r>
          <w:r w:rsidR="00C93011" w:rsidDel="001E325D">
            <w:rPr>
              <w:rFonts w:hint="eastAsia"/>
            </w:rPr>
            <w:delInstrText>本文研究竞争紧张度，即目标企业与其特定竞争对手之间的紧张关系，这种紧张关系可能导致目标企业采取行动对抗竞争对手。基于认知</w:delInstrText>
          </w:r>
          <w:r w:rsidR="00C93011" w:rsidDel="001E325D">
            <w:rPr>
              <w:rFonts w:hint="eastAsia"/>
            </w:rPr>
            <w:delInstrText>-</w:delInstrText>
          </w:r>
          <w:r w:rsidR="00C93011" w:rsidDel="001E325D">
            <w:rPr>
              <w:rFonts w:hint="eastAsia"/>
            </w:rPr>
            <w:delInstrText>动机</w:delInstrText>
          </w:r>
          <w:r w:rsidR="00C93011" w:rsidDel="001E325D">
            <w:rPr>
              <w:rFonts w:hint="eastAsia"/>
            </w:rPr>
            <w:delInstrText>-</w:delInstrText>
          </w:r>
          <w:r w:rsidR="00C93011" w:rsidDel="001E325D">
            <w:rPr>
              <w:rFonts w:hint="eastAsia"/>
            </w:rPr>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00C93011" w:rsidDel="001E325D">
            <w:rPr>
              <w:rFonts w:hint="eastAsia"/>
            </w:rPr>
            <w:delInstrText xml:space="preserve">","archive_location":"491 </w:delInstrText>
          </w:r>
          <w:r w:rsidR="00C93011" w:rsidDel="001E325D">
            <w:rPr>
              <w:rFonts w:ascii="Apple Color Emoji" w:hAnsi="Apple Color Emoji" w:cs="Apple Color Emoji"/>
            </w:rPr>
            <w:delInstrText>📊</w:delInstrText>
          </w:r>
          <w:r w:rsidR="00C93011" w:rsidDel="001E325D">
            <w:rPr>
              <w:rFonts w:hint="eastAsia"/>
            </w:rPr>
            <w:delInstrText>","call-number":"1","container-title":"Academy of Management Journal","DOI"</w:delInstrText>
          </w:r>
          <w:r w:rsidR="00C93011" w:rsidDel="001E325D">
            <w:delInstrText>:"10.5465/amj.2007.24162081","ISSN":"0001-4273","issue":"1","journalAbbreviation":"AMJ","language":"en","note":"</w:delInstrText>
          </w:r>
          <w:r w:rsidR="00C93011" w:rsidDel="001E325D">
            <w:rPr>
              <w:rFonts w:ascii="Apple Color Emoji" w:hAnsi="Apple Color Emoji" w:cs="Apple Color Emoji"/>
            </w:rPr>
            <w:delInstrText>🏷️</w:delInstrText>
          </w:r>
          <w:r w:rsidR="00C93011" w:rsidDel="001E325D">
            <w:delInstrText xml:space="preserve"> /unread</w:delInstrText>
          </w:r>
          <w:r w:rsidR="00C93011" w:rsidDel="001E325D">
            <w:rPr>
              <w:rFonts w:hint="eastAsia"/>
            </w:rPr>
            <w:delInstrText>、</w:delInstrText>
          </w:r>
          <w:r w:rsidR="00C93011" w:rsidDel="001E325D">
            <w:delInstrText>COMPETITION</w:delInstrText>
          </w:r>
          <w:r w:rsidR="00C93011" w:rsidDel="001E325D">
            <w:rPr>
              <w:rFonts w:hint="eastAsia"/>
            </w:rPr>
            <w:delInstrText>、</w:delInstrText>
          </w:r>
          <w:r w:rsidR="00C93011" w:rsidDel="001E325D">
            <w:delInstrText>MANAGEMENT</w:delInstrText>
          </w:r>
          <w:r w:rsidR="00C93011" w:rsidDel="001E325D">
            <w:rPr>
              <w:rFonts w:hint="eastAsia"/>
            </w:rPr>
            <w:delInstrText>、</w:delInstrText>
          </w:r>
          <w:r w:rsidR="00C93011" w:rsidDel="001E325D">
            <w:delInstrText>BUSINESS enterprises</w:delInstrText>
          </w:r>
          <w:r w:rsidR="00C93011" w:rsidDel="001E325D">
            <w:rPr>
              <w:rFonts w:hint="eastAsia"/>
            </w:rPr>
            <w:delInstrText>、</w:delInstrText>
          </w:r>
          <w:r w:rsidR="00C93011" w:rsidDel="001E325D">
            <w:delInstrText>COMMERCE</w:delInstrText>
          </w:r>
          <w:r w:rsidR="00C93011" w:rsidDel="001E325D">
            <w:rPr>
              <w:rFonts w:hint="eastAsia"/>
            </w:rPr>
            <w:delInstrText>、</w:delInstrText>
          </w:r>
          <w:r w:rsidR="00C93011" w:rsidDel="001E325D">
            <w:delInstrText>DATA analysis</w:delInstrText>
          </w:r>
          <w:r w:rsidR="00C93011" w:rsidDel="001E325D">
            <w:rPr>
              <w:rFonts w:hint="eastAsia"/>
            </w:rPr>
            <w:delInstrText>、</w:delInstrText>
          </w:r>
          <w:r w:rsidR="00C93011" w:rsidDel="001E325D">
            <w:delInstrText>MOTIVATION (Psychology)</w:delInstrText>
          </w:r>
          <w:r w:rsidR="00C93011" w:rsidDel="001E325D">
            <w:rPr>
              <w:rFonts w:hint="eastAsia"/>
            </w:rPr>
            <w:delInstrText>、</w:delInstrText>
          </w:r>
          <w:r w:rsidR="00C93011" w:rsidDel="001E325D">
            <w:del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delInstrText>
          </w:r>
          <w:r w:rsidR="00C93011" w:rsidDel="001E325D">
            <w:rPr>
              <w:rFonts w:hint="eastAsia"/>
            </w:rPr>
            <w:delInstrText>—</w:delInstrText>
          </w:r>
          <w:r w:rsidR="00C93011" w:rsidDel="001E325D">
            <w:del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C93011" w:rsidDel="001E325D">
            <w:rPr>
              <w:rFonts w:ascii="Apple Color Emoji" w:hAnsi="Apple Color Emoji" w:cs="Apple Color Emoji"/>
            </w:rPr>
            <w:delInstrText>📊</w:delInstrText>
          </w:r>
          <w:r w:rsidR="00C93011" w:rsidDel="001E325D">
            <w:delInstrText>","call-number":"3","container-title":"Asia Pacific Journal of Management","DOI":"10.1007/s10490-008-9110-7","ISSN":"1572-9958","issue":"1","journalAbbreviation":"Asia Pac J Manag","language":"en","note":"</w:delInstrText>
          </w:r>
          <w:r w:rsidR="00C93011" w:rsidDel="001E325D">
            <w:rPr>
              <w:rFonts w:ascii="Apple Color Emoji" w:hAnsi="Apple Color Emoji" w:cs="Apple Color Emoji"/>
            </w:rPr>
            <w:delInstrText>🏷️</w:delInstrText>
          </w:r>
          <w:r w:rsidR="00C93011" w:rsidDel="001E325D">
            <w:delInstrText xml:space="preserve"> /reading</w:delInstrText>
          </w:r>
          <w:r w:rsidR="00C93011" w:rsidDel="001E325D">
            <w:rPr>
              <w:rFonts w:hint="eastAsia"/>
            </w:rPr>
            <w:delInstrText>、</w:delInstrText>
          </w:r>
          <w:r w:rsidR="00C93011" w:rsidDel="001E325D">
            <w:delInstrText>Research</w:delInstrText>
          </w:r>
          <w:r w:rsidR="00C93011" w:rsidDel="001E325D">
            <w:rPr>
              <w:rFonts w:hint="eastAsia"/>
            </w:rPr>
            <w:delInstrText>、</w:delInstrText>
          </w:r>
          <w:r w:rsidR="00C93011" w:rsidDel="001E325D">
            <w:rPr>
              <w:rFonts w:ascii="Apple Color Emoji" w:hAnsi="Apple Color Emoji" w:cs="Apple Color Emoji"/>
            </w:rPr>
            <w:delInstrText>🤖️</w:delInstrText>
          </w:r>
          <w:r w:rsidR="00C93011" w:rsidDel="001E325D">
            <w:rPr>
              <w:rFonts w:hint="eastAsia"/>
            </w:rPr>
            <w:delInstrText>、</w:delInstrText>
          </w:r>
          <w:r w:rsidR="00C93011" w:rsidDel="001E325D">
            <w:delInstrText>Competitive dynamics</w:delInstrText>
          </w:r>
          <w:r w:rsidR="00C93011" w:rsidDel="001E325D">
            <w:rPr>
              <w:rFonts w:hint="eastAsia"/>
            </w:rPr>
            <w:delInstrText>、</w:delInstrText>
          </w:r>
          <w:r w:rsidR="00C93011" w:rsidDel="001E325D">
            <w:delInstrText>Publishing</w:delInstrText>
          </w:r>
          <w:r w:rsidR="00C93011" w:rsidDel="001E325D">
            <w:rPr>
              <w:rFonts w:hint="eastAsia"/>
            </w:rPr>
            <w:delInstrText>、</w:delInstrText>
          </w:r>
          <w:r w:rsidR="00C93011" w:rsidDel="001E325D">
            <w:delInstrText>Strategic</w:delInstrText>
          </w:r>
          <w:r w:rsidR="00C93011" w:rsidDel="001E325D">
            <w:rPr>
              <w:rFonts w:hint="eastAsia"/>
            </w:rPr>
            <w:delInstrText xml:space="preserve"> management</w:delInstrText>
          </w:r>
          <w:r w:rsidR="00C93011" w:rsidDel="001E325D">
            <w:rPr>
              <w:rFonts w:hint="eastAsia"/>
            </w:rPr>
            <w:delInstrText>、</w:delInstrText>
          </w:r>
          <w:r w:rsidR="00C93011" w:rsidDel="001E325D">
            <w:rPr>
              <w:rFonts w:hint="eastAsia"/>
            </w:rPr>
            <w:delInstrText>U.S.-based journal","page":"5-25","source":"9.7 (Q1)","title":"Competitive dynamics research: An insider</w:delInstrText>
          </w:r>
          <w:r w:rsidR="00C93011" w:rsidDel="001E325D">
            <w:rPr>
              <w:rFonts w:hint="eastAsia"/>
            </w:rPr>
            <w:delInstrText>’</w:delInstrText>
          </w:r>
          <w:r w:rsidR="00C93011" w:rsidDel="001E325D">
            <w:rPr>
              <w:rFonts w:hint="eastAsia"/>
            </w:rPr>
            <w:delInstrText>s odyssey","title-short":"Competitive dynamics research","URL":"https://doi.org/10.1007/s10490-008-9110-7","volume":"26","author":[{"famil</w:delInstrText>
          </w:r>
          <w:r w:rsidR="00C93011" w:rsidDel="001E325D">
            <w:delInstrText xml:space="preserve">y":"Chen","given":"Ming-Jer"}],"accessed":{"date-parts":[["2026",7,27]]},"issued":{"date-parts":[["2009",3,1]]}}}],"schema":"https://github.com/citation-style-language/schema/raw/master/csl-citation.json"} </w:delInstrText>
          </w:r>
          <w:r w:rsidR="00C93011" w:rsidDel="001E325D">
            <w:fldChar w:fldCharType="separate"/>
          </w:r>
          <w:r w:rsidR="00C93011" w:rsidDel="001E325D">
            <w:rPr>
              <w:noProof/>
            </w:rPr>
            <w:delText>(Chen et al. 2007; Chen 2009)</w:delText>
          </w:r>
          <w:r w:rsidR="00C93011" w:rsidDel="001E325D">
            <w:fldChar w:fldCharType="end"/>
          </w:r>
        </w:del>
      </w:ins>
      <w:del w:id="127" w:author="Prof. LIU Ben" w:date="2026-08-30T02:46:00Z" w16du:dateUtc="2026-08-29T18:46:00Z">
        <w:r w:rsidRPr="00D2526D" w:rsidDel="001E325D">
          <w:delText xml:space="preserve">(Chen et al. 2007; Chen 2009), under which contributors respond to the AI answer as they would to any rival contribution, and we draw on dual-process theory, specifically the distinction between fast and slow systems of thinking </w:delText>
        </w:r>
      </w:del>
      <w:ins w:id="128" w:author="Dylan CHEN" w:date="2026-08-28T23:25:00Z" w16du:dateUtc="2026-08-28T15:25:00Z">
        <w:del w:id="129" w:author="Prof. LIU Ben" w:date="2026-08-30T02:46:00Z" w16du:dateUtc="2026-08-29T18:46:00Z">
          <w:r w:rsidR="00C93011" w:rsidDel="001E325D">
            <w:fldChar w:fldCharType="begin"/>
          </w:r>
          <w:r w:rsidR="00C93011" w:rsidDel="001E325D">
            <w:delInstrText xml:space="preserve"> ADDIN ZOTERO_ITEM CSL_CITATION {"citationID":"HbqYHzJe","properties":{"unsorted":false,"formattedCitation":"(Evans &amp; Stanovich 2013; Kahneman 2003, 2011)","plainCitation":"(Evans &amp; Stanovich 2013; Kahneman 2003, 2011)","noteIndex":0},"citationItems":[{"i</w:delInstrText>
          </w:r>
          <w:r w:rsidR="00C93011" w:rsidDel="001E325D">
            <w:rPr>
              <w:rFonts w:hint="eastAsia"/>
            </w:rPr>
            <w:delInstrText>d":167162,"uris":["http://zotero.org/users/8905122/items/MLPZAYYR"],"itemData":{"id":167162,"type":"article-journal","abstract":"</w:delInstrText>
          </w:r>
          <w:r w:rsidR="00C93011" w:rsidDel="001E325D">
            <w:rPr>
              <w:rFonts w:hint="eastAsia"/>
            </w:rPr>
            <w:delInstrText>抽象的</w:delInstrText>
          </w:r>
          <w:r w:rsidR="00C93011" w:rsidDel="001E325D">
            <w:rPr>
              <w:rFonts w:hint="eastAsia"/>
            </w:rPr>
            <w:delInstrText>Dual-process and dual-system theories in both cognitive and social psychology have been subjected to a number of recently p</w:delInstrText>
          </w:r>
          <w:r w:rsidR="00C93011" w:rsidDel="001E325D">
            <w:del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delInstrText>
          </w:r>
          <w:r w:rsidR="00C93011" w:rsidDel="001E325D">
            <w:rPr>
              <w:rFonts w:hint="eastAsia"/>
            </w:rPr>
            <w:delInstrText xml:space="preserve"> memory.</w:delInstrText>
          </w:r>
          <w:r w:rsidR="00C93011" w:rsidDel="001E325D">
            <w:rPr>
              <w:rFonts w:hint="eastAsia"/>
            </w:rPr>
            <w:del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delInstrText>
          </w:r>
          <w:r w:rsidR="00C93011" w:rsidDel="001E325D">
            <w:rPr>
              <w:rFonts w:hint="eastAsia"/>
            </w:rPr>
            <w:delInstrText>1</w:delInstrText>
          </w:r>
          <w:r w:rsidR="00C93011" w:rsidDel="001E325D">
            <w:rPr>
              <w:rFonts w:hint="eastAsia"/>
            </w:rPr>
            <w:delInstrText>）默认产生默认反应，除非受到独特的、更高阶的推理加工（类型</w:delInstrText>
          </w:r>
          <w:r w:rsidR="00C93011" w:rsidDel="001E325D">
            <w:rPr>
              <w:rFonts w:hint="eastAsia"/>
            </w:rPr>
            <w:delInstrText>2</w:delInstrText>
          </w:r>
          <w:r w:rsidR="00C93011" w:rsidDel="001E325D">
            <w:rPr>
              <w:rFonts w:hint="eastAsia"/>
            </w:rPr>
            <w:delInstrText>）的干预。二者的区别在于，类型</w:delInstrText>
          </w:r>
          <w:r w:rsidR="00C93011" w:rsidDel="001E325D">
            <w:rPr>
              <w:rFonts w:hint="eastAsia"/>
            </w:rPr>
            <w:delInstrText>2</w:delInstrText>
          </w:r>
          <w:r w:rsidR="00C93011" w:rsidDel="001E325D">
            <w:rPr>
              <w:rFonts w:hint="eastAsia"/>
            </w:rPr>
            <w:delInstrText>加工支持假设性思维，并且会大量占用工作记忆。</w:delInstrText>
          </w:r>
          <w:r w:rsidR="00C93011" w:rsidDel="001E325D">
            <w:delInstrText xml:space="preserve">","archive_location":"3296 </w:delInstrText>
          </w:r>
          <w:r w:rsidR="00C93011" w:rsidDel="001E325D">
            <w:rPr>
              <w:rFonts w:ascii="Apple Color Emoji" w:hAnsi="Apple Color Emoji" w:cs="Apple Color Emoji"/>
            </w:rPr>
            <w:delInstrText>📊</w:delInstrText>
          </w:r>
          <w:r w:rsidR="00C93011" w:rsidDel="001E325D">
            <w:delInstrText>","call-number":"1","container-title":"Perspectives on Psychological Science","DOI":"10.1177/1745691612460685","ISSN":"1745-6916","issue":"3","journalAbbreviation":"Perspect Psychol Sci","language":"en","note":"</w:delInstrText>
          </w:r>
          <w:r w:rsidR="00C93011" w:rsidDel="001E325D">
            <w:rPr>
              <w:rFonts w:ascii="Apple Color Emoji" w:hAnsi="Apple Color Emoji" w:cs="Apple Color Emoji"/>
            </w:rPr>
            <w:delInstrText>🏷️</w:delInstrText>
          </w:r>
          <w:r w:rsidR="00C93011" w:rsidDel="001E325D">
            <w:delInstrText xml:space="preserve"> /reading</w:delInstrText>
          </w:r>
          <w:r w:rsidR="00C93011" w:rsidDel="001E325D">
            <w:rPr>
              <w:rFonts w:hint="eastAsia"/>
            </w:rPr>
            <w:delInstrText>、</w:delInstrText>
          </w:r>
          <w:r w:rsidR="00C93011" w:rsidDel="001E325D">
            <w:rPr>
              <w:rFonts w:ascii="Apple Color Emoji" w:hAnsi="Apple Color Emoji" w:cs="Apple Color Emoji"/>
            </w:rPr>
            <w:delInstrText>🤖️</w:delInstrText>
          </w:r>
          <w:r w:rsidR="00C93011" w:rsidDel="001E325D">
            <w:del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delInstrText>
          </w:r>
          <w:r w:rsidR="00C93011" w:rsidDel="001E325D">
            <w:rPr>
              <w:rFonts w:ascii="Apple Color Emoji" w:hAnsi="Apple Color Emoji" w:cs="Apple Color Emoji"/>
            </w:rPr>
            <w:delInstrText>📊</w:delInstrText>
          </w:r>
          <w:r w:rsidR="00C93011" w:rsidDel="001E325D">
            <w:delInstrText>","call-number":"1","container-title":"American Psychologist","DOI":"10.1037/0003-066X.58.9.697","ISSN":"1935-990X","issue":"9","language":"en","note":"</w:delInstrText>
          </w:r>
          <w:r w:rsidR="00C93011" w:rsidDel="001E325D">
            <w:rPr>
              <w:rFonts w:ascii="Apple Color Emoji" w:hAnsi="Apple Color Emoji" w:cs="Apple Color Emoji"/>
            </w:rPr>
            <w:delInstrText>🏷️</w:delInstrText>
          </w:r>
          <w:r w:rsidR="00C93011" w:rsidDel="001E325D">
            <w:delInstrText xml:space="preserve"> /unread</w:delInstrText>
          </w:r>
          <w:r w:rsidR="00C93011" w:rsidDel="001E325D">
            <w:rPr>
              <w:rFonts w:hint="eastAsia"/>
            </w:rPr>
            <w:delInstrText>、</w:delInstrText>
          </w:r>
          <w:r w:rsidR="00C93011" w:rsidDel="001E325D">
            <w:delInstrText>Choice Behavior</w:delInstrText>
          </w:r>
          <w:r w:rsidR="00C93011" w:rsidDel="001E325D">
            <w:rPr>
              <w:rFonts w:hint="eastAsia"/>
            </w:rPr>
            <w:delInstrText>、</w:delInstrText>
          </w:r>
          <w:r w:rsidR="00C93011" w:rsidDel="001E325D">
            <w:delInstrText>Decision Making</w:delInstrText>
          </w:r>
          <w:r w:rsidR="00C93011" w:rsidDel="001E325D">
            <w:rPr>
              <w:rFonts w:hint="eastAsia"/>
            </w:rPr>
            <w:delInstrText>、</w:delInstrText>
          </w:r>
          <w:r w:rsidR="00C93011" w:rsidDel="001E325D">
            <w:delInstrText>Judgment</w:delInstrText>
          </w:r>
          <w:r w:rsidR="00C93011" w:rsidDel="001E325D">
            <w:rPr>
              <w:rFonts w:hint="eastAsia"/>
            </w:rPr>
            <w:delInstrText>、</w:delInstrText>
          </w:r>
          <w:r w:rsidR="00C93011" w:rsidDel="001E325D">
            <w:delInstrText>Intuition</w:delInstrText>
          </w:r>
          <w:r w:rsidR="00C93011" w:rsidDel="001E325D">
            <w:rPr>
              <w:rFonts w:hint="eastAsia"/>
            </w:rPr>
            <w:delInstrText>、</w:delInstrText>
          </w:r>
          <w:r w:rsidR="00C93011" w:rsidDel="001E325D">
            <w:delInstrText>Rationality</w:delInstrText>
          </w:r>
          <w:r w:rsidR="00C93011" w:rsidDel="001E325D">
            <w:rPr>
              <w:rFonts w:hint="eastAsia"/>
            </w:rPr>
            <w:delInstrText>、</w:delInstrText>
          </w:r>
          <w:r w:rsidR="00C93011" w:rsidDel="001E325D">
            <w:del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delInstrText>
          </w:r>
          <w:r w:rsidR="00C93011" w:rsidDel="001E325D">
            <w:rPr>
              <w:rFonts w:ascii="Apple Color Emoji" w:hAnsi="Apple Color Emoji" w:cs="Apple Color Emoji"/>
            </w:rPr>
            <w:delInstrText>🏷️</w:delInstrText>
          </w:r>
          <w:r w:rsidR="00C93011" w:rsidDel="001E325D">
            <w:delInstrText xml:space="preserve"> /reading","title":"Thinking, fast and slow","author":[{"family":"Kahneman","given":"Daniel"}],"issued":{"date-parts":[["2011"]]}}}],"schema":"https://github.com/citation-style-language/schema/raw/master/csl-citation.json"} </w:delInstrText>
          </w:r>
          <w:r w:rsidR="00C93011" w:rsidDel="001E325D">
            <w:fldChar w:fldCharType="separate"/>
          </w:r>
          <w:r w:rsidR="00C93011" w:rsidDel="001E325D">
            <w:rPr>
              <w:noProof/>
            </w:rPr>
            <w:delText>(Evans &amp; Stanovich 2013; Kahneman 2003, 2011)</w:delText>
          </w:r>
          <w:r w:rsidR="00C93011" w:rsidDel="001E325D">
            <w:fldChar w:fldCharType="end"/>
          </w:r>
        </w:del>
      </w:ins>
      <w:del w:id="130" w:author="Prof. LIU Ben" w:date="2026-08-30T02:46:00Z" w16du:dateUtc="2026-08-29T18:46:00Z">
        <w:r w:rsidRPr="00D2526D" w:rsidDel="001E325D">
          <w:delText xml:space="preserve">(Evans &amp; Stanovich 2013; Kahneman 2003, 2011), to explain why the different features of that rival are read differently and therefore bear on different decisions. We distinguish two such features. The </w:delText>
        </w:r>
        <w:r w:rsidDel="001E325D">
          <w:delText>“</w:delText>
        </w:r>
        <w:r w:rsidRPr="00D2526D" w:rsidDel="001E325D">
          <w:delText>AI label</w:delText>
        </w:r>
        <w:r w:rsidDel="001E325D">
          <w:delText>”</w:delText>
        </w:r>
        <w:r w:rsidRPr="00D2526D" w:rsidDel="001E325D">
          <w:delText xml:space="preserve"> is the visible marker of machine authorship; it does not vary in degree and carries whatever a community already believes about AI. The </w:delText>
        </w:r>
        <w:r w:rsidDel="001E325D">
          <w:delText>“</w:delText>
        </w:r>
        <w:r w:rsidRPr="00D2526D" w:rsidDel="001E325D">
          <w:delText>AI content</w:delText>
        </w:r>
        <w:r w:rsidDel="001E325D">
          <w:delText>”</w:delText>
        </w:r>
        <w:r w:rsidRPr="00D2526D" w:rsidDel="001E325D">
          <w:delText xml:space="preserve"> is what the AI actually wrote, captured by its length and its quality, and it varies from one answer to the next. In a community that regards AI-generated technical answers with skepticism, and such skepticism has an empirical basis given that a majority of ChatGPT answers to programming questions have been found to contain incorrect information </w:delText>
        </w:r>
      </w:del>
      <w:ins w:id="131" w:author="Dylan CHEN" w:date="2026-08-28T23:25:00Z" w16du:dateUtc="2026-08-28T15:25:00Z">
        <w:del w:id="132" w:author="Prof. LIU Ben" w:date="2026-08-30T02:46:00Z" w16du:dateUtc="2026-08-29T18:46:00Z">
          <w:r w:rsidR="00C93011" w:rsidRPr="00E55C5E" w:rsidDel="001E325D">
            <w:rPr>
              <w:rFonts w:eastAsia="DengXian"/>
              <w:kern w:val="2"/>
              <w14:ligatures w14:val="standardContextual"/>
            </w:rPr>
            <w:fldChar w:fldCharType="begin"/>
          </w:r>
          <w:r w:rsidR="00C93011" w:rsidDel="001E325D">
            <w:rPr>
              <w:rFonts w:eastAsia="DengXian"/>
              <w:kern w:val="2"/>
              <w14:ligatures w14:val="standardContextual"/>
            </w:rPr>
            <w:del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C93011" w:rsidDel="001E325D">
            <w:rPr>
              <w:rFonts w:ascii="Apple Color Emoji" w:eastAsia="DengXian" w:hAnsi="Apple Color Emoji" w:cs="Apple Color Emoji"/>
              <w:kern w:val="2"/>
              <w14:ligatures w14:val="standardContextual"/>
            </w:rPr>
            <w:delInstrText>📊</w:delInstrText>
          </w:r>
          <w:r w:rsidR="00C93011" w:rsidDel="001E325D">
            <w:rPr>
              <w:rFonts w:eastAsia="DengXian"/>
              <w:kern w:val="2"/>
              <w14:ligatures w14:val="standardContextual"/>
            </w:rPr>
            <w:delInstrText>","collection-title":"CHI '24","container-title":"Proceedings of the 2024 CHI Conference on Human Factors in Computing Systems","DOI":"10.1145/3613904.3642596","ISBN":"979-8-4007-0330-0","language":"en","note":"</w:delInstrText>
          </w:r>
          <w:r w:rsidR="00C93011" w:rsidDel="001E325D">
            <w:rPr>
              <w:rFonts w:ascii="Apple Color Emoji" w:eastAsia="DengXian" w:hAnsi="Apple Color Emoji" w:cs="Apple Color Emoji"/>
              <w:kern w:val="2"/>
              <w14:ligatures w14:val="standardContextual"/>
            </w:rPr>
            <w:delInstrText>🏷️</w:delInstrText>
          </w:r>
          <w:r w:rsidR="00C93011" w:rsidDel="001E325D">
            <w:rPr>
              <w:rFonts w:eastAsia="DengXian"/>
              <w:kern w:val="2"/>
              <w14:ligatures w14:val="standardContextual"/>
            </w:rPr>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r w:rsidR="00C93011" w:rsidRPr="00E55C5E" w:rsidDel="001E325D">
            <w:rPr>
              <w:rFonts w:eastAsia="DengXian"/>
              <w:kern w:val="2"/>
              <w14:ligatures w14:val="standardContextual"/>
            </w:rPr>
            <w:fldChar w:fldCharType="separate"/>
          </w:r>
          <w:r w:rsidR="00C93011" w:rsidDel="001E325D">
            <w:rPr>
              <w:rFonts w:eastAsia="DengXian"/>
              <w:noProof/>
              <w:kern w:val="2"/>
              <w14:ligatures w14:val="standardContextual"/>
            </w:rPr>
            <w:delText>(Kabir et al. 2024)</w:delText>
          </w:r>
          <w:r w:rsidR="00C93011" w:rsidRPr="00E55C5E" w:rsidDel="001E325D">
            <w:rPr>
              <w:rFonts w:eastAsia="DengXian"/>
              <w:kern w:val="2"/>
              <w14:ligatures w14:val="standardContextual"/>
            </w:rPr>
            <w:fldChar w:fldCharType="end"/>
          </w:r>
        </w:del>
      </w:ins>
      <w:del w:id="133" w:author="Prof. LIU Ben" w:date="2026-08-30T02:46:00Z" w16du:dateUtc="2026-08-29T18:46:00Z">
        <w:r w:rsidRPr="00D2526D" w:rsidDel="001E325D">
          <w:delText>(Kabir et al. 2024), these features need not push the same way. The label can invite a human to step in, while the content can either crowd that human out or raise the bar the human aims to clear. Thus, the net effect depends on how these features combine.</w:delText>
        </w:r>
      </w:del>
    </w:p>
    <w:p w14:paraId="757C369C" w14:textId="0AC72FC2" w:rsidR="00B369E9" w:rsidRPr="00D2526D" w:rsidDel="001E325D" w:rsidRDefault="00B369E9" w:rsidP="00D2526D">
      <w:pPr>
        <w:pStyle w:val="Paragraph0"/>
        <w:rPr>
          <w:del w:id="134" w:author="Prof. LIU Ben" w:date="2026-08-30T02:46:00Z" w16du:dateUtc="2026-08-29T18:46:00Z"/>
        </w:rPr>
      </w:pPr>
      <w:del w:id="135" w:author="Prof. LIU Ben" w:date="2026-08-30T02:46:00Z" w16du:dateUtc="2026-08-29T18:46:00Z">
        <w:r w:rsidRPr="00D2526D" w:rsidDel="001E325D">
          <w:delText xml:space="preserve">We test this account using a randomized field experiment conducted by SegmentFault, a leading Chinese technical Q&amp;A community. Beginning in September 2023, the platform randomly assigned each newly posted question either to receive a labeled internal GenAI answer or to receive none. Two features of the deployment make the setting well suited to our question. First, the AI answer is explicitly labeled, so the AI label is observable to community members and to us, which is not the case when external GenAI is consulted privately and leaves no visible trace (Kabir et al. 2024). Second, because the label is fixed while the content varies across questions, the design lets us trace how human contribution moves with the measurable characteristics of the AI answer. </w:delText>
        </w:r>
      </w:del>
    </w:p>
    <w:p w14:paraId="48079B70" w14:textId="3ECCD000" w:rsidR="00B369E9" w:rsidRPr="00D2526D" w:rsidDel="001E325D" w:rsidRDefault="00B369E9" w:rsidP="00D2526D">
      <w:pPr>
        <w:pStyle w:val="Paragraph0"/>
        <w:rPr>
          <w:del w:id="136" w:author="Prof. LIU Ben" w:date="2026-08-30T02:46:00Z" w16du:dateUtc="2026-08-29T18:46:00Z"/>
        </w:rPr>
      </w:pPr>
      <w:del w:id="137" w:author="Prof. LIU Ben" w:date="2026-08-30T02:46:00Z" w16du:dateUtc="2026-08-29T18:46:00Z">
        <w:r w:rsidRPr="00D2526D" w:rsidDel="001E325D">
          <w:delText>Our results show that the AI label and the AI content move human contribution in opposing directions, and that they act on different decisions. On entry, human answer supply rises with the presence of the AI label, consistent with contributors treating a labeled machine answer as a weak rival worth answering over, while a longer AI answer lowers supply</w:delText>
        </w:r>
        <w:r w:rsidDel="001E325D">
          <w:rPr>
            <w:rFonts w:hint="eastAsia"/>
          </w:rPr>
          <w:delText xml:space="preserve">. </w:delText>
        </w:r>
        <w:r w:rsidRPr="00D2526D" w:rsidDel="001E325D">
          <w:delText>On quality, a higher-quality AI answer is associated with higher-quality first human answers, consistent with contributors treating the AI answer as a standard to surpass. This pattern follows directly from our account: the feature registered at a glance, the label, governs whether a person enters, while the feature apparent only on closer reading, quality, governs how hard they work. The absence of a supply response to quality is consistent with quality being assessed only after a contributor has already committed to answering. Because AI answers in our setting typically carry substantial content, the length relationship dominates the label on supply, so the average effect on supply is negative even as the label alone works in the opposite direction.</w:delText>
        </w:r>
      </w:del>
    </w:p>
    <w:p w14:paraId="19884EDF" w14:textId="648C9422" w:rsidR="00B369E9" w:rsidRPr="00D2526D" w:rsidDel="001E325D" w:rsidRDefault="00B369E9" w:rsidP="00D2526D">
      <w:pPr>
        <w:pStyle w:val="Paragraph0"/>
        <w:rPr>
          <w:del w:id="138" w:author="Prof. LIU Ben" w:date="2026-08-30T02:46:00Z" w16du:dateUtc="2026-08-29T18:46:00Z"/>
        </w:rPr>
      </w:pPr>
      <w:del w:id="139" w:author="Prof. LIU Ben" w:date="2026-08-30T02:46:00Z" w16du:dateUtc="2026-08-29T18:46:00Z">
        <w:r w:rsidRPr="00D2526D" w:rsidDel="001E325D">
          <w:delText>This paper makes three contributions. First, we distinguish the roles of the AI label and the AI content in shaping human contribution, which the external-tool literature cannot do because there the AI is either an invisible drafting aid or a private substitute that never appears inside the community as an identified author (Fang &amp; Zhou 2026; Shan &amp; Qiu 2026; Xue et al. 2026). Because the label is fixed and the content varies, we recover the role of the label by tracing how contribution responds to the AI answer</w:delText>
        </w:r>
        <w:r w:rsidDel="001E325D">
          <w:delText>’</w:delText>
        </w:r>
        <w:r w:rsidRPr="00D2526D" w:rsidDel="001E325D">
          <w:delText xml:space="preserve">s content and characterizing what remains as content diminishes, an approach the labeled deployment makes available to us. Reading both our findings and those of Su et al. (2025) through this label-and-content distinction turns an apparent disagreement into a single conditional account, in which the sign of the aggregate effect depends on the domain, on how much content the AI </w:delText>
        </w:r>
        <w:r w:rsidDel="001E325D">
          <w:rPr>
            <w:rFonts w:hint="eastAsia"/>
          </w:rPr>
          <w:delText>provides</w:delText>
        </w:r>
        <w:r w:rsidRPr="00D2526D" w:rsidDel="001E325D">
          <w:delText>, and on how readily that content signals quality. Second, because our estimates tie the effect to the measurable characteristics of the AI answer rather than to a fixed average, the account is forward-looking; as AI capability advances and answers grow longer and better, one can ask how human contribution should respond, while recognizing that the label</w:delText>
        </w:r>
        <w:r w:rsidDel="001E325D">
          <w:delText>’</w:delText>
        </w:r>
        <w:r w:rsidRPr="00D2526D" w:rsidDel="001E325D">
          <w:delText>s role is contingent on community beliefs that may themselves change. Third, for practice, we show that platforms can manage the AI label and the amount of AI content as two independent choices. Regardless of the precise beliefs that drive the label</w:delText>
        </w:r>
        <w:r w:rsidDel="001E325D">
          <w:delText>’</w:delText>
        </w:r>
        <w:r w:rsidRPr="00D2526D" w:rsidDel="001E325D">
          <w:delText>s effect, we recommend that platforms manage the visible extent of AI content and the labeling of AI authorship as distinct decisions, because a platform can improve a capable internal GenAI to raise human answer quality without necessarily discouraging participation.</w:delText>
        </w:r>
      </w:del>
    </w:p>
    <w:p w14:paraId="1344DC29" w14:textId="5A6DAB43" w:rsidR="000E4EEB" w:rsidRPr="00015210" w:rsidDel="001E325D" w:rsidRDefault="00B369E9" w:rsidP="00D2526D">
      <w:pPr>
        <w:pStyle w:val="Paragraph0"/>
        <w:rPr>
          <w:del w:id="140" w:author="Prof. LIU Ben" w:date="2026-08-30T02:46:00Z" w16du:dateUtc="2026-08-29T18:46:00Z"/>
          <w:rFonts w:cs="Georgia"/>
          <w:b/>
          <w:caps/>
          <w:kern w:val="32"/>
        </w:rPr>
      </w:pPr>
      <w:del w:id="141" w:author="Prof. LIU Ben" w:date="2026-08-30T02:46:00Z" w16du:dateUtc="2026-08-29T18:46:00Z">
        <w:r w:rsidRPr="00D2526D" w:rsidDel="001E325D">
          <w:delText xml:space="preserve">The remainder of the paper proceeds as follows. Section 2 reviews the literature on GenAI in online Q&amp;A communities and on human responses to prior and machine-generated contributions. Section 3 </w:delText>
        </w:r>
      </w:del>
      <w:ins w:id="142" w:author="Dylan CHEN" w:date="2026-08-27T15:33:00Z" w16du:dateUtc="2026-08-27T07:33:00Z">
        <w:del w:id="143" w:author="Prof. LIU Ben" w:date="2026-08-30T02:46:00Z" w16du:dateUtc="2026-08-29T18:46:00Z">
          <w:r w:rsidR="001C20E5" w:rsidRPr="001C20E5" w:rsidDel="001E325D">
            <w:delText>develops the hypotheses</w:delText>
          </w:r>
          <w:r w:rsidR="001C20E5" w:rsidDel="001E325D">
            <w:rPr>
              <w:rFonts w:hint="eastAsia"/>
            </w:rPr>
            <w:delText>.</w:delText>
          </w:r>
        </w:del>
      </w:ins>
      <w:del w:id="144" w:author="Prof. LIU Ben" w:date="2026-08-30T02:46:00Z" w16du:dateUtc="2026-08-29T18:46:00Z">
        <w:r w:rsidRPr="00D2526D" w:rsidDel="001E325D">
          <w:delText xml:space="preserve">describes the research context, and Section 4 </w:delText>
        </w:r>
      </w:del>
      <w:ins w:id="145" w:author="Dylan CHEN" w:date="2026-08-27T15:34:00Z" w16du:dateUtc="2026-08-27T07:34:00Z">
        <w:del w:id="146" w:author="Prof. LIU Ben" w:date="2026-08-30T02:46:00Z" w16du:dateUtc="2026-08-29T18:46:00Z">
          <w:r w:rsidR="001C20E5" w:rsidRPr="00D2526D" w:rsidDel="001E325D">
            <w:delText>describes the research context</w:delText>
          </w:r>
        </w:del>
      </w:ins>
      <w:del w:id="147" w:author="Prof. LIU Ben" w:date="2026-08-30T02:46:00Z" w16du:dateUtc="2026-08-29T18:46:00Z">
        <w:r w:rsidRPr="00D2526D" w:rsidDel="001E325D">
          <w:delText>develops the hypotheses. Section 5 presents the empirical strategy, Section 6 reports the results and mechanism tests, and Section 7 discusses the findings, their limitations, and their implications.</w:delText>
        </w:r>
        <w:bookmarkEnd w:id="35"/>
      </w:del>
    </w:p>
    <w:p w14:paraId="54DB66C0" w14:textId="446C8C08" w:rsidR="00F40939" w:rsidRPr="00015210" w:rsidRDefault="00F40939" w:rsidP="0057336B">
      <w:pPr>
        <w:pStyle w:val="Heading1"/>
      </w:pPr>
      <w:bookmarkStart w:id="148" w:name="OLE_LINK13"/>
      <w:r w:rsidRPr="00015210">
        <w:t>Literature Review</w:t>
      </w:r>
    </w:p>
    <w:p w14:paraId="1B2AC68D" w14:textId="38FDFDCE" w:rsidR="00E912B4" w:rsidRPr="00015210" w:rsidRDefault="00B369E9" w:rsidP="00D2526D">
      <w:pPr>
        <w:pStyle w:val="Paragraph0"/>
        <w:ind w:firstLine="360"/>
        <w:sectPr w:rsidR="00E912B4" w:rsidRPr="00015210" w:rsidSect="00E912B4">
          <w:pgSz w:w="12240" w:h="15840" w:code="1"/>
          <w:pgMar w:top="1440" w:right="1440" w:bottom="1440" w:left="1440" w:header="720" w:footer="144" w:gutter="0"/>
          <w:cols w:space="720"/>
          <w:docGrid w:linePitch="299"/>
        </w:sectPr>
      </w:pPr>
      <w:r w:rsidRPr="00D2526D">
        <w:t xml:space="preserve">Our study draws on three literatures. The first concerns how </w:t>
      </w:r>
      <w:r>
        <w:rPr>
          <w:rFonts w:hint="eastAsia"/>
        </w:rPr>
        <w:t>Gen</w:t>
      </w:r>
      <w:r w:rsidRPr="00D2526D">
        <w:t xml:space="preserve">AI has reshaped online Q&amp;A communities; we organize this literature by the structural role AI </w:t>
      </w:r>
      <w:ins w:id="149" w:author="Prof. LIU Ben" w:date="2026-08-29T23:03:00Z" w16du:dateUtc="2026-08-29T15:03:00Z">
        <w:r w:rsidR="007F6CCB">
          <w:t>plays</w:t>
        </w:r>
      </w:ins>
      <w:del w:id="150" w:author="Prof. LIU Ben" w:date="2026-08-29T23:03:00Z" w16du:dateUtc="2026-08-29T15:03:00Z">
        <w:r w:rsidRPr="00D2526D" w:rsidDel="007F6CCB">
          <w:delText>occupies</w:delText>
        </w:r>
      </w:del>
      <w:r w:rsidRPr="00D2526D">
        <w:t>, because that role determines both what each study is able to identify and what it necessarily leaves open. The second concerns what drives a community answerer</w:t>
      </w:r>
      <w:r>
        <w:t>’</w:t>
      </w:r>
      <w:r w:rsidRPr="00D2526D">
        <w:t xml:space="preserve">s decision to answer a question that already </w:t>
      </w:r>
      <w:r>
        <w:rPr>
          <w:rFonts w:hint="eastAsia"/>
        </w:rPr>
        <w:t>has</w:t>
      </w:r>
      <w:r w:rsidRPr="00D2526D">
        <w:t xml:space="preserve"> prior contributions. The third, on human responses to identified machine agents, bridges the first two.</w:t>
      </w:r>
      <w:bookmarkEnd w:id="148"/>
    </w:p>
    <w:p w14:paraId="530FD548" w14:textId="2479E853" w:rsidR="00E912B4" w:rsidRPr="00015210" w:rsidRDefault="00E912B4" w:rsidP="00E912B4">
      <w:pPr>
        <w:pStyle w:val="TableFiguretitle"/>
      </w:pPr>
      <w:bookmarkStart w:id="151" w:name="_Ref177391594"/>
      <w:bookmarkStart w:id="152" w:name="_Ref177391587"/>
      <w:r w:rsidRPr="00015210">
        <w:lastRenderedPageBreak/>
        <w:t xml:space="preserve">Table </w:t>
      </w:r>
      <w:fldSimple w:instr=" SEQ Table \* ARABIC ">
        <w:r w:rsidR="002F400D">
          <w:rPr>
            <w:noProof/>
          </w:rPr>
          <w:t>1</w:t>
        </w:r>
      </w:fldSimple>
      <w:bookmarkEnd w:id="151"/>
      <w:r w:rsidRPr="00015210">
        <w:t xml:space="preserve">. </w:t>
      </w:r>
      <w:bookmarkEnd w:id="152"/>
      <w:r w:rsidRPr="00015210">
        <w:t>Summary of empirical research on the effects of generative AI on online Q&amp;A communities</w:t>
      </w:r>
    </w:p>
    <w:tbl>
      <w:tblPr>
        <w:tblW w:w="4965" w:type="pct"/>
        <w:jc w:val="center"/>
        <w:tblLayout w:type="fixed"/>
        <w:tblCellMar>
          <w:left w:w="14" w:type="dxa"/>
          <w:right w:w="14" w:type="dxa"/>
        </w:tblCellMar>
        <w:tblLook w:val="04A0" w:firstRow="1" w:lastRow="0" w:firstColumn="1" w:lastColumn="0" w:noHBand="0" w:noVBand="1"/>
        <w:tblPrChange w:id="153" w:author="Dylan CHEN" w:date="2026-08-29T09:37:00Z" w16du:dateUtc="2026-08-29T01:37:00Z">
          <w:tblPr>
            <w:tblW w:w="4965" w:type="pct"/>
            <w:jc w:val="center"/>
            <w:tblLayout w:type="fixed"/>
            <w:tblCellMar>
              <w:left w:w="14" w:type="dxa"/>
              <w:right w:w="14" w:type="dxa"/>
            </w:tblCellMar>
            <w:tblLook w:val="04A0" w:firstRow="1" w:lastRow="0" w:firstColumn="1" w:lastColumn="0" w:noHBand="0" w:noVBand="1"/>
          </w:tblPr>
        </w:tblPrChange>
      </w:tblPr>
      <w:tblGrid>
        <w:gridCol w:w="2330"/>
        <w:gridCol w:w="2160"/>
        <w:gridCol w:w="1890"/>
        <w:gridCol w:w="900"/>
        <w:gridCol w:w="956"/>
        <w:gridCol w:w="2734"/>
        <w:gridCol w:w="1879"/>
        <w:tblGridChange w:id="154">
          <w:tblGrid>
            <w:gridCol w:w="2126"/>
            <w:gridCol w:w="204"/>
            <w:gridCol w:w="1826"/>
            <w:gridCol w:w="334"/>
            <w:gridCol w:w="1477"/>
            <w:gridCol w:w="413"/>
            <w:gridCol w:w="681"/>
            <w:gridCol w:w="219"/>
            <w:gridCol w:w="956"/>
            <w:gridCol w:w="2620"/>
            <w:gridCol w:w="114"/>
            <w:gridCol w:w="1879"/>
          </w:tblGrid>
        </w:tblGridChange>
      </w:tblGrid>
      <w:tr w:rsidR="00E912B4" w:rsidRPr="00015210" w14:paraId="6E74DCDC" w14:textId="77777777" w:rsidTr="003A5BA2">
        <w:trPr>
          <w:trHeight w:val="36"/>
          <w:jc w:val="center"/>
          <w:trPrChange w:id="155" w:author="Dylan CHEN" w:date="2026-08-29T09:37:00Z" w16du:dateUtc="2026-08-29T01:37:00Z">
            <w:trPr>
              <w:trHeight w:val="36"/>
              <w:jc w:val="center"/>
            </w:trPr>
          </w:trPrChange>
        </w:trPr>
        <w:tc>
          <w:tcPr>
            <w:tcW w:w="2330" w:type="dxa"/>
            <w:tcBorders>
              <w:top w:val="single" w:sz="8" w:space="0" w:color="auto"/>
              <w:left w:val="single" w:sz="8" w:space="0" w:color="auto"/>
              <w:bottom w:val="single" w:sz="8" w:space="0" w:color="auto"/>
              <w:right w:val="single" w:sz="8" w:space="0" w:color="auto"/>
            </w:tcBorders>
            <w:vAlign w:val="center"/>
            <w:hideMark/>
            <w:tcPrChange w:id="156" w:author="Dylan CHEN" w:date="2026-08-29T09:37:00Z" w16du:dateUtc="2026-08-29T01:37:00Z">
              <w:tcPr>
                <w:tcW w:w="2126" w:type="dxa"/>
                <w:tcBorders>
                  <w:top w:val="single" w:sz="8" w:space="0" w:color="auto"/>
                  <w:left w:val="single" w:sz="8" w:space="0" w:color="auto"/>
                  <w:bottom w:val="single" w:sz="8" w:space="0" w:color="auto"/>
                  <w:right w:val="single" w:sz="8" w:space="0" w:color="auto"/>
                </w:tcBorders>
                <w:vAlign w:val="center"/>
                <w:hideMark/>
              </w:tcPr>
            </w:tcPrChange>
          </w:tcPr>
          <w:p w14:paraId="2175FEA1" w14:textId="77777777" w:rsidR="00E912B4" w:rsidRPr="00015210" w:rsidRDefault="00E912B4" w:rsidP="00DE134C">
            <w:pPr>
              <w:jc w:val="center"/>
              <w:rPr>
                <w:b/>
                <w:bCs/>
                <w:color w:val="000000"/>
                <w:sz w:val="18"/>
                <w:szCs w:val="18"/>
              </w:rPr>
            </w:pPr>
            <w:r w:rsidRPr="00015210">
              <w:rPr>
                <w:b/>
                <w:bCs/>
                <w:color w:val="000000"/>
                <w:sz w:val="18"/>
                <w:szCs w:val="18"/>
              </w:rPr>
              <w:t>Study</w:t>
            </w:r>
          </w:p>
        </w:tc>
        <w:tc>
          <w:tcPr>
            <w:tcW w:w="2160" w:type="dxa"/>
            <w:tcBorders>
              <w:top w:val="single" w:sz="8" w:space="0" w:color="auto"/>
              <w:left w:val="nil"/>
              <w:bottom w:val="single" w:sz="8" w:space="0" w:color="auto"/>
              <w:right w:val="single" w:sz="8" w:space="0" w:color="auto"/>
            </w:tcBorders>
            <w:vAlign w:val="center"/>
            <w:hideMark/>
            <w:tcPrChange w:id="157" w:author="Dylan CHEN" w:date="2026-08-29T09:37:00Z" w16du:dateUtc="2026-08-29T01:37:00Z">
              <w:tcPr>
                <w:tcW w:w="2030" w:type="dxa"/>
                <w:gridSpan w:val="2"/>
                <w:tcBorders>
                  <w:top w:val="single" w:sz="8" w:space="0" w:color="auto"/>
                  <w:left w:val="nil"/>
                  <w:bottom w:val="single" w:sz="8" w:space="0" w:color="auto"/>
                  <w:right w:val="single" w:sz="8" w:space="0" w:color="auto"/>
                </w:tcBorders>
                <w:vAlign w:val="center"/>
                <w:hideMark/>
              </w:tcPr>
            </w:tcPrChange>
          </w:tcPr>
          <w:p w14:paraId="46B6274D" w14:textId="77777777" w:rsidR="00E912B4" w:rsidRPr="00015210" w:rsidRDefault="00E912B4" w:rsidP="00DE134C">
            <w:pPr>
              <w:jc w:val="center"/>
              <w:rPr>
                <w:b/>
                <w:bCs/>
                <w:color w:val="000000"/>
                <w:sz w:val="18"/>
                <w:szCs w:val="18"/>
              </w:rPr>
            </w:pPr>
            <w:r w:rsidRPr="00015210">
              <w:rPr>
                <w:b/>
                <w:bCs/>
                <w:color w:val="000000"/>
                <w:sz w:val="18"/>
                <w:szCs w:val="18"/>
              </w:rPr>
              <w:t>Platform (domain)</w:t>
            </w:r>
          </w:p>
        </w:tc>
        <w:tc>
          <w:tcPr>
            <w:tcW w:w="1890" w:type="dxa"/>
            <w:tcBorders>
              <w:top w:val="single" w:sz="8" w:space="0" w:color="auto"/>
              <w:left w:val="nil"/>
              <w:bottom w:val="single" w:sz="8" w:space="0" w:color="auto"/>
              <w:right w:val="single" w:sz="8" w:space="0" w:color="auto"/>
            </w:tcBorders>
            <w:vAlign w:val="center"/>
            <w:hideMark/>
            <w:tcPrChange w:id="158" w:author="Dylan CHEN" w:date="2026-08-29T09:37:00Z" w16du:dateUtc="2026-08-29T01:37:00Z">
              <w:tcPr>
                <w:tcW w:w="1811" w:type="dxa"/>
                <w:gridSpan w:val="2"/>
                <w:tcBorders>
                  <w:top w:val="single" w:sz="8" w:space="0" w:color="auto"/>
                  <w:left w:val="nil"/>
                  <w:bottom w:val="single" w:sz="8" w:space="0" w:color="auto"/>
                  <w:right w:val="single" w:sz="8" w:space="0" w:color="auto"/>
                </w:tcBorders>
                <w:vAlign w:val="center"/>
                <w:hideMark/>
              </w:tcPr>
            </w:tcPrChange>
          </w:tcPr>
          <w:p w14:paraId="550E9362" w14:textId="77777777" w:rsidR="00E912B4" w:rsidRPr="00015210" w:rsidRDefault="00E912B4" w:rsidP="00DE134C">
            <w:pPr>
              <w:jc w:val="center"/>
              <w:rPr>
                <w:b/>
                <w:bCs/>
                <w:color w:val="000000"/>
                <w:sz w:val="18"/>
                <w:szCs w:val="18"/>
              </w:rPr>
            </w:pPr>
            <w:r w:rsidRPr="00015210">
              <w:rPr>
                <w:b/>
                <w:bCs/>
                <w:color w:val="000000"/>
                <w:sz w:val="18"/>
                <w:szCs w:val="18"/>
              </w:rPr>
              <w:t>Source of variation</w:t>
            </w:r>
          </w:p>
        </w:tc>
        <w:tc>
          <w:tcPr>
            <w:tcW w:w="900" w:type="dxa"/>
            <w:tcBorders>
              <w:top w:val="single" w:sz="8" w:space="0" w:color="auto"/>
              <w:left w:val="nil"/>
              <w:bottom w:val="single" w:sz="8" w:space="0" w:color="auto"/>
              <w:right w:val="single" w:sz="8" w:space="0" w:color="auto"/>
            </w:tcBorders>
            <w:vAlign w:val="center"/>
            <w:hideMark/>
            <w:tcPrChange w:id="159" w:author="Dylan CHEN" w:date="2026-08-29T09:37:00Z" w16du:dateUtc="2026-08-29T01:37:00Z">
              <w:tcPr>
                <w:tcW w:w="1094" w:type="dxa"/>
                <w:gridSpan w:val="2"/>
                <w:tcBorders>
                  <w:top w:val="single" w:sz="8" w:space="0" w:color="auto"/>
                  <w:left w:val="nil"/>
                  <w:bottom w:val="single" w:sz="8" w:space="0" w:color="auto"/>
                  <w:right w:val="single" w:sz="8" w:space="0" w:color="auto"/>
                </w:tcBorders>
                <w:vAlign w:val="center"/>
                <w:hideMark/>
              </w:tcPr>
            </w:tcPrChange>
          </w:tcPr>
          <w:p w14:paraId="2B38EB59" w14:textId="77777777" w:rsidR="00E912B4" w:rsidRPr="00015210" w:rsidRDefault="00E912B4" w:rsidP="00DE134C">
            <w:pPr>
              <w:jc w:val="center"/>
              <w:rPr>
                <w:b/>
                <w:bCs/>
                <w:color w:val="000000"/>
                <w:sz w:val="18"/>
                <w:szCs w:val="18"/>
              </w:rPr>
            </w:pPr>
            <w:r w:rsidRPr="00015210">
              <w:rPr>
                <w:b/>
                <w:bCs/>
                <w:color w:val="000000"/>
                <w:sz w:val="18"/>
                <w:szCs w:val="18"/>
              </w:rPr>
              <w:t>Unit of analysis</w:t>
            </w:r>
          </w:p>
        </w:tc>
        <w:tc>
          <w:tcPr>
            <w:tcW w:w="956" w:type="dxa"/>
            <w:tcBorders>
              <w:top w:val="single" w:sz="8" w:space="0" w:color="auto"/>
              <w:left w:val="nil"/>
              <w:bottom w:val="single" w:sz="8" w:space="0" w:color="auto"/>
              <w:right w:val="single" w:sz="8" w:space="0" w:color="auto"/>
            </w:tcBorders>
            <w:vAlign w:val="center"/>
            <w:hideMark/>
            <w:tcPrChange w:id="160" w:author="Dylan CHEN" w:date="2026-08-29T09:37:00Z" w16du:dateUtc="2026-08-29T01:37:00Z">
              <w:tcPr>
                <w:tcW w:w="1175" w:type="dxa"/>
                <w:gridSpan w:val="2"/>
                <w:tcBorders>
                  <w:top w:val="single" w:sz="8" w:space="0" w:color="auto"/>
                  <w:left w:val="nil"/>
                  <w:bottom w:val="single" w:sz="8" w:space="0" w:color="auto"/>
                  <w:right w:val="single" w:sz="8" w:space="0" w:color="auto"/>
                </w:tcBorders>
                <w:vAlign w:val="center"/>
                <w:hideMark/>
              </w:tcPr>
            </w:tcPrChange>
          </w:tcPr>
          <w:p w14:paraId="41A97984" w14:textId="78CB5B96" w:rsidR="00E912B4" w:rsidRPr="00015210" w:rsidRDefault="00E912B4" w:rsidP="00DE134C">
            <w:pPr>
              <w:jc w:val="center"/>
              <w:rPr>
                <w:b/>
                <w:bCs/>
                <w:color w:val="000000"/>
                <w:sz w:val="18"/>
                <w:szCs w:val="18"/>
              </w:rPr>
            </w:pPr>
            <w:r w:rsidRPr="00015210">
              <w:rPr>
                <w:b/>
                <w:bCs/>
                <w:color w:val="000000"/>
                <w:sz w:val="18"/>
                <w:szCs w:val="18"/>
              </w:rPr>
              <w:t xml:space="preserve">AI identifiable </w:t>
            </w:r>
          </w:p>
        </w:tc>
        <w:tc>
          <w:tcPr>
            <w:tcW w:w="2734" w:type="dxa"/>
            <w:tcBorders>
              <w:top w:val="single" w:sz="8" w:space="0" w:color="auto"/>
              <w:left w:val="nil"/>
              <w:bottom w:val="single" w:sz="8" w:space="0" w:color="auto"/>
              <w:right w:val="single" w:sz="8" w:space="0" w:color="auto"/>
            </w:tcBorders>
            <w:vAlign w:val="center"/>
            <w:hideMark/>
            <w:tcPrChange w:id="161" w:author="Dylan CHEN" w:date="2026-08-29T09:37:00Z" w16du:dateUtc="2026-08-29T01:37:00Z">
              <w:tcPr>
                <w:tcW w:w="2620" w:type="dxa"/>
                <w:tcBorders>
                  <w:top w:val="single" w:sz="8" w:space="0" w:color="auto"/>
                  <w:left w:val="nil"/>
                  <w:bottom w:val="single" w:sz="8" w:space="0" w:color="auto"/>
                  <w:right w:val="single" w:sz="8" w:space="0" w:color="auto"/>
                </w:tcBorders>
                <w:vAlign w:val="center"/>
                <w:hideMark/>
              </w:tcPr>
            </w:tcPrChange>
          </w:tcPr>
          <w:p w14:paraId="1DA7A209" w14:textId="77777777" w:rsidR="00E912B4" w:rsidRPr="00015210" w:rsidRDefault="00E912B4" w:rsidP="00DE134C">
            <w:pPr>
              <w:jc w:val="center"/>
              <w:rPr>
                <w:b/>
                <w:bCs/>
                <w:color w:val="000000"/>
                <w:sz w:val="18"/>
                <w:szCs w:val="18"/>
              </w:rPr>
            </w:pPr>
            <w:r w:rsidRPr="00015210">
              <w:rPr>
                <w:b/>
                <w:bCs/>
                <w:color w:val="000000"/>
                <w:sz w:val="18"/>
                <w:szCs w:val="18"/>
              </w:rPr>
              <w:t>Question supply</w:t>
            </w:r>
          </w:p>
        </w:tc>
        <w:tc>
          <w:tcPr>
            <w:tcW w:w="1879" w:type="dxa"/>
            <w:tcBorders>
              <w:top w:val="single" w:sz="8" w:space="0" w:color="auto"/>
              <w:left w:val="nil"/>
              <w:bottom w:val="single" w:sz="8" w:space="0" w:color="auto"/>
              <w:right w:val="single" w:sz="8" w:space="0" w:color="auto"/>
            </w:tcBorders>
            <w:vAlign w:val="center"/>
            <w:hideMark/>
            <w:tcPrChange w:id="162" w:author="Dylan CHEN" w:date="2026-08-29T09:37:00Z" w16du:dateUtc="2026-08-29T01:37:00Z">
              <w:tcPr>
                <w:tcW w:w="1990" w:type="dxa"/>
                <w:gridSpan w:val="2"/>
                <w:tcBorders>
                  <w:top w:val="single" w:sz="8" w:space="0" w:color="auto"/>
                  <w:left w:val="nil"/>
                  <w:bottom w:val="single" w:sz="8" w:space="0" w:color="auto"/>
                  <w:right w:val="single" w:sz="8" w:space="0" w:color="auto"/>
                </w:tcBorders>
                <w:vAlign w:val="center"/>
                <w:hideMark/>
              </w:tcPr>
            </w:tcPrChange>
          </w:tcPr>
          <w:p w14:paraId="42FFE805" w14:textId="77777777" w:rsidR="00E912B4" w:rsidRPr="00015210" w:rsidRDefault="00E912B4" w:rsidP="00DE134C">
            <w:pPr>
              <w:jc w:val="center"/>
              <w:rPr>
                <w:b/>
                <w:bCs/>
                <w:color w:val="000000"/>
                <w:sz w:val="18"/>
                <w:szCs w:val="18"/>
              </w:rPr>
            </w:pPr>
            <w:r w:rsidRPr="00015210">
              <w:rPr>
                <w:b/>
                <w:bCs/>
                <w:color w:val="000000"/>
                <w:sz w:val="18"/>
                <w:szCs w:val="18"/>
              </w:rPr>
              <w:t>Answer supply</w:t>
            </w:r>
          </w:p>
        </w:tc>
      </w:tr>
      <w:tr w:rsidR="00E912B4" w:rsidRPr="00015210" w14:paraId="6CF048ED"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449C3FC" w14:textId="6273C5BB" w:rsidR="00E912B4" w:rsidRPr="00015210" w:rsidRDefault="00E912B4" w:rsidP="00DE134C">
            <w:pPr>
              <w:rPr>
                <w:b/>
                <w:bCs/>
                <w:color w:val="000000"/>
                <w:sz w:val="18"/>
                <w:szCs w:val="18"/>
              </w:rPr>
            </w:pPr>
            <w:r w:rsidRPr="00015210">
              <w:rPr>
                <w:b/>
                <w:bCs/>
                <w:color w:val="000000"/>
                <w:sz w:val="18"/>
                <w:szCs w:val="18"/>
              </w:rPr>
              <w:t xml:space="preserve">Role 1. </w:t>
            </w:r>
            <w:r w:rsidR="001471CF">
              <w:rPr>
                <w:b/>
                <w:bCs/>
                <w:color w:val="000000"/>
                <w:sz w:val="18"/>
                <w:szCs w:val="18"/>
              </w:rPr>
              <w:t>External Gen</w:t>
            </w:r>
            <w:r w:rsidRPr="00015210">
              <w:rPr>
                <w:b/>
                <w:bCs/>
                <w:color w:val="000000"/>
                <w:sz w:val="18"/>
                <w:szCs w:val="18"/>
              </w:rPr>
              <w:t xml:space="preserve">AI as a </w:t>
            </w:r>
            <w:r w:rsidR="001471CF">
              <w:rPr>
                <w:b/>
                <w:bCs/>
                <w:color w:val="000000"/>
                <w:sz w:val="18"/>
                <w:szCs w:val="18"/>
              </w:rPr>
              <w:t xml:space="preserve">platform competitor </w:t>
            </w:r>
          </w:p>
        </w:tc>
      </w:tr>
      <w:tr w:rsidR="00337485" w:rsidRPr="00015210" w14:paraId="0A935C42" w14:textId="77777777" w:rsidTr="003A5BA2">
        <w:trPr>
          <w:trHeight w:val="278"/>
          <w:jc w:val="center"/>
          <w:trPrChange w:id="163"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164"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92A96A5" w14:textId="77777777" w:rsidR="00337485" w:rsidRPr="00015210" w:rsidRDefault="00337485" w:rsidP="00337485">
            <w:pPr>
              <w:rPr>
                <w:color w:val="000000"/>
                <w:sz w:val="18"/>
                <w:szCs w:val="18"/>
              </w:rPr>
            </w:pPr>
            <w:r w:rsidRPr="00015210">
              <w:rPr>
                <w:color w:val="000000"/>
                <w:sz w:val="18"/>
                <w:szCs w:val="18"/>
              </w:rPr>
              <w:t>Xue et al. (2026, ISR)</w:t>
            </w:r>
          </w:p>
        </w:tc>
        <w:tc>
          <w:tcPr>
            <w:tcW w:w="2160" w:type="dxa"/>
            <w:tcBorders>
              <w:top w:val="nil"/>
              <w:left w:val="nil"/>
              <w:bottom w:val="single" w:sz="8" w:space="0" w:color="auto"/>
              <w:right w:val="single" w:sz="8" w:space="0" w:color="auto"/>
            </w:tcBorders>
            <w:vAlign w:val="center"/>
            <w:hideMark/>
            <w:tcPrChange w:id="165"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51E21D2B"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166"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6A85E3AB"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67"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2D7C0A4A" w14:textId="77777777" w:rsidR="00337485" w:rsidRPr="00015210" w:rsidRDefault="00337485" w:rsidP="00337485">
            <w:pPr>
              <w:rPr>
                <w:color w:val="000000"/>
                <w:sz w:val="18"/>
                <w:szCs w:val="18"/>
              </w:rPr>
            </w:pPr>
            <w:r w:rsidRPr="00015210">
              <w:rPr>
                <w:color w:val="000000"/>
                <w:sz w:val="18"/>
                <w:szCs w:val="18"/>
              </w:rPr>
              <w:t>Topic-day</w:t>
            </w:r>
          </w:p>
        </w:tc>
        <w:tc>
          <w:tcPr>
            <w:tcW w:w="956" w:type="dxa"/>
            <w:tcBorders>
              <w:top w:val="nil"/>
              <w:left w:val="nil"/>
              <w:bottom w:val="single" w:sz="8" w:space="0" w:color="auto"/>
              <w:right w:val="single" w:sz="8" w:space="0" w:color="auto"/>
            </w:tcBorders>
            <w:vAlign w:val="center"/>
            <w:hideMark/>
            <w:tcPrChange w:id="168"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0AA37355" w14:textId="0FFC72E3" w:rsidR="00337485" w:rsidRPr="00015210" w:rsidRDefault="00337485" w:rsidP="00337485">
            <w:pPr>
              <w:rPr>
                <w:color w:val="000000"/>
                <w:sz w:val="18"/>
                <w:szCs w:val="18"/>
              </w:rPr>
            </w:pPr>
            <w:ins w:id="169" w:author="Dylan CHEN" w:date="2026-08-27T17:00:00Z" w16du:dateUtc="2026-08-27T09:00:00Z">
              <w:r w:rsidRPr="00015210">
                <w:rPr>
                  <w:color w:val="000000"/>
                  <w:sz w:val="18"/>
                  <w:szCs w:val="18"/>
                </w:rPr>
                <w:t>No</w:t>
              </w:r>
            </w:ins>
            <w:del w:id="170"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171"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B8C2B11" w14:textId="468B00DC" w:rsidR="00337485" w:rsidRPr="00015210" w:rsidRDefault="00337485" w:rsidP="00337485">
            <w:pPr>
              <w:rPr>
                <w:color w:val="000000"/>
                <w:sz w:val="18"/>
                <w:szCs w:val="18"/>
              </w:rPr>
            </w:pPr>
            <w:r w:rsidRPr="003A5BA2">
              <w:rPr>
                <w:b/>
                <w:bCs/>
                <w:color w:val="000000"/>
                <w:sz w:val="18"/>
                <w:szCs w:val="18"/>
                <w:rPrChange w:id="172" w:author="Dylan CHEN" w:date="2026-08-29T09:38:00Z" w16du:dateUtc="2026-08-29T01:38:00Z">
                  <w:rPr>
                    <w:color w:val="000000"/>
                    <w:sz w:val="18"/>
                    <w:szCs w:val="18"/>
                  </w:rPr>
                </w:rPrChange>
              </w:rPr>
              <w:t>−</w:t>
            </w:r>
            <w:r w:rsidRPr="000E4EEB">
              <w:rPr>
                <w:color w:val="000000"/>
                <w:sz w:val="18"/>
                <w:szCs w:val="18"/>
              </w:rPr>
              <w:t>; remaining questions higher quality</w:t>
            </w:r>
          </w:p>
        </w:tc>
        <w:tc>
          <w:tcPr>
            <w:tcW w:w="1879" w:type="dxa"/>
            <w:tcBorders>
              <w:top w:val="nil"/>
              <w:left w:val="nil"/>
              <w:bottom w:val="single" w:sz="8" w:space="0" w:color="auto"/>
              <w:right w:val="single" w:sz="8" w:space="0" w:color="auto"/>
            </w:tcBorders>
            <w:vAlign w:val="center"/>
            <w:hideMark/>
            <w:tcPrChange w:id="173"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0B5D04F2" w14:textId="477CB418"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FD45B28" w14:textId="77777777" w:rsidTr="003A5BA2">
        <w:trPr>
          <w:trHeight w:val="36"/>
          <w:jc w:val="center"/>
          <w:trPrChange w:id="174" w:author="Dylan CHEN" w:date="2026-08-29T09:37:00Z" w16du:dateUtc="2026-08-29T01:37:00Z">
            <w:trPr>
              <w:trHeight w:val="36"/>
              <w:jc w:val="center"/>
            </w:trPr>
          </w:trPrChange>
        </w:trPr>
        <w:tc>
          <w:tcPr>
            <w:tcW w:w="2330" w:type="dxa"/>
            <w:tcBorders>
              <w:top w:val="nil"/>
              <w:left w:val="single" w:sz="8" w:space="0" w:color="auto"/>
              <w:bottom w:val="single" w:sz="8" w:space="0" w:color="auto"/>
              <w:right w:val="single" w:sz="8" w:space="0" w:color="auto"/>
            </w:tcBorders>
            <w:vAlign w:val="center"/>
            <w:hideMark/>
            <w:tcPrChange w:id="175"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247071F" w14:textId="77777777" w:rsidR="00337485" w:rsidRPr="00015210" w:rsidRDefault="00337485" w:rsidP="00337485">
            <w:pPr>
              <w:rPr>
                <w:color w:val="000000"/>
                <w:sz w:val="18"/>
                <w:szCs w:val="18"/>
              </w:rPr>
            </w:pPr>
            <w:r w:rsidRPr="00015210">
              <w:rPr>
                <w:color w:val="000000"/>
                <w:sz w:val="18"/>
                <w:szCs w:val="18"/>
              </w:rPr>
              <w:t>Quinn &amp; Gutt (2025, JMIS)</w:t>
            </w:r>
          </w:p>
        </w:tc>
        <w:tc>
          <w:tcPr>
            <w:tcW w:w="2160" w:type="dxa"/>
            <w:tcBorders>
              <w:top w:val="nil"/>
              <w:left w:val="nil"/>
              <w:bottom w:val="single" w:sz="8" w:space="0" w:color="auto"/>
              <w:right w:val="single" w:sz="8" w:space="0" w:color="auto"/>
            </w:tcBorders>
            <w:vAlign w:val="center"/>
            <w:hideMark/>
            <w:tcPrChange w:id="176"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09E9247B"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Change w:id="177"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50292B98"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78"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567A46C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179"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2BFB057C" w14:textId="19B9C79C" w:rsidR="00337485" w:rsidRPr="00015210" w:rsidRDefault="00337485" w:rsidP="00337485">
            <w:pPr>
              <w:rPr>
                <w:color w:val="000000"/>
                <w:sz w:val="18"/>
                <w:szCs w:val="18"/>
              </w:rPr>
            </w:pPr>
            <w:ins w:id="180" w:author="Dylan CHEN" w:date="2026-08-27T17:00:00Z" w16du:dateUtc="2026-08-27T09:00:00Z">
              <w:r w:rsidRPr="00015210">
                <w:rPr>
                  <w:color w:val="000000"/>
                  <w:sz w:val="18"/>
                  <w:szCs w:val="18"/>
                </w:rPr>
                <w:t>No</w:t>
              </w:r>
            </w:ins>
            <w:del w:id="181"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182"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580E25CF" w14:textId="5D456F99" w:rsidR="00337485" w:rsidRPr="003A5BA2" w:rsidRDefault="00337485" w:rsidP="00337485">
            <w:pPr>
              <w:rPr>
                <w:b/>
                <w:bCs/>
                <w:color w:val="000000"/>
                <w:sz w:val="18"/>
                <w:szCs w:val="18"/>
                <w:rPrChange w:id="183" w:author="Dylan CHEN" w:date="2026-08-29T09:38:00Z" w16du:dateUtc="2026-08-29T01:38:00Z">
                  <w:rPr>
                    <w:color w:val="000000"/>
                    <w:sz w:val="18"/>
                    <w:szCs w:val="18"/>
                  </w:rPr>
                </w:rPrChange>
              </w:rPr>
            </w:pPr>
            <w:r w:rsidRPr="003A5BA2">
              <w:rPr>
                <w:b/>
                <w:bCs/>
                <w:color w:val="000000"/>
                <w:sz w:val="18"/>
                <w:szCs w:val="18"/>
                <w:rPrChange w:id="184" w:author="Dylan CHEN" w:date="2026-08-29T09:38:00Z" w16du:dateUtc="2026-08-29T01:38:00Z">
                  <w:rPr>
                    <w:color w:val="000000"/>
                    <w:sz w:val="18"/>
                    <w:szCs w:val="18"/>
                  </w:rPr>
                </w:rPrChange>
              </w:rPr>
              <w:t>−</w:t>
            </w:r>
          </w:p>
        </w:tc>
        <w:tc>
          <w:tcPr>
            <w:tcW w:w="1879" w:type="dxa"/>
            <w:tcBorders>
              <w:top w:val="nil"/>
              <w:left w:val="nil"/>
              <w:bottom w:val="single" w:sz="8" w:space="0" w:color="auto"/>
              <w:right w:val="single" w:sz="8" w:space="0" w:color="auto"/>
            </w:tcBorders>
            <w:vAlign w:val="center"/>
            <w:hideMark/>
            <w:tcPrChange w:id="185"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31CD6625" w14:textId="15A79836"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6B28D8D5" w14:textId="77777777" w:rsidTr="003A5BA2">
        <w:trPr>
          <w:trHeight w:val="278"/>
          <w:jc w:val="center"/>
          <w:trPrChange w:id="186"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187"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00B9CC7A" w14:textId="77777777" w:rsidR="00337485" w:rsidRPr="00015210" w:rsidRDefault="00337485" w:rsidP="00337485">
            <w:pPr>
              <w:rPr>
                <w:color w:val="000000"/>
                <w:sz w:val="18"/>
                <w:szCs w:val="18"/>
              </w:rPr>
            </w:pPr>
            <w:r w:rsidRPr="00015210">
              <w:rPr>
                <w:color w:val="000000"/>
                <w:sz w:val="18"/>
                <w:szCs w:val="18"/>
              </w:rPr>
              <w:t>Sanatizadeh et al. (2025, I&amp;M)</w:t>
            </w:r>
          </w:p>
        </w:tc>
        <w:tc>
          <w:tcPr>
            <w:tcW w:w="2160" w:type="dxa"/>
            <w:tcBorders>
              <w:top w:val="nil"/>
              <w:left w:val="nil"/>
              <w:bottom w:val="single" w:sz="8" w:space="0" w:color="auto"/>
              <w:right w:val="single" w:sz="8" w:space="0" w:color="auto"/>
            </w:tcBorders>
            <w:vAlign w:val="center"/>
            <w:hideMark/>
            <w:tcPrChange w:id="188"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72E6079C"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Change w:id="189"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7DBEDAB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90"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1DD98B34" w14:textId="77777777" w:rsidR="00337485" w:rsidRPr="00015210" w:rsidRDefault="00337485" w:rsidP="00337485">
            <w:pPr>
              <w:rPr>
                <w:color w:val="000000"/>
                <w:sz w:val="18"/>
                <w:szCs w:val="18"/>
              </w:rPr>
            </w:pPr>
            <w:r w:rsidRPr="00015210">
              <w:rPr>
                <w:color w:val="000000"/>
                <w:sz w:val="18"/>
                <w:szCs w:val="18"/>
              </w:rPr>
              <w:t>Post-day</w:t>
            </w:r>
          </w:p>
        </w:tc>
        <w:tc>
          <w:tcPr>
            <w:tcW w:w="956" w:type="dxa"/>
            <w:tcBorders>
              <w:top w:val="nil"/>
              <w:left w:val="nil"/>
              <w:bottom w:val="single" w:sz="8" w:space="0" w:color="auto"/>
              <w:right w:val="single" w:sz="8" w:space="0" w:color="auto"/>
            </w:tcBorders>
            <w:vAlign w:val="center"/>
            <w:hideMark/>
            <w:tcPrChange w:id="191"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3DBE12F2" w14:textId="4D40E829" w:rsidR="00337485" w:rsidRPr="00015210" w:rsidRDefault="00337485" w:rsidP="00337485">
            <w:pPr>
              <w:rPr>
                <w:color w:val="000000"/>
                <w:sz w:val="18"/>
                <w:szCs w:val="18"/>
              </w:rPr>
            </w:pPr>
            <w:ins w:id="192" w:author="Dylan CHEN" w:date="2026-08-27T17:00:00Z" w16du:dateUtc="2026-08-27T09:00:00Z">
              <w:r w:rsidRPr="00015210">
                <w:rPr>
                  <w:color w:val="000000"/>
                  <w:sz w:val="18"/>
                  <w:szCs w:val="18"/>
                </w:rPr>
                <w:t>No</w:t>
              </w:r>
            </w:ins>
            <w:del w:id="193"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194"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FE9AB93" w14:textId="2DD04766" w:rsidR="00337485" w:rsidRPr="00015210" w:rsidRDefault="00337485" w:rsidP="00337485">
            <w:pPr>
              <w:rPr>
                <w:color w:val="000000"/>
                <w:sz w:val="18"/>
                <w:szCs w:val="18"/>
              </w:rPr>
            </w:pPr>
            <w:r w:rsidRPr="003A5BA2">
              <w:rPr>
                <w:b/>
                <w:bCs/>
                <w:color w:val="000000"/>
                <w:sz w:val="18"/>
                <w:szCs w:val="18"/>
                <w:rPrChange w:id="195" w:author="Dylan CHEN" w:date="2026-08-29T09:38:00Z" w16du:dateUtc="2026-08-29T01:38:00Z">
                  <w:rPr>
                    <w:color w:val="000000"/>
                    <w:sz w:val="18"/>
                    <w:szCs w:val="18"/>
                  </w:rPr>
                </w:rPrChange>
              </w:rPr>
              <w:t>−</w:t>
            </w:r>
            <w:r w:rsidRPr="000E4EEB">
              <w:rPr>
                <w:color w:val="000000"/>
                <w:sz w:val="18"/>
                <w:szCs w:val="18"/>
              </w:rPr>
              <w:t>; remaining questions more complex</w:t>
            </w:r>
          </w:p>
        </w:tc>
        <w:tc>
          <w:tcPr>
            <w:tcW w:w="1879" w:type="dxa"/>
            <w:tcBorders>
              <w:top w:val="nil"/>
              <w:left w:val="nil"/>
              <w:bottom w:val="single" w:sz="8" w:space="0" w:color="auto"/>
              <w:right w:val="single" w:sz="8" w:space="0" w:color="auto"/>
            </w:tcBorders>
            <w:vAlign w:val="center"/>
            <w:hideMark/>
            <w:tcPrChange w:id="196"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02680232" w14:textId="728C1AEF" w:rsidR="00337485" w:rsidRPr="00015210" w:rsidRDefault="00337485" w:rsidP="00337485">
            <w:pPr>
              <w:rPr>
                <w:color w:val="000000"/>
                <w:sz w:val="18"/>
                <w:szCs w:val="18"/>
              </w:rPr>
            </w:pPr>
            <w:del w:id="197" w:author="Dylan CHEN" w:date="2026-08-29T09:37:00Z" w16du:dateUtc="2026-08-29T01:37:00Z">
              <w:r w:rsidRPr="000E4EEB" w:rsidDel="003A5BA2">
                <w:rPr>
                  <w:color w:val="000000"/>
                  <w:sz w:val="18"/>
                  <w:szCs w:val="18"/>
                </w:rPr>
                <w:delText>−; longer, less readable</w:delText>
              </w:r>
            </w:del>
          </w:p>
        </w:tc>
      </w:tr>
      <w:tr w:rsidR="00337485" w:rsidRPr="00015210" w14:paraId="34F74A83" w14:textId="77777777" w:rsidTr="003A5BA2">
        <w:trPr>
          <w:trHeight w:val="541"/>
          <w:jc w:val="center"/>
          <w:trPrChange w:id="198" w:author="Dylan CHEN" w:date="2026-08-29T09:37:00Z" w16du:dateUtc="2026-08-29T01:37:00Z">
            <w:trPr>
              <w:trHeight w:val="541"/>
              <w:jc w:val="center"/>
            </w:trPr>
          </w:trPrChange>
        </w:trPr>
        <w:tc>
          <w:tcPr>
            <w:tcW w:w="2330" w:type="dxa"/>
            <w:tcBorders>
              <w:top w:val="nil"/>
              <w:left w:val="single" w:sz="8" w:space="0" w:color="auto"/>
              <w:bottom w:val="single" w:sz="8" w:space="0" w:color="auto"/>
              <w:right w:val="single" w:sz="8" w:space="0" w:color="auto"/>
            </w:tcBorders>
            <w:vAlign w:val="center"/>
            <w:hideMark/>
            <w:tcPrChange w:id="199"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191344B7" w14:textId="77777777" w:rsidR="00337485" w:rsidRPr="00015210" w:rsidRDefault="00337485" w:rsidP="00337485">
            <w:pPr>
              <w:rPr>
                <w:color w:val="000000"/>
                <w:sz w:val="18"/>
                <w:szCs w:val="18"/>
              </w:rPr>
            </w:pPr>
            <w:r w:rsidRPr="00015210">
              <w:rPr>
                <w:color w:val="000000"/>
                <w:sz w:val="18"/>
                <w:szCs w:val="18"/>
              </w:rPr>
              <w:t>Rao et al. (2026)</w:t>
            </w:r>
          </w:p>
        </w:tc>
        <w:tc>
          <w:tcPr>
            <w:tcW w:w="2160" w:type="dxa"/>
            <w:tcBorders>
              <w:top w:val="nil"/>
              <w:left w:val="nil"/>
              <w:bottom w:val="single" w:sz="8" w:space="0" w:color="auto"/>
              <w:right w:val="single" w:sz="8" w:space="0" w:color="auto"/>
            </w:tcBorders>
            <w:vAlign w:val="center"/>
            <w:hideMark/>
            <w:tcPrChange w:id="200"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133FE917"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201"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15DDCB35"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202"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8C97E67" w14:textId="77777777" w:rsidR="00337485" w:rsidRPr="00015210" w:rsidRDefault="00337485" w:rsidP="00337485">
            <w:pPr>
              <w:rPr>
                <w:color w:val="000000"/>
                <w:sz w:val="18"/>
                <w:szCs w:val="18"/>
              </w:rPr>
            </w:pPr>
            <w:r w:rsidRPr="00015210">
              <w:rPr>
                <w:color w:val="000000"/>
                <w:sz w:val="18"/>
                <w:szCs w:val="18"/>
              </w:rPr>
              <w:t>User-week</w:t>
            </w:r>
          </w:p>
        </w:tc>
        <w:tc>
          <w:tcPr>
            <w:tcW w:w="956" w:type="dxa"/>
            <w:tcBorders>
              <w:top w:val="nil"/>
              <w:left w:val="nil"/>
              <w:bottom w:val="single" w:sz="8" w:space="0" w:color="auto"/>
              <w:right w:val="single" w:sz="8" w:space="0" w:color="auto"/>
            </w:tcBorders>
            <w:vAlign w:val="center"/>
            <w:hideMark/>
            <w:tcPrChange w:id="203"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5032090" w14:textId="7CA587B3" w:rsidR="00337485" w:rsidRPr="00015210" w:rsidRDefault="00337485" w:rsidP="00337485">
            <w:pPr>
              <w:rPr>
                <w:color w:val="000000"/>
                <w:sz w:val="18"/>
                <w:szCs w:val="18"/>
              </w:rPr>
            </w:pPr>
            <w:ins w:id="204" w:author="Dylan CHEN" w:date="2026-08-27T17:00:00Z" w16du:dateUtc="2026-08-27T09:00:00Z">
              <w:r w:rsidRPr="00015210">
                <w:rPr>
                  <w:color w:val="000000"/>
                  <w:sz w:val="18"/>
                  <w:szCs w:val="18"/>
                </w:rPr>
                <w:t>No</w:t>
              </w:r>
            </w:ins>
            <w:del w:id="205"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206"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44052AED" w14:textId="7039FA6A" w:rsidR="00337485" w:rsidRPr="00015210" w:rsidRDefault="00337485" w:rsidP="00337485">
            <w:pPr>
              <w:rPr>
                <w:color w:val="000000"/>
                <w:sz w:val="18"/>
                <w:szCs w:val="18"/>
              </w:rPr>
            </w:pPr>
            <w:r w:rsidRPr="003A5BA2">
              <w:rPr>
                <w:b/>
                <w:bCs/>
                <w:color w:val="000000"/>
                <w:sz w:val="18"/>
                <w:szCs w:val="18"/>
                <w:rPrChange w:id="207" w:author="Dylan CHEN" w:date="2026-08-29T09:38:00Z" w16du:dateUtc="2026-08-29T01:38:00Z">
                  <w:rPr>
                    <w:color w:val="000000"/>
                    <w:sz w:val="18"/>
                    <w:szCs w:val="18"/>
                  </w:rPr>
                </w:rPrChange>
              </w:rPr>
              <w:t>+</w:t>
            </w:r>
            <w:r w:rsidRPr="000E4EEB">
              <w:rPr>
                <w:color w:val="000000"/>
                <w:sz w:val="18"/>
                <w:szCs w:val="18"/>
              </w:rPr>
              <w:t xml:space="preserve"> (individual level); remaining questions longer &amp; more novel</w:t>
            </w:r>
          </w:p>
        </w:tc>
        <w:tc>
          <w:tcPr>
            <w:tcW w:w="1879" w:type="dxa"/>
            <w:tcBorders>
              <w:top w:val="nil"/>
              <w:left w:val="nil"/>
              <w:bottom w:val="single" w:sz="8" w:space="0" w:color="auto"/>
              <w:right w:val="single" w:sz="8" w:space="0" w:color="auto"/>
            </w:tcBorders>
            <w:vAlign w:val="center"/>
            <w:hideMark/>
            <w:tcPrChange w:id="208"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154C8E2E" w14:textId="2F497BDE"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452A031" w14:textId="77777777" w:rsidTr="003A5BA2">
        <w:trPr>
          <w:trHeight w:val="278"/>
          <w:jc w:val="center"/>
          <w:trPrChange w:id="209"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210"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0DF2483A" w14:textId="77777777" w:rsidR="00337485" w:rsidRPr="00015210" w:rsidRDefault="00337485" w:rsidP="00337485">
            <w:pPr>
              <w:rPr>
                <w:color w:val="000000"/>
                <w:sz w:val="18"/>
                <w:szCs w:val="18"/>
              </w:rPr>
            </w:pPr>
            <w:r w:rsidRPr="00015210">
              <w:rPr>
                <w:color w:val="000000"/>
                <w:sz w:val="18"/>
                <w:szCs w:val="18"/>
              </w:rPr>
              <w:t>Burtch et al. (2024)</w:t>
            </w:r>
          </w:p>
        </w:tc>
        <w:tc>
          <w:tcPr>
            <w:tcW w:w="2160" w:type="dxa"/>
            <w:tcBorders>
              <w:top w:val="nil"/>
              <w:left w:val="nil"/>
              <w:bottom w:val="single" w:sz="8" w:space="0" w:color="auto"/>
              <w:right w:val="single" w:sz="8" w:space="0" w:color="auto"/>
            </w:tcBorders>
            <w:vAlign w:val="center"/>
            <w:hideMark/>
            <w:tcPrChange w:id="211"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22C99B3C"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212"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2B550F2F"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213"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934555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214"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7BBC213" w14:textId="07AFFF17" w:rsidR="00337485" w:rsidRPr="00015210" w:rsidRDefault="00337485" w:rsidP="00337485">
            <w:pPr>
              <w:rPr>
                <w:color w:val="000000"/>
                <w:sz w:val="18"/>
                <w:szCs w:val="18"/>
              </w:rPr>
            </w:pPr>
            <w:ins w:id="215" w:author="Dylan CHEN" w:date="2026-08-27T17:00:00Z" w16du:dateUtc="2026-08-27T09:00:00Z">
              <w:r w:rsidRPr="00015210">
                <w:rPr>
                  <w:color w:val="000000"/>
                  <w:sz w:val="18"/>
                  <w:szCs w:val="18"/>
                </w:rPr>
                <w:t>No</w:t>
              </w:r>
            </w:ins>
            <w:del w:id="216"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217"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29114552" w14:textId="74123CEA" w:rsidR="00337485" w:rsidRPr="003A5BA2" w:rsidRDefault="00337485" w:rsidP="00337485">
            <w:pPr>
              <w:rPr>
                <w:b/>
                <w:bCs/>
                <w:color w:val="000000"/>
                <w:sz w:val="18"/>
                <w:szCs w:val="18"/>
                <w:rPrChange w:id="218" w:author="Dylan CHEN" w:date="2026-08-29T09:38:00Z" w16du:dateUtc="2026-08-29T01:38:00Z">
                  <w:rPr>
                    <w:color w:val="000000"/>
                    <w:sz w:val="18"/>
                    <w:szCs w:val="18"/>
                  </w:rPr>
                </w:rPrChange>
              </w:rPr>
            </w:pPr>
            <w:r w:rsidRPr="003A5BA2">
              <w:rPr>
                <w:b/>
                <w:bCs/>
                <w:color w:val="000000"/>
                <w:sz w:val="18"/>
                <w:szCs w:val="18"/>
                <w:rPrChange w:id="219" w:author="Dylan CHEN" w:date="2026-08-29T09:38:00Z" w16du:dateUtc="2026-08-29T01:38:00Z">
                  <w:rPr>
                    <w:color w:val="000000"/>
                    <w:sz w:val="18"/>
                    <w:szCs w:val="18"/>
                  </w:rPr>
                </w:rPrChange>
              </w:rPr>
              <w:t>−</w:t>
            </w:r>
          </w:p>
        </w:tc>
        <w:tc>
          <w:tcPr>
            <w:tcW w:w="1879" w:type="dxa"/>
            <w:tcBorders>
              <w:top w:val="nil"/>
              <w:left w:val="nil"/>
              <w:bottom w:val="single" w:sz="8" w:space="0" w:color="auto"/>
              <w:right w:val="single" w:sz="8" w:space="0" w:color="auto"/>
            </w:tcBorders>
            <w:vAlign w:val="center"/>
            <w:hideMark/>
            <w:tcPrChange w:id="220"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169D1C47" w14:textId="78021124"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1EC3E8A7" w14:textId="77777777" w:rsidTr="003A5BA2">
        <w:trPr>
          <w:trHeight w:val="278"/>
          <w:jc w:val="center"/>
          <w:trPrChange w:id="221"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22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10D84DD2" w14:textId="77777777" w:rsidR="00337485" w:rsidRPr="00015210" w:rsidRDefault="00337485" w:rsidP="00337485">
            <w:pPr>
              <w:rPr>
                <w:color w:val="000000"/>
                <w:sz w:val="18"/>
                <w:szCs w:val="18"/>
              </w:rPr>
            </w:pPr>
            <w:r w:rsidRPr="00015210">
              <w:rPr>
                <w:color w:val="000000"/>
                <w:sz w:val="18"/>
                <w:szCs w:val="18"/>
              </w:rPr>
              <w:t>del Rio-Chanona et al. (2024)</w:t>
            </w:r>
          </w:p>
        </w:tc>
        <w:tc>
          <w:tcPr>
            <w:tcW w:w="2160" w:type="dxa"/>
            <w:tcBorders>
              <w:top w:val="nil"/>
              <w:left w:val="nil"/>
              <w:bottom w:val="single" w:sz="8" w:space="0" w:color="auto"/>
              <w:right w:val="single" w:sz="8" w:space="0" w:color="auto"/>
            </w:tcBorders>
            <w:vAlign w:val="center"/>
            <w:hideMark/>
            <w:tcPrChange w:id="22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552E38D8"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22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6947A23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22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C26F975"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22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7E3D09C4" w14:textId="428BF29A" w:rsidR="00337485" w:rsidRPr="00015210" w:rsidRDefault="00337485" w:rsidP="00337485">
            <w:pPr>
              <w:rPr>
                <w:color w:val="000000"/>
                <w:sz w:val="18"/>
                <w:szCs w:val="18"/>
              </w:rPr>
            </w:pPr>
            <w:ins w:id="227" w:author="Dylan CHEN" w:date="2026-08-27T17:00:00Z" w16du:dateUtc="2026-08-27T09:00:00Z">
              <w:r w:rsidRPr="00015210">
                <w:rPr>
                  <w:color w:val="000000"/>
                  <w:sz w:val="18"/>
                  <w:szCs w:val="18"/>
                </w:rPr>
                <w:t>No</w:t>
              </w:r>
            </w:ins>
            <w:del w:id="228"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229"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06ACA59C" w14:textId="196F773C" w:rsidR="00337485" w:rsidRPr="003A5BA2" w:rsidRDefault="00337485" w:rsidP="00337485">
            <w:pPr>
              <w:rPr>
                <w:b/>
                <w:bCs/>
                <w:color w:val="000000"/>
                <w:sz w:val="18"/>
                <w:szCs w:val="18"/>
                <w:rPrChange w:id="230" w:author="Dylan CHEN" w:date="2026-08-29T09:38:00Z" w16du:dateUtc="2026-08-29T01:38:00Z">
                  <w:rPr>
                    <w:color w:val="000000"/>
                    <w:sz w:val="18"/>
                    <w:szCs w:val="18"/>
                  </w:rPr>
                </w:rPrChange>
              </w:rPr>
            </w:pPr>
            <w:r w:rsidRPr="003A5BA2">
              <w:rPr>
                <w:b/>
                <w:bCs/>
                <w:color w:val="000000"/>
                <w:sz w:val="18"/>
                <w:szCs w:val="18"/>
                <w:rPrChange w:id="231" w:author="Dylan CHEN" w:date="2026-08-29T09:38:00Z" w16du:dateUtc="2026-08-29T01:38:00Z">
                  <w:rPr>
                    <w:color w:val="000000"/>
                    <w:sz w:val="18"/>
                    <w:szCs w:val="18"/>
                  </w:rPr>
                </w:rPrChange>
              </w:rPr>
              <w:t>−</w:t>
            </w:r>
          </w:p>
        </w:tc>
        <w:tc>
          <w:tcPr>
            <w:tcW w:w="1879" w:type="dxa"/>
            <w:tcBorders>
              <w:top w:val="nil"/>
              <w:left w:val="nil"/>
              <w:bottom w:val="single" w:sz="8" w:space="0" w:color="auto"/>
              <w:right w:val="single" w:sz="8" w:space="0" w:color="auto"/>
            </w:tcBorders>
            <w:vAlign w:val="center"/>
            <w:hideMark/>
            <w:tcPrChange w:id="232"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2859F976" w14:textId="39DCDCBB"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A5BA2" w:rsidRPr="00015210" w14:paraId="003C38E3" w14:textId="77777777" w:rsidTr="003A5BA2">
        <w:trPr>
          <w:trHeight w:val="278"/>
          <w:jc w:val="center"/>
          <w:ins w:id="233" w:author="Dylan CHEN" w:date="2026-08-29T09:37:00Z"/>
        </w:trPr>
        <w:tc>
          <w:tcPr>
            <w:tcW w:w="2330" w:type="dxa"/>
            <w:tcBorders>
              <w:top w:val="nil"/>
              <w:left w:val="single" w:sz="8" w:space="0" w:color="auto"/>
              <w:bottom w:val="single" w:sz="8" w:space="0" w:color="auto"/>
              <w:right w:val="single" w:sz="8" w:space="0" w:color="auto"/>
            </w:tcBorders>
            <w:vAlign w:val="center"/>
          </w:tcPr>
          <w:p w14:paraId="3AB43FAE" w14:textId="2B5C72B5" w:rsidR="003A5BA2" w:rsidRPr="00015210" w:rsidRDefault="003A5BA2" w:rsidP="003A5BA2">
            <w:pPr>
              <w:rPr>
                <w:ins w:id="234" w:author="Dylan CHEN" w:date="2026-08-29T09:37:00Z" w16du:dateUtc="2026-08-29T01:37:00Z"/>
                <w:color w:val="000000"/>
                <w:sz w:val="18"/>
                <w:szCs w:val="18"/>
              </w:rPr>
            </w:pPr>
            <w:ins w:id="235" w:author="Dylan CHEN" w:date="2026-08-29T09:37:00Z" w16du:dateUtc="2026-08-29T01:37:00Z">
              <w:r w:rsidRPr="00015210">
                <w:rPr>
                  <w:color w:val="000000"/>
                  <w:sz w:val="18"/>
                  <w:szCs w:val="18"/>
                </w:rPr>
                <w:t>Wang &amp; Zheng (2024)</w:t>
              </w:r>
            </w:ins>
          </w:p>
        </w:tc>
        <w:tc>
          <w:tcPr>
            <w:tcW w:w="2160" w:type="dxa"/>
            <w:tcBorders>
              <w:top w:val="nil"/>
              <w:left w:val="nil"/>
              <w:bottom w:val="single" w:sz="8" w:space="0" w:color="auto"/>
              <w:right w:val="single" w:sz="8" w:space="0" w:color="auto"/>
            </w:tcBorders>
            <w:vAlign w:val="center"/>
          </w:tcPr>
          <w:p w14:paraId="2FFBD778" w14:textId="14A96505" w:rsidR="003A5BA2" w:rsidRPr="00015210" w:rsidRDefault="003A5BA2" w:rsidP="003A5BA2">
            <w:pPr>
              <w:rPr>
                <w:ins w:id="236" w:author="Dylan CHEN" w:date="2026-08-29T09:37:00Z" w16du:dateUtc="2026-08-29T01:37:00Z"/>
                <w:color w:val="000000"/>
                <w:sz w:val="18"/>
                <w:szCs w:val="18"/>
              </w:rPr>
            </w:pPr>
            <w:ins w:id="237" w:author="Dylan CHEN" w:date="2026-08-29T09:37:00Z" w16du:dateUtc="2026-08-29T01:37:00Z">
              <w:r w:rsidRPr="00015210">
                <w:rPr>
                  <w:color w:val="000000"/>
                  <w:sz w:val="18"/>
                  <w:szCs w:val="18"/>
                </w:rPr>
                <w:t>Stack Exchange (technical)</w:t>
              </w:r>
            </w:ins>
          </w:p>
        </w:tc>
        <w:tc>
          <w:tcPr>
            <w:tcW w:w="1890" w:type="dxa"/>
            <w:tcBorders>
              <w:top w:val="nil"/>
              <w:left w:val="nil"/>
              <w:bottom w:val="single" w:sz="8" w:space="0" w:color="auto"/>
              <w:right w:val="single" w:sz="8" w:space="0" w:color="auto"/>
            </w:tcBorders>
            <w:vAlign w:val="center"/>
          </w:tcPr>
          <w:p w14:paraId="6B85E797" w14:textId="41952D6F" w:rsidR="003A5BA2" w:rsidRPr="00015210" w:rsidRDefault="003A5BA2" w:rsidP="003A5BA2">
            <w:pPr>
              <w:rPr>
                <w:ins w:id="238" w:author="Dylan CHEN" w:date="2026-08-29T09:37:00Z" w16du:dateUtc="2026-08-29T01:37:00Z"/>
                <w:color w:val="000000"/>
                <w:sz w:val="18"/>
                <w:szCs w:val="18"/>
              </w:rPr>
            </w:pPr>
            <w:ins w:id="239" w:author="Dylan CHEN" w:date="2026-08-29T09:37:00Z" w16du:dateUtc="2026-08-29T01:37:00Z">
              <w:r w:rsidRPr="00015210">
                <w:rPr>
                  <w:color w:val="000000"/>
                  <w:sz w:val="18"/>
                  <w:szCs w:val="18"/>
                </w:rPr>
                <w:t xml:space="preserve">ChatGPT </w:t>
              </w:r>
              <w:r w:rsidRPr="00015210">
                <w:rPr>
                  <w:b/>
                  <w:bCs/>
                  <w:color w:val="000000"/>
                  <w:sz w:val="18"/>
                  <w:szCs w:val="18"/>
                </w:rPr>
                <w:t>ban</w:t>
              </w:r>
            </w:ins>
          </w:p>
        </w:tc>
        <w:tc>
          <w:tcPr>
            <w:tcW w:w="900" w:type="dxa"/>
            <w:tcBorders>
              <w:top w:val="nil"/>
              <w:left w:val="nil"/>
              <w:bottom w:val="single" w:sz="8" w:space="0" w:color="auto"/>
              <w:right w:val="single" w:sz="8" w:space="0" w:color="auto"/>
            </w:tcBorders>
            <w:vAlign w:val="center"/>
          </w:tcPr>
          <w:p w14:paraId="0B127343" w14:textId="12FCD325" w:rsidR="003A5BA2" w:rsidRPr="00015210" w:rsidRDefault="003A5BA2" w:rsidP="003A5BA2">
            <w:pPr>
              <w:rPr>
                <w:ins w:id="240" w:author="Dylan CHEN" w:date="2026-08-29T09:37:00Z" w16du:dateUtc="2026-08-29T01:37:00Z"/>
                <w:color w:val="000000"/>
                <w:sz w:val="18"/>
                <w:szCs w:val="18"/>
              </w:rPr>
            </w:pPr>
            <w:ins w:id="241" w:author="Dylan CHEN" w:date="2026-08-29T09:37:00Z" w16du:dateUtc="2026-08-29T01:37:00Z">
              <w:r w:rsidRPr="00015210">
                <w:rPr>
                  <w:color w:val="000000"/>
                  <w:sz w:val="18"/>
                  <w:szCs w:val="18"/>
                </w:rPr>
                <w:t>Topic-week</w:t>
              </w:r>
            </w:ins>
          </w:p>
        </w:tc>
        <w:tc>
          <w:tcPr>
            <w:tcW w:w="956" w:type="dxa"/>
            <w:tcBorders>
              <w:top w:val="nil"/>
              <w:left w:val="nil"/>
              <w:bottom w:val="single" w:sz="8" w:space="0" w:color="auto"/>
              <w:right w:val="single" w:sz="8" w:space="0" w:color="auto"/>
            </w:tcBorders>
            <w:vAlign w:val="center"/>
          </w:tcPr>
          <w:p w14:paraId="5DDC77ED" w14:textId="083CE16D" w:rsidR="003A5BA2" w:rsidRPr="00015210" w:rsidRDefault="003A5BA2" w:rsidP="003A5BA2">
            <w:pPr>
              <w:rPr>
                <w:ins w:id="242" w:author="Dylan CHEN" w:date="2026-08-29T09:37:00Z" w16du:dateUtc="2026-08-29T01:37:00Z"/>
                <w:color w:val="000000"/>
                <w:sz w:val="18"/>
                <w:szCs w:val="18"/>
              </w:rPr>
            </w:pPr>
            <w:ins w:id="243" w:author="Dylan CHEN" w:date="2026-08-29T09:37:00Z" w16du:dateUtc="2026-08-29T01:37:00Z">
              <w:r w:rsidRPr="00015210">
                <w:rPr>
                  <w:color w:val="000000"/>
                  <w:sz w:val="18"/>
                  <w:szCs w:val="18"/>
                </w:rPr>
                <w:t>No</w:t>
              </w:r>
            </w:ins>
          </w:p>
        </w:tc>
        <w:tc>
          <w:tcPr>
            <w:tcW w:w="2734" w:type="dxa"/>
            <w:tcBorders>
              <w:top w:val="nil"/>
              <w:left w:val="nil"/>
              <w:bottom w:val="single" w:sz="8" w:space="0" w:color="auto"/>
              <w:right w:val="single" w:sz="8" w:space="0" w:color="auto"/>
            </w:tcBorders>
            <w:vAlign w:val="center"/>
          </w:tcPr>
          <w:p w14:paraId="6DF1ADD7" w14:textId="22A0C1CE" w:rsidR="003A5BA2" w:rsidRPr="003A5BA2" w:rsidRDefault="003A5BA2" w:rsidP="003A5BA2">
            <w:pPr>
              <w:rPr>
                <w:ins w:id="244" w:author="Dylan CHEN" w:date="2026-08-29T09:37:00Z" w16du:dateUtc="2026-08-29T01:37:00Z"/>
                <w:b/>
                <w:bCs/>
                <w:color w:val="000000"/>
                <w:sz w:val="18"/>
                <w:szCs w:val="18"/>
                <w:rPrChange w:id="245" w:author="Dylan CHEN" w:date="2026-08-29T09:38:00Z" w16du:dateUtc="2026-08-29T01:38:00Z">
                  <w:rPr>
                    <w:ins w:id="246" w:author="Dylan CHEN" w:date="2026-08-29T09:37:00Z" w16du:dateUtc="2026-08-29T01:37:00Z"/>
                    <w:color w:val="000000"/>
                    <w:sz w:val="18"/>
                    <w:szCs w:val="18"/>
                  </w:rPr>
                </w:rPrChange>
              </w:rPr>
            </w:pPr>
            <w:ins w:id="247" w:author="Dylan CHEN" w:date="2026-08-29T09:37:00Z" w16du:dateUtc="2026-08-29T01:37:00Z">
              <w:r w:rsidRPr="003A5BA2">
                <w:rPr>
                  <w:b/>
                  <w:bCs/>
                  <w:color w:val="000000"/>
                  <w:sz w:val="18"/>
                  <w:szCs w:val="18"/>
                  <w:rPrChange w:id="248" w:author="Dylan CHEN" w:date="2026-08-29T09:38:00Z" w16du:dateUtc="2026-08-29T01:38:00Z">
                    <w:rPr>
                      <w:color w:val="000000"/>
                      <w:sz w:val="18"/>
                      <w:szCs w:val="18"/>
                    </w:rPr>
                  </w:rPrChange>
                </w:rPr>
                <w:t>+</w:t>
              </w:r>
            </w:ins>
          </w:p>
        </w:tc>
        <w:tc>
          <w:tcPr>
            <w:tcW w:w="1879" w:type="dxa"/>
            <w:tcBorders>
              <w:top w:val="nil"/>
              <w:left w:val="nil"/>
              <w:bottom w:val="single" w:sz="8" w:space="0" w:color="auto"/>
              <w:right w:val="single" w:sz="8" w:space="0" w:color="auto"/>
            </w:tcBorders>
            <w:vAlign w:val="center"/>
          </w:tcPr>
          <w:p w14:paraId="6BA6FCC6" w14:textId="69C3556A" w:rsidR="003A5BA2" w:rsidRPr="000E4EEB" w:rsidRDefault="003A5BA2" w:rsidP="003A5BA2">
            <w:pPr>
              <w:rPr>
                <w:ins w:id="249" w:author="Dylan CHEN" w:date="2026-08-29T09:37:00Z" w16du:dateUtc="2026-08-29T01:37:00Z"/>
                <w:rFonts w:ascii="Aptos" w:hAnsi="Aptos"/>
                <w:color w:val="000000"/>
                <w:sz w:val="18"/>
                <w:szCs w:val="18"/>
              </w:rPr>
            </w:pPr>
          </w:p>
        </w:tc>
      </w:tr>
      <w:tr w:rsidR="003A5BA2" w:rsidRPr="00015210" w14:paraId="77C625B5"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5CC11EC4" w14:textId="5B75E9B5" w:rsidR="003A5BA2" w:rsidRPr="00015210" w:rsidRDefault="003A5BA2" w:rsidP="003A5BA2">
            <w:pPr>
              <w:rPr>
                <w:b/>
                <w:bCs/>
                <w:color w:val="000000"/>
                <w:sz w:val="18"/>
                <w:szCs w:val="18"/>
              </w:rPr>
            </w:pPr>
            <w:r w:rsidRPr="00015210">
              <w:rPr>
                <w:b/>
                <w:bCs/>
                <w:color w:val="000000"/>
                <w:sz w:val="18"/>
                <w:szCs w:val="18"/>
              </w:rPr>
              <w:t xml:space="preserve">Role 2. </w:t>
            </w:r>
            <w:r>
              <w:rPr>
                <w:b/>
                <w:bCs/>
                <w:color w:val="000000"/>
                <w:sz w:val="18"/>
                <w:szCs w:val="18"/>
              </w:rPr>
              <w:t>External Gen</w:t>
            </w:r>
            <w:r w:rsidRPr="00015210">
              <w:rPr>
                <w:b/>
                <w:bCs/>
                <w:color w:val="000000"/>
                <w:sz w:val="18"/>
                <w:szCs w:val="18"/>
              </w:rPr>
              <w:t>AI as the answerer’s instrument</w:t>
            </w:r>
            <w:r w:rsidRPr="00015210">
              <w:rPr>
                <w:color w:val="000000"/>
                <w:sz w:val="18"/>
                <w:szCs w:val="18"/>
              </w:rPr>
              <w:t xml:space="preserve"> </w:t>
            </w:r>
          </w:p>
        </w:tc>
      </w:tr>
      <w:tr w:rsidR="003A5BA2" w:rsidRPr="00015210" w14:paraId="0692FA3E" w14:textId="77777777" w:rsidTr="003A5BA2">
        <w:trPr>
          <w:trHeight w:val="278"/>
          <w:jc w:val="center"/>
          <w:trPrChange w:id="250"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tcPrChange w:id="251" w:author="Dylan CHEN" w:date="2026-08-29T09:37:00Z" w16du:dateUtc="2026-08-29T01:37:00Z">
              <w:tcPr>
                <w:tcW w:w="2126" w:type="dxa"/>
                <w:tcBorders>
                  <w:top w:val="nil"/>
                  <w:left w:val="single" w:sz="8" w:space="0" w:color="auto"/>
                  <w:bottom w:val="single" w:sz="8" w:space="0" w:color="auto"/>
                  <w:right w:val="single" w:sz="8" w:space="0" w:color="auto"/>
                </w:tcBorders>
                <w:vAlign w:val="center"/>
              </w:tcPr>
            </w:tcPrChange>
          </w:tcPr>
          <w:p w14:paraId="5E97FA86" w14:textId="7C93B773" w:rsidR="003A5BA2" w:rsidRPr="00015210" w:rsidRDefault="003A5BA2" w:rsidP="003A5BA2">
            <w:pPr>
              <w:rPr>
                <w:color w:val="000000"/>
                <w:sz w:val="18"/>
                <w:szCs w:val="18"/>
              </w:rPr>
            </w:pPr>
            <w:r w:rsidRPr="00015210">
              <w:rPr>
                <w:color w:val="000000"/>
                <w:sz w:val="18"/>
                <w:szCs w:val="18"/>
              </w:rPr>
              <w:t>Shan &amp; Qiu (2026, ISR)</w:t>
            </w:r>
          </w:p>
        </w:tc>
        <w:tc>
          <w:tcPr>
            <w:tcW w:w="2160" w:type="dxa"/>
            <w:tcBorders>
              <w:top w:val="nil"/>
              <w:left w:val="nil"/>
              <w:bottom w:val="single" w:sz="8" w:space="0" w:color="auto"/>
              <w:right w:val="single" w:sz="8" w:space="0" w:color="auto"/>
            </w:tcBorders>
            <w:vAlign w:val="center"/>
            <w:tcPrChange w:id="252" w:author="Dylan CHEN" w:date="2026-08-29T09:37:00Z" w16du:dateUtc="2026-08-29T01:37:00Z">
              <w:tcPr>
                <w:tcW w:w="2030" w:type="dxa"/>
                <w:gridSpan w:val="2"/>
                <w:tcBorders>
                  <w:top w:val="nil"/>
                  <w:left w:val="nil"/>
                  <w:bottom w:val="single" w:sz="8" w:space="0" w:color="auto"/>
                  <w:right w:val="single" w:sz="8" w:space="0" w:color="auto"/>
                </w:tcBorders>
                <w:vAlign w:val="center"/>
              </w:tcPr>
            </w:tcPrChange>
          </w:tcPr>
          <w:p w14:paraId="0772CAB6" w14:textId="49F1A333"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tcPrChange w:id="253" w:author="Dylan CHEN" w:date="2026-08-29T09:37:00Z" w16du:dateUtc="2026-08-29T01:37:00Z">
              <w:tcPr>
                <w:tcW w:w="1811" w:type="dxa"/>
                <w:gridSpan w:val="2"/>
                <w:tcBorders>
                  <w:top w:val="nil"/>
                  <w:left w:val="nil"/>
                  <w:bottom w:val="single" w:sz="8" w:space="0" w:color="auto"/>
                  <w:right w:val="single" w:sz="8" w:space="0" w:color="auto"/>
                </w:tcBorders>
                <w:vAlign w:val="center"/>
              </w:tcPr>
            </w:tcPrChange>
          </w:tcPr>
          <w:p w14:paraId="59D76E66" w14:textId="560EAF12"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tcPrChange w:id="254" w:author="Dylan CHEN" w:date="2026-08-29T09:37:00Z" w16du:dateUtc="2026-08-29T01:37:00Z">
              <w:tcPr>
                <w:tcW w:w="1094" w:type="dxa"/>
                <w:gridSpan w:val="2"/>
                <w:tcBorders>
                  <w:top w:val="nil"/>
                  <w:left w:val="nil"/>
                  <w:bottom w:val="single" w:sz="8" w:space="0" w:color="auto"/>
                  <w:right w:val="single" w:sz="8" w:space="0" w:color="auto"/>
                </w:tcBorders>
                <w:vAlign w:val="center"/>
              </w:tcPr>
            </w:tcPrChange>
          </w:tcPr>
          <w:p w14:paraId="38B3276E" w14:textId="0C5F33B0"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tcPrChange w:id="255" w:author="Dylan CHEN" w:date="2026-08-29T09:37:00Z" w16du:dateUtc="2026-08-29T01:37:00Z">
              <w:tcPr>
                <w:tcW w:w="1175" w:type="dxa"/>
                <w:gridSpan w:val="2"/>
                <w:tcBorders>
                  <w:top w:val="nil"/>
                  <w:left w:val="nil"/>
                  <w:bottom w:val="single" w:sz="8" w:space="0" w:color="auto"/>
                  <w:right w:val="single" w:sz="8" w:space="0" w:color="auto"/>
                </w:tcBorders>
                <w:vAlign w:val="center"/>
              </w:tcPr>
            </w:tcPrChange>
          </w:tcPr>
          <w:p w14:paraId="4BFC81C6" w14:textId="3B4E9ADD"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Change w:id="256"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310B6877" w14:textId="17A4AE59"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tcPrChange w:id="257" w:author="Dylan CHEN" w:date="2026-08-29T09:37:00Z" w16du:dateUtc="2026-08-29T01:37:00Z">
              <w:tcPr>
                <w:tcW w:w="1990" w:type="dxa"/>
                <w:gridSpan w:val="2"/>
                <w:tcBorders>
                  <w:top w:val="nil"/>
                  <w:left w:val="nil"/>
                  <w:bottom w:val="single" w:sz="8" w:space="0" w:color="auto"/>
                  <w:right w:val="single" w:sz="8" w:space="0" w:color="auto"/>
                </w:tcBorders>
                <w:vAlign w:val="center"/>
              </w:tcPr>
            </w:tcPrChange>
          </w:tcPr>
          <w:p w14:paraId="1DB36769" w14:textId="4B461101" w:rsidR="003A5BA2" w:rsidRDefault="003A5BA2" w:rsidP="003A5BA2">
            <w:pPr>
              <w:rPr>
                <w:color w:val="000000"/>
                <w:sz w:val="18"/>
                <w:szCs w:val="18"/>
              </w:rPr>
            </w:pPr>
            <w:r w:rsidRPr="003A5BA2">
              <w:rPr>
                <w:b/>
                <w:bCs/>
                <w:color w:val="000000"/>
                <w:sz w:val="18"/>
                <w:szCs w:val="18"/>
                <w:rPrChange w:id="258" w:author="Dylan CHEN" w:date="2026-08-29T09:38:00Z" w16du:dateUtc="2026-08-29T01:38:00Z">
                  <w:rPr>
                    <w:color w:val="000000"/>
                    <w:sz w:val="18"/>
                    <w:szCs w:val="18"/>
                  </w:rPr>
                </w:rPrChange>
              </w:rPr>
              <w:t>+</w:t>
            </w:r>
            <w:r w:rsidRPr="000E4EEB">
              <w:rPr>
                <w:color w:val="000000"/>
                <w:sz w:val="18"/>
                <w:szCs w:val="18"/>
              </w:rPr>
              <w:t>; shorter, more readable</w:t>
            </w:r>
          </w:p>
        </w:tc>
      </w:tr>
      <w:tr w:rsidR="003A5BA2" w:rsidRPr="00015210" w14:paraId="71204193" w14:textId="77777777" w:rsidTr="003A5BA2">
        <w:trPr>
          <w:trHeight w:val="278"/>
          <w:jc w:val="center"/>
          <w:trPrChange w:id="259"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260"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0016B0F" w14:textId="77777777" w:rsidR="003A5BA2" w:rsidRPr="00015210" w:rsidRDefault="003A5BA2" w:rsidP="003A5BA2">
            <w:pPr>
              <w:rPr>
                <w:color w:val="000000"/>
                <w:sz w:val="18"/>
                <w:szCs w:val="18"/>
              </w:rPr>
            </w:pPr>
            <w:r w:rsidRPr="00015210">
              <w:rPr>
                <w:color w:val="000000"/>
                <w:sz w:val="18"/>
                <w:szCs w:val="18"/>
              </w:rPr>
              <w:t>Fang &amp; Zhou (2026, I&amp;M)</w:t>
            </w:r>
          </w:p>
        </w:tc>
        <w:tc>
          <w:tcPr>
            <w:tcW w:w="2160" w:type="dxa"/>
            <w:tcBorders>
              <w:top w:val="nil"/>
              <w:left w:val="nil"/>
              <w:bottom w:val="single" w:sz="8" w:space="0" w:color="auto"/>
              <w:right w:val="single" w:sz="8" w:space="0" w:color="auto"/>
            </w:tcBorders>
            <w:vAlign w:val="center"/>
            <w:hideMark/>
            <w:tcPrChange w:id="261"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617504F3" w14:textId="77777777" w:rsidR="003A5BA2" w:rsidRPr="00015210" w:rsidRDefault="003A5BA2" w:rsidP="003A5BA2">
            <w:pPr>
              <w:rPr>
                <w:color w:val="000000"/>
                <w:sz w:val="18"/>
                <w:szCs w:val="18"/>
              </w:rPr>
            </w:pPr>
            <w:r w:rsidRPr="00015210">
              <w:rPr>
                <w:color w:val="000000"/>
                <w:sz w:val="18"/>
                <w:szCs w:val="18"/>
              </w:rPr>
              <w:t>Zhihu (general)</w:t>
            </w:r>
          </w:p>
        </w:tc>
        <w:tc>
          <w:tcPr>
            <w:tcW w:w="1890" w:type="dxa"/>
            <w:tcBorders>
              <w:top w:val="nil"/>
              <w:left w:val="nil"/>
              <w:bottom w:val="single" w:sz="8" w:space="0" w:color="auto"/>
              <w:right w:val="single" w:sz="8" w:space="0" w:color="auto"/>
            </w:tcBorders>
            <w:vAlign w:val="center"/>
            <w:hideMark/>
            <w:tcPrChange w:id="262"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614BCAB2"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263"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33AC0880" w14:textId="77777777" w:rsidR="003A5BA2" w:rsidRPr="00015210" w:rsidRDefault="003A5BA2" w:rsidP="003A5BA2">
            <w:pPr>
              <w:rPr>
                <w:color w:val="000000"/>
                <w:sz w:val="18"/>
                <w:szCs w:val="18"/>
              </w:rPr>
            </w:pPr>
            <w:r w:rsidRPr="00015210">
              <w:rPr>
                <w:color w:val="000000"/>
                <w:sz w:val="18"/>
                <w:szCs w:val="18"/>
              </w:rPr>
              <w:t>User-month</w:t>
            </w:r>
          </w:p>
        </w:tc>
        <w:tc>
          <w:tcPr>
            <w:tcW w:w="956" w:type="dxa"/>
            <w:tcBorders>
              <w:top w:val="nil"/>
              <w:left w:val="nil"/>
              <w:bottom w:val="single" w:sz="8" w:space="0" w:color="auto"/>
              <w:right w:val="single" w:sz="8" w:space="0" w:color="auto"/>
            </w:tcBorders>
            <w:vAlign w:val="center"/>
            <w:hideMark/>
            <w:tcPrChange w:id="264"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9CED75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265"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F26F679" w14:textId="609D32B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Change w:id="266"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4CA54B3" w14:textId="2E0CA214" w:rsidR="003A5BA2" w:rsidRPr="00015210" w:rsidRDefault="003A5BA2" w:rsidP="003A5BA2">
            <w:pPr>
              <w:rPr>
                <w:color w:val="000000"/>
                <w:sz w:val="18"/>
                <w:szCs w:val="18"/>
              </w:rPr>
            </w:pPr>
            <w:r w:rsidRPr="003A5BA2">
              <w:rPr>
                <w:b/>
                <w:bCs/>
                <w:color w:val="000000"/>
                <w:sz w:val="18"/>
                <w:szCs w:val="18"/>
                <w:rPrChange w:id="267" w:author="Dylan CHEN" w:date="2026-08-29T09:38:00Z" w16du:dateUtc="2026-08-29T01:38:00Z">
                  <w:rPr>
                    <w:color w:val="000000"/>
                    <w:sz w:val="18"/>
                    <w:szCs w:val="18"/>
                  </w:rPr>
                </w:rPrChange>
              </w:rPr>
              <w:t>+</w:t>
            </w:r>
            <w:r w:rsidRPr="000E4EEB">
              <w:rPr>
                <w:color w:val="000000"/>
                <w:sz w:val="18"/>
                <w:szCs w:val="18"/>
              </w:rPr>
              <w:t>; shorter</w:t>
            </w:r>
          </w:p>
        </w:tc>
      </w:tr>
      <w:tr w:rsidR="003A5BA2" w:rsidRPr="00015210" w14:paraId="54FC9BCD" w14:textId="77777777" w:rsidTr="003A5BA2">
        <w:trPr>
          <w:trHeight w:val="262"/>
          <w:jc w:val="center"/>
          <w:ins w:id="268" w:author="Dylan CHEN" w:date="2026-08-29T09:36:00Z"/>
          <w:trPrChange w:id="269" w:author="Dylan CHEN" w:date="2026-08-29T09:37:00Z" w16du:dateUtc="2026-08-29T01:37:00Z">
            <w:trPr>
              <w:trHeight w:val="262"/>
              <w:jc w:val="center"/>
            </w:trPr>
          </w:trPrChange>
        </w:trPr>
        <w:tc>
          <w:tcPr>
            <w:tcW w:w="2330" w:type="dxa"/>
            <w:tcBorders>
              <w:top w:val="nil"/>
              <w:left w:val="single" w:sz="8" w:space="0" w:color="auto"/>
              <w:bottom w:val="single" w:sz="8" w:space="0" w:color="auto"/>
              <w:right w:val="single" w:sz="8" w:space="0" w:color="auto"/>
            </w:tcBorders>
            <w:vAlign w:val="center"/>
            <w:tcPrChange w:id="270" w:author="Dylan CHEN" w:date="2026-08-29T09:37:00Z" w16du:dateUtc="2026-08-29T01:37:00Z">
              <w:tcPr>
                <w:tcW w:w="2126" w:type="dxa"/>
                <w:tcBorders>
                  <w:top w:val="nil"/>
                  <w:left w:val="single" w:sz="8" w:space="0" w:color="auto"/>
                  <w:bottom w:val="single" w:sz="8" w:space="0" w:color="auto"/>
                  <w:right w:val="single" w:sz="8" w:space="0" w:color="auto"/>
                </w:tcBorders>
                <w:vAlign w:val="center"/>
              </w:tcPr>
            </w:tcPrChange>
          </w:tcPr>
          <w:p w14:paraId="66E4EB7B" w14:textId="58CF4EC2" w:rsidR="003A5BA2" w:rsidRPr="00015210" w:rsidRDefault="003A5BA2" w:rsidP="003A5BA2">
            <w:pPr>
              <w:rPr>
                <w:ins w:id="271" w:author="Dylan CHEN" w:date="2026-08-29T09:36:00Z" w16du:dateUtc="2026-08-29T01:36:00Z"/>
                <w:color w:val="000000"/>
                <w:sz w:val="18"/>
                <w:szCs w:val="18"/>
              </w:rPr>
            </w:pPr>
            <w:ins w:id="272" w:author="Dylan CHEN" w:date="2026-08-29T09:36:00Z" w16du:dateUtc="2026-08-29T01:36:00Z">
              <w:r w:rsidRPr="00015210">
                <w:rPr>
                  <w:color w:val="000000"/>
                  <w:sz w:val="18"/>
                  <w:szCs w:val="18"/>
                </w:rPr>
                <w:t>Sanatizadeh et al. (2025, I&amp;M)</w:t>
              </w:r>
            </w:ins>
          </w:p>
        </w:tc>
        <w:tc>
          <w:tcPr>
            <w:tcW w:w="2160" w:type="dxa"/>
            <w:tcBorders>
              <w:top w:val="nil"/>
              <w:left w:val="nil"/>
              <w:bottom w:val="single" w:sz="8" w:space="0" w:color="auto"/>
              <w:right w:val="single" w:sz="8" w:space="0" w:color="auto"/>
            </w:tcBorders>
            <w:vAlign w:val="center"/>
            <w:tcPrChange w:id="273" w:author="Dylan CHEN" w:date="2026-08-29T09:37:00Z" w16du:dateUtc="2026-08-29T01:37:00Z">
              <w:tcPr>
                <w:tcW w:w="2030" w:type="dxa"/>
                <w:gridSpan w:val="2"/>
                <w:tcBorders>
                  <w:top w:val="nil"/>
                  <w:left w:val="nil"/>
                  <w:bottom w:val="single" w:sz="8" w:space="0" w:color="auto"/>
                  <w:right w:val="single" w:sz="8" w:space="0" w:color="auto"/>
                </w:tcBorders>
                <w:vAlign w:val="center"/>
              </w:tcPr>
            </w:tcPrChange>
          </w:tcPr>
          <w:p w14:paraId="772AC69D" w14:textId="240D5CEB" w:rsidR="003A5BA2" w:rsidRPr="00015210" w:rsidRDefault="003A5BA2" w:rsidP="003A5BA2">
            <w:pPr>
              <w:rPr>
                <w:ins w:id="274" w:author="Dylan CHEN" w:date="2026-08-29T09:36:00Z" w16du:dateUtc="2026-08-29T01:36:00Z"/>
                <w:color w:val="000000"/>
                <w:sz w:val="18"/>
                <w:szCs w:val="18"/>
              </w:rPr>
            </w:pPr>
            <w:ins w:id="275" w:author="Dylan CHEN" w:date="2026-08-29T09:36:00Z" w16du:dateUtc="2026-08-29T01:36:00Z">
              <w:r w:rsidRPr="00015210">
                <w:rPr>
                  <w:color w:val="000000"/>
                  <w:sz w:val="18"/>
                  <w:szCs w:val="18"/>
                </w:rPr>
                <w:t>Stack Exchange (technical)</w:t>
              </w:r>
            </w:ins>
          </w:p>
        </w:tc>
        <w:tc>
          <w:tcPr>
            <w:tcW w:w="1890" w:type="dxa"/>
            <w:tcBorders>
              <w:top w:val="nil"/>
              <w:left w:val="nil"/>
              <w:bottom w:val="single" w:sz="8" w:space="0" w:color="auto"/>
              <w:right w:val="single" w:sz="8" w:space="0" w:color="auto"/>
            </w:tcBorders>
            <w:vAlign w:val="center"/>
            <w:tcPrChange w:id="276" w:author="Dylan CHEN" w:date="2026-08-29T09:37:00Z" w16du:dateUtc="2026-08-29T01:37:00Z">
              <w:tcPr>
                <w:tcW w:w="1811" w:type="dxa"/>
                <w:gridSpan w:val="2"/>
                <w:tcBorders>
                  <w:top w:val="nil"/>
                  <w:left w:val="nil"/>
                  <w:bottom w:val="single" w:sz="8" w:space="0" w:color="auto"/>
                  <w:right w:val="single" w:sz="8" w:space="0" w:color="auto"/>
                </w:tcBorders>
                <w:vAlign w:val="center"/>
              </w:tcPr>
            </w:tcPrChange>
          </w:tcPr>
          <w:p w14:paraId="3F127BAF" w14:textId="2FB26130" w:rsidR="003A5BA2" w:rsidRPr="00015210" w:rsidRDefault="003A5BA2" w:rsidP="003A5BA2">
            <w:pPr>
              <w:rPr>
                <w:ins w:id="277" w:author="Dylan CHEN" w:date="2026-08-29T09:36:00Z" w16du:dateUtc="2026-08-29T01:36:00Z"/>
                <w:color w:val="000000"/>
                <w:sz w:val="18"/>
                <w:szCs w:val="18"/>
              </w:rPr>
            </w:pPr>
            <w:ins w:id="278" w:author="Dylan CHEN" w:date="2026-08-29T09:36:00Z" w16du:dateUtc="2026-08-29T01:36:00Z">
              <w:r w:rsidRPr="00015210">
                <w:rPr>
                  <w:color w:val="000000"/>
                  <w:sz w:val="18"/>
                  <w:szCs w:val="18"/>
                </w:rPr>
                <w:t>ChatGPT release</w:t>
              </w:r>
            </w:ins>
          </w:p>
        </w:tc>
        <w:tc>
          <w:tcPr>
            <w:tcW w:w="900" w:type="dxa"/>
            <w:tcBorders>
              <w:top w:val="nil"/>
              <w:left w:val="nil"/>
              <w:bottom w:val="single" w:sz="8" w:space="0" w:color="auto"/>
              <w:right w:val="single" w:sz="8" w:space="0" w:color="auto"/>
            </w:tcBorders>
            <w:vAlign w:val="center"/>
            <w:tcPrChange w:id="279" w:author="Dylan CHEN" w:date="2026-08-29T09:37:00Z" w16du:dateUtc="2026-08-29T01:37:00Z">
              <w:tcPr>
                <w:tcW w:w="1094" w:type="dxa"/>
                <w:gridSpan w:val="2"/>
                <w:tcBorders>
                  <w:top w:val="nil"/>
                  <w:left w:val="nil"/>
                  <w:bottom w:val="single" w:sz="8" w:space="0" w:color="auto"/>
                  <w:right w:val="single" w:sz="8" w:space="0" w:color="auto"/>
                </w:tcBorders>
                <w:vAlign w:val="center"/>
              </w:tcPr>
            </w:tcPrChange>
          </w:tcPr>
          <w:p w14:paraId="431FABC9" w14:textId="694742A8" w:rsidR="003A5BA2" w:rsidRPr="00015210" w:rsidRDefault="003A5BA2" w:rsidP="003A5BA2">
            <w:pPr>
              <w:rPr>
                <w:ins w:id="280" w:author="Dylan CHEN" w:date="2026-08-29T09:36:00Z" w16du:dateUtc="2026-08-29T01:36:00Z"/>
                <w:color w:val="000000"/>
                <w:sz w:val="18"/>
                <w:szCs w:val="18"/>
              </w:rPr>
            </w:pPr>
            <w:ins w:id="281" w:author="Dylan CHEN" w:date="2026-08-29T09:36:00Z" w16du:dateUtc="2026-08-29T01:36:00Z">
              <w:r w:rsidRPr="00015210">
                <w:rPr>
                  <w:color w:val="000000"/>
                  <w:sz w:val="18"/>
                  <w:szCs w:val="18"/>
                </w:rPr>
                <w:t>Post-day</w:t>
              </w:r>
            </w:ins>
          </w:p>
        </w:tc>
        <w:tc>
          <w:tcPr>
            <w:tcW w:w="956" w:type="dxa"/>
            <w:tcBorders>
              <w:top w:val="nil"/>
              <w:left w:val="nil"/>
              <w:bottom w:val="single" w:sz="8" w:space="0" w:color="auto"/>
              <w:right w:val="single" w:sz="8" w:space="0" w:color="auto"/>
            </w:tcBorders>
            <w:vAlign w:val="center"/>
            <w:tcPrChange w:id="282" w:author="Dylan CHEN" w:date="2026-08-29T09:37:00Z" w16du:dateUtc="2026-08-29T01:37:00Z">
              <w:tcPr>
                <w:tcW w:w="1175" w:type="dxa"/>
                <w:gridSpan w:val="2"/>
                <w:tcBorders>
                  <w:top w:val="nil"/>
                  <w:left w:val="nil"/>
                  <w:bottom w:val="single" w:sz="8" w:space="0" w:color="auto"/>
                  <w:right w:val="single" w:sz="8" w:space="0" w:color="auto"/>
                </w:tcBorders>
                <w:vAlign w:val="center"/>
              </w:tcPr>
            </w:tcPrChange>
          </w:tcPr>
          <w:p w14:paraId="310E153D" w14:textId="6DD50729" w:rsidR="003A5BA2" w:rsidRPr="00015210" w:rsidRDefault="003A5BA2" w:rsidP="003A5BA2">
            <w:pPr>
              <w:rPr>
                <w:ins w:id="283" w:author="Dylan CHEN" w:date="2026-08-29T09:36:00Z" w16du:dateUtc="2026-08-29T01:36:00Z"/>
                <w:color w:val="000000"/>
                <w:sz w:val="18"/>
                <w:szCs w:val="18"/>
              </w:rPr>
            </w:pPr>
            <w:ins w:id="284" w:author="Dylan CHEN" w:date="2026-08-29T09:36:00Z" w16du:dateUtc="2026-08-29T01:36:00Z">
              <w:r w:rsidRPr="00015210">
                <w:rPr>
                  <w:color w:val="000000"/>
                  <w:sz w:val="18"/>
                  <w:szCs w:val="18"/>
                </w:rPr>
                <w:t>No</w:t>
              </w:r>
            </w:ins>
          </w:p>
        </w:tc>
        <w:tc>
          <w:tcPr>
            <w:tcW w:w="2734" w:type="dxa"/>
            <w:tcBorders>
              <w:top w:val="nil"/>
              <w:left w:val="nil"/>
              <w:bottom w:val="single" w:sz="8" w:space="0" w:color="auto"/>
              <w:right w:val="single" w:sz="8" w:space="0" w:color="auto"/>
            </w:tcBorders>
            <w:vAlign w:val="center"/>
            <w:tcPrChange w:id="285"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04518920" w14:textId="4EBBF752" w:rsidR="003A5BA2" w:rsidRPr="000E4EEB" w:rsidRDefault="003A5BA2" w:rsidP="003A5BA2">
            <w:pPr>
              <w:rPr>
                <w:ins w:id="286" w:author="Dylan CHEN" w:date="2026-08-29T09:36:00Z" w16du:dateUtc="2026-08-29T01:36:00Z"/>
                <w:rFonts w:ascii="Aptos" w:hAnsi="Aptos"/>
                <w:color w:val="000000"/>
                <w:sz w:val="18"/>
                <w:szCs w:val="18"/>
              </w:rPr>
            </w:pPr>
          </w:p>
        </w:tc>
        <w:tc>
          <w:tcPr>
            <w:tcW w:w="1879" w:type="dxa"/>
            <w:tcBorders>
              <w:top w:val="nil"/>
              <w:left w:val="nil"/>
              <w:bottom w:val="single" w:sz="8" w:space="0" w:color="auto"/>
              <w:right w:val="single" w:sz="8" w:space="0" w:color="auto"/>
            </w:tcBorders>
            <w:vAlign w:val="center"/>
            <w:tcPrChange w:id="287" w:author="Dylan CHEN" w:date="2026-08-29T09:37:00Z" w16du:dateUtc="2026-08-29T01:37:00Z">
              <w:tcPr>
                <w:tcW w:w="1990" w:type="dxa"/>
                <w:gridSpan w:val="2"/>
                <w:tcBorders>
                  <w:top w:val="nil"/>
                  <w:left w:val="nil"/>
                  <w:bottom w:val="single" w:sz="8" w:space="0" w:color="auto"/>
                  <w:right w:val="single" w:sz="8" w:space="0" w:color="auto"/>
                </w:tcBorders>
                <w:vAlign w:val="center"/>
              </w:tcPr>
            </w:tcPrChange>
          </w:tcPr>
          <w:p w14:paraId="47063A6F" w14:textId="04329DC9" w:rsidR="003A5BA2" w:rsidRPr="000E4EEB" w:rsidRDefault="003A5BA2" w:rsidP="003A5BA2">
            <w:pPr>
              <w:rPr>
                <w:ins w:id="288" w:author="Dylan CHEN" w:date="2026-08-29T09:36:00Z" w16du:dateUtc="2026-08-29T01:36:00Z"/>
                <w:color w:val="000000"/>
                <w:sz w:val="18"/>
                <w:szCs w:val="18"/>
              </w:rPr>
            </w:pPr>
            <w:ins w:id="289" w:author="Dylan CHEN" w:date="2026-08-29T09:36:00Z" w16du:dateUtc="2026-08-29T01:36:00Z">
              <w:r w:rsidRPr="003A5BA2">
                <w:rPr>
                  <w:b/>
                  <w:bCs/>
                  <w:color w:val="000000"/>
                  <w:sz w:val="18"/>
                  <w:szCs w:val="18"/>
                  <w:rPrChange w:id="290" w:author="Dylan CHEN" w:date="2026-08-29T09:38:00Z" w16du:dateUtc="2026-08-29T01:38:00Z">
                    <w:rPr>
                      <w:color w:val="000000"/>
                      <w:sz w:val="18"/>
                      <w:szCs w:val="18"/>
                    </w:rPr>
                  </w:rPrChange>
                </w:rPr>
                <w:t>−</w:t>
              </w:r>
              <w:r w:rsidRPr="000E4EEB">
                <w:rPr>
                  <w:color w:val="000000"/>
                  <w:sz w:val="18"/>
                  <w:szCs w:val="18"/>
                </w:rPr>
                <w:t>; longer, less readable</w:t>
              </w:r>
            </w:ins>
          </w:p>
        </w:tc>
      </w:tr>
      <w:tr w:rsidR="003A5BA2" w:rsidRPr="00015210" w14:paraId="51F42C0C" w14:textId="77777777" w:rsidTr="003A5BA2">
        <w:trPr>
          <w:trHeight w:val="262"/>
          <w:jc w:val="center"/>
          <w:trPrChange w:id="291" w:author="Dylan CHEN" w:date="2026-08-29T09:37:00Z" w16du:dateUtc="2026-08-29T01:37:00Z">
            <w:trPr>
              <w:trHeight w:val="262"/>
              <w:jc w:val="center"/>
            </w:trPr>
          </w:trPrChange>
        </w:trPr>
        <w:tc>
          <w:tcPr>
            <w:tcW w:w="2330" w:type="dxa"/>
            <w:tcBorders>
              <w:top w:val="nil"/>
              <w:left w:val="single" w:sz="8" w:space="0" w:color="auto"/>
              <w:bottom w:val="single" w:sz="8" w:space="0" w:color="auto"/>
              <w:right w:val="single" w:sz="8" w:space="0" w:color="auto"/>
            </w:tcBorders>
            <w:vAlign w:val="center"/>
            <w:hideMark/>
            <w:tcPrChange w:id="29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4B77D5A5" w14:textId="77777777" w:rsidR="003A5BA2" w:rsidRPr="00015210" w:rsidRDefault="003A5BA2" w:rsidP="003A5BA2">
            <w:pPr>
              <w:rPr>
                <w:color w:val="000000"/>
                <w:sz w:val="18"/>
                <w:szCs w:val="18"/>
              </w:rPr>
            </w:pPr>
            <w:r w:rsidRPr="00015210">
              <w:rPr>
                <w:color w:val="000000"/>
                <w:sz w:val="18"/>
                <w:szCs w:val="18"/>
              </w:rPr>
              <w:t>Borwankar et al. (2026)</w:t>
            </w:r>
          </w:p>
        </w:tc>
        <w:tc>
          <w:tcPr>
            <w:tcW w:w="2160" w:type="dxa"/>
            <w:tcBorders>
              <w:top w:val="nil"/>
              <w:left w:val="nil"/>
              <w:bottom w:val="single" w:sz="8" w:space="0" w:color="auto"/>
              <w:right w:val="single" w:sz="8" w:space="0" w:color="auto"/>
            </w:tcBorders>
            <w:vAlign w:val="center"/>
            <w:hideMark/>
            <w:tcPrChange w:id="29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4F4BFDB2"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29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31507EF1"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Change w:id="29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8229EE4" w14:textId="77777777" w:rsidR="003A5BA2" w:rsidRPr="00015210" w:rsidRDefault="003A5BA2" w:rsidP="003A5BA2">
            <w:pPr>
              <w:rPr>
                <w:color w:val="000000"/>
                <w:sz w:val="18"/>
                <w:szCs w:val="18"/>
              </w:rPr>
            </w:pPr>
            <w:r w:rsidRPr="00015210">
              <w:rPr>
                <w:color w:val="000000"/>
                <w:sz w:val="18"/>
                <w:szCs w:val="18"/>
              </w:rPr>
              <w:t>Answer-user-day</w:t>
            </w:r>
          </w:p>
        </w:tc>
        <w:tc>
          <w:tcPr>
            <w:tcW w:w="956" w:type="dxa"/>
            <w:tcBorders>
              <w:top w:val="nil"/>
              <w:left w:val="nil"/>
              <w:bottom w:val="single" w:sz="8" w:space="0" w:color="auto"/>
              <w:right w:val="single" w:sz="8" w:space="0" w:color="auto"/>
            </w:tcBorders>
            <w:vAlign w:val="center"/>
            <w:hideMark/>
            <w:tcPrChange w:id="29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3368BA2"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297"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E97BAF7" w14:textId="2154BE1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Change w:id="298"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DEC6BE6" w14:textId="54D2CAFB" w:rsidR="003A5BA2" w:rsidRPr="00015210" w:rsidRDefault="003A5BA2" w:rsidP="003A5BA2">
            <w:pPr>
              <w:rPr>
                <w:color w:val="000000"/>
                <w:sz w:val="18"/>
                <w:szCs w:val="18"/>
              </w:rPr>
            </w:pPr>
            <w:r w:rsidRPr="000E4EEB">
              <w:rPr>
                <w:color w:val="000000"/>
                <w:sz w:val="18"/>
                <w:szCs w:val="18"/>
              </w:rPr>
              <w:t>Answers shorter &amp; more negative</w:t>
            </w:r>
          </w:p>
        </w:tc>
      </w:tr>
      <w:tr w:rsidR="003A5BA2" w:rsidRPr="00015210" w14:paraId="0A835BAC" w14:textId="77777777" w:rsidTr="003A5BA2">
        <w:trPr>
          <w:trHeight w:val="278"/>
          <w:jc w:val="center"/>
          <w:trPrChange w:id="299"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300"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1F4AABDE" w14:textId="77777777" w:rsidR="003A5BA2" w:rsidRPr="00015210" w:rsidRDefault="003A5BA2" w:rsidP="003A5BA2">
            <w:pPr>
              <w:rPr>
                <w:color w:val="000000"/>
                <w:sz w:val="18"/>
                <w:szCs w:val="18"/>
              </w:rPr>
            </w:pPr>
            <w:r w:rsidRPr="00015210">
              <w:rPr>
                <w:color w:val="000000"/>
                <w:sz w:val="18"/>
                <w:szCs w:val="18"/>
              </w:rPr>
              <w:t>Li &amp; Kim (2025)</w:t>
            </w:r>
          </w:p>
        </w:tc>
        <w:tc>
          <w:tcPr>
            <w:tcW w:w="2160" w:type="dxa"/>
            <w:tcBorders>
              <w:top w:val="nil"/>
              <w:left w:val="nil"/>
              <w:bottom w:val="single" w:sz="8" w:space="0" w:color="auto"/>
              <w:right w:val="single" w:sz="8" w:space="0" w:color="auto"/>
            </w:tcBorders>
            <w:vAlign w:val="center"/>
            <w:hideMark/>
            <w:tcPrChange w:id="301"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0EB01F85"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302"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15B5E9D1"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303"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ED7A8C0" w14:textId="77777777"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hideMark/>
            <w:tcPrChange w:id="304"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3271C5F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305"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51C34926" w14:textId="6795D986"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Change w:id="306"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4BDA2327" w14:textId="393E74D9" w:rsidR="003A5BA2" w:rsidRPr="003A5BA2" w:rsidRDefault="003A5BA2" w:rsidP="003A5BA2">
            <w:pPr>
              <w:rPr>
                <w:b/>
                <w:bCs/>
                <w:color w:val="000000"/>
                <w:sz w:val="18"/>
                <w:szCs w:val="18"/>
                <w:rPrChange w:id="307" w:author="Dylan CHEN" w:date="2026-08-29T09:38:00Z" w16du:dateUtc="2026-08-29T01:38:00Z">
                  <w:rPr>
                    <w:color w:val="000000"/>
                    <w:sz w:val="18"/>
                    <w:szCs w:val="18"/>
                  </w:rPr>
                </w:rPrChange>
              </w:rPr>
            </w:pPr>
            <w:r w:rsidRPr="003A5BA2">
              <w:rPr>
                <w:b/>
                <w:bCs/>
                <w:color w:val="000000"/>
                <w:sz w:val="18"/>
                <w:szCs w:val="18"/>
                <w:rPrChange w:id="308" w:author="Dylan CHEN" w:date="2026-08-29T09:38:00Z" w16du:dateUtc="2026-08-29T01:38:00Z">
                  <w:rPr>
                    <w:color w:val="000000"/>
                    <w:sz w:val="18"/>
                    <w:szCs w:val="18"/>
                  </w:rPr>
                </w:rPrChange>
              </w:rPr>
              <w:t>−</w:t>
            </w:r>
          </w:p>
        </w:tc>
      </w:tr>
      <w:tr w:rsidR="003A5BA2" w:rsidRPr="00015210" w14:paraId="02C9F994" w14:textId="77777777" w:rsidTr="003A5BA2">
        <w:trPr>
          <w:trHeight w:val="278"/>
          <w:jc w:val="center"/>
          <w:trPrChange w:id="309"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310"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6C609A6B" w14:textId="77777777" w:rsidR="003A5BA2" w:rsidRPr="00015210" w:rsidRDefault="003A5BA2" w:rsidP="003A5BA2">
            <w:pPr>
              <w:rPr>
                <w:color w:val="000000"/>
                <w:sz w:val="18"/>
                <w:szCs w:val="18"/>
              </w:rPr>
            </w:pPr>
            <w:r w:rsidRPr="00015210">
              <w:rPr>
                <w:color w:val="000000"/>
                <w:sz w:val="18"/>
                <w:szCs w:val="18"/>
              </w:rPr>
              <w:t>Wang &amp; Zheng (2024)</w:t>
            </w:r>
          </w:p>
        </w:tc>
        <w:tc>
          <w:tcPr>
            <w:tcW w:w="2160" w:type="dxa"/>
            <w:tcBorders>
              <w:top w:val="nil"/>
              <w:left w:val="nil"/>
              <w:bottom w:val="single" w:sz="8" w:space="0" w:color="auto"/>
              <w:right w:val="single" w:sz="8" w:space="0" w:color="auto"/>
            </w:tcBorders>
            <w:vAlign w:val="center"/>
            <w:hideMark/>
            <w:tcPrChange w:id="311"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5110D8E8" w14:textId="77777777"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Change w:id="312"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0E5E14A0"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Change w:id="313"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4A49F785" w14:textId="77777777" w:rsidR="003A5BA2" w:rsidRPr="00015210" w:rsidRDefault="003A5BA2" w:rsidP="003A5BA2">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314"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12A98867"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315"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0CE29E27" w14:textId="4E20AABA" w:rsidR="003A5BA2" w:rsidRPr="00015210" w:rsidRDefault="003A5BA2" w:rsidP="003A5BA2">
            <w:pPr>
              <w:rPr>
                <w:color w:val="000000"/>
                <w:sz w:val="18"/>
                <w:szCs w:val="18"/>
              </w:rPr>
            </w:pPr>
            <w:del w:id="316" w:author="Dylan CHEN" w:date="2026-08-29T09:38:00Z" w16du:dateUtc="2026-08-29T01:38:00Z">
              <w:r w:rsidRPr="000E4EEB" w:rsidDel="003A5BA2">
                <w:rPr>
                  <w:color w:val="000000"/>
                  <w:sz w:val="18"/>
                  <w:szCs w:val="18"/>
                </w:rPr>
                <w:delText>+</w:delText>
              </w:r>
            </w:del>
          </w:p>
        </w:tc>
        <w:tc>
          <w:tcPr>
            <w:tcW w:w="1879" w:type="dxa"/>
            <w:tcBorders>
              <w:top w:val="nil"/>
              <w:left w:val="nil"/>
              <w:bottom w:val="single" w:sz="8" w:space="0" w:color="auto"/>
              <w:right w:val="single" w:sz="8" w:space="0" w:color="auto"/>
            </w:tcBorders>
            <w:vAlign w:val="center"/>
            <w:hideMark/>
            <w:tcPrChange w:id="317"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6CDA03A0" w14:textId="51CFA26F" w:rsidR="003A5BA2" w:rsidRPr="00015210" w:rsidRDefault="003A5BA2" w:rsidP="003A5BA2">
            <w:pPr>
              <w:rPr>
                <w:color w:val="000000"/>
                <w:sz w:val="18"/>
                <w:szCs w:val="18"/>
              </w:rPr>
            </w:pPr>
            <w:r w:rsidRPr="003A5BA2">
              <w:rPr>
                <w:b/>
                <w:bCs/>
                <w:color w:val="000000"/>
                <w:sz w:val="18"/>
                <w:szCs w:val="18"/>
                <w:rPrChange w:id="318" w:author="Dylan CHEN" w:date="2026-08-29T09:38:00Z" w16du:dateUtc="2026-08-29T01:38:00Z">
                  <w:rPr>
                    <w:color w:val="000000"/>
                    <w:sz w:val="18"/>
                    <w:szCs w:val="18"/>
                  </w:rPr>
                </w:rPrChange>
              </w:rPr>
              <w:t>+</w:t>
            </w:r>
            <w:r w:rsidRPr="000E4EEB">
              <w:rPr>
                <w:color w:val="000000"/>
                <w:sz w:val="18"/>
                <w:szCs w:val="18"/>
              </w:rPr>
              <w:t>; acceptance +</w:t>
            </w:r>
          </w:p>
        </w:tc>
      </w:tr>
      <w:tr w:rsidR="003A5BA2" w:rsidRPr="00015210" w14:paraId="39C7CC3B"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9785E56" w14:textId="2AC0A1D2" w:rsidR="003A5BA2" w:rsidRPr="00015210" w:rsidRDefault="003A5BA2" w:rsidP="003A5BA2">
            <w:pPr>
              <w:rPr>
                <w:b/>
                <w:bCs/>
                <w:color w:val="000000"/>
                <w:sz w:val="18"/>
                <w:szCs w:val="18"/>
              </w:rPr>
            </w:pPr>
            <w:r w:rsidRPr="00015210">
              <w:rPr>
                <w:b/>
                <w:bCs/>
                <w:color w:val="000000"/>
                <w:sz w:val="18"/>
                <w:szCs w:val="18"/>
              </w:rPr>
              <w:t xml:space="preserve">Role 3. </w:t>
            </w:r>
            <w:r>
              <w:rPr>
                <w:b/>
                <w:bCs/>
                <w:color w:val="000000"/>
                <w:sz w:val="18"/>
                <w:szCs w:val="18"/>
              </w:rPr>
              <w:t xml:space="preserve">Internal </w:t>
            </w:r>
            <w:r w:rsidRPr="00015210">
              <w:rPr>
                <w:b/>
                <w:bCs/>
                <w:color w:val="000000"/>
                <w:sz w:val="18"/>
                <w:szCs w:val="18"/>
              </w:rPr>
              <w:t xml:space="preserve">AI as </w:t>
            </w:r>
            <w:r>
              <w:rPr>
                <w:b/>
                <w:bCs/>
                <w:color w:val="000000"/>
                <w:sz w:val="18"/>
                <w:szCs w:val="18"/>
              </w:rPr>
              <w:t>the answerer’</w:t>
            </w:r>
            <w:r>
              <w:rPr>
                <w:rFonts w:hint="eastAsia"/>
                <w:b/>
                <w:bCs/>
                <w:color w:val="000000"/>
                <w:sz w:val="18"/>
                <w:szCs w:val="18"/>
              </w:rPr>
              <w:t xml:space="preserve">s </w:t>
            </w:r>
            <w:r>
              <w:rPr>
                <w:b/>
                <w:bCs/>
                <w:color w:val="000000"/>
                <w:sz w:val="18"/>
                <w:szCs w:val="18"/>
              </w:rPr>
              <w:t>competitor</w:t>
            </w:r>
          </w:p>
        </w:tc>
      </w:tr>
      <w:tr w:rsidR="003A5BA2" w:rsidRPr="00015210" w14:paraId="66C5E3AF" w14:textId="77777777" w:rsidTr="003A5BA2">
        <w:trPr>
          <w:trHeight w:val="36"/>
          <w:jc w:val="center"/>
          <w:trPrChange w:id="319" w:author="Dylan CHEN" w:date="2026-08-29T09:37:00Z" w16du:dateUtc="2026-08-29T01:37:00Z">
            <w:trPr>
              <w:trHeight w:val="36"/>
              <w:jc w:val="center"/>
            </w:trPr>
          </w:trPrChange>
        </w:trPr>
        <w:tc>
          <w:tcPr>
            <w:tcW w:w="2330" w:type="dxa"/>
            <w:tcBorders>
              <w:top w:val="nil"/>
              <w:left w:val="single" w:sz="8" w:space="0" w:color="auto"/>
              <w:bottom w:val="single" w:sz="8" w:space="0" w:color="auto"/>
              <w:right w:val="single" w:sz="8" w:space="0" w:color="auto"/>
            </w:tcBorders>
            <w:vAlign w:val="center"/>
            <w:hideMark/>
            <w:tcPrChange w:id="320"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40F2CCC0" w14:textId="77777777" w:rsidR="003A5BA2" w:rsidRPr="00015210" w:rsidRDefault="003A5BA2" w:rsidP="003A5BA2">
            <w:pPr>
              <w:rPr>
                <w:color w:val="000000"/>
                <w:sz w:val="18"/>
                <w:szCs w:val="18"/>
              </w:rPr>
            </w:pPr>
            <w:r w:rsidRPr="00015210">
              <w:rPr>
                <w:color w:val="000000"/>
                <w:sz w:val="18"/>
                <w:szCs w:val="18"/>
              </w:rPr>
              <w:t>Su et al. (2025)</w:t>
            </w:r>
          </w:p>
        </w:tc>
        <w:tc>
          <w:tcPr>
            <w:tcW w:w="2160" w:type="dxa"/>
            <w:tcBorders>
              <w:top w:val="nil"/>
              <w:left w:val="nil"/>
              <w:bottom w:val="single" w:sz="8" w:space="0" w:color="auto"/>
              <w:right w:val="single" w:sz="8" w:space="0" w:color="auto"/>
            </w:tcBorders>
            <w:vAlign w:val="center"/>
            <w:hideMark/>
            <w:tcPrChange w:id="321"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3DA5A902" w14:textId="77777777" w:rsidR="003A5BA2" w:rsidRPr="00015210" w:rsidRDefault="003A5BA2" w:rsidP="003A5BA2">
            <w:pPr>
              <w:rPr>
                <w:color w:val="000000"/>
                <w:sz w:val="18"/>
                <w:szCs w:val="18"/>
              </w:rPr>
            </w:pPr>
            <w:r w:rsidRPr="00015210">
              <w:rPr>
                <w:color w:val="000000"/>
                <w:sz w:val="18"/>
                <w:szCs w:val="18"/>
              </w:rPr>
              <w:t>Quora (general)</w:t>
            </w:r>
          </w:p>
        </w:tc>
        <w:tc>
          <w:tcPr>
            <w:tcW w:w="1890" w:type="dxa"/>
            <w:tcBorders>
              <w:top w:val="nil"/>
              <w:left w:val="nil"/>
              <w:bottom w:val="single" w:sz="8" w:space="0" w:color="auto"/>
              <w:right w:val="single" w:sz="8" w:space="0" w:color="auto"/>
            </w:tcBorders>
            <w:vAlign w:val="center"/>
            <w:hideMark/>
            <w:tcPrChange w:id="322"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1751819A" w14:textId="3B0CC4B7"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old questions)</w:t>
            </w:r>
          </w:p>
        </w:tc>
        <w:tc>
          <w:tcPr>
            <w:tcW w:w="900" w:type="dxa"/>
            <w:tcBorders>
              <w:top w:val="nil"/>
              <w:left w:val="nil"/>
              <w:bottom w:val="single" w:sz="8" w:space="0" w:color="auto"/>
              <w:right w:val="single" w:sz="8" w:space="0" w:color="auto"/>
            </w:tcBorders>
            <w:vAlign w:val="center"/>
            <w:hideMark/>
            <w:tcPrChange w:id="323"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2CE5BC8D" w14:textId="77777777" w:rsidR="003A5BA2" w:rsidRPr="00015210" w:rsidRDefault="003A5BA2" w:rsidP="003A5BA2">
            <w:pPr>
              <w:rPr>
                <w:color w:val="000000"/>
                <w:sz w:val="18"/>
                <w:szCs w:val="18"/>
              </w:rPr>
            </w:pPr>
            <w:r w:rsidRPr="00015210">
              <w:rPr>
                <w:color w:val="000000"/>
                <w:sz w:val="18"/>
                <w:szCs w:val="18"/>
              </w:rPr>
              <w:t>Question-week</w:t>
            </w:r>
          </w:p>
        </w:tc>
        <w:tc>
          <w:tcPr>
            <w:tcW w:w="956" w:type="dxa"/>
            <w:tcBorders>
              <w:top w:val="nil"/>
              <w:left w:val="nil"/>
              <w:bottom w:val="single" w:sz="8" w:space="0" w:color="auto"/>
              <w:right w:val="single" w:sz="8" w:space="0" w:color="auto"/>
            </w:tcBorders>
            <w:vAlign w:val="center"/>
            <w:hideMark/>
            <w:tcPrChange w:id="324"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047F2B44" w14:textId="73E368A2"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Change w:id="325"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1DAB9277" w14:textId="76320BFB" w:rsidR="003A5BA2" w:rsidRPr="00015210" w:rsidRDefault="003A5BA2" w:rsidP="003A5BA2">
            <w:pPr>
              <w:rPr>
                <w:rFonts w:ascii="Aptos" w:hAnsi="Aptos"/>
                <w:color w:val="000000"/>
                <w:sz w:val="18"/>
                <w:szCs w:val="18"/>
              </w:rPr>
            </w:pPr>
          </w:p>
        </w:tc>
        <w:tc>
          <w:tcPr>
            <w:tcW w:w="1879" w:type="dxa"/>
            <w:tcBorders>
              <w:top w:val="nil"/>
              <w:left w:val="nil"/>
              <w:bottom w:val="single" w:sz="8" w:space="0" w:color="auto"/>
              <w:right w:val="single" w:sz="8" w:space="0" w:color="auto"/>
            </w:tcBorders>
            <w:vAlign w:val="center"/>
            <w:hideMark/>
            <w:tcPrChange w:id="326"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A1EB300" w14:textId="46842A5F" w:rsidR="003A5BA2" w:rsidRPr="003A5BA2" w:rsidRDefault="003A5BA2" w:rsidP="003A5BA2">
            <w:pPr>
              <w:rPr>
                <w:b/>
                <w:bCs/>
                <w:color w:val="000000"/>
                <w:sz w:val="18"/>
                <w:szCs w:val="18"/>
                <w:rPrChange w:id="327" w:author="Dylan CHEN" w:date="2026-08-29T09:38:00Z" w16du:dateUtc="2026-08-29T01:38:00Z">
                  <w:rPr>
                    <w:color w:val="000000"/>
                    <w:sz w:val="18"/>
                    <w:szCs w:val="18"/>
                  </w:rPr>
                </w:rPrChange>
              </w:rPr>
            </w:pPr>
            <w:r w:rsidRPr="003A5BA2">
              <w:rPr>
                <w:b/>
                <w:bCs/>
                <w:color w:val="000000"/>
                <w:sz w:val="18"/>
                <w:szCs w:val="18"/>
                <w:rPrChange w:id="328" w:author="Dylan CHEN" w:date="2026-08-29T09:38:00Z" w16du:dateUtc="2026-08-29T01:38:00Z">
                  <w:rPr>
                    <w:color w:val="000000"/>
                    <w:sz w:val="18"/>
                    <w:szCs w:val="18"/>
                  </w:rPr>
                </w:rPrChange>
              </w:rPr>
              <w:t>+</w:t>
            </w:r>
          </w:p>
        </w:tc>
      </w:tr>
      <w:tr w:rsidR="003A5BA2" w:rsidRPr="00015210" w14:paraId="65003E90" w14:textId="77777777" w:rsidTr="003A5BA2">
        <w:trPr>
          <w:trHeight w:val="36"/>
          <w:jc w:val="center"/>
          <w:trPrChange w:id="329" w:author="Dylan CHEN" w:date="2026-08-29T09:37:00Z" w16du:dateUtc="2026-08-29T01:37:00Z">
            <w:trPr>
              <w:trHeight w:val="36"/>
              <w:jc w:val="center"/>
            </w:trPr>
          </w:trPrChange>
        </w:trPr>
        <w:tc>
          <w:tcPr>
            <w:tcW w:w="2330" w:type="dxa"/>
            <w:tcBorders>
              <w:top w:val="nil"/>
              <w:left w:val="single" w:sz="8" w:space="0" w:color="auto"/>
              <w:bottom w:val="single" w:sz="8" w:space="0" w:color="auto"/>
              <w:right w:val="single" w:sz="8" w:space="0" w:color="auto"/>
            </w:tcBorders>
            <w:vAlign w:val="center"/>
            <w:hideMark/>
            <w:tcPrChange w:id="330"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0BCA4DD" w14:textId="77777777" w:rsidR="003A5BA2" w:rsidRPr="00015210" w:rsidRDefault="003A5BA2" w:rsidP="003A5BA2">
            <w:pPr>
              <w:rPr>
                <w:b/>
                <w:bCs/>
                <w:color w:val="000000"/>
                <w:sz w:val="18"/>
                <w:szCs w:val="18"/>
              </w:rPr>
            </w:pPr>
            <w:r w:rsidRPr="00015210">
              <w:rPr>
                <w:b/>
                <w:bCs/>
                <w:color w:val="000000"/>
                <w:sz w:val="18"/>
                <w:szCs w:val="18"/>
              </w:rPr>
              <w:t>This study</w:t>
            </w:r>
          </w:p>
        </w:tc>
        <w:tc>
          <w:tcPr>
            <w:tcW w:w="2160" w:type="dxa"/>
            <w:tcBorders>
              <w:top w:val="nil"/>
              <w:left w:val="nil"/>
              <w:bottom w:val="single" w:sz="8" w:space="0" w:color="auto"/>
              <w:right w:val="single" w:sz="8" w:space="0" w:color="auto"/>
            </w:tcBorders>
            <w:vAlign w:val="center"/>
            <w:hideMark/>
            <w:tcPrChange w:id="331"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700D8886" w14:textId="77777777" w:rsidR="003A5BA2" w:rsidRPr="00015210" w:rsidRDefault="003A5BA2" w:rsidP="003A5BA2">
            <w:pPr>
              <w:rPr>
                <w:color w:val="000000"/>
                <w:sz w:val="18"/>
                <w:szCs w:val="18"/>
              </w:rPr>
            </w:pPr>
            <w:r w:rsidRPr="00015210">
              <w:rPr>
                <w:color w:val="000000"/>
                <w:sz w:val="18"/>
                <w:szCs w:val="18"/>
              </w:rPr>
              <w:t>SegmentFault (technical)</w:t>
            </w:r>
          </w:p>
        </w:tc>
        <w:tc>
          <w:tcPr>
            <w:tcW w:w="1890" w:type="dxa"/>
            <w:tcBorders>
              <w:top w:val="nil"/>
              <w:left w:val="nil"/>
              <w:bottom w:val="single" w:sz="8" w:space="0" w:color="auto"/>
              <w:right w:val="single" w:sz="8" w:space="0" w:color="auto"/>
            </w:tcBorders>
            <w:vAlign w:val="center"/>
            <w:hideMark/>
            <w:tcPrChange w:id="332"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523B7F81" w14:textId="5A8806D5"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new questions)</w:t>
            </w:r>
          </w:p>
        </w:tc>
        <w:tc>
          <w:tcPr>
            <w:tcW w:w="900" w:type="dxa"/>
            <w:tcBorders>
              <w:top w:val="nil"/>
              <w:left w:val="nil"/>
              <w:bottom w:val="single" w:sz="8" w:space="0" w:color="auto"/>
              <w:right w:val="single" w:sz="8" w:space="0" w:color="auto"/>
            </w:tcBorders>
            <w:vAlign w:val="center"/>
            <w:hideMark/>
            <w:tcPrChange w:id="333"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4F975765" w14:textId="77777777" w:rsidR="003A5BA2" w:rsidRPr="00015210" w:rsidRDefault="003A5BA2" w:rsidP="003A5BA2">
            <w:pPr>
              <w:rPr>
                <w:color w:val="000000"/>
                <w:sz w:val="18"/>
                <w:szCs w:val="18"/>
              </w:rPr>
            </w:pPr>
            <w:r w:rsidRPr="00015210">
              <w:rPr>
                <w:color w:val="000000"/>
                <w:sz w:val="18"/>
                <w:szCs w:val="18"/>
              </w:rPr>
              <w:t>Question</w:t>
            </w:r>
          </w:p>
        </w:tc>
        <w:tc>
          <w:tcPr>
            <w:tcW w:w="956" w:type="dxa"/>
            <w:tcBorders>
              <w:top w:val="nil"/>
              <w:left w:val="nil"/>
              <w:bottom w:val="single" w:sz="8" w:space="0" w:color="auto"/>
              <w:right w:val="single" w:sz="8" w:space="0" w:color="auto"/>
            </w:tcBorders>
            <w:vAlign w:val="center"/>
            <w:hideMark/>
            <w:tcPrChange w:id="334"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7C00AE3B" w14:textId="2F7B0FC4"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Change w:id="335"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412906E5" w14:textId="79282F86" w:rsidR="003A5BA2" w:rsidRPr="00015210" w:rsidRDefault="003A5BA2" w:rsidP="003A5BA2">
            <w:pPr>
              <w:rPr>
                <w:color w:val="000000"/>
                <w:sz w:val="18"/>
                <w:szCs w:val="18"/>
              </w:rPr>
            </w:pPr>
            <w:r w:rsidRPr="000E4EEB">
              <w:rPr>
                <w:color w:val="000000"/>
                <w:sz w:val="18"/>
                <w:szCs w:val="18"/>
              </w:rPr>
              <w:t>Not applicable</w:t>
            </w:r>
            <w:r w:rsidRPr="000E4EEB">
              <w:rPr>
                <w:color w:val="000000"/>
                <w:sz w:val="18"/>
                <w:szCs w:val="18"/>
              </w:rPr>
              <w:br/>
              <w:t>(due to question level randomization)</w:t>
            </w:r>
          </w:p>
        </w:tc>
        <w:tc>
          <w:tcPr>
            <w:tcW w:w="1879" w:type="dxa"/>
            <w:tcBorders>
              <w:top w:val="nil"/>
              <w:left w:val="nil"/>
              <w:bottom w:val="single" w:sz="8" w:space="0" w:color="auto"/>
              <w:right w:val="single" w:sz="8" w:space="0" w:color="auto"/>
            </w:tcBorders>
            <w:vAlign w:val="center"/>
            <w:hideMark/>
            <w:tcPrChange w:id="336"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DFA4399" w14:textId="3DF3FDC7" w:rsidR="003A5BA2" w:rsidRPr="003A5BA2" w:rsidRDefault="003A5BA2" w:rsidP="003A5BA2">
            <w:pPr>
              <w:rPr>
                <w:b/>
                <w:bCs/>
                <w:color w:val="000000"/>
                <w:sz w:val="18"/>
                <w:szCs w:val="18"/>
                <w:rPrChange w:id="337" w:author="Dylan CHEN" w:date="2026-08-29T09:38:00Z" w16du:dateUtc="2026-08-29T01:38:00Z">
                  <w:rPr>
                    <w:color w:val="000000"/>
                    <w:sz w:val="18"/>
                    <w:szCs w:val="18"/>
                  </w:rPr>
                </w:rPrChange>
              </w:rPr>
            </w:pPr>
            <w:r w:rsidRPr="003A5BA2">
              <w:rPr>
                <w:b/>
                <w:bCs/>
                <w:color w:val="000000"/>
                <w:sz w:val="18"/>
                <w:szCs w:val="18"/>
                <w:rPrChange w:id="338" w:author="Dylan CHEN" w:date="2026-08-29T09:38:00Z" w16du:dateUtc="2026-08-29T01:38:00Z">
                  <w:rPr>
                    <w:color w:val="000000"/>
                    <w:sz w:val="18"/>
                    <w:szCs w:val="18"/>
                  </w:rPr>
                </w:rPrChange>
              </w:rPr>
              <w:t>−</w:t>
            </w:r>
          </w:p>
        </w:tc>
      </w:tr>
    </w:tbl>
    <w:p w14:paraId="10D89AB3" w14:textId="4B95C79D" w:rsidR="00E912B4" w:rsidRPr="00337485" w:rsidRDefault="00E912B4" w:rsidP="00D2526D">
      <w:pPr>
        <w:pStyle w:val="Notes"/>
      </w:pPr>
      <w:r w:rsidRPr="00015210">
        <w:t xml:space="preserve">Notes. </w:t>
      </w:r>
      <w:r w:rsidR="00337485" w:rsidRPr="00337485">
        <w:t>1. Signs (“+”/”−”) denote the direction of each study’s estimated effect; blank cells indicate outcomes not reported here by design.</w:t>
      </w:r>
      <w:r w:rsidR="00337485">
        <w:br/>
      </w:r>
      <w:r w:rsidR="00337485">
        <w:rPr>
          <w:rFonts w:hint="eastAsia"/>
        </w:rPr>
        <w:t>2</w:t>
      </w:r>
      <w:r w:rsidRPr="00015210">
        <w:t xml:space="preserve">. Sign convention for ban-based studies. Most studies identify effects from the </w:t>
      </w:r>
      <w:r w:rsidR="006A50F6">
        <w:rPr>
          <w:rFonts w:hint="eastAsia"/>
        </w:rPr>
        <w:t>introduction</w:t>
      </w:r>
      <w:r w:rsidRPr="00015210">
        <w:t xml:space="preserve"> of ChatGPT, so their signs directly capture the effect of AI becoming available. Two studies instead exploit a ChatGPT ban (Wang &amp; Zheng 2024; Borwankar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decreases question supply, answer supply, and answer acceptance; equivalently, the availability of ChatGPT increases question and answer supply.</w:t>
      </w:r>
      <w:r w:rsidRPr="00015210">
        <w:br/>
      </w:r>
      <w:r w:rsidR="00337485">
        <w:rPr>
          <w:rFonts w:hint="eastAsia"/>
        </w:rPr>
        <w:t>3</w:t>
      </w:r>
      <w:r w:rsidRPr="00015210">
        <w:t xml:space="preserve">. 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w:t>
      </w:r>
      <w:ins w:id="339" w:author="Dylan CHEN" w:date="2026-08-30T09:36:00Z" w16du:dateUtc="2026-08-30T01:36:00Z">
        <w:r w:rsidR="005C7EBE" w:rsidRPr="005C7EBE">
          <w:t>The AI answer is introduced long after the original question was posted (among questions receiving one, average pre-policy tenure is roughly 49 months)</w:t>
        </w:r>
        <w:r w:rsidR="005C7EBE">
          <w:rPr>
            <w:rFonts w:hint="eastAsia"/>
          </w:rPr>
          <w:t>.</w:t>
        </w:r>
      </w:ins>
      <w:del w:id="340" w:author="Dylan CHEN" w:date="2026-08-30T09:36:00Z" w16du:dateUtc="2026-08-30T01:36:00Z">
        <w:r w:rsidRPr="00015210" w:rsidDel="005C7EBE">
          <w:delText>The AI answers therefore appear roughly three months after the questions were originally posted.</w:delText>
        </w:r>
      </w:del>
    </w:p>
    <w:p w14:paraId="60B3822B" w14:textId="77777777" w:rsidR="00E912B4" w:rsidRPr="00015210" w:rsidRDefault="00E912B4" w:rsidP="00E912B4">
      <w:pPr>
        <w:pStyle w:val="Notes"/>
        <w:sectPr w:rsidR="00E912B4" w:rsidRPr="00015210" w:rsidSect="00E912B4">
          <w:pgSz w:w="15840" w:h="12240" w:orient="landscape" w:code="1"/>
          <w:pgMar w:top="1440" w:right="1440" w:bottom="1440" w:left="1440" w:header="720" w:footer="288" w:gutter="0"/>
          <w:cols w:space="720"/>
          <w:docGrid w:linePitch="299"/>
        </w:sectPr>
      </w:pPr>
    </w:p>
    <w:p w14:paraId="3F521C59" w14:textId="0A53E57C" w:rsidR="00F40939" w:rsidRPr="00015210" w:rsidRDefault="00F40939" w:rsidP="0049010E">
      <w:pPr>
        <w:pStyle w:val="Heading2"/>
      </w:pPr>
      <w:r w:rsidRPr="00015210">
        <w:lastRenderedPageBreak/>
        <w:t xml:space="preserve">The Impact of </w:t>
      </w:r>
      <w:r w:rsidR="00C55514" w:rsidRPr="00015210">
        <w:t>G</w:t>
      </w:r>
      <w:r w:rsidR="004C6E9D" w:rsidRPr="00015210">
        <w:t>en</w:t>
      </w:r>
      <w:r w:rsidR="00C55514" w:rsidRPr="00015210">
        <w:t>AI</w:t>
      </w:r>
      <w:r w:rsidRPr="00015210">
        <w:t xml:space="preserve"> </w:t>
      </w:r>
      <w:r w:rsidR="00FD1305" w:rsidRPr="00015210">
        <w:t>on</w:t>
      </w:r>
      <w:r w:rsidRPr="00015210">
        <w:t xml:space="preserve"> Online Q&amp;A Communities</w:t>
      </w:r>
    </w:p>
    <w:p w14:paraId="0B2A36C4" w14:textId="2E12887D" w:rsidR="00B369E9" w:rsidRPr="00D2526D" w:rsidRDefault="00B369E9" w:rsidP="00D2526D">
      <w:pPr>
        <w:pStyle w:val="Paragraph0"/>
      </w:pPr>
      <w:r w:rsidRPr="00D2526D">
        <w:t xml:space="preserve">A large and fast-growing literature documents the consequences of </w:t>
      </w:r>
      <w:r>
        <w:rPr>
          <w:rFonts w:hint="eastAsia"/>
        </w:rPr>
        <w:t>Gen</w:t>
      </w:r>
      <w:r w:rsidRPr="00D2526D">
        <w:t xml:space="preserve">AI for online Q&amp;A communities. Table 1 summarizes this work, grouped by the </w:t>
      </w:r>
      <w:r>
        <w:rPr>
          <w:rFonts w:hint="eastAsia"/>
        </w:rPr>
        <w:t>structural</w:t>
      </w:r>
      <w:r w:rsidRPr="00D2526D">
        <w:t xml:space="preserve"> role of AI. As illustrated in Figure 1 and Table 1, the review yields three roles. AI can answer incoming questions and compete with the platform itself; AI can serve as the answerer</w:t>
      </w:r>
      <w:r>
        <w:t>’</w:t>
      </w:r>
      <w:r w:rsidRPr="00D2526D">
        <w:t xml:space="preserve">s instrument; or </w:t>
      </w:r>
      <w:r w:rsidRPr="00015210">
        <w:t>it can enter as an identified rival contributor</w:t>
      </w:r>
      <w:r w:rsidRPr="00D2526D">
        <w:t>. The first two roles have been studied entirely in the context of external GenAI, tools that operate independently of any platform. The third role, which our study examines, is occupied by internal GenAI, which constitutes a distinct phenomenon from external GenAI.</w:t>
      </w:r>
    </w:p>
    <w:p w14:paraId="4277F582" w14:textId="0CFF449C" w:rsidR="000E4EEB" w:rsidRPr="00015210" w:rsidRDefault="001471CF" w:rsidP="0049010E">
      <w:pPr>
        <w:pStyle w:val="Heading3"/>
      </w:pPr>
      <w:r>
        <w:t xml:space="preserve">External </w:t>
      </w:r>
      <w:r w:rsidR="00B369E9">
        <w:rPr>
          <w:rFonts w:hint="eastAsia"/>
        </w:rPr>
        <w:t>Gen</w:t>
      </w:r>
      <w:r w:rsidR="000E4EEB" w:rsidRPr="00015210">
        <w:t xml:space="preserve">AI as a </w:t>
      </w:r>
      <w:r>
        <w:t>Platform Competitor</w:t>
      </w:r>
    </w:p>
    <w:p w14:paraId="3FC7AAE9" w14:textId="753094CF" w:rsidR="00B369E9" w:rsidRPr="00D2526D" w:rsidRDefault="00B369E9" w:rsidP="00D2526D">
      <w:pPr>
        <w:pStyle w:val="Paragraph0"/>
      </w:pPr>
      <w:r w:rsidRPr="00D2526D">
        <w:t xml:space="preserve">The first and largest stream </w:t>
      </w:r>
      <w:r>
        <w:rPr>
          <w:rFonts w:hint="eastAsia"/>
        </w:rPr>
        <w:t>examines</w:t>
      </w:r>
      <w:r w:rsidRPr="00D2526D">
        <w:t xml:space="preserve"> AI operating </w:t>
      </w:r>
      <w:r w:rsidRPr="00D2526D">
        <w:rPr>
          <w:i/>
          <w:iCs/>
        </w:rPr>
        <w:t xml:space="preserve">before </w:t>
      </w:r>
      <w:r w:rsidRPr="00D2526D">
        <w:t xml:space="preserve">questions reach the community. General-purpose tools such as ChatGPT answer questions directly, and the consistent finding across platforms and time windows is a decline in question supply </w:t>
      </w:r>
      <w:ins w:id="341" w:author="Dylan CHEN" w:date="2026-08-28T22:42:00Z" w16du:dateUtc="2026-08-28T14:42:00Z">
        <w:r w:rsidR="002E37FE" w:rsidRPr="0022223D">
          <w:rPr>
            <w:shd w:val="clear" w:color="auto" w:fill="FFFFFF"/>
          </w:rPr>
          <w:fldChar w:fldCharType="begin" w:fldLock="1"/>
        </w:r>
      </w:ins>
      <w:r w:rsidR="00DC684C">
        <w:rPr>
          <w:shd w:val="clear" w:color="auto" w:fill="FFFFFF"/>
        </w:rPr>
        <w:instrText xml:space="preserve"> ADDIN ZOTERO_ITEM CSL_CITATION {"citationID":"jwSoMtEx","properties":{"unsorted":false,"formattedCitation":"(Burtch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DC684C">
        <w:rPr>
          <w:rFonts w:ascii="Apple Color Emoji" w:hAnsi="Apple Color Emoji" w:cs="Apple Color Emoji"/>
          <w:shd w:val="clear" w:color="auto" w:fill="FFFFFF"/>
        </w:rPr>
        <w:instrText>📊</w:instrText>
      </w:r>
      <w:r w:rsidR="00DC684C">
        <w:rPr>
          <w:shd w:val="clear" w:color="auto" w:fill="FFFFFF"/>
        </w:rPr>
        <w:instrText>","call-number":"3","container-title":"Scientific Reports","DOI":"10.1038/s41598-024-61221-0","ISSN":"2045-2322","issue":"1","journalAbbreviation":"Sci Rep","language":"en","license":"2024 The Author(s)","note":"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Human behaviour</w:instrText>
      </w:r>
      <w:r w:rsidR="00DC684C">
        <w:rPr>
          <w:rFonts w:hint="eastAsia"/>
          <w:shd w:val="clear" w:color="auto" w:fill="FFFFFF"/>
        </w:rPr>
        <w:instrText>、</w:instrText>
      </w:r>
      <w:r w:rsidR="00DC684C">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DC684C">
        <w:rPr>
          <w:rFonts w:ascii="Apple Color Emoji" w:hAnsi="Apple Color Emoji" w:cs="Apple Color Emoji"/>
          <w:shd w:val="clear" w:color="auto" w:fill="FFFFFF"/>
        </w:rPr>
        <w:instrText>📊</w:instrText>
      </w:r>
      <w:r w:rsidR="00DC684C">
        <w:rPr>
          <w:shd w:val="clear" w:color="auto" w:fill="FFFFFF"/>
        </w:rPr>
        <w:instrText>","call-number":"2","container-title":"PNAS Nexus","DOI":"10.1093/pnasnexus/pgae400","ISSN":"2752-6542","issue":"9","journalAbbreviation":"PNAS Nexus","language":"en","note":"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C684C">
        <w:rPr>
          <w:rFonts w:ascii="Apple Color Emoji" w:hAnsi="Apple Color Emoji" w:cs="Apple Color Emoji"/>
          <w:shd w:val="clear" w:color="auto" w:fill="FFFFFF"/>
        </w:rPr>
        <w:instrText>📊</w:instrText>
      </w:r>
      <w:r w:rsidR="00DC684C">
        <w:rPr>
          <w:shd w:val="clear" w:color="auto" w:fill="FFFFFF"/>
        </w:rPr>
        <w:instrText>","call-number":"1","container-title":"Journal of Management Information Systems","DOI":"10.1080/07421222.2025.2487313","ISSN":"0742-1222","issue":"2","language":"en","note":"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GAI</w:instrText>
      </w:r>
      <w:r w:rsidR="00DC684C">
        <w:rPr>
          <w:rFonts w:hint="eastAsia"/>
          <w:shd w:val="clear" w:color="auto" w:fill="FFFFFF"/>
        </w:rPr>
        <w:instrText>、</w:instrText>
      </w:r>
      <w:r w:rsidR="00DC684C">
        <w:rPr>
          <w:shd w:val="clear" w:color="auto" w:fill="FFFFFF"/>
        </w:rPr>
        <w:instrText>knowledge seeking</w:instrText>
      </w:r>
      <w:r w:rsidR="00DC684C">
        <w:rPr>
          <w:rFonts w:hint="eastAsia"/>
          <w:shd w:val="clear" w:color="auto" w:fill="FFFFFF"/>
        </w:rPr>
        <w:instrText>、</w:instrText>
      </w:r>
      <w:r w:rsidR="00DC684C">
        <w:rPr>
          <w:shd w:val="clear" w:color="auto" w:fill="FFFFFF"/>
        </w:rPr>
        <w:instrText>commitment-based theory</w:instrText>
      </w:r>
      <w:r w:rsidR="00DC684C">
        <w:rPr>
          <w:rFonts w:hint="eastAsia"/>
          <w:shd w:val="clear" w:color="auto" w:fill="FFFFFF"/>
        </w:rPr>
        <w:instrText>、</w:instrText>
      </w:r>
      <w:r w:rsidR="00DC684C">
        <w:rPr>
          <w:shd w:val="clear" w:color="auto" w:fill="FFFFFF"/>
        </w:rPr>
        <w:instrText>GenAI</w:instrText>
      </w:r>
      <w:r w:rsidR="00DC684C">
        <w:rPr>
          <w:rFonts w:hint="eastAsia"/>
          <w:shd w:val="clear" w:color="auto" w:fill="FFFFFF"/>
        </w:rPr>
        <w:instrText>、</w:instrText>
      </w:r>
      <w:r w:rsidR="00DC684C">
        <w:rPr>
          <w:shd w:val="clear" w:color="auto" w:fill="FFFFFF"/>
        </w:rPr>
        <w:instrText>information foraging theory</w:instrText>
      </w:r>
      <w:r w:rsidR="00DC684C">
        <w:rPr>
          <w:rFonts w:hint="eastAsia"/>
          <w:shd w:val="clear" w:color="auto" w:fill="FFFFFF"/>
        </w:rPr>
        <w:instrText>、</w:instrText>
      </w:r>
      <w:r w:rsidR="00DC684C">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C684C">
        <w:rPr>
          <w:rFonts w:ascii="Apple Color Emoji" w:hAnsi="Apple Color Emoji" w:cs="Apple Color Emoji"/>
          <w:shd w:val="clear" w:color="auto" w:fill="FFFFFF"/>
        </w:rPr>
        <w:instrText>📊</w:instrText>
      </w:r>
      <w:r w:rsidR="00DC684C">
        <w:rPr>
          <w:shd w:val="clear" w:color="auto" w:fill="FFFFFF"/>
        </w:rPr>
        <w:instrText>","call-number":"1 (CCF C)","container-title":"Information &amp; Management","DOI":"10.1016/j.im.2025.104178","ISSN":"0378-7206","issue":"6","journalAbbreviation":"Information &amp; Management","language":"en","note":"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Online knowledge exchange platforms</w:instrText>
      </w:r>
      <w:r w:rsidR="00DC684C">
        <w:rPr>
          <w:rFonts w:hint="eastAsia"/>
          <w:shd w:val="clear" w:color="auto" w:fill="FFFFFF"/>
        </w:rPr>
        <w:instrText>、</w:instrText>
      </w:r>
      <w:r w:rsidR="00DC684C">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DC684C">
        <w:rPr>
          <w:rFonts w:hint="eastAsia"/>
          <w:shd w:val="clear" w:color="auto" w:fill="FFFFFF"/>
        </w:rPr>
        <w:instrText>undation of China [Grants 72188101 and 72595864]. Supplemental Material: The online appendix is available at https://doi.org/10.1287/isre.2023.0561.\n\n</w:instrText>
      </w:r>
      <w:r w:rsidR="00DC684C">
        <w:rPr>
          <w:rFonts w:hint="eastAsia"/>
          <w:shd w:val="clear" w:color="auto" w:fill="FFFFFF"/>
        </w:rPr>
        <w:instrText>【摘要翻译】大语言模型</w:instrText>
      </w:r>
      <w:r w:rsidR="00DC684C">
        <w:rPr>
          <w:rFonts w:hint="eastAsia"/>
          <w:shd w:val="clear" w:color="auto" w:fill="FFFFFF"/>
        </w:rPr>
        <w:instrText xml:space="preserve"> (LLMs)(</w:instrText>
      </w:r>
      <w:r w:rsidR="00DC684C">
        <w:rPr>
          <w:rFonts w:hint="eastAsia"/>
          <w:shd w:val="clear" w:color="auto" w:fill="FFFFFF"/>
        </w:rPr>
        <w:instrText>如</w:instrText>
      </w:r>
      <w:r w:rsidR="00DC684C">
        <w:rPr>
          <w:rFonts w:hint="eastAsia"/>
          <w:shd w:val="clear" w:color="auto" w:fill="FFFFFF"/>
        </w:rPr>
        <w:instrText xml:space="preserve"> ChatGPT) </w:instrText>
      </w:r>
      <w:r w:rsidR="00DC684C">
        <w:rPr>
          <w:rFonts w:hint="eastAsia"/>
          <w:shd w:val="clear" w:color="auto" w:fill="FFFFFF"/>
        </w:rPr>
        <w:instrText>预计将显著重塑学习、技能获取和知识创造。它们对用户生成的知识共享问答</w:instrText>
      </w:r>
      <w:r w:rsidR="00DC684C">
        <w:rPr>
          <w:rFonts w:hint="eastAsia"/>
          <w:shd w:val="clear" w:color="auto" w:fill="FFFFFF"/>
        </w:rPr>
        <w:instrText xml:space="preserve"> (Q&amp;A) </w:instrText>
      </w:r>
      <w:r w:rsidR="00DC684C">
        <w:rPr>
          <w:rFonts w:hint="eastAsia"/>
          <w:shd w:val="clear" w:color="auto" w:fill="FFFFFF"/>
        </w:rPr>
        <w:instrText>平台的影响对</w:instrText>
      </w:r>
      <w:r w:rsidR="00DC684C">
        <w:rPr>
          <w:rFonts w:hint="eastAsia"/>
          <w:shd w:val="clear" w:color="auto" w:fill="FFFFFF"/>
        </w:rPr>
        <w:instrText xml:space="preserve"> Q&amp;A </w:instrText>
      </w:r>
      <w:r w:rsidR="00DC684C">
        <w:rPr>
          <w:rFonts w:hint="eastAsia"/>
          <w:shd w:val="clear" w:color="auto" w:fill="FFFFFF"/>
        </w:rPr>
        <w:instrText>平台和</w:instrText>
      </w:r>
      <w:r w:rsidR="00DC684C">
        <w:rPr>
          <w:rFonts w:hint="eastAsia"/>
          <w:shd w:val="clear" w:color="auto" w:fill="FFFFFF"/>
        </w:rPr>
        <w:instrText xml:space="preserve"> LLMs </w:instrText>
      </w:r>
      <w:r w:rsidR="00DC684C">
        <w:rPr>
          <w:rFonts w:hint="eastAsia"/>
          <w:shd w:val="clear" w:color="auto" w:fill="FFFFFF"/>
        </w:rPr>
        <w:instrText>的比较价值和未来协同演化以及</w:instrText>
      </w:r>
      <w:r w:rsidR="00DC684C">
        <w:rPr>
          <w:rFonts w:hint="eastAsia"/>
          <w:shd w:val="clear" w:color="auto" w:fill="FFFFFF"/>
        </w:rPr>
        <w:instrText xml:space="preserve"> LLMs </w:instrText>
      </w:r>
      <w:r w:rsidR="00DC684C">
        <w:rPr>
          <w:rFonts w:hint="eastAsia"/>
          <w:shd w:val="clear" w:color="auto" w:fill="FFFFFF"/>
        </w:rPr>
        <w:instrText>的未来学习具有重要意义。通过多种实证设计，我们估计</w:instrText>
      </w:r>
      <w:r w:rsidR="00DC684C">
        <w:rPr>
          <w:rFonts w:hint="eastAsia"/>
          <w:shd w:val="clear" w:color="auto" w:fill="FFFFFF"/>
        </w:rPr>
        <w:instrText xml:space="preserve"> ChatGPT </w:instrText>
      </w:r>
      <w:r w:rsidR="00DC684C">
        <w:rPr>
          <w:rFonts w:hint="eastAsia"/>
          <w:shd w:val="clear" w:color="auto" w:fill="FFFFFF"/>
        </w:rPr>
        <w:instrText>的推出导致</w:instrText>
      </w:r>
      <w:r w:rsidR="00DC684C">
        <w:rPr>
          <w:rFonts w:hint="eastAsia"/>
          <w:shd w:val="clear" w:color="auto" w:fill="FFFFFF"/>
        </w:rPr>
        <w:instrText xml:space="preserve"> Stack Overflow </w:instrText>
      </w:r>
      <w:r w:rsidR="00DC684C">
        <w:rPr>
          <w:rFonts w:hint="eastAsia"/>
          <w:shd w:val="clear" w:color="auto" w:fill="FFFFFF"/>
        </w:rPr>
        <w:instrText>上发布的问题数量平均减少了</w:instrText>
      </w:r>
      <w:r w:rsidR="00DC684C">
        <w:rPr>
          <w:rFonts w:hint="eastAsia"/>
          <w:shd w:val="clear" w:color="auto" w:fill="FFFFFF"/>
        </w:rPr>
        <w:instrText xml:space="preserve"> 14.09%</w:instrText>
      </w:r>
      <w:r w:rsidR="00DC684C">
        <w:rPr>
          <w:rFonts w:hint="eastAsia"/>
          <w:shd w:val="clear" w:color="auto" w:fill="FFFFFF"/>
        </w:rPr>
        <w:instrText>，这种影响随着时间的推移而加剧，到</w:instrText>
      </w:r>
      <w:r w:rsidR="00DC684C">
        <w:rPr>
          <w:rFonts w:hint="eastAsia"/>
          <w:shd w:val="clear" w:color="auto" w:fill="FFFFFF"/>
        </w:rPr>
        <w:instrText xml:space="preserve"> 2023 </w:instrText>
      </w:r>
      <w:r w:rsidR="00DC684C">
        <w:rPr>
          <w:rFonts w:hint="eastAsia"/>
          <w:shd w:val="clear" w:color="auto" w:fill="FFFFFF"/>
        </w:rPr>
        <w:instrText>年</w:instrText>
      </w:r>
      <w:r w:rsidR="00DC684C">
        <w:rPr>
          <w:rFonts w:hint="eastAsia"/>
          <w:shd w:val="clear" w:color="auto" w:fill="FFFFFF"/>
        </w:rPr>
        <w:instrText xml:space="preserve"> 5 </w:instrText>
      </w:r>
      <w:r w:rsidR="00DC684C">
        <w:rPr>
          <w:rFonts w:hint="eastAsia"/>
          <w:shd w:val="clear" w:color="auto" w:fill="FFFFFF"/>
        </w:rPr>
        <w:instrText>月达到</w:instrText>
      </w:r>
      <w:r w:rsidR="00DC684C">
        <w:rPr>
          <w:rFonts w:hint="eastAsia"/>
          <w:shd w:val="clear" w:color="auto" w:fill="FFFFFF"/>
        </w:rPr>
        <w:instrText xml:space="preserve"> 27.88% </w:instrText>
      </w:r>
      <w:r w:rsidR="00DC684C">
        <w:rPr>
          <w:rFonts w:hint="eastAsia"/>
          <w:shd w:val="clear" w:color="auto" w:fill="FFFFFF"/>
        </w:rPr>
        <w:instrText>的减少。有趣的是，这种数量的减少伴随着剩余问题平均质量的显著提高。进一步分析表明，这些数量和质量的变化可以用两种机制来解释</w:instrText>
      </w:r>
      <w:r w:rsidR="00DC684C">
        <w:rPr>
          <w:rFonts w:hint="eastAsia"/>
          <w:shd w:val="clear" w:color="auto" w:fill="FFFFFF"/>
        </w:rPr>
        <w:instrText xml:space="preserve">:(1) ChatGPT </w:instrText>
      </w:r>
      <w:r w:rsidR="00DC684C">
        <w:rPr>
          <w:rFonts w:hint="eastAsia"/>
          <w:shd w:val="clear" w:color="auto" w:fill="FFFFFF"/>
        </w:rPr>
        <w:instrText>的不均衡替代，其中更简单、中等到低质量的问题更容易消失</w:instrText>
      </w:r>
      <w:r w:rsidR="00DC684C">
        <w:rPr>
          <w:rFonts w:hint="eastAsia"/>
          <w:shd w:val="clear" w:color="auto" w:fill="FFFFFF"/>
        </w:rPr>
        <w:instrText xml:space="preserve">;(2) </w:instrText>
      </w:r>
      <w:r w:rsidR="00DC684C">
        <w:rPr>
          <w:rFonts w:hint="eastAsia"/>
          <w:shd w:val="clear" w:color="auto" w:fill="FFFFFF"/>
        </w:rPr>
        <w:instrText>在考虑数量减少后直接提高质量，表明</w:instrText>
      </w:r>
      <w:r w:rsidR="00DC684C">
        <w:rPr>
          <w:rFonts w:hint="eastAsia"/>
          <w:shd w:val="clear" w:color="auto" w:fill="FFFFFF"/>
        </w:rPr>
        <w:instrText xml:space="preserve"> ChatGPT </w:instrText>
      </w:r>
      <w:r w:rsidR="00DC684C">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C684C">
        <w:rPr>
          <w:rFonts w:hint="eastAsia"/>
          <w:shd w:val="clear" w:color="auto" w:fill="FFFFFF"/>
        </w:rPr>
        <w:instrText>;</w:instrText>
      </w:r>
      <w:r w:rsidR="00DC684C">
        <w:rPr>
          <w:rFonts w:hint="eastAsia"/>
          <w:shd w:val="clear" w:color="auto" w:fill="FFFFFF"/>
        </w:rPr>
        <w:instrText>用户保留率和新用户获取率都显著下降</w:instrText>
      </w:r>
      <w:r w:rsidR="00DC684C">
        <w:rPr>
          <w:rFonts w:hint="eastAsia"/>
          <w:shd w:val="clear" w:color="auto" w:fill="FFFFFF"/>
        </w:rPr>
        <w:instrText>;</w:instrText>
      </w:r>
      <w:r w:rsidR="00DC684C">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C684C">
        <w:rPr>
          <w:rFonts w:hint="eastAsia"/>
          <w:shd w:val="clear" w:color="auto" w:fill="FFFFFF"/>
        </w:rPr>
        <w:instrText>;</w:instrText>
      </w:r>
      <w:r w:rsidR="00DC684C">
        <w:rPr>
          <w:rFonts w:hint="eastAsia"/>
          <w:shd w:val="clear" w:color="auto" w:fill="FFFFFF"/>
        </w:rPr>
        <w:instrText>助理编辑陈建清。资金：薛建清获得上海金融经济大学中央大学基础研究基金的支持。王立军获得中国国家自然科学基金会的支持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72301259]</w:instrText>
      </w:r>
      <w:r w:rsidR="00DC684C">
        <w:rPr>
          <w:rFonts w:hint="eastAsia"/>
          <w:shd w:val="clear" w:color="auto" w:fill="FFFFFF"/>
        </w:rPr>
        <w:instrText>。李建清获得中国国家自然科学基础的支持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72188101 </w:instrText>
      </w:r>
      <w:r w:rsidR="00DC684C">
        <w:rPr>
          <w:rFonts w:hint="eastAsia"/>
          <w:shd w:val="clear" w:color="auto" w:fill="FFFFFF"/>
        </w:rPr>
        <w:instrText>和</w:instrText>
      </w:r>
      <w:r w:rsidR="00DC684C">
        <w:rPr>
          <w:rFonts w:hint="eastAsia"/>
          <w:shd w:val="clear" w:color="auto" w:fill="FFFFFF"/>
        </w:rPr>
        <w:instrText xml:space="preserve"> 72595864]</w:instrText>
      </w:r>
      <w:r w:rsidR="00DC684C">
        <w:rPr>
          <w:rFonts w:hint="eastAsia"/>
          <w:shd w:val="clear" w:color="auto" w:fill="FFFFFF"/>
        </w:rPr>
        <w:instrText>。补充资料：在线附录可访问</w:instrText>
      </w:r>
      <w:r w:rsidR="00DC684C">
        <w:rPr>
          <w:rFonts w:hint="eastAsia"/>
          <w:shd w:val="clear" w:color="auto" w:fill="FFFFFF"/>
        </w:rPr>
        <w:instrText xml:space="preserve"> https://doi.org/10.1287/isre.2023.0561</w:instrText>
      </w:r>
      <w:r w:rsidR="00DC684C">
        <w:rPr>
          <w:rFonts w:hint="eastAsia"/>
          <w:shd w:val="clear" w:color="auto" w:fill="FFFFFF"/>
        </w:rPr>
        <w:instrText>。</w:instrText>
      </w:r>
      <w:r w:rsidR="00DC684C">
        <w:rPr>
          <w:rFonts w:hint="eastAsia"/>
          <w:shd w:val="clear" w:color="auto" w:fill="FFFFFF"/>
        </w:rPr>
        <w:instrText>","call-number":"1","container-title":"Information Systems Research","DOI"</w:instrText>
      </w:r>
      <w:r w:rsidR="00DC684C">
        <w:rPr>
          <w:shd w:val="clear" w:color="auto" w:fill="FFFFFF"/>
        </w:rPr>
        <w:instrText>:"10.1287/isre.2023.0561","ISSN":"1047-7047","language":"en","note":"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large language models</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Q&amp;A platform</w:instrText>
      </w:r>
      <w:r w:rsidR="00DC684C">
        <w:rPr>
          <w:rFonts w:hint="eastAsia"/>
          <w:shd w:val="clear" w:color="auto" w:fill="FFFFFF"/>
        </w:rPr>
        <w:instrText>、</w:instrText>
      </w:r>
      <w:r w:rsidR="00DC684C">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ins w:id="342" w:author="Dylan CHEN" w:date="2026-08-28T22:42:00Z" w16du:dateUtc="2026-08-28T14:42:00Z">
        <w:r w:rsidR="002E37FE" w:rsidRPr="0022223D">
          <w:rPr>
            <w:shd w:val="clear" w:color="auto" w:fill="FFFFFF"/>
          </w:rPr>
          <w:fldChar w:fldCharType="separate"/>
        </w:r>
        <w:r w:rsidR="002E37FE">
          <w:t>(Burtch et al. 2024; Quinn &amp; Gutt 2025; del Rio-Chanona et al. 2024; Sanatizadeh et al. 2025; Xue et al. 2026)</w:t>
        </w:r>
        <w:r w:rsidR="002E37FE" w:rsidRPr="0022223D">
          <w:rPr>
            <w:shd w:val="clear" w:color="auto" w:fill="FFFFFF"/>
          </w:rPr>
          <w:fldChar w:fldCharType="end"/>
        </w:r>
      </w:ins>
      <w:del w:id="343" w:author="Dylan CHEN" w:date="2026-08-28T22:42:00Z" w16du:dateUtc="2026-08-28T14:42:00Z">
        <w:r w:rsidRPr="00D2526D" w:rsidDel="002E37FE">
          <w:delText>(Burtch et al. 2024; Quinn &amp; Gutt 2025; del Rio-Chanona et al. 2024; Sanatizadeh et al. 2025; Xue et al. 2026)</w:delText>
        </w:r>
      </w:del>
      <w:r w:rsidRPr="00D2526D">
        <w:t xml:space="preserve">. A notable exception is </w:t>
      </w:r>
      <w:ins w:id="344" w:author="Dylan CHEN" w:date="2026-08-28T22:45:00Z" w16du:dateUtc="2026-08-28T14:45:00Z">
        <w:r w:rsidR="00901910">
          <w:fldChar w:fldCharType="begin"/>
        </w:r>
        <w:r w:rsidR="00901910">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voluntary Q&amp;A platforms</w:instrText>
        </w:r>
        <w:r w:rsidR="00901910">
          <w:rPr>
            <w:rFonts w:hint="eastAsia"/>
          </w:rPr>
          <w:instrText>、</w:instrText>
        </w:r>
        <w:r w:rsidR="00901910">
          <w:instrText>difference-indifferences</w:instrText>
        </w:r>
        <w:r w:rsidR="00901910">
          <w:rPr>
            <w:rFonts w:hint="eastAsia"/>
          </w:rPr>
          <w:instrText>、</w:instrText>
        </w:r>
        <w:r w:rsidR="00901910">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901910">
          <w:fldChar w:fldCharType="separate"/>
        </w:r>
        <w:r w:rsidR="00901910">
          <w:rPr>
            <w:noProof/>
          </w:rPr>
          <w:t xml:space="preserve">Rao et al. </w:t>
        </w:r>
        <w:r w:rsidR="00901910">
          <w:rPr>
            <w:rFonts w:hint="eastAsia"/>
            <w:noProof/>
          </w:rPr>
          <w:t>(</w:t>
        </w:r>
        <w:r w:rsidR="00901910">
          <w:rPr>
            <w:noProof/>
          </w:rPr>
          <w:t>2026)</w:t>
        </w:r>
        <w:r w:rsidR="00901910">
          <w:fldChar w:fldCharType="end"/>
        </w:r>
      </w:ins>
      <w:del w:id="345" w:author="Dylan CHEN" w:date="2026-08-28T22:45:00Z" w16du:dateUtc="2026-08-28T14:45:00Z">
        <w:r w:rsidRPr="00D2526D" w:rsidDel="00901910">
          <w:delText>Rao et al. (2026)</w:delText>
        </w:r>
      </w:del>
      <w:r w:rsidRPr="00D2526D">
        <w:t xml:space="preserve">, who find that users who actively employed ChatGPT to generate answers subsequently posted more questions. These questions were also longer and more novel, and attracted more upvotes. </w:t>
      </w:r>
      <w:ins w:id="346" w:author="Dylan CHEN" w:date="2026-08-29T09:35:00Z" w16du:dateUtc="2026-08-29T01:35:00Z">
        <w:r w:rsidR="003A5BA2" w:rsidRPr="003A5BA2">
          <w:t xml:space="preserve">Consistent with </w:t>
        </w:r>
      </w:ins>
      <w:ins w:id="347" w:author="Dylan CHEN" w:date="2026-08-29T09:36:00Z" w16du:dateUtc="2026-08-29T01:36:00Z">
        <w:r w:rsidR="003A5BA2">
          <w:fldChar w:fldCharType="begin"/>
        </w:r>
      </w:ins>
      <w:r w:rsidR="00DC684C">
        <w:instrText xml:space="preserve"> ADDIN ZOTERO_ITEM CSL_CITATION {"citationID":"ca1Zj0I8","properties":{"unsorted":false,"formattedCitation":"(Rao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DC684C">
        <w:rPr>
          <w:rFonts w:ascii="Apple Color Emoji" w:hAnsi="Apple Color Emoji" w:cs="Apple Color Emoji"/>
        </w:rPr>
        <w:instrText>🏷️</w:instrText>
      </w:r>
      <w:r w:rsidR="00DC684C">
        <w:instrText xml:space="preserve"> /reading</w:instrText>
      </w:r>
      <w:r w:rsidR="00DC684C">
        <w:rPr>
          <w:rFonts w:hint="eastAsia"/>
        </w:rPr>
        <w:instrText>、</w:instrText>
      </w:r>
      <w:r w:rsidR="00DC684C">
        <w:instrText>Generative AI</w:instrText>
      </w:r>
      <w:r w:rsidR="00DC684C">
        <w:rPr>
          <w:rFonts w:hint="eastAsia"/>
        </w:rPr>
        <w:instrText>、</w:instrText>
      </w:r>
      <w:r w:rsidR="00DC684C">
        <w:instrText>voluntary Q&amp;A platforms</w:instrText>
      </w:r>
      <w:r w:rsidR="00DC684C">
        <w:rPr>
          <w:rFonts w:hint="eastAsia"/>
        </w:rPr>
        <w:instrText>、</w:instrText>
      </w:r>
      <w:r w:rsidR="00DC684C">
        <w:instrText>difference-indifferences</w:instrText>
      </w:r>
      <w:r w:rsidR="00DC684C">
        <w:rPr>
          <w:rFonts w:hint="eastAsia"/>
        </w:rPr>
        <w:instrText>、</w:instrText>
      </w:r>
      <w:r w:rsidR="00DC684C">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ins w:id="348" w:author="Dylan CHEN" w:date="2026-08-29T09:36:00Z" w16du:dateUtc="2026-08-29T01:36:00Z">
        <w:r w:rsidR="003A5BA2">
          <w:fldChar w:fldCharType="separate"/>
        </w:r>
        <w:r w:rsidR="003A5BA2">
          <w:rPr>
            <w:noProof/>
          </w:rPr>
          <w:t xml:space="preserve">Rao et al. </w:t>
        </w:r>
        <w:r w:rsidR="003A5BA2">
          <w:rPr>
            <w:rFonts w:hint="eastAsia"/>
            <w:noProof/>
          </w:rPr>
          <w:t>(</w:t>
        </w:r>
        <w:r w:rsidR="003A5BA2">
          <w:rPr>
            <w:noProof/>
          </w:rPr>
          <w:t>2026)</w:t>
        </w:r>
        <w:r w:rsidR="003A5BA2">
          <w:fldChar w:fldCharType="end"/>
        </w:r>
      </w:ins>
      <w:ins w:id="349" w:author="Dylan CHEN" w:date="2026-08-29T09:35:00Z" w16du:dateUtc="2026-08-29T01:35:00Z">
        <w:r w:rsidR="003A5BA2" w:rsidRPr="003A5BA2">
          <w:t xml:space="preserve">, Wang and Zheng (2024) exploit the ChatGPT ban and find that restricting access to ChatGPT </w:t>
        </w:r>
        <w:r w:rsidR="003A5BA2">
          <w:rPr>
            <w:rFonts w:hint="eastAsia"/>
          </w:rPr>
          <w:t>de</w:t>
        </w:r>
        <w:r w:rsidR="003A5BA2" w:rsidRPr="003A5BA2">
          <w:t>creased question supply.</w:t>
        </w:r>
      </w:ins>
      <w:ins w:id="350" w:author="Dylan CHEN" w:date="2026-08-29T09:31:00Z" w16du:dateUtc="2026-08-29T01:31:00Z">
        <w:r w:rsidR="00337485">
          <w:rPr>
            <w:rFonts w:hint="eastAsia"/>
          </w:rPr>
          <w:t xml:space="preserve"> </w:t>
        </w:r>
      </w:ins>
      <w:r w:rsidRPr="00D2526D">
        <w:t xml:space="preserve">This pattern suggests a complementary effect at the individual user level, one that contrasts with the aggregate decline documented in studies examining platform-wide trends. The overall reduction in question volume </w:t>
      </w:r>
      <w:ins w:id="351" w:author="Prof. LIU Ben" w:date="2026-08-29T23:06:00Z" w16du:dateUtc="2026-08-29T15:06:00Z">
        <w:r w:rsidR="007F6CCB">
          <w:t>results</w:t>
        </w:r>
      </w:ins>
      <w:del w:id="352" w:author="Prof. LIU Ben" w:date="2026-08-29T23:06:00Z" w16du:dateUtc="2026-08-29T15:06:00Z">
        <w:r w:rsidRPr="00D2526D" w:rsidDel="007F6CCB">
          <w:delText>stems</w:delText>
        </w:r>
      </w:del>
      <w:r w:rsidRPr="00D2526D">
        <w:t xml:space="preserve"> primarily from the fact that simpler questions are now answered by ChatGPT. Consequently, the remaining questions tend to be more complex and higher-quality </w:t>
      </w:r>
      <w:ins w:id="353" w:author="Dylan CHEN" w:date="2026-08-28T22:45:00Z" w16du:dateUtc="2026-08-28T14:45:00Z">
        <w:r w:rsidR="00901910" w:rsidRPr="0022223D">
          <w:rPr>
            <w:shd w:val="clear" w:color="auto" w:fill="FFFFFF"/>
          </w:rPr>
          <w:fldChar w:fldCharType="begin" w:fldLock="1"/>
        </w:r>
        <w:r w:rsidR="00901910">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901910">
          <w:rPr>
            <w:rFonts w:ascii="Apple Color Emoji" w:hAnsi="Apple Color Emoji" w:cs="Apple Color Emoji"/>
            <w:shd w:val="clear" w:color="auto" w:fill="FFFFFF"/>
          </w:rPr>
          <w:instrText>📊</w:instrText>
        </w:r>
        <w:r w:rsidR="00901910">
          <w:rPr>
            <w:shd w:val="clear" w:color="auto" w:fill="FFFFFF"/>
          </w:rPr>
          <w:instrText>","call-number":"1","container-title":"Journal of Management Information Systems","DOI":"10.1080/07421222.2025.2487313","ISSN":"0742-1222","issue":"2","language":"en","note":"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GAI</w:instrText>
        </w:r>
        <w:r w:rsidR="00901910">
          <w:rPr>
            <w:rFonts w:hint="eastAsia"/>
            <w:shd w:val="clear" w:color="auto" w:fill="FFFFFF"/>
          </w:rPr>
          <w:instrText>、</w:instrText>
        </w:r>
        <w:r w:rsidR="00901910">
          <w:rPr>
            <w:shd w:val="clear" w:color="auto" w:fill="FFFFFF"/>
          </w:rPr>
          <w:instrText>knowledge seek</w:instrText>
        </w:r>
        <w:r w:rsidR="00901910">
          <w:rPr>
            <w:rFonts w:hint="eastAsia"/>
            <w:shd w:val="clear" w:color="auto" w:fill="FFFFFF"/>
          </w:rPr>
          <w:instrText>ing</w:instrText>
        </w:r>
        <w:r w:rsidR="00901910">
          <w:rPr>
            <w:rFonts w:hint="eastAsia"/>
            <w:shd w:val="clear" w:color="auto" w:fill="FFFFFF"/>
          </w:rPr>
          <w:instrText>、</w:instrText>
        </w:r>
        <w:r w:rsidR="00901910">
          <w:rPr>
            <w:rFonts w:hint="eastAsia"/>
            <w:shd w:val="clear" w:color="auto" w:fill="FFFFFF"/>
          </w:rPr>
          <w:instrText>commitment-based theory</w:instrText>
        </w:r>
        <w:r w:rsidR="00901910">
          <w:rPr>
            <w:rFonts w:hint="eastAsia"/>
            <w:shd w:val="clear" w:color="auto" w:fill="FFFFFF"/>
          </w:rPr>
          <w:instrText>、</w:instrText>
        </w:r>
        <w:r w:rsidR="00901910">
          <w:rPr>
            <w:rFonts w:hint="eastAsia"/>
            <w:shd w:val="clear" w:color="auto" w:fill="FFFFFF"/>
          </w:rPr>
          <w:instrText>GenAI</w:instrText>
        </w:r>
        <w:r w:rsidR="00901910">
          <w:rPr>
            <w:rFonts w:hint="eastAsia"/>
            <w:shd w:val="clear" w:color="auto" w:fill="FFFFFF"/>
          </w:rPr>
          <w:instrText>、</w:instrText>
        </w:r>
        <w:r w:rsidR="00901910">
          <w:rPr>
            <w:rFonts w:hint="eastAsia"/>
            <w:shd w:val="clear" w:color="auto" w:fill="FFFFFF"/>
          </w:rPr>
          <w:instrText>information foraging theory</w:instrText>
        </w:r>
        <w:r w:rsidR="00901910">
          <w:rPr>
            <w:rFonts w:hint="eastAsia"/>
            <w:shd w:val="clear" w:color="auto" w:fill="FFFFFF"/>
          </w:rPr>
          <w:instrText>、</w:instrText>
        </w:r>
        <w:r w:rsidR="00901910">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901910">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shd w:val="clear" w:color="auto" w:fill="FFFFFF"/>
          </w:rPr>
          <w:instrText>📊</w:instrText>
        </w:r>
        <w:r w:rsidR="00901910">
          <w:rPr>
            <w:shd w:val="clear" w:color="auto" w:fill="FFFFFF"/>
          </w:rPr>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Online knowledge exchange platfor</w:instrText>
        </w:r>
        <w:r w:rsidR="00901910">
          <w:rPr>
            <w:rFonts w:hint="eastAsia"/>
            <w:shd w:val="clear" w:color="auto" w:fill="FFFFFF"/>
          </w:rPr>
          <w:instrText>ms</w:instrText>
        </w:r>
        <w:r w:rsidR="00901910">
          <w:rPr>
            <w:rFonts w:hint="eastAsia"/>
            <w:shd w:val="clear" w:color="auto" w:fill="FFFFFF"/>
          </w:rPr>
          <w:instrText>、</w:instrText>
        </w:r>
        <w:r w:rsidR="00901910">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901910">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901910">
          <w:rPr>
            <w:rFonts w:hint="eastAsia"/>
            <w:shd w:val="clear" w:color="auto" w:fill="FFFFFF"/>
          </w:rPr>
          <w:instrText>【摘要翻译】大语言模型</w:instrText>
        </w:r>
        <w:r w:rsidR="00901910">
          <w:rPr>
            <w:rFonts w:hint="eastAsia"/>
            <w:shd w:val="clear" w:color="auto" w:fill="FFFFFF"/>
          </w:rPr>
          <w:instrText xml:space="preserve"> (LLMs)(</w:instrText>
        </w:r>
        <w:r w:rsidR="00901910">
          <w:rPr>
            <w:rFonts w:hint="eastAsia"/>
            <w:shd w:val="clear" w:color="auto" w:fill="FFFFFF"/>
          </w:rPr>
          <w:instrText>如</w:instrText>
        </w:r>
        <w:r w:rsidR="00901910">
          <w:rPr>
            <w:rFonts w:hint="eastAsia"/>
            <w:shd w:val="clear" w:color="auto" w:fill="FFFFFF"/>
          </w:rPr>
          <w:instrText xml:space="preserve"> ChatGPT) </w:instrText>
        </w:r>
        <w:r w:rsidR="00901910">
          <w:rPr>
            <w:rFonts w:hint="eastAsia"/>
            <w:shd w:val="clear" w:color="auto" w:fill="FFFFFF"/>
          </w:rPr>
          <w:instrText>预计将显著重塑学习、技能获取和知识创造。它们对用户生成的知识共享问答</w:instrText>
        </w:r>
        <w:r w:rsidR="00901910">
          <w:rPr>
            <w:rFonts w:hint="eastAsia"/>
            <w:shd w:val="clear" w:color="auto" w:fill="FFFFFF"/>
          </w:rPr>
          <w:instrText xml:space="preserve"> (Q&amp;A) </w:instrText>
        </w:r>
        <w:r w:rsidR="00901910">
          <w:rPr>
            <w:rFonts w:hint="eastAsia"/>
            <w:shd w:val="clear" w:color="auto" w:fill="FFFFFF"/>
          </w:rPr>
          <w:instrText>平台的影响对</w:instrText>
        </w:r>
        <w:r w:rsidR="00901910">
          <w:rPr>
            <w:rFonts w:hint="eastAsia"/>
            <w:shd w:val="clear" w:color="auto" w:fill="FFFFFF"/>
          </w:rPr>
          <w:instrText xml:space="preserve"> Q&amp;A </w:instrText>
        </w:r>
        <w:r w:rsidR="00901910">
          <w:rPr>
            <w:rFonts w:hint="eastAsia"/>
            <w:shd w:val="clear" w:color="auto" w:fill="FFFFFF"/>
          </w:rPr>
          <w:instrText>平台和</w:instrText>
        </w:r>
        <w:r w:rsidR="00901910">
          <w:rPr>
            <w:rFonts w:hint="eastAsia"/>
            <w:shd w:val="clear" w:color="auto" w:fill="FFFFFF"/>
          </w:rPr>
          <w:instrText xml:space="preserve"> LLMs </w:instrText>
        </w:r>
        <w:r w:rsidR="00901910">
          <w:rPr>
            <w:rFonts w:hint="eastAsia"/>
            <w:shd w:val="clear" w:color="auto" w:fill="FFFFFF"/>
          </w:rPr>
          <w:instrText>的比较价值和未来协同演化以及</w:instrText>
        </w:r>
        <w:r w:rsidR="00901910">
          <w:rPr>
            <w:rFonts w:hint="eastAsia"/>
            <w:shd w:val="clear" w:color="auto" w:fill="FFFFFF"/>
          </w:rPr>
          <w:instrText xml:space="preserve"> LLMs </w:instrText>
        </w:r>
        <w:r w:rsidR="00901910">
          <w:rPr>
            <w:rFonts w:hint="eastAsia"/>
            <w:shd w:val="clear" w:color="auto" w:fill="FFFFFF"/>
          </w:rPr>
          <w:instrText>的未来学习具有重要意义。通过多种实证设计，我们估计</w:instrText>
        </w:r>
        <w:r w:rsidR="00901910">
          <w:rPr>
            <w:rFonts w:hint="eastAsia"/>
            <w:shd w:val="clear" w:color="auto" w:fill="FFFFFF"/>
          </w:rPr>
          <w:instrText xml:space="preserve"> ChatGPT </w:instrText>
        </w:r>
        <w:r w:rsidR="00901910">
          <w:rPr>
            <w:rFonts w:hint="eastAsia"/>
            <w:shd w:val="clear" w:color="auto" w:fill="FFFFFF"/>
          </w:rPr>
          <w:instrText>的推出导致</w:instrText>
        </w:r>
        <w:r w:rsidR="00901910">
          <w:rPr>
            <w:rFonts w:hint="eastAsia"/>
            <w:shd w:val="clear" w:color="auto" w:fill="FFFFFF"/>
          </w:rPr>
          <w:instrText xml:space="preserve"> Stack Overflow </w:instrText>
        </w:r>
        <w:r w:rsidR="00901910">
          <w:rPr>
            <w:rFonts w:hint="eastAsia"/>
            <w:shd w:val="clear" w:color="auto" w:fill="FFFFFF"/>
          </w:rPr>
          <w:instrText>上发布的问题数量平均减少了</w:instrText>
        </w:r>
        <w:r w:rsidR="00901910">
          <w:rPr>
            <w:rFonts w:hint="eastAsia"/>
            <w:shd w:val="clear" w:color="auto" w:fill="FFFFFF"/>
          </w:rPr>
          <w:instrText xml:space="preserve"> 14.09%</w:instrText>
        </w:r>
        <w:r w:rsidR="00901910">
          <w:rPr>
            <w:rFonts w:hint="eastAsia"/>
            <w:shd w:val="clear" w:color="auto" w:fill="FFFFFF"/>
          </w:rPr>
          <w:instrText>，这种影响随着时间的推移而加剧，到</w:instrText>
        </w:r>
        <w:r w:rsidR="00901910">
          <w:rPr>
            <w:rFonts w:hint="eastAsia"/>
            <w:shd w:val="clear" w:color="auto" w:fill="FFFFFF"/>
          </w:rPr>
          <w:instrText xml:space="preserve"> 2023 </w:instrText>
        </w:r>
        <w:r w:rsidR="00901910">
          <w:rPr>
            <w:rFonts w:hint="eastAsia"/>
            <w:shd w:val="clear" w:color="auto" w:fill="FFFFFF"/>
          </w:rPr>
          <w:instrText>年</w:instrText>
        </w:r>
        <w:r w:rsidR="00901910">
          <w:rPr>
            <w:rFonts w:hint="eastAsia"/>
            <w:shd w:val="clear" w:color="auto" w:fill="FFFFFF"/>
          </w:rPr>
          <w:instrText xml:space="preserve"> 5 </w:instrText>
        </w:r>
        <w:r w:rsidR="00901910">
          <w:rPr>
            <w:rFonts w:hint="eastAsia"/>
            <w:shd w:val="clear" w:color="auto" w:fill="FFFFFF"/>
          </w:rPr>
          <w:instrText>月达到</w:instrText>
        </w:r>
        <w:r w:rsidR="00901910">
          <w:rPr>
            <w:rFonts w:hint="eastAsia"/>
            <w:shd w:val="clear" w:color="auto" w:fill="FFFFFF"/>
          </w:rPr>
          <w:instrText xml:space="preserve"> 27.88% </w:instrText>
        </w:r>
        <w:r w:rsidR="00901910">
          <w:rPr>
            <w:rFonts w:hint="eastAsia"/>
            <w:shd w:val="clear" w:color="auto" w:fill="FFFFFF"/>
          </w:rPr>
          <w:instrText>的减少。有趣的是，这种数量的减少伴随着剩余问题平均质量的显著提高。进一步分析表明，这些数量和质量的变化可以用两种机制来解释</w:instrText>
        </w:r>
        <w:r w:rsidR="00901910">
          <w:rPr>
            <w:rFonts w:hint="eastAsia"/>
            <w:shd w:val="clear" w:color="auto" w:fill="FFFFFF"/>
          </w:rPr>
          <w:instrText xml:space="preserve">:(1) ChatGPT </w:instrText>
        </w:r>
        <w:r w:rsidR="00901910">
          <w:rPr>
            <w:rFonts w:hint="eastAsia"/>
            <w:shd w:val="clear" w:color="auto" w:fill="FFFFFF"/>
          </w:rPr>
          <w:instrText>的不均衡替代，其中更简单、中等到低质量的问题更容易消失</w:instrText>
        </w:r>
        <w:r w:rsidR="00901910">
          <w:rPr>
            <w:rFonts w:hint="eastAsia"/>
            <w:shd w:val="clear" w:color="auto" w:fill="FFFFFF"/>
          </w:rPr>
          <w:instrText xml:space="preserve">;(2) </w:instrText>
        </w:r>
        <w:r w:rsidR="00901910">
          <w:rPr>
            <w:rFonts w:hint="eastAsia"/>
            <w:shd w:val="clear" w:color="auto" w:fill="FFFFFF"/>
          </w:rPr>
          <w:instrText>在考虑数量减少后直接提高质量，表明</w:instrText>
        </w:r>
        <w:r w:rsidR="00901910">
          <w:rPr>
            <w:rFonts w:hint="eastAsia"/>
            <w:shd w:val="clear" w:color="auto" w:fill="FFFFFF"/>
          </w:rPr>
          <w:instrText xml:space="preserve"> ChatGPT </w:instrText>
        </w:r>
        <w:r w:rsidR="00901910">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901910">
          <w:rPr>
            <w:rFonts w:hint="eastAsia"/>
            <w:shd w:val="clear" w:color="auto" w:fill="FFFFFF"/>
          </w:rPr>
          <w:instrText>;</w:instrText>
        </w:r>
        <w:r w:rsidR="00901910">
          <w:rPr>
            <w:rFonts w:hint="eastAsia"/>
            <w:shd w:val="clear" w:color="auto" w:fill="FFFFFF"/>
          </w:rPr>
          <w:instrText>用户保留率和新用户获取率都显著下降</w:instrText>
        </w:r>
        <w:r w:rsidR="00901910">
          <w:rPr>
            <w:rFonts w:hint="eastAsia"/>
            <w:shd w:val="clear" w:color="auto" w:fill="FFFFFF"/>
          </w:rPr>
          <w:instrText>;</w:instrText>
        </w:r>
        <w:r w:rsidR="00901910">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shd w:val="clear" w:color="auto" w:fill="FFFFFF"/>
          </w:rPr>
          <w:instrText>;</w:instrText>
        </w:r>
        <w:r w:rsidR="00901910">
          <w:rPr>
            <w:rFonts w:hint="eastAsia"/>
            <w:shd w:val="clear" w:color="auto" w:fill="FFFFFF"/>
          </w:rPr>
          <w:instrText>助理编辑陈建清。资金：薛建清获得上海金融经济大学中央大学基础研究基金的支持。王立军获得中国国家自然科学基金会的支持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72301259]</w:instrText>
        </w:r>
        <w:r w:rsidR="00901910">
          <w:rPr>
            <w:rFonts w:hint="eastAsia"/>
            <w:shd w:val="clear" w:color="auto" w:fill="FFFFFF"/>
          </w:rPr>
          <w:instrText>。李建清获得中国国家自然科学基础的支持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72188101 </w:instrText>
        </w:r>
        <w:r w:rsidR="00901910">
          <w:rPr>
            <w:rFonts w:hint="eastAsia"/>
            <w:shd w:val="clear" w:color="auto" w:fill="FFFFFF"/>
          </w:rPr>
          <w:instrText>和</w:instrText>
        </w:r>
        <w:r w:rsidR="00901910">
          <w:rPr>
            <w:rFonts w:hint="eastAsia"/>
            <w:shd w:val="clear" w:color="auto" w:fill="FFFFFF"/>
          </w:rPr>
          <w:instrText xml:space="preserve"> 72595864]</w:instrText>
        </w:r>
        <w:r w:rsidR="00901910">
          <w:rPr>
            <w:rFonts w:hint="eastAsia"/>
            <w:shd w:val="clear" w:color="auto" w:fill="FFFFFF"/>
          </w:rPr>
          <w:instrText>。补充资料：在线附录可访问</w:instrText>
        </w:r>
        <w:r w:rsidR="00901910">
          <w:rPr>
            <w:rFonts w:hint="eastAsia"/>
            <w:shd w:val="clear" w:color="auto" w:fill="FFFFFF"/>
          </w:rPr>
          <w:instrText xml:space="preserve"> https://do</w:instrText>
        </w:r>
        <w:r w:rsidR="00901910">
          <w:rPr>
            <w:shd w:val="clear" w:color="auto" w:fill="FFFFFF"/>
          </w:rPr>
          <w:instrText>i.org/10.1287/isre.2023.0561</w:instrText>
        </w:r>
        <w:r w:rsidR="00901910">
          <w:rPr>
            <w:rFonts w:hint="eastAsia"/>
            <w:shd w:val="clear" w:color="auto" w:fill="FFFFFF"/>
          </w:rPr>
          <w:instrText>。</w:instrText>
        </w:r>
        <w:r w:rsidR="00901910">
          <w:rPr>
            <w:shd w:val="clear" w:color="auto" w:fill="FFFFFF"/>
          </w:rPr>
          <w:instrText>","call-number":"1","container-title":"Information Systems Research","DOI":"10.1287/isre.2023.0561","ISSN":"1047-7047","language":"en","note":"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large language models</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Q&amp;A platform</w:instrText>
        </w:r>
        <w:r w:rsidR="00901910">
          <w:rPr>
            <w:rFonts w:hint="eastAsia"/>
            <w:shd w:val="clear" w:color="auto" w:fill="FFFFFF"/>
          </w:rPr>
          <w:instrText>、</w:instrText>
        </w:r>
        <w:r w:rsidR="00901910">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rsidRPr="0022223D">
          <w:rPr>
            <w:shd w:val="clear" w:color="auto" w:fill="FFFFFF"/>
          </w:rPr>
          <w:fldChar w:fldCharType="separate"/>
        </w:r>
        <w:r w:rsidR="00901910">
          <w:t>(Quinn &amp; Gutt 2025; Sanatizadeh et al. 2025; Xue et al. 2026)</w:t>
        </w:r>
        <w:r w:rsidR="00901910" w:rsidRPr="0022223D">
          <w:rPr>
            <w:shd w:val="clear" w:color="auto" w:fill="FFFFFF"/>
          </w:rPr>
          <w:fldChar w:fldCharType="end"/>
        </w:r>
      </w:ins>
      <w:del w:id="354" w:author="Dylan CHEN" w:date="2026-08-28T22:45:00Z" w16du:dateUtc="2026-08-28T14:45:00Z">
        <w:r w:rsidRPr="00D2526D" w:rsidDel="00901910">
          <w:delText>(Quinn &amp; Gutt 2025; Sanatizadeh et al. 2025; Xue et al. 2026)</w:delText>
        </w:r>
      </w:del>
      <w:r w:rsidRPr="00D2526D">
        <w:t>. In this stream</w:t>
      </w:r>
      <w:ins w:id="355" w:author="Prof. LIU Ben" w:date="2026-08-29T23:06:00Z" w16du:dateUtc="2026-08-29T15:06:00Z">
        <w:r w:rsidR="007F6CCB">
          <w:t>,</w:t>
        </w:r>
      </w:ins>
      <w:r w:rsidRPr="00D2526D">
        <w:t xml:space="preserve"> AI is a competitor </w:t>
      </w:r>
      <w:r w:rsidRPr="00D2526D">
        <w:lastRenderedPageBreak/>
        <w:t xml:space="preserve">to the </w:t>
      </w:r>
      <w:r w:rsidRPr="00D2526D">
        <w:rPr>
          <w:i/>
          <w:iCs/>
        </w:rPr>
        <w:t>platform</w:t>
      </w:r>
      <w:r w:rsidRPr="00D2526D">
        <w:t>: it competes for the question itself and does not appear inside the community.</w:t>
      </w:r>
    </w:p>
    <w:p w14:paraId="69F48582" w14:textId="052BFDB3" w:rsidR="00B369E9" w:rsidRPr="00D2526D" w:rsidRDefault="00B369E9" w:rsidP="00D2526D">
      <w:pPr>
        <w:pStyle w:val="Paragraph0"/>
      </w:pPr>
      <w:r w:rsidRPr="00D2526D">
        <w:t xml:space="preserve">This stream establishes an important empirical baseline, and </w:t>
      </w:r>
      <w:ins w:id="356" w:author="Dylan CHEN" w:date="2026-08-28T22:45:00Z" w16du:dateUtc="2026-08-28T14:45:00Z">
        <w:r w:rsidR="00901910">
          <w:fldChar w:fldCharType="begin"/>
        </w:r>
        <w:r w:rsidR="00901910">
          <w:instrText xml:space="preserve"> ADDIN ZOTERO_ITEM CSL_CITATION {"citationID":"l4nr54S4","properties":{"unsorted":false,"formattedCitation":"(Xue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w:instrText>
        </w:r>
        <w:r w:rsidR="00901910">
          <w:rPr>
            <w:rFonts w:hint="eastAsia"/>
          </w:rPr>
          <w:instrText xml:space="preserve"> Natural Science Foundation of China [Grants 72188101 and 72595864]. Supplemental Material: The online appendix is available at https://doi.org/10.1287/isre.2023.0561.\n\n</w:instrText>
        </w:r>
        <w:r w:rsidR="00901910">
          <w:rPr>
            <w:rFonts w:hint="eastAsia"/>
          </w:rPr>
          <w:instrText>【摘要翻译】大语言模型</w:instrText>
        </w:r>
        <w:r w:rsidR="00901910">
          <w:rPr>
            <w:rFonts w:hint="eastAsia"/>
          </w:rPr>
          <w:instrText xml:space="preserve"> (LLMs)(</w:instrText>
        </w:r>
        <w:r w:rsidR="00901910">
          <w:rPr>
            <w:rFonts w:hint="eastAsia"/>
          </w:rPr>
          <w:instrText>如</w:instrText>
        </w:r>
        <w:r w:rsidR="00901910">
          <w:rPr>
            <w:rFonts w:hint="eastAsia"/>
          </w:rPr>
          <w:instrText xml:space="preserve"> ChatGPT) </w:instrText>
        </w:r>
        <w:r w:rsidR="00901910">
          <w:rPr>
            <w:rFonts w:hint="eastAsia"/>
          </w:rPr>
          <w:instrText>预计将显著重塑学习、技能获取和知识创造。它们对用户生成的知识共享问答</w:instrText>
        </w:r>
        <w:r w:rsidR="00901910">
          <w:rPr>
            <w:rFonts w:hint="eastAsia"/>
          </w:rPr>
          <w:instrText xml:space="preserve"> (Q&amp;A) </w:instrText>
        </w:r>
        <w:r w:rsidR="00901910">
          <w:rPr>
            <w:rFonts w:hint="eastAsia"/>
          </w:rPr>
          <w:instrText>平台的影响对</w:instrText>
        </w:r>
        <w:r w:rsidR="00901910">
          <w:rPr>
            <w:rFonts w:hint="eastAsia"/>
          </w:rPr>
          <w:instrText xml:space="preserve"> Q&amp;A </w:instrText>
        </w:r>
        <w:r w:rsidR="00901910">
          <w:rPr>
            <w:rFonts w:hint="eastAsia"/>
          </w:rPr>
          <w:instrText>平台和</w:instrText>
        </w:r>
        <w:r w:rsidR="00901910">
          <w:rPr>
            <w:rFonts w:hint="eastAsia"/>
          </w:rPr>
          <w:instrText xml:space="preserve"> LLMs </w:instrText>
        </w:r>
        <w:r w:rsidR="00901910">
          <w:rPr>
            <w:rFonts w:hint="eastAsia"/>
          </w:rPr>
          <w:instrText>的比较价值和未来协同演化以及</w:instrText>
        </w:r>
        <w:r w:rsidR="00901910">
          <w:rPr>
            <w:rFonts w:hint="eastAsia"/>
          </w:rPr>
          <w:instrText xml:space="preserve"> LLMs </w:instrText>
        </w:r>
        <w:r w:rsidR="00901910">
          <w:rPr>
            <w:rFonts w:hint="eastAsia"/>
          </w:rPr>
          <w:instrText>的未来学习具有重要意义。通过多种实证设计，我们估计</w:instrText>
        </w:r>
        <w:r w:rsidR="00901910">
          <w:rPr>
            <w:rFonts w:hint="eastAsia"/>
          </w:rPr>
          <w:instrText xml:space="preserve"> ChatGPT </w:instrText>
        </w:r>
        <w:r w:rsidR="00901910">
          <w:rPr>
            <w:rFonts w:hint="eastAsia"/>
          </w:rPr>
          <w:instrText>的推出导致</w:instrText>
        </w:r>
        <w:r w:rsidR="00901910">
          <w:rPr>
            <w:rFonts w:hint="eastAsia"/>
          </w:rPr>
          <w:instrText xml:space="preserve"> Stack Overflow </w:instrText>
        </w:r>
        <w:r w:rsidR="00901910">
          <w:rPr>
            <w:rFonts w:hint="eastAsia"/>
          </w:rPr>
          <w:instrText>上发布的问题数量平均减少了</w:instrText>
        </w:r>
        <w:r w:rsidR="00901910">
          <w:rPr>
            <w:rFonts w:hint="eastAsia"/>
          </w:rPr>
          <w:instrText xml:space="preserve"> 14.09%</w:instrText>
        </w:r>
        <w:r w:rsidR="00901910">
          <w:rPr>
            <w:rFonts w:hint="eastAsia"/>
          </w:rPr>
          <w:instrText>，这种影响随着时间的推移而加剧，到</w:instrText>
        </w:r>
        <w:r w:rsidR="00901910">
          <w:rPr>
            <w:rFonts w:hint="eastAsia"/>
          </w:rPr>
          <w:instrText xml:space="preserve"> 2023 </w:instrText>
        </w:r>
        <w:r w:rsidR="00901910">
          <w:rPr>
            <w:rFonts w:hint="eastAsia"/>
          </w:rPr>
          <w:instrText>年</w:instrText>
        </w:r>
        <w:r w:rsidR="00901910">
          <w:rPr>
            <w:rFonts w:hint="eastAsia"/>
          </w:rPr>
          <w:instrText xml:space="preserve"> 5 </w:instrText>
        </w:r>
        <w:r w:rsidR="00901910">
          <w:rPr>
            <w:rFonts w:hint="eastAsia"/>
          </w:rPr>
          <w:instrText>月达到</w:instrText>
        </w:r>
        <w:r w:rsidR="00901910">
          <w:rPr>
            <w:rFonts w:hint="eastAsia"/>
          </w:rPr>
          <w:instrText xml:space="preserve"> 27.88% </w:instrText>
        </w:r>
        <w:r w:rsidR="00901910">
          <w:rPr>
            <w:rFonts w:hint="eastAsia"/>
          </w:rPr>
          <w:instrText>的减少。有趣的是，这种数量的减少伴随着剩余问题平均质量的显著提高。进一步分析表明，这些数量和质量的变化可以用两种机制来解释</w:instrText>
        </w:r>
        <w:r w:rsidR="00901910">
          <w:rPr>
            <w:rFonts w:hint="eastAsia"/>
          </w:rPr>
          <w:instrText xml:space="preserve">:(1) ChatGPT </w:instrText>
        </w:r>
        <w:r w:rsidR="00901910">
          <w:rPr>
            <w:rFonts w:hint="eastAsia"/>
          </w:rPr>
          <w:instrText>的不均衡替代，其中更简单、中等到低质量的问题更容易消失</w:instrText>
        </w:r>
        <w:r w:rsidR="00901910">
          <w:rPr>
            <w:rFonts w:hint="eastAsia"/>
          </w:rPr>
          <w:instrText xml:space="preserve">;(2) </w:instrText>
        </w:r>
        <w:r w:rsidR="00901910">
          <w:rPr>
            <w:rFonts w:hint="eastAsia"/>
          </w:rPr>
          <w:instrText>在考虑数量减少后直接提高质量，表明</w:instrText>
        </w:r>
        <w:r w:rsidR="00901910">
          <w:rPr>
            <w:rFonts w:hint="eastAsia"/>
          </w:rPr>
          <w:instrText xml:space="preserve"> ChatGPT </w:instrText>
        </w:r>
        <w:r w:rsidR="00901910">
          <w:rPr>
            <w:rFonts w:hint="eastAsia"/>
          </w:rPr>
          <w:instrText>帮助提供的时间和搜索成本节约对问题质量的改善具有积极外溢效应。进一步的异质性分析显示，这对缺乏经验的用户的问题数量和质量都有更强的影响</w:instrText>
        </w:r>
        <w:r w:rsidR="00901910">
          <w:rPr>
            <w:rFonts w:hint="eastAsia"/>
          </w:rPr>
          <w:instrText>;</w:instrText>
        </w:r>
        <w:r w:rsidR="00901910">
          <w:rPr>
            <w:rFonts w:hint="eastAsia"/>
          </w:rPr>
          <w:instrText>用户保留率和新用户获取率都显著下降</w:instrText>
        </w:r>
        <w:r w:rsidR="00901910">
          <w:rPr>
            <w:rFonts w:hint="eastAsia"/>
          </w:rPr>
          <w:instrText>;</w:instrText>
        </w:r>
        <w:r w:rsidR="00901910">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rPr>
          <w:instrText>;</w:instrText>
        </w:r>
        <w:r w:rsidR="00901910">
          <w:rPr>
            <w:rFonts w:hint="eastAsia"/>
          </w:rPr>
          <w:instrText>助理编辑陈建清。资金：薛建清获得上海金融经济大学中央大学基础研究基金的支持。王立军获得中国国家自然科学基金会的支持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72301259]</w:instrText>
        </w:r>
        <w:r w:rsidR="00901910">
          <w:rPr>
            <w:rFonts w:hint="eastAsia"/>
          </w:rPr>
          <w:instrText>。李建清获得中国国家自然科学基础的支持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72188101 </w:instrText>
        </w:r>
        <w:r w:rsidR="00901910">
          <w:rPr>
            <w:rFonts w:hint="eastAsia"/>
          </w:rPr>
          <w:instrText>和</w:instrText>
        </w:r>
        <w:r w:rsidR="00901910">
          <w:rPr>
            <w:rFonts w:hint="eastAsia"/>
          </w:rPr>
          <w:instrText xml:space="preserve"> 72595864]</w:instrText>
        </w:r>
        <w:r w:rsidR="00901910">
          <w:rPr>
            <w:rFonts w:hint="eastAsia"/>
          </w:rPr>
          <w:instrText>。补充资料：在线附录可访问</w:instrText>
        </w:r>
        <w:r w:rsidR="00901910">
          <w:rPr>
            <w:rFonts w:hint="eastAsia"/>
          </w:rPr>
          <w:instrText xml:space="preserve"> https://doi.org/10.1287/isre.2023.0561</w:instrText>
        </w:r>
        <w:r w:rsidR="00901910">
          <w:rPr>
            <w:rFonts w:hint="eastAsia"/>
          </w:rPr>
          <w:instrText>。</w:instrText>
        </w:r>
        <w:r w:rsidR="00901910">
          <w:rPr>
            <w:rFonts w:hint="eastAsia"/>
          </w:rPr>
          <w:instrText>","call-number":"1","container-title":"Information Syst</w:instrText>
        </w:r>
        <w:r w:rsidR="00901910">
          <w:instrText>ems Research","DOI":"10.1287/isre.2023.0561","ISSN":"1047-7047","language":"en","note":"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large language models</w:instrText>
        </w:r>
        <w:r w:rsidR="00901910">
          <w:rPr>
            <w:rFonts w:hint="eastAsia"/>
          </w:rPr>
          <w:instrText>、</w:instrText>
        </w:r>
        <w:r w:rsidR="00901910">
          <w:instrText>ChatGPT</w:instrText>
        </w:r>
        <w:r w:rsidR="00901910">
          <w:rPr>
            <w:rFonts w:hint="eastAsia"/>
          </w:rPr>
          <w:instrText>、</w:instrText>
        </w:r>
        <w:r w:rsidR="00901910">
          <w:instrText>Q&amp;A platform</w:instrText>
        </w:r>
        <w:r w:rsidR="00901910">
          <w:rPr>
            <w:rFonts w:hint="eastAsia"/>
          </w:rPr>
          <w:instrText>、</w:instrText>
        </w:r>
        <w:r w:rsidR="00901910">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fldChar w:fldCharType="separate"/>
        </w:r>
        <w:r w:rsidR="00901910">
          <w:rPr>
            <w:noProof/>
          </w:rPr>
          <w:t xml:space="preserve">Xue et al. </w:t>
        </w:r>
        <w:r w:rsidR="00901910">
          <w:rPr>
            <w:rFonts w:hint="eastAsia"/>
            <w:noProof/>
          </w:rPr>
          <w:t>(</w:t>
        </w:r>
        <w:r w:rsidR="00901910">
          <w:rPr>
            <w:noProof/>
          </w:rPr>
          <w:t>2026)</w:t>
        </w:r>
        <w:r w:rsidR="00901910">
          <w:fldChar w:fldCharType="end"/>
        </w:r>
        <w:r w:rsidR="00901910" w:rsidRPr="000E4EEB">
          <w:t xml:space="preserve"> </w:t>
        </w:r>
      </w:ins>
      <w:del w:id="357" w:author="Dylan CHEN" w:date="2026-08-28T22:45:00Z" w16du:dateUtc="2026-08-28T14:45:00Z">
        <w:r w:rsidRPr="00D2526D" w:rsidDel="00901910">
          <w:delText xml:space="preserve">Xue et al. (2026) </w:delText>
        </w:r>
      </w:del>
      <w:r w:rsidRPr="00D2526D">
        <w:t>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5D05055" w:rsidR="000E4EEB" w:rsidRPr="00015210" w:rsidRDefault="001471CF" w:rsidP="0049010E">
      <w:pPr>
        <w:pStyle w:val="Heading3"/>
        <w:rPr>
          <w:rFonts w:eastAsiaTheme="minorEastAsia" w:cs="Times New Roman"/>
        </w:rPr>
      </w:pPr>
      <w:r>
        <w:t xml:space="preserve">External </w:t>
      </w:r>
      <w:r w:rsidR="00B369E9">
        <w:rPr>
          <w:rFonts w:hint="eastAsia"/>
        </w:rPr>
        <w:t>Gen</w:t>
      </w:r>
      <w:r w:rsidR="000E4EEB" w:rsidRPr="00015210">
        <w:t>AI as the Answerer</w:t>
      </w:r>
      <w:r w:rsidR="00534D0B" w:rsidRPr="00015210">
        <w:t>’</w:t>
      </w:r>
      <w:r w:rsidR="000E4EEB" w:rsidRPr="00015210">
        <w:t>s Instrument</w:t>
      </w:r>
    </w:p>
    <w:p w14:paraId="23EFBA8F" w14:textId="3B2B1F90" w:rsidR="000E4EEB" w:rsidRPr="00015210" w:rsidRDefault="000E4EEB" w:rsidP="00B369E9">
      <w:pPr>
        <w:pStyle w:val="Paragraph0"/>
      </w:pPr>
      <w:r w:rsidRPr="00015210">
        <w:t xml:space="preserve">A second stream </w:t>
      </w:r>
      <w:r w:rsidR="00B369E9">
        <w:rPr>
          <w:rFonts w:hint="eastAsia"/>
        </w:rPr>
        <w:t>examines</w:t>
      </w:r>
      <w:r w:rsidRPr="00015210">
        <w:t xml:space="preserve"> AI as an </w:t>
      </w:r>
      <w:r w:rsidRPr="00015210">
        <w:rPr>
          <w:i/>
          <w:iCs/>
        </w:rPr>
        <w:t>input</w:t>
      </w:r>
      <w:r w:rsidRPr="00015210">
        <w:t xml:space="preserve"> to human answers. Here AI lowers the cost of drafting a response, and the human retains authorship. The relationship is collaborative rather than competitive</w:t>
      </w:r>
      <w:ins w:id="358" w:author="Prof. LIU Ben" w:date="2026-08-29T23:08:00Z" w16du:dateUtc="2026-08-29T15:08:00Z">
        <w:r w:rsidR="007F6CCB">
          <w:t>, that is , h</w:t>
        </w:r>
      </w:ins>
      <w:del w:id="359" w:author="Prof. LIU Ben" w:date="2026-08-29T23:08:00Z" w16du:dateUtc="2026-08-29T15:08:00Z">
        <w:r w:rsidRPr="00015210" w:rsidDel="007F6CCB">
          <w:delText xml:space="preserve">: </w:delText>
        </w:r>
      </w:del>
      <w:del w:id="360" w:author="Prof. LIU Ben" w:date="2026-08-29T23:07:00Z" w16du:dateUtc="2026-08-29T15:07:00Z">
        <w:r w:rsidRPr="00015210" w:rsidDel="007F6CCB">
          <w:delText>h</w:delText>
        </w:r>
      </w:del>
      <w:r w:rsidRPr="00015210">
        <w:t>uman and AI work together in a single answering process. Several studies find that this raises answer supply</w:t>
      </w:r>
      <w:r w:rsidR="006C29A2" w:rsidRPr="00015210">
        <w:t xml:space="preserve"> </w:t>
      </w:r>
      <w:ins w:id="361" w:author="Dylan CHEN" w:date="2026-08-28T22:45:00Z" w16du:dateUtc="2026-08-28T14:45:00Z">
        <w:r w:rsidR="00901910" w:rsidRPr="0022223D">
          <w:fldChar w:fldCharType="begin" w:fldLock="1"/>
        </w:r>
        <w:r w:rsidR="00901910">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w:instrText>
        </w:r>
        <w:r w:rsidR="00901910">
          <w:rPr>
            <w:rFonts w:hint="eastAsia"/>
          </w:rPr>
          <w:instrText xml:space="preserve"> and high-reputation users, respectively. In addition to contributing to the literature on content moderation of generative AI, our results provide practical insights for platforms on designing effective AIGC policies to manage user contributions.\n\n</w:instrText>
        </w:r>
        <w:r w:rsidR="00901910">
          <w:rPr>
            <w:rFonts w:hint="eastAsia"/>
          </w:rPr>
          <w:instrText>【摘要翻译】随着人工智能生成内容在在线知识共享平台上越来越普遍，用户往往犹豫披露其使用情况。为此，平台对人工智能生成内容实施了限制政策</w:instrText>
        </w:r>
        <w:r w:rsidR="00901910">
          <w:rPr>
            <w:rFonts w:hint="eastAsia"/>
          </w:rPr>
          <w:instrText xml:space="preserve"> (AIGC </w:instrText>
        </w:r>
        <w:r w:rsidR="00901910">
          <w:rPr>
            <w:rFonts w:hint="eastAsia"/>
          </w:rPr>
          <w:instrText>政策</w:instrText>
        </w:r>
        <w:r w:rsidR="00901910">
          <w:rPr>
            <w:rFonts w:hint="eastAsia"/>
          </w:rPr>
          <w:instrText>)</w:instrText>
        </w:r>
        <w:r w:rsidR="00901910">
          <w:rPr>
            <w:rFonts w:hint="eastAsia"/>
          </w:rPr>
          <w:instrText>，当用户不披露时，这些内容就会崩溃。为了确定</w:instrText>
        </w:r>
        <w:r w:rsidR="00901910">
          <w:rPr>
            <w:rFonts w:hint="eastAsia"/>
          </w:rPr>
          <w:instrText xml:space="preserve"> AIGC </w:instrText>
        </w:r>
        <w:r w:rsidR="00901910">
          <w:rPr>
            <w:rFonts w:hint="eastAsia"/>
          </w:rPr>
          <w:instrText>政策与用户答题贡献行为之间的因果关系，我们在中国领先的在线知识共享平台智湖上进行了准实验。结果表明，</w:instrText>
        </w:r>
        <w:r w:rsidR="00901910">
          <w:rPr>
            <w:rFonts w:hint="eastAsia"/>
          </w:rPr>
          <w:instrText xml:space="preserve">AIGC </w:instrText>
        </w:r>
        <w:r w:rsidR="00901910">
          <w:rPr>
            <w:rFonts w:hint="eastAsia"/>
          </w:rPr>
          <w:instrText>政策降低了答题量和主观质量，而提高了那些人工智能生成内容崩溃的用户</w:instrText>
        </w:r>
        <w:r w:rsidR="00901910">
          <w:rPr>
            <w:rFonts w:hint="eastAsia"/>
          </w:rPr>
          <w:instrText xml:space="preserve"> (</w:instrText>
        </w:r>
        <w:r w:rsidR="00901910">
          <w:rPr>
            <w:rFonts w:hint="eastAsia"/>
          </w:rPr>
          <w:instrText>人工智能崩溃用户</w:instrText>
        </w:r>
        <w:r w:rsidR="00901910">
          <w:rPr>
            <w:rFonts w:hint="eastAsia"/>
          </w:rPr>
          <w:instrText xml:space="preserve">) </w:instrText>
        </w:r>
        <w:r w:rsidR="00901910">
          <w:rPr>
            <w:rFonts w:hint="eastAsia"/>
          </w:rPr>
          <w:instrText>的客观质量。我们还考察了用户特征</w:instrText>
        </w:r>
        <w:r w:rsidR="00901910">
          <w:rPr>
            <w:rFonts w:hint="eastAsia"/>
          </w:rPr>
          <w:instrText xml:space="preserve"> (</w:instrText>
        </w:r>
        <w:r w:rsidR="00901910">
          <w:rPr>
            <w:rFonts w:hint="eastAsia"/>
          </w:rPr>
          <w:instrText>即</w:instrText>
        </w:r>
        <w:r w:rsidR="00901910">
          <w:rPr>
            <w:rFonts w:hint="eastAsia"/>
          </w:rPr>
          <w:instrText xml:space="preserve">) </w:instrText>
        </w:r>
        <w:r w:rsidR="00901910">
          <w:rPr>
            <w:rFonts w:hint="eastAsia"/>
          </w:rPr>
          <w:instrText>的调节作用。</w:instrText>
        </w:r>
        <w:r w:rsidR="00901910">
          <w:rPr>
            <w:rFonts w:hint="eastAsia"/>
          </w:rPr>
          <w:instrText xml:space="preserve">) </w:instrText>
        </w:r>
        <w:r w:rsidR="00901910">
          <w:rPr>
            <w:rFonts w:hint="eastAsia"/>
          </w:rPr>
          <w:instrText>对这些结果的影响。值得注意的是，该政策对高度活跃用户、短期用户和高声誉用户的影响分别更为显著。除了为生成式</w:instrText>
        </w:r>
        <w:r w:rsidR="00901910">
          <w:rPr>
            <w:rFonts w:hint="eastAsia"/>
          </w:rPr>
          <w:instrText xml:space="preserve"> AI </w:instrText>
        </w:r>
        <w:r w:rsidR="00901910">
          <w:rPr>
            <w:rFonts w:hint="eastAsia"/>
          </w:rPr>
          <w:instrText>的内容审核文献做出贡献外，我们的研究结果还为平台提供了实用的见解，帮助设计有效的</w:instrText>
        </w:r>
        <w:r w:rsidR="00901910">
          <w:rPr>
            <w:rFonts w:hint="eastAsia"/>
          </w:rPr>
          <w:instrText xml:space="preserve"> AIGC </w:instrText>
        </w:r>
        <w:r w:rsidR="00901910">
          <w:rPr>
            <w:rFonts w:hint="eastAsia"/>
          </w:rPr>
          <w:instrText>政策来管理用户贡献。</w:instrText>
        </w:r>
        <w:r w:rsidR="00901910">
          <w:rPr>
            <w:rFonts w:hint="eastAsia"/>
          </w:rPr>
          <w:instrText>","call-number":"1 (CCF C)","container-title":"Information &amp; Management","DOI":"10.1016/j.im.2026.104322","ISSN":"0378-7206","issue":"3","journalAbbreviation":"Informa</w:instrText>
        </w:r>
        <w:r w:rsidR="00901910">
          <w:instrText>tion &amp; Management","language":"en","note":"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AI-generated content</w:instrText>
        </w:r>
        <w:r w:rsidR="00901910">
          <w:rPr>
            <w:rFonts w:hint="eastAsia"/>
          </w:rPr>
          <w:instrText>、</w:instrText>
        </w:r>
        <w:r w:rsidR="00901910">
          <w:instrText>Content moderation</w:instrText>
        </w:r>
        <w:r w:rsidR="00901910">
          <w:rPr>
            <w:rFonts w:hint="eastAsia"/>
          </w:rPr>
          <w:instrText>、</w:instrText>
        </w:r>
        <w:r w:rsidR="00901910">
          <w:instrText>Knowledge-sharing platform</w:instrText>
        </w:r>
        <w:r w:rsidR="00901910">
          <w:rPr>
            <w:rFonts w:hint="eastAsia"/>
          </w:rPr>
          <w:instrText>、</w:instrText>
        </w:r>
        <w:r w:rsidR="009019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w:instrText>
        </w:r>
        <w:r w:rsidR="00901910">
          <w:rPr>
            <w:rFonts w:hint="eastAsia"/>
          </w:rPr>
          <w:instrText>egic development for integrating generative AI into their platforms. History: Wonseok Oh, Senior Editor; Khim Yong Goh, Associate Editor.\n\n</w:instrText>
        </w:r>
        <w:r w:rsidR="00901910">
          <w:rPr>
            <w:rFonts w:hint="eastAsia"/>
          </w:rPr>
          <w:instrText>【摘要翻译】在线平台上的自愿知识贡献对用户、平台和企业具有重大价值。生成式人工智能</w:instrText>
        </w:r>
        <w:r w:rsidR="00901910">
          <w:rPr>
            <w:rFonts w:hint="eastAsia"/>
          </w:rPr>
          <w:instrText xml:space="preserve"> (AI) </w:instrText>
        </w:r>
        <w:r w:rsidR="00901910">
          <w:rPr>
            <w:rFonts w:hint="eastAsia"/>
          </w:rPr>
          <w:instrText>技术的快速进步促进了问答</w:instrText>
        </w:r>
        <w:r w:rsidR="00901910">
          <w:rPr>
            <w:rFonts w:hint="eastAsia"/>
          </w:rPr>
          <w:instrText xml:space="preserve"> (Q&amp;A) </w:instrText>
        </w:r>
        <w:r w:rsidR="00901910">
          <w:rPr>
            <w:rFonts w:hint="eastAsia"/>
          </w:rPr>
          <w:instrText>平台上知识的自动生成。然而，生成式</w:instrText>
        </w:r>
        <w:r w:rsidR="00901910">
          <w:rPr>
            <w:rFonts w:hint="eastAsia"/>
          </w:rPr>
          <w:instrText xml:space="preserve"> AI </w:instrText>
        </w:r>
        <w:r w:rsidR="00901910">
          <w:rPr>
            <w:rFonts w:hint="eastAsia"/>
          </w:rPr>
          <w:instrText>对用户自愿知识贡献的影响仍然是一个实证问题。一方面，用户可能会从生成式</w:instrText>
        </w:r>
        <w:r w:rsidR="00901910">
          <w:rPr>
            <w:rFonts w:hint="eastAsia"/>
          </w:rPr>
          <w:instrText xml:space="preserve"> AI </w:instrText>
        </w:r>
        <w:r w:rsidR="00901910">
          <w:rPr>
            <w:rFonts w:hint="eastAsia"/>
          </w:rPr>
          <w:instrText>中学习，通过提供更有组织和逻辑的答案来改进他们的答案。另一方面，生成式</w:instrText>
        </w:r>
        <w:r w:rsidR="00901910">
          <w:rPr>
            <w:rFonts w:hint="eastAsia"/>
          </w:rPr>
          <w:instrText xml:space="preserve"> AI </w:instrText>
        </w:r>
        <w:r w:rsidR="00901910">
          <w:rPr>
            <w:rFonts w:hint="eastAsia"/>
          </w:rPr>
          <w:instrText>可能会产生虚假答案，而利用</w:instrText>
        </w:r>
        <w:r w:rsidR="00901910">
          <w:rPr>
            <w:rFonts w:hint="eastAsia"/>
          </w:rPr>
          <w:instrText xml:space="preserve"> AI </w:instrText>
        </w:r>
        <w:r w:rsidR="00901910">
          <w:rPr>
            <w:rFonts w:hint="eastAsia"/>
          </w:rPr>
          <w:instrText>辅助的加速响应速度可能会给理解输出带来额外的认知负担，潜在地减少整体贡献。我们的研究探讨了生成式人工智能</w:instrText>
        </w:r>
        <w:r w:rsidR="00901910">
          <w:rPr>
            <w:rFonts w:hint="eastAsia"/>
          </w:rPr>
          <w:instrText xml:space="preserve"> (</w:instrText>
        </w:r>
        <w:r w:rsidR="00901910">
          <w:rPr>
            <w:rFonts w:hint="eastAsia"/>
          </w:rPr>
          <w:instrText>尤其是</w:instrText>
        </w:r>
        <w:r w:rsidR="00901910">
          <w:rPr>
            <w:rFonts w:hint="eastAsia"/>
          </w:rPr>
          <w:instrText xml:space="preserve"> ChatGPT) </w:instrText>
        </w:r>
        <w:r w:rsidR="00901910">
          <w:rPr>
            <w:rFonts w:hint="eastAsia"/>
          </w:rPr>
          <w:instrText>对用户在</w:instrText>
        </w:r>
        <w:r w:rsidR="00901910">
          <w:rPr>
            <w:rFonts w:hint="eastAsia"/>
          </w:rPr>
          <w:instrText xml:space="preserve"> Stack Overflow(</w:instrText>
        </w:r>
        <w:r w:rsidR="00901910">
          <w:rPr>
            <w:rFonts w:hint="eastAsia"/>
          </w:rPr>
          <w:instrText>最大的问答平台之一</w:instrText>
        </w:r>
        <w:r w:rsidR="00901910">
          <w:rPr>
            <w:rFonts w:hint="eastAsia"/>
          </w:rPr>
          <w:instrText xml:space="preserve">) </w:instrText>
        </w:r>
        <w:r w:rsidR="00901910">
          <w:rPr>
            <w:rFonts w:hint="eastAsia"/>
          </w:rPr>
          <w:instrText>上自愿贡献知识的影响。利用自然实验，我们使用双重差分</w:instrText>
        </w:r>
        <w:r w:rsidR="00901910">
          <w:rPr>
            <w:rFonts w:hint="eastAsia"/>
          </w:rPr>
          <w:instrText xml:space="preserve"> (DID) </w:instrText>
        </w:r>
        <w:r w:rsidR="0090191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901910">
          <w:rPr>
            <w:rFonts w:hint="eastAsia"/>
          </w:rPr>
          <w:instrText xml:space="preserve"> AI </w:instrText>
        </w:r>
        <w:r w:rsidR="00901910">
          <w:rPr>
            <w:rFonts w:hint="eastAsia"/>
          </w:rPr>
          <w:instrText>在问答平台背景下对用户自愿知识贡献的影响，为信息系统</w:instrText>
        </w:r>
        <w:r w:rsidR="00901910">
          <w:rPr>
            <w:rFonts w:hint="eastAsia"/>
          </w:rPr>
          <w:instrText xml:space="preserve"> (IS) </w:instrText>
        </w:r>
        <w:r w:rsidR="00901910">
          <w:rPr>
            <w:rFonts w:hint="eastAsia"/>
          </w:rPr>
          <w:instrText>文献做出了贡献。实际上，我们的研究结果为平台所有者和管理者提供了关于生成式</w:instrText>
        </w:r>
        <w:r w:rsidR="00901910">
          <w:rPr>
            <w:rFonts w:hint="eastAsia"/>
          </w:rPr>
          <w:instrText xml:space="preserve"> AI </w:instrText>
        </w:r>
        <w:r w:rsidR="00901910">
          <w:rPr>
            <w:rFonts w:hint="eastAsia"/>
          </w:rPr>
          <w:instrText>如何影响用户知识贡献行为、指导决策和战略制定的见解，以便将生成式</w:instrText>
        </w:r>
        <w:r w:rsidR="00901910">
          <w:rPr>
            <w:rFonts w:hint="eastAsia"/>
          </w:rPr>
          <w:instrText xml:space="preserve"> AI </w:instrText>
        </w:r>
        <w:r w:rsidR="00901910">
          <w:rPr>
            <w:rFonts w:hint="eastAsia"/>
          </w:rPr>
          <w:instrText>整合到他们的平台中。历史</w:instrText>
        </w:r>
        <w:r w:rsidR="00901910">
          <w:rPr>
            <w:rFonts w:hint="eastAsia"/>
          </w:rPr>
          <w:instrText>:Wonseok Oh</w:instrText>
        </w:r>
        <w:r w:rsidR="00901910">
          <w:rPr>
            <w:rFonts w:hint="eastAsia"/>
          </w:rPr>
          <w:instrText>，高级编辑</w:instrText>
        </w:r>
        <w:r w:rsidR="00901910">
          <w:rPr>
            <w:rFonts w:hint="eastAsia"/>
          </w:rPr>
          <w:instrText>;Kim Yong Goh</w:instrText>
        </w:r>
        <w:r w:rsidR="00901910">
          <w:rPr>
            <w:rFonts w:hint="eastAsia"/>
          </w:rPr>
          <w:instrText>，副编辑。</w:instrText>
        </w:r>
        <w:r w:rsidR="00901910">
          <w:rPr>
            <w:rFonts w:hint="eastAsia"/>
          </w:rPr>
          <w:instrText xml:space="preserve">","archive_location":"18 </w:instrText>
        </w:r>
        <w:r w:rsidR="00901910">
          <w:rPr>
            <w:rFonts w:ascii="Apple Color Emoji" w:hAnsi="Apple Color Emoji" w:cs="Apple Color Emoji"/>
          </w:rPr>
          <w:instrText>📊</w:instrText>
        </w:r>
        <w:r w:rsidR="00901910">
          <w:rPr>
            <w:rFonts w:hint="eastAsia"/>
          </w:rPr>
          <w:instrText>","call-number":"1","container-title":"Information Systems Research","DOI":"10.1287/isre.2023.0332","ISSN":"</w:instrText>
        </w:r>
        <w:r w:rsidR="00901910">
          <w:instrText>1047-7047","issue":"2","language":"en","note":"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difference-in-differences</w:instrText>
        </w:r>
        <w:r w:rsidR="00901910">
          <w:rPr>
            <w:rFonts w:hint="eastAsia"/>
          </w:rPr>
          <w:instrText>、</w:instrText>
        </w:r>
        <w:r w:rsidR="00901910">
          <w:instrText>answer quality</w:instrText>
        </w:r>
        <w:r w:rsidR="00901910">
          <w:rPr>
            <w:rFonts w:hint="eastAsia"/>
          </w:rPr>
          <w:instrText>、</w:instrText>
        </w:r>
        <w:r w:rsidR="00901910">
          <w:instrText>answer quantity</w:instrText>
        </w:r>
        <w:r w:rsidR="00901910">
          <w:rPr>
            <w:rFonts w:hint="eastAsia"/>
          </w:rPr>
          <w:instrText>、</w:instrText>
        </w:r>
        <w:r w:rsidR="00901910">
          <w:instrText>voluntary Q&amp;A platforms</w:instrText>
        </w:r>
        <w:r w:rsidR="00901910">
          <w:rPr>
            <w:rFonts w:hint="eastAsia"/>
          </w:rPr>
          <w:instrText>、</w:instrText>
        </w:r>
        <w:r w:rsidR="009019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901910" w:rsidRPr="0022223D">
          <w:fldChar w:fldCharType="separate"/>
        </w:r>
        <w:r w:rsidR="00901910">
          <w:t>(Fang &amp; Zhou 2026; Shan &amp; Qiu 2026)</w:t>
        </w:r>
        <w:r w:rsidR="00901910" w:rsidRPr="0022223D">
          <w:fldChar w:fldCharType="end"/>
        </w:r>
      </w:ins>
      <w:del w:id="362" w:author="Dylan CHEN" w:date="2026-08-28T22:45:00Z" w16du:dateUtc="2026-08-28T14:45:00Z">
        <w:r w:rsidR="006C29A2" w:rsidRPr="00015210" w:rsidDel="00901910">
          <w:fldChar w:fldCharType="begin" w:fldLock="1"/>
        </w:r>
        <w:r w:rsidR="006C29A2" w:rsidRPr="00015210" w:rsidDel="00901910">
          <w:del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delInstrText>
        </w:r>
        <w:r w:rsidR="006C29A2" w:rsidRPr="00015210" w:rsidDel="00901910">
          <w:delInstrText>【摘要翻译】随着人工智能生成内容在在线知识共享平台上越来越普遍，用户往往犹豫披露其使用情况。为此，平台对人工智能生成内容实施了限制政策</w:delInstrText>
        </w:r>
        <w:r w:rsidR="006C29A2" w:rsidRPr="00015210" w:rsidDel="00901910">
          <w:delInstrText xml:space="preserve"> (AIGC </w:delInstrText>
        </w:r>
        <w:r w:rsidR="006C29A2" w:rsidRPr="00015210" w:rsidDel="00901910">
          <w:delInstrText>政策</w:delInstrText>
        </w:r>
        <w:r w:rsidR="006C29A2" w:rsidRPr="00015210" w:rsidDel="00901910">
          <w:delInstrText>)</w:delInstrText>
        </w:r>
        <w:r w:rsidR="006C29A2" w:rsidRPr="00015210" w:rsidDel="00901910">
          <w:delInstrText>，当用户不披露时，这些内容就会崩溃。为了确定</w:delInstrText>
        </w:r>
        <w:r w:rsidR="006C29A2" w:rsidRPr="00015210" w:rsidDel="00901910">
          <w:delInstrText xml:space="preserve"> AIGC </w:delInstrText>
        </w:r>
        <w:r w:rsidR="006C29A2" w:rsidRPr="00015210" w:rsidDel="00901910">
          <w:delInstrText>政策与用户答题贡献行为之间的因果关系，我们在中国领先的在线知识共享平台智湖上进行了准实验。结果表明，</w:delInstrText>
        </w:r>
        <w:r w:rsidR="006C29A2" w:rsidRPr="00015210" w:rsidDel="00901910">
          <w:delInstrText xml:space="preserve">AIGC </w:delInstrText>
        </w:r>
        <w:r w:rsidR="006C29A2" w:rsidRPr="00015210" w:rsidDel="00901910">
          <w:delInstrText>政策降低了答题量和主观质量，而提高了那些人工智能生成内容崩溃的用户</w:delInstrText>
        </w:r>
        <w:r w:rsidR="006C29A2" w:rsidRPr="00015210" w:rsidDel="00901910">
          <w:delInstrText xml:space="preserve"> (</w:delInstrText>
        </w:r>
        <w:r w:rsidR="006C29A2" w:rsidRPr="00015210" w:rsidDel="00901910">
          <w:delInstrText>人工智能崩溃用户</w:delInstrText>
        </w:r>
        <w:r w:rsidR="006C29A2" w:rsidRPr="00015210" w:rsidDel="00901910">
          <w:delInstrText xml:space="preserve">) </w:delInstrText>
        </w:r>
        <w:r w:rsidR="006C29A2" w:rsidRPr="00015210" w:rsidDel="00901910">
          <w:delInstrText>的客观质量。我们还考察了用户特征</w:delInstrText>
        </w:r>
        <w:r w:rsidR="006C29A2" w:rsidRPr="00015210" w:rsidDel="00901910">
          <w:delInstrText xml:space="preserve"> (</w:delInstrText>
        </w:r>
        <w:r w:rsidR="006C29A2" w:rsidRPr="00015210" w:rsidDel="00901910">
          <w:delInstrText>即</w:delInstrText>
        </w:r>
        <w:r w:rsidR="006C29A2" w:rsidRPr="00015210" w:rsidDel="00901910">
          <w:delInstrText xml:space="preserve">) </w:delInstrText>
        </w:r>
        <w:r w:rsidR="006C29A2" w:rsidRPr="00015210" w:rsidDel="00901910">
          <w:delInstrText>的调节作用。</w:delInstrText>
        </w:r>
        <w:r w:rsidR="006C29A2" w:rsidRPr="00015210" w:rsidDel="00901910">
          <w:delInstrText xml:space="preserve">) </w:delInstrText>
        </w:r>
        <w:r w:rsidR="006C29A2" w:rsidRPr="00015210" w:rsidDel="00901910">
          <w:delInstrText>对这些结果的影响。值得注意的是，该政策对高度活跃用户、短期用户和高声誉用户的影响分别更为显著。除了为生成式</w:delInstrText>
        </w:r>
        <w:r w:rsidR="006C29A2" w:rsidRPr="00015210" w:rsidDel="00901910">
          <w:delInstrText xml:space="preserve"> AI </w:delInstrText>
        </w:r>
        <w:r w:rsidR="006C29A2" w:rsidRPr="00015210" w:rsidDel="00901910">
          <w:delInstrText>的内容审核文献做出贡献外，我们的研究结果还为平台提供了实用的见解，帮助设计有效的</w:delInstrText>
        </w:r>
        <w:r w:rsidR="006C29A2" w:rsidRPr="00015210" w:rsidDel="00901910">
          <w:delInstrText xml:space="preserve"> AIGC </w:delInstrText>
        </w:r>
        <w:r w:rsidR="006C29A2" w:rsidRPr="00015210" w:rsidDel="00901910">
          <w:delInstrText>政策来管理用户贡献。</w:delInstrText>
        </w:r>
        <w:r w:rsidR="006C29A2" w:rsidRPr="00015210" w:rsidDel="00901910">
          <w:delInstrText>","call-number":"1 (CCF C)","container-title":"Information &amp; Management","DOI":"10.1016/j.im.2026.104322","ISSN":"0378-7206","issue":"3","journalAbbreviation":"Information &amp; Management","language":"en","note":"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/reading</w:delInstrText>
        </w:r>
        <w:r w:rsidR="006C29A2" w:rsidRPr="00015210" w:rsidDel="00901910">
          <w:delInstrText>、</w:delInstrText>
        </w:r>
        <w:r w:rsidR="006C29A2" w:rsidRPr="00015210" w:rsidDel="00901910">
          <w:delInstrText>AI-generated content</w:delInstrText>
        </w:r>
        <w:r w:rsidR="006C29A2" w:rsidRPr="00015210" w:rsidDel="00901910">
          <w:delInstrText>、</w:delInstrText>
        </w:r>
        <w:r w:rsidR="006C29A2" w:rsidRPr="00015210" w:rsidDel="00901910">
          <w:delInstrText>Content moderation</w:delInstrText>
        </w:r>
        <w:r w:rsidR="006C29A2" w:rsidRPr="00015210" w:rsidDel="00901910">
          <w:delInstrText>、</w:delInstrText>
        </w:r>
        <w:r w:rsidR="006C29A2" w:rsidRPr="00015210" w:rsidDel="00901910">
          <w:delInstrText>Knowledge-sharing platform</w:delInstrText>
        </w:r>
        <w:r w:rsidR="006C29A2" w:rsidRPr="00015210" w:rsidDel="00901910">
          <w:delInstrText>、</w:delInstrText>
        </w:r>
        <w:r w:rsidR="006C29A2" w:rsidRPr="00015210" w:rsidDel="00901910">
          <w:del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delInstrText>
        </w:r>
        <w:r w:rsidR="006C29A2" w:rsidRPr="00015210" w:rsidDel="00901910">
          <w:delInstrText>【摘要翻译】在线平台上的自愿知识贡献对用户、平台和企业具有重大价值。生成式人工智能</w:delInstrText>
        </w:r>
        <w:r w:rsidR="006C29A2" w:rsidRPr="00015210" w:rsidDel="00901910">
          <w:delInstrText xml:space="preserve"> (AI) </w:delInstrText>
        </w:r>
        <w:r w:rsidR="006C29A2" w:rsidRPr="00015210" w:rsidDel="00901910">
          <w:delInstrText>技术的快速进步促进了问答</w:delInstrText>
        </w:r>
        <w:r w:rsidR="006C29A2" w:rsidRPr="00015210" w:rsidDel="00901910">
          <w:delInstrText xml:space="preserve"> (Q&amp;A) </w:delInstrText>
        </w:r>
        <w:r w:rsidR="006C29A2" w:rsidRPr="00015210" w:rsidDel="00901910">
          <w:delInstrText>平台上知识的自动生成。然而，生成式</w:delInstrText>
        </w:r>
        <w:r w:rsidR="006C29A2" w:rsidRPr="00015210" w:rsidDel="00901910">
          <w:delInstrText xml:space="preserve"> AI </w:delInstrText>
        </w:r>
        <w:r w:rsidR="006C29A2" w:rsidRPr="00015210" w:rsidDel="00901910">
          <w:delInstrText>对用户自愿知识贡献的影响仍然是一个实证问题。一方面，用户可能会从生成式</w:delInstrText>
        </w:r>
        <w:r w:rsidR="006C29A2" w:rsidRPr="00015210" w:rsidDel="00901910">
          <w:delInstrText xml:space="preserve"> AI </w:delInstrText>
        </w:r>
        <w:r w:rsidR="006C29A2" w:rsidRPr="00015210" w:rsidDel="00901910">
          <w:delInstrText>中学习，通过提供更有组织和逻辑的答案来改进他们的答案。另一方面，生成式</w:delInstrText>
        </w:r>
        <w:r w:rsidR="006C29A2" w:rsidRPr="00015210" w:rsidDel="00901910">
          <w:delInstrText xml:space="preserve"> AI </w:delInstrText>
        </w:r>
        <w:r w:rsidR="006C29A2" w:rsidRPr="00015210" w:rsidDel="00901910">
          <w:delInstrText>可能会产生虚假答案，而利用</w:delInstrText>
        </w:r>
        <w:r w:rsidR="006C29A2" w:rsidRPr="00015210" w:rsidDel="00901910">
          <w:delInstrText xml:space="preserve"> AI </w:delInstrText>
        </w:r>
        <w:r w:rsidR="006C29A2" w:rsidRPr="00015210" w:rsidDel="00901910">
          <w:delInstrText>辅助的加速响应速度可能会给理解输出带来额外的认知负担，潜在地减少整体贡献。我们的研究探讨了生成式人工智能</w:delInstrText>
        </w:r>
        <w:r w:rsidR="006C29A2" w:rsidRPr="00015210" w:rsidDel="00901910">
          <w:delInstrText xml:space="preserve"> (</w:delInstrText>
        </w:r>
        <w:r w:rsidR="006C29A2" w:rsidRPr="00015210" w:rsidDel="00901910">
          <w:delInstrText>尤其是</w:delInstrText>
        </w:r>
        <w:r w:rsidR="006C29A2" w:rsidRPr="00015210" w:rsidDel="00901910">
          <w:delInstrText xml:space="preserve"> ChatGPT) </w:delInstrText>
        </w:r>
        <w:r w:rsidR="006C29A2" w:rsidRPr="00015210" w:rsidDel="00901910">
          <w:delInstrText>对用户在</w:delInstrText>
        </w:r>
        <w:r w:rsidR="006C29A2" w:rsidRPr="00015210" w:rsidDel="00901910">
          <w:delInstrText xml:space="preserve"> Stack Overflow(</w:delInstrText>
        </w:r>
        <w:r w:rsidR="006C29A2" w:rsidRPr="00015210" w:rsidDel="00901910">
          <w:delInstrText>最大的问答平台之一</w:delInstrText>
        </w:r>
        <w:r w:rsidR="006C29A2" w:rsidRPr="00015210" w:rsidDel="00901910">
          <w:delInstrText xml:space="preserve">) </w:delInstrText>
        </w:r>
        <w:r w:rsidR="006C29A2" w:rsidRPr="00015210" w:rsidDel="00901910">
          <w:delInstrText>上自愿贡献知识的影响。利用自然实验，我们使用双重差分</w:delInstrText>
        </w:r>
        <w:r w:rsidR="006C29A2" w:rsidRPr="00015210" w:rsidDel="00901910">
          <w:delInstrText xml:space="preserve"> (DID) </w:delInstrText>
        </w:r>
        <w:r w:rsidR="006C29A2" w:rsidRPr="00015210" w:rsidDel="00901910">
          <w:del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delInstrText>
        </w:r>
        <w:r w:rsidR="006C29A2" w:rsidRPr="00015210" w:rsidDel="00901910">
          <w:delInstrText xml:space="preserve"> AI </w:delInstrText>
        </w:r>
        <w:r w:rsidR="006C29A2" w:rsidRPr="00015210" w:rsidDel="00901910">
          <w:delInstrText>在问答平台背景下对用户自愿知识贡献的影响，为信息系统</w:delInstrText>
        </w:r>
        <w:r w:rsidR="006C29A2" w:rsidRPr="00015210" w:rsidDel="00901910">
          <w:delInstrText xml:space="preserve"> (IS) </w:delInstrText>
        </w:r>
        <w:r w:rsidR="006C29A2" w:rsidRPr="00015210" w:rsidDel="00901910">
          <w:delInstrText>文献做出了贡献。实际上，我们的研究结果为平台所有者和管理者提供了关于生成式</w:delInstrText>
        </w:r>
        <w:r w:rsidR="006C29A2" w:rsidRPr="00015210" w:rsidDel="00901910">
          <w:delInstrText xml:space="preserve"> AI </w:delInstrText>
        </w:r>
        <w:r w:rsidR="006C29A2" w:rsidRPr="00015210" w:rsidDel="00901910">
          <w:delInstrText>如何影响用户知识贡献行为、指导决策和战略制定的见解，以便将生成式</w:delInstrText>
        </w:r>
        <w:r w:rsidR="006C29A2" w:rsidRPr="00015210" w:rsidDel="00901910">
          <w:delInstrText xml:space="preserve"> AI </w:delInstrText>
        </w:r>
        <w:r w:rsidR="006C29A2" w:rsidRPr="00015210" w:rsidDel="00901910">
          <w:delInstrText>整合到他们的平台中。历史</w:delInstrText>
        </w:r>
        <w:r w:rsidR="006C29A2" w:rsidRPr="00015210" w:rsidDel="00901910">
          <w:delInstrText>:Wonseok Oh</w:delInstrText>
        </w:r>
        <w:r w:rsidR="006C29A2" w:rsidRPr="00015210" w:rsidDel="00901910">
          <w:delInstrText>，高级编辑</w:delInstrText>
        </w:r>
        <w:r w:rsidR="006C29A2" w:rsidRPr="00015210" w:rsidDel="00901910">
          <w:delInstrText>;Kim Yong Goh</w:delInstrText>
        </w:r>
        <w:r w:rsidR="006C29A2" w:rsidRPr="00015210" w:rsidDel="00901910">
          <w:delInstrText>，副编辑。</w:delInstrText>
        </w:r>
        <w:r w:rsidR="006C29A2" w:rsidRPr="00015210" w:rsidDel="00901910">
          <w:delInstrText xml:space="preserve">","archive_location":"18 </w:delInstrText>
        </w:r>
        <w:r w:rsidR="006C29A2" w:rsidRPr="00015210" w:rsidDel="00901910">
          <w:rPr>
            <w:rFonts w:ascii="Apple Color Emoji" w:hAnsi="Apple Color Emoji" w:cs="Apple Color Emoji"/>
          </w:rPr>
          <w:delInstrText>📊</w:delInstrText>
        </w:r>
        <w:r w:rsidR="006C29A2" w:rsidRPr="00015210" w:rsidDel="00901910">
          <w:delInstrText>","call-number":"1","container-title":"Information Systems Research","DOI":"10.1287/isre.2023.0332","ISSN":"1047-7047","issue":"2","language":"en","note":"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/unread</w:delInstrText>
        </w:r>
        <w:r w:rsidR="006C29A2" w:rsidRPr="00015210" w:rsidDel="00901910">
          <w:delInstrText>、</w:delInstrText>
        </w:r>
        <w:r w:rsidR="006C29A2" w:rsidRPr="00015210" w:rsidDel="00901910">
          <w:delInstrText>generative AI</w:delInstrText>
        </w:r>
        <w:r w:rsidR="006C29A2" w:rsidRPr="00015210" w:rsidDel="00901910">
          <w:delInstrText>、</w:delInstrText>
        </w:r>
        <w:r w:rsidR="006C29A2" w:rsidRPr="00015210" w:rsidDel="00901910">
          <w:delInstrText>difference-in-differences</w:delInstrText>
        </w:r>
        <w:r w:rsidR="006C29A2" w:rsidRPr="00015210" w:rsidDel="00901910">
          <w:delInstrText>、</w:delInstrText>
        </w:r>
        <w:r w:rsidR="006C29A2" w:rsidRPr="00015210" w:rsidDel="00901910">
          <w:delInstrText>answer quality</w:delInstrText>
        </w:r>
        <w:r w:rsidR="006C29A2" w:rsidRPr="00015210" w:rsidDel="00901910">
          <w:delInstrText>、</w:delInstrText>
        </w:r>
        <w:r w:rsidR="006C29A2" w:rsidRPr="00015210" w:rsidDel="00901910">
          <w:delInstrText>answer quantity</w:delInstrText>
        </w:r>
        <w:r w:rsidR="006C29A2" w:rsidRPr="00015210" w:rsidDel="00901910">
          <w:delInstrText>、</w:delInstrText>
        </w:r>
        <w:r w:rsidR="006C29A2" w:rsidRPr="00015210" w:rsidDel="00901910">
          <w:delInstrText>voluntary Q&amp;A platforms</w:delInstrText>
        </w:r>
        <w:r w:rsidR="006C29A2" w:rsidRPr="00015210" w:rsidDel="00901910">
          <w:delInstrText>、</w:delInstrText>
        </w:r>
        <w:r w:rsidR="006C29A2" w:rsidRPr="00015210" w:rsidDel="00901910">
          <w:del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delInstrText>
        </w:r>
        <w:r w:rsidR="006C29A2" w:rsidRPr="00015210" w:rsidDel="00901910">
          <w:fldChar w:fldCharType="separate"/>
        </w:r>
        <w:r w:rsidR="00546B58" w:rsidRPr="00015210" w:rsidDel="00901910">
          <w:delText>(Fang &amp; Zhou 2026; Shan &amp; Qiu 2026)</w:delText>
        </w:r>
        <w:r w:rsidR="006C29A2" w:rsidRPr="00015210" w:rsidDel="00901910">
          <w:fldChar w:fldCharType="end"/>
        </w:r>
      </w:del>
      <w:r w:rsidRPr="00015210">
        <w:t>, and evidence from the reverse direction points the same way, as bans on AI-generated content reduce both answer volume and acceptance rates</w:t>
      </w:r>
      <w:r w:rsidR="006C29A2" w:rsidRPr="00015210">
        <w:t xml:space="preserve"> </w:t>
      </w:r>
      <w:ins w:id="363" w:author="Dylan CHEN" w:date="2026-08-28T22:45:00Z" w16du:dateUtc="2026-08-28T14:45:00Z">
        <w:r w:rsidR="00901910" w:rsidRPr="0022223D">
          <w:fldChar w:fldCharType="begin" w:fldLock="1"/>
        </w:r>
        <w:r w:rsidR="00901910">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w:instrText>
        </w:r>
        <w:r w:rsidR="00901910">
          <w:rPr>
            <w:rFonts w:hint="eastAsia"/>
          </w:rPr>
          <w:instrText xml:space="preserve">ced by a causal mechanism analysis. These findings offer valuable insights and cautionary notes for future AI strategies on two-sided platforms and moderation efforts on content platforms.  </w:instrText>
        </w:r>
        <w:r w:rsidR="00901910">
          <w:rPr>
            <w:rFonts w:hint="eastAsia"/>
          </w:rPr>
          <w:instrText>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\n\n</w:instrText>
        </w:r>
        <w:r w:rsidR="00901910">
          <w:rPr>
            <w:rFonts w:hint="eastAsia"/>
          </w:rPr>
          <w:instrText>【摘要翻译】以</w:instrText>
        </w:r>
        <w:r w:rsidR="00901910">
          <w:rPr>
            <w:rFonts w:hint="eastAsia"/>
          </w:rPr>
          <w:instrText>ChatGPT</w:instrText>
        </w:r>
        <w:r w:rsidR="00901910">
          <w:rPr>
            <w:rFonts w:hint="eastAsia"/>
          </w:rPr>
          <w:instrText>为例的大型语言模型（</w:instrText>
        </w:r>
        <w:r w:rsidR="00901910">
          <w:rPr>
            <w:rFonts w:hint="eastAsia"/>
          </w:rPr>
          <w:instrText>LLM</w:instrText>
        </w:r>
        <w:r w:rsidR="00901910">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901910">
          <w:rPr>
            <w:rFonts w:hint="eastAsia"/>
          </w:rPr>
          <w:instrText>Stack Exchange</w:instrText>
        </w:r>
        <w:r w:rsidR="00901910">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 xml:space="preserve">","archive_location":"1 </w:instrText>
        </w:r>
        <w:r w:rsidR="00901910">
          <w:rPr>
            <w:rFonts w:ascii="Apple Color Emoji" w:hAnsi="Apple Color Emoji" w:cs="Apple Color Emoji"/>
          </w:rPr>
          <w:instrText>📊</w:instrText>
        </w:r>
        <w:r w:rsidR="00901910">
          <w:rPr>
            <w:rFonts w:hint="eastAsia"/>
          </w:rPr>
          <w:instrText>","DOI":"10.2139/ssrn.4750326","genre":"SSRN Scholar</w:instrText>
        </w:r>
        <w:r w:rsidR="00901910">
          <w:instrText>ly Paper","language":"en","note":"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/reading</w:instrText>
        </w:r>
        <w:r w:rsidR="00901910">
          <w:rPr>
            <w:rFonts w:hint="eastAsia"/>
          </w:rPr>
          <w:instrText>、</w:instrText>
        </w:r>
        <w:r w:rsidR="00901910">
          <w:instrText>Q&amp;A platform</w:instrText>
        </w:r>
        <w:r w:rsidR="00901910">
          <w:rPr>
            <w:rFonts w:hint="eastAsia"/>
          </w:rPr>
          <w:instrText>、</w:instrText>
        </w:r>
        <w:r w:rsidR="00901910">
          <w:instrText>ChatGPT</w:instrText>
        </w:r>
        <w:r w:rsidR="00901910">
          <w:rPr>
            <w:rFonts w:hint="eastAsia"/>
          </w:rPr>
          <w:instrText>、</w:instrText>
        </w:r>
        <w:r w:rsidR="00901910">
          <w:instrText>AI-generated content</w:instrText>
        </w:r>
        <w:r w:rsidR="00901910">
          <w:rPr>
            <w:rFonts w:hint="eastAsia"/>
          </w:rPr>
          <w:instrText>、</w:instrText>
        </w:r>
        <w:r w:rsidR="00901910">
          <w:instrText>ban</w:instrText>
        </w:r>
        <w:r w:rsidR="00901910">
          <w:rPr>
            <w:rFonts w:hint="eastAsia"/>
          </w:rPr>
          <w:instrText>、</w:instrText>
        </w:r>
        <w:r w:rsidR="00901910">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901910" w:rsidRPr="0022223D">
          <w:fldChar w:fldCharType="separate"/>
        </w:r>
        <w:r w:rsidR="00901910">
          <w:t>(Wang &amp; Zheng 2024)</w:t>
        </w:r>
        <w:r w:rsidR="00901910" w:rsidRPr="0022223D">
          <w:fldChar w:fldCharType="end"/>
        </w:r>
      </w:ins>
      <w:del w:id="364" w:author="Dylan CHEN" w:date="2026-08-28T22:45:00Z" w16du:dateUtc="2026-08-28T14:45:00Z">
        <w:r w:rsidR="006C29A2" w:rsidRPr="00015210" w:rsidDel="00901910">
          <w:fldChar w:fldCharType="begin" w:fldLock="1"/>
        </w:r>
        <w:r w:rsidR="006C29A2" w:rsidRPr="00015210" w:rsidDel="00901910">
          <w:del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and moderation efforts on content platforms.  </w:delInstrText>
        </w:r>
        <w:r w:rsidR="006C29A2" w:rsidRPr="00015210" w:rsidDel="00901910">
          <w:delInstrText>以</w:delInstrText>
        </w:r>
        <w:r w:rsidR="006C29A2" w:rsidRPr="00015210" w:rsidDel="00901910">
          <w:delInstrText xml:space="preserve"> ChatGPT </w:delInstrText>
        </w:r>
        <w:r w:rsidR="006C29A2" w:rsidRPr="00015210" w:rsidDel="00901910">
          <w:delInstrText>为代表的大型语言模型</w:delInstrText>
        </w:r>
        <w:r w:rsidR="006C29A2" w:rsidRPr="00015210" w:rsidDel="00901910">
          <w:delInstrText xml:space="preserve"> (LLMs) </w:delInstrText>
        </w:r>
        <w:r w:rsidR="006C29A2" w:rsidRPr="00015210" w:rsidDel="00901910">
          <w:delInstrText>造成的破坏促使各个部门实施包括禁止政策在内的调节措施。其中，此类政策对用户生成内容的影响具有重大意义。用户生成的内容，特别是问答格式的内容，是</w:delInstrText>
        </w:r>
        <w:r w:rsidR="006C29A2" w:rsidRPr="00015210" w:rsidDel="00901910">
          <w:delInstrText xml:space="preserve"> LLMs </w:delInstrText>
        </w:r>
        <w:r w:rsidR="006C29A2" w:rsidRPr="00015210" w:rsidDel="00901910">
          <w:delInstrText>的重要学习资源，其质量和数量的任何变化都会影响这些模型未来的学习轨迹。本研究使用</w:delInstrText>
        </w:r>
        <w:r w:rsidR="006C29A2" w:rsidRPr="00015210" w:rsidDel="00901910">
          <w:delInstrText xml:space="preserve"> Stack Exchange </w:delInstrText>
        </w:r>
        <w:r w:rsidR="006C29A2" w:rsidRPr="00015210" w:rsidDel="00901910">
          <w:del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delInstrText>
        </w:r>
        <w:r w:rsidR="006C29A2" w:rsidRPr="00015210" w:rsidDel="00901910">
          <w:delInstrText>\n\n</w:delInstrText>
        </w:r>
        <w:r w:rsidR="006C29A2" w:rsidRPr="00015210" w:rsidDel="00901910">
          <w:delInstrText>【摘要翻译】以</w:delInstrText>
        </w:r>
        <w:r w:rsidR="006C29A2" w:rsidRPr="00015210" w:rsidDel="00901910">
          <w:delInstrText>ChatGPT</w:delInstrText>
        </w:r>
        <w:r w:rsidR="006C29A2" w:rsidRPr="00015210" w:rsidDel="00901910">
          <w:delInstrText>为例的大型语言模型（</w:delInstrText>
        </w:r>
        <w:r w:rsidR="006C29A2" w:rsidRPr="00015210" w:rsidDel="00901910">
          <w:delInstrText>LLM</w:delInstrText>
        </w:r>
        <w:r w:rsidR="006C29A2" w:rsidRPr="00015210" w:rsidDel="00901910">
          <w:del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delInstrText>
        </w:r>
        <w:r w:rsidR="006C29A2" w:rsidRPr="00015210" w:rsidDel="00901910">
          <w:delInstrText>Stack Exchange</w:delInstrText>
        </w:r>
        <w:r w:rsidR="006C29A2" w:rsidRPr="00015210" w:rsidDel="00901910">
          <w:del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delInstrText>
        </w:r>
        <w:r w:rsidR="006C29A2" w:rsidRPr="00015210" w:rsidDel="00901910">
          <w:delInstrText xml:space="preserve"> ChatGPT </w:delInstrText>
        </w:r>
        <w:r w:rsidR="006C29A2" w:rsidRPr="00015210" w:rsidDel="00901910">
          <w:delInstrText>为代表的大型语言模型</w:delInstrText>
        </w:r>
        <w:r w:rsidR="006C29A2" w:rsidRPr="00015210" w:rsidDel="00901910">
          <w:delInstrText xml:space="preserve"> (LLMs) </w:delInstrText>
        </w:r>
        <w:r w:rsidR="006C29A2" w:rsidRPr="00015210" w:rsidDel="00901910">
          <w:delInstrText>造成的破坏促使各个部门实施包括禁止政策在内的调节措施。其中，此类政策对用户生成内容的影响具有重大意义。用户生成的内容，特别是问答格式的内容，是</w:delInstrText>
        </w:r>
        <w:r w:rsidR="006C29A2" w:rsidRPr="00015210" w:rsidDel="00901910">
          <w:delInstrText xml:space="preserve"> LLMs </w:delInstrText>
        </w:r>
        <w:r w:rsidR="006C29A2" w:rsidRPr="00015210" w:rsidDel="00901910">
          <w:delInstrText>的重要学习资源，其质量和数量的任何变化都会影响这些模型未来的学习轨迹。本研究使用</w:delInstrText>
        </w:r>
        <w:r w:rsidR="006C29A2" w:rsidRPr="00015210" w:rsidDel="00901910">
          <w:delInstrText xml:space="preserve"> Stack Exchange </w:delInstrText>
        </w:r>
        <w:r w:rsidR="006C29A2" w:rsidRPr="00015210" w:rsidDel="00901910">
          <w:del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delInstrText>
        </w:r>
        <w:r w:rsidR="006C29A2" w:rsidRPr="00015210" w:rsidDel="00901910">
          <w:delInstrText xml:space="preserve">","archive_location":"1 </w:delInstrText>
        </w:r>
        <w:r w:rsidR="006C29A2" w:rsidRPr="00015210" w:rsidDel="00901910">
          <w:rPr>
            <w:rFonts w:ascii="Apple Color Emoji" w:hAnsi="Apple Color Emoji" w:cs="Apple Color Emoji"/>
          </w:rPr>
          <w:delInstrText>📊</w:delInstrText>
        </w:r>
        <w:r w:rsidR="006C29A2" w:rsidRPr="00015210" w:rsidDel="00901910">
          <w:delInstrText>","DOI":"10.2139/ssrn.4750326","genre":"SSRN Scholarly Paper","language":"en","note":"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/unread</w:delInstrText>
        </w:r>
        <w:r w:rsidR="006C29A2" w:rsidRPr="00015210" w:rsidDel="00901910">
          <w:delInstrText>、</w:delInstrText>
        </w:r>
        <w:r w:rsidR="006C29A2" w:rsidRPr="00015210" w:rsidDel="00901910">
          <w:delInstrText>/reading</w:delInstrText>
        </w:r>
        <w:r w:rsidR="006C29A2" w:rsidRPr="00015210" w:rsidDel="00901910">
          <w:delInstrText>、</w:delInstrText>
        </w:r>
        <w:r w:rsidR="006C29A2" w:rsidRPr="00015210" w:rsidDel="00901910">
          <w:delInstrText>Q&amp;A platform</w:delInstrText>
        </w:r>
        <w:r w:rsidR="006C29A2" w:rsidRPr="00015210" w:rsidDel="00901910">
          <w:delInstrText>、</w:delInstrText>
        </w:r>
        <w:r w:rsidR="006C29A2" w:rsidRPr="00015210" w:rsidDel="00901910">
          <w:delInstrText>ChatGPT</w:delInstrText>
        </w:r>
        <w:r w:rsidR="006C29A2" w:rsidRPr="00015210" w:rsidDel="00901910">
          <w:delInstrText>、</w:delInstrText>
        </w:r>
        <w:r w:rsidR="006C29A2" w:rsidRPr="00015210" w:rsidDel="00901910">
          <w:delInstrText>AI-generated content</w:delInstrText>
        </w:r>
        <w:r w:rsidR="006C29A2" w:rsidRPr="00015210" w:rsidDel="00901910">
          <w:delInstrText>、</w:delInstrText>
        </w:r>
        <w:r w:rsidR="006C29A2" w:rsidRPr="00015210" w:rsidDel="00901910">
          <w:delInstrText>ban</w:delInstrText>
        </w:r>
        <w:r w:rsidR="006C29A2" w:rsidRPr="00015210" w:rsidDel="00901910">
          <w:delInstrText>、</w:delInstrText>
        </w:r>
        <w:r w:rsidR="006C29A2" w:rsidRPr="00015210" w:rsidDel="00901910">
          <w:del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delInstrText>
        </w:r>
        <w:r w:rsidR="006C29A2" w:rsidRPr="00015210" w:rsidDel="00901910">
          <w:fldChar w:fldCharType="separate"/>
        </w:r>
        <w:r w:rsidR="00546B58" w:rsidRPr="00015210" w:rsidDel="00901910">
          <w:delText>(Wang &amp; Zheng 2024)</w:delText>
        </w:r>
        <w:r w:rsidR="006C29A2" w:rsidRPr="00015210" w:rsidDel="00901910">
          <w:fldChar w:fldCharType="end"/>
        </w:r>
      </w:del>
      <w:r w:rsidRPr="00015210">
        <w:t xml:space="preserve">. Other studies report declines in qualified contributions </w:t>
      </w:r>
      <w:ins w:id="365" w:author="Dylan CHEN" w:date="2026-08-28T22:45:00Z" w16du:dateUtc="2026-08-28T14:45:00Z">
        <w:r w:rsidR="00901910" w:rsidRPr="0022223D">
          <w:fldChar w:fldCharType="begin" w:fldLock="1"/>
        </w:r>
        <w:r w:rsidR="00901910">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01910">
          <w:rPr>
            <w:rFonts w:ascii="Apple Color Emoji" w:hAnsi="Apple Color Emoji" w:cs="Apple Color Emoji"/>
          </w:rPr>
          <w:instrText>📊</w:instrText>
        </w:r>
        <w:r w:rsidR="00901910">
          <w:instrText>","call-number":"3","container-title":"Marketing Letters","DOI":"10.1007/s11002-024-09747-1","ISSN":"1573-059X","issue":"3","journalAbbreviation":"Mark Lett","language":"en","note":"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User contribution</w:instrText>
        </w:r>
        <w:r w:rsidR="00901910">
          <w:rPr>
            <w:rFonts w:hint="eastAsia"/>
          </w:rPr>
          <w:instrText>、</w:instrText>
        </w:r>
        <w:r w:rsidR="00901910">
          <w:instrText>Content policy</w:instrText>
        </w:r>
        <w:r w:rsidR="00901910">
          <w:rPr>
            <w:rFonts w:hint="eastAsia"/>
          </w:rPr>
          <w:instrText>、</w:instrText>
        </w:r>
        <w:r w:rsidR="00901910">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rPr>
          <w:instrText>📊</w:instrText>
        </w:r>
        <w:r w:rsidR="00901910">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ChatG</w:instrText>
        </w:r>
        <w:r w:rsidR="00901910">
          <w:rPr>
            <w:rFonts w:hint="eastAsia"/>
          </w:rPr>
          <w:instrText>PT</w:instrText>
        </w:r>
        <w:r w:rsidR="00901910">
          <w:rPr>
            <w:rFonts w:hint="eastAsia"/>
          </w:rPr>
          <w:instrText>、</w:instrText>
        </w:r>
        <w:r w:rsidR="00901910">
          <w:rPr>
            <w:rFonts w:hint="eastAsia"/>
          </w:rPr>
          <w:instrText>Generative AI</w:instrText>
        </w:r>
        <w:r w:rsidR="00901910">
          <w:rPr>
            <w:rFonts w:hint="eastAsia"/>
          </w:rPr>
          <w:instrText>、</w:instrText>
        </w:r>
        <w:r w:rsidR="00901910">
          <w:rPr>
            <w:rFonts w:hint="eastAsia"/>
          </w:rPr>
          <w:instrText>Online knowledge exchange platforms</w:instrText>
        </w:r>
        <w:r w:rsidR="00901910">
          <w:rPr>
            <w:rFonts w:hint="eastAsia"/>
          </w:rPr>
          <w:instrText>、</w:instrText>
        </w:r>
        <w:r w:rsidR="00901910">
          <w:rPr>
            <w:rFonts w:hint="eastAsia"/>
          </w:rPr>
          <w:instrText>User engagement","page":"104178","source":"7 (Q1)","title":"Engagement or entanglement? The dual impact of generative artificial intelligence in online knowledge exchange platforms","title-short":"Engag</w:instrText>
        </w:r>
        <w:r w:rsidR="00901910">
          <w:instrText xml:space="preserve">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901910" w:rsidRPr="0022223D">
          <w:fldChar w:fldCharType="separate"/>
        </w:r>
        <w:r w:rsidR="00901910">
          <w:t>(Li &amp; Kim 2025; Sanatizadeh et al. 2025)</w:t>
        </w:r>
        <w:r w:rsidR="00901910" w:rsidRPr="0022223D">
          <w:fldChar w:fldCharType="end"/>
        </w:r>
      </w:ins>
      <w:del w:id="366" w:author="Dylan CHEN" w:date="2026-08-28T22:45:00Z" w16du:dateUtc="2026-08-28T14:45:00Z">
        <w:r w:rsidR="006C29A2" w:rsidRPr="00015210" w:rsidDel="00901910">
          <w:fldChar w:fldCharType="begin" w:fldLock="1"/>
        </w:r>
        <w:r w:rsidR="006C29A2" w:rsidRPr="00015210" w:rsidDel="00901910">
          <w:del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delInstrText>
        </w:r>
        <w:r w:rsidR="006C29A2" w:rsidRPr="00015210" w:rsidDel="00901910">
          <w:rPr>
            <w:rFonts w:ascii="Apple Color Emoji" w:hAnsi="Apple Color Emoji" w:cs="Apple Color Emoji"/>
          </w:rPr>
          <w:delInstrText>📊</w:delInstrText>
        </w:r>
        <w:r w:rsidR="006C29A2" w:rsidRPr="00015210" w:rsidDel="00901910">
          <w:delInstrText>","call-number":"3","container-title":"Marketing Letters","DOI":"10.1007/s11002-024-09747-1","ISSN":"1573-059X","issue":"3","journalAbbreviation":"Mark Lett","language":"en","note":"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/reading</w:delInstrText>
        </w:r>
        <w:r w:rsidR="006C29A2" w:rsidRPr="00015210" w:rsidDel="00901910">
          <w:delInstrText>、</w:delInstrText>
        </w:r>
        <w:r w:rsidR="006C29A2" w:rsidRPr="00015210" w:rsidDel="00901910">
          <w:delInstrText>Generative AI</w:delInstrText>
        </w:r>
        <w:r w:rsidR="006C29A2" w:rsidRPr="00015210" w:rsidDel="00901910">
          <w:delInstrText>、</w:delInstrText>
        </w:r>
        <w:r w:rsidR="006C29A2" w:rsidRPr="00015210" w:rsidDel="00901910">
          <w:delInstrText>User contribution</w:delInstrText>
        </w:r>
        <w:r w:rsidR="006C29A2" w:rsidRPr="00015210" w:rsidDel="00901910">
          <w:delInstrText>、</w:delInstrText>
        </w:r>
        <w:r w:rsidR="006C29A2" w:rsidRPr="00015210" w:rsidDel="00901910">
          <w:delInstrText>Content policy</w:delInstrText>
        </w:r>
        <w:r w:rsidR="006C29A2" w:rsidRPr="00015210" w:rsidDel="00901910">
          <w:delInstrText>、</w:delInstrText>
        </w:r>
        <w:r w:rsidR="006C29A2" w:rsidRPr="00015210" w:rsidDel="00901910">
          <w:del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6C29A2" w:rsidRPr="00015210" w:rsidDel="00901910">
          <w:rPr>
            <w:rFonts w:ascii="Apple Color Emoji" w:hAnsi="Apple Color Emoji" w:cs="Apple Color Emoji"/>
          </w:rPr>
          <w:delInstrText>📊</w:delInstrText>
        </w:r>
        <w:r w:rsidR="006C29A2" w:rsidRPr="00015210" w:rsidDel="00901910">
          <w:delInstrText>","call-number":"1 (CCF C)","container-title":"Information &amp; Management","DOI":"10.1016/j.im.2025.104178","ISSN":"0378-7206","issue":"6","journalAbbreviation":"Information &amp; Management","language":"en","note":"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/unread</w:delInstrText>
        </w:r>
        <w:r w:rsidR="006C29A2" w:rsidRPr="00015210" w:rsidDel="00901910">
          <w:delInstrText>、</w:delInstrText>
        </w:r>
        <w:r w:rsidR="006C29A2" w:rsidRPr="00015210" w:rsidDel="00901910">
          <w:delInstrText>ChatGPT</w:delInstrText>
        </w:r>
        <w:r w:rsidR="006C29A2" w:rsidRPr="00015210" w:rsidDel="00901910">
          <w:delInstrText>、</w:delInstrText>
        </w:r>
        <w:r w:rsidR="006C29A2" w:rsidRPr="00015210" w:rsidDel="00901910">
          <w:delInstrText>Generative AI</w:delInstrText>
        </w:r>
        <w:r w:rsidR="006C29A2" w:rsidRPr="00015210" w:rsidDel="00901910">
          <w:delInstrText>、</w:delInstrText>
        </w:r>
        <w:r w:rsidR="006C29A2" w:rsidRPr="00015210" w:rsidDel="00901910">
          <w:delInstrText>Online knowledge exchange platforms</w:delInstrText>
        </w:r>
        <w:r w:rsidR="006C29A2" w:rsidRPr="00015210" w:rsidDel="00901910">
          <w:delInstrText>、</w:delInstrText>
        </w:r>
        <w:r w:rsidR="006C29A2" w:rsidRPr="00015210" w:rsidDel="00901910">
          <w:del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delInstrText>
        </w:r>
        <w:r w:rsidR="006C29A2" w:rsidRPr="00015210" w:rsidDel="00901910">
          <w:fldChar w:fldCharType="separate"/>
        </w:r>
        <w:r w:rsidR="00546B58" w:rsidRPr="00015210" w:rsidDel="00901910">
          <w:delText>(Li &amp; Kim 2025; Sanatizadeh et al. 2025)</w:delText>
        </w:r>
        <w:r w:rsidR="006C29A2" w:rsidRPr="00015210" w:rsidDel="00901910">
          <w:fldChar w:fldCharType="end"/>
        </w:r>
      </w:del>
      <w:r w:rsidR="006C29A2" w:rsidRPr="00015210">
        <w:t xml:space="preserve">, </w:t>
      </w:r>
      <w:r w:rsidRPr="00015210">
        <w:t>so the evidence is not uniform.</w:t>
      </w:r>
      <w:r w:rsidR="00B369E9">
        <w:rPr>
          <w:rFonts w:hint="eastAsia"/>
        </w:rPr>
        <w:t xml:space="preserve"> </w:t>
      </w:r>
      <w:r w:rsidRPr="00015210">
        <w:t xml:space="preserve">Findings on answer style are similarly divided, with </w:t>
      </w:r>
      <w:r w:rsidR="006C29A2" w:rsidRPr="00015210">
        <w:fldChar w:fldCharType="begin"/>
      </w:r>
      <w:r w:rsidR="00546B58" w:rsidRPr="00015210">
        <w:instrText xml:space="preserve"> ADDIN ZOTERO_ITEM CSL_CITATION {"citationID":"4H8Qfivs","properties":{"unsorted":false,"formattedCitation":"(Sanatizadeh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546B58" w:rsidRPr="00015210">
        <w:rPr>
          <w:rFonts w:ascii="Apple Color Emoji" w:hAnsi="Apple Color Emoji" w:cs="Apple Color Emoji"/>
        </w:rPr>
        <w:instrText>📊</w:instrText>
      </w:r>
      <w:r w:rsidR="00546B58" w:rsidRPr="00015210">
        <w:instrText>","call-number":"1 (CCF C)","container-title":"Information &amp; Management","DOI":"10.1016/j.im.2025.104178","ISSN":"0378-7206","issue":"6","journalAbbreviation":"Information &amp; Management","language":"en","note":"</w:instrText>
      </w:r>
      <w:r w:rsidR="00546B58" w:rsidRPr="00015210">
        <w:rPr>
          <w:rFonts w:ascii="Apple Color Emoji" w:hAnsi="Apple Color Emoji" w:cs="Apple Color Emoji"/>
        </w:rPr>
        <w:instrText>🏷️</w:instrText>
      </w:r>
      <w:r w:rsidR="00546B58" w:rsidRPr="00015210">
        <w:instrText xml:space="preserve"> /unread</w:instrText>
      </w:r>
      <w:r w:rsidR="00546B58" w:rsidRPr="00015210">
        <w:instrText>、</w:instrText>
      </w:r>
      <w:r w:rsidR="00546B58" w:rsidRPr="00015210">
        <w:instrText>ChatGPT</w:instrText>
      </w:r>
      <w:r w:rsidR="00546B58" w:rsidRPr="00015210">
        <w:instrText>、</w:instrText>
      </w:r>
      <w:r w:rsidR="00546B58" w:rsidRPr="00015210">
        <w:instrText>Generative AI</w:instrText>
      </w:r>
      <w:r w:rsidR="00546B58" w:rsidRPr="00015210">
        <w:instrText>、</w:instrText>
      </w:r>
      <w:r w:rsidR="00546B58" w:rsidRPr="00015210">
        <w:instrText>Online knowledge exchange platforms</w:instrText>
      </w:r>
      <w:r w:rsidR="00546B58" w:rsidRPr="00015210">
        <w:instrText>、</w:instrText>
      </w:r>
      <w:r w:rsidR="00546B58"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6C29A2" w:rsidRPr="00015210">
        <w:t>Sanatizadeh et al. (2025)</w:t>
      </w:r>
      <w:r w:rsidR="006C29A2" w:rsidRPr="00015210">
        <w:fldChar w:fldCharType="end"/>
      </w:r>
      <w:r w:rsidR="006C29A2" w:rsidRPr="00015210">
        <w:t xml:space="preserve"> </w:t>
      </w:r>
      <w:r w:rsidRPr="00015210">
        <w:t xml:space="preserve">reporting longer and </w:t>
      </w:r>
      <w:r w:rsidR="00FC06B5" w:rsidRPr="00015210">
        <w:t>less readable</w:t>
      </w:r>
      <w:r w:rsidRPr="00015210">
        <w:t xml:space="preserve"> answers and others shorter and more readable ones </w:t>
      </w:r>
      <w:r w:rsidR="006C29A2" w:rsidRPr="00015210">
        <w:fldChar w:fldCharType="begin" w:fldLock="1"/>
      </w:r>
      <w:r w:rsidR="006C29A2" w:rsidRPr="00015210">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ChatGPT</w:instrText>
      </w:r>
      <w:r w:rsidR="006C29A2" w:rsidRPr="00015210">
        <w:instrText>、</w:instrText>
      </w:r>
      <w:r w:rsidR="006C29A2" w:rsidRPr="00015210">
        <w:instrText>discussion platform</w:instrText>
      </w:r>
      <w:r w:rsidR="006C29A2" w:rsidRPr="00015210">
        <w:instrText>、</w:instrText>
      </w:r>
      <w:r w:rsidR="006C29A2" w:rsidRPr="00015210">
        <w:instrText>Reddit</w:instrText>
      </w:r>
      <w:r w:rsidR="006C29A2" w:rsidRPr="00015210">
        <w:instrText>、</w:instrText>
      </w:r>
      <w:r w:rsidR="006C29A2" w:rsidRPr="00015210">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(Borwankar et al. 2026; Fang &amp; Zhou 2026; Shan &amp; Qiu 2026)</w:t>
      </w:r>
      <w:r w:rsidR="006C29A2" w:rsidRPr="00015210">
        <w:fldChar w:fldCharType="end"/>
      </w:r>
      <w:r w:rsidR="006C29A2" w:rsidRPr="00015210">
        <w:t>.</w:t>
      </w:r>
    </w:p>
    <w:p w14:paraId="5604CB79" w14:textId="37DBACF2" w:rsidR="00B369E9" w:rsidRPr="00D2526D" w:rsidRDefault="00B369E9" w:rsidP="00D2526D">
      <w:pPr>
        <w:pStyle w:val="Paragraph0"/>
      </w:pPr>
      <w:r w:rsidRPr="00D2526D">
        <w:t xml:space="preserve">Part of this divergence might reflect differences in platform, unit of analysis, and how </w:t>
      </w:r>
      <w:r>
        <w:rPr>
          <w:rFonts w:hint="eastAsia"/>
        </w:rPr>
        <w:t xml:space="preserve">answer </w:t>
      </w:r>
      <w:r w:rsidRPr="00D2526D">
        <w:t>style is operationalized. Taken together, these studies establish an important and non-obvious result: AI adoption changes not only how much answerers write but how they write. This stream cannot pin down how AI produces these effects, however, because AI</w:t>
      </w:r>
      <w:r>
        <w:t>’</w:t>
      </w:r>
      <w:r w:rsidRPr="00D2526D">
        <w:t xml:space="preserve">s contribution is </w:t>
      </w:r>
      <w:r>
        <w:rPr>
          <w:rFonts w:hint="eastAsia"/>
        </w:rPr>
        <w:t>unobservable</w:t>
      </w:r>
      <w:r w:rsidRPr="00D2526D">
        <w:t>. A human answerer</w:t>
      </w:r>
      <w:r>
        <w:t>’</w:t>
      </w:r>
      <w:r w:rsidRPr="00D2526D">
        <w:t xml:space="preserve">s private use of AI cannot be observed by other community </w:t>
      </w:r>
      <w:r w:rsidRPr="00D2526D">
        <w:lastRenderedPageBreak/>
        <w:t xml:space="preserve">members, and in most cases cannot be observed by the researcher either. </w:t>
      </w:r>
      <w:r>
        <w:rPr>
          <w:rFonts w:hint="eastAsia"/>
        </w:rPr>
        <w:t>Therefore, s</w:t>
      </w:r>
      <w:r w:rsidRPr="00D2526D">
        <w:t xml:space="preserve">tudies here can detect that answering behavior changed, but cannot </w:t>
      </w:r>
      <w:r>
        <w:rPr>
          <w:rFonts w:hint="eastAsia"/>
        </w:rPr>
        <w:t>measure</w:t>
      </w:r>
      <w:r w:rsidRPr="00D2526D">
        <w:t xml:space="preserve"> how much of the answer the AI produced or connect that contribution to the observed change.</w:t>
      </w:r>
    </w:p>
    <w:p w14:paraId="2A68C4AB" w14:textId="1F4EB765" w:rsidR="000E4EEB" w:rsidRPr="00015210" w:rsidRDefault="001471CF" w:rsidP="0049010E">
      <w:pPr>
        <w:pStyle w:val="Heading3"/>
      </w:pPr>
      <w:r>
        <w:t xml:space="preserve">Internal </w:t>
      </w:r>
      <w:r w:rsidR="00B369E9">
        <w:rPr>
          <w:rFonts w:hint="eastAsia"/>
        </w:rPr>
        <w:t>Gen</w:t>
      </w:r>
      <w:r w:rsidR="000E4EEB" w:rsidRPr="00015210">
        <w:t xml:space="preserve">AI as </w:t>
      </w:r>
      <w:r w:rsidR="00B369E9">
        <w:rPr>
          <w:rFonts w:hint="eastAsia"/>
        </w:rPr>
        <w:t xml:space="preserve">the </w:t>
      </w:r>
      <w:r>
        <w:t>Answerer</w:t>
      </w:r>
      <w:r w:rsidR="00B369E9">
        <w:t>’</w:t>
      </w:r>
      <w:r w:rsidR="00B369E9">
        <w:rPr>
          <w:rFonts w:hint="eastAsia"/>
        </w:rPr>
        <w:t>s</w:t>
      </w:r>
      <w:r>
        <w:t xml:space="preserve"> Competitor</w:t>
      </w:r>
    </w:p>
    <w:p w14:paraId="40916DED" w14:textId="44E0E820" w:rsidR="0096500B" w:rsidRPr="0096500B" w:rsidRDefault="0096500B">
      <w:pPr>
        <w:pStyle w:val="Paragraph0"/>
        <w:rPr>
          <w:ins w:id="367" w:author="Prof. LIU Ben" w:date="2026-08-29T23:19:00Z" w16du:dateUtc="2026-08-29T15:19:00Z"/>
          <w:rPrChange w:id="368" w:author="Prof. LIU Ben" w:date="2026-08-29T23:19:00Z" w16du:dateUtc="2026-08-29T15:19:00Z">
            <w:rPr>
              <w:ins w:id="369" w:author="Prof. LIU Ben" w:date="2026-08-29T23:19:00Z" w16du:dateUtc="2026-08-29T15:19:00Z"/>
              <w:color w:val="000000"/>
            </w:rPr>
          </w:rPrChange>
        </w:rPr>
        <w:pPrChange w:id="370" w:author="Prof. LIU Ben" w:date="2026-08-29T23:19:00Z" w16du:dateUtc="2026-08-29T15:19:00Z">
          <w:pPr>
            <w:spacing w:before="100" w:beforeAutospacing="1" w:after="100" w:afterAutospacing="1"/>
          </w:pPr>
        </w:pPrChange>
      </w:pPr>
      <w:ins w:id="371" w:author="Prof. LIU Ben" w:date="2026-08-29T23:19:00Z" w16du:dateUtc="2026-08-29T15:19:00Z">
        <w:r w:rsidRPr="0096500B">
          <w:rPr>
            <w:rPrChange w:id="372" w:author="Prof. LIU Ben" w:date="2026-08-29T23:19:00Z" w16du:dateUtc="2026-08-29T15:19:00Z">
              <w:rPr>
                <w:color w:val="000000"/>
              </w:rPr>
            </w:rPrChange>
          </w:rPr>
          <w:t>A third and smaller stream examines GenAI that posts answers under its own explicit label, alongside human contributors, on the same questions. Here GenAI acts as a competitor to the human answerer, because it contends for the same viewers</w:t>
        </w:r>
        <w:r>
          <w:t>’</w:t>
        </w:r>
        <w:r w:rsidRPr="0096500B">
          <w:rPr>
            <w:rPrChange w:id="373" w:author="Prof. LIU Ben" w:date="2026-08-29T23:19:00Z" w16du:dateUtc="2026-08-29T15:19:00Z">
              <w:rPr>
                <w:color w:val="000000"/>
              </w:rPr>
            </w:rPrChange>
          </w:rPr>
          <w:t xml:space="preserve"> attention, and both the source and the content of its contribution are visible. To date, only Su et al. (2025) have examined this configuration empirically. Studying Quora</w:t>
        </w:r>
        <w:r>
          <w:t>’</w:t>
        </w:r>
        <w:r w:rsidRPr="0096500B">
          <w:rPr>
            <w:rPrChange w:id="374" w:author="Prof. LIU Ben" w:date="2026-08-29T23:19:00Z" w16du:dateUtc="2026-08-29T15:19:00Z">
              <w:rPr>
                <w:color w:val="000000"/>
              </w:rPr>
            </w:rPrChange>
          </w:rPr>
          <w:t xml:space="preserve">s deployment of its Sage bot, they report positive effects on human contribution, including increases in both the number and the length of answers. Two features of their setting, however, differ from a genuinely competitive configuration in ways that plausibly shape the </w:t>
        </w:r>
      </w:ins>
      <w:ins w:id="375" w:author="Prof. LIU Ben" w:date="2026-08-29T23:20:00Z" w16du:dateUtc="2026-08-29T15:20:00Z">
        <w:r w:rsidR="00F17901">
          <w:t>nature</w:t>
        </w:r>
      </w:ins>
      <w:ins w:id="376" w:author="Prof. LIU Ben" w:date="2026-08-29T23:19:00Z" w16du:dateUtc="2026-08-29T15:19:00Z">
        <w:r w:rsidRPr="0096500B">
          <w:rPr>
            <w:rPrChange w:id="377" w:author="Prof. LIU Ben" w:date="2026-08-29T23:19:00Z" w16du:dateUtc="2026-08-29T15:19:00Z">
              <w:rPr>
                <w:color w:val="000000"/>
              </w:rPr>
            </w:rPrChange>
          </w:rPr>
          <w:t xml:space="preserve"> of the effect.</w:t>
        </w:r>
      </w:ins>
    </w:p>
    <w:p w14:paraId="68A223A5" w14:textId="1E97FAC6" w:rsidR="00F17901" w:rsidRPr="00F17901" w:rsidRDefault="00F17901">
      <w:pPr>
        <w:pStyle w:val="Paragraph0"/>
        <w:rPr>
          <w:ins w:id="378" w:author="Prof. LIU Ben" w:date="2026-08-29T23:20:00Z" w16du:dateUtc="2026-08-29T15:20:00Z"/>
          <w:rPrChange w:id="379" w:author="Prof. LIU Ben" w:date="2026-08-29T23:20:00Z" w16du:dateUtc="2026-08-29T15:20:00Z">
            <w:rPr>
              <w:ins w:id="380" w:author="Prof. LIU Ben" w:date="2026-08-29T23:20:00Z" w16du:dateUtc="2026-08-29T15:20:00Z"/>
              <w:color w:val="000000"/>
            </w:rPr>
          </w:rPrChange>
        </w:rPr>
        <w:pPrChange w:id="381" w:author="Prof. LIU Ben" w:date="2026-08-29T23:20:00Z" w16du:dateUtc="2026-08-29T15:20:00Z">
          <w:pPr>
            <w:spacing w:before="100" w:beforeAutospacing="1" w:after="100" w:afterAutospacing="1"/>
          </w:pPr>
        </w:pPrChange>
      </w:pPr>
      <w:ins w:id="382" w:author="Prof. LIU Ben" w:date="2026-08-29T23:20:00Z" w16du:dateUtc="2026-08-29T15:20:00Z">
        <w:r w:rsidRPr="00F17901">
          <w:rPr>
            <w:rPrChange w:id="383" w:author="Prof. LIU Ben" w:date="2026-08-29T23:20:00Z" w16du:dateUtc="2026-08-29T15:20:00Z">
              <w:rPr>
                <w:color w:val="000000"/>
              </w:rPr>
            </w:rPrChange>
          </w:rPr>
          <w:t xml:space="preserve">The first is </w:t>
        </w:r>
        <w:r w:rsidRPr="00F17901">
          <w:rPr>
            <w:i/>
            <w:iCs/>
            <w:rPrChange w:id="384" w:author="Prof. LIU Ben" w:date="2026-08-29T23:20:00Z" w16du:dateUtc="2026-08-29T15:20:00Z">
              <w:rPr>
                <w:color w:val="000000"/>
              </w:rPr>
            </w:rPrChange>
          </w:rPr>
          <w:t>timing</w:t>
        </w:r>
        <w:r w:rsidRPr="00F17901">
          <w:rPr>
            <w:rPrChange w:id="385" w:author="Prof. LIU Ben" w:date="2026-08-29T23:20:00Z" w16du:dateUtc="2026-08-29T15:20:00Z">
              <w:rPr>
                <w:color w:val="000000"/>
              </w:rPr>
            </w:rPrChange>
          </w:rPr>
          <w:t xml:space="preserve">. </w:t>
        </w:r>
      </w:ins>
      <w:ins w:id="386" w:author="Prof. LIU Ben" w:date="2026-08-29T23:21:00Z" w16du:dateUtc="2026-08-29T15:21:00Z">
        <w:r>
          <w:t>T</w:t>
        </w:r>
      </w:ins>
      <w:ins w:id="387" w:author="Prof. LIU Ben" w:date="2026-08-29T23:20:00Z" w16du:dateUtc="2026-08-29T15:20:00Z">
        <w:r w:rsidRPr="00F17901">
          <w:rPr>
            <w:rPrChange w:id="388" w:author="Prof. LIU Ben" w:date="2026-08-29T23:20:00Z" w16du:dateUtc="2026-08-29T15:20:00Z">
              <w:rPr>
                <w:color w:val="000000"/>
              </w:rPr>
            </w:rPrChange>
          </w:rPr>
          <w:t>he AI answer is introduced long after the original question was posted (among questions receiving one, average pre-policy tenure is roughly 49 months)</w:t>
        </w:r>
      </w:ins>
      <w:ins w:id="389" w:author="Prof. LIU Ben" w:date="2026-08-29T23:21:00Z" w16du:dateUtc="2026-08-29T15:21:00Z">
        <w:r>
          <w:t xml:space="preserve"> and </w:t>
        </w:r>
      </w:ins>
      <w:ins w:id="390" w:author="Prof. LIU Ben" w:date="2026-08-29T23:20:00Z" w16du:dateUtc="2026-08-29T15:20:00Z">
        <w:r w:rsidRPr="00F17901">
          <w:rPr>
            <w:rPrChange w:id="391" w:author="Prof. LIU Ben" w:date="2026-08-29T23:20:00Z" w16du:dateUtc="2026-08-29T15:20:00Z">
              <w:rPr>
                <w:color w:val="000000"/>
              </w:rPr>
            </w:rPrChange>
          </w:rPr>
          <w:t>at least one human answer is already present. AI thus enters as a retrospective supplement to an established discussion rather than as a competitor that human contributors confront on arrival. The second is domain. Although Quora hosts some technical forums, it is a typical general-interest platform spanning topics such as philosophy, personal advice, and cultural discussion, where the value of a human contribution rests substantially on subjective interpretation and lived experience that AI cannot easily replace. In technical communities, by contrast, contributions are evaluated primarily on correctness, so competition between an AI answer and human answers may be considerably stronger. The existing literature does not fully develop this possibility, and we investigate it here.</w:t>
        </w:r>
      </w:ins>
    </w:p>
    <w:p w14:paraId="536EC3ED" w14:textId="7C91F384" w:rsidR="00B369E9" w:rsidRPr="00D2526D" w:rsidDel="0096500B" w:rsidRDefault="00B369E9" w:rsidP="0096500B">
      <w:pPr>
        <w:pStyle w:val="Paragraph0"/>
        <w:rPr>
          <w:del w:id="392" w:author="Prof. LIU Ben" w:date="2026-08-29T23:18:00Z" w16du:dateUtc="2026-08-29T15:18:00Z"/>
        </w:rPr>
      </w:pPr>
      <w:del w:id="393" w:author="Prof. LIU Ben" w:date="2026-08-29T23:18:00Z" w16du:dateUtc="2026-08-29T15:18:00Z">
        <w:r w:rsidRPr="00D2526D" w:rsidDel="0096500B">
          <w:lastRenderedPageBreak/>
          <w:delText>A third and</w:delText>
        </w:r>
      </w:del>
      <w:del w:id="394" w:author="Prof. LIU Ben" w:date="2026-08-29T23:09:00Z" w16du:dateUtc="2026-08-29T15:09:00Z">
        <w:r w:rsidRPr="00D2526D" w:rsidDel="007F6CCB">
          <w:delText xml:space="preserve"> much </w:delText>
        </w:r>
      </w:del>
      <w:del w:id="395" w:author="Prof. LIU Ben" w:date="2026-08-29T23:18:00Z" w16du:dateUtc="2026-08-29T15:18:00Z">
        <w:r w:rsidRPr="00D2526D" w:rsidDel="0096500B">
          <w:delText xml:space="preserve">smaller stream examines </w:delText>
        </w:r>
        <w:r w:rsidDel="0096500B">
          <w:rPr>
            <w:rFonts w:hint="eastAsia"/>
          </w:rPr>
          <w:delText>Gen</w:delText>
        </w:r>
        <w:r w:rsidRPr="00D2526D" w:rsidDel="0096500B">
          <w:delText xml:space="preserve">AI that posts answers under its own explicit label, alongside human contributors, on the same questions. Here </w:delText>
        </w:r>
        <w:r w:rsidDel="0096500B">
          <w:rPr>
            <w:rFonts w:hint="eastAsia"/>
          </w:rPr>
          <w:delText>Gen</w:delText>
        </w:r>
        <w:r w:rsidRPr="00D2526D" w:rsidDel="0096500B">
          <w:delText xml:space="preserve">AI is a competitor to the </w:delText>
        </w:r>
        <w:r w:rsidRPr="00D2526D" w:rsidDel="0096500B">
          <w:rPr>
            <w:i/>
            <w:iCs/>
          </w:rPr>
          <w:delText>human answerer</w:delText>
        </w:r>
        <w:r w:rsidRPr="00D2526D" w:rsidDel="0096500B">
          <w:delText>, competing for the same viewers</w:delText>
        </w:r>
        <w:r w:rsidDel="0096500B">
          <w:delText>’</w:delText>
        </w:r>
        <w:r w:rsidRPr="00D2526D" w:rsidDel="0096500B">
          <w:delText xml:space="preserve"> attention, and both the source and the content of its contribution are visible. Only Su et al. (2025) ha</w:delText>
        </w:r>
        <w:r w:rsidRPr="00D2526D" w:rsidDel="0096500B">
          <w:rPr>
            <w:rFonts w:hint="eastAsia"/>
          </w:rPr>
          <w:delText>s</w:delText>
        </w:r>
      </w:del>
      <w:ins w:id="396" w:author="Dylan CHEN" w:date="2026-08-27T17:06:00Z" w16du:dateUtc="2026-08-27T09:06:00Z">
        <w:del w:id="397" w:author="Prof. LIU Ben" w:date="2026-08-29T23:18:00Z" w16du:dateUtc="2026-08-29T15:18:00Z">
          <w:r w:rsidR="00190B9B" w:rsidDel="0096500B">
            <w:rPr>
              <w:rFonts w:hint="eastAsia"/>
            </w:rPr>
            <w:delText>ve</w:delText>
          </w:r>
        </w:del>
      </w:ins>
      <w:del w:id="398" w:author="Prof. LIU Ben" w:date="2026-08-29T23:18:00Z" w16du:dateUtc="2026-08-29T15:18:00Z">
        <w:r w:rsidRPr="00D2526D" w:rsidDel="0096500B">
          <w:delText xml:space="preserve"> examined this configuration empirically. Studying Quora</w:delText>
        </w:r>
        <w:r w:rsidDel="0096500B">
          <w:delText>’</w:delText>
        </w:r>
        <w:r w:rsidRPr="00D2526D" w:rsidDel="0096500B">
          <w:delText>s deployment of Sage, they report positive effects on human contribution, including increases in the number and length of answers. Two features of their setting d</w:delText>
        </w:r>
        <w:r w:rsidDel="0096500B">
          <w:rPr>
            <w:rFonts w:hint="eastAsia"/>
          </w:rPr>
          <w:delText>iffer</w:delText>
        </w:r>
        <w:r w:rsidRPr="00D2526D" w:rsidDel="0096500B">
          <w:delText xml:space="preserve"> from</w:delText>
        </w:r>
        <w:r w:rsidDel="0096500B">
          <w:rPr>
            <w:rFonts w:hint="eastAsia"/>
          </w:rPr>
          <w:delText xml:space="preserve"> a </w:delText>
        </w:r>
        <w:r w:rsidDel="0096500B">
          <w:delText>“</w:delText>
        </w:r>
        <w:r w:rsidRPr="00D2526D" w:rsidDel="0096500B">
          <w:delText>competit</w:delText>
        </w:r>
        <w:r w:rsidDel="0096500B">
          <w:rPr>
            <w:rFonts w:hint="eastAsia"/>
          </w:rPr>
          <w:delText>ion</w:delText>
        </w:r>
        <w:r w:rsidDel="0096500B">
          <w:delText>”</w:delText>
        </w:r>
        <w:r w:rsidRPr="00D2526D" w:rsidDel="0096500B">
          <w:delText xml:space="preserve"> configuration in ways that plausibly determine the sign of the effect. First, </w:delText>
        </w:r>
        <w:r w:rsidRPr="00D2526D" w:rsidDel="0096500B">
          <w:rPr>
            <w:i/>
            <w:iCs/>
          </w:rPr>
          <w:delText>timing</w:delText>
        </w:r>
        <w:r w:rsidRPr="00D2526D" w:rsidDel="0096500B">
          <w:delText xml:space="preserve">: </w:delText>
        </w:r>
      </w:del>
      <w:ins w:id="399" w:author="Dylan CHEN" w:date="2026-08-27T18:08:00Z" w16du:dateUtc="2026-08-27T10:08:00Z">
        <w:del w:id="400" w:author="Prof. LIU Ben" w:date="2026-08-29T23:18:00Z" w16du:dateUtc="2026-08-29T15:18:00Z">
          <w:r w:rsidR="00CB7D1A" w:rsidDel="0096500B">
            <w:rPr>
              <w:rFonts w:hint="eastAsia"/>
            </w:rPr>
            <w:delText>their</w:delText>
          </w:r>
        </w:del>
      </w:ins>
      <w:ins w:id="401" w:author="Dylan CHEN" w:date="2026-08-27T18:07:00Z" w16du:dateUtc="2026-08-27T10:07:00Z">
        <w:del w:id="402" w:author="Prof. LIU Ben" w:date="2026-08-29T23:18:00Z" w16du:dateUtc="2026-08-29T15:18:00Z">
          <w:r w:rsidR="00453AAA" w:rsidRPr="00453AAA" w:rsidDel="0096500B">
            <w:delText xml:space="preserve"> AI answer is introduced </w:delText>
          </w:r>
        </w:del>
      </w:ins>
      <w:ins w:id="403" w:author="Dylan CHEN" w:date="2026-08-27T18:18:00Z" w16du:dateUtc="2026-08-27T10:18:00Z">
        <w:del w:id="404" w:author="Prof. LIU Ben" w:date="2026-08-29T23:10:00Z" w16du:dateUtc="2026-08-29T15:10:00Z">
          <w:r w:rsidR="00F85D5A" w:rsidDel="0096500B">
            <w:rPr>
              <w:rFonts w:hint="eastAsia"/>
            </w:rPr>
            <w:delText>years</w:delText>
          </w:r>
        </w:del>
        <w:del w:id="405" w:author="Prof. LIU Ben" w:date="2026-08-29T23:18:00Z" w16du:dateUtc="2026-08-29T15:18:00Z">
          <w:r w:rsidR="00F85D5A" w:rsidDel="0096500B">
            <w:rPr>
              <w:rFonts w:hint="eastAsia"/>
            </w:rPr>
            <w:delText xml:space="preserve"> </w:delText>
          </w:r>
        </w:del>
      </w:ins>
      <w:ins w:id="406" w:author="Dylan CHEN" w:date="2026-08-27T18:07:00Z" w16du:dateUtc="2026-08-27T10:07:00Z">
        <w:del w:id="407" w:author="Prof. LIU Ben" w:date="2026-08-29T23:18:00Z" w16du:dateUtc="2026-08-29T15:18:00Z">
          <w:r w:rsidR="00453AAA" w:rsidRPr="00453AAA" w:rsidDel="0096500B">
            <w:delText xml:space="preserve">after the original question </w:delText>
          </w:r>
        </w:del>
      </w:ins>
      <w:ins w:id="408" w:author="Dylan CHEN" w:date="2026-08-27T18:34:00Z" w16du:dateUtc="2026-08-27T10:34:00Z">
        <w:del w:id="409" w:author="Prof. LIU Ben" w:date="2026-08-29T23:18:00Z" w16du:dateUtc="2026-08-29T15:18:00Z">
          <w:r w:rsidR="007733CB" w:rsidDel="0096500B">
            <w:rPr>
              <w:rFonts w:hint="eastAsia"/>
            </w:rPr>
            <w:delText>posting</w:delText>
          </w:r>
        </w:del>
      </w:ins>
      <w:ins w:id="410" w:author="Dylan CHEN" w:date="2026-08-27T18:19:00Z" w16du:dateUtc="2026-08-27T10:19:00Z">
        <w:del w:id="411" w:author="Prof. LIU Ben" w:date="2026-08-29T23:18:00Z" w16du:dateUtc="2026-08-29T15:18:00Z">
          <w:r w:rsidR="00F85D5A" w:rsidDel="0096500B">
            <w:rPr>
              <w:rFonts w:hint="eastAsia"/>
            </w:rPr>
            <w:delText xml:space="preserve"> </w:delText>
          </w:r>
          <w:r w:rsidR="00F85D5A" w:rsidRPr="00F85D5A" w:rsidDel="0096500B">
            <w:delText>(</w:delText>
          </w:r>
        </w:del>
        <w:del w:id="412" w:author="Prof. LIU Ben" w:date="2026-08-29T23:11:00Z" w16du:dateUtc="2026-08-29T15:11:00Z">
          <w:r w:rsidR="00F85D5A" w:rsidRPr="00F85D5A" w:rsidDel="0096500B">
            <w:delText xml:space="preserve">treated-group mean </w:delText>
          </w:r>
        </w:del>
      </w:ins>
      <w:ins w:id="413" w:author="Dylan CHEN" w:date="2026-08-27T18:34:00Z" w16du:dateUtc="2026-08-27T10:34:00Z">
        <w:del w:id="414" w:author="Prof. LIU Ben" w:date="2026-08-29T23:11:00Z" w16du:dateUtc="2026-08-29T15:11:00Z">
          <w:r w:rsidR="007733CB" w:rsidDel="0096500B">
            <w:rPr>
              <w:rFonts w:hint="eastAsia"/>
            </w:rPr>
            <w:delText xml:space="preserve">pre-policy </w:delText>
          </w:r>
        </w:del>
      </w:ins>
      <w:ins w:id="415" w:author="Dylan CHEN" w:date="2026-08-27T18:19:00Z" w16du:dateUtc="2026-08-27T10:19:00Z">
        <w:del w:id="416" w:author="Prof. LIU Ben" w:date="2026-08-29T23:11:00Z" w16du:dateUtc="2026-08-29T15:11:00Z">
          <w:r w:rsidR="00F85D5A" w:rsidRPr="00F85D5A" w:rsidDel="0096500B">
            <w:delText>tenure ≈ 49 months)</w:delText>
          </w:r>
        </w:del>
      </w:ins>
      <w:ins w:id="417" w:author="Dylan CHEN" w:date="2026-08-27T18:10:00Z" w16du:dateUtc="2026-08-27T10:10:00Z">
        <w:del w:id="418" w:author="Prof. LIU Ben" w:date="2026-08-29T23:18:00Z" w16du:dateUtc="2026-08-29T15:18:00Z">
          <w:r w:rsidR="00CB7D1A" w:rsidDel="0096500B">
            <w:rPr>
              <w:rFonts w:hint="eastAsia"/>
            </w:rPr>
            <w:delText>,</w:delText>
          </w:r>
        </w:del>
      </w:ins>
      <w:ins w:id="419" w:author="Dylan CHEN" w:date="2026-08-27T18:07:00Z" w16du:dateUtc="2026-08-27T10:07:00Z">
        <w:del w:id="420" w:author="Prof. LIU Ben" w:date="2026-08-29T23:18:00Z" w16du:dateUtc="2026-08-29T15:18:00Z">
          <w:r w:rsidR="00453AAA" w:rsidRPr="00453AAA" w:rsidDel="0096500B">
            <w:delText xml:space="preserve"> and after </w:delText>
          </w:r>
        </w:del>
      </w:ins>
      <w:ins w:id="421" w:author="Dylan CHEN" w:date="2026-08-27T18:10:00Z" w16du:dateUtc="2026-08-27T10:10:00Z">
        <w:del w:id="422" w:author="Prof. LIU Ben" w:date="2026-08-29T23:18:00Z" w16du:dateUtc="2026-08-29T15:18:00Z">
          <w:r w:rsidR="00CB7D1A" w:rsidDel="0096500B">
            <w:rPr>
              <w:rFonts w:hint="eastAsia"/>
            </w:rPr>
            <w:delText xml:space="preserve">at least one </w:delText>
          </w:r>
        </w:del>
      </w:ins>
      <w:ins w:id="423" w:author="Dylan CHEN" w:date="2026-08-27T18:07:00Z" w16du:dateUtc="2026-08-27T10:07:00Z">
        <w:del w:id="424" w:author="Prof. LIU Ben" w:date="2026-08-29T23:18:00Z" w16du:dateUtc="2026-08-29T15:18:00Z">
          <w:r w:rsidR="00453AAA" w:rsidRPr="00453AAA" w:rsidDel="0096500B">
            <w:delText xml:space="preserve">human answer had already </w:delText>
          </w:r>
        </w:del>
      </w:ins>
      <w:ins w:id="425" w:author="Dylan CHEN" w:date="2026-08-27T18:10:00Z" w16du:dateUtc="2026-08-27T10:10:00Z">
        <w:del w:id="426" w:author="Prof. LIU Ben" w:date="2026-08-29T23:18:00Z" w16du:dateUtc="2026-08-29T15:18:00Z">
          <w:r w:rsidR="00CB7D1A" w:rsidDel="0096500B">
            <w:rPr>
              <w:rFonts w:hint="eastAsia"/>
            </w:rPr>
            <w:delText>been present.</w:delText>
          </w:r>
        </w:del>
      </w:ins>
      <w:ins w:id="427" w:author="Dylan CHEN" w:date="2026-08-27T18:09:00Z" w16du:dateUtc="2026-08-27T10:09:00Z">
        <w:del w:id="428" w:author="Prof. LIU Ben" w:date="2026-08-29T23:18:00Z" w16du:dateUtc="2026-08-29T15:18:00Z">
          <w:r w:rsidR="00CB7D1A" w:rsidDel="0096500B">
            <w:rPr>
              <w:rFonts w:hint="eastAsia"/>
            </w:rPr>
            <w:delText xml:space="preserve"> </w:delText>
          </w:r>
        </w:del>
      </w:ins>
      <w:del w:id="429" w:author="Prof. LIU Ben" w:date="2026-08-29T23:18:00Z" w16du:dateUtc="2026-08-29T15:18:00Z">
        <w:r w:rsidRPr="00D2526D" w:rsidDel="0096500B">
          <w:delText xml:space="preserve">their AI answers are added roughly three months after the original post, </w:delText>
        </w:r>
      </w:del>
      <w:ins w:id="430" w:author="Dylan CHEN" w:date="2026-08-27T18:10:00Z" w16du:dateUtc="2026-08-27T10:10:00Z">
        <w:del w:id="431" w:author="Prof. LIU Ben" w:date="2026-08-29T23:18:00Z" w16du:dateUtc="2026-08-29T15:18:00Z">
          <w:r w:rsidR="00CB7D1A" w:rsidDel="0096500B">
            <w:rPr>
              <w:rFonts w:hint="eastAsia"/>
            </w:rPr>
            <w:delText>S</w:delText>
          </w:r>
        </w:del>
      </w:ins>
      <w:del w:id="432" w:author="Prof. LIU Ben" w:date="2026-08-29T23:18:00Z" w16du:dateUtc="2026-08-29T15:18:00Z">
        <w:r w:rsidRPr="00D2526D" w:rsidDel="0096500B">
          <w:delText xml:space="preserve">so AI enters as a retrospective supplement to an established discussion rather than as a competitor whom human contributors encounter on arrival. Second, </w:delText>
        </w:r>
        <w:r w:rsidRPr="00D2526D" w:rsidDel="0096500B">
          <w:rPr>
            <w:i/>
            <w:iCs/>
          </w:rPr>
          <w:delText>domain</w:delText>
        </w:r>
        <w:r w:rsidRPr="00D2526D" w:rsidDel="0096500B">
          <w:delText>: Quora is a general-interest platform spanning philosophy, personal advice, and cultural discussion, where the value of a human contribution rests substantially on subjective interpretation and lived experience that AI cannot easily substitute for. In technical communities, where contributions are evaluated primarily on correctness and efficiency, competition between the AI answer and human answers may be stronger. This possibility is not fully developed in the existing literature, and we investigate it in this study.</w:delText>
        </w:r>
      </w:del>
    </w:p>
    <w:p w14:paraId="05BEBF95" w14:textId="42386244" w:rsidR="00CF1F0C" w:rsidRDefault="00B369E9" w:rsidP="0049010E">
      <w:pPr>
        <w:pStyle w:val="Heading2"/>
      </w:pPr>
      <w:r>
        <w:rPr>
          <w:rFonts w:hint="eastAsia"/>
        </w:rPr>
        <w:t>How Content and Label Shape</w:t>
      </w:r>
      <w:r w:rsidR="00CF1F0C">
        <w:t xml:space="preserve"> Human Contribution </w:t>
      </w:r>
    </w:p>
    <w:p w14:paraId="6A4E53A4" w14:textId="53654F20" w:rsidR="003A2B8C" w:rsidRPr="00015210" w:rsidRDefault="003A2B8C" w:rsidP="0049010E">
      <w:pPr>
        <w:pStyle w:val="Heading3"/>
      </w:pPr>
      <w:r w:rsidRPr="00015210">
        <w:t>Human Responses to Prior Contributions in Online Q&amp;A Communities</w:t>
      </w:r>
    </w:p>
    <w:p w14:paraId="3A8BC442" w14:textId="572FDC51" w:rsidR="00B369E9" w:rsidRPr="00D2526D" w:rsidRDefault="00B369E9" w:rsidP="00D2526D">
      <w:pPr>
        <w:pStyle w:val="Paragraph0"/>
      </w:pPr>
      <w:r w:rsidRPr="00D2526D">
        <w:t xml:space="preserve">A broad body of work identifies determinants of participation. These include question formulation and formatting </w:t>
      </w:r>
      <w:ins w:id="433" w:author="Dylan CHEN" w:date="2026-08-28T23:10:00Z" w16du:dateUtc="2026-08-28T15:10:00Z">
        <w:r w:rsidR="00C83935" w:rsidRPr="000E4EEB">
          <w:fldChar w:fldCharType="begin"/>
        </w:r>
        <w:r w:rsidR="00C83935">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w:instrText>
        </w:r>
        <w:r w:rsidR="00C83935">
          <w:rPr>
            <w:rFonts w:hint="eastAsia"/>
          </w:rPr>
          <w:instrText>that when individuals attest to previous group participation and make specific requests for information, community responsiveness increases, but claims of shared identity with the group have no impact.\n\n</w:instrText>
        </w:r>
        <w:r w:rsidR="00C83935">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C83935">
          <w:rPr>
            <w:rFonts w:hint="eastAsia"/>
          </w:rPr>
          <w:instrText>a</w:instrText>
        </w:r>
        <w:r w:rsidR="00C83935">
          <w:rPr>
            <w:rFonts w:hint="eastAsia"/>
          </w:rPr>
          <w:instrText>）基于群体的成员声明，其中新成员描述了最初参与群体的情况；</w:instrText>
        </w:r>
        <w:r w:rsidR="00C83935">
          <w:rPr>
            <w:rFonts w:hint="eastAsia"/>
          </w:rPr>
          <w:instrText>(b)</w:instrText>
        </w:r>
        <w:r w:rsidR="00C83935">
          <w:rPr>
            <w:rFonts w:hint="eastAsia"/>
          </w:rPr>
          <w:instrText>基于身份的成员资格声明，其中他们描述了他们与群体的焦点社会类别的相似性；以及（</w:instrText>
        </w:r>
        <w:r w:rsidR="00C83935">
          <w:rPr>
            <w:rFonts w:hint="eastAsia"/>
          </w:rPr>
          <w:instrText>c</w:instrText>
        </w:r>
        <w:r w:rsidR="00C83935">
          <w:rPr>
            <w:rFonts w:hint="eastAsia"/>
          </w:rPr>
          <w:instrText>）信息请求，其中他们寻求帮助。使用机器学习在大约</w:instrText>
        </w:r>
        <w:r w:rsidR="00C83935">
          <w:rPr>
            <w:rFonts w:hint="eastAsia"/>
          </w:rPr>
          <w:instrText>100</w:instrText>
        </w:r>
        <w:r w:rsidR="00C83935">
          <w:rPr>
            <w:rFonts w:hint="eastAsia"/>
          </w:rPr>
          <w:instrText>个在线群组的</w:instrText>
        </w:r>
        <w:r w:rsidR="00C83935">
          <w:rPr>
            <w:rFonts w:hint="eastAsia"/>
          </w:rPr>
          <w:instrText>12,000</w:instrText>
        </w:r>
        <w:r w:rsidR="00C83935">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C83935">
          <w:rPr>
            <w:rFonts w:hint="eastAsia"/>
          </w:rPr>
          <w:instrText xml:space="preserve">","archive_location":"82 </w:instrText>
        </w:r>
        <w:r w:rsidR="00C83935">
          <w:rPr>
            <w:rFonts w:ascii="Apple Color Emoji" w:hAnsi="Apple Color Emoji" w:cs="Apple Color Emoji"/>
          </w:rPr>
          <w:instrText>📊</w:instrText>
        </w:r>
        <w:r w:rsidR="00C83935">
          <w:rPr>
            <w:rFonts w:hint="eastAsia"/>
          </w:rPr>
          <w:instrText>","call-number":"3","container-title":"Small Group Research","DOI":"10.1177/1046496409351936","ISSN":"1046-4964","issue":"9","journalAbbreviation":"Small Gr. Res.","language":"en","note":"</w:instrText>
        </w:r>
        <w:r w:rsidR="00C83935">
          <w:rPr>
            <w:rFonts w:ascii="Apple Color Emoji" w:hAnsi="Apple Color Emoji" w:cs="Apple Color Emoji"/>
          </w:rPr>
          <w:instrText>🏷️</w:instrText>
        </w:r>
        <w:r w:rsidR="00C83935">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w:instrText>
        </w:r>
        <w:r w:rsidR="00C83935">
          <w:rPr>
            <w:rFonts w:hint="eastAsia"/>
          </w:rPr>
          <w:instrText>, we empirically confirmed community guidelines that suggest avoiding rudeness in question writing.\n\n</w:instrText>
        </w:r>
        <w:r w:rsidR="00C83935">
          <w:rPr>
            <w:rFonts w:hint="eastAsia"/>
          </w:rPr>
          <w:instrText>【摘要翻译】</w:instrText>
        </w:r>
        <w:r w:rsidR="00C83935">
          <w:rPr>
            <w:rFonts w:hint="eastAsia"/>
          </w:rPr>
          <w:instrText>Stack Overflow</w:instrText>
        </w:r>
        <w:r w:rsidR="00C83935">
          <w:rPr>
            <w:rFonts w:hint="eastAsia"/>
          </w:rPr>
          <w:instrText>和其他基于社区的问答（</w:instrText>
        </w:r>
        <w:r w:rsidR="00C83935">
          <w:rPr>
            <w:rFonts w:hint="eastAsia"/>
          </w:rPr>
          <w:instrText>Q&amp;A</w:instrText>
        </w:r>
        <w:r w:rsidR="00C83935">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C83935">
          <w:rPr>
            <w:rFonts w:hint="eastAsia"/>
          </w:rPr>
          <w:instrText>87 K</w:instrText>
        </w:r>
        <w:r w:rsidR="00C83935">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C83935">
          <w:rPr>
            <w:rFonts w:hint="eastAsia"/>
          </w:rPr>
          <w:instrText xml:space="preserve">","archive_location":"106 </w:instrText>
        </w:r>
        <w:r w:rsidR="00C83935">
          <w:rPr>
            <w:rFonts w:ascii="Apple Color Emoji" w:hAnsi="Apple Color Emoji" w:cs="Apple Color Emoji"/>
          </w:rPr>
          <w:instrText>📊</w:instrText>
        </w:r>
        <w:r w:rsidR="00C83935">
          <w:rPr>
            <w:rFonts w:hint="eastAsia"/>
          </w:rPr>
          <w:instrText>","call-number":"2","container-title":"Information and Software Technology","DOI":"10.1016/j.infsof.2017.10</w:instrText>
        </w:r>
        <w:r w:rsidR="00C83935">
          <w:instrText>.009","ISSN":"0950-5849","journalAbbreviation":"Inform. Software Tech.","language":"en","note":"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instrText>Crowdsourcing</w:instrText>
        </w:r>
        <w:r w:rsidR="00C83935">
          <w:rPr>
            <w:rFonts w:hint="eastAsia"/>
          </w:rPr>
          <w:instrText>、</w:instrText>
        </w:r>
        <w:r w:rsidR="00C83935">
          <w:instrText>Emotion mining</w:instrText>
        </w:r>
        <w:r w:rsidR="00C83935">
          <w:rPr>
            <w:rFonts w:hint="eastAsia"/>
          </w:rPr>
          <w:instrText>、</w:instrText>
        </w:r>
        <w:r w:rsidR="00C83935">
          <w:instrText>Question answering</w:instrText>
        </w:r>
        <w:r w:rsidR="00C83935">
          <w:rPr>
            <w:rFonts w:hint="eastAsia"/>
          </w:rPr>
          <w:instrText>、</w:instrText>
        </w:r>
        <w:r w:rsidR="00C83935">
          <w:instrText>Sentiment analysis</w:instrText>
        </w:r>
        <w:r w:rsidR="00C83935">
          <w:rPr>
            <w:rFonts w:hint="eastAsia"/>
          </w:rPr>
          <w:instrText>、</w:instrText>
        </w:r>
        <w:r w:rsidR="00C83935">
          <w:instrText>Social software engineering</w:instrText>
        </w:r>
        <w:r w:rsidR="00C83935">
          <w:rPr>
            <w:rFonts w:hint="eastAsia"/>
          </w:rPr>
          <w:instrText>、</w:instrText>
        </w:r>
        <w:r w:rsidR="00C83935">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w:instrText>
        </w:r>
        <w:r w:rsidR="00C83935">
          <w:rPr>
            <w:rFonts w:hint="eastAsia"/>
          </w:rPr>
          <w:instrText>ocial Q&amp;A platforms to assist scholars in asking richer questions that are likely to generate more answers across disciplines, thereby promoting improved academic communication among scholars.\n\n</w:instrText>
        </w:r>
        <w:r w:rsidR="00C83935">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C83935">
          <w:rPr>
            <w:rFonts w:hint="eastAsia"/>
          </w:rPr>
          <w:instrText>quantity.Design/methodology/approachThe</w:instrText>
        </w:r>
        <w:r w:rsidR="00C83935">
          <w:rPr>
            <w:rFonts w:hint="eastAsia"/>
          </w:rPr>
          <w:instrText>研究在学术社交问答平台</w:instrText>
        </w:r>
        <w:r w:rsidR="00C83935">
          <w:rPr>
            <w:rFonts w:hint="eastAsia"/>
          </w:rPr>
          <w:instrText>Research chGate Q&amp;A</w:instrText>
        </w:r>
        <w:r w:rsidR="00C83935">
          <w:rPr>
            <w:rFonts w:hint="eastAsia"/>
          </w:rPr>
          <w:instrText>上考察了五个学科的</w:instrText>
        </w:r>
        <w:r w:rsidR="00C83935">
          <w:rPr>
            <w:rFonts w:hint="eastAsia"/>
          </w:rPr>
          <w:instrText>1,968</w:instrText>
        </w:r>
        <w:r w:rsidR="00C83935">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C83935">
          <w:rPr>
            <w:rFonts w:hint="eastAsia"/>
          </w:rPr>
          <w:instrText>/</w:instrText>
        </w:r>
        <w:r w:rsidR="00C83935">
          <w:rPr>
            <w:rFonts w:hint="eastAsia"/>
          </w:rPr>
          <w:instrText>价值本研究为学术社会问答平台提供支持，以帮助学者提出更丰富的问题，这些问题可能会产生更多的跨学科答案，从而促进学者之间改善学术交流。</w:instrText>
        </w:r>
        <w:r w:rsidR="00C83935">
          <w:rPr>
            <w:rFonts w:hint="eastAsia"/>
          </w:rPr>
          <w:instrText xml:space="preserve">","archive_location":"8 </w:instrText>
        </w:r>
        <w:r w:rsidR="00C83935">
          <w:rPr>
            <w:rFonts w:ascii="Apple Color Emoji" w:hAnsi="Apple Color Emoji" w:cs="Apple Color Emoji"/>
          </w:rPr>
          <w:instrText>📊</w:instrText>
        </w:r>
        <w:r w:rsidR="00C83935">
          <w:rPr>
            <w:rFonts w:hint="eastAsia"/>
          </w:rPr>
          <w:instrText>","call-number":"3","container-title":"Library Hi Tech","DOI":"10.1108/LHT-05-2021-0161","ISSN":"0737-8831","issue":"3","journalAbbreviation":</w:instrText>
        </w:r>
        <w:r w:rsidR="00C83935">
          <w:instrText>"Libr. Hi Tech","language":"en","note":"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Information seeking</w:instrText>
        </w:r>
        <w:r w:rsidR="00C83935">
          <w:rPr>
            <w:rFonts w:hint="eastAsia"/>
          </w:rPr>
          <w:instrText>、</w:instrText>
        </w:r>
        <w:r w:rsidR="00C83935">
          <w:instrText>Academic questions</w:instrText>
        </w:r>
        <w:r w:rsidR="00C83935">
          <w:rPr>
            <w:rFonts w:hint="eastAsia"/>
          </w:rPr>
          <w:instrText>、</w:instrText>
        </w:r>
        <w:r w:rsidR="00C83935">
          <w:instrText>Academic social Q&amp;A</w:instrText>
        </w:r>
        <w:r w:rsidR="00C83935">
          <w:rPr>
            <w:rFonts w:hint="eastAsia"/>
          </w:rPr>
          <w:instrText>、</w:instrText>
        </w:r>
        <w:r w:rsidR="00C83935">
          <w:instrText>COMMUNITIES</w:instrText>
        </w:r>
        <w:r w:rsidR="00C83935">
          <w:rPr>
            <w:rFonts w:hint="eastAsia"/>
          </w:rPr>
          <w:instrText>、</w:instrText>
        </w:r>
        <w:r w:rsidR="00C83935">
          <w:instrText>Information communication</w:instrText>
        </w:r>
        <w:r w:rsidR="00C83935">
          <w:rPr>
            <w:rFonts w:hint="eastAsia"/>
          </w:rPr>
          <w:instrText>、</w:instrText>
        </w:r>
        <w:r w:rsidR="00C83935">
          <w:instrText>KNOWLEDGE</w:instrText>
        </w:r>
        <w:r w:rsidR="00C83935">
          <w:rPr>
            <w:rFonts w:hint="eastAsia"/>
          </w:rPr>
          <w:instrText>、</w:instrText>
        </w:r>
        <w:r w:rsidR="00C83935">
          <w:instrText>Linguistic characteristics</w:instrText>
        </w:r>
        <w:r w:rsidR="00C83935">
          <w:rPr>
            <w:rFonts w:hint="eastAsia"/>
          </w:rPr>
          <w:instrText>、</w:instrText>
        </w:r>
        <w:r w:rsidR="00C83935">
          <w:instrText>LIWC</w:instrText>
        </w:r>
        <w:r w:rsidR="00C83935">
          <w:rPr>
            <w:rFonts w:hint="eastAsia"/>
          </w:rPr>
          <w:instrText>、</w:instrText>
        </w:r>
        <w:r w:rsidR="00C83935">
          <w:instrText>NETWORKING</w:instrText>
        </w:r>
        <w:r w:rsidR="00C83935">
          <w:rPr>
            <w:rFonts w:hint="eastAsia"/>
          </w:rPr>
          <w:instrText>、</w:instrText>
        </w:r>
        <w:r w:rsidR="00C83935">
          <w:instrText>QUALITY</w:instrText>
        </w:r>
        <w:r w:rsidR="00C83935">
          <w:rPr>
            <w:rFonts w:hint="eastAsia"/>
          </w:rPr>
          <w:instrText>、</w:instrText>
        </w:r>
        <w:r w:rsidR="00C83935">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00C83935" w:rsidRPr="000E4EEB">
          <w:fldChar w:fldCharType="separate"/>
        </w:r>
        <w:r w:rsidR="00C83935">
          <w:rPr>
            <w:noProof/>
          </w:rPr>
          <w:t>(Burke et al. 2010; Calefato et al. 2018; Li et al. 2023)</w:t>
        </w:r>
        <w:r w:rsidR="00C83935" w:rsidRPr="000E4EEB">
          <w:fldChar w:fldCharType="end"/>
        </w:r>
      </w:ins>
      <w:del w:id="434" w:author="Dylan CHEN" w:date="2026-08-28T23:10:00Z" w16du:dateUtc="2026-08-28T15:10:00Z">
        <w:r w:rsidRPr="00D2526D" w:rsidDel="00C83935">
          <w:delText>(Burke et al. 2010; Calefato et al. 2018; Li et al. 2023)</w:delText>
        </w:r>
      </w:del>
      <w:r w:rsidRPr="00D2526D">
        <w:t xml:space="preserve">, monetary and non-monetary incentives </w:t>
      </w:r>
      <w:ins w:id="435" w:author="Dylan CHEN" w:date="2026-08-28T23:10:00Z" w16du:dateUtc="2026-08-28T15:10:00Z">
        <w:r w:rsidR="00C83935" w:rsidRPr="000E4EEB">
          <w:fldChar w:fldCharType="begin"/>
        </w:r>
        <w:r w:rsidR="00C83935">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w:instrText>
        </w:r>
        <w:r w:rsidR="00C83935">
          <w:rPr>
            <w:rFonts w:hint="eastAsia"/>
          </w:rPr>
          <w:instrText>tions.\n\n</w:instrText>
        </w:r>
        <w:r w:rsidR="00C83935">
          <w:rPr>
            <w:rFonts w:hint="eastAsia"/>
          </w:rPr>
          <w:instrText>【摘要翻译】问答（</w:instrText>
        </w:r>
        <w:r w:rsidR="00C83935">
          <w:rPr>
            <w:rFonts w:hint="eastAsia"/>
          </w:rPr>
          <w:instrText>Q&amp;a</w:instrText>
        </w:r>
        <w:r w:rsidR="00C83935">
          <w:rPr>
            <w:rFonts w:hint="eastAsia"/>
          </w:rPr>
          <w:instrText>）平台是重要的信息来源，也是寻求帮助的首选。像</w:instrText>
        </w:r>
        <w:r w:rsidR="00C83935">
          <w:rPr>
            <w:rFonts w:hint="eastAsia"/>
          </w:rPr>
          <w:instrText>StackOverflow</w:instrText>
        </w:r>
        <w:r w:rsidR="00C83935">
          <w:rPr>
            <w:rFonts w:hint="eastAsia"/>
          </w:rPr>
          <w:instrText>（</w:instrText>
        </w:r>
        <w:r w:rsidR="00C83935">
          <w:rPr>
            <w:rFonts w:hint="eastAsia"/>
          </w:rPr>
          <w:instrText>SO</w:instrText>
        </w:r>
        <w:r w:rsidR="00C83935">
          <w:rPr>
            <w:rFonts w:hint="eastAsia"/>
          </w:rPr>
          <w:instrText>）这样的问答网站使用奖励系统来激励用户快速准确地回答问题。在本文中，我们研究并预测了</w:instrText>
        </w:r>
        <w:r w:rsidR="00C83935">
          <w:rPr>
            <w:rFonts w:hint="eastAsia"/>
          </w:rPr>
          <w:instrText>StackOverflow</w:instrText>
        </w:r>
        <w:r w:rsidR="00C83935">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C83935">
          <w:instrText>","container-title":"2016 IEEE/WIC/ACM International Conference on Web Intelligence (WI)","DOI":"10.1109/WI.2016.0114","event-title":"IEEE/WIC/ACM International Conference on Web Intelligence","ISBN":"978-1-5090-4470-2","language":"en","note":"</w:instrText>
        </w:r>
        <w:r w:rsidR="00C83935">
          <w:rPr>
            <w:rFonts w:ascii="Apple Color Emoji" w:hAnsi="Apple Color Emoji" w:cs="Apple Color Emoji"/>
          </w:rPr>
          <w:instrText>🏷️</w:instrText>
        </w:r>
        <w:r w:rsidR="00C83935">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w:instrText>
        </w:r>
        <w:r w:rsidR="00C83935">
          <w:rPr>
            <w:rFonts w:hint="eastAsia"/>
          </w:rPr>
          <w:instrText>nity cost. By taking the characteristic of knowledge suppliers and platforms as moderators, this study deepens the understanding of the influence of monetary income on free knowledge contribution in the hybrid knowledge-sharing platform.\n\n</w:instrText>
        </w:r>
        <w:r w:rsidR="00C83935">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C83935">
          <w:rPr>
            <w:rFonts w:hint="eastAsia"/>
          </w:rPr>
          <w:instrText>/</w:instrText>
        </w:r>
        <w:r w:rsidR="00C83935">
          <w:rPr>
            <w:rFonts w:hint="eastAsia"/>
          </w:rPr>
          <w:instrText>方法</w:instrText>
        </w:r>
        <w:r w:rsidR="00C83935">
          <w:rPr>
            <w:rFonts w:hint="eastAsia"/>
          </w:rPr>
          <w:instrText>/</w:instrText>
        </w:r>
        <w:r w:rsidR="00C83935">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C83935">
          <w:rPr>
            <w:rFonts w:hint="eastAsia"/>
          </w:rPr>
          <w:instrText>/</w:instrText>
        </w:r>
        <w:r w:rsidR="00C83935">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C83935">
          <w:rPr>
            <w:rFonts w:hint="eastAsia"/>
          </w:rPr>
          <w:instrText>","call-number":"2","container-title":"Journal of Knowledge Management","DOI":"10.1108/JKM-09-2022-0694","ISSN":"1367</w:instrText>
        </w:r>
        <w:r w:rsidR="00C83935">
          <w:instrText>-3270","issue":"2","journalAbbreviation":"JKM","language":"en","note":"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INCENTIVES</w:instrText>
        </w:r>
        <w:r w:rsidR="00C83935">
          <w:rPr>
            <w:rFonts w:hint="eastAsia"/>
          </w:rPr>
          <w:instrText>、</w:instrText>
        </w:r>
        <w:r w:rsidR="00C83935">
          <w:instrText>MODEL</w:instrText>
        </w:r>
        <w:r w:rsidR="00C83935">
          <w:rPr>
            <w:rFonts w:hint="eastAsia"/>
          </w:rPr>
          <w:instrText>、</w:instrText>
        </w:r>
        <w:r w:rsidR="00C83935">
          <w:instrText>SELF-DETERMINATION</w:instrText>
        </w:r>
        <w:r w:rsidR="00C83935">
          <w:rPr>
            <w:rFonts w:hint="eastAsia"/>
          </w:rPr>
          <w:instrText>、</w:instrText>
        </w:r>
        <w:r w:rsidR="00C83935">
          <w:instrText>DESIGN</w:instrText>
        </w:r>
        <w:r w:rsidR="00C83935">
          <w:rPr>
            <w:rFonts w:hint="eastAsia"/>
          </w:rPr>
          <w:instrText>、</w:instrText>
        </w:r>
        <w:r w:rsidR="00C83935">
          <w:instrText>DETERMINANTS</w:instrText>
        </w:r>
        <w:r w:rsidR="00C83935">
          <w:rPr>
            <w:rFonts w:hint="eastAsia"/>
          </w:rPr>
          <w:instrText>、</w:instrText>
        </w:r>
        <w:r w:rsidR="00C83935">
          <w:instrText>ENGAGEMENT</w:instrText>
        </w:r>
        <w:r w:rsidR="00C83935">
          <w:rPr>
            <w:rFonts w:hint="eastAsia"/>
          </w:rPr>
          <w:instrText>、</w:instrText>
        </w:r>
        <w:r w:rsidR="00C83935">
          <w:instrText>Experience</w:instrText>
        </w:r>
        <w:r w:rsidR="00C83935">
          <w:rPr>
            <w:rFonts w:hint="eastAsia"/>
          </w:rPr>
          <w:instrText>、</w:instrText>
        </w:r>
        <w:r w:rsidR="00C83935">
          <w:instrText>Free knowledge contribution</w:instrText>
        </w:r>
        <w:r w:rsidR="00C83935">
          <w:rPr>
            <w:rFonts w:hint="eastAsia"/>
          </w:rPr>
          <w:instrText>、</w:instrText>
        </w:r>
        <w:r w:rsidR="00C83935">
          <w:instrText>Hybrid knowledge-sharing platforms</w:instrText>
        </w:r>
        <w:r w:rsidR="00C83935">
          <w:rPr>
            <w:rFonts w:hint="eastAsia"/>
          </w:rPr>
          <w:instrText>、</w:instrText>
        </w:r>
        <w:r w:rsidR="00C83935">
          <w:instrText>IMPACT</w:instrText>
        </w:r>
        <w:r w:rsidR="00C83935">
          <w:rPr>
            <w:rFonts w:hint="eastAsia"/>
          </w:rPr>
          <w:instrText>、</w:instrText>
        </w:r>
        <w:r w:rsidR="00C83935">
          <w:instrText>INFORMATION</w:instrText>
        </w:r>
        <w:r w:rsidR="00C83935">
          <w:rPr>
            <w:rFonts w:hint="eastAsia"/>
          </w:rPr>
          <w:instrText>、</w:instrText>
        </w:r>
        <w:r w:rsidR="00C83935">
          <w:instrText>Monetary inc</w:instrText>
        </w:r>
        <w:r w:rsidR="00C83935">
          <w:rPr>
            <w:rFonts w:hint="eastAsia"/>
          </w:rPr>
          <w:instrText>ome</w:instrText>
        </w:r>
        <w:r w:rsidR="00C83935">
          <w:rPr>
            <w:rFonts w:hint="eastAsia"/>
          </w:rPr>
          <w:instrText>、</w:instrText>
        </w:r>
        <w:r w:rsidR="00C83935">
          <w:rPr>
            <w:rFonts w:hint="eastAsia"/>
          </w:rPr>
          <w:instrText>MOTIVATION</w:instrText>
        </w:r>
        <w:r w:rsidR="00C83935">
          <w:rPr>
            <w:rFonts w:hint="eastAsia"/>
          </w:rPr>
          <w:instrText>、</w:instrText>
        </w:r>
        <w:r w:rsidR="00C83935">
          <w:rPr>
            <w:rFonts w:hint="eastAsia"/>
          </w:rPr>
          <w:instrText>ONLINE COMMUNITIES</w:instrText>
        </w:r>
        <w:r w:rsidR="00C83935">
          <w:rPr>
            <w:rFonts w:hint="eastAsia"/>
          </w:rPr>
          <w:instrText>、</w:instrText>
        </w:r>
        <w:r w:rsidR="00C83935">
          <w:rPr>
            <w:rFonts w:hint="eastAsia"/>
          </w:rPr>
          <w:instrText>Social recognition","page":"440-462","source":"7 (Q1)","title":"Monetary income as opportunity cost: exploring the negative effect on free knowledge contribution of knowledge suppliers","title-short":"Monetary income as o</w:instrText>
        </w:r>
        <w:r w:rsidR="00C83935">
          <w:instrText>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w:instrText>
        </w:r>
        <w:r w:rsidR="00C83935">
          <w:rPr>
            <w:rFonts w:hint="eastAsia"/>
          </w:rPr>
          <w:instrText>ng effects of user reputation values on feedback effects. This study extends research concerning feed-back and continuous knowledge contribution and generates important managerial implications for the online Q&amp;A community.\n\n</w:instrText>
        </w:r>
        <w:r w:rsidR="00C83935">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C83935">
          <w:rPr>
            <w:rFonts w:hint="eastAsia"/>
          </w:rPr>
          <w:instrText>1</w:instrText>
        </w:r>
        <w:r w:rsidR="00C83935">
          <w:rPr>
            <w:rFonts w:hint="eastAsia"/>
          </w:rPr>
          <w:instrText>）正非文本反馈与高质量知识边缘的持续贡献负相关，而其他三种类型的反馈产生正效应；（</w:instrText>
        </w:r>
        <w:r w:rsidR="00C83935">
          <w:rPr>
            <w:rFonts w:hint="eastAsia"/>
          </w:rPr>
          <w:instrText>2</w:instrText>
        </w:r>
        <w:r w:rsidR="00C83935">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C83935">
          <w:rPr>
            <w:rFonts w:hint="eastAsia"/>
          </w:rPr>
          <w:instrText xml:space="preserve">","archive_location":"11 </w:instrText>
        </w:r>
        <w:r w:rsidR="00C83935">
          <w:rPr>
            <w:rFonts w:ascii="Apple Color Emoji" w:hAnsi="Apple Color Emoji" w:cs="Apple Color Emoji"/>
          </w:rPr>
          <w:instrText>📊</w:instrText>
        </w:r>
        <w:r w:rsidR="00C83935">
          <w:rPr>
            <w:rFonts w:hint="eastAsia"/>
          </w:rPr>
          <w:instrText>","call-number":"1","container-title":"Decision Support Systems","DOI":"10.1016/j.dss.2022.113750",</w:instrText>
        </w:r>
        <w:r w:rsidR="00C83935">
          <w:instrText>"ISSN":"0167-9236","journalAbbreviation":"Decis. Support Syst.","language":"en","note":"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VIRTUAL COMMUNITIES</w:instrText>
        </w:r>
        <w:r w:rsidR="00C83935">
          <w:rPr>
            <w:rFonts w:hint="eastAsia"/>
          </w:rPr>
          <w:instrText>、</w:instrText>
        </w:r>
        <w:r w:rsidR="00C83935">
          <w:instrText>BEHAVIOR</w:instrText>
        </w:r>
        <w:r w:rsidR="00C83935">
          <w:rPr>
            <w:rFonts w:hint="eastAsia"/>
          </w:rPr>
          <w:instrText>、</w:instrText>
        </w:r>
        <w:r w:rsidR="00C83935">
          <w:instrText>SELF-EFFICACY</w:instrText>
        </w:r>
        <w:r w:rsidR="00C83935">
          <w:rPr>
            <w:rFonts w:hint="eastAsia"/>
          </w:rPr>
          <w:instrText>、</w:instrText>
        </w:r>
        <w:r w:rsidR="00C83935">
          <w:instrText>Continuous knowledge contribution</w:instrText>
        </w:r>
        <w:r w:rsidR="00C83935">
          <w:rPr>
            <w:rFonts w:hint="eastAsia"/>
          </w:rPr>
          <w:instrText>、</w:instrText>
        </w:r>
        <w:r w:rsidR="00C83935">
          <w:instrText>CREDIBILITY</w:instrText>
        </w:r>
        <w:r w:rsidR="00C83935">
          <w:rPr>
            <w:rFonts w:hint="eastAsia"/>
          </w:rPr>
          <w:instrText>、</w:instrText>
        </w:r>
        <w:r w:rsidR="00C83935">
          <w:instrText>ELECTRONIC NETWORKS</w:instrText>
        </w:r>
        <w:r w:rsidR="00C83935">
          <w:rPr>
            <w:rFonts w:hint="eastAsia"/>
          </w:rPr>
          <w:instrText>、</w:instrText>
        </w:r>
        <w:r w:rsidR="00C83935">
          <w:instrText>Feedback expressions</w:instrText>
        </w:r>
        <w:r w:rsidR="00C83935">
          <w:rPr>
            <w:rFonts w:hint="eastAsia"/>
          </w:rPr>
          <w:instrText>、</w:instrText>
        </w:r>
        <w:r w:rsidR="00C83935">
          <w:instrText>Feedback mechanism</w:instrText>
        </w:r>
        <w:r w:rsidR="00C83935">
          <w:rPr>
            <w:rFonts w:hint="eastAsia"/>
          </w:rPr>
          <w:instrText>、</w:instrText>
        </w:r>
        <w:r w:rsidR="00C83935">
          <w:instrText>Feedba</w:instrText>
        </w:r>
        <w:r w:rsidR="00C83935">
          <w:rPr>
            <w:rFonts w:hint="eastAsia"/>
          </w:rPr>
          <w:instrText>ck valence</w:instrText>
        </w:r>
        <w:r w:rsidR="00C83935">
          <w:rPr>
            <w:rFonts w:hint="eastAsia"/>
          </w:rPr>
          <w:instrText>、</w:instrText>
        </w:r>
        <w:r w:rsidR="00C83935">
          <w:rPr>
            <w:rFonts w:hint="eastAsia"/>
          </w:rPr>
          <w:instrText>High-quality knowledge</w:instrText>
        </w:r>
        <w:r w:rsidR="00C83935">
          <w:rPr>
            <w:rFonts w:hint="eastAsia"/>
          </w:rPr>
          <w:instrText>、</w:instrText>
        </w:r>
        <w:r w:rsidR="00C83935">
          <w:rPr>
            <w:rFonts w:hint="eastAsia"/>
          </w:rPr>
          <w:instrText>MECHANISMS</w:instrText>
        </w:r>
        <w:r w:rsidR="00C83935">
          <w:rPr>
            <w:rFonts w:hint="eastAsia"/>
          </w:rPr>
          <w:instrText>、</w:instrText>
        </w:r>
        <w:r w:rsidR="00C83935">
          <w:rPr>
            <w:rFonts w:hint="eastAsia"/>
          </w:rPr>
          <w:instrText>OnlineQ&amp;A community</w:instrText>
        </w:r>
        <w:r w:rsidR="00C83935">
          <w:rPr>
            <w:rFonts w:hint="eastAsia"/>
          </w:rPr>
          <w:instrText>、</w:instrText>
        </w:r>
        <w:r w:rsidR="00C83935">
          <w:rPr>
            <w:rFonts w:hint="eastAsia"/>
          </w:rPr>
          <w:instrText>PERFORMANCE FEEDBACK</w:instrText>
        </w:r>
        <w:r w:rsidR="00C83935">
          <w:rPr>
            <w:rFonts w:hint="eastAsia"/>
          </w:rPr>
          <w:instrText>、</w:instrText>
        </w:r>
        <w:r w:rsidR="00C83935">
          <w:rPr>
            <w:rFonts w:hint="eastAsia"/>
          </w:rPr>
          <w:instrText>SIGN</w:instrText>
        </w:r>
        <w:r w:rsidR="00C83935">
          <w:rPr>
            <w:rFonts w:hint="eastAsia"/>
          </w:rPr>
          <w:instrText>、</w:instrText>
        </w:r>
        <w:r w:rsidR="00C83935">
          <w:rPr>
            <w:rFonts w:hint="eastAsia"/>
          </w:rPr>
          <w:instrText>USER-GENERATED CONTENT","page":"113750","source":"7.5 (Q1)","title":"Which feedback matters? The role of expressions and valence in continuous high-quality knowledg</w:instrText>
        </w:r>
        <w:r w:rsidR="00C83935">
          <w:instrText xml:space="preserve">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00C83935" w:rsidRPr="000E4EEB">
          <w:fldChar w:fldCharType="separate"/>
        </w:r>
        <w:r w:rsidR="00C83935">
          <w:rPr>
            <w:noProof/>
          </w:rPr>
          <w:t>(Berger et al. 2016; Jiang et al. 2024; Wang et al. 2022)</w:t>
        </w:r>
        <w:r w:rsidR="00C83935" w:rsidRPr="000E4EEB">
          <w:fldChar w:fldCharType="end"/>
        </w:r>
      </w:ins>
      <w:del w:id="436" w:author="Dylan CHEN" w:date="2026-08-28T23:10:00Z" w16du:dateUtc="2026-08-28T15:10:00Z">
        <w:r w:rsidRPr="00D2526D" w:rsidDel="00C83935">
          <w:delText>(Berger et al. 2016; Jiang et al. 2024; Wang et al. 2022)</w:delText>
        </w:r>
      </w:del>
      <w:r w:rsidRPr="00D2526D">
        <w:t xml:space="preserve">, feedback and reciprocity </w:t>
      </w:r>
      <w:ins w:id="437" w:author="Dylan CHEN" w:date="2026-08-28T23:10:00Z" w16du:dateUtc="2026-08-28T15:10:00Z">
        <w:r w:rsidR="00C83935" w:rsidRPr="000E4EEB">
          <w:fldChar w:fldCharType="begin"/>
        </w:r>
        <w:r w:rsidR="00C83935">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w:instrText>
        </w:r>
        <w:r w:rsidR="00C83935">
          <w:rPr>
            <w:rFonts w:hint="eastAsia"/>
          </w:rPr>
          <w:instrText>new taxonomy for reciprocity and new insights on how reciprocity drives online knowledge sharing.\n\n</w:instrText>
        </w:r>
        <w:r w:rsidR="00C83935">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C83935">
          <w:rPr>
            <w:rFonts w:hint="eastAsia"/>
          </w:rPr>
          <w:instrText>StackOverflow.com</w:instrText>
        </w:r>
        <w:r w:rsidR="00C83935">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C83935">
          <w:rPr>
            <w:rFonts w:hint="eastAsia"/>
          </w:rPr>
          <w:instrText>StackOverflow.com</w:instrText>
        </w:r>
        <w:r w:rsidR="00C83935">
          <w:rPr>
            <w:rFonts w:hint="eastAsia"/>
          </w:rPr>
          <w:instrText>的数据，我们利用差异——无差异分析的自然实验，找到支持事前互惠存在的证据。这项研究为互惠提供了一个新的分类法，并对互惠如何推动在线知识共享提供了新的见解。</w:instrText>
        </w:r>
        <w:r w:rsidR="00C83935">
          <w:instrText xml:space="preserve">","archive_location":"5 </w:instrText>
        </w:r>
        <w:r w:rsidR="00C83935">
          <w:rPr>
            <w:rFonts w:ascii="Apple Color Emoji" w:hAnsi="Apple Color Emoji" w:cs="Apple Color Emoji"/>
          </w:rPr>
          <w:instrText>📊</w:instrText>
        </w:r>
        <w:r w:rsidR="00C83935">
          <w:instrText>","container-title":"ACM Transactions on Management Information Systems","DOI":"10.1145/3371388","ISSN":"2158-656X","issue":"1","journalAbbreviation":"ACM Trans. Manage. Inf. Syst.","language":"en","note":"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rPr>
            <w:rFonts w:hint="eastAsia"/>
          </w:rPr>
          <w:instrText>ex-ante</w:instrText>
        </w:r>
        <w:r w:rsidR="00C83935">
          <w:rPr>
            <w:rFonts w:hint="eastAsia"/>
          </w:rPr>
          <w:instrText>、</w:instrText>
        </w:r>
        <w:r w:rsidR="00C83935">
          <w:rPr>
            <w:rFonts w:hint="eastAsia"/>
          </w:rPr>
          <w:instrText>Ex-post</w:instrText>
        </w:r>
        <w:r w:rsidR="00C83935">
          <w:rPr>
            <w:rFonts w:hint="eastAsia"/>
          </w:rPr>
          <w:instrText>、</w:instrText>
        </w:r>
        <w:r w:rsidR="00C83935">
          <w:rPr>
            <w:rFonts w:hint="eastAsia"/>
          </w:rPr>
          <w:instrText>knowledge sharing</w:instrText>
        </w:r>
        <w:r w:rsidR="00C83935">
          <w:rPr>
            <w:rFonts w:hint="eastAsia"/>
          </w:rPr>
          <w:instrText>、</w:instrText>
        </w:r>
        <w:r w:rsidR="00C83935">
          <w:rPr>
            <w:rFonts w:hint="eastAsia"/>
          </w:rPr>
          <w:instrText>Q&amp;A website</w:instrText>
        </w:r>
        <w:r w:rsidR="00C83935">
          <w:rPr>
            <w:rFonts w:hint="eastAsia"/>
          </w:rPr>
          <w:instrText>、</w:instrText>
        </w:r>
        <w:r w:rsidR="00C83935">
          <w:rPr>
            <w:rFonts w:hint="eastAsia"/>
          </w:rPr>
          <w:instrText>reciprocity</w:instrText>
        </w:r>
        <w:r w:rsidR="00C83935">
          <w:rPr>
            <w:rFonts w:hint="eastAsia"/>
          </w:rPr>
          <w:instrText>、</w:instrText>
        </w:r>
        <w:r w:rsidR="00C83935">
          <w:rPr>
            <w:rFonts w:hint="eastAsia"/>
          </w:rPr>
          <w:instrText>SUPPORT</w:instrText>
        </w:r>
        <w:r w:rsidR="00C83935">
          <w:rPr>
            <w:rFonts w:hint="eastAsia"/>
          </w:rPr>
          <w:instrText>、</w:instrText>
        </w:r>
        <w:r w:rsidR="00C83935">
          <w:rPr>
            <w:rFonts w:hint="eastAsia"/>
          </w:rPr>
          <w:instrText>USERS","page":"1-26","source":"2.5","title":"Invested or indebted: Ex-ante and ex-post reciprocity in online knowledge sharing communities","title-short":"Invested or indebted","URL":"http</w:instrText>
        </w:r>
        <w:r w:rsidR="00C83935">
          <w:instrText>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w:instrText>
        </w:r>
        <w:r w:rsidR="00C83935">
          <w:rPr>
            <w:rFonts w:hint="eastAsia"/>
          </w:rPr>
          <w:instrText xml:space="preserve"> duration is positively associated with community maintenance contributions.\n\n</w:instrText>
        </w:r>
        <w:r w:rsidR="00C83935">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C83935">
          <w:rPr>
            <w:rFonts w:hint="eastAsia"/>
          </w:rPr>
          <w:instrText xml:space="preserve">","archive_location":"153 </w:instrText>
        </w:r>
        <w:r w:rsidR="00C83935">
          <w:rPr>
            <w:rFonts w:ascii="Apple Color Emoji" w:hAnsi="Apple Color Emoji" w:cs="Apple Color Emoji"/>
          </w:rPr>
          <w:instrText>📊</w:instrText>
        </w:r>
        <w:r w:rsidR="00C83935">
          <w:rPr>
            <w:rFonts w:hint="eastAsia"/>
          </w:rPr>
          <w:instrText>","call-number":"3","container-title":"Inform</w:instrText>
        </w:r>
        <w:r w:rsidR="00C83935">
          <w:instrText>ation Systems Research","DOI":"10.1287/isre.1080.0208","ISSN":"1047-7047","issue":"4","journalAbbreviation":"Inform. Syst. Res.","language":"en","note":"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feedback</w:instrText>
        </w:r>
        <w:r w:rsidR="00C83935">
          <w:rPr>
            <w:rFonts w:hint="eastAsia"/>
          </w:rPr>
          <w:instrText>、</w:instrText>
        </w:r>
        <w:r w:rsidR="00C83935">
          <w:instrText>systematic quality feedback system</w:instrText>
        </w:r>
        <w:r w:rsidR="00C83935">
          <w:rPr>
            <w:rFonts w:hint="eastAsia"/>
          </w:rPr>
          <w:instrText>、</w:instrText>
        </w:r>
        <w:r w:rsidR="00C83935">
          <w:instrText>voluntary technical support group</w:instrText>
        </w:r>
        <w:r w:rsidR="00C83935">
          <w:rPr>
            <w:rFonts w:hint="eastAsia"/>
          </w:rPr>
          <w:instrText>、</w:instrText>
        </w:r>
        <w:r w:rsidR="00C83935">
          <w:instrText>volunteer tu</w:instrText>
        </w:r>
        <w:r w:rsidR="00C83935">
          <w:rPr>
            <w:rFonts w:hint="eastAsia"/>
          </w:rPr>
          <w:instrText>rnover</w:instrText>
        </w:r>
        <w:r w:rsidR="00C83935">
          <w:rPr>
            <w:rFonts w:hint="eastAsia"/>
          </w:rPr>
          <w:instrText>、</w:instrText>
        </w:r>
        <w:r w:rsidR="00C83935">
          <w:rPr>
            <w:rFonts w:hint="eastAsia"/>
          </w:rPr>
          <w:instrText>volunteer work force","page":"494-515","source":"4.9 (Q1)","title":"The role of feedback in managing the Internet-based volunteer work force","URL":"https://pubsonline.informs.org/doi/10.1287/isre.1080.0208","volume":"19","author":[{"family":"Moon"</w:instrText>
        </w:r>
        <w:r w:rsidR="00C83935">
          <w:instrText xml:space="preserve">,"given":"Jae Yun"},{"family":"Sproull","given":"Lee S."}],"accessed":{"date-parts":[["2024",4,4]]},"issued":{"date-parts":[["2008",12]]}}}],"schema":"https://github.com/citation-style-language/schema/raw/master/csl-citation.json"} </w:instrText>
        </w:r>
        <w:r w:rsidR="00C83935" w:rsidRPr="000E4EEB">
          <w:fldChar w:fldCharType="separate"/>
        </w:r>
        <w:r w:rsidR="00C83935">
          <w:rPr>
            <w:noProof/>
          </w:rPr>
          <w:t>(Li et al. 2020; Moon &amp; Sproull 2008)</w:t>
        </w:r>
        <w:r w:rsidR="00C83935" w:rsidRPr="000E4EEB">
          <w:fldChar w:fldCharType="end"/>
        </w:r>
      </w:ins>
      <w:del w:id="438" w:author="Dylan CHEN" w:date="2026-08-28T23:10:00Z" w16du:dateUtc="2026-08-28T15:10:00Z">
        <w:r w:rsidRPr="00D2526D" w:rsidDel="00C83935">
          <w:delText>(Li et al. 2020; Moon &amp; Sproull 2008)</w:delText>
        </w:r>
      </w:del>
      <w:r w:rsidRPr="00D2526D">
        <w:t xml:space="preserve">, and gamification </w:t>
      </w:r>
      <w:ins w:id="439" w:author="Dylan CHEN" w:date="2026-08-28T23:11:00Z" w16du:dateUtc="2026-08-28T15:11:00Z">
        <w:r w:rsidR="00C83935" w:rsidRPr="000E4EEB">
          <w:fldChar w:fldCharType="begin"/>
        </w:r>
        <w:r w:rsidR="00C83935">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w:instrText>
        </w:r>
        <w:r w:rsidR="00C83935">
          <w:rPr>
            <w:rFonts w:hint="eastAsia"/>
          </w:rPr>
          <w:instrText xml:space="preserve"> participants with already established reputations in the online community. This research provides theoretical and practical implications for motivating continued user knowledge contribution in online Q&amp;A communities.\n\n</w:instrText>
        </w:r>
        <w:r w:rsidR="00C83935">
          <w:rPr>
            <w:rFonts w:hint="eastAsia"/>
          </w:rPr>
          <w:instrText>【摘要翻译】</w:instrText>
        </w:r>
        <w:r w:rsidR="00C83935">
          <w:rPr>
            <w:rFonts w:hint="eastAsia"/>
          </w:rPr>
          <w:instrText>undefined","archive_location</w:instrText>
        </w:r>
        <w:r w:rsidR="00C83935">
          <w:instrText xml:space="preserve">":"25 </w:instrText>
        </w:r>
        <w:r w:rsidR="00C83935">
          <w:rPr>
            <w:rFonts w:ascii="Apple Color Emoji" w:hAnsi="Apple Color Emoji" w:cs="Apple Color Emoji"/>
          </w:rPr>
          <w:instrText>📊</w:instrText>
        </w:r>
        <w:r w:rsidR="00C83935">
          <w:instrText>","call-number":"1","container-title":"Decision Support Systems","DOI":"10.1016/j.dss.2021.113667","ISSN":"0167-9236","journalAbbreviation":"Decis. Support Syst.","language":"en","license":"</w:instrText>
        </w:r>
        <w:r w:rsidR="00C83935">
          <w:rPr>
            <w:rFonts w:ascii="Apple Color Emoji" w:hAnsi="Apple Color Emoji" w:cs="Apple Color Emoji"/>
          </w:rPr>
          <w:instrText>⭐⭐⭐</w:instrText>
        </w:r>
        <w:r w:rsidR="00C83935">
          <w:instrText>","note":"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w:instrText>
        </w:r>
        <w:r w:rsidR="00C83935">
          <w:rPr>
            <w:rFonts w:hint="eastAsia"/>
          </w:rPr>
          <w:instrText>ne SQAs community, Stack Exchange. This research-in-progress paper highlights factors that help users develop into literate and productive community contributors in social platforms and considers the design implications of these observations.\n\n</w:instrText>
        </w:r>
        <w:r w:rsidR="00C83935">
          <w:rPr>
            <w:rFonts w:hint="eastAsia"/>
          </w:rPr>
          <w:instrText>【摘要翻译】近年来，开放的在线社交问答网站（</w:instrText>
        </w:r>
        <w:r w:rsidR="00C83935">
          <w:rPr>
            <w:rFonts w:hint="eastAsia"/>
          </w:rPr>
          <w:instrText>SQAs</w:instrText>
        </w:r>
        <w:r w:rsidR="00C83935">
          <w:rPr>
            <w:rFonts w:hint="eastAsia"/>
          </w:rPr>
          <w:instrText>）吸引了公众的注意力。随着</w:instrText>
        </w:r>
        <w:r w:rsidR="00C83935">
          <w:rPr>
            <w:rFonts w:hint="eastAsia"/>
          </w:rPr>
          <w:instrText>SQAs</w:instrText>
        </w:r>
        <w:r w:rsidR="00C83935">
          <w:rPr>
            <w:rFonts w:hint="eastAsia"/>
          </w:rPr>
          <w:instrText>成为越来越受欢迎的知识共享平台，关于开放在线社区系统将如何发展的问题对于我们理解这些系统变得至关重要。在本文中，我们概述了</w:instrText>
        </w:r>
        <w:r w:rsidR="00C83935">
          <w:rPr>
            <w:rFonts w:hint="eastAsia"/>
          </w:rPr>
          <w:instrText>SQA</w:instrText>
        </w:r>
        <w:r w:rsidR="00C83935">
          <w:rPr>
            <w:rFonts w:hint="eastAsia"/>
          </w:rPr>
          <w:instrText>网站如何作为一个社会学习社区运作。</w:instrText>
        </w:r>
        <w:r w:rsidR="00C83935">
          <w:rPr>
            <w:rFonts w:hint="eastAsia"/>
          </w:rPr>
          <w:instrText>SQA</w:instrText>
        </w:r>
        <w:r w:rsidR="00C83935">
          <w:rPr>
            <w:rFonts w:hint="eastAsia"/>
          </w:rPr>
          <w:instrText>网站的成功不仅取决于有效地组织和传递信息，还取决于它是否能吸引参与者并激励他们做出贡献。我们介绍了早期的工作，调查徽章对用户参与在线</w:instrText>
        </w:r>
        <w:r w:rsidR="00C83935">
          <w:rPr>
            <w:rFonts w:hint="eastAsia"/>
          </w:rPr>
          <w:instrText>SQAs</w:instrText>
        </w:r>
        <w:r w:rsidR="00C83935">
          <w:rPr>
            <w:rFonts w:hint="eastAsia"/>
          </w:rPr>
          <w:instrText>社区</w:instrText>
        </w:r>
        <w:r w:rsidR="00C83935">
          <w:rPr>
            <w:rFonts w:hint="eastAsia"/>
          </w:rPr>
          <w:instrText>Stack Exchange</w:instrText>
        </w:r>
        <w:r w:rsidR="00C83935">
          <w:rPr>
            <w:rFonts w:hint="eastAsia"/>
          </w:rPr>
          <w:instrText>的影响。这篇正在进行的研究论文强调了帮助用户在社交平台中发展成为有文化和有生产力的社区贡献者的因素，并考虑了这些观察结果的设计含义。</w:instrText>
        </w:r>
        <w:r w:rsidR="00C83935">
          <w:instrText>","container-title":"Proceedings of Americas Conference on Information Systems","event-title":"19th Americas Conference on Information Systems (AMCIS)","ISBN":"978-0-615-55907-0","language":"en","note":"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participation</w:instrText>
        </w:r>
        <w:r w:rsidR="00C83935">
          <w:rPr>
            <w:rFonts w:hint="eastAsia"/>
          </w:rPr>
          <w:instrText>、</w:instrText>
        </w:r>
        <w:r w:rsidR="00C83935">
          <w:instrText>badge syste</w:instrText>
        </w:r>
        <w:r w:rsidR="00C83935">
          <w:rPr>
            <w:rFonts w:hint="eastAsia"/>
          </w:rPr>
          <w:instrText>m</w:instrText>
        </w:r>
        <w:r w:rsidR="00C83935">
          <w:rPr>
            <w:rFonts w:hint="eastAsia"/>
          </w:rPr>
          <w:instrText>、</w:instrText>
        </w:r>
        <w:r w:rsidR="00C83935">
          <w:rPr>
            <w:rFonts w:hint="eastAsia"/>
          </w:rPr>
          <w:instrText>motivation and incentives</w:instrText>
        </w:r>
        <w:r w:rsidR="00C83935">
          <w:rPr>
            <w:rFonts w:hint="eastAsia"/>
          </w:rPr>
          <w:instrText>、</w:instrText>
        </w:r>
        <w:r w:rsidR="00C83935">
          <w:rPr>
            <w:rFonts w:hint="eastAsia"/>
          </w:rPr>
          <w:instrText>SQAs","page":"2478-2484","publisher-place":"Atlanta, USA","source":"Clarivate Analytics Web of Science","title":"Motivational effects of badge systems on participation in Stack Exchange social Q&amp;A online community","URL":"https</w:instrText>
        </w:r>
        <w:r w:rsidR="00C83935">
          <w:instrText xml:space="preserve">://aisel.aisnet.org/amcis2013/VirtualCommunities/RoundTablePresentations/2","volume":"4","author":[{"family":"Meng","given":"Xu"},{"family":"Webster","given":"Sarah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C83935" w:rsidRPr="000E4EEB">
          <w:fldChar w:fldCharType="separate"/>
        </w:r>
        <w:r w:rsidR="00C83935">
          <w:rPr>
            <w:noProof/>
          </w:rPr>
          <w:t>(Chen et al. 2022; Meng et al. 2013)</w:t>
        </w:r>
        <w:r w:rsidR="00C83935" w:rsidRPr="000E4EEB">
          <w:fldChar w:fldCharType="end"/>
        </w:r>
      </w:ins>
      <w:del w:id="440" w:author="Dylan CHEN" w:date="2026-08-28T23:11:00Z" w16du:dateUtc="2026-08-28T15:11:00Z">
        <w:r w:rsidRPr="00D2526D" w:rsidDel="00C83935">
          <w:delText>(Chen et al. 2022; Meng et al. 2013)</w:delText>
        </w:r>
      </w:del>
      <w:r w:rsidRPr="00D2526D">
        <w:t>. Because internal GenAI acts as an answerer, we focus on the dynamics of answering rather than on this broader set of determinants. In particular, when a potential contributor arrives at a question, that question usually already displays some prior answers, which shape the response of subsequent human answerers.</w:t>
      </w:r>
    </w:p>
    <w:p w14:paraId="5DC5F3E8" w14:textId="29B15ABF" w:rsidR="003A2B8C" w:rsidRDefault="003A2B8C" w:rsidP="003A2B8C">
      <w:pPr>
        <w:pStyle w:val="Paragraph0"/>
      </w:pPr>
      <w:r w:rsidRPr="00015210">
        <w:t xml:space="preserve">Prior work suggests that existing content shapes subsequent answering through four 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15210">
        <w:fldChar w:fldCharType="begin"/>
      </w:r>
      <w:r w:rsidRPr="00015210">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Pr="00015210">
        <w:rPr>
          <w:rFonts w:ascii="Apple Color Emoji" w:hAnsi="Apple Color Emoji" w:cs="Apple Color Emoji"/>
        </w:rPr>
        <w:instrText>🏷️</w:instrText>
      </w:r>
      <w:r w:rsidRPr="00015210">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Pr="00015210">
        <w:rPr>
          <w:rFonts w:ascii="Apple Color Emoji" w:hAnsi="Apple Color Emoji" w:cs="Apple Color Emoji"/>
        </w:rPr>
        <w:instrText>📊</w:instrText>
      </w:r>
      <w:r w:rsidRPr="00015210">
        <w:instrText>","call-number":"1","container-title":"American Economic Review","DOI":"10.1257/aer.101.4.1601","ISSN":"0002-8282","issue":"4","language":"en","note":"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Entertainment; Media</w:instrText>
      </w:r>
      <w:r w:rsidRPr="00015210">
        <w:instrText>、</w:instrText>
      </w:r>
      <w:r w:rsidRPr="00015210">
        <w:instrText>Media</w:instrText>
      </w:r>
      <w:r w:rsidRPr="00015210">
        <w:instrText>、</w:instrText>
      </w:r>
      <w:r w:rsidRPr="00015210">
        <w:instrText>Public Goods</w:instrText>
      </w:r>
      <w:r w:rsidRPr="00015210">
        <w:instrText>、</w:instrText>
      </w:r>
      <w:r w:rsidRPr="00015210">
        <w:instrText>Open Source Products and Markets</w:instrText>
      </w:r>
      <w:r w:rsidRPr="00015210">
        <w:instrText>、</w:instrText>
      </w:r>
      <w:r w:rsidRPr="00015210">
        <w:instrText>Public Goods, Open Source Products and Markets, Entertainment</w:instrText>
      </w:r>
      <w:r w:rsidRPr="00015210">
        <w:instrText>、公共物品、娱乐；媒体、开源产品和市场</w:instrText>
      </w:r>
      <w:r w:rsidRPr="00015210">
        <w:instrText xml:space="preserve">","page":"1601-1615","source":"9.5 (Q1)","title":"Group Size and Incentives to Contribute: A Natural Experiment at Chinese Wikipedia","title-short":"Group Size and Incentives to Contribute","URL":"https://www.aeaweb.org/articles?id=10.1257/aer.101.4.1601","volume":"101","author":[{"family":"Zhang","given":"Xiaoquan (Michael)"},{"family":"Zhu","given":"Feng"}],"accessed":{"date-parts":[["2026",8,10]]},"issued":{"date-parts":[["2011",6]]}}}],"schema":"https://github.com/citation-style-language/schema/raw/master/csl-citation.json"} </w:instrText>
      </w:r>
      <w:r w:rsidRPr="00015210">
        <w:fldChar w:fldCharType="separate"/>
      </w:r>
      <w:r w:rsidRPr="00015210">
        <w:t>(Olson Jr 1971; Zhang &amp; Zhu 2011)</w:t>
      </w:r>
      <w:r w:rsidRPr="00015210">
        <w:fldChar w:fldCharType="end"/>
      </w:r>
      <w:r w:rsidRPr="00015210">
        <w:t xml:space="preserve">. Beyond presence, the amount of existing content further affects the perceived room for contribution. As answers accumulate, each additional answer tends to add less new information, and threads with more prior answers may therefore offer fewer opportunities for a newcomer to make a distinctive contribution </w:t>
      </w:r>
      <w:r w:rsidRPr="00015210">
        <w:fldChar w:fldCharType="begin"/>
      </w:r>
      <w:r w:rsidRPr="00015210">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Pr="00015210">
        <w:rPr>
          <w:rFonts w:ascii="Apple Color Emoji" w:hAnsi="Apple Color Emoji" w:cs="Apple Color Emoji"/>
        </w:rPr>
        <w:instrText>📊</w:instrText>
      </w:r>
      <w:r w:rsidRPr="00015210">
        <w:instrText>","call-number":"2","container-title":"EPJ Data Science","DOI":"10.1140/epjds/s13688-022-00346-6","ISSN":"2193-1127","issue":"1","journalAbbreviation":"EPJ Data Sci.","language":"en","note":"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Knowledge construction</w:instrText>
      </w:r>
      <w:r w:rsidRPr="00015210">
        <w:instrText>、</w:instrText>
      </w:r>
      <w:r w:rsidRPr="00015210">
        <w:instrText>Marketplace of ideas</w:instrText>
      </w:r>
      <w:r w:rsidRPr="00015210">
        <w:instrText>、</w:instrText>
      </w:r>
      <w:r w:rsidRPr="00015210">
        <w:instrText xml:space="preserve">Mass collaboration","page":"35","source":"3.1 (Q1)","title":"Dynamics of the social construction of knowledge: an empirical study of Zhihu in China","title-short":"Dynamics of the social construction of knowledge","URL":"https://doi.org/10.1140/epjds/s13688-022-00346-6","volume":"11","author":[{"family":"Zhang","given":"Lun"},{"family":"Li","given":"Yong-Ning"},{"family":"Peng","given":"Tai-Quan"},{"family":"Wu","given":"Ye"}],"accessed":{"date-parts":[["2026",8,10]]},"issued":{"date-parts":[["2022",6,4]]}}}],"schema":"https://github.com/citation-style-language/schema/raw/master/csl-citation.json"} </w:instrText>
      </w:r>
      <w:r w:rsidRPr="00015210">
        <w:fldChar w:fldCharType="separate"/>
      </w:r>
      <w:r w:rsidRPr="00015210">
        <w:t>(Zhang et al. 2022)</w:t>
      </w:r>
      <w:r w:rsidRPr="00015210">
        <w:fldChar w:fldCharType="end"/>
      </w:r>
      <w:r w:rsidRPr="00015210">
        <w:t xml:space="preserve">. The </w:t>
      </w:r>
      <w:r>
        <w:t>third</w:t>
      </w:r>
      <w:r w:rsidRPr="00015210">
        <w:t xml:space="preserve"> feature concern</w:t>
      </w:r>
      <w:r>
        <w:t>s</w:t>
      </w:r>
      <w:r w:rsidRPr="00015210">
        <w:t xml:space="preserve"> the evaluative standard created by prior content. High-quality answers signal the level of effort and expertise expected in the thread, thereby shaping the quality of subsequent contributions </w:t>
      </w:r>
      <w:r w:rsidRPr="00015210">
        <w:fldChar w:fldCharType="begin" w:fldLock="1"/>
      </w:r>
      <w:r w:rsidRPr="00015210">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Pr="00015210">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Pr="00015210">
        <w:instrText>Design/methodology/approach</w:instrText>
      </w:r>
      <w:r w:rsidRPr="00015210">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Pr="00015210">
        <w:instrText>/</w:instrText>
      </w:r>
      <w:r w:rsidRPr="00015210">
        <w:instrText>价值这项研究提供了一个新的线索，即在由社会比较关注引发的竞争环境中，同伴对在线</w:instrText>
      </w:r>
      <w:r w:rsidRPr="00015210">
        <w:instrText>UGC</w:instrText>
      </w:r>
      <w:r w:rsidRPr="00015210">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Pr="00015210">
        <w:instrText>UGC</w:instrText>
      </w:r>
      <w:r w:rsidRPr="00015210">
        <w:instrText>社区中主观和个性化行为中的竞争性同伴影响。</w:instrText>
      </w:r>
      <w:r w:rsidRPr="00015210">
        <w:instrText>","call-number":"3","container-title":"Internet Research","DOI":"10.1108/INTR-07-2022-0510","ISSN":"1066-2243","issue":"5","journalAbbreviation":"Internet Res.","language":"en","note":"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Knowledge contribution</w:instrText>
      </w:r>
      <w:r w:rsidRPr="00015210">
        <w:instrText>、</w:instrText>
      </w:r>
      <w:r w:rsidRPr="00015210">
        <w:instrText>Online Q&amp;A community</w:instrText>
      </w:r>
      <w:r w:rsidRPr="00015210">
        <w:instrText>、</w:instrText>
      </w:r>
      <w:r w:rsidRPr="00015210">
        <w:instrText>Peer influence</w:instrText>
      </w:r>
      <w:r w:rsidRPr="00015210">
        <w:instrText>、</w:instrText>
      </w:r>
      <w:r w:rsidRPr="00015210">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Pr="00015210">
        <w:fldChar w:fldCharType="separate"/>
      </w:r>
      <w:r w:rsidRPr="00015210">
        <w:t>(Shi et al. 2024)</w:t>
      </w:r>
      <w:r w:rsidRPr="00015210">
        <w:fldChar w:fldCharType="end"/>
      </w:r>
      <w:r w:rsidRPr="00015210">
        <w:t xml:space="preserve">. </w:t>
      </w:r>
    </w:p>
    <w:p w14:paraId="40FF5822" w14:textId="0198CB90" w:rsidR="003A2B8C" w:rsidRPr="00015210" w:rsidRDefault="003A2B8C" w:rsidP="00963733">
      <w:pPr>
        <w:pStyle w:val="Paragraph0"/>
      </w:pPr>
      <w:r w:rsidRPr="00015210">
        <w:t xml:space="preserve">Finally, the source of a prior answer provides a social cue about who has already spoken. A </w:t>
      </w:r>
      <w:r w:rsidRPr="00015210">
        <w:lastRenderedPageBreak/>
        <w:t xml:space="preserve">contributor’s identity or standing can affect how newcomers assess their own relative position and whether their contribution is likely to be valued; consistent with this comparison logic, </w:t>
      </w:r>
      <w:r w:rsidRPr="00015210">
        <w:fldChar w:fldCharType="begin"/>
      </w:r>
      <w:r w:rsidRPr="00015210">
        <w:instrText xml:space="preserve"> ADDIN ZOTERO_ITEM CSL_CITATION {"citationID":"0rrionAl","properties":{"unsorted":false,"formattedCitation":"(Chen et al. 2010)","plainCitation":"(Chen et al. 2010)","dontUpdate":true,"noteIndex":0},"citationItems":[{"id":200661,"uris":["http://zotero.org/users/8905122/items/EALZHW2R"],"itemData":{"id":200661,"type":"article-journal","abstract":"We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Pr="00015210">
        <w:rPr>
          <w:rFonts w:ascii="Apple Color Emoji" w:hAnsi="Apple Color Emoji" w:cs="Apple Color Emoji"/>
        </w:rPr>
        <w:instrText>📊</w:instrText>
      </w:r>
      <w:r w:rsidRPr="00015210">
        <w:instrText>","call-number":"1","container-title":"American Economic Review","DOI":"10.1257/aer.100.4.1358","ISSN":"0002-8282","issue":"4","journalAbbreviation":"American Economic Review","language":"en","note":"</w:instrText>
      </w:r>
      <w:r w:rsidRPr="00015210">
        <w:rPr>
          <w:rFonts w:ascii="Apple Color Emoji" w:hAnsi="Apple Color Emoji" w:cs="Apple Color Emoji"/>
        </w:rPr>
        <w:instrText>🏷️</w:instrText>
      </w:r>
      <w:r w:rsidRPr="00015210">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Pr="00015210">
        <w:fldChar w:fldCharType="separate"/>
      </w:r>
      <w:r w:rsidRPr="00015210">
        <w:t>Chen et al. (2010)</w:t>
      </w:r>
      <w:r w:rsidRPr="00015210">
        <w:fldChar w:fldCharType="end"/>
      </w:r>
      <w:r w:rsidRPr="00015210">
        <w:t xml:space="preserve"> show that information about one’s standing relative to peers changes subsequent contribution behavior. Together, this literature shows that prior contributions matter not only because they provide information, but also because they alter the perceived need, opportunity, benchmark, and social meaning of adding another answer.</w:t>
      </w:r>
    </w:p>
    <w:p w14:paraId="7EA3A70A" w14:textId="7A76B5BA" w:rsidR="00B369E9" w:rsidRPr="00D2526D" w:rsidRDefault="00B369E9" w:rsidP="00D2526D">
      <w:pPr>
        <w:pStyle w:val="Paragraph0"/>
      </w:pPr>
      <w:r w:rsidRPr="00D2526D">
        <w:t xml:space="preserve">Relevant to the source effect is the labeling of a prior contribution as human or AI. </w:t>
      </w:r>
      <w:r>
        <w:rPr>
          <w:rFonts w:hint="eastAsia"/>
        </w:rPr>
        <w:t>Because a</w:t>
      </w:r>
      <w:r w:rsidRPr="00D2526D">
        <w:t>cross this literature</w:t>
      </w:r>
      <w:del w:id="441" w:author="Dylan CHEN" w:date="2026-08-27T17:08:00Z" w16du:dateUtc="2026-08-27T09:08:00Z">
        <w:r w:rsidRPr="00D2526D" w:rsidDel="003F35AE">
          <w:delText>,</w:delText>
        </w:r>
      </w:del>
      <w:r w:rsidRPr="00D2526D">
        <w:t xml:space="preserve"> the prior contributor is another human, it leaves open whether presence, volume, and quality carry the same meaning when that contributor is identified as an AI.</w:t>
      </w:r>
    </w:p>
    <w:p w14:paraId="40980B42" w14:textId="205CEC62" w:rsidR="00B369E9" w:rsidRDefault="00BD7DAA" w:rsidP="0049010E">
      <w:pPr>
        <w:pStyle w:val="Heading3"/>
      </w:pPr>
      <w:r w:rsidRPr="00015210">
        <w:t>Human Responses to Identified Machine Agents</w:t>
      </w:r>
    </w:p>
    <w:p w14:paraId="7871D071" w14:textId="27E535DB" w:rsidR="00B369E9" w:rsidRDefault="00BD7DAA" w:rsidP="00BD7DAA">
      <w:pPr>
        <w:pStyle w:val="Paragraph0"/>
      </w:pPr>
      <w:r w:rsidRPr="00015210">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even when the algorithm outperforms humans </w:t>
      </w:r>
      <w:r w:rsidRPr="00015210">
        <w:fldChar w:fldCharType="begin"/>
      </w:r>
      <w:r w:rsidRPr="00015210">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Pr="00015210">
        <w:rPr>
          <w:rFonts w:ascii="Apple Color Emoji" w:hAnsi="Apple Color Emoji" w:cs="Apple Color Emoji"/>
        </w:rPr>
        <w:instrText>📊</w:instrText>
      </w:r>
      <w:r w:rsidRPr="00015210">
        <w:instrText>","container-title":"Journal of Experimental Psychology: General","DOI":"10.1037/xge0000033","ISSN":"1939-2222","issue":"1","language":"en","note":"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Decision Making</w:instrText>
      </w:r>
      <w:r w:rsidRPr="00015210">
        <w:instrText>、</w:instrText>
      </w:r>
      <w:r w:rsidRPr="00015210">
        <w:instrText>Aversion</w:instrText>
      </w:r>
      <w:r w:rsidRPr="00015210">
        <w:instrText>、</w:instrText>
      </w:r>
      <w:r w:rsidRPr="00015210">
        <w:instrText>Heuristics</w:instrText>
      </w:r>
      <w:r w:rsidRPr="00015210">
        <w:instrText>、</w:instrText>
      </w:r>
      <w:r w:rsidRPr="00015210">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15210">
        <w:fldChar w:fldCharType="separate"/>
      </w:r>
      <w:r w:rsidRPr="00015210">
        <w:t>(Dietvorst et al. 2015)</w:t>
      </w:r>
      <w:r w:rsidRPr="00015210">
        <w:fldChar w:fldCharType="end"/>
      </w:r>
      <w:r w:rsidRPr="00015210">
        <w:t xml:space="preserve">, while over-weighting algorithmic judgment relative to human judgment in other conditions </w:t>
      </w:r>
      <w:r w:rsidRPr="00015210">
        <w:fldChar w:fldCharType="begin"/>
      </w:r>
      <w:r w:rsidRPr="00015210">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Pr="00015210">
        <w:rPr>
          <w:rFonts w:ascii="Apple Color Emoji" w:hAnsi="Apple Color Emoji" w:cs="Apple Color Emoji"/>
        </w:rPr>
        <w:instrText>📊</w:instrText>
      </w:r>
      <w:r w:rsidRPr="00015210">
        <w:instrText>","call-number":"1","container-title":"Organizational Behavior and Human Decision Processes","DOI":"10.1016/j.obhdp.2018.12.005","ISSN":"0749-5978","journalAbbreviation":"Organizational Behavior and Human Decision Processes","language":"en","note":"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Accuracy</w:instrText>
      </w:r>
      <w:r w:rsidRPr="00015210">
        <w:instrText>、</w:instrText>
      </w:r>
      <w:r w:rsidRPr="00015210">
        <w:instrText>Forecasting</w:instrText>
      </w:r>
      <w:r w:rsidRPr="00015210">
        <w:instrText>、</w:instrText>
      </w:r>
      <w:r w:rsidRPr="00015210">
        <w:instrText>Advice-taking</w:instrText>
      </w:r>
      <w:r w:rsidRPr="00015210">
        <w:instrText>、</w:instrText>
      </w:r>
      <w:r w:rsidRPr="00015210">
        <w:instrText>Decision-making</w:instrText>
      </w:r>
      <w:r w:rsidRPr="00015210">
        <w:instrText>、</w:instrText>
      </w:r>
      <w:r w:rsidRPr="00015210">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15210">
        <w:fldChar w:fldCharType="separate"/>
      </w:r>
      <w:r w:rsidRPr="00015210">
        <w:t>(Logg et al. 2019)</w:t>
      </w:r>
      <w:r w:rsidRPr="00015210">
        <w:fldChar w:fldCharType="end"/>
      </w:r>
      <w:r w:rsidRPr="00015210">
        <w:t xml:space="preserve">. The direction of the effect depends on how subjective or human-dependent the task is perceived to be </w:t>
      </w:r>
      <w:r w:rsidRPr="00015210">
        <w:fldChar w:fldCharType="begin"/>
      </w:r>
      <w:r w:rsidRPr="00015210">
        <w:instrText xml:space="preserve"> ADDIN ZOTERO_ITEM CSL_CITATION {"citationID":"lTMh2eNw","properties":{"unsorted":false,"formattedCitation":"(Castelo et al. 2019)","plainCitation":"(Castelo et al. 2019)","noteIndex":0},"citationItems":[{"id":203681,"uris":["http://zotero.org/users/8905122/items/F7D4H9PM"],"itemData":{"id":203681,"type":"article-journal","abstract":"</w:instrText>
      </w:r>
      <w:r w:rsidRPr="00015210">
        <w:instrText>抽象的</w:instrText>
      </w:r>
      <w:r w:rsidRPr="00015210">
        <w:instrText>Research suggests that consumers are averse to relying on algorithms to perform tasks that are typically done by humans, despite the fact that algorithms often perform better.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participants. The results provide insights into when and why consumers are likely to use algorithms and how marketers can increase their use when they outperform humans.</w:instrText>
      </w:r>
      <w:r w:rsidRPr="00015210">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Pr="00015210">
        <w:instrText>1400</w:instrText>
      </w:r>
      <w:r w:rsidRPr="00015210">
        <w:instrText>名参与者）和两项在线实地研究（超过</w:instrText>
      </w:r>
      <w:r w:rsidRPr="00015210">
        <w:instrText>56000</w:instrText>
      </w:r>
      <w:r w:rsidRPr="00015210">
        <w:instrText>名参与者）的支持。研究结</w:instrText>
      </w:r>
      <w:r w:rsidRPr="00015210">
        <w:instrText>​​</w:instrText>
      </w:r>
      <w:r w:rsidRPr="00015210">
        <w:instrText>果深入揭示了消费者何时以及为何可能使用算法，以及营销人员如何在算法表现优于人类时提高其使用率。</w:instrText>
      </w:r>
      <w:r w:rsidRPr="00015210">
        <w:instrText xml:space="preserve">","archive_location":"1274 </w:instrText>
      </w:r>
      <w:r w:rsidRPr="00015210">
        <w:rPr>
          <w:rFonts w:ascii="Apple Color Emoji" w:hAnsi="Apple Color Emoji" w:cs="Apple Color Emoji"/>
        </w:rPr>
        <w:instrText>📊</w:instrText>
      </w:r>
      <w:r w:rsidRPr="00015210">
        <w:instrText>","call-number":"1","container-title":"Journal of Marketing Research","DOI":"10.1177/0022243719851788","ISSN":"0022-2437","issue":"5","language":"en","note":"</w:instrText>
      </w:r>
      <w:r w:rsidRPr="00015210">
        <w:rPr>
          <w:rFonts w:ascii="Apple Color Emoji" w:hAnsi="Apple Color Emoji" w:cs="Apple Color Emoji"/>
        </w:rPr>
        <w:instrText>🏷️</w:instrText>
      </w:r>
      <w:r w:rsidRPr="00015210">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15210">
        <w:fldChar w:fldCharType="separate"/>
      </w:r>
      <w:r w:rsidRPr="00015210">
        <w:t>(Castelo et al. 2019)</w:t>
      </w:r>
      <w:r w:rsidRPr="00015210">
        <w:fldChar w:fldCharType="end"/>
      </w:r>
      <w:r w:rsidRPr="00015210">
        <w:t xml:space="preserve">, which implies that the meaning of an AI label is domain-specific rather than fixed. Related literature shows that responses to capable machines are not confined to substitution or withdrawal: exposure to AI has been shown to increase the novelty of subsequent human decisions </w:t>
      </w:r>
      <w:r w:rsidRPr="00015210">
        <w:fldChar w:fldCharType="begin"/>
      </w:r>
      <w:r w:rsidRPr="00015210">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Pr="00015210">
        <w:rPr>
          <w:rFonts w:ascii="Apple Color Emoji" w:hAnsi="Apple Color Emoji" w:cs="Apple Color Emoji"/>
        </w:rPr>
        <w:instrText>📊</w:instrText>
      </w:r>
      <w:r w:rsidRPr="00015210">
        <w:instrText>","call-number":"1","container-title":"Proceedings of the National Academy of Sciences","DOI":"10.1073/pnas.2214840120","issue":"12","language":"en","note":"</w:instrText>
      </w:r>
      <w:r w:rsidRPr="00015210">
        <w:rPr>
          <w:rFonts w:ascii="Apple Color Emoji" w:hAnsi="Apple Color Emoji" w:cs="Apple Color Emoji"/>
        </w:rPr>
        <w:instrText>🏷️</w:instrText>
      </w:r>
      <w:r w:rsidRPr="00015210">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15210">
        <w:fldChar w:fldCharType="separate"/>
      </w:r>
      <w:r w:rsidRPr="00015210">
        <w:t>(Shin et al. 2023)</w:t>
      </w:r>
      <w:r w:rsidRPr="00015210">
        <w:fldChar w:fldCharType="end"/>
      </w:r>
      <w:r w:rsidRPr="00015210">
        <w:t xml:space="preserve">, and studies of AI-exposed labor markets document both displacement and adaptive repositioning toward tasks where human value is distinctive </w:t>
      </w:r>
      <w:r w:rsidRPr="00015210">
        <w:fldChar w:fldCharType="begin"/>
      </w:r>
      <w:r w:rsidRPr="00015210">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Pr="00015210">
        <w:rPr>
          <w:rFonts w:ascii="Apple Color Emoji" w:hAnsi="Apple Color Emoji" w:cs="Apple Color Emoji"/>
        </w:rPr>
        <w:instrText>🏷️</w:instrText>
      </w:r>
      <w:r w:rsidRPr="00015210">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 reduce overall demand for workers.</w:instrText>
      </w:r>
      <w:r w:rsidRPr="00015210">
        <w:instrText>生成式人工智能（</w:instrText>
      </w:r>
      <w:r w:rsidRPr="00015210">
        <w:instrText>AI</w:instrText>
      </w:r>
      <w:r w:rsidRPr="00015210">
        <w:instrText>）既有可能通过提高生产力来辅助劳动者，也有可能取代他们。我们研究了近期发布的生成式</w:instrText>
      </w:r>
      <w:r w:rsidRPr="00015210">
        <w:instrText xml:space="preserve"> AI </w:instrText>
      </w:r>
      <w:r w:rsidRPr="00015210">
        <w:instrText>模型（</w:instrText>
      </w:r>
      <w:r w:rsidRPr="00015210">
        <w:instrText>ChatGPT</w:instrText>
      </w:r>
      <w:r w:rsidRPr="00015210">
        <w:instrText>、</w:instrText>
      </w:r>
      <w:r w:rsidRPr="00015210">
        <w:instrText xml:space="preserve">DALL-E 2 </w:instrText>
      </w:r>
      <w:r w:rsidRPr="00015210">
        <w:instrText>和</w:instrText>
      </w:r>
      <w:r w:rsidRPr="00015210">
        <w:instrText xml:space="preserve"> Midjourney</w:instrText>
      </w:r>
      <w:r w:rsidRPr="00015210">
        <w:instrText>）对大型在线平台上自由职业者就业结果的短期影响。我们发现，受影响较大的职业领域的自由职业者受到生成式</w:instrText>
      </w:r>
      <w:r w:rsidRPr="00015210">
        <w:instrText xml:space="preserve"> AI </w:instrText>
      </w:r>
      <w:r w:rsidRPr="00015210">
        <w:instrText>引入的影响，就业和收入均有所下降。研究其他基于图像的生成式</w:instrText>
      </w:r>
      <w:r w:rsidRPr="00015210">
        <w:instrText xml:space="preserve"> AI </w:instrText>
      </w:r>
      <w:r w:rsidRPr="00015210">
        <w:instrText>模型的发布也发现了类似的影响。通过分析自由职业者就业经历的异质性，我们发现，以过往业绩和就业情况衡</w:instrText>
      </w:r>
      <w:r w:rsidRPr="00015210">
        <w:instrText>​​</w:instrText>
      </w:r>
      <w:r w:rsidRPr="00015210">
        <w:instrText>量的高质量服务并不能缓解</w:instrText>
      </w:r>
      <w:r w:rsidRPr="00015210">
        <w:instrText xml:space="preserve"> AI </w:instrText>
      </w:r>
      <w:r w:rsidRPr="00015210">
        <w:instrText>对就业的负面影响。事实上，我们发现有迹象表明，顶尖自由职业者受</w:instrText>
      </w:r>
      <w:r w:rsidRPr="00015210">
        <w:instrText xml:space="preserve"> AI </w:instrText>
      </w:r>
      <w:r w:rsidRPr="00015210">
        <w:instrText>的影响尤为严重。这些结果表明，生成式</w:instrText>
      </w:r>
      <w:r w:rsidRPr="00015210">
        <w:instrText xml:space="preserve"> AI </w:instrText>
      </w:r>
      <w:r w:rsidRPr="00015210">
        <w:instrText>可能会改变人力资本在组织中的作用，并降低对劳动力的整体需求。</w:instrText>
      </w:r>
      <w:r w:rsidRPr="00015210">
        <w:instrText xml:space="preserve"> Supplemental Material: The online appendices are available at https://doi.org/10.1287/orsc.2023.18441.</w:instrText>
      </w:r>
      <w:r w:rsidRPr="00015210">
        <w:instrText>补充材料：</w:instrText>
      </w:r>
      <w:r w:rsidRPr="00015210">
        <w:instrText xml:space="preserve"> </w:instrText>
      </w:r>
      <w:r w:rsidRPr="00015210">
        <w:instrText>在线附录可在以下网址获取：</w:instrText>
      </w:r>
      <w:r w:rsidRPr="00015210">
        <w:instrText xml:space="preserve"> https://doi.org/10.1287/orsc.2023.18441 </w:instrText>
      </w:r>
      <w:r w:rsidRPr="00015210">
        <w:instrText>。</w:instrText>
      </w:r>
      <w:r w:rsidRPr="00015210">
        <w:instrText xml:space="preserve">","archive_location":"174 </w:instrText>
      </w:r>
      <w:r w:rsidRPr="00015210">
        <w:rPr>
          <w:rFonts w:ascii="Apple Color Emoji" w:hAnsi="Apple Color Emoji" w:cs="Apple Color Emoji"/>
        </w:rPr>
        <w:instrText>📊</w:instrText>
      </w:r>
      <w:r w:rsidRPr="00015210">
        <w:instrText>","call-number":"1","container-title":"Organization Science","DOI":"10.1287/orsc.2023.18441","ISSN":"1047-7039","issue":"6","language":"en","note":"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generative AI</w:instrText>
      </w:r>
      <w:r w:rsidRPr="00015210">
        <w:instrText>、</w:instrText>
      </w:r>
      <w:r w:rsidRPr="00015210">
        <w:instrText>artificial intelligence</w:instrText>
      </w:r>
      <w:r w:rsidRPr="00015210">
        <w:instrText>、</w:instrText>
      </w:r>
      <w:r w:rsidRPr="00015210">
        <w:instrText>online labor markets</w:instrText>
      </w:r>
      <w:r w:rsidRPr="00015210">
        <w:instrText>、</w:instrText>
      </w:r>
      <w:r w:rsidRPr="00015210">
        <w:instrText>large language model","page":"1977-1989","publisher":"INFORMS","source":"5.7 (Q1)","title":"The Short-Term Effects of Generative Artificial Intelligence on Employment: Evidence from an Online Labor Market","title-short":"The Short-Term Effects of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human capital constrains worker responses.</w:instrText>
      </w:r>
      <w:r w:rsidRPr="00015210">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Pr="00015210">
        <w:instrText xml:space="preserve"> 2022 </w:instrText>
      </w:r>
      <w:r w:rsidRPr="00015210">
        <w:instrText>年</w:instrText>
      </w:r>
      <w:r w:rsidRPr="00015210">
        <w:instrText xml:space="preserve"> 11 </w:instrText>
      </w:r>
      <w:r w:rsidRPr="00015210">
        <w:instrText>月</w:instrText>
      </w:r>
      <w:r w:rsidRPr="00015210">
        <w:instrText xml:space="preserve"> ChatGPT </w:instrText>
      </w:r>
      <w:r w:rsidRPr="00015210">
        <w:instrText>上线后，大型在线劳动力市场上的劳动者重新定位情况。我们认为，</w:instrText>
      </w:r>
      <w:r w:rsidRPr="00015210">
        <w:instrText xml:space="preserve">ChatGPT </w:instrText>
      </w:r>
      <w:r w:rsidRPr="00015210">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Pr="00015210">
        <w:instrText>","call-number":"1","container-title":"Organization Science","DOI":"10.1287/orsc.2025.20566","ISSN":"1047-7039","language":"en","note":"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Information Technology</w:instrText>
      </w:r>
      <w:r w:rsidRPr="00015210">
        <w:instrText>、</w:instrText>
      </w:r>
      <w:r w:rsidRPr="00015210">
        <w:instrText>Competitive Strategy</w:instrText>
      </w:r>
      <w:r w:rsidRPr="00015210">
        <w:instrText>、</w:instrText>
      </w:r>
      <w:r w:rsidRPr="00015210">
        <w:instrText>Digital Technology</w:instrText>
      </w:r>
      <w:r w:rsidRPr="00015210">
        <w:instrText>、</w:instrText>
      </w:r>
      <w:r w:rsidRPr="00015210">
        <w:instrText>Labor markets</w:instrText>
      </w:r>
      <w:r w:rsidRPr="00015210">
        <w:instrText>、</w:instrText>
      </w:r>
      <w:r w:rsidRPr="00015210">
        <w:instrText>Organization Communication and Information Systems</w:instrText>
      </w:r>
      <w:r w:rsidRPr="00015210">
        <w:instrText>、</w:instrText>
      </w:r>
      <w:r w:rsidRPr="00015210">
        <w:instrText>Strategy and Policy</w:instrText>
      </w:r>
      <w:r w:rsidRPr="00015210">
        <w:instrText>、</w:instrText>
      </w:r>
      <w:r w:rsidRPr="00015210">
        <w:instrText>Technological Change</w:instrText>
      </w:r>
      <w:r w:rsidRPr="00015210">
        <w:instrText>、</w:instrText>
      </w:r>
      <w:r w:rsidRPr="00015210">
        <w:instrText xml:space="preserve">Technology and Innovation Management","publisher":"INFORMS","source":"5.7 (Q1)","title":"Worker Repositioning and Technological Change: Evidence from an Online Labor Market","title-short":"Worker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15210">
        <w:fldChar w:fldCharType="separate"/>
      </w:r>
      <w:r w:rsidRPr="00015210">
        <w:t>(Demirci et al. 2024; Hui et al. 2024; Yiu et al. 2026)</w:t>
      </w:r>
      <w:r w:rsidRPr="00015210">
        <w:fldChar w:fldCharType="end"/>
      </w:r>
      <w:r w:rsidRPr="00015210">
        <w:t>.</w:t>
      </w:r>
      <w:r w:rsidR="00B9323A">
        <w:t xml:space="preserve"> </w:t>
      </w:r>
    </w:p>
    <w:p w14:paraId="6DE0C4E5" w14:textId="5CC30B36" w:rsidR="00B369E9" w:rsidRPr="00D2526D" w:rsidRDefault="00B369E9" w:rsidP="00D2526D">
      <w:pPr>
        <w:pStyle w:val="Paragraph0"/>
      </w:pPr>
      <w:r w:rsidRPr="00D2526D">
        <w:t xml:space="preserve">Two implications follow for online Q&amp;A communities. First, an AI label may carry </w:t>
      </w:r>
      <w:r w:rsidRPr="00D2526D">
        <w:lastRenderedPageBreak/>
        <w:t>motivational content in its own right, independent of what the AI actually wrote. Second, a capable AI competitor may induce humans</w:t>
      </w:r>
      <w:r>
        <w:t>’</w:t>
      </w:r>
      <w:r w:rsidRPr="00D2526D">
        <w:t xml:space="preserve"> motivation to </w:t>
      </w:r>
      <w:r>
        <w:rPr>
          <w:rFonts w:hint="eastAsia"/>
        </w:rPr>
        <w:t>outperform</w:t>
      </w:r>
      <w:r w:rsidRPr="00D2526D">
        <w:t>, and it may raise rather than lower the quality of human contributions. Whether these implications hold in online Q&amp;A communities remains to be tested, which is the task we take up.</w:t>
      </w:r>
    </w:p>
    <w:p w14:paraId="5FFB7739" w14:textId="0597BBFB" w:rsidR="000E4EEB" w:rsidRPr="00015210" w:rsidRDefault="00B369E9">
      <w:pPr>
        <w:pStyle w:val="Heading2"/>
        <w:pPrChange w:id="442" w:author="Dylan CHEN" w:date="2026-08-28T13:19:00Z" w16du:dateUtc="2026-08-28T05:19:00Z">
          <w:pPr>
            <w:pStyle w:val="Heading2"/>
            <w:keepNext/>
          </w:pPr>
        </w:pPrChange>
      </w:pPr>
      <w:r>
        <w:rPr>
          <w:rFonts w:hint="eastAsia"/>
        </w:rPr>
        <w:t>Positioning and Contribution of Our Study</w:t>
      </w:r>
    </w:p>
    <w:p w14:paraId="4511FF5F" w14:textId="4EF432CE" w:rsidR="00F17901" w:rsidRPr="00F17901" w:rsidRDefault="00F17901" w:rsidP="005C7EBE">
      <w:pPr>
        <w:pStyle w:val="Paragraph0"/>
        <w:rPr>
          <w:ins w:id="443" w:author="Prof. LIU Ben" w:date="2026-08-29T23:25:00Z" w16du:dateUtc="2026-08-29T15:25:00Z"/>
          <w:rPrChange w:id="444" w:author="Prof. LIU Ben" w:date="2026-08-29T23:25:00Z" w16du:dateUtc="2026-08-29T15:25:00Z">
            <w:rPr>
              <w:ins w:id="445" w:author="Prof. LIU Ben" w:date="2026-08-29T23:25:00Z" w16du:dateUtc="2026-08-29T15:25:00Z"/>
              <w:color w:val="000000"/>
            </w:rPr>
          </w:rPrChange>
        </w:rPr>
        <w:pPrChange w:id="446" w:author="Dylan CHEN" w:date="2026-08-30T09:35:00Z" w16du:dateUtc="2026-08-30T01:35:00Z">
          <w:pPr>
            <w:spacing w:before="100" w:beforeAutospacing="1" w:after="100" w:afterAutospacing="1"/>
          </w:pPr>
        </w:pPrChange>
      </w:pPr>
      <w:ins w:id="447" w:author="Prof. LIU Ben" w:date="2026-08-29T23:25:00Z" w16du:dateUtc="2026-08-29T15:25:00Z">
        <w:r w:rsidRPr="00F17901">
          <w:rPr>
            <w:rPrChange w:id="448" w:author="Prof. LIU Ben" w:date="2026-08-29T23:25:00Z" w16du:dateUtc="2026-08-29T15:25:00Z">
              <w:rPr>
                <w:color w:val="000000"/>
              </w:rPr>
            </w:rPrChange>
          </w:rPr>
          <w:t xml:space="preserve">As reviewed in Section 2.1, this study focuses on competition between internal GenAI and human answerers, whereas prior work on external GenAI examines competition with the platform and the invisible facilitation of human answers. To clarify how our study differs, Table A in the Appendix positions it against the three most closely related studies along the dimensions that drive our identification. Four features of our setting make our </w:t>
        </w:r>
        <w:r>
          <w:t>study</w:t>
        </w:r>
        <w:r w:rsidRPr="00F17901">
          <w:rPr>
            <w:rPrChange w:id="449" w:author="Prof. LIU Ben" w:date="2026-08-29T23:25:00Z" w16du:dateUtc="2026-08-29T15:25:00Z">
              <w:rPr>
                <w:color w:val="000000"/>
              </w:rPr>
            </w:rPrChange>
          </w:rPr>
          <w:t xml:space="preserve"> distinctive. First, the GenAI is deployed by the platform under direct governance</w:t>
        </w:r>
        <w:r>
          <w:t>. Therefore,</w:t>
        </w:r>
        <w:r w:rsidRPr="00F17901">
          <w:rPr>
            <w:rPrChange w:id="450" w:author="Prof. LIU Ben" w:date="2026-08-29T23:25:00Z" w16du:dateUtc="2026-08-29T15:25:00Z">
              <w:rPr>
                <w:color w:val="000000"/>
              </w:rPr>
            </w:rPrChange>
          </w:rPr>
          <w:t xml:space="preserve"> its presence is a design choice rather than an uncontrollable environmental shift, as in Xue et al. (2026) and Shan &amp; Qiu (2026), which places the findings within managerial reach. Second, the GenAI responds almost immediately, before any human contributor arrives, so human contributors face the most competitively demanding configuration, unlike in Su et al. (2025). Third, the AI responses are explicitly labeled, so we can estimate the effect of the AI label separately from content attributes such as length and quality. Fourth, the assignment of AI answers is randomized at the question level, which permits clean causal inference and lets us compare questions whose earliest answer is AI-generated with otherwise identical questions whose earliest answer is human-generated.</w:t>
        </w:r>
      </w:ins>
    </w:p>
    <w:p w14:paraId="5E7EB65A" w14:textId="77777777" w:rsidR="00F17901" w:rsidRPr="00F17901" w:rsidRDefault="00F17901">
      <w:pPr>
        <w:pStyle w:val="Paragraph0"/>
        <w:rPr>
          <w:ins w:id="451" w:author="Prof. LIU Ben" w:date="2026-08-29T23:25:00Z" w16du:dateUtc="2026-08-29T15:25:00Z"/>
          <w:rPrChange w:id="452" w:author="Prof. LIU Ben" w:date="2026-08-29T23:25:00Z" w16du:dateUtc="2026-08-29T15:25:00Z">
            <w:rPr>
              <w:ins w:id="453" w:author="Prof. LIU Ben" w:date="2026-08-29T23:25:00Z" w16du:dateUtc="2026-08-29T15:25:00Z"/>
              <w:color w:val="000000"/>
            </w:rPr>
          </w:rPrChange>
        </w:rPr>
        <w:pPrChange w:id="454" w:author="Prof. LIU Ben" w:date="2026-08-29T23:25:00Z" w16du:dateUtc="2026-08-29T15:25:00Z">
          <w:pPr>
            <w:spacing w:before="100" w:beforeAutospacing="1" w:after="100" w:afterAutospacing="1"/>
          </w:pPr>
        </w:pPrChange>
      </w:pPr>
      <w:ins w:id="455" w:author="Prof. LIU Ben" w:date="2026-08-29T23:25:00Z" w16du:dateUtc="2026-08-29T15:25:00Z">
        <w:r w:rsidRPr="00F17901">
          <w:rPr>
            <w:rPrChange w:id="456" w:author="Prof. LIU Ben" w:date="2026-08-29T23:25:00Z" w16du:dateUtc="2026-08-29T15:25:00Z">
              <w:rPr>
                <w:color w:val="000000"/>
              </w:rPr>
            </w:rPrChange>
          </w:rPr>
          <w:t>Our study therefore addresses a question central to platform design and community management: how platform-deployed internal GenAI, layered on top of existing external GenAI availability, affects human contribution in an online Q&amp;A community.</w:t>
        </w:r>
      </w:ins>
    </w:p>
    <w:p w14:paraId="6AB48EC4" w14:textId="6E020974" w:rsidR="00B369E9" w:rsidRPr="00D2526D" w:rsidDel="00F17901" w:rsidRDefault="00B369E9" w:rsidP="00D2526D">
      <w:pPr>
        <w:pStyle w:val="Paragraph0"/>
        <w:rPr>
          <w:del w:id="457" w:author="Prof. LIU Ben" w:date="2026-08-29T23:26:00Z" w16du:dateUtc="2026-08-29T15:26:00Z"/>
        </w:rPr>
      </w:pPr>
      <w:del w:id="458" w:author="Prof. LIU Ben" w:date="2026-08-29T23:26:00Z" w16du:dateUtc="2026-08-29T15:26:00Z">
        <w:r w:rsidRPr="00D2526D" w:rsidDel="00F17901">
          <w:lastRenderedPageBreak/>
          <w:delText xml:space="preserve">As reviewed in Section 2.1, the focus of this study is the competition between internal GenAI and human answerers, whereas prior studies on external GenAI examine competition with the platform and the (invisible) facilitation of human answers. To further highlight how our study differs from prior work, Table A1 in the Appendix positions our study against the three most closely related studies along the dimensions that drive this identification. In particular, four features of our setting make our findings unique to the literature. First, the </w:delText>
        </w:r>
        <w:r w:rsidDel="00F17901">
          <w:rPr>
            <w:rFonts w:hint="eastAsia"/>
          </w:rPr>
          <w:delText>Gen</w:delText>
        </w:r>
        <w:r w:rsidRPr="00D2526D" w:rsidDel="00F17901">
          <w:delText xml:space="preserve">AI is deployed by the platform under direct governance, so its presence is a design choice rather than an uncontrollable environmental shift, as it is in Xue et al. (2026) and Shan &amp; Qiu (2026); this places the findings within managerial reach. Second, the </w:delText>
        </w:r>
        <w:r w:rsidDel="00F17901">
          <w:rPr>
            <w:rFonts w:hint="eastAsia"/>
          </w:rPr>
          <w:delText>Gen</w:delText>
        </w:r>
        <w:r w:rsidRPr="00D2526D" w:rsidDel="00F17901">
          <w:delText>AI responds almost immediately, before any human contributor arrives, which places human contributors in the most competitively demanding configuration, in contrast to Su et al. (2025). Third, the AI responses are explicitly labeled, making it possible to estimate the effect of the AI label separately from the effects of content attributes such as length and quality. Fourth, the assignment of AI answers is randomized at the question level, which permits clean causal inference and allows us to compare questions whose earliest answer is AI-generated with otherwise identical questions whose earliest answer is human-generated.</w:delText>
        </w:r>
      </w:del>
    </w:p>
    <w:p w14:paraId="558D9B4A" w14:textId="487D46CA" w:rsidR="00963733" w:rsidRPr="00015210" w:rsidDel="00F17901" w:rsidRDefault="00B369E9">
      <w:pPr>
        <w:pStyle w:val="Paragraph0"/>
        <w:rPr>
          <w:del w:id="459" w:author="Prof. LIU Ben" w:date="2026-08-29T23:26:00Z" w16du:dateUtc="2026-08-29T15:26:00Z"/>
        </w:rPr>
        <w:pPrChange w:id="460" w:author="Dylan CHEN" w:date="2026-08-28T23:09:00Z" w16du:dateUtc="2026-08-28T15:09:00Z">
          <w:pPr>
            <w:pStyle w:val="Paragraph0"/>
            <w:ind w:firstLine="0"/>
          </w:pPr>
        </w:pPrChange>
      </w:pPr>
      <w:del w:id="461" w:author="Prof. LIU Ben" w:date="2026-08-29T23:26:00Z" w16du:dateUtc="2026-08-29T15:26:00Z">
        <w:r w:rsidDel="00F17901">
          <w:rPr>
            <w:rFonts w:hint="eastAsia"/>
          </w:rPr>
          <w:delText>Our</w:delText>
        </w:r>
        <w:r w:rsidRPr="00D2526D" w:rsidDel="00F17901">
          <w:delText xml:space="preserve"> study therefore</w:delText>
        </w:r>
      </w:del>
      <w:del w:id="462" w:author="Prof. LIU Ben" w:date="2026-08-29T23:23:00Z" w16du:dateUtc="2026-08-29T15:23:00Z">
        <w:r w:rsidRPr="00D2526D" w:rsidDel="00F17901">
          <w:delText xml:space="preserve"> directly</w:delText>
        </w:r>
      </w:del>
      <w:del w:id="463" w:author="Prof. LIU Ben" w:date="2026-08-29T23:26:00Z" w16du:dateUtc="2026-08-29T15:26:00Z">
        <w:r w:rsidRPr="00D2526D" w:rsidDel="00F17901">
          <w:delText xml:space="preserve"> answers a question central to platform design and community management: how platform-deployed internal GenAI, layered on top of existing external GenAI availability, affects human contribution in an online Q&amp;A community.</w:delText>
        </w:r>
        <w:bookmarkStart w:id="464" w:name="OLE_LINK8"/>
      </w:del>
    </w:p>
    <w:p w14:paraId="3F530575" w14:textId="4079908B" w:rsidR="00DA0533" w:rsidRPr="00015210" w:rsidRDefault="00DA0533" w:rsidP="00E912B4">
      <w:pPr>
        <w:pStyle w:val="Heading1"/>
      </w:pPr>
      <w:r w:rsidRPr="00015210">
        <w:t>Theoretical Development</w:t>
      </w:r>
    </w:p>
    <w:p w14:paraId="57B62DAD" w14:textId="718DB13B" w:rsidR="00CA69FF" w:rsidRDefault="007450BA" w:rsidP="0049010E">
      <w:pPr>
        <w:pStyle w:val="Heading2"/>
      </w:pPr>
      <w:bookmarkStart w:id="465" w:name="OLE_LINK2"/>
      <w:r>
        <w:t xml:space="preserve">Two Decisions in </w:t>
      </w:r>
      <w:r w:rsidR="001945B2" w:rsidRPr="00015210">
        <w:t xml:space="preserve">a Competitive </w:t>
      </w:r>
      <w:r w:rsidRPr="00015210">
        <w:t xml:space="preserve">Encounter </w:t>
      </w:r>
    </w:p>
    <w:p w14:paraId="4D52E989" w14:textId="51EDACF6" w:rsidR="00D839CD" w:rsidRPr="00D839CD" w:rsidRDefault="00D839CD">
      <w:pPr>
        <w:pStyle w:val="Paragraph0"/>
        <w:rPr>
          <w:ins w:id="466" w:author="Prof. LIU Ben" w:date="2026-08-29T22:19:00Z" w16du:dateUtc="2026-08-29T14:19:00Z"/>
          <w:rPrChange w:id="467" w:author="Prof. LIU Ben" w:date="2026-08-29T22:19:00Z" w16du:dateUtc="2026-08-29T14:19:00Z">
            <w:rPr>
              <w:ins w:id="468" w:author="Prof. LIU Ben" w:date="2026-08-29T22:19:00Z" w16du:dateUtc="2026-08-29T14:19:00Z"/>
              <w:color w:val="000000"/>
            </w:rPr>
          </w:rPrChange>
        </w:rPr>
        <w:pPrChange w:id="469" w:author="Prof. LIU Ben" w:date="2026-08-29T22:19:00Z" w16du:dateUtc="2026-08-29T14:19:00Z">
          <w:pPr>
            <w:spacing w:before="100" w:beforeAutospacing="1" w:after="100" w:afterAutospacing="1"/>
          </w:pPr>
        </w:pPrChange>
      </w:pPr>
      <w:ins w:id="470" w:author="Prof. LIU Ben" w:date="2026-08-29T22:19:00Z" w16du:dateUtc="2026-08-29T14:19:00Z">
        <w:r w:rsidRPr="00D839CD">
          <w:rPr>
            <w:rPrChange w:id="471" w:author="Prof. LIU Ben" w:date="2026-08-29T22:19:00Z" w16du:dateUtc="2026-08-29T14:19:00Z">
              <w:rPr>
                <w:color w:val="000000"/>
              </w:rPr>
            </w:rPrChange>
          </w:rPr>
          <w:t>Consider the following situation, which mirrors the domain we examine. A member of a technical Q&amp;A platform posts a question seeking a solution to a concrete problem. Shortly afterward, and before any human has responded, the platform attaches an answer generated by its own GenAI system. A human answerer who arrives at the thread later sees that a machine has already responded and must decide two things: whether to answer at all, and, if so, how to construct that answer.</w:t>
        </w:r>
      </w:ins>
    </w:p>
    <w:p w14:paraId="00D617B2" w14:textId="4469F317" w:rsidR="00D839CD" w:rsidRPr="00D839CD" w:rsidRDefault="00D839CD">
      <w:pPr>
        <w:pStyle w:val="Paragraph0"/>
        <w:rPr>
          <w:ins w:id="472" w:author="Prof. LIU Ben" w:date="2026-08-29T22:19:00Z" w16du:dateUtc="2026-08-29T14:19:00Z"/>
          <w:rPrChange w:id="473" w:author="Prof. LIU Ben" w:date="2026-08-29T22:19:00Z" w16du:dateUtc="2026-08-29T14:19:00Z">
            <w:rPr>
              <w:ins w:id="474" w:author="Prof. LIU Ben" w:date="2026-08-29T22:19:00Z" w16du:dateUtc="2026-08-29T14:19:00Z"/>
              <w:color w:val="000000"/>
            </w:rPr>
          </w:rPrChange>
        </w:rPr>
        <w:pPrChange w:id="475" w:author="Prof. LIU Ben" w:date="2026-08-29T22:19:00Z" w16du:dateUtc="2026-08-29T14:19:00Z">
          <w:pPr>
            <w:spacing w:before="100" w:beforeAutospacing="1" w:after="100" w:afterAutospacing="1"/>
          </w:pPr>
        </w:pPrChange>
      </w:pPr>
      <w:ins w:id="476" w:author="Prof. LIU Ben" w:date="2026-08-29T22:19:00Z" w16du:dateUtc="2026-08-29T14:19:00Z">
        <w:r w:rsidRPr="00D839CD">
          <w:rPr>
            <w:rPrChange w:id="477" w:author="Prof. LIU Ben" w:date="2026-08-29T22:19:00Z" w16du:dateUtc="2026-08-29T14:19:00Z">
              <w:rPr>
                <w:color w:val="000000"/>
              </w:rPr>
            </w:rPrChange>
          </w:rPr>
          <w:t xml:space="preserve">We restate this as two concrete decisions and use the labels throughout. First, the answerer makes an </w:t>
        </w:r>
      </w:ins>
      <w:ins w:id="478" w:author="Prof. LIU Ben" w:date="2026-08-29T22:20:00Z" w16du:dateUtc="2026-08-29T14:20:00Z">
        <w:r>
          <w:t>“</w:t>
        </w:r>
      </w:ins>
      <w:ins w:id="479" w:author="Prof. LIU Ben" w:date="2026-08-29T22:19:00Z" w16du:dateUtc="2026-08-29T14:19:00Z">
        <w:r w:rsidRPr="00D839CD">
          <w:rPr>
            <w:rPrChange w:id="480" w:author="Prof. LIU Ben" w:date="2026-08-29T22:19:00Z" w16du:dateUtc="2026-08-29T14:19:00Z">
              <w:rPr>
                <w:color w:val="000000"/>
              </w:rPr>
            </w:rPrChange>
          </w:rPr>
          <w:t>entry</w:t>
        </w:r>
      </w:ins>
      <w:ins w:id="481" w:author="Prof. LIU Ben" w:date="2026-08-29T22:20:00Z" w16du:dateUtc="2026-08-29T14:20:00Z">
        <w:r>
          <w:t>”</w:t>
        </w:r>
      </w:ins>
      <w:ins w:id="482" w:author="Prof. LIU Ben" w:date="2026-08-29T22:19:00Z" w16du:dateUtc="2026-08-29T14:19:00Z">
        <w:r w:rsidRPr="00D839CD">
          <w:rPr>
            <w:rPrChange w:id="483" w:author="Prof. LIU Ben" w:date="2026-08-29T22:19:00Z" w16du:dateUtc="2026-08-29T14:19:00Z">
              <w:rPr>
                <w:color w:val="000000"/>
              </w:rPr>
            </w:rPrChange>
          </w:rPr>
          <w:t xml:space="preserve"> decision, a yes-or-no choice about whether to contribute an answer to a question the AI has already addressed. Second, if they choose to enter, the answerer makes a </w:t>
        </w:r>
      </w:ins>
      <w:ins w:id="484" w:author="Prof. LIU Ben" w:date="2026-08-29T22:20:00Z" w16du:dateUtc="2026-08-29T14:20:00Z">
        <w:r>
          <w:t>“</w:t>
        </w:r>
      </w:ins>
      <w:ins w:id="485" w:author="Prof. LIU Ben" w:date="2026-08-29T22:19:00Z" w16du:dateUtc="2026-08-29T14:19:00Z">
        <w:r w:rsidRPr="00D839CD">
          <w:rPr>
            <w:rPrChange w:id="486" w:author="Prof. LIU Ben" w:date="2026-08-29T22:19:00Z" w16du:dateUtc="2026-08-29T14:19:00Z">
              <w:rPr>
                <w:color w:val="000000"/>
              </w:rPr>
            </w:rPrChange>
          </w:rPr>
          <w:t>crafting</w:t>
        </w:r>
      </w:ins>
      <w:ins w:id="487" w:author="Prof. LIU Ben" w:date="2026-08-29T22:20:00Z" w16du:dateUtc="2026-08-29T14:20:00Z">
        <w:r>
          <w:t>”</w:t>
        </w:r>
      </w:ins>
      <w:ins w:id="488" w:author="Prof. LIU Ben" w:date="2026-08-29T22:19:00Z" w16du:dateUtc="2026-08-29T14:19:00Z">
        <w:r w:rsidRPr="00D839CD">
          <w:rPr>
            <w:rPrChange w:id="489" w:author="Prof. LIU Ben" w:date="2026-08-29T22:19:00Z" w16du:dateUtc="2026-08-29T14:19:00Z">
              <w:rPr>
                <w:color w:val="000000"/>
              </w:rPr>
            </w:rPrChange>
          </w:rPr>
          <w:t xml:space="preserve"> decision, which concerns both how good the answer will be and how it will be produced. Entry can be settled quickly, before the AI answer has been read closely; the crafting decision is a matter of degree and is where the answerer</w:t>
        </w:r>
      </w:ins>
      <w:ins w:id="490" w:author="Prof. LIU Ben" w:date="2026-08-29T22:20:00Z" w16du:dateUtc="2026-08-29T14:20:00Z">
        <w:r>
          <w:t>’</w:t>
        </w:r>
      </w:ins>
      <w:ins w:id="491" w:author="Prof. LIU Ben" w:date="2026-08-29T22:19:00Z" w16du:dateUtc="2026-08-29T14:19:00Z">
        <w:r w:rsidRPr="00D839CD">
          <w:rPr>
            <w:rPrChange w:id="492" w:author="Prof. LIU Ben" w:date="2026-08-29T22:19:00Z" w16du:dateUtc="2026-08-29T14:19:00Z">
              <w:rPr>
                <w:color w:val="000000"/>
              </w:rPr>
            </w:rPrChange>
          </w:rPr>
          <w:t>s time and knowledge are actually committed.</w:t>
        </w:r>
      </w:ins>
    </w:p>
    <w:p w14:paraId="3057C2DC" w14:textId="3E12192C" w:rsidR="00D839CD" w:rsidRPr="00D839CD" w:rsidRDefault="00D839CD">
      <w:pPr>
        <w:pStyle w:val="Paragraph0"/>
        <w:rPr>
          <w:ins w:id="493" w:author="Prof. LIU Ben" w:date="2026-08-29T22:19:00Z" w16du:dateUtc="2026-08-29T14:19:00Z"/>
          <w:rPrChange w:id="494" w:author="Prof. LIU Ben" w:date="2026-08-29T22:19:00Z" w16du:dateUtc="2026-08-29T14:19:00Z">
            <w:rPr>
              <w:ins w:id="495" w:author="Prof. LIU Ben" w:date="2026-08-29T22:19:00Z" w16du:dateUtc="2026-08-29T14:19:00Z"/>
              <w:color w:val="000000"/>
            </w:rPr>
          </w:rPrChange>
        </w:rPr>
        <w:pPrChange w:id="496" w:author="Prof. LIU Ben" w:date="2026-08-29T22:19:00Z" w16du:dateUtc="2026-08-29T14:19:00Z">
          <w:pPr>
            <w:spacing w:before="100" w:beforeAutospacing="1" w:after="100" w:afterAutospacing="1"/>
          </w:pPr>
        </w:pPrChange>
      </w:pPr>
      <w:ins w:id="497" w:author="Prof. LIU Ben" w:date="2026-08-29T22:19:00Z" w16du:dateUtc="2026-08-29T14:19:00Z">
        <w:r w:rsidRPr="00D839CD">
          <w:rPr>
            <w:rPrChange w:id="498" w:author="Prof. LIU Ben" w:date="2026-08-29T22:19:00Z" w16du:dateUtc="2026-08-29T14:19:00Z">
              <w:rPr>
                <w:color w:val="000000"/>
              </w:rPr>
            </w:rPrChange>
          </w:rPr>
          <w:t xml:space="preserve">Two features of the encounter organize the theory that follows. First, the AI answer is explicitly labeled, so its source is apparent at a glance. Second, the length of the answer is likewise apparent before its substance is read. Thus the answerer can register both who produced the existing answer and how much has been written before engaging with what it actually says. Its </w:t>
        </w:r>
      </w:ins>
      <w:ins w:id="499" w:author="Prof. LIU Ben" w:date="2026-08-29T22:21:00Z" w16du:dateUtc="2026-08-29T14:21:00Z">
        <w:r>
          <w:rPr>
            <w:rFonts w:hint="eastAsia"/>
          </w:rPr>
          <w:t>quality</w:t>
        </w:r>
      </w:ins>
      <w:ins w:id="500" w:author="Prof. LIU Ben" w:date="2026-08-29T22:19:00Z" w16du:dateUtc="2026-08-29T14:19:00Z">
        <w:r w:rsidRPr="00D839CD">
          <w:rPr>
            <w:rPrChange w:id="501" w:author="Prof. LIU Ben" w:date="2026-08-29T22:19:00Z" w16du:dateUtc="2026-08-29T14:19:00Z">
              <w:rPr>
                <w:color w:val="000000"/>
              </w:rPr>
            </w:rPrChange>
          </w:rPr>
          <w:t>, by contrast, becomes available only through the effort of reading.</w:t>
        </w:r>
      </w:ins>
    </w:p>
    <w:p w14:paraId="31DB386F" w14:textId="03D7B12D" w:rsidR="00D839CD" w:rsidRPr="00D839CD" w:rsidRDefault="00D839CD">
      <w:pPr>
        <w:pStyle w:val="Paragraph0"/>
        <w:rPr>
          <w:ins w:id="502" w:author="Prof. LIU Ben" w:date="2026-08-29T22:19:00Z" w16du:dateUtc="2026-08-29T14:19:00Z"/>
          <w:rPrChange w:id="503" w:author="Prof. LIU Ben" w:date="2026-08-29T22:19:00Z" w16du:dateUtc="2026-08-29T14:19:00Z">
            <w:rPr>
              <w:ins w:id="504" w:author="Prof. LIU Ben" w:date="2026-08-29T22:19:00Z" w16du:dateUtc="2026-08-29T14:19:00Z"/>
              <w:color w:val="000000"/>
            </w:rPr>
          </w:rPrChange>
        </w:rPr>
        <w:pPrChange w:id="505" w:author="Prof. LIU Ben" w:date="2026-08-29T22:19:00Z" w16du:dateUtc="2026-08-29T14:19:00Z">
          <w:pPr>
            <w:spacing w:before="100" w:beforeAutospacing="1" w:after="100" w:afterAutospacing="1"/>
          </w:pPr>
        </w:pPrChange>
      </w:pPr>
      <w:ins w:id="506" w:author="Prof. LIU Ben" w:date="2026-08-29T22:19:00Z" w16du:dateUtc="2026-08-29T14:19:00Z">
        <w:r w:rsidRPr="00D839CD">
          <w:rPr>
            <w:rPrChange w:id="507" w:author="Prof. LIU Ben" w:date="2026-08-29T22:19:00Z" w16du:dateUtc="2026-08-29T14:19:00Z">
              <w:rPr>
                <w:color w:val="000000"/>
              </w:rPr>
            </w:rPrChange>
          </w:rPr>
          <w:t xml:space="preserve">We treat this encounter as a competitive episode. We adopt a competition lens because it matches the situation the platform has created: the AI answer sits in the same thread and on the same screen as any human answer that follows, so a later human answer must be worth reading </w:t>
        </w:r>
        <w:r w:rsidRPr="00D839CD">
          <w:rPr>
            <w:rPrChange w:id="508" w:author="Prof. LIU Ben" w:date="2026-08-29T22:19:00Z" w16du:dateUtc="2026-08-29T14:19:00Z">
              <w:rPr>
                <w:color w:val="000000"/>
              </w:rPr>
            </w:rPrChange>
          </w:rPr>
          <w:lastRenderedPageBreak/>
          <w:t xml:space="preserve">in the presence of the AI answer. The competition lens also generates richer predictions than a substitution account. Prior work treating generative AI as a substitute for human labor establishes something important: these systems can perform much of the routine work human contributors once did (Burtch et al. 2024; Quinn &amp; Gutt 2025; del Rio-Chanona et al. 2024; Sanatizadeh et al. 2025; Xue et al. 2026), but that account predicts only decline, because if the AI does the work the answerer would otherwise have done, the answerer has less left to do and writes less. It offers no route by which an AI answer could lead an answerer to write more, or to write better. We argue that a competitive framing </w:t>
        </w:r>
      </w:ins>
      <w:ins w:id="509" w:author="Prof. LIU Ben" w:date="2026-08-29T22:23:00Z" w16du:dateUtc="2026-08-29T14:23:00Z">
        <w:r>
          <w:rPr>
            <w:rFonts w:hint="eastAsia"/>
          </w:rPr>
          <w:t>provides</w:t>
        </w:r>
      </w:ins>
      <w:ins w:id="510" w:author="Prof. LIU Ben" w:date="2026-08-29T22:19:00Z" w16du:dateUtc="2026-08-29T14:19:00Z">
        <w:r w:rsidRPr="00D839CD">
          <w:rPr>
            <w:rPrChange w:id="511" w:author="Prof. LIU Ben" w:date="2026-08-29T22:19:00Z" w16du:dateUtc="2026-08-29T14:19:00Z">
              <w:rPr>
                <w:color w:val="000000"/>
              </w:rPr>
            </w:rPrChange>
          </w:rPr>
          <w:t xml:space="preserve"> exactly those routes.</w:t>
        </w:r>
      </w:ins>
    </w:p>
    <w:p w14:paraId="49413C2F" w14:textId="49FFDBE4" w:rsidR="005C375D" w:rsidRPr="00D2526D" w:rsidDel="00D839CD" w:rsidRDefault="005C375D" w:rsidP="00D2526D">
      <w:pPr>
        <w:pStyle w:val="Paragraph0"/>
        <w:rPr>
          <w:del w:id="512" w:author="Prof. LIU Ben" w:date="2026-08-29T22:24:00Z" w16du:dateUtc="2026-08-29T14:24:00Z"/>
        </w:rPr>
      </w:pPr>
      <w:del w:id="513" w:author="Prof. LIU Ben" w:date="2026-08-29T22:24:00Z" w16du:dateUtc="2026-08-29T14:24:00Z">
        <w:r w:rsidRPr="00D2526D" w:rsidDel="00D839CD">
          <w:delText xml:space="preserve">Consider the following situation, which mirrors the domain we examine. A member of a technical Q&amp;A platform posts a question seeking a solution to a concrete problem. Shortly afterward, and typically before any human has responded, the platform attaches an answer generated by its own </w:delText>
        </w:r>
        <w:r w:rsidDel="00D839CD">
          <w:rPr>
            <w:rFonts w:hint="eastAsia"/>
          </w:rPr>
          <w:delText>Gen</w:delText>
        </w:r>
        <w:r w:rsidRPr="00D2526D" w:rsidDel="00D839CD">
          <w:delText>AI system. A human answerer who arrives at the thread later sees that a machine has already responded and must decide two things: whether to answer at all, and, if so, how much effort to invest.</w:delText>
        </w:r>
      </w:del>
    </w:p>
    <w:p w14:paraId="66AEC105" w14:textId="03E733A4" w:rsidR="005C375D" w:rsidRPr="00D2526D" w:rsidDel="00D839CD" w:rsidRDefault="005C375D" w:rsidP="00D2526D">
      <w:pPr>
        <w:pStyle w:val="Paragraph0"/>
        <w:rPr>
          <w:del w:id="514" w:author="Prof. LIU Ben" w:date="2026-08-29T22:24:00Z" w16du:dateUtc="2026-08-29T14:24:00Z"/>
        </w:rPr>
      </w:pPr>
      <w:del w:id="515" w:author="Prof. LIU Ben" w:date="2026-08-29T22:24:00Z" w16du:dateUtc="2026-08-29T14:24:00Z">
        <w:r w:rsidRPr="00D2526D" w:rsidDel="00D839CD">
          <w:delText xml:space="preserve">We restate this as two concrete decisions and use the labels throughout. First, the answerer makes an </w:delText>
        </w:r>
        <w:r w:rsidDel="00D839CD">
          <w:delText>“</w:delText>
        </w:r>
        <w:r w:rsidRPr="00D2526D" w:rsidDel="00D839CD">
          <w:delText>entry</w:delText>
        </w:r>
        <w:r w:rsidDel="00D839CD">
          <w:delText>”</w:delText>
        </w:r>
        <w:r w:rsidRPr="00D2526D" w:rsidDel="00D839CD">
          <w:delText xml:space="preserve"> decision, a yes-or-no choice about whether to contribute an answer that the AI has already addressed. Second, If </w:delText>
        </w:r>
      </w:del>
      <w:ins w:id="516" w:author="Dylan CHEN" w:date="2026-08-27T17:08:00Z" w16du:dateUtc="2026-08-27T09:08:00Z">
        <w:del w:id="517" w:author="Prof. LIU Ben" w:date="2026-08-29T22:24:00Z" w16du:dateUtc="2026-08-29T14:24:00Z">
          <w:r w:rsidR="003F35AE" w:rsidDel="00D839CD">
            <w:rPr>
              <w:rFonts w:hint="eastAsia"/>
            </w:rPr>
            <w:delText>i</w:delText>
          </w:r>
          <w:r w:rsidR="003F35AE" w:rsidRPr="00D2526D" w:rsidDel="00D839CD">
            <w:delText xml:space="preserve">f </w:delText>
          </w:r>
        </w:del>
      </w:ins>
      <w:del w:id="518" w:author="Prof. LIU Ben" w:date="2026-08-29T22:24:00Z" w16du:dateUtc="2026-08-29T14:24:00Z">
        <w:r w:rsidRPr="00D2526D" w:rsidDel="00D839CD">
          <w:delText xml:space="preserve">they choose to enter, the answerer then makes a </w:delText>
        </w:r>
        <w:r w:rsidDel="00D839CD">
          <w:delText>“</w:delText>
        </w:r>
        <w:r w:rsidRPr="00D2526D" w:rsidDel="00D839CD">
          <w:delText>quality</w:delText>
        </w:r>
        <w:r w:rsidDel="00D839CD">
          <w:delText>”</w:delText>
        </w:r>
        <w:r w:rsidRPr="00D2526D" w:rsidDel="00D839CD">
          <w:delText xml:space="preserve"> decision about how much effort the answer will embody.</w:delText>
        </w:r>
        <w:r w:rsidDel="00D839CD">
          <w:rPr>
            <w:rFonts w:hint="eastAsia"/>
          </w:rPr>
          <w:delText xml:space="preserve"> </w:delText>
        </w:r>
        <w:r w:rsidRPr="00D2526D" w:rsidDel="00D839CD">
          <w:delText>Entry can be settled quickly, before the AI answer has been read closely; the quality decision is a matter of degree and is where the answerer</w:delText>
        </w:r>
        <w:r w:rsidDel="00D839CD">
          <w:delText>’</w:delText>
        </w:r>
        <w:r w:rsidRPr="00D2526D" w:rsidDel="00D839CD">
          <w:delText>s time and knowledge are actually committed.</w:delText>
        </w:r>
      </w:del>
    </w:p>
    <w:p w14:paraId="592FD6E0" w14:textId="4F20B772" w:rsidR="005C375D" w:rsidRPr="00D2526D" w:rsidDel="00D839CD" w:rsidRDefault="005C375D" w:rsidP="00D2526D">
      <w:pPr>
        <w:pStyle w:val="Paragraph0"/>
        <w:rPr>
          <w:del w:id="519" w:author="Prof. LIU Ben" w:date="2026-08-29T22:24:00Z" w16du:dateUtc="2026-08-29T14:24:00Z"/>
        </w:rPr>
      </w:pPr>
      <w:del w:id="520" w:author="Prof. LIU Ben" w:date="2026-08-29T22:24:00Z" w16du:dateUtc="2026-08-29T14:24:00Z">
        <w:r w:rsidRPr="00D2526D" w:rsidDel="00D839CD">
          <w:delText>Two features of the encounter organize the theory that follows. First, the AI answer is explicitly labeled, so its source is apparent at a glance. Second, the length of the answer is likewise apparent before its substance is read. Thus the answerer can register both who produced the existing answer and how much has been written before engaging with what it actually says. Its content, by contrast, becomes available only through the effort of reading.</w:delText>
        </w:r>
      </w:del>
    </w:p>
    <w:p w14:paraId="1B532518" w14:textId="20907248" w:rsidR="005C375D" w:rsidRPr="00D2526D" w:rsidDel="00D839CD" w:rsidRDefault="005C375D" w:rsidP="00D2526D">
      <w:pPr>
        <w:pStyle w:val="Paragraph0"/>
        <w:rPr>
          <w:del w:id="521" w:author="Prof. LIU Ben" w:date="2026-08-29T22:24:00Z" w16du:dateUtc="2026-08-29T14:24:00Z"/>
        </w:rPr>
      </w:pPr>
      <w:del w:id="522" w:author="Prof. LIU Ben" w:date="2026-08-29T22:24:00Z" w16du:dateUtc="2026-08-29T14:24:00Z">
        <w:r w:rsidRPr="00D2526D" w:rsidDel="00D839CD">
          <w:delText>We treat this encounter as a competitive episode. We adopt a competition lens because it matches the situation the platform has created: the AI answer sits in the same thread and on the same screen as any human answer that follows, so a later human answer must be worth reading in the presence of the AI answer (Chen et al. 2007; Chen 2009). The competition lens also generates richer predictions than a substitution account. Prior work treating generative AI as a substitute for human labor establishes something important</w:delText>
        </w:r>
        <w:r w:rsidDel="00D839CD">
          <w:rPr>
            <w:rFonts w:hint="eastAsia"/>
          </w:rPr>
          <w:delText xml:space="preserve">: </w:delText>
        </w:r>
        <w:r w:rsidRPr="00D2526D" w:rsidDel="00D839CD">
          <w:delText xml:space="preserve">these systems can perform much of the routine work human contributors once did </w:delText>
        </w:r>
      </w:del>
      <w:ins w:id="523" w:author="Dylan CHEN" w:date="2026-08-28T23:16:00Z" w16du:dateUtc="2026-08-28T15:16:00Z">
        <w:del w:id="524" w:author="Prof. LIU Ben" w:date="2026-08-29T22:24:00Z" w16du:dateUtc="2026-08-29T14:24:00Z">
          <w:r w:rsidR="000E3138" w:rsidRPr="0022223D" w:rsidDel="00D839CD">
            <w:rPr>
              <w:shd w:val="clear" w:color="auto" w:fill="FFFFFF"/>
            </w:rPr>
            <w:fldChar w:fldCharType="begin" w:fldLock="1"/>
          </w:r>
        </w:del>
      </w:ins>
      <w:del w:id="525" w:author="Prof. LIU Ben" w:date="2026-08-29T22:24:00Z" w16du:dateUtc="2026-08-29T14:24:00Z">
        <w:r w:rsidR="00DC684C" w:rsidDel="00D839CD">
          <w:rPr>
            <w:shd w:val="clear" w:color="auto" w:fill="FFFFFF"/>
          </w:rPr>
          <w:delInstrText xml:space="preserve"> ADDIN ZOTERO_ITEM CSL_CITATION {"citationID":"aWrqOPk2","properties":{"unsorted":false,"formattedCitation":"(Burtch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","call-number":"3","container-title":"Scientific Reports","DOI":"10.1038/s41598-024-61221-0","ISSN":"2045-2322","issue":"1","journalAbbreviation":"Sci Rep","language":"en","license":"2024 The Author(s)","note":"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w:delInstrText>
        </w:r>
        <w:r w:rsidR="00DC684C" w:rsidDel="00D839CD">
          <w:rPr>
            <w:rFonts w:hint="eastAsia"/>
            <w:shd w:val="clear" w:color="auto" w:fill="FFFFFF"/>
          </w:rPr>
          <w:delInstrText>、</w:delInstrText>
        </w:r>
        <w:r w:rsidR="00DC684C" w:rsidDel="00D839CD">
          <w:rPr>
            <w:shd w:val="clear" w:color="auto" w:fill="FFFFFF"/>
          </w:rPr>
          <w:delInstrText>Human behaviour</w:delInstrText>
        </w:r>
        <w:r w:rsidR="00DC684C" w:rsidDel="00D839CD">
          <w:rPr>
            <w:rFonts w:hint="eastAsia"/>
            <w:shd w:val="clear" w:color="auto" w:fill="FFFFFF"/>
          </w:rPr>
          <w:delInstrText>、</w:delInstrText>
        </w:r>
        <w:r w:rsidR="00DC684C" w:rsidDel="00D839CD">
          <w:rPr>
            <w:shd w:val="clear" w:color="auto" w:fill="FFFFFF"/>
          </w:rPr>
          <w:del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","call-number":"2","container-title":"PNAS Nexus","DOI":"10.1093/pnasnexus/pgae400","ISSN":"2752-6542","issue":"9","journalAbbreviation":"PNAS Nexus","language":"en","note":"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","call-number":"1","container-title":"Journal of Management Information Systems","DOI":"10.1080/07421222.2025.2487313","ISSN":"0742-1222","issue":"2","language":"en","note":"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w:delInstrText>
        </w:r>
        <w:r w:rsidR="00DC684C" w:rsidDel="00D839CD">
          <w:rPr>
            <w:rFonts w:hint="eastAsia"/>
            <w:shd w:val="clear" w:color="auto" w:fill="FFFFFF"/>
          </w:rPr>
          <w:delInstrText>、</w:delInstrText>
        </w:r>
        <w:r w:rsidR="00DC684C" w:rsidDel="00D839CD">
          <w:rPr>
            <w:shd w:val="clear" w:color="auto" w:fill="FFFFFF"/>
          </w:rPr>
          <w:delInstrText>Generative AI</w:delInstrText>
        </w:r>
        <w:r w:rsidR="00DC684C" w:rsidDel="00D839CD">
          <w:rPr>
            <w:rFonts w:hint="eastAsia"/>
            <w:shd w:val="clear" w:color="auto" w:fill="FFFFFF"/>
          </w:rPr>
          <w:delInstrText>、</w:delInstrText>
        </w:r>
        <w:r w:rsidR="00DC684C" w:rsidDel="00D839CD">
          <w:rPr>
            <w:shd w:val="clear" w:color="auto" w:fill="FFFFFF"/>
          </w:rPr>
          <w:delInstrText>GAI</w:delInstrText>
        </w:r>
        <w:r w:rsidR="00DC684C" w:rsidDel="00D839CD">
          <w:rPr>
            <w:rFonts w:hint="eastAsia"/>
            <w:shd w:val="clear" w:color="auto" w:fill="FFFFFF"/>
          </w:rPr>
          <w:delInstrText>、</w:delInstrText>
        </w:r>
        <w:r w:rsidR="00DC684C" w:rsidDel="00D839CD">
          <w:rPr>
            <w:shd w:val="clear" w:color="auto" w:fill="FFFFFF"/>
          </w:rPr>
          <w:delInstrText>knowledge seeking</w:delInstrText>
        </w:r>
        <w:r w:rsidR="00DC684C" w:rsidDel="00D839CD">
          <w:rPr>
            <w:rFonts w:hint="eastAsia"/>
            <w:shd w:val="clear" w:color="auto" w:fill="FFFFFF"/>
          </w:rPr>
          <w:delInstrText>、</w:delInstrText>
        </w:r>
        <w:r w:rsidR="00DC684C" w:rsidDel="00D839CD">
          <w:rPr>
            <w:shd w:val="clear" w:color="auto" w:fill="FFFFFF"/>
          </w:rPr>
          <w:delInstrText>commitment-based theory</w:delInstrText>
        </w:r>
        <w:r w:rsidR="00DC684C" w:rsidDel="00D839CD">
          <w:rPr>
            <w:rFonts w:hint="eastAsia"/>
            <w:shd w:val="clear" w:color="auto" w:fill="FFFFFF"/>
          </w:rPr>
          <w:delInstrText>、</w:delInstrText>
        </w:r>
        <w:r w:rsidR="00DC684C" w:rsidDel="00D839CD">
          <w:rPr>
            <w:shd w:val="clear" w:color="auto" w:fill="FFFFFF"/>
          </w:rPr>
          <w:delInstrText>GenAI</w:delInstrText>
        </w:r>
        <w:r w:rsidR="00DC684C" w:rsidDel="00D839CD">
          <w:rPr>
            <w:rFonts w:hint="eastAsia"/>
            <w:shd w:val="clear" w:color="auto" w:fill="FFFFFF"/>
          </w:rPr>
          <w:delInstrText>、</w:delInstrText>
        </w:r>
        <w:r w:rsidR="00DC684C" w:rsidDel="00D839CD">
          <w:rPr>
            <w:shd w:val="clear" w:color="auto" w:fill="FFFFFF"/>
          </w:rPr>
          <w:delInstrText>information foraging theory</w:delInstrText>
        </w:r>
        <w:r w:rsidR="00DC684C" w:rsidDel="00D839CD">
          <w:rPr>
            <w:rFonts w:hint="eastAsia"/>
            <w:shd w:val="clear" w:color="auto" w:fill="FFFFFF"/>
          </w:rPr>
          <w:delInstrText>、</w:delInstrText>
        </w:r>
        <w:r w:rsidR="00DC684C" w:rsidDel="00D839CD">
          <w:rPr>
            <w:shd w:val="clear" w:color="auto" w:fill="FFFFFF"/>
          </w:rPr>
          <w:del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","call-number":"1 (CCF C)","container-title":"Information &amp; Management","DOI":"10.1016/j.im.2025.104178","ISSN":"0378-7206","issue":"6","journalAbbreviation":"Information &amp; Management","language":"en","note":"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w:delInstrText>
        </w:r>
        <w:r w:rsidR="00DC684C" w:rsidDel="00D839CD">
          <w:rPr>
            <w:rFonts w:hint="eastAsia"/>
            <w:shd w:val="clear" w:color="auto" w:fill="FFFFFF"/>
          </w:rPr>
          <w:delInstrText>、</w:delInstrText>
        </w:r>
        <w:r w:rsidR="00DC684C" w:rsidDel="00D839CD">
          <w:rPr>
            <w:shd w:val="clear" w:color="auto" w:fill="FFFFFF"/>
          </w:rPr>
          <w:delInstrText>ChatGPT</w:delInstrText>
        </w:r>
        <w:r w:rsidR="00DC684C" w:rsidDel="00D839CD">
          <w:rPr>
            <w:rFonts w:hint="eastAsia"/>
            <w:shd w:val="clear" w:color="auto" w:fill="FFFFFF"/>
          </w:rPr>
          <w:delInstrText>、</w:delInstrText>
        </w:r>
        <w:r w:rsidR="00DC684C" w:rsidDel="00D839CD">
          <w:rPr>
            <w:shd w:val="clear" w:color="auto" w:fill="FFFFFF"/>
          </w:rPr>
          <w:delInstrText>Generative AI</w:delInstrText>
        </w:r>
        <w:r w:rsidR="00DC684C" w:rsidDel="00D839CD">
          <w:rPr>
            <w:rFonts w:hint="eastAsia"/>
            <w:shd w:val="clear" w:color="auto" w:fill="FFFFFF"/>
          </w:rPr>
          <w:delInstrText>、</w:delInstrText>
        </w:r>
        <w:r w:rsidR="00DC684C" w:rsidDel="00D839CD">
          <w:rPr>
            <w:shd w:val="clear" w:color="auto" w:fill="FFFFFF"/>
          </w:rPr>
          <w:delInstrText>Online knowledge exchange platforms</w:delInstrText>
        </w:r>
        <w:r w:rsidR="00DC684C" w:rsidDel="00D839CD">
          <w:rPr>
            <w:rFonts w:hint="eastAsia"/>
            <w:shd w:val="clear" w:color="auto" w:fill="FFFFFF"/>
          </w:rPr>
          <w:delInstrText>、</w:delInstrText>
        </w:r>
        <w:r w:rsidR="00DC684C" w:rsidDel="00D839CD">
          <w:rPr>
            <w:shd w:val="clear" w:color="auto" w:fill="FFFFFF"/>
          </w:rPr>
          <w:del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delInstrText>
        </w:r>
        <w:r w:rsidR="00DC684C" w:rsidDel="00D839CD">
          <w:rPr>
            <w:rFonts w:hint="eastAsia"/>
            <w:shd w:val="clear" w:color="auto" w:fill="FFFFFF"/>
          </w:rPr>
          <w:delInstrText>undation of China [Grants 72188101 and 72595864]. Supplemental Material: The online appendix is available at https://doi.org/10.1287/isre.2023.0561.\n\n</w:delInstrText>
        </w:r>
        <w:r w:rsidR="00DC684C" w:rsidDel="00D839CD">
          <w:rPr>
            <w:rFonts w:hint="eastAsia"/>
            <w:shd w:val="clear" w:color="auto" w:fill="FFFFFF"/>
          </w:rPr>
          <w:delInstrText>【摘要翻译】大语言模型</w:delInstrText>
        </w:r>
        <w:r w:rsidR="00DC684C" w:rsidDel="00D839CD">
          <w:rPr>
            <w:rFonts w:hint="eastAsia"/>
            <w:shd w:val="clear" w:color="auto" w:fill="FFFFFF"/>
          </w:rPr>
          <w:delInstrText xml:space="preserve"> (LLMs)(</w:delInstrText>
        </w:r>
        <w:r w:rsidR="00DC684C" w:rsidDel="00D839CD">
          <w:rPr>
            <w:rFonts w:hint="eastAsia"/>
            <w:shd w:val="clear" w:color="auto" w:fill="FFFFFF"/>
          </w:rPr>
          <w:delInstrText>如</w:delInstrText>
        </w:r>
        <w:r w:rsidR="00DC684C" w:rsidDel="00D839CD">
          <w:rPr>
            <w:rFonts w:hint="eastAsia"/>
            <w:shd w:val="clear" w:color="auto" w:fill="FFFFFF"/>
          </w:rPr>
          <w:delInstrText xml:space="preserve"> ChatGPT) </w:delInstrText>
        </w:r>
        <w:r w:rsidR="00DC684C" w:rsidDel="00D839CD">
          <w:rPr>
            <w:rFonts w:hint="eastAsia"/>
            <w:shd w:val="clear" w:color="auto" w:fill="FFFFFF"/>
          </w:rPr>
          <w:delInstrText>预计将显著重塑学习、技能获取和知识创造。它们对用户生成的知识共享问答</w:delInstrText>
        </w:r>
        <w:r w:rsidR="00DC684C" w:rsidDel="00D839CD">
          <w:rPr>
            <w:rFonts w:hint="eastAsia"/>
            <w:shd w:val="clear" w:color="auto" w:fill="FFFFFF"/>
          </w:rPr>
          <w:delInstrText xml:space="preserve"> (Q&amp;A) </w:delInstrText>
        </w:r>
        <w:r w:rsidR="00DC684C" w:rsidDel="00D839CD">
          <w:rPr>
            <w:rFonts w:hint="eastAsia"/>
            <w:shd w:val="clear" w:color="auto" w:fill="FFFFFF"/>
          </w:rPr>
          <w:delInstrText>平台的影响对</w:delInstrText>
        </w:r>
        <w:r w:rsidR="00DC684C" w:rsidDel="00D839CD">
          <w:rPr>
            <w:rFonts w:hint="eastAsia"/>
            <w:shd w:val="clear" w:color="auto" w:fill="FFFFFF"/>
          </w:rPr>
          <w:delInstrText xml:space="preserve"> Q&amp;A </w:delInstrText>
        </w:r>
        <w:r w:rsidR="00DC684C" w:rsidDel="00D839CD">
          <w:rPr>
            <w:rFonts w:hint="eastAsia"/>
            <w:shd w:val="clear" w:color="auto" w:fill="FFFFFF"/>
          </w:rPr>
          <w:delInstrText>平台和</w:delInstrText>
        </w:r>
        <w:r w:rsidR="00DC684C" w:rsidDel="00D839CD">
          <w:rPr>
            <w:rFonts w:hint="eastAsia"/>
            <w:shd w:val="clear" w:color="auto" w:fill="FFFFFF"/>
          </w:rPr>
          <w:delInstrText xml:space="preserve"> LLMs </w:delInstrText>
        </w:r>
        <w:r w:rsidR="00DC684C" w:rsidDel="00D839CD">
          <w:rPr>
            <w:rFonts w:hint="eastAsia"/>
            <w:shd w:val="clear" w:color="auto" w:fill="FFFFFF"/>
          </w:rPr>
          <w:delInstrText>的比较价值和未来协同演化以及</w:delInstrText>
        </w:r>
        <w:r w:rsidR="00DC684C" w:rsidDel="00D839CD">
          <w:rPr>
            <w:rFonts w:hint="eastAsia"/>
            <w:shd w:val="clear" w:color="auto" w:fill="FFFFFF"/>
          </w:rPr>
          <w:delInstrText xml:space="preserve"> LLMs </w:delInstrText>
        </w:r>
        <w:r w:rsidR="00DC684C" w:rsidDel="00D839CD">
          <w:rPr>
            <w:rFonts w:hint="eastAsia"/>
            <w:shd w:val="clear" w:color="auto" w:fill="FFFFFF"/>
          </w:rPr>
          <w:delInstrText>的未来学习具有重要意义。通过多种实证设计，我们估计</w:delInstrText>
        </w:r>
        <w:r w:rsidR="00DC684C" w:rsidDel="00D839CD">
          <w:rPr>
            <w:rFonts w:hint="eastAsia"/>
            <w:shd w:val="clear" w:color="auto" w:fill="FFFFFF"/>
          </w:rPr>
          <w:delInstrText xml:space="preserve"> ChatGPT </w:delInstrText>
        </w:r>
        <w:r w:rsidR="00DC684C" w:rsidDel="00D839CD">
          <w:rPr>
            <w:rFonts w:hint="eastAsia"/>
            <w:shd w:val="clear" w:color="auto" w:fill="FFFFFF"/>
          </w:rPr>
          <w:delInstrText>的推出导致</w:delInstrText>
        </w:r>
        <w:r w:rsidR="00DC684C" w:rsidDel="00D839CD">
          <w:rPr>
            <w:rFonts w:hint="eastAsia"/>
            <w:shd w:val="clear" w:color="auto" w:fill="FFFFFF"/>
          </w:rPr>
          <w:delInstrText xml:space="preserve"> Stack Overflow </w:delInstrText>
        </w:r>
        <w:r w:rsidR="00DC684C" w:rsidDel="00D839CD">
          <w:rPr>
            <w:rFonts w:hint="eastAsia"/>
            <w:shd w:val="clear" w:color="auto" w:fill="FFFFFF"/>
          </w:rPr>
          <w:delInstrText>上发布的问题数量平均减少了</w:delInstrText>
        </w:r>
        <w:r w:rsidR="00DC684C" w:rsidDel="00D839CD">
          <w:rPr>
            <w:rFonts w:hint="eastAsia"/>
            <w:shd w:val="clear" w:color="auto" w:fill="FFFFFF"/>
          </w:rPr>
          <w:delInstrText xml:space="preserve"> 14.09%</w:delInstrText>
        </w:r>
        <w:r w:rsidR="00DC684C" w:rsidDel="00D839CD">
          <w:rPr>
            <w:rFonts w:hint="eastAsia"/>
            <w:shd w:val="clear" w:color="auto" w:fill="FFFFFF"/>
          </w:rPr>
          <w:delInstrText>，这种影响随着时间的推移而加剧，到</w:delInstrText>
        </w:r>
        <w:r w:rsidR="00DC684C" w:rsidDel="00D839CD">
          <w:rPr>
            <w:rFonts w:hint="eastAsia"/>
            <w:shd w:val="clear" w:color="auto" w:fill="FFFFFF"/>
          </w:rPr>
          <w:delInstrText xml:space="preserve"> 2023 </w:delInstrText>
        </w:r>
        <w:r w:rsidR="00DC684C" w:rsidDel="00D839CD">
          <w:rPr>
            <w:rFonts w:hint="eastAsia"/>
            <w:shd w:val="clear" w:color="auto" w:fill="FFFFFF"/>
          </w:rPr>
          <w:delInstrText>年</w:delInstrText>
        </w:r>
        <w:r w:rsidR="00DC684C" w:rsidDel="00D839CD">
          <w:rPr>
            <w:rFonts w:hint="eastAsia"/>
            <w:shd w:val="clear" w:color="auto" w:fill="FFFFFF"/>
          </w:rPr>
          <w:delInstrText xml:space="preserve"> 5 </w:delInstrText>
        </w:r>
        <w:r w:rsidR="00DC684C" w:rsidDel="00D839CD">
          <w:rPr>
            <w:rFonts w:hint="eastAsia"/>
            <w:shd w:val="clear" w:color="auto" w:fill="FFFFFF"/>
          </w:rPr>
          <w:delInstrText>月达到</w:delInstrText>
        </w:r>
        <w:r w:rsidR="00DC684C" w:rsidDel="00D839CD">
          <w:rPr>
            <w:rFonts w:hint="eastAsia"/>
            <w:shd w:val="clear" w:color="auto" w:fill="FFFFFF"/>
          </w:rPr>
          <w:delInstrText xml:space="preserve"> 27.88% </w:delInstrText>
        </w:r>
        <w:r w:rsidR="00DC684C" w:rsidDel="00D839CD">
          <w:rPr>
            <w:rFonts w:hint="eastAsia"/>
            <w:shd w:val="clear" w:color="auto" w:fill="FFFFFF"/>
          </w:rPr>
          <w:delInstrText>的减少。有趣的是，这种数量的减少伴随着剩余问题平均质量的显著提高。进一步分析表明，这些数量和质量的变化可以用两种机制来解释</w:delInstrText>
        </w:r>
        <w:r w:rsidR="00DC684C" w:rsidDel="00D839CD">
          <w:rPr>
            <w:rFonts w:hint="eastAsia"/>
            <w:shd w:val="clear" w:color="auto" w:fill="FFFFFF"/>
          </w:rPr>
          <w:delInstrText xml:space="preserve">:(1) ChatGPT </w:delInstrText>
        </w:r>
        <w:r w:rsidR="00DC684C" w:rsidDel="00D839CD">
          <w:rPr>
            <w:rFonts w:hint="eastAsia"/>
            <w:shd w:val="clear" w:color="auto" w:fill="FFFFFF"/>
          </w:rPr>
          <w:delInstrText>的不均衡替代，其中更简单、中等到低质量的问题更容易消失</w:delInstrText>
        </w:r>
        <w:r w:rsidR="00DC684C" w:rsidDel="00D839CD">
          <w:rPr>
            <w:rFonts w:hint="eastAsia"/>
            <w:shd w:val="clear" w:color="auto" w:fill="FFFFFF"/>
          </w:rPr>
          <w:delInstrText xml:space="preserve">;(2) </w:delInstrText>
        </w:r>
        <w:r w:rsidR="00DC684C" w:rsidDel="00D839CD">
          <w:rPr>
            <w:rFonts w:hint="eastAsia"/>
            <w:shd w:val="clear" w:color="auto" w:fill="FFFFFF"/>
          </w:rPr>
          <w:delInstrText>在考虑数量减少后直接提高质量，表明</w:delInstrText>
        </w:r>
        <w:r w:rsidR="00DC684C" w:rsidDel="00D839CD">
          <w:rPr>
            <w:rFonts w:hint="eastAsia"/>
            <w:shd w:val="clear" w:color="auto" w:fill="FFFFFF"/>
          </w:rPr>
          <w:delInstrText xml:space="preserve"> ChatGPT </w:delInstrText>
        </w:r>
        <w:r w:rsidR="00DC684C" w:rsidDel="00D839CD">
          <w:rPr>
            <w:rFonts w:hint="eastAsia"/>
            <w:shd w:val="clear" w:color="auto" w:fill="FFFFFF"/>
          </w:rPr>
          <w:delInstrText>帮助提供的时间和搜索成本节约对问题质量的改善具有积极外溢效应。进一步的异质性分析显示，这对缺乏经验的用户的问题数量和质量都有更强的影响</w:delInstrText>
        </w:r>
        <w:r w:rsidR="00DC684C" w:rsidDel="00D839CD">
          <w:rPr>
            <w:rFonts w:hint="eastAsia"/>
            <w:shd w:val="clear" w:color="auto" w:fill="FFFFFF"/>
          </w:rPr>
          <w:delInstrText>;</w:delInstrText>
        </w:r>
        <w:r w:rsidR="00DC684C" w:rsidDel="00D839CD">
          <w:rPr>
            <w:rFonts w:hint="eastAsia"/>
            <w:shd w:val="clear" w:color="auto" w:fill="FFFFFF"/>
          </w:rPr>
          <w:delInstrText>用户保留率和新用户获取率都显著下降</w:delInstrText>
        </w:r>
        <w:r w:rsidR="00DC684C" w:rsidDel="00D839CD">
          <w:rPr>
            <w:rFonts w:hint="eastAsia"/>
            <w:shd w:val="clear" w:color="auto" w:fill="FFFFFF"/>
          </w:rPr>
          <w:delInstrText>;</w:delInstrText>
        </w:r>
        <w:r w:rsidR="00DC684C" w:rsidDel="00D839CD">
          <w:rPr>
            <w:rFonts w:hint="eastAsia"/>
            <w:shd w:val="clear" w:color="auto" w:fill="FFFFFF"/>
          </w:rPr>
          <w:del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delInstrText>
        </w:r>
        <w:r w:rsidR="00DC684C" w:rsidDel="00D839CD">
          <w:rPr>
            <w:rFonts w:hint="eastAsia"/>
            <w:shd w:val="clear" w:color="auto" w:fill="FFFFFF"/>
          </w:rPr>
          <w:delInstrText>;</w:delInstrText>
        </w:r>
        <w:r w:rsidR="00DC684C" w:rsidDel="00D839CD">
          <w:rPr>
            <w:rFonts w:hint="eastAsia"/>
            <w:shd w:val="clear" w:color="auto" w:fill="FFFFFF"/>
          </w:rPr>
          <w:delInstrText>助理编辑陈建清。资金：薛建清获得上海金融经济大学中央大学基础研究基金的支持。王立军获得中国国家自然科学基金会的支持</w:delInstrText>
        </w:r>
        <w:r w:rsidR="00DC684C" w:rsidDel="00D839CD">
          <w:rPr>
            <w:rFonts w:hint="eastAsia"/>
            <w:shd w:val="clear" w:color="auto" w:fill="FFFFFF"/>
          </w:rPr>
          <w:delInstrText xml:space="preserve"> [</w:delInstrText>
        </w:r>
        <w:r w:rsidR="00DC684C" w:rsidDel="00D839CD">
          <w:rPr>
            <w:rFonts w:hint="eastAsia"/>
            <w:shd w:val="clear" w:color="auto" w:fill="FFFFFF"/>
          </w:rPr>
          <w:delInstrText>资助金额</w:delInstrText>
        </w:r>
        <w:r w:rsidR="00DC684C" w:rsidDel="00D839CD">
          <w:rPr>
            <w:rFonts w:hint="eastAsia"/>
            <w:shd w:val="clear" w:color="auto" w:fill="FFFFFF"/>
          </w:rPr>
          <w:delInstrText xml:space="preserve"> 72301259]</w:delInstrText>
        </w:r>
        <w:r w:rsidR="00DC684C" w:rsidDel="00D839CD">
          <w:rPr>
            <w:rFonts w:hint="eastAsia"/>
            <w:shd w:val="clear" w:color="auto" w:fill="FFFFFF"/>
          </w:rPr>
          <w:delInstrText>。李建清获得中国国家自然科学基础的支持</w:delInstrText>
        </w:r>
        <w:r w:rsidR="00DC684C" w:rsidDel="00D839CD">
          <w:rPr>
            <w:rFonts w:hint="eastAsia"/>
            <w:shd w:val="clear" w:color="auto" w:fill="FFFFFF"/>
          </w:rPr>
          <w:delInstrText xml:space="preserve"> [</w:delInstrText>
        </w:r>
        <w:r w:rsidR="00DC684C" w:rsidDel="00D839CD">
          <w:rPr>
            <w:rFonts w:hint="eastAsia"/>
            <w:shd w:val="clear" w:color="auto" w:fill="FFFFFF"/>
          </w:rPr>
          <w:delInstrText>资助金额</w:delInstrText>
        </w:r>
        <w:r w:rsidR="00DC684C" w:rsidDel="00D839CD">
          <w:rPr>
            <w:rFonts w:hint="eastAsia"/>
            <w:shd w:val="clear" w:color="auto" w:fill="FFFFFF"/>
          </w:rPr>
          <w:delInstrText xml:space="preserve"> 72188101 </w:delInstrText>
        </w:r>
        <w:r w:rsidR="00DC684C" w:rsidDel="00D839CD">
          <w:rPr>
            <w:rFonts w:hint="eastAsia"/>
            <w:shd w:val="clear" w:color="auto" w:fill="FFFFFF"/>
          </w:rPr>
          <w:delInstrText>和</w:delInstrText>
        </w:r>
        <w:r w:rsidR="00DC684C" w:rsidDel="00D839CD">
          <w:rPr>
            <w:rFonts w:hint="eastAsia"/>
            <w:shd w:val="clear" w:color="auto" w:fill="FFFFFF"/>
          </w:rPr>
          <w:delInstrText xml:space="preserve"> 72595864]</w:delInstrText>
        </w:r>
        <w:r w:rsidR="00DC684C" w:rsidDel="00D839CD">
          <w:rPr>
            <w:rFonts w:hint="eastAsia"/>
            <w:shd w:val="clear" w:color="auto" w:fill="FFFFFF"/>
          </w:rPr>
          <w:delInstrText>。补充资料：在线附录可访问</w:delInstrText>
        </w:r>
        <w:r w:rsidR="00DC684C" w:rsidDel="00D839CD">
          <w:rPr>
            <w:rFonts w:hint="eastAsia"/>
            <w:shd w:val="clear" w:color="auto" w:fill="FFFFFF"/>
          </w:rPr>
          <w:delInstrText xml:space="preserve"> https://doi.org/10.1287/isre.2023.0561</w:delInstrText>
        </w:r>
        <w:r w:rsidR="00DC684C" w:rsidDel="00D839CD">
          <w:rPr>
            <w:rFonts w:hint="eastAsia"/>
            <w:shd w:val="clear" w:color="auto" w:fill="FFFFFF"/>
          </w:rPr>
          <w:delInstrText>。</w:delInstrText>
        </w:r>
        <w:r w:rsidR="00DC684C" w:rsidDel="00D839CD">
          <w:rPr>
            <w:rFonts w:hint="eastAsia"/>
            <w:shd w:val="clear" w:color="auto" w:fill="FFFFFF"/>
          </w:rPr>
          <w:delInstrText>","call-number":"1","container-title":"Information Systems Research","DOI"</w:delInstrText>
        </w:r>
        <w:r w:rsidR="00DC684C" w:rsidDel="00D839CD">
          <w:rPr>
            <w:shd w:val="clear" w:color="auto" w:fill="FFFFFF"/>
          </w:rPr>
          <w:delInstrText>:"10.1287/isre.2023.0561","ISSN":"1047-7047","language":"en","note":"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w:delInstrText>
        </w:r>
        <w:r w:rsidR="00DC684C" w:rsidDel="00D839CD">
          <w:rPr>
            <w:rFonts w:hint="eastAsia"/>
            <w:shd w:val="clear" w:color="auto" w:fill="FFFFFF"/>
          </w:rPr>
          <w:delInstrText>、</w:delInstrText>
        </w:r>
        <w:r w:rsidR="00DC684C" w:rsidDel="00D839CD">
          <w:rPr>
            <w:shd w:val="clear" w:color="auto" w:fill="FFFFFF"/>
          </w:rPr>
          <w:delInstrText>generative AI</w:delInstrText>
        </w:r>
        <w:r w:rsidR="00DC684C" w:rsidDel="00D839CD">
          <w:rPr>
            <w:rFonts w:hint="eastAsia"/>
            <w:shd w:val="clear" w:color="auto" w:fill="FFFFFF"/>
          </w:rPr>
          <w:delInstrText>、</w:delInstrText>
        </w:r>
        <w:r w:rsidR="00DC684C" w:rsidDel="00D839CD">
          <w:rPr>
            <w:shd w:val="clear" w:color="auto" w:fill="FFFFFF"/>
          </w:rPr>
          <w:delInstrText>large language models</w:delInstrText>
        </w:r>
        <w:r w:rsidR="00DC684C" w:rsidDel="00D839CD">
          <w:rPr>
            <w:rFonts w:hint="eastAsia"/>
            <w:shd w:val="clear" w:color="auto" w:fill="FFFFFF"/>
          </w:rPr>
          <w:delInstrText>、</w:delInstrText>
        </w:r>
        <w:r w:rsidR="00DC684C" w:rsidDel="00D839CD">
          <w:rPr>
            <w:shd w:val="clear" w:color="auto" w:fill="FFFFFF"/>
          </w:rPr>
          <w:delInstrText>ChatGPT</w:delInstrText>
        </w:r>
        <w:r w:rsidR="00DC684C" w:rsidDel="00D839CD">
          <w:rPr>
            <w:rFonts w:hint="eastAsia"/>
            <w:shd w:val="clear" w:color="auto" w:fill="FFFFFF"/>
          </w:rPr>
          <w:delInstrText>、</w:delInstrText>
        </w:r>
        <w:r w:rsidR="00DC684C" w:rsidDel="00D839CD">
          <w:rPr>
            <w:shd w:val="clear" w:color="auto" w:fill="FFFFFF"/>
          </w:rPr>
          <w:delInstrText>Q&amp;A platform</w:delInstrText>
        </w:r>
        <w:r w:rsidR="00DC684C" w:rsidDel="00D839CD">
          <w:rPr>
            <w:rFonts w:hint="eastAsia"/>
            <w:shd w:val="clear" w:color="auto" w:fill="FFFFFF"/>
          </w:rPr>
          <w:delInstrText>、</w:delInstrText>
        </w:r>
        <w:r w:rsidR="00DC684C" w:rsidDel="00D839CD">
          <w:rPr>
            <w:shd w:val="clear" w:color="auto" w:fill="FFFFFF"/>
          </w:rPr>
          <w:del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delInstrText>
        </w:r>
      </w:del>
      <w:ins w:id="526" w:author="Dylan CHEN" w:date="2026-08-28T23:16:00Z" w16du:dateUtc="2026-08-28T15:16:00Z">
        <w:del w:id="527" w:author="Prof. LIU Ben" w:date="2026-08-29T22:24:00Z" w16du:dateUtc="2026-08-29T14:24:00Z">
          <w:r w:rsidR="000E3138" w:rsidRPr="0022223D" w:rsidDel="00D839CD">
            <w:rPr>
              <w:shd w:val="clear" w:color="auto" w:fill="FFFFFF"/>
            </w:rPr>
            <w:fldChar w:fldCharType="separate"/>
          </w:r>
          <w:r w:rsidR="000E3138" w:rsidDel="00D839CD">
            <w:delText>(Burtch et al. 2024; Quinn &amp; Gutt 2025; del Rio-Chanona et al. 2024; Sanatizadeh et al. 2025; Xue et al. 2026)</w:delText>
          </w:r>
          <w:r w:rsidR="000E3138" w:rsidRPr="0022223D" w:rsidDel="00D839CD">
            <w:rPr>
              <w:shd w:val="clear" w:color="auto" w:fill="FFFFFF"/>
            </w:rPr>
            <w:fldChar w:fldCharType="end"/>
          </w:r>
        </w:del>
      </w:ins>
      <w:del w:id="528" w:author="Prof. LIU Ben" w:date="2026-08-29T22:24:00Z" w16du:dateUtc="2026-08-29T14:24:00Z">
        <w:r w:rsidRPr="00D2526D" w:rsidDel="00D839CD">
          <w:delText>(del Rio-Chanona et al. 2024; Sanatizadeh et al. 2025), but that account predicts only decline, because if the AI does the work the answerer would otherwise have done, the answerer has less left to do and writes less. It offers no route by which an AI answer could lead an answerer to write more, or to write better. We would argue that a competitive framing supplies exactly those routes.</w:delText>
        </w:r>
      </w:del>
    </w:p>
    <w:p w14:paraId="3C6ED05D" w14:textId="1E8AECE1" w:rsidR="005C375D" w:rsidRDefault="005C375D" w:rsidP="0049010E">
      <w:pPr>
        <w:pStyle w:val="Heading2"/>
      </w:pPr>
      <w:r w:rsidRPr="00D2526D">
        <w:t>The AI Answer as a Profile of Three Signals</w:t>
      </w:r>
    </w:p>
    <w:p w14:paraId="79D29D96" w14:textId="188228DF" w:rsidR="00D839CD" w:rsidRPr="00D839CD" w:rsidRDefault="00D839CD">
      <w:pPr>
        <w:pStyle w:val="Paragraph0"/>
        <w:rPr>
          <w:ins w:id="529" w:author="Prof. LIU Ben" w:date="2026-08-29T22:24:00Z" w16du:dateUtc="2026-08-29T14:24:00Z"/>
          <w:rPrChange w:id="530" w:author="Prof. LIU Ben" w:date="2026-08-29T22:24:00Z" w16du:dateUtc="2026-08-29T14:24:00Z">
            <w:rPr>
              <w:ins w:id="531" w:author="Prof. LIU Ben" w:date="2026-08-29T22:24:00Z" w16du:dateUtc="2026-08-29T14:24:00Z"/>
              <w:color w:val="000000"/>
            </w:rPr>
          </w:rPrChange>
        </w:rPr>
        <w:pPrChange w:id="532" w:author="Prof. LIU Ben" w:date="2026-08-29T22:24:00Z" w16du:dateUtc="2026-08-29T14:24:00Z">
          <w:pPr>
            <w:spacing w:before="100" w:beforeAutospacing="1" w:after="100" w:afterAutospacing="1"/>
          </w:pPr>
        </w:pPrChange>
      </w:pPr>
      <w:ins w:id="533" w:author="Prof. LIU Ben" w:date="2026-08-29T22:24:00Z" w16du:dateUtc="2026-08-29T14:24:00Z">
        <w:r w:rsidRPr="00D839CD">
          <w:rPr>
            <w:rPrChange w:id="534" w:author="Prof. LIU Ben" w:date="2026-08-29T22:24:00Z" w16du:dateUtc="2026-08-29T14:24:00Z">
              <w:rPr>
                <w:color w:val="000000"/>
              </w:rPr>
            </w:rPrChange>
          </w:rPr>
          <w:t>Research on competitive interaction holds that how an actor responds to a competitor depends on how the actor appraises that competitor, and that this appraisal is built from observable features</w:t>
        </w:r>
      </w:ins>
      <w:ins w:id="535" w:author="Prof. LIU Ben" w:date="2026-08-29T22:25:00Z" w16du:dateUtc="2026-08-29T14:25:00Z">
        <w:r>
          <w:rPr>
            <w:rFonts w:hint="eastAsia"/>
          </w:rPr>
          <w:t xml:space="preserve">, including </w:t>
        </w:r>
      </w:ins>
      <w:ins w:id="536" w:author="Prof. LIU Ben" w:date="2026-08-29T22:24:00Z" w16du:dateUtc="2026-08-29T14:24:00Z">
        <w:r w:rsidRPr="00D839CD">
          <w:rPr>
            <w:rPrChange w:id="537" w:author="Prof. LIU Ben" w:date="2026-08-29T22:24:00Z" w16du:dateUtc="2026-08-29T14:24:00Z">
              <w:rPr>
                <w:color w:val="000000"/>
              </w:rPr>
            </w:rPrChange>
          </w:rPr>
          <w:t>who the competitor is, how capable it appears, and how much effort it appears to have invested (Chen et al. 2007; Chen 2009). It follows that the effect of an AI answer cannot be summarized by a single quantity. The AI answer must instead be read as a profile of signals.</w:t>
        </w:r>
      </w:ins>
    </w:p>
    <w:p w14:paraId="1FF47948" w14:textId="15322F20" w:rsidR="00D839CD" w:rsidRPr="00D839CD" w:rsidRDefault="00D839CD">
      <w:pPr>
        <w:pStyle w:val="Paragraph0"/>
        <w:rPr>
          <w:ins w:id="538" w:author="Prof. LIU Ben" w:date="2026-08-29T22:24:00Z" w16du:dateUtc="2026-08-29T14:24:00Z"/>
          <w:rPrChange w:id="539" w:author="Prof. LIU Ben" w:date="2026-08-29T22:24:00Z" w16du:dateUtc="2026-08-29T14:24:00Z">
            <w:rPr>
              <w:ins w:id="540" w:author="Prof. LIU Ben" w:date="2026-08-29T22:24:00Z" w16du:dateUtc="2026-08-29T14:24:00Z"/>
              <w:color w:val="000000"/>
            </w:rPr>
          </w:rPrChange>
        </w:rPr>
        <w:pPrChange w:id="541" w:author="Prof. LIU Ben" w:date="2026-08-29T22:24:00Z" w16du:dateUtc="2026-08-29T14:24:00Z">
          <w:pPr>
            <w:spacing w:before="100" w:beforeAutospacing="1" w:after="100" w:afterAutospacing="1"/>
          </w:pPr>
        </w:pPrChange>
      </w:pPr>
      <w:ins w:id="542" w:author="Prof. LIU Ben" w:date="2026-08-29T22:24:00Z" w16du:dateUtc="2026-08-29T14:24:00Z">
        <w:r w:rsidRPr="00D839CD">
          <w:rPr>
            <w:rPrChange w:id="543" w:author="Prof. LIU Ben" w:date="2026-08-29T22:24:00Z" w16du:dateUtc="2026-08-29T14:24:00Z">
              <w:rPr>
                <w:color w:val="000000"/>
              </w:rPr>
            </w:rPrChange>
          </w:rPr>
          <w:t xml:space="preserve">We take the AI answer to carry three signals. The source, which we call the </w:t>
        </w:r>
      </w:ins>
      <w:ins w:id="544" w:author="Prof. LIU Ben" w:date="2026-08-29T22:25:00Z" w16du:dateUtc="2026-08-29T14:25:00Z">
        <w:r>
          <w:t>“</w:t>
        </w:r>
      </w:ins>
      <w:ins w:id="545" w:author="Prof. LIU Ben" w:date="2026-08-29T22:24:00Z" w16du:dateUtc="2026-08-29T14:24:00Z">
        <w:r w:rsidRPr="00D839CD">
          <w:rPr>
            <w:rPrChange w:id="546" w:author="Prof. LIU Ben" w:date="2026-08-29T22:24:00Z" w16du:dateUtc="2026-08-29T14:24:00Z">
              <w:rPr>
                <w:color w:val="000000"/>
              </w:rPr>
            </w:rPrChange>
          </w:rPr>
          <w:t>AI label,</w:t>
        </w:r>
      </w:ins>
      <w:ins w:id="547" w:author="Prof. LIU Ben" w:date="2026-08-29T22:25:00Z" w16du:dateUtc="2026-08-29T14:25:00Z">
        <w:r>
          <w:t>”</w:t>
        </w:r>
      </w:ins>
      <w:ins w:id="548" w:author="Prof. LIU Ben" w:date="2026-08-29T22:24:00Z" w16du:dateUtc="2026-08-29T14:24:00Z">
        <w:r w:rsidRPr="00D839CD">
          <w:rPr>
            <w:rPrChange w:id="549" w:author="Prof. LIU Ben" w:date="2026-08-29T22:24:00Z" w16du:dateUtc="2026-08-29T14:24:00Z">
              <w:rPr>
                <w:color w:val="000000"/>
              </w:rPr>
            </w:rPrChange>
          </w:rPr>
          <w:t xml:space="preserve"> tells the answerer what kind of competitor this is (i.e., machine authorship is present). The </w:t>
        </w:r>
      </w:ins>
      <w:ins w:id="550" w:author="Prof. LIU Ben" w:date="2026-08-29T22:25:00Z" w16du:dateUtc="2026-08-29T14:25:00Z">
        <w:r>
          <w:t>“</w:t>
        </w:r>
      </w:ins>
      <w:ins w:id="551" w:author="Prof. LIU Ben" w:date="2026-08-29T22:24:00Z" w16du:dateUtc="2026-08-29T14:24:00Z">
        <w:r w:rsidRPr="00D839CD">
          <w:rPr>
            <w:rPrChange w:id="552" w:author="Prof. LIU Ben" w:date="2026-08-29T22:24:00Z" w16du:dateUtc="2026-08-29T14:24:00Z">
              <w:rPr>
                <w:color w:val="000000"/>
              </w:rPr>
            </w:rPrChange>
          </w:rPr>
          <w:t>AI content</w:t>
        </w:r>
      </w:ins>
      <w:ins w:id="553" w:author="Prof. LIU Ben" w:date="2026-08-29T22:25:00Z" w16du:dateUtc="2026-08-29T14:25:00Z">
        <w:r>
          <w:t>”</w:t>
        </w:r>
      </w:ins>
      <w:ins w:id="554" w:author="Prof. LIU Ben" w:date="2026-08-29T22:24:00Z" w16du:dateUtc="2026-08-29T14:24:00Z">
        <w:r w:rsidRPr="00D839CD">
          <w:rPr>
            <w:rPrChange w:id="555" w:author="Prof. LIU Ben" w:date="2026-08-29T22:24:00Z" w16du:dateUtc="2026-08-29T14:24:00Z">
              <w:rPr>
                <w:color w:val="000000"/>
              </w:rPr>
            </w:rPrChange>
          </w:rPr>
          <w:t xml:space="preserve"> is what the AI actually wrote, and we decompose it into two measurable features: length signals how much of the answerable ground the competitor appears to have taken, and quality signals how good that content is</w:t>
        </w:r>
      </w:ins>
      <w:ins w:id="556" w:author="Prof. LIU Ben" w:date="2026-08-29T22:26:00Z" w16du:dateUtc="2026-08-29T14:26:00Z">
        <w:r>
          <w:t xml:space="preserve"> (e.g., </w:t>
        </w:r>
      </w:ins>
      <w:ins w:id="557" w:author="Prof. LIU Ben" w:date="2026-08-29T22:24:00Z" w16du:dateUtc="2026-08-29T14:24:00Z">
        <w:r w:rsidRPr="00D839CD">
          <w:rPr>
            <w:rPrChange w:id="558" w:author="Prof. LIU Ben" w:date="2026-08-29T22:24:00Z" w16du:dateUtc="2026-08-29T14:24:00Z">
              <w:rPr>
                <w:color w:val="000000"/>
              </w:rPr>
            </w:rPrChange>
          </w:rPr>
          <w:t>whether its reasoning is sound and its solution reliable</w:t>
        </w:r>
      </w:ins>
      <w:ins w:id="559" w:author="Prof. LIU Ben" w:date="2026-08-29T22:26:00Z" w16du:dateUtc="2026-08-29T14:26:00Z">
        <w:r>
          <w:t>)</w:t>
        </w:r>
      </w:ins>
      <w:ins w:id="560" w:author="Prof. LIU Ben" w:date="2026-08-29T22:24:00Z" w16du:dateUtc="2026-08-29T14:24:00Z">
        <w:r w:rsidRPr="00D839CD">
          <w:rPr>
            <w:rPrChange w:id="561" w:author="Prof. LIU Ben" w:date="2026-08-29T22:24:00Z" w16du:dateUtc="2026-08-29T14:24:00Z">
              <w:rPr>
                <w:color w:val="000000"/>
              </w:rPr>
            </w:rPrChange>
          </w:rPr>
          <w:t xml:space="preserve">. The AI label does not vary in degree, so it produces a level effect. Length and quality vary continuously from one answer to the next, so they produce slopes that determine how the consequence of an AI answer changes as its content changes. Our central claim, then, is that as </w:t>
        </w:r>
        <w:r w:rsidRPr="00D839CD">
          <w:rPr>
            <w:rPrChange w:id="562" w:author="Prof. LIU Ben" w:date="2026-08-29T22:24:00Z" w16du:dateUtc="2026-08-29T14:24:00Z">
              <w:rPr>
                <w:color w:val="000000"/>
              </w:rPr>
            </w:rPrChange>
          </w:rPr>
          <w:lastRenderedPageBreak/>
          <w:t>AI answers grow longer, and as they grow better, the consequence of having one under a question changes in ways that a single average cannot capture.</w:t>
        </w:r>
      </w:ins>
    </w:p>
    <w:p w14:paraId="6492D544" w14:textId="523C9AA1" w:rsidR="005C375D" w:rsidRPr="00D2526D" w:rsidDel="00D839CD" w:rsidRDefault="005C375D" w:rsidP="00D2526D">
      <w:pPr>
        <w:pStyle w:val="Paragraph0"/>
        <w:rPr>
          <w:del w:id="563" w:author="Prof. LIU Ben" w:date="2026-08-29T22:27:00Z" w16du:dateUtc="2026-08-29T14:27:00Z"/>
        </w:rPr>
      </w:pPr>
      <w:del w:id="564" w:author="Prof. LIU Ben" w:date="2026-08-29T22:27:00Z" w16du:dateUtc="2026-08-29T14:27:00Z">
        <w:r w:rsidRPr="00D2526D" w:rsidDel="00D839CD">
          <w:delText xml:space="preserve">Research on competitive interaction holds that how an actor responds to a competitor depends on how the actor appraises that competitor, and that this appraisal is built from observable features: who the competitor is, how capable it appears, and how much effort it appears to have invested </w:delText>
        </w:r>
      </w:del>
      <w:ins w:id="565" w:author="Dylan CHEN" w:date="2026-08-28T23:13:00Z" w16du:dateUtc="2026-08-28T15:13:00Z">
        <w:del w:id="566" w:author="Prof. LIU Ben" w:date="2026-08-29T22:27:00Z" w16du:dateUtc="2026-08-29T14:27:00Z">
          <w:r w:rsidR="000E3138" w:rsidRPr="00E55C5E" w:rsidDel="00D839CD">
            <w:fldChar w:fldCharType="begin"/>
          </w:r>
          <w:r w:rsidR="000E3138" w:rsidDel="00D839CD">
            <w:delInstrText xml:space="preserve"> ADDIN ZOTERO_ITEM CSL_CITATION {"citationID":"9TerOK9Z","properties":{"unsorted":false,"formattedCitation":"(Chen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delInstrText>
          </w:r>
          <w:r w:rsidR="000E3138" w:rsidDel="00D839CD">
            <w:rPr>
              <w:rFonts w:hint="eastAsia"/>
            </w:rPr>
            <w:delInstrText>hree factors: relative scale, rival's attack volume, and rival's capability to contest. Our results provide a new avenue for studying competitors and the relationship between competitor analysis and interfirm rivalry.</w:delInstrText>
          </w:r>
          <w:r w:rsidR="000E3138" w:rsidDel="00D839CD">
            <w:rPr>
              <w:rFonts w:hint="eastAsia"/>
            </w:rPr>
            <w:delInstrText>本文研究竞争紧张度，即目标企业与其特定竞争对手之间的紧张关系，这种紧张关系可能导致目标企业采取行动对抗竞争对手。基于认知</w:delInstrText>
          </w:r>
          <w:r w:rsidR="000E3138" w:rsidDel="00D839CD">
            <w:rPr>
              <w:rFonts w:hint="eastAsia"/>
            </w:rPr>
            <w:delInstrText>-</w:delInstrText>
          </w:r>
          <w:r w:rsidR="000E3138" w:rsidDel="00D839CD">
            <w:rPr>
              <w:rFonts w:hint="eastAsia"/>
            </w:rPr>
            <w:delInstrText>动机</w:delInstrText>
          </w:r>
          <w:r w:rsidR="000E3138" w:rsidDel="00D839CD">
            <w:rPr>
              <w:rFonts w:hint="eastAsia"/>
            </w:rPr>
            <w:delInstrText>-</w:delInstrText>
          </w:r>
          <w:r w:rsidR="000E3138" w:rsidDel="00D839CD">
            <w:rPr>
              <w:rFonts w:hint="eastAsia"/>
            </w:rPr>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000E3138" w:rsidDel="00D839CD">
            <w:rPr>
              <w:rFonts w:hint="eastAsia"/>
            </w:rPr>
            <w:delInstrText xml:space="preserve">","archive_location":"491 </w:delInstrText>
          </w:r>
          <w:r w:rsidR="000E3138" w:rsidDel="00D839CD">
            <w:rPr>
              <w:rFonts w:ascii="Apple Color Emoji" w:hAnsi="Apple Color Emoji" w:cs="Apple Color Emoji"/>
            </w:rPr>
            <w:delInstrText>📊</w:delInstrText>
          </w:r>
          <w:r w:rsidR="000E3138" w:rsidDel="00D839CD">
            <w:rPr>
              <w:rFonts w:hint="eastAsia"/>
            </w:rPr>
            <w:delInstrText>","call-number":"1","container-title":"Academy of Management Journal","DOI"</w:delInstrText>
          </w:r>
          <w:r w:rsidR="000E3138" w:rsidDel="00D839CD">
            <w:delInstrText>:"10.5465/amj.2007.24162081","ISSN":"0001-4273","issue":"1","journalAbbreviation":"AMJ","language":"en","note":"</w:delInstrText>
          </w:r>
          <w:r w:rsidR="000E3138" w:rsidDel="00D839CD">
            <w:rPr>
              <w:rFonts w:ascii="Apple Color Emoji" w:hAnsi="Apple Color Emoji" w:cs="Apple Color Emoji"/>
            </w:rPr>
            <w:delInstrText>🏷️</w:delInstrText>
          </w:r>
          <w:r w:rsidR="000E3138" w:rsidDel="00D839CD">
            <w:delInstrText xml:space="preserve"> /unread</w:delInstrText>
          </w:r>
          <w:r w:rsidR="000E3138" w:rsidDel="00D839CD">
            <w:rPr>
              <w:rFonts w:hint="eastAsia"/>
            </w:rPr>
            <w:delInstrText>、</w:delInstrText>
          </w:r>
          <w:r w:rsidR="000E3138" w:rsidDel="00D839CD">
            <w:delInstrText>COMPETITION</w:delInstrText>
          </w:r>
          <w:r w:rsidR="000E3138" w:rsidDel="00D839CD">
            <w:rPr>
              <w:rFonts w:hint="eastAsia"/>
            </w:rPr>
            <w:delInstrText>、</w:delInstrText>
          </w:r>
          <w:r w:rsidR="000E3138" w:rsidDel="00D839CD">
            <w:delInstrText>MANAGEMENT</w:delInstrText>
          </w:r>
          <w:r w:rsidR="000E3138" w:rsidDel="00D839CD">
            <w:rPr>
              <w:rFonts w:hint="eastAsia"/>
            </w:rPr>
            <w:delInstrText>、</w:delInstrText>
          </w:r>
          <w:r w:rsidR="000E3138" w:rsidDel="00D839CD">
            <w:delInstrText>BUSINESS enterprises</w:delInstrText>
          </w:r>
          <w:r w:rsidR="000E3138" w:rsidDel="00D839CD">
            <w:rPr>
              <w:rFonts w:hint="eastAsia"/>
            </w:rPr>
            <w:delInstrText>、</w:delInstrText>
          </w:r>
          <w:r w:rsidR="000E3138" w:rsidDel="00D839CD">
            <w:delInstrText>COMMERCE</w:delInstrText>
          </w:r>
          <w:r w:rsidR="000E3138" w:rsidDel="00D839CD">
            <w:rPr>
              <w:rFonts w:hint="eastAsia"/>
            </w:rPr>
            <w:delInstrText>、</w:delInstrText>
          </w:r>
          <w:r w:rsidR="000E3138" w:rsidDel="00D839CD">
            <w:delInstrText>DATA analysis</w:delInstrText>
          </w:r>
          <w:r w:rsidR="000E3138" w:rsidDel="00D839CD">
            <w:rPr>
              <w:rFonts w:hint="eastAsia"/>
            </w:rPr>
            <w:delInstrText>、</w:delInstrText>
          </w:r>
          <w:r w:rsidR="000E3138" w:rsidDel="00D839CD">
            <w:delInstrText>MOTIVATION (Psychology)</w:delInstrText>
          </w:r>
          <w:r w:rsidR="000E3138" w:rsidDel="00D839CD">
            <w:rPr>
              <w:rFonts w:hint="eastAsia"/>
            </w:rPr>
            <w:delInstrText>、</w:delInstrText>
          </w:r>
          <w:r w:rsidR="000E3138" w:rsidDel="00D839CD">
            <w:del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delInstrText>
          </w:r>
          <w:r w:rsidR="000E3138" w:rsidDel="00D839CD">
            <w:rPr>
              <w:rFonts w:hint="eastAsia"/>
            </w:rPr>
            <w:delInstrText>—</w:delInstrText>
          </w:r>
          <w:r w:rsidR="000E3138" w:rsidDel="00D839CD">
            <w:del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0E3138" w:rsidDel="00D839CD">
            <w:rPr>
              <w:rFonts w:ascii="Apple Color Emoji" w:hAnsi="Apple Color Emoji" w:cs="Apple Color Emoji"/>
            </w:rPr>
            <w:delInstrText>📊</w:delInstrText>
          </w:r>
          <w:r w:rsidR="000E3138" w:rsidDel="00D839CD">
            <w:delInstrText>","call-number":"3","container-title":"Asia Pacific Journal of Management","DOI":"10.1007/s10490-008-9110-7","ISSN":"1572-9958","issue":"1","journalAbbreviation":"Asia Pac J Manag","language":"en","note":"</w:delInstrText>
          </w:r>
          <w:r w:rsidR="000E3138" w:rsidDel="00D839CD">
            <w:rPr>
              <w:rFonts w:ascii="Apple Color Emoji" w:hAnsi="Apple Color Emoji" w:cs="Apple Color Emoji"/>
            </w:rPr>
            <w:delInstrText>🏷️</w:delInstrText>
          </w:r>
          <w:r w:rsidR="000E3138" w:rsidDel="00D839CD">
            <w:delInstrText xml:space="preserve"> /reading</w:delInstrText>
          </w:r>
          <w:r w:rsidR="000E3138" w:rsidDel="00D839CD">
            <w:rPr>
              <w:rFonts w:hint="eastAsia"/>
            </w:rPr>
            <w:delInstrText>、</w:delInstrText>
          </w:r>
          <w:r w:rsidR="000E3138" w:rsidDel="00D839CD">
            <w:delInstrText>Research</w:delInstrText>
          </w:r>
          <w:r w:rsidR="000E3138" w:rsidDel="00D839CD">
            <w:rPr>
              <w:rFonts w:hint="eastAsia"/>
            </w:rPr>
            <w:delInstrText>、</w:delInstrText>
          </w:r>
          <w:r w:rsidR="000E3138" w:rsidDel="00D839CD">
            <w:rPr>
              <w:rFonts w:ascii="Apple Color Emoji" w:hAnsi="Apple Color Emoji" w:cs="Apple Color Emoji"/>
            </w:rPr>
            <w:delInstrText>🤖️</w:delInstrText>
          </w:r>
          <w:r w:rsidR="000E3138" w:rsidDel="00D839CD">
            <w:rPr>
              <w:rFonts w:hint="eastAsia"/>
            </w:rPr>
            <w:delInstrText>、</w:delInstrText>
          </w:r>
          <w:r w:rsidR="000E3138" w:rsidDel="00D839CD">
            <w:delInstrText>Competitive dynamics</w:delInstrText>
          </w:r>
          <w:r w:rsidR="000E3138" w:rsidDel="00D839CD">
            <w:rPr>
              <w:rFonts w:hint="eastAsia"/>
            </w:rPr>
            <w:delInstrText>、</w:delInstrText>
          </w:r>
          <w:r w:rsidR="000E3138" w:rsidDel="00D839CD">
            <w:delInstrText>Publishing</w:delInstrText>
          </w:r>
          <w:r w:rsidR="000E3138" w:rsidDel="00D839CD">
            <w:rPr>
              <w:rFonts w:hint="eastAsia"/>
            </w:rPr>
            <w:delInstrText>、</w:delInstrText>
          </w:r>
          <w:r w:rsidR="000E3138" w:rsidDel="00D839CD">
            <w:delInstrText>Strategic</w:delInstrText>
          </w:r>
          <w:r w:rsidR="000E3138" w:rsidDel="00D839CD">
            <w:rPr>
              <w:rFonts w:hint="eastAsia"/>
            </w:rPr>
            <w:delInstrText xml:space="preserve"> management</w:delInstrText>
          </w:r>
          <w:r w:rsidR="000E3138" w:rsidDel="00D839CD">
            <w:rPr>
              <w:rFonts w:hint="eastAsia"/>
            </w:rPr>
            <w:delInstrText>、</w:delInstrText>
          </w:r>
          <w:r w:rsidR="000E3138" w:rsidDel="00D839CD">
            <w:rPr>
              <w:rFonts w:hint="eastAsia"/>
            </w:rPr>
            <w:delInstrText>U.S.-based journal","page":"5-25","source":"9.7 (Q1)","title":"Competitive dynamics research: An insider</w:delInstrText>
          </w:r>
          <w:r w:rsidR="000E3138" w:rsidDel="00D839CD">
            <w:rPr>
              <w:rFonts w:hint="eastAsia"/>
            </w:rPr>
            <w:delInstrText>’</w:delInstrText>
          </w:r>
          <w:r w:rsidR="000E3138" w:rsidDel="00D839CD">
            <w:rPr>
              <w:rFonts w:hint="eastAsia"/>
            </w:rPr>
            <w:delInstrText>s odyssey","title-short":"Competitive dynamics research","URL":"https://doi.org/10.1007/s10490-008-9110-7","volume":"26","author":[{"famil</w:delInstrText>
          </w:r>
          <w:r w:rsidR="000E3138" w:rsidDel="00D839CD">
            <w:delInstrText xml:space="preserve">y":"Chen","given":"Ming-Jer"}],"accessed":{"date-parts":[["2026",7,27]]},"issued":{"date-parts":[["2009",3,1]]}}}],"schema":"https://github.com/citation-style-language/schema/raw/master/csl-citation.json"} </w:delInstrText>
          </w:r>
          <w:r w:rsidR="000E3138" w:rsidRPr="00E55C5E" w:rsidDel="00D839CD">
            <w:fldChar w:fldCharType="separate"/>
          </w:r>
          <w:r w:rsidR="000E3138" w:rsidDel="00D839CD">
            <w:rPr>
              <w:noProof/>
            </w:rPr>
            <w:delText>(Chen et al. 2007; Chen 2009)</w:delText>
          </w:r>
          <w:r w:rsidR="000E3138" w:rsidRPr="00E55C5E" w:rsidDel="00D839CD">
            <w:fldChar w:fldCharType="end"/>
          </w:r>
        </w:del>
      </w:ins>
      <w:del w:id="567" w:author="Prof. LIU Ben" w:date="2026-08-29T22:27:00Z" w16du:dateUtc="2026-08-29T14:27:00Z">
        <w:r w:rsidRPr="00D2526D" w:rsidDel="00D839CD">
          <w:delText>(Chen et al. 2007; Chen 2009). It follows that the effect of an AI answer cannot be summarized by a single quantity. The AI answer must instead be read as a profile of signals.</w:delText>
        </w:r>
      </w:del>
    </w:p>
    <w:p w14:paraId="700C792D" w14:textId="00A088B8" w:rsidR="005C375D" w:rsidDel="00D839CD" w:rsidRDefault="005C375D" w:rsidP="005C375D">
      <w:pPr>
        <w:pStyle w:val="Paragraph0"/>
        <w:rPr>
          <w:del w:id="568" w:author="Prof. LIU Ben" w:date="2026-08-29T22:27:00Z" w16du:dateUtc="2026-08-29T14:27:00Z"/>
        </w:rPr>
      </w:pPr>
      <w:del w:id="569" w:author="Prof. LIU Ben" w:date="2026-08-29T22:27:00Z" w16du:dateUtc="2026-08-29T14:27:00Z">
        <w:r w:rsidRPr="00D2526D" w:rsidDel="00D839CD">
          <w:delText xml:space="preserve">We take the AI answer to carry three signals. The source, which we call the </w:delText>
        </w:r>
        <w:r w:rsidDel="00D839CD">
          <w:delText>“</w:delText>
        </w:r>
        <w:r w:rsidRPr="00D2526D" w:rsidDel="00D839CD">
          <w:delText>AI label,</w:delText>
        </w:r>
        <w:r w:rsidDel="00D839CD">
          <w:delText>”</w:delText>
        </w:r>
        <w:r w:rsidRPr="00D2526D" w:rsidDel="00D839CD">
          <w:delText xml:space="preserve"> tells the answerer what kind of competitor this is</w:delText>
        </w:r>
        <w:r w:rsidDel="00D839CD">
          <w:rPr>
            <w:rFonts w:hint="eastAsia"/>
          </w:rPr>
          <w:delText xml:space="preserve"> (i.e</w:delText>
        </w:r>
      </w:del>
      <w:ins w:id="570" w:author="Dylan CHEN" w:date="2026-08-27T17:08:00Z" w16du:dateUtc="2026-08-27T09:08:00Z">
        <w:del w:id="571" w:author="Prof. LIU Ben" w:date="2026-08-29T22:27:00Z" w16du:dateUtc="2026-08-29T14:27:00Z">
          <w:r w:rsidR="003F35AE" w:rsidDel="00D839CD">
            <w:rPr>
              <w:rFonts w:hint="eastAsia"/>
            </w:rPr>
            <w:delText>.</w:delText>
          </w:r>
        </w:del>
      </w:ins>
      <w:del w:id="572" w:author="Prof. LIU Ben" w:date="2026-08-29T22:27:00Z" w16du:dateUtc="2026-08-29T14:27:00Z">
        <w:r w:rsidDel="00D839CD">
          <w:rPr>
            <w:rFonts w:hint="eastAsia"/>
          </w:rPr>
          <w:delText>,</w:delText>
        </w:r>
        <w:r w:rsidRPr="00D2526D" w:rsidDel="00D839CD">
          <w:delText xml:space="preserve"> machine authorship is present</w:delText>
        </w:r>
        <w:r w:rsidDel="00D839CD">
          <w:rPr>
            <w:rFonts w:hint="eastAsia"/>
          </w:rPr>
          <w:delText>)</w:delText>
        </w:r>
        <w:r w:rsidRPr="00D2526D" w:rsidDel="00D839CD">
          <w:delText xml:space="preserve">. The </w:delText>
        </w:r>
        <w:r w:rsidDel="00D839CD">
          <w:delText>“</w:delText>
        </w:r>
        <w:r w:rsidRPr="00D2526D" w:rsidDel="00D839CD">
          <w:delText>AI content</w:delText>
        </w:r>
        <w:r w:rsidDel="00D839CD">
          <w:delText>”</w:delText>
        </w:r>
        <w:r w:rsidRPr="00D2526D" w:rsidDel="00D839CD">
          <w:delText xml:space="preserve"> is what the AI actually wrote, and we decompose it into two measurable features: length signals how much of the answerable ground the competitor appears to have taken, and quality signals the standard, or benchmark, that a new contribution must meet to be worth reading. The AI label does not vary in degree, so it produces a level effect. Length and quality vary continuously from one answer to the next, so they produce slopes that determine how the consequence of an AI answer changes as its content changes. Our central claim, then, is that as AI answers grow longer, and as they grow better, the consequence of having one under a question changes in ways that a single average cannot capture.</w:delText>
        </w:r>
      </w:del>
    </w:p>
    <w:p w14:paraId="3F0A28C9" w14:textId="5585E20B" w:rsidR="005C375D" w:rsidRPr="00D2526D" w:rsidRDefault="005C375D" w:rsidP="0049010E">
      <w:pPr>
        <w:pStyle w:val="Heading2"/>
      </w:pPr>
      <w:r w:rsidRPr="00D2526D">
        <w:t>Linking Signals to Decisions Through Fast and Slow Thinking</w:t>
      </w:r>
    </w:p>
    <w:p w14:paraId="1A430EC5" w14:textId="5810F84E" w:rsidR="00D839CD" w:rsidRPr="00D839CD" w:rsidRDefault="00D839CD">
      <w:pPr>
        <w:pStyle w:val="Paragraph0"/>
        <w:rPr>
          <w:ins w:id="573" w:author="Prof. LIU Ben" w:date="2026-08-29T22:28:00Z" w16du:dateUtc="2026-08-29T14:28:00Z"/>
          <w:rPrChange w:id="574" w:author="Prof. LIU Ben" w:date="2026-08-29T22:28:00Z" w16du:dateUtc="2026-08-29T14:28:00Z">
            <w:rPr>
              <w:ins w:id="575" w:author="Prof. LIU Ben" w:date="2026-08-29T22:28:00Z" w16du:dateUtc="2026-08-29T14:28:00Z"/>
              <w:color w:val="000000"/>
            </w:rPr>
          </w:rPrChange>
        </w:rPr>
        <w:pPrChange w:id="576" w:author="Prof. LIU Ben" w:date="2026-08-29T22:28:00Z" w16du:dateUtc="2026-08-29T14:28:00Z">
          <w:pPr>
            <w:spacing w:before="100" w:beforeAutospacing="1" w:after="100" w:afterAutospacing="1"/>
          </w:pPr>
        </w:pPrChange>
      </w:pPr>
      <w:ins w:id="577" w:author="Prof. LIU Ben" w:date="2026-08-29T22:28:00Z" w16du:dateUtc="2026-08-29T14:28:00Z">
        <w:r w:rsidRPr="00D839CD">
          <w:rPr>
            <w:rPrChange w:id="578" w:author="Prof. LIU Ben" w:date="2026-08-29T22:28:00Z" w16du:dateUtc="2026-08-29T14:28:00Z">
              <w:rPr>
                <w:color w:val="000000"/>
              </w:rPr>
            </w:rPrChange>
          </w:rPr>
          <w:t xml:space="preserve">The three signals do not all arrive at the same moment relative to the two decisions, and this timing is what ties each signal to a particular decision. Source and length are </w:t>
        </w:r>
        <w:r>
          <w:t>“</w:t>
        </w:r>
        <w:r w:rsidRPr="00D839CD">
          <w:rPr>
            <w:rPrChange w:id="579" w:author="Prof. LIU Ben" w:date="2026-08-29T22:28:00Z" w16du:dateUtc="2026-08-29T14:28:00Z">
              <w:rPr>
                <w:color w:val="000000"/>
              </w:rPr>
            </w:rPrChange>
          </w:rPr>
          <w:t>glance</w:t>
        </w:r>
        <w:r>
          <w:t>”</w:t>
        </w:r>
        <w:r w:rsidRPr="00D839CD">
          <w:rPr>
            <w:rPrChange w:id="580" w:author="Prof. LIU Ben" w:date="2026-08-29T22:28:00Z" w16du:dateUtc="2026-08-29T14:28:00Z">
              <w:rPr>
                <w:color w:val="000000"/>
              </w:rPr>
            </w:rPrChange>
          </w:rPr>
          <w:t xml:space="preserve"> signals</w:t>
        </w:r>
        <w:r>
          <w:t>. T</w:t>
        </w:r>
        <w:r w:rsidRPr="00D839CD">
          <w:rPr>
            <w:rPrChange w:id="581" w:author="Prof. LIU Ben" w:date="2026-08-29T22:28:00Z" w16du:dateUtc="2026-08-29T14:28:00Z">
              <w:rPr>
                <w:color w:val="000000"/>
              </w:rPr>
            </w:rPrChange>
          </w:rPr>
          <w: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w:t>
        </w:r>
      </w:ins>
      <w:ins w:id="582" w:author="Prof. LIU Ben" w:date="2026-08-29T22:29:00Z" w16du:dateUtc="2026-08-29T14:29:00Z">
        <w:r>
          <w:t xml:space="preserve"> </w:t>
        </w:r>
      </w:ins>
      <w:ins w:id="583" w:author="Prof. LIU Ben" w:date="2026-08-29T22:28:00Z" w16du:dateUtc="2026-08-29T14:28:00Z">
        <w:r w:rsidRPr="00D839CD">
          <w:rPr>
            <w:rPrChange w:id="584" w:author="Prof. LIU Ben" w:date="2026-08-29T22:28:00Z" w16du:dateUtc="2026-08-29T14:28:00Z">
              <w:rPr>
                <w:color w:val="000000"/>
              </w:rPr>
            </w:rPrChange>
          </w:rPr>
          <w:t>systems of thinking</w:t>
        </w:r>
      </w:ins>
      <w:ins w:id="585" w:author="Prof. LIU Ben" w:date="2026-08-29T22:29:00Z" w16du:dateUtc="2026-08-29T14:29:00Z">
        <w:r w:rsidR="007C76EF">
          <w:t xml:space="preserve"> account</w:t>
        </w:r>
      </w:ins>
      <w:ins w:id="586" w:author="Prof. LIU Ben" w:date="2026-08-29T22:28:00Z" w16du:dateUtc="2026-08-29T14:28:00Z">
        <w:r w:rsidRPr="00D839CD">
          <w:rPr>
            <w:rPrChange w:id="587" w:author="Prof. LIU Ben" w:date="2026-08-29T22:28:00Z" w16du:dateUtc="2026-08-29T14:28:00Z">
              <w:rPr>
                <w:color w:val="000000"/>
              </w:rPr>
            </w:rPrChange>
          </w:rPr>
          <w:t xml:space="preserve"> (Evans &amp; Stanovich 2013; Kahneman 2003, 2011).</w:t>
        </w:r>
      </w:ins>
    </w:p>
    <w:p w14:paraId="199A5018" w14:textId="0FE96918" w:rsidR="00D839CD" w:rsidRPr="00D839CD" w:rsidRDefault="00D839CD">
      <w:pPr>
        <w:pStyle w:val="Paragraph0"/>
        <w:rPr>
          <w:ins w:id="588" w:author="Prof. LIU Ben" w:date="2026-08-29T22:28:00Z" w16du:dateUtc="2026-08-29T14:28:00Z"/>
          <w:rPrChange w:id="589" w:author="Prof. LIU Ben" w:date="2026-08-29T22:28:00Z" w16du:dateUtc="2026-08-29T14:28:00Z">
            <w:rPr>
              <w:ins w:id="590" w:author="Prof. LIU Ben" w:date="2026-08-29T22:28:00Z" w16du:dateUtc="2026-08-29T14:28:00Z"/>
              <w:color w:val="000000"/>
            </w:rPr>
          </w:rPrChange>
        </w:rPr>
        <w:pPrChange w:id="591" w:author="Prof. LIU Ben" w:date="2026-08-29T22:28:00Z" w16du:dateUtc="2026-08-29T14:28:00Z">
          <w:pPr>
            <w:spacing w:before="100" w:beforeAutospacing="1" w:after="100" w:afterAutospacing="1"/>
          </w:pPr>
        </w:pPrChange>
      </w:pPr>
      <w:ins w:id="592" w:author="Prof. LIU Ben" w:date="2026-08-29T22:28:00Z" w16du:dateUtc="2026-08-29T14:28:00Z">
        <w:r w:rsidRPr="00D839CD">
          <w:rPr>
            <w:rPrChange w:id="593" w:author="Prof. LIU Ben" w:date="2026-08-29T22:28:00Z" w16du:dateUtc="2026-08-29T14:28:00Z">
              <w:rPr>
                <w:color w:val="000000"/>
              </w:rPr>
            </w:rPrChange>
          </w:rPr>
          <w:t>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at a glance and are thus processed by System 1, while quality can be established only through the deliberate evaluation characteristic of System 2. Among the decisions, entry is settled quickly and before close reading, so it is a System 1 decision, whereas the crafting decision commits the answerer</w:t>
        </w:r>
      </w:ins>
      <w:ins w:id="594" w:author="Prof. LIU Ben" w:date="2026-08-29T22:30:00Z" w16du:dateUtc="2026-08-29T14:30:00Z">
        <w:r w:rsidR="007C76EF">
          <w:t>’</w:t>
        </w:r>
      </w:ins>
      <w:ins w:id="595" w:author="Prof. LIU Ben" w:date="2026-08-29T22:28:00Z" w16du:dateUtc="2026-08-29T14:28:00Z">
        <w:r w:rsidRPr="00D839CD">
          <w:rPr>
            <w:rPrChange w:id="596" w:author="Prof. LIU Ben" w:date="2026-08-29T22:28:00Z" w16du:dateUtc="2026-08-29T14:28:00Z">
              <w:rPr>
                <w:color w:val="000000"/>
              </w:rPr>
            </w:rPrChange>
          </w:rPr>
          <w:t>s time and knowledge and is thus a System 2 decision.</w:t>
        </w:r>
      </w:ins>
    </w:p>
    <w:p w14:paraId="4FFF68DB" w14:textId="2A077CB7" w:rsidR="00D839CD" w:rsidRPr="00D839CD" w:rsidRDefault="00D839CD">
      <w:pPr>
        <w:pStyle w:val="Paragraph0"/>
        <w:rPr>
          <w:ins w:id="597" w:author="Prof. LIU Ben" w:date="2026-08-29T22:28:00Z" w16du:dateUtc="2026-08-29T14:28:00Z"/>
          <w:rPrChange w:id="598" w:author="Prof. LIU Ben" w:date="2026-08-29T22:28:00Z" w16du:dateUtc="2026-08-29T14:28:00Z">
            <w:rPr>
              <w:ins w:id="599" w:author="Prof. LIU Ben" w:date="2026-08-29T22:28:00Z" w16du:dateUtc="2026-08-29T14:28:00Z"/>
              <w:color w:val="000000"/>
            </w:rPr>
          </w:rPrChange>
        </w:rPr>
        <w:pPrChange w:id="600" w:author="Prof. LIU Ben" w:date="2026-08-29T22:28:00Z" w16du:dateUtc="2026-08-29T14:28:00Z">
          <w:pPr>
            <w:spacing w:before="100" w:beforeAutospacing="1" w:after="100" w:afterAutospacing="1"/>
          </w:pPr>
        </w:pPrChange>
      </w:pPr>
      <w:ins w:id="601" w:author="Prof. LIU Ben" w:date="2026-08-29T22:28:00Z" w16du:dateUtc="2026-08-29T14:28:00Z">
        <w:r w:rsidRPr="00D839CD">
          <w:rPr>
            <w:rPrChange w:id="602" w:author="Prof. LIU Ben" w:date="2026-08-29T22:28:00Z" w16du:dateUtc="2026-08-29T14:28:00Z">
              <w:rPr>
                <w:color w:val="000000"/>
              </w:rPr>
            </w:rPrChange>
          </w:rPr>
          <w:t xml:space="preserve">This classification yields a single organizing principle, which we label the </w:t>
        </w:r>
      </w:ins>
      <w:ins w:id="603" w:author="Prof. LIU Ben" w:date="2026-08-29T22:30:00Z" w16du:dateUtc="2026-08-29T14:30:00Z">
        <w:r w:rsidR="007C76EF">
          <w:t>“</w:t>
        </w:r>
      </w:ins>
      <w:ins w:id="604" w:author="Prof. LIU Ben" w:date="2026-08-29T22:28:00Z" w16du:dateUtc="2026-08-29T14:28:00Z">
        <w:r w:rsidRPr="00D839CD">
          <w:rPr>
            <w:rPrChange w:id="605" w:author="Prof. LIU Ben" w:date="2026-08-29T22:28:00Z" w16du:dateUtc="2026-08-29T14:28:00Z">
              <w:rPr>
                <w:color w:val="000000"/>
              </w:rPr>
            </w:rPrChange>
          </w:rPr>
          <w:t>same-level</w:t>
        </w:r>
      </w:ins>
      <w:ins w:id="606" w:author="Prof. LIU Ben" w:date="2026-08-29T22:30:00Z" w16du:dateUtc="2026-08-29T14:30:00Z">
        <w:r w:rsidR="007C76EF">
          <w:t>”</w:t>
        </w:r>
      </w:ins>
      <w:ins w:id="607" w:author="Prof. LIU Ben" w:date="2026-08-29T22:28:00Z" w16du:dateUtc="2026-08-29T14:28:00Z">
        <w:r w:rsidRPr="00D839CD">
          <w:rPr>
            <w:rPrChange w:id="608" w:author="Prof. LIU Ben" w:date="2026-08-29T22:28:00Z" w16du:dateUtc="2026-08-29T14:28:00Z">
              <w:rPr>
                <w:color w:val="000000"/>
              </w:rPr>
            </w:rPrChange>
          </w:rPr>
          <w:t xml:space="preserve"> principle: a signal moves a decision when the two occupy the same level of processing, and 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w:t>
        </w:r>
        <w:r w:rsidRPr="00D839CD">
          <w:rPr>
            <w:rPrChange w:id="609" w:author="Prof. LIU Ben" w:date="2026-08-29T22:28:00Z" w16du:dateUtc="2026-08-29T14:28:00Z">
              <w:rPr>
                <w:color w:val="000000"/>
              </w:rPr>
            </w:rPrChange>
          </w:rPr>
          <w:lastRenderedPageBreak/>
          <w:t>advance to specific null predictions. A framework that predicted an effect in every combination of signal and decision could not be wrong in any interesting way, so the null cells matter as much as the others</w:t>
        </w:r>
      </w:ins>
      <w:ins w:id="610" w:author="Prof. LIU Ben" w:date="2026-08-29T22:31:00Z" w16du:dateUtc="2026-08-29T14:31:00Z">
        <w:r w:rsidR="007C76EF">
          <w:t>. T</w:t>
        </w:r>
      </w:ins>
      <w:ins w:id="611" w:author="Prof. LIU Ben" w:date="2026-08-29T22:28:00Z" w16du:dateUtc="2026-08-29T14:28:00Z">
        <w:r w:rsidRPr="00D839CD">
          <w:rPr>
            <w:rPrChange w:id="612" w:author="Prof. LIU Ben" w:date="2026-08-29T22:28:00Z" w16du:dateUtc="2026-08-29T14:28:00Z">
              <w:rPr>
                <w:color w:val="000000"/>
              </w:rPr>
            </w:rPrChange>
          </w:rPr>
          <w:t>hey are tests the account must pass.</w:t>
        </w:r>
      </w:ins>
    </w:p>
    <w:p w14:paraId="146685FC" w14:textId="77777777" w:rsidR="00D839CD" w:rsidRPr="00D839CD" w:rsidRDefault="00D839CD">
      <w:pPr>
        <w:pStyle w:val="Paragraph0"/>
        <w:rPr>
          <w:ins w:id="613" w:author="Prof. LIU Ben" w:date="2026-08-29T22:28:00Z" w16du:dateUtc="2026-08-29T14:28:00Z"/>
          <w:rPrChange w:id="614" w:author="Prof. LIU Ben" w:date="2026-08-29T22:28:00Z" w16du:dateUtc="2026-08-29T14:28:00Z">
            <w:rPr>
              <w:ins w:id="615" w:author="Prof. LIU Ben" w:date="2026-08-29T22:28:00Z" w16du:dateUtc="2026-08-29T14:28:00Z"/>
              <w:color w:val="000000"/>
            </w:rPr>
          </w:rPrChange>
        </w:rPr>
        <w:pPrChange w:id="616" w:author="Prof. LIU Ben" w:date="2026-08-29T22:28:00Z" w16du:dateUtc="2026-08-29T14:28:00Z">
          <w:pPr>
            <w:spacing w:before="100" w:beforeAutospacing="1" w:after="100" w:afterAutospacing="1"/>
          </w:pPr>
        </w:pPrChange>
      </w:pPr>
      <w:ins w:id="617" w:author="Prof. LIU Ben" w:date="2026-08-29T22:28:00Z" w16du:dateUtc="2026-08-29T14:28:00Z">
        <w:r w:rsidRPr="00D839CD">
          <w:rPr>
            <w:rPrChange w:id="618" w:author="Prof. LIU Ben" w:date="2026-08-29T22:28:00Z" w16du:dateUtc="2026-08-29T14:28:00Z">
              <w:rPr>
                <w:color w:val="000000"/>
              </w:rPr>
            </w:rPrChange>
          </w:rPr>
          <w:t>The remainder of this section develops six hypotheses from this principle. Figure 2 arranges them, with the three signals down the rows and the two decisions across the columns.</w:t>
        </w:r>
      </w:ins>
    </w:p>
    <w:p w14:paraId="03CB8821" w14:textId="32D21E2C" w:rsidR="005C375D" w:rsidRPr="00D2526D" w:rsidDel="007C76EF" w:rsidRDefault="005C375D" w:rsidP="00D2526D">
      <w:pPr>
        <w:pStyle w:val="Paragraph0"/>
        <w:rPr>
          <w:del w:id="619" w:author="Prof. LIU Ben" w:date="2026-08-29T22:31:00Z" w16du:dateUtc="2026-08-29T14:31:00Z"/>
        </w:rPr>
      </w:pPr>
      <w:del w:id="620" w:author="Prof. LIU Ben" w:date="2026-08-29T22:31:00Z" w16du:dateUtc="2026-08-29T14:31:00Z">
        <w:r w:rsidRPr="00D2526D" w:rsidDel="007C76EF">
          <w:delText xml:space="preserve">The three signals do not all arrive at the same moment relative to the two decisions, and this timing is what ties each signal to a particular decision. Source and length are </w:delText>
        </w:r>
        <w:r w:rsidDel="007C76EF">
          <w:delText>“</w:delText>
        </w:r>
        <w:r w:rsidRPr="00D2526D" w:rsidDel="007C76EF">
          <w:delText>glance</w:delText>
        </w:r>
        <w:r w:rsidDel="007C76EF">
          <w:delText>”</w:delText>
        </w:r>
        <w:r w:rsidDel="007C76EF">
          <w:rPr>
            <w:rFonts w:hint="eastAsia"/>
          </w:rPr>
          <w:delText xml:space="preserve"> </w:delText>
        </w:r>
        <w:r w:rsidRPr="00D2526D" w:rsidDel="007C76EF">
          <w:delText>signals: 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two-systems account of thinkin</w:delText>
        </w:r>
        <w:r w:rsidDel="007C76EF">
          <w:rPr>
            <w:rFonts w:hint="eastAsia"/>
          </w:rPr>
          <w:delText>g</w:delText>
        </w:r>
        <w:r w:rsidRPr="00D2526D" w:rsidDel="007C76EF">
          <w:delText xml:space="preserve"> </w:delText>
        </w:r>
      </w:del>
      <w:ins w:id="621" w:author="Dylan CHEN" w:date="2026-08-28T23:16:00Z" w16du:dateUtc="2026-08-28T15:16:00Z">
        <w:del w:id="622" w:author="Prof. LIU Ben" w:date="2026-08-29T22:31:00Z" w16du:dateUtc="2026-08-29T14:31:00Z">
          <w:r w:rsidR="000E3138" w:rsidRPr="00E55C5E" w:rsidDel="007C76EF">
            <w:fldChar w:fldCharType="begin"/>
          </w:r>
          <w:r w:rsidR="000E3138" w:rsidDel="007C76EF">
            <w:delInstrText xml:space="preserve"> ADDIN ZOTERO_ITEM CSL_CITATION {"citationID":"VLexjOts","properties":{"unsorted":false,"formattedCitation":"(Evans &amp; Stanovich 2013; Kahneman 2003, 2011)","plainCitation":"(Evans &amp; Stanovich 2013; Kahneman 2003, 2011)","noteIndex":0},"citationItems":[{"i</w:delInstrText>
          </w:r>
          <w:r w:rsidR="000E3138" w:rsidDel="007C76EF">
            <w:rPr>
              <w:rFonts w:hint="eastAsia"/>
            </w:rPr>
            <w:delInstrText>d":167162,"uris":["http://zotero.org/users/8905122/items/MLPZAYYR"],"itemData":{"id":167162,"type":"article-journal","abstract":"</w:delInstrText>
          </w:r>
          <w:r w:rsidR="000E3138" w:rsidDel="007C76EF">
            <w:rPr>
              <w:rFonts w:hint="eastAsia"/>
            </w:rPr>
            <w:delInstrText>抽象的</w:delInstrText>
          </w:r>
          <w:r w:rsidR="000E3138" w:rsidDel="007C76EF">
            <w:rPr>
              <w:rFonts w:hint="eastAsia"/>
            </w:rPr>
            <w:delInstrText>Dual-process and dual-system theories in both cognitive and social psychology have been subjected to a number of recently p</w:delInstrText>
          </w:r>
          <w:r w:rsidR="000E3138" w:rsidDel="007C76EF">
            <w:del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delInstrText>
          </w:r>
          <w:r w:rsidR="000E3138" w:rsidDel="007C76EF">
            <w:rPr>
              <w:rFonts w:hint="eastAsia"/>
            </w:rPr>
            <w:delInstrText xml:space="preserve"> memory.</w:delInstrText>
          </w:r>
          <w:r w:rsidR="000E3138" w:rsidDel="007C76EF">
            <w:rPr>
              <w:rFonts w:hint="eastAsia"/>
            </w:rPr>
            <w:del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delInstrText>
          </w:r>
          <w:r w:rsidR="000E3138" w:rsidDel="007C76EF">
            <w:rPr>
              <w:rFonts w:hint="eastAsia"/>
            </w:rPr>
            <w:delInstrText>1</w:delInstrText>
          </w:r>
          <w:r w:rsidR="000E3138" w:rsidDel="007C76EF">
            <w:rPr>
              <w:rFonts w:hint="eastAsia"/>
            </w:rPr>
            <w:delInstrText>）默认产生默认反应，除非受到独特的、更高阶的推理加工（类型</w:delInstrText>
          </w:r>
          <w:r w:rsidR="000E3138" w:rsidDel="007C76EF">
            <w:rPr>
              <w:rFonts w:hint="eastAsia"/>
            </w:rPr>
            <w:delInstrText>2</w:delInstrText>
          </w:r>
          <w:r w:rsidR="000E3138" w:rsidDel="007C76EF">
            <w:rPr>
              <w:rFonts w:hint="eastAsia"/>
            </w:rPr>
            <w:delInstrText>）的干预。二者的区别在于，类型</w:delInstrText>
          </w:r>
          <w:r w:rsidR="000E3138" w:rsidDel="007C76EF">
            <w:rPr>
              <w:rFonts w:hint="eastAsia"/>
            </w:rPr>
            <w:delInstrText>2</w:delInstrText>
          </w:r>
          <w:r w:rsidR="000E3138" w:rsidDel="007C76EF">
            <w:rPr>
              <w:rFonts w:hint="eastAsia"/>
            </w:rPr>
            <w:delInstrText>加工支持假设性思维，并且会大量占用工作记忆。</w:delInstrText>
          </w:r>
          <w:r w:rsidR="000E3138" w:rsidDel="007C76EF">
            <w:delInstrText xml:space="preserve">","archive_location":"3296 </w:delInstrText>
          </w:r>
          <w:r w:rsidR="000E3138" w:rsidDel="007C76EF">
            <w:rPr>
              <w:rFonts w:ascii="Apple Color Emoji" w:hAnsi="Apple Color Emoji" w:cs="Apple Color Emoji"/>
            </w:rPr>
            <w:delInstrText>📊</w:delInstrText>
          </w:r>
          <w:r w:rsidR="000E3138" w:rsidDel="007C76EF">
            <w:delInstrText>","call-number":"1","container-title":"Perspectives on Psychological Science","DOI":"10.1177/1745691612460685","ISSN":"1745-6916","issue":"3","journalAbbreviation":"Perspect Psychol Sci","language":"en","note":"</w:delInstrText>
          </w:r>
          <w:r w:rsidR="000E3138" w:rsidDel="007C76EF">
            <w:rPr>
              <w:rFonts w:ascii="Apple Color Emoji" w:hAnsi="Apple Color Emoji" w:cs="Apple Color Emoji"/>
            </w:rPr>
            <w:delInstrText>🏷️</w:delInstrText>
          </w:r>
          <w:r w:rsidR="000E3138" w:rsidDel="007C76EF">
            <w:delInstrText xml:space="preserve"> /reading</w:delInstrText>
          </w:r>
          <w:r w:rsidR="000E3138" w:rsidDel="007C76EF">
            <w:rPr>
              <w:rFonts w:hint="eastAsia"/>
            </w:rPr>
            <w:delInstrText>、</w:delInstrText>
          </w:r>
          <w:r w:rsidR="000E3138" w:rsidDel="007C76EF">
            <w:rPr>
              <w:rFonts w:ascii="Apple Color Emoji" w:hAnsi="Apple Color Emoji" w:cs="Apple Color Emoji"/>
            </w:rPr>
            <w:delInstrText>🤖️</w:delInstrText>
          </w:r>
          <w:r w:rsidR="000E3138" w:rsidDel="007C76EF">
            <w:del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delInstrText>
          </w:r>
          <w:r w:rsidR="000E3138" w:rsidDel="007C76EF">
            <w:rPr>
              <w:rFonts w:ascii="Apple Color Emoji" w:hAnsi="Apple Color Emoji" w:cs="Apple Color Emoji"/>
            </w:rPr>
            <w:delInstrText>📊</w:delInstrText>
          </w:r>
          <w:r w:rsidR="000E3138" w:rsidDel="007C76EF">
            <w:delInstrText>","call-number":"1","container-title":"American Psychologist","DOI":"10.1037/0003-066X.58.9.697","ISSN":"1935-990X","issue":"9","language":"en","note":"</w:delInstrText>
          </w:r>
          <w:r w:rsidR="000E3138" w:rsidDel="007C76EF">
            <w:rPr>
              <w:rFonts w:ascii="Apple Color Emoji" w:hAnsi="Apple Color Emoji" w:cs="Apple Color Emoji"/>
            </w:rPr>
            <w:delInstrText>🏷️</w:delInstrText>
          </w:r>
          <w:r w:rsidR="000E3138" w:rsidDel="007C76EF">
            <w:delInstrText xml:space="preserve"> /unread</w:delInstrText>
          </w:r>
          <w:r w:rsidR="000E3138" w:rsidDel="007C76EF">
            <w:rPr>
              <w:rFonts w:hint="eastAsia"/>
            </w:rPr>
            <w:delInstrText>、</w:delInstrText>
          </w:r>
          <w:r w:rsidR="000E3138" w:rsidDel="007C76EF">
            <w:delInstrText>Choice Behavior</w:delInstrText>
          </w:r>
          <w:r w:rsidR="000E3138" w:rsidDel="007C76EF">
            <w:rPr>
              <w:rFonts w:hint="eastAsia"/>
            </w:rPr>
            <w:delInstrText>、</w:delInstrText>
          </w:r>
          <w:r w:rsidR="000E3138" w:rsidDel="007C76EF">
            <w:delInstrText>Decision Making</w:delInstrText>
          </w:r>
          <w:r w:rsidR="000E3138" w:rsidDel="007C76EF">
            <w:rPr>
              <w:rFonts w:hint="eastAsia"/>
            </w:rPr>
            <w:delInstrText>、</w:delInstrText>
          </w:r>
          <w:r w:rsidR="000E3138" w:rsidDel="007C76EF">
            <w:delInstrText>Judgment</w:delInstrText>
          </w:r>
          <w:r w:rsidR="000E3138" w:rsidDel="007C76EF">
            <w:rPr>
              <w:rFonts w:hint="eastAsia"/>
            </w:rPr>
            <w:delInstrText>、</w:delInstrText>
          </w:r>
          <w:r w:rsidR="000E3138" w:rsidDel="007C76EF">
            <w:delInstrText>Intuition</w:delInstrText>
          </w:r>
          <w:r w:rsidR="000E3138" w:rsidDel="007C76EF">
            <w:rPr>
              <w:rFonts w:hint="eastAsia"/>
            </w:rPr>
            <w:delInstrText>、</w:delInstrText>
          </w:r>
          <w:r w:rsidR="000E3138" w:rsidDel="007C76EF">
            <w:delInstrText>Rationality</w:delInstrText>
          </w:r>
          <w:r w:rsidR="000E3138" w:rsidDel="007C76EF">
            <w:rPr>
              <w:rFonts w:hint="eastAsia"/>
            </w:rPr>
            <w:delInstrText>、</w:delInstrText>
          </w:r>
          <w:r w:rsidR="000E3138" w:rsidDel="007C76EF">
            <w:del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delInstrText>
          </w:r>
          <w:r w:rsidR="000E3138" w:rsidDel="007C76EF">
            <w:rPr>
              <w:rFonts w:ascii="Apple Color Emoji" w:hAnsi="Apple Color Emoji" w:cs="Apple Color Emoji"/>
            </w:rPr>
            <w:delInstrText>🏷️</w:delInstrText>
          </w:r>
          <w:r w:rsidR="000E3138" w:rsidDel="007C76EF">
            <w:delInstrText xml:space="preserve"> /reading","title":"Thinking, fast and slow","author":[{"family":"Kahneman","given":"Daniel"}],"issued":{"date-parts":[["2011"]]}}}],"schema":"https://github.com/citation-style-language/schema/raw/master/csl-citation.json"} </w:delInstrText>
          </w:r>
          <w:r w:rsidR="000E3138" w:rsidRPr="00E55C5E" w:rsidDel="007C76EF">
            <w:fldChar w:fldCharType="separate"/>
          </w:r>
          <w:r w:rsidR="000E3138" w:rsidDel="007C76EF">
            <w:rPr>
              <w:noProof/>
            </w:rPr>
            <w:delText>(Evans &amp; Stanovich 2013; Kahneman 2003, 2011)</w:delText>
          </w:r>
          <w:r w:rsidR="000E3138" w:rsidRPr="00E55C5E" w:rsidDel="007C76EF">
            <w:fldChar w:fldCharType="end"/>
          </w:r>
        </w:del>
      </w:ins>
      <w:del w:id="623" w:author="Prof. LIU Ben" w:date="2026-08-29T22:31:00Z" w16du:dateUtc="2026-08-29T14:31:00Z">
        <w:r w:rsidRPr="00D2526D" w:rsidDel="007C76EF">
          <w:delText>(Evans &amp; Stanovich 2013; Kahneman 2003, 2011).</w:delText>
        </w:r>
      </w:del>
    </w:p>
    <w:p w14:paraId="32321D0D" w14:textId="3B3CAB9A" w:rsidR="005C375D" w:rsidRPr="00D2526D" w:rsidDel="007C76EF" w:rsidRDefault="005C375D" w:rsidP="00D2526D">
      <w:pPr>
        <w:pStyle w:val="Paragraph0"/>
        <w:rPr>
          <w:del w:id="624" w:author="Prof. LIU Ben" w:date="2026-08-29T22:31:00Z" w16du:dateUtc="2026-08-29T14:31:00Z"/>
        </w:rPr>
      </w:pPr>
      <w:del w:id="625" w:author="Prof. LIU Ben" w:date="2026-08-29T22:31:00Z" w16du:dateUtc="2026-08-29T14:31:00Z">
        <w:r w:rsidRPr="00D2526D" w:rsidDel="007C76EF">
          <w:delText>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at a glance and are thus processed by System 1, while quality can be established only through the deliberate evaluation characteristic of System 2. Among the decisions, entry is settled quickly and before close reading, so it is a System 1 decision, whereas the quality decision commits the answerer</w:delText>
        </w:r>
        <w:r w:rsidDel="007C76EF">
          <w:delText>’</w:delText>
        </w:r>
        <w:r w:rsidRPr="00D2526D" w:rsidDel="007C76EF">
          <w:delText>s time and knowledge and is thus a System 2 decision.</w:delText>
        </w:r>
      </w:del>
    </w:p>
    <w:p w14:paraId="780D29D1" w14:textId="756122AF" w:rsidR="005C375D" w:rsidRPr="00D2526D" w:rsidDel="007C76EF" w:rsidRDefault="005C375D" w:rsidP="00D2526D">
      <w:pPr>
        <w:pStyle w:val="Paragraph0"/>
        <w:rPr>
          <w:del w:id="626" w:author="Prof. LIU Ben" w:date="2026-08-29T22:31:00Z" w16du:dateUtc="2026-08-29T14:31:00Z"/>
        </w:rPr>
      </w:pPr>
      <w:del w:id="627" w:author="Prof. LIU Ben" w:date="2026-08-29T22:31:00Z" w16du:dateUtc="2026-08-29T14:31:00Z">
        <w:r w:rsidRPr="00D2526D" w:rsidDel="007C76EF">
          <w:delText xml:space="preserve">This classification yields a single organizing principle, which we label the </w:delText>
        </w:r>
        <w:r w:rsidDel="007C76EF">
          <w:delText>“</w:delText>
        </w:r>
        <w:r w:rsidRPr="00D2526D" w:rsidDel="007C76EF">
          <w:delText>same-level</w:delText>
        </w:r>
        <w:r w:rsidDel="007C76EF">
          <w:delText>”</w:delText>
        </w:r>
        <w:r w:rsidRPr="00D2526D" w:rsidDel="007C76EF">
          <w:delText xml:space="preserve"> principle: a signal moves a decision when the two occupy the same level of processing, and 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advance to specific null predictions. A framework that predicted an effect in every combination of signal and decision could not be wrong in any interesting way, so the null cells matter as much as the others: they are tests the account must pass.</w:delText>
        </w:r>
      </w:del>
    </w:p>
    <w:p w14:paraId="2B110391" w14:textId="67CAC39C" w:rsidR="005C375D" w:rsidRPr="00D2526D" w:rsidDel="007C76EF" w:rsidRDefault="005C375D" w:rsidP="00224C3C">
      <w:pPr>
        <w:pStyle w:val="Paragraph0"/>
        <w:rPr>
          <w:del w:id="628" w:author="Prof. LIU Ben" w:date="2026-08-29T22:31:00Z" w16du:dateUtc="2026-08-29T14:31:00Z"/>
        </w:rPr>
      </w:pPr>
      <w:del w:id="629" w:author="Prof. LIU Ben" w:date="2026-08-29T22:31:00Z" w16du:dateUtc="2026-08-29T14:31:00Z">
        <w:r w:rsidRPr="00D2526D" w:rsidDel="007C76EF">
          <w:delText xml:space="preserve">The remainder of this section develops six hypotheses from this principle. Figure </w:delText>
        </w:r>
      </w:del>
      <w:ins w:id="630" w:author="Dylan CHEN" w:date="2026-08-27T15:29:00Z" w16du:dateUtc="2026-08-27T07:29:00Z">
        <w:del w:id="631" w:author="Prof. LIU Ben" w:date="2026-08-29T22:31:00Z" w16du:dateUtc="2026-08-29T14:31:00Z">
          <w:r w:rsidR="001C20E5" w:rsidDel="007C76EF">
            <w:rPr>
              <w:rFonts w:hint="eastAsia"/>
            </w:rPr>
            <w:delText>2</w:delText>
          </w:r>
        </w:del>
      </w:ins>
      <w:del w:id="632" w:author="Prof. LIU Ben" w:date="2026-08-29T22:31:00Z" w16du:dateUtc="2026-08-29T14:31:00Z">
        <w:r w:rsidRPr="00D2526D" w:rsidDel="007C76EF">
          <w:delText xml:space="preserve">3 arranges them, with the three signals down the rows and the two decisions across the columns. </w:delText>
        </w:r>
      </w:del>
    </w:p>
    <w:p w14:paraId="47E31CA7" w14:textId="042D48C4" w:rsidR="00C76F53" w:rsidRPr="00015210" w:rsidRDefault="00BE1845" w:rsidP="00C76F53">
      <w:pPr>
        <w:jc w:val="center"/>
      </w:pPr>
      <w:r>
        <w:rPr>
          <w:noProof/>
        </w:rPr>
        <w:drawing>
          <wp:inline distT="0" distB="0" distL="0" distR="0" wp14:anchorId="5E813B38" wp14:editId="4C6104E1">
            <wp:extent cx="5943600" cy="1661975"/>
            <wp:effectExtent l="0" t="0" r="0" b="0"/>
            <wp:docPr id="974775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p>
    <w:p w14:paraId="1CFD711F" w14:textId="6EDA490C" w:rsidR="004E34BE" w:rsidRPr="00015210" w:rsidRDefault="00C76F53" w:rsidP="00D2526D">
      <w:pPr>
        <w:pStyle w:val="TableFiguretitle"/>
      </w:pPr>
      <w:r w:rsidRPr="00015210">
        <w:t xml:space="preserve">Figure </w:t>
      </w:r>
      <w:ins w:id="633" w:author="Dylan CHEN" w:date="2026-08-27T15:29:00Z" w16du:dateUtc="2026-08-27T07:29:00Z">
        <w:r w:rsidR="001C20E5">
          <w:rPr>
            <w:rFonts w:hint="eastAsia"/>
          </w:rPr>
          <w:t>2</w:t>
        </w:r>
      </w:ins>
      <w:del w:id="634" w:author="Dylan CHEN" w:date="2026-08-27T15:29:00Z" w16du:dateUtc="2026-08-27T07:29:00Z">
        <w:r w:rsidR="00270DFC" w:rsidDel="001C20E5">
          <w:delText>3</w:delText>
        </w:r>
      </w:del>
      <w:r w:rsidRPr="00015210">
        <w:t xml:space="preserve">. Conceptual </w:t>
      </w:r>
      <w:r w:rsidR="002B3B5F" w:rsidRPr="00015210">
        <w:t>f</w:t>
      </w:r>
      <w:r w:rsidRPr="00015210">
        <w:t>ramework</w:t>
      </w:r>
      <w:bookmarkStart w:id="635" w:name="_Hlk165812433"/>
    </w:p>
    <w:p w14:paraId="45D3D3BA" w14:textId="0EE0F816" w:rsidR="00E55C5E" w:rsidRPr="00015210" w:rsidRDefault="00A63984" w:rsidP="0049010E">
      <w:pPr>
        <w:pStyle w:val="Heading2"/>
      </w:pPr>
      <w:r>
        <w:t xml:space="preserve">Hypotheses on </w:t>
      </w:r>
      <w:r w:rsidR="00E55C5E" w:rsidRPr="00015210">
        <w:t>The Entry Decision</w:t>
      </w:r>
    </w:p>
    <w:p w14:paraId="260809BB" w14:textId="77777777" w:rsidR="005C375D" w:rsidRPr="00D2526D" w:rsidRDefault="005C375D" w:rsidP="0049010E">
      <w:pPr>
        <w:pStyle w:val="Heading3"/>
        <w:rPr>
          <w:lang w:eastAsia="en-US"/>
        </w:rPr>
      </w:pPr>
      <w:r w:rsidRPr="00D2526D">
        <w:rPr>
          <w:lang w:eastAsia="en-US"/>
        </w:rPr>
        <w:t>Label and Length Shape Entry (System 1)</w:t>
      </w:r>
    </w:p>
    <w:p w14:paraId="054365C2" w14:textId="36CAE59D" w:rsidR="007C76EF" w:rsidRPr="007C76EF" w:rsidRDefault="007C76EF">
      <w:pPr>
        <w:pStyle w:val="Paragraph0"/>
        <w:rPr>
          <w:ins w:id="636" w:author="Prof. LIU Ben" w:date="2026-08-29T22:32:00Z" w16du:dateUtc="2026-08-29T14:32:00Z"/>
          <w:rPrChange w:id="637" w:author="Prof. LIU Ben" w:date="2026-08-29T22:32:00Z" w16du:dateUtc="2026-08-29T14:32:00Z">
            <w:rPr>
              <w:ins w:id="638" w:author="Prof. LIU Ben" w:date="2026-08-29T22:32:00Z" w16du:dateUtc="2026-08-29T14:32:00Z"/>
              <w:color w:val="000000"/>
            </w:rPr>
          </w:rPrChange>
        </w:rPr>
        <w:pPrChange w:id="639" w:author="Prof. LIU Ben" w:date="2026-08-29T22:32:00Z" w16du:dateUtc="2026-08-29T14:32:00Z">
          <w:pPr>
            <w:spacing w:before="100" w:beforeAutospacing="1" w:after="100" w:afterAutospacing="1"/>
          </w:pPr>
        </w:pPrChange>
      </w:pPr>
      <w:ins w:id="640" w:author="Prof. LIU Ben" w:date="2026-08-29T22:32:00Z" w16du:dateUtc="2026-08-29T14:32:00Z">
        <w:r w:rsidRPr="007C76EF">
          <w:rPr>
            <w:rPrChange w:id="641" w:author="Prof. LIU Ben" w:date="2026-08-29T22:32:00Z" w16du:dateUtc="2026-08-29T14:32:00Z">
              <w:rPr>
                <w:color w:val="000000"/>
              </w:rPr>
            </w:rPrChange>
          </w:rPr>
          <w:t>The AI label can shape entry because it is available before any content is read. We argue that the label leads the answerer to appraise the AI, and that a “weak-competitor” appraisal strengthens the incentive to enter.</w:t>
        </w:r>
      </w:ins>
    </w:p>
    <w:p w14:paraId="05A38292" w14:textId="01A3FB3D" w:rsidR="007C76EF" w:rsidRPr="007C76EF" w:rsidRDefault="007C76EF">
      <w:pPr>
        <w:pStyle w:val="Paragraph0"/>
        <w:rPr>
          <w:ins w:id="642" w:author="Prof. LIU Ben" w:date="2026-08-29T22:32:00Z" w16du:dateUtc="2026-08-29T14:32:00Z"/>
          <w:rPrChange w:id="643" w:author="Prof. LIU Ben" w:date="2026-08-29T22:32:00Z" w16du:dateUtc="2026-08-29T14:32:00Z">
            <w:rPr>
              <w:ins w:id="644" w:author="Prof. LIU Ben" w:date="2026-08-29T22:32:00Z" w16du:dateUtc="2026-08-29T14:32:00Z"/>
              <w:color w:val="000000"/>
            </w:rPr>
          </w:rPrChange>
        </w:rPr>
        <w:pPrChange w:id="645" w:author="Prof. LIU Ben" w:date="2026-08-29T22:32:00Z" w16du:dateUtc="2026-08-29T14:32:00Z">
          <w:pPr>
            <w:spacing w:before="100" w:beforeAutospacing="1" w:after="100" w:afterAutospacing="1"/>
          </w:pPr>
        </w:pPrChange>
      </w:pPr>
      <w:ins w:id="646" w:author="Prof. LIU Ben" w:date="2026-08-29T22:32:00Z" w16du:dateUtc="2026-08-29T14:32:00Z">
        <w:r w:rsidRPr="007C76EF">
          <w:rPr>
            <w:rPrChange w:id="647" w:author="Prof. LIU Ben" w:date="2026-08-29T22:32:00Z" w16du:dateUtc="2026-08-29T14:32:00Z">
              <w:rPr>
                <w:color w:val="000000"/>
              </w:rPr>
            </w:rPrChange>
          </w:rPr>
          <w:t>Noticing a simple visual marker is enough to know that the answer came from the platform’s AI system. System 1 then judges the competitor</w:t>
        </w:r>
      </w:ins>
      <w:ins w:id="648" w:author="Prof. LIU Ben" w:date="2026-08-29T22:33:00Z" w16du:dateUtc="2026-08-29T14:33:00Z">
        <w:r>
          <w:t>’</w:t>
        </w:r>
      </w:ins>
      <w:ins w:id="649" w:author="Prof. LIU Ben" w:date="2026-08-29T22:32:00Z" w16du:dateUtc="2026-08-29T14:32:00Z">
        <w:r w:rsidRPr="007C76EF">
          <w:rPr>
            <w:rPrChange w:id="650" w:author="Prof. LIU Ben" w:date="2026-08-29T22:32:00Z" w16du:dateUtc="2026-08-29T14:32:00Z">
              <w:rPr>
                <w:color w:val="000000"/>
              </w:rPr>
            </w:rPrChange>
          </w:rPr>
          <w:t>s capability through the availability heuristic, so the judgment rests on whatever beliefs about machine-generated answers come to mind most readily (Tversky &amp; Kahneman 1973). AI</w:t>
        </w:r>
      </w:ins>
      <w:ins w:id="651" w:author="Prof. LIU Ben" w:date="2026-08-29T22:33:00Z" w16du:dateUtc="2026-08-29T14:33:00Z">
        <w:r>
          <w:t>’</w:t>
        </w:r>
      </w:ins>
      <w:ins w:id="652" w:author="Prof. LIU Ben" w:date="2026-08-29T22:32:00Z" w16du:dateUtc="2026-08-29T14:32:00Z">
        <w:r w:rsidRPr="007C76EF">
          <w:rPr>
            <w:rPrChange w:id="653" w:author="Prof. LIU Ben" w:date="2026-08-29T22:32:00Z" w16du:dateUtc="2026-08-29T14:32:00Z">
              <w:rPr>
                <w:color w:val="000000"/>
              </w:rPr>
            </w:rPrChange>
          </w:rPr>
          <w:t>s capability may change over time, but in the early period of GenAI during which our study was conducted, two beliefs are relevant.</w:t>
        </w:r>
      </w:ins>
    </w:p>
    <w:p w14:paraId="3AAD3381" w14:textId="5A381358" w:rsidR="007C76EF" w:rsidRPr="007C76EF" w:rsidRDefault="007C76EF">
      <w:pPr>
        <w:pStyle w:val="Paragraph0"/>
        <w:rPr>
          <w:ins w:id="654" w:author="Prof. LIU Ben" w:date="2026-08-29T22:32:00Z" w16du:dateUtc="2026-08-29T14:32:00Z"/>
          <w:rPrChange w:id="655" w:author="Prof. LIU Ben" w:date="2026-08-29T22:32:00Z" w16du:dateUtc="2026-08-29T14:32:00Z">
            <w:rPr>
              <w:ins w:id="656" w:author="Prof. LIU Ben" w:date="2026-08-29T22:32:00Z" w16du:dateUtc="2026-08-29T14:32:00Z"/>
              <w:color w:val="000000"/>
            </w:rPr>
          </w:rPrChange>
        </w:rPr>
        <w:pPrChange w:id="657" w:author="Prof. LIU Ben" w:date="2026-08-29T22:36:00Z" w16du:dateUtc="2026-08-29T14:36:00Z">
          <w:pPr>
            <w:spacing w:before="100" w:beforeAutospacing="1" w:after="100" w:afterAutospacing="1"/>
          </w:pPr>
        </w:pPrChange>
      </w:pPr>
      <w:commentRangeStart w:id="658"/>
      <w:ins w:id="659" w:author="Prof. LIU Ben" w:date="2026-08-29T22:32:00Z" w16du:dateUtc="2026-08-29T14:32:00Z">
        <w:r w:rsidRPr="007C76EF">
          <w:rPr>
            <w:rPrChange w:id="660" w:author="Prof. LIU Ben" w:date="2026-08-29T22:32:00Z" w16du:dateUtc="2026-08-29T14:32:00Z">
              <w:rPr>
                <w:color w:val="000000"/>
              </w:rPr>
            </w:rPrChange>
          </w:rPr>
          <w:t xml:space="preserve">The first belief is a general impression that generative text is bland and formulaic, a quality that popular discussion captures with the phrase </w:t>
        </w:r>
      </w:ins>
      <w:ins w:id="661" w:author="Prof. LIU Ben" w:date="2026-08-29T22:33:00Z" w16du:dateUtc="2026-08-29T14:33:00Z">
        <w:r>
          <w:t>“</w:t>
        </w:r>
      </w:ins>
      <w:ins w:id="662" w:author="Prof. LIU Ben" w:date="2026-08-29T22:32:00Z" w16du:dateUtc="2026-08-29T14:32:00Z">
        <w:r w:rsidRPr="007C76EF">
          <w:rPr>
            <w:rPrChange w:id="663" w:author="Prof. LIU Ben" w:date="2026-08-29T22:32:00Z" w16du:dateUtc="2026-08-29T14:32:00Z">
              <w:rPr>
                <w:color w:val="000000"/>
              </w:rPr>
            </w:rPrChange>
          </w:rPr>
          <w:t>AI slop</w:t>
        </w:r>
      </w:ins>
      <w:ins w:id="664" w:author="Prof. LIU Ben" w:date="2026-08-29T22:35:00Z" w16du:dateUtc="2026-08-29T14:35:00Z">
        <w:r>
          <w:t>,</w:t>
        </w:r>
      </w:ins>
      <w:ins w:id="665" w:author="Prof. LIU Ben" w:date="2026-08-29T22:33:00Z" w16du:dateUtc="2026-08-29T14:33:00Z">
        <w:r>
          <w:t>”</w:t>
        </w:r>
      </w:ins>
      <w:ins w:id="666" w:author="Prof. LIU Ben" w:date="2026-08-29T22:32:00Z" w16du:dateUtc="2026-08-29T14:32:00Z">
        <w:r w:rsidRPr="007C76EF">
          <w:rPr>
            <w:rPrChange w:id="667" w:author="Prof. LIU Ben" w:date="2026-08-29T22:32:00Z" w16du:dateUtc="2026-08-29T14:32:00Z">
              <w:rPr>
                <w:color w:val="000000"/>
              </w:rPr>
            </w:rPrChange>
          </w:rPr>
          <w:t xml:space="preserve"> </w:t>
        </w:r>
      </w:ins>
      <w:ins w:id="668" w:author="Prof. LIU Ben" w:date="2026-08-29T22:35:00Z" w16du:dateUtc="2026-08-29T14:35:00Z">
        <w:r>
          <w:t xml:space="preserve">which means </w:t>
        </w:r>
      </w:ins>
      <w:ins w:id="669" w:author="Prof. LIU Ben" w:date="2026-08-29T22:32:00Z" w16du:dateUtc="2026-08-29T14:32:00Z">
        <w:r w:rsidRPr="007C76EF">
          <w:rPr>
            <w:rPrChange w:id="670" w:author="Prof. LIU Ben" w:date="2026-08-29T22:32:00Z" w16du:dateUtc="2026-08-29T14:32:00Z">
              <w:rPr>
                <w:color w:val="000000"/>
              </w:rPr>
            </w:rPrChange>
          </w:rPr>
          <w:t>the output follows a predictable template rather than saying anything sharp or particular.</w:t>
        </w:r>
      </w:ins>
      <w:commentRangeEnd w:id="658"/>
      <w:r>
        <w:rPr>
          <w:rStyle w:val="CommentReference"/>
          <w:sz w:val="24"/>
        </w:rPr>
        <w:commentReference w:id="658"/>
      </w:r>
      <w:ins w:id="671" w:author="Prof. LIU Ben" w:date="2026-08-29T22:36:00Z" w16du:dateUtc="2026-08-29T14:36:00Z">
        <w:r>
          <w:t xml:space="preserve"> </w:t>
        </w:r>
      </w:ins>
      <w:ins w:id="672" w:author="Prof. LIU Ben" w:date="2026-08-29T22:32:00Z" w16du:dateUtc="2026-08-29T14:32:00Z">
        <w:r w:rsidRPr="007C76EF">
          <w:rPr>
            <w:rPrChange w:id="673" w:author="Prof. LIU Ben" w:date="2026-08-29T22:32:00Z" w16du:dateUtc="2026-08-29T14:32:00Z">
              <w:rPr>
                <w:color w:val="000000"/>
              </w:rPr>
            </w:rPrChange>
          </w:rPr>
          <w:t xml:space="preserve">The second belief is specific </w:t>
        </w:r>
        <w:r w:rsidRPr="007C76EF">
          <w:rPr>
            <w:rPrChange w:id="674" w:author="Prof. LIU Ben" w:date="2026-08-29T22:32:00Z" w16du:dateUtc="2026-08-29T14:32:00Z">
              <w:rPr>
                <w:color w:val="000000"/>
              </w:rPr>
            </w:rPrChange>
          </w:rPr>
          <w:lastRenderedPageBreak/>
          <w:t>to technical Q&amp;A, and it is the one our argument rests on. Members of technical communities were openly skeptical of AI-generated answers when GenAI appeared, and their skepticism has an empirical basis. Kabir et al. (2024) report that more than half of ChatGPT</w:t>
        </w:r>
      </w:ins>
      <w:ins w:id="675" w:author="Prof. LIU Ben" w:date="2026-08-29T22:38:00Z" w16du:dateUtc="2026-08-29T14:38:00Z">
        <w:r>
          <w:t>’</w:t>
        </w:r>
      </w:ins>
      <w:ins w:id="676" w:author="Prof. LIU Ben" w:date="2026-08-29T22:32:00Z" w16du:dateUtc="2026-08-29T14:32:00Z">
        <w:r w:rsidRPr="007C76EF">
          <w:rPr>
            <w:rPrChange w:id="677" w:author="Prof. LIU Ben" w:date="2026-08-29T22:32:00Z" w16du:dateUtc="2026-08-29T14:32:00Z">
              <w:rPr>
                <w:color w:val="000000"/>
              </w:rPr>
            </w:rPrChange>
          </w:rPr>
          <w:t>s answers to Stack Overflow questions contain incorrect information, that these answers are considerably more verbose than human answers, and that readers miss the errors in a substantial share of cases, which is why Stack Overflow banned AI-generated answers. Disclosure compounds the effect, since information is judged less accurate when it is identified as machine-generated (Longoni et al. 2022). The consequence is not just doubt but cost: an answer that looks plausible but may be wrong has to be verified before it can be used, and verifying it means working through the reasoning oneself. An AI answer therefore does not close a question the way a trusted human answer would.</w:t>
        </w:r>
      </w:ins>
    </w:p>
    <w:p w14:paraId="219DBDCC" w14:textId="77777777" w:rsidR="007C76EF" w:rsidRPr="007C76EF" w:rsidRDefault="007C76EF">
      <w:pPr>
        <w:pStyle w:val="Paragraph0"/>
        <w:rPr>
          <w:ins w:id="678" w:author="Prof. LIU Ben" w:date="2026-08-29T22:32:00Z" w16du:dateUtc="2026-08-29T14:32:00Z"/>
          <w:rPrChange w:id="679" w:author="Prof. LIU Ben" w:date="2026-08-29T22:32:00Z" w16du:dateUtc="2026-08-29T14:32:00Z">
            <w:rPr>
              <w:ins w:id="680" w:author="Prof. LIU Ben" w:date="2026-08-29T22:32:00Z" w16du:dateUtc="2026-08-29T14:32:00Z"/>
              <w:color w:val="000000"/>
            </w:rPr>
          </w:rPrChange>
        </w:rPr>
        <w:pPrChange w:id="681" w:author="Prof. LIU Ben" w:date="2026-08-29T22:32:00Z" w16du:dateUtc="2026-08-29T14:32:00Z">
          <w:pPr>
            <w:spacing w:before="100" w:beforeAutospacing="1" w:after="100" w:afterAutospacing="1"/>
          </w:pPr>
        </w:pPrChange>
      </w:pPr>
      <w:ins w:id="682" w:author="Prof. LIU Ben" w:date="2026-08-29T22:32:00Z" w16du:dateUtc="2026-08-29T14:32:00Z">
        <w:r w:rsidRPr="007C76EF">
          <w:rPr>
            <w:rPrChange w:id="683" w:author="Prof. LIU Ben" w:date="2026-08-29T22:32:00Z" w16du:dateUtc="2026-08-29T14:32:00Z">
              <w:rPr>
                <w:color w:val="000000"/>
              </w:rPr>
            </w:rPrChange>
          </w:rPr>
          <w:t>Appraising the AI as a weak competitor pushes toward entry. The AI answer sits under the same question, faces the same readers, and competes for the same attention, which is precisely the condition under which an actor is most likely to notice a competitor and respond (Chen et al. 2007; Chen 2009). A weak competitor makes responding attractive, because the risk of losing is low and a competent developer can provide the correct answer the AI failed to provide.</w:t>
        </w:r>
      </w:ins>
    </w:p>
    <w:p w14:paraId="67A29E6E" w14:textId="0A0A1A1A" w:rsidR="005C375D" w:rsidRPr="00D2526D" w:rsidDel="00505892" w:rsidRDefault="005C375D" w:rsidP="00D2526D">
      <w:pPr>
        <w:pStyle w:val="Paragraph0"/>
        <w:rPr>
          <w:del w:id="684" w:author="Prof. LIU Ben" w:date="2026-08-29T22:41:00Z" w16du:dateUtc="2026-08-29T14:41:00Z"/>
        </w:rPr>
      </w:pPr>
      <w:del w:id="685" w:author="Prof. LIU Ben" w:date="2026-08-29T22:41:00Z" w16du:dateUtc="2026-08-29T14:41:00Z">
        <w:r w:rsidRPr="00D2526D" w:rsidDel="00505892">
          <w:delText xml:space="preserve">The AI label can shape entry because it is available before any content is read. We would argue that the label leads the answerer to appraise the AI, and that a </w:delText>
        </w:r>
        <w:r w:rsidDel="00505892">
          <w:delText>“</w:delText>
        </w:r>
        <w:r w:rsidRPr="00D2526D" w:rsidDel="00505892">
          <w:delText>weak-competitor</w:delText>
        </w:r>
        <w:r w:rsidDel="00505892">
          <w:delText>”</w:delText>
        </w:r>
        <w:r w:rsidRPr="00D2526D" w:rsidDel="00505892">
          <w:delText xml:space="preserve"> appraisal strengthens the incentive to enter.</w:delText>
        </w:r>
      </w:del>
    </w:p>
    <w:p w14:paraId="5AAA938E" w14:textId="60C7ADA7" w:rsidR="005C375D" w:rsidDel="00505892" w:rsidRDefault="005C375D" w:rsidP="005C375D">
      <w:pPr>
        <w:pStyle w:val="Paragraph0"/>
        <w:rPr>
          <w:del w:id="686" w:author="Prof. LIU Ben" w:date="2026-08-29T22:41:00Z" w16du:dateUtc="2026-08-29T14:41:00Z"/>
        </w:rPr>
      </w:pPr>
      <w:del w:id="687" w:author="Prof. LIU Ben" w:date="2026-08-29T22:41:00Z" w16du:dateUtc="2026-08-29T14:41:00Z">
        <w:r w:rsidRPr="00D2526D" w:rsidDel="00505892">
          <w:delText>Noticing a simple visual marker is enough to know that the answer came from the platform</w:delText>
        </w:r>
        <w:r w:rsidDel="00505892">
          <w:delText>’</w:delText>
        </w:r>
        <w:r w:rsidRPr="00D2526D" w:rsidDel="00505892">
          <w:delText>s AI system. System 1 then judges the competitor</w:delText>
        </w:r>
        <w:r w:rsidDel="00505892">
          <w:delText>’</w:delText>
        </w:r>
        <w:r w:rsidRPr="00D2526D" w:rsidDel="00505892">
          <w:delText xml:space="preserve">s capability through the availability heuristic, so the judgment rests on whatever beliefs about machine-generated answers come to mind most readily </w:delText>
        </w:r>
      </w:del>
      <w:ins w:id="688" w:author="Dylan CHEN" w:date="2026-08-28T23:17:00Z" w16du:dateUtc="2026-08-28T15:17:00Z">
        <w:del w:id="689" w:author="Prof. LIU Ben" w:date="2026-08-29T22:41:00Z" w16du:dateUtc="2026-08-29T14:41:00Z">
          <w:r w:rsidR="00C454A0" w:rsidRPr="00E55C5E" w:rsidDel="00505892">
            <w:fldChar w:fldCharType="begin"/>
          </w:r>
          <w:r w:rsidR="00C454A0" w:rsidDel="00505892">
            <w:del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delInstrText>
          </w:r>
          <w:r w:rsidR="00C454A0" w:rsidDel="00505892">
            <w:rPr>
              <w:rFonts w:ascii="Apple Color Emoji" w:hAnsi="Apple Color Emoji" w:cs="Apple Color Emoji"/>
            </w:rPr>
            <w:delInstrText>🏷️</w:delInstrText>
          </w:r>
          <w:r w:rsidR="00C454A0" w:rsidDel="00505892">
            <w:del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delInstrText>
          </w:r>
          <w:r w:rsidR="00C454A0" w:rsidRPr="00E55C5E" w:rsidDel="00505892">
            <w:fldChar w:fldCharType="separate"/>
          </w:r>
          <w:r w:rsidR="00C454A0" w:rsidDel="00505892">
            <w:rPr>
              <w:noProof/>
            </w:rPr>
            <w:delText>(Tversky &amp; Kahneman 1973)</w:delText>
          </w:r>
          <w:r w:rsidR="00C454A0" w:rsidRPr="00E55C5E" w:rsidDel="00505892">
            <w:fldChar w:fldCharType="end"/>
          </w:r>
        </w:del>
      </w:ins>
      <w:del w:id="690" w:author="Prof. LIU Ben" w:date="2026-08-29T22:41:00Z" w16du:dateUtc="2026-08-29T14:41:00Z">
        <w:r w:rsidRPr="00D2526D" w:rsidDel="00505892">
          <w:delText>(Tversky &amp; Kahneman 1973). AI</w:delText>
        </w:r>
        <w:r w:rsidDel="00505892">
          <w:delText>’</w:delText>
        </w:r>
        <w:r w:rsidRPr="00D2526D" w:rsidDel="00505892">
          <w:delText xml:space="preserve">s capability may change over time, but in the early period of </w:delText>
        </w:r>
        <w:r w:rsidDel="00505892">
          <w:rPr>
            <w:rFonts w:hint="eastAsia"/>
          </w:rPr>
          <w:delText>Gen</w:delText>
        </w:r>
        <w:r w:rsidRPr="00D2526D" w:rsidDel="00505892">
          <w:delText xml:space="preserve">AI during which our study was conducted, two beliefs are relevant. </w:delText>
        </w:r>
      </w:del>
    </w:p>
    <w:p w14:paraId="59D9F3CF" w14:textId="6E3F293E" w:rsidR="005C375D" w:rsidRPr="00015210" w:rsidDel="00505892" w:rsidRDefault="005C375D" w:rsidP="005C375D">
      <w:pPr>
        <w:pStyle w:val="Paragraph0"/>
        <w:rPr>
          <w:del w:id="691" w:author="Prof. LIU Ben" w:date="2026-08-29T22:41:00Z" w16du:dateUtc="2026-08-29T14:41:00Z"/>
        </w:rPr>
      </w:pPr>
      <w:del w:id="692" w:author="Prof. LIU Ben" w:date="2026-08-29T22:41:00Z" w16du:dateUtc="2026-08-29T14:41:00Z">
        <w:r w:rsidRPr="00015210" w:rsidDel="00505892">
          <w:delText xml:space="preserve">The first belief is a general impression that generative text is bland and formulaic, a quality that popular discussion captures with the phrase “AI slop.” The evidence is consistent with this impression. Readers and trained evaluators tend to rate machine-generated writing as generic and lacking a distinctive voice, and automated text is marked by repetitive, low-variability phrasing that makes it recognizable as machine-produced </w:delText>
        </w:r>
        <w:r w:rsidRPr="00015210" w:rsidDel="00505892">
          <w:fldChar w:fldCharType="begin"/>
        </w:r>
        <w:r w:rsidRPr="00015210" w:rsidDel="00505892">
          <w:delInstrText xml:space="preserve"> ADDIN ZOTERO_ITEM CSL_CITATION {"citationID":"5R3fwF59","properties":{"unsorted":false,"formattedCitation":"(Anderson et al. 2024; Doshi &amp; Hauser 2024)","plainCitation":"(Anderson et al. 2024; Doshi &amp; Hauser 2024)","noteIndex":0},"citationItems":[{"id":196600,"uris":["http://zotero.org/users/8905122/items/422DASYS"],"itemData":{"id":196600,"type":"paper-conference","abstract":"Large language models (LLMs) are now being used in a wide variety of contexts, including as creativity support tools (CSTs) intended to help their users come up with new ideas. But do LLMs actually support user creativity? We hypothesized that the use of an LLM as a CST might make the LLM’s users feel more creative, and even broaden the range of ideas suggested by each individual user, but also homogenize the ideas suggested by different users. We conducted a 36-participant comparative user study and found, in accordance with the homogenization hypothesis, that different users tended to produce less semantically distinct ideas with ChatGPT than with an alternative CST. Additionally, ChatGPT users generated a greater number of more detailed ideas, but felt less responsible for the ideas they generated. We discuss potential implications of these findings for users, designers, and developers of LLM-based CSTs.","archive_location":"162 </w:delInstrText>
        </w:r>
        <w:r w:rsidRPr="00015210" w:rsidDel="00505892">
          <w:rPr>
            <w:rFonts w:ascii="Apple Color Emoji" w:hAnsi="Apple Color Emoji" w:cs="Apple Color Emoji"/>
          </w:rPr>
          <w:delInstrText>📊</w:delInstrText>
        </w:r>
        <w:r w:rsidRPr="00015210" w:rsidDel="00505892">
          <w:delInstrText>","collection-title":"C&amp;amp;C '24","container-title":"Proceedings of the 16th Conference on Creativity &amp; Cognition","DOI":"10.1145/3635636.3656204","ISBN":"979-8-4007-0485-7","language":"en","note":"</w:delInstrText>
        </w:r>
        <w:r w:rsidRPr="00015210" w:rsidDel="00505892">
          <w:rPr>
            <w:rFonts w:ascii="Apple Color Emoji" w:hAnsi="Apple Color Emoji" w:cs="Apple Color Emoji"/>
          </w:rPr>
          <w:delInstrText>🏷️</w:delInstrText>
        </w:r>
        <w:r w:rsidRPr="00015210" w:rsidDel="00505892">
          <w:delInstrText xml:space="preserve"> /unread","page":"413–425","publisher":"Association for Computing Machinery","publisher-place":"New York, NY, USA","source":"ACM Digital Library","title":"Homogenization Effects of Large Language Models on Human Creative Ideation","URL":"https://doi.org/10.1145/3635636.3656204","author":[{"family":"Anderson","given":"Barrett R"},{"family":"Shah","given":"Jash Hemant"},{"family":"Kreminski","given":"Max"}],"accessed":{"date-parts":[["2026",8,9]]},"issued":{"date-parts":[["2024",6,23]]}}},{"id":196498,"uris":["http://zotero.org/users/8905122/items/TNL4II4R"],"itemData":{"id":196498,"type":"article-journal","abstract":"Creativity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creativity.","archive_location":"610 </w:delInstrText>
        </w:r>
        <w:r w:rsidRPr="00015210" w:rsidDel="00505892">
          <w:rPr>
            <w:rFonts w:ascii="Apple Color Emoji" w:hAnsi="Apple Color Emoji" w:cs="Apple Color Emoji"/>
          </w:rPr>
          <w:delInstrText>📊</w:delInstrText>
        </w:r>
        <w:r w:rsidRPr="00015210" w:rsidDel="00505892">
          <w:delInstrText>","call-number":"1","container-title":"Science Advances","DOI":"10.1126/sciadv.adn5290","issue":"28","language":"en","note":"</w:delInstrText>
        </w:r>
        <w:r w:rsidRPr="00015210" w:rsidDel="00505892">
          <w:rPr>
            <w:rFonts w:ascii="Apple Color Emoji" w:hAnsi="Apple Color Emoji" w:cs="Apple Color Emoji"/>
          </w:rPr>
          <w:delInstrText>🏷️</w:delInstrText>
        </w:r>
        <w:r w:rsidRPr="00015210" w:rsidDel="00505892">
          <w:delInstrText xml:space="preserve"> /unread","page":"eadn5290","publisher":"American Association for the Advancement of Science","source":"13.9 (Q1)","title":"Generative AI enhances individual creativity but reduces the collective diversity of novel content","URL":"https://www.science.org/doi/10.1126/sciadv.adn5290","volume":"10","author":[{"family":"Doshi","given":"Anil R."},{"family":"Hauser","given":"Oliver P."}],"accessed":{"date-parts":[["2026",8,9]]},"issued":{"date-parts":[["2024",7,12]]}}}],"schema":"https://github.com/citation-style-language/schema/raw/master/csl-citation.json"} </w:delInstrText>
        </w:r>
        <w:r w:rsidRPr="00015210" w:rsidDel="00505892">
          <w:fldChar w:fldCharType="separate"/>
        </w:r>
        <w:r w:rsidRPr="00015210" w:rsidDel="00505892">
          <w:delText>(Anderson et al. 2024; Doshi &amp; Hauser 2024)</w:delText>
        </w:r>
        <w:r w:rsidRPr="00015210" w:rsidDel="00505892">
          <w:fldChar w:fldCharType="end"/>
        </w:r>
        <w:r w:rsidRPr="00015210" w:rsidDel="00505892">
          <w:delText>. The sense conveyed by “AI slop” is thus that the output follows a predictable template rather than saying anything sharp or particular.</w:delText>
        </w:r>
        <w:r w:rsidRPr="00015210" w:rsidDel="00505892">
          <w:rPr>
            <w:rStyle w:val="FootnoteReference"/>
            <w:color w:val="000000"/>
            <w:sz w:val="22"/>
          </w:rPr>
          <w:footnoteReference w:id="2"/>
        </w:r>
      </w:del>
    </w:p>
    <w:p w14:paraId="20AE6742" w14:textId="28B7D1AD" w:rsidR="005C375D" w:rsidRPr="00D2526D" w:rsidDel="00505892" w:rsidRDefault="005C375D" w:rsidP="00D2526D">
      <w:pPr>
        <w:pStyle w:val="Paragraph0"/>
        <w:rPr>
          <w:del w:id="698" w:author="Prof. LIU Ben" w:date="2026-08-29T22:41:00Z" w16du:dateUtc="2026-08-29T14:41:00Z"/>
        </w:rPr>
      </w:pPr>
      <w:del w:id="699" w:author="Prof. LIU Ben" w:date="2026-08-29T22:41:00Z" w16du:dateUtc="2026-08-29T14:41:00Z">
        <w:r w:rsidRPr="00D2526D" w:rsidDel="00505892">
          <w:delText xml:space="preserve">The second belief is specific to technical Q&amp;A, and it is the one our argument rests on. Members of technical communities were openly skeptical of AI-generated answers when </w:delText>
        </w:r>
        <w:r w:rsidDel="00505892">
          <w:rPr>
            <w:rFonts w:hint="eastAsia"/>
          </w:rPr>
          <w:delText>Gen</w:delText>
        </w:r>
        <w:r w:rsidRPr="00D2526D" w:rsidDel="00505892">
          <w:delText>AI appeared, and their skepticism has an empirical basis</w:delText>
        </w:r>
        <w:r w:rsidDel="00505892">
          <w:rPr>
            <w:rFonts w:hint="eastAsia"/>
          </w:rPr>
          <w:delText xml:space="preserve">. </w:delText>
        </w:r>
      </w:del>
      <w:ins w:id="700" w:author="Dylan CHEN" w:date="2026-08-28T23:17:00Z" w16du:dateUtc="2026-08-28T15:17:00Z">
        <w:del w:id="701" w:author="Prof. LIU Ben" w:date="2026-08-29T22:41:00Z" w16du:dateUtc="2026-08-29T14:41:00Z">
          <w:r w:rsidR="00C454A0" w:rsidRPr="00E55C5E" w:rsidDel="00505892">
            <w:rPr>
              <w:color w:val="000000"/>
            </w:rPr>
            <w:fldChar w:fldCharType="begin"/>
          </w:r>
          <w:r w:rsidR="00C454A0" w:rsidRPr="00E55C5E" w:rsidDel="00505892">
            <w:rPr>
              <w:color w:val="000000"/>
            </w:rPr>
            <w:del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C454A0" w:rsidRPr="00E55C5E" w:rsidDel="00505892">
            <w:rPr>
              <w:rFonts w:ascii="Apple Color Emoji" w:hAnsi="Apple Color Emoji" w:cs="Apple Color Emoji"/>
              <w:color w:val="000000"/>
            </w:rPr>
            <w:delInstrText>📊</w:delInstrText>
          </w:r>
          <w:r w:rsidR="00C454A0" w:rsidRPr="00E55C5E" w:rsidDel="00505892">
            <w:rPr>
              <w:color w:val="000000"/>
            </w:rPr>
            <w:delInstrText>","collection-title":"CHI '24","container-title":"Proceedings of the 2024 CHI Conference on Human Factors in Computing Systems","DOI":"10.1145/3613904.3642596","ISBN":"979-8-4007-0330-0","language":"en","note":"</w:delInstrText>
          </w:r>
          <w:r w:rsidR="00C454A0" w:rsidRPr="00E55C5E" w:rsidDel="00505892">
            <w:rPr>
              <w:rFonts w:ascii="Apple Color Emoji" w:hAnsi="Apple Color Emoji" w:cs="Apple Color Emoji"/>
              <w:color w:val="000000"/>
            </w:rPr>
            <w:delInstrText>🏷️</w:delInstrText>
          </w:r>
          <w:r w:rsidR="00C454A0" w:rsidRPr="00E55C5E" w:rsidDel="00505892">
            <w:rPr>
              <w:color w:val="000000"/>
            </w:rPr>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r w:rsidR="00C454A0" w:rsidRPr="00E55C5E" w:rsidDel="00505892">
            <w:rPr>
              <w:color w:val="000000"/>
            </w:rPr>
            <w:fldChar w:fldCharType="separate"/>
          </w:r>
          <w:r w:rsidR="00C454A0" w:rsidRPr="00E55C5E" w:rsidDel="00505892">
            <w:rPr>
              <w:noProof/>
              <w:color w:val="000000"/>
            </w:rPr>
            <w:delText>Kabir et al. (2024)</w:delText>
          </w:r>
          <w:r w:rsidR="00C454A0" w:rsidRPr="00E55C5E" w:rsidDel="00505892">
            <w:rPr>
              <w:color w:val="000000"/>
            </w:rPr>
            <w:fldChar w:fldCharType="end"/>
          </w:r>
        </w:del>
      </w:ins>
      <w:del w:id="702" w:author="Prof. LIU Ben" w:date="2026-08-29T22:41:00Z" w16du:dateUtc="2026-08-29T14:41:00Z">
        <w:r w:rsidRPr="00D2526D" w:rsidDel="00505892">
          <w:delText>Kabir et al. (2024) report that more than half of ChatGPT</w:delText>
        </w:r>
        <w:r w:rsidDel="00505892">
          <w:delText>’</w:delText>
        </w:r>
        <w:r w:rsidRPr="00D2526D" w:rsidDel="00505892">
          <w:delText>s answers to Stack Overflow questions contain incorrect information, that these answers are considerably more verbose than human answers, and that readers miss the errors in a substantial share of cases, which is why Stack Overflow banned AI-generated answers.</w:delText>
        </w:r>
        <w:r w:rsidDel="00505892">
          <w:rPr>
            <w:rFonts w:hint="eastAsia"/>
          </w:rPr>
          <w:delText xml:space="preserve"> </w:delText>
        </w:r>
        <w:r w:rsidRPr="00015210" w:rsidDel="00505892">
          <w:delText>Disclosure compounds the effect, since information is judged less accurate when it is identified as machine-</w:delText>
        </w:r>
        <w:r w:rsidRPr="00015210" w:rsidDel="00505892">
          <w:rPr>
            <w:color w:val="000000"/>
          </w:rPr>
          <w:delText xml:space="preserve">generated </w:delText>
        </w:r>
        <w:r w:rsidRPr="00015210" w:rsidDel="00505892">
          <w:rPr>
            <w:color w:val="000000"/>
          </w:rPr>
          <w:fldChar w:fldCharType="begin"/>
        </w:r>
        <w:r w:rsidRPr="00015210" w:rsidDel="00505892">
          <w:rPr>
            <w:color w:val="000000"/>
          </w:rPr>
          <w:del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delInstrText>
        </w:r>
        <w:r w:rsidRPr="00015210" w:rsidDel="00505892">
          <w:rPr>
            <w:rFonts w:ascii="Apple Color Emoji" w:hAnsi="Apple Color Emoji" w:cs="Apple Color Emoji"/>
            <w:color w:val="000000"/>
          </w:rPr>
          <w:delInstrText>📊</w:delInstrText>
        </w:r>
        <w:r w:rsidRPr="00015210" w:rsidDel="00505892">
          <w:rPr>
            <w:color w:val="000000"/>
          </w:rPr>
          <w:delInstrText>","collection-title":"FAccT '22","container-title":"Proceedings of the 2022 ACM Conference on Fairness, Accountability, and Transparency","DOI":"10.1145/3531146.3533077","ISBN":"978-1-4503-9352-2","language":"en","note":"</w:delInstrText>
        </w:r>
        <w:r w:rsidRPr="00015210" w:rsidDel="00505892">
          <w:rPr>
            <w:rFonts w:ascii="Apple Color Emoji" w:hAnsi="Apple Color Emoji" w:cs="Apple Color Emoji"/>
            <w:color w:val="000000"/>
          </w:rPr>
          <w:delInstrText>🏷️</w:delInstrText>
        </w:r>
        <w:r w:rsidRPr="00015210" w:rsidDel="00505892">
          <w:rPr>
            <w:color w:val="000000"/>
          </w:rPr>
          <w:del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delInstrText>
        </w:r>
        <w:r w:rsidRPr="00015210" w:rsidDel="00505892">
          <w:rPr>
            <w:color w:val="000000"/>
          </w:rPr>
          <w:fldChar w:fldCharType="separate"/>
        </w:r>
        <w:r w:rsidRPr="00015210" w:rsidDel="00505892">
          <w:rPr>
            <w:color w:val="000000"/>
          </w:rPr>
          <w:delText>(Longoni et al. 2022)</w:delText>
        </w:r>
        <w:r w:rsidRPr="00015210" w:rsidDel="00505892">
          <w:rPr>
            <w:color w:val="000000"/>
          </w:rPr>
          <w:fldChar w:fldCharType="end"/>
        </w:r>
        <w:r w:rsidRPr="00015210" w:rsidDel="00505892">
          <w:delText>. The consequence is not just doubt but cost: an answer that looks plausible but may be wrong has to be verified before it can be used, and verifying it means working through the reasoning oneself. Therefore, an AI answer does not close a question the way a trusted human answer would.</w:delText>
        </w:r>
      </w:del>
    </w:p>
    <w:p w14:paraId="234BE507" w14:textId="1A1AA002" w:rsidR="005C375D" w:rsidRPr="00D2526D" w:rsidDel="00505892" w:rsidRDefault="005C375D" w:rsidP="00D2526D">
      <w:pPr>
        <w:pStyle w:val="Paragraph0"/>
        <w:rPr>
          <w:del w:id="703" w:author="Prof. LIU Ben" w:date="2026-08-29T22:41:00Z" w16du:dateUtc="2026-08-29T14:41:00Z"/>
        </w:rPr>
      </w:pPr>
      <w:del w:id="704" w:author="Prof. LIU Ben" w:date="2026-08-29T22:41:00Z" w16du:dateUtc="2026-08-29T14:41:00Z">
        <w:r w:rsidRPr="00D2526D" w:rsidDel="00505892">
          <w:delText xml:space="preserve">Appraising the AI as a weak competitor pushes toward entry. The AI answer sits under the same question, faces the same readers, and competes for the same attention, which is precisely the condition under which an actor is most likely to notice a competitor and respond </w:delText>
        </w:r>
      </w:del>
      <w:ins w:id="705" w:author="Dylan CHEN" w:date="2026-08-28T23:18:00Z" w16du:dateUtc="2026-08-28T15:18:00Z">
        <w:del w:id="706" w:author="Prof. LIU Ben" w:date="2026-08-29T22:41:00Z" w16du:dateUtc="2026-08-29T14:41:00Z">
          <w:r w:rsidR="00C454A0" w:rsidRPr="00E55C5E" w:rsidDel="00505892">
            <w:fldChar w:fldCharType="begin"/>
          </w:r>
          <w:r w:rsidR="00C454A0" w:rsidDel="00505892">
            <w:delInstrText xml:space="preserve"> ADDIN ZOTERO_ITEM CSL_CITATION {"citationID":"gLh1ryB4","properties":{"unsorted":false,"formattedCitation":"(Chen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delInstrText>
          </w:r>
          <w:r w:rsidR="00C454A0" w:rsidDel="00505892">
            <w:rPr>
              <w:rFonts w:hint="eastAsia"/>
            </w:rPr>
            <w:delInstrText>hree factors: relative scale, rival's attack volume, and rival's capability to contest. Our results provide a new avenue for studying competitors and the relationship between competitor analysis and interfirm rivalry.</w:delInstrText>
          </w:r>
          <w:r w:rsidR="00C454A0" w:rsidDel="00505892">
            <w:rPr>
              <w:rFonts w:hint="eastAsia"/>
            </w:rPr>
            <w:delInstrText>本文研究竞争紧张度，即目标企业与其特定竞争对手之间的紧张关系，这种紧张关系可能导致目标企业采取行动对抗竞争对手。基于认知</w:delInstrText>
          </w:r>
          <w:r w:rsidR="00C454A0" w:rsidDel="00505892">
            <w:rPr>
              <w:rFonts w:hint="eastAsia"/>
            </w:rPr>
            <w:delInstrText>-</w:delInstrText>
          </w:r>
          <w:r w:rsidR="00C454A0" w:rsidDel="00505892">
            <w:rPr>
              <w:rFonts w:hint="eastAsia"/>
            </w:rPr>
            <w:delInstrText>动机</w:delInstrText>
          </w:r>
          <w:r w:rsidR="00C454A0" w:rsidDel="00505892">
            <w:rPr>
              <w:rFonts w:hint="eastAsia"/>
            </w:rPr>
            <w:delInstrText>-</w:delInstrText>
          </w:r>
          <w:r w:rsidR="00C454A0" w:rsidDel="00505892">
            <w:rPr>
              <w:rFonts w:hint="eastAsia"/>
            </w:rPr>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00C454A0" w:rsidDel="00505892">
            <w:rPr>
              <w:rFonts w:hint="eastAsia"/>
            </w:rPr>
            <w:delInstrText xml:space="preserve">","archive_location":"491 </w:delInstrText>
          </w:r>
          <w:r w:rsidR="00C454A0" w:rsidDel="00505892">
            <w:rPr>
              <w:rFonts w:ascii="Apple Color Emoji" w:hAnsi="Apple Color Emoji" w:cs="Apple Color Emoji"/>
            </w:rPr>
            <w:delInstrText>📊</w:delInstrText>
          </w:r>
          <w:r w:rsidR="00C454A0" w:rsidDel="00505892">
            <w:rPr>
              <w:rFonts w:hint="eastAsia"/>
            </w:rPr>
            <w:delInstrText>","call-number":"1","container-title":"Academy of Management Journal","DOI"</w:delInstrText>
          </w:r>
          <w:r w:rsidR="00C454A0" w:rsidDel="00505892">
            <w:delInstrText>:"10.5465/amj.2007.24162081","ISSN":"0001-4273","issue":"1","journalAbbreviation":"AMJ","language":"en","note":"</w:delInstrText>
          </w:r>
          <w:r w:rsidR="00C454A0" w:rsidDel="00505892">
            <w:rPr>
              <w:rFonts w:ascii="Apple Color Emoji" w:hAnsi="Apple Color Emoji" w:cs="Apple Color Emoji"/>
            </w:rPr>
            <w:delInstrText>🏷️</w:delInstrText>
          </w:r>
          <w:r w:rsidR="00C454A0" w:rsidDel="00505892">
            <w:delInstrText xml:space="preserve"> /unread</w:delInstrText>
          </w:r>
          <w:r w:rsidR="00C454A0" w:rsidDel="00505892">
            <w:rPr>
              <w:rFonts w:hint="eastAsia"/>
            </w:rPr>
            <w:delInstrText>、</w:delInstrText>
          </w:r>
          <w:r w:rsidR="00C454A0" w:rsidDel="00505892">
            <w:delInstrText>COMPETITION</w:delInstrText>
          </w:r>
          <w:r w:rsidR="00C454A0" w:rsidDel="00505892">
            <w:rPr>
              <w:rFonts w:hint="eastAsia"/>
            </w:rPr>
            <w:delInstrText>、</w:delInstrText>
          </w:r>
          <w:r w:rsidR="00C454A0" w:rsidDel="00505892">
            <w:delInstrText>MANAGEMENT</w:delInstrText>
          </w:r>
          <w:r w:rsidR="00C454A0" w:rsidDel="00505892">
            <w:rPr>
              <w:rFonts w:hint="eastAsia"/>
            </w:rPr>
            <w:delInstrText>、</w:delInstrText>
          </w:r>
          <w:r w:rsidR="00C454A0" w:rsidDel="00505892">
            <w:delInstrText>BUSINESS enterprises</w:delInstrText>
          </w:r>
          <w:r w:rsidR="00C454A0" w:rsidDel="00505892">
            <w:rPr>
              <w:rFonts w:hint="eastAsia"/>
            </w:rPr>
            <w:delInstrText>、</w:delInstrText>
          </w:r>
          <w:r w:rsidR="00C454A0" w:rsidDel="00505892">
            <w:delInstrText>COMMERCE</w:delInstrText>
          </w:r>
          <w:r w:rsidR="00C454A0" w:rsidDel="00505892">
            <w:rPr>
              <w:rFonts w:hint="eastAsia"/>
            </w:rPr>
            <w:delInstrText>、</w:delInstrText>
          </w:r>
          <w:r w:rsidR="00C454A0" w:rsidDel="00505892">
            <w:delInstrText>DATA analysis</w:delInstrText>
          </w:r>
          <w:r w:rsidR="00C454A0" w:rsidDel="00505892">
            <w:rPr>
              <w:rFonts w:hint="eastAsia"/>
            </w:rPr>
            <w:delInstrText>、</w:delInstrText>
          </w:r>
          <w:r w:rsidR="00C454A0" w:rsidDel="00505892">
            <w:delInstrText>MOTIVATION (Psychology)</w:delInstrText>
          </w:r>
          <w:r w:rsidR="00C454A0" w:rsidDel="00505892">
            <w:rPr>
              <w:rFonts w:hint="eastAsia"/>
            </w:rPr>
            <w:delInstrText>、</w:delInstrText>
          </w:r>
          <w:r w:rsidR="00C454A0" w:rsidDel="00505892">
            <w:del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delInstrText>
          </w:r>
          <w:r w:rsidR="00C454A0" w:rsidDel="00505892">
            <w:rPr>
              <w:rFonts w:hint="eastAsia"/>
            </w:rPr>
            <w:delInstrText>—</w:delInstrText>
          </w:r>
          <w:r w:rsidR="00C454A0" w:rsidDel="00505892">
            <w:del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C454A0" w:rsidDel="00505892">
            <w:rPr>
              <w:rFonts w:ascii="Apple Color Emoji" w:hAnsi="Apple Color Emoji" w:cs="Apple Color Emoji"/>
            </w:rPr>
            <w:delInstrText>📊</w:delInstrText>
          </w:r>
          <w:r w:rsidR="00C454A0" w:rsidDel="00505892">
            <w:delInstrText>","call-number":"3","container-title":"Asia Pacific Journal of Management","DOI":"10.1007/s10490-008-9110-7","ISSN":"1572-9958","issue":"1","journalAbbreviation":"Asia Pac J Manag","language":"en","note":"</w:delInstrText>
          </w:r>
          <w:r w:rsidR="00C454A0" w:rsidDel="00505892">
            <w:rPr>
              <w:rFonts w:ascii="Apple Color Emoji" w:hAnsi="Apple Color Emoji" w:cs="Apple Color Emoji"/>
            </w:rPr>
            <w:delInstrText>🏷️</w:delInstrText>
          </w:r>
          <w:r w:rsidR="00C454A0" w:rsidDel="00505892">
            <w:delInstrText xml:space="preserve"> /reading</w:delInstrText>
          </w:r>
          <w:r w:rsidR="00C454A0" w:rsidDel="00505892">
            <w:rPr>
              <w:rFonts w:hint="eastAsia"/>
            </w:rPr>
            <w:delInstrText>、</w:delInstrText>
          </w:r>
          <w:r w:rsidR="00C454A0" w:rsidDel="00505892">
            <w:delInstrText>Research</w:delInstrText>
          </w:r>
          <w:r w:rsidR="00C454A0" w:rsidDel="00505892">
            <w:rPr>
              <w:rFonts w:hint="eastAsia"/>
            </w:rPr>
            <w:delInstrText>、</w:delInstrText>
          </w:r>
          <w:r w:rsidR="00C454A0" w:rsidDel="00505892">
            <w:rPr>
              <w:rFonts w:ascii="Apple Color Emoji" w:hAnsi="Apple Color Emoji" w:cs="Apple Color Emoji"/>
            </w:rPr>
            <w:delInstrText>🤖️</w:delInstrText>
          </w:r>
          <w:r w:rsidR="00C454A0" w:rsidDel="00505892">
            <w:rPr>
              <w:rFonts w:hint="eastAsia"/>
            </w:rPr>
            <w:delInstrText>、</w:delInstrText>
          </w:r>
          <w:r w:rsidR="00C454A0" w:rsidDel="00505892">
            <w:delInstrText>Competitive dynamics</w:delInstrText>
          </w:r>
          <w:r w:rsidR="00C454A0" w:rsidDel="00505892">
            <w:rPr>
              <w:rFonts w:hint="eastAsia"/>
            </w:rPr>
            <w:delInstrText>、</w:delInstrText>
          </w:r>
          <w:r w:rsidR="00C454A0" w:rsidDel="00505892">
            <w:delInstrText>Publishing</w:delInstrText>
          </w:r>
          <w:r w:rsidR="00C454A0" w:rsidDel="00505892">
            <w:rPr>
              <w:rFonts w:hint="eastAsia"/>
            </w:rPr>
            <w:delInstrText>、</w:delInstrText>
          </w:r>
          <w:r w:rsidR="00C454A0" w:rsidDel="00505892">
            <w:delInstrText>Strategic</w:delInstrText>
          </w:r>
          <w:r w:rsidR="00C454A0" w:rsidDel="00505892">
            <w:rPr>
              <w:rFonts w:hint="eastAsia"/>
            </w:rPr>
            <w:delInstrText xml:space="preserve"> management</w:delInstrText>
          </w:r>
          <w:r w:rsidR="00C454A0" w:rsidDel="00505892">
            <w:rPr>
              <w:rFonts w:hint="eastAsia"/>
            </w:rPr>
            <w:delInstrText>、</w:delInstrText>
          </w:r>
          <w:r w:rsidR="00C454A0" w:rsidDel="00505892">
            <w:rPr>
              <w:rFonts w:hint="eastAsia"/>
            </w:rPr>
            <w:delInstrText>U.S.-based journal","page":"5-25","source":"9.7 (Q1)","title":"Competitive dynamics research: An insider</w:delInstrText>
          </w:r>
          <w:r w:rsidR="00C454A0" w:rsidDel="00505892">
            <w:rPr>
              <w:rFonts w:hint="eastAsia"/>
            </w:rPr>
            <w:delInstrText>’</w:delInstrText>
          </w:r>
          <w:r w:rsidR="00C454A0" w:rsidDel="00505892">
            <w:rPr>
              <w:rFonts w:hint="eastAsia"/>
            </w:rPr>
            <w:delInstrText>s odyssey","title-short":"Competitive dynamics research","URL":"https://doi.org/10.1007/s10490-008-9110-7","volume":"26","author":[{"famil</w:delInstrText>
          </w:r>
          <w:r w:rsidR="00C454A0" w:rsidDel="00505892">
            <w:delInstrText xml:space="preserve">y":"Chen","given":"Ming-Jer"}],"accessed":{"date-parts":[["2026",7,27]]},"issued":{"date-parts":[["2009",3,1]]}}}],"schema":"https://github.com/citation-style-language/schema/raw/master/csl-citation.json"} </w:delInstrText>
          </w:r>
          <w:r w:rsidR="00C454A0" w:rsidRPr="00E55C5E" w:rsidDel="00505892">
            <w:fldChar w:fldCharType="separate"/>
          </w:r>
          <w:r w:rsidR="00C454A0" w:rsidDel="00505892">
            <w:rPr>
              <w:noProof/>
            </w:rPr>
            <w:delText>(Chen et al. 2007; Chen 2009)</w:delText>
          </w:r>
          <w:r w:rsidR="00C454A0" w:rsidRPr="00E55C5E" w:rsidDel="00505892">
            <w:fldChar w:fldCharType="end"/>
          </w:r>
        </w:del>
      </w:ins>
      <w:del w:id="707" w:author="Prof. LIU Ben" w:date="2026-08-29T22:41:00Z" w16du:dateUtc="2026-08-29T14:41:00Z">
        <w:r w:rsidRPr="00D2526D" w:rsidDel="00505892">
          <w:delText xml:space="preserve">(Chen et al. 2007; Chen 2009). A weak competitor makes responding attractive, because the risk of losing is low and a competent developer can </w:delText>
        </w:r>
        <w:r w:rsidDel="00505892">
          <w:rPr>
            <w:rFonts w:hint="eastAsia"/>
          </w:rPr>
          <w:delText>provide</w:delText>
        </w:r>
        <w:r w:rsidRPr="00D2526D" w:rsidDel="00505892">
          <w:delText xml:space="preserve"> the correct answer the AI failed to provide.</w:delText>
        </w:r>
      </w:del>
    </w:p>
    <w:p w14:paraId="319E0BC5" w14:textId="77777777" w:rsidR="005C375D" w:rsidRPr="00D2526D" w:rsidRDefault="005C375D" w:rsidP="00D2526D">
      <w:pPr>
        <w:pStyle w:val="Paragraph0"/>
        <w:ind w:left="533" w:firstLine="0"/>
        <w:rPr>
          <w:i/>
          <w:iCs/>
        </w:rPr>
      </w:pPr>
      <w:r w:rsidRPr="00D2526D">
        <w:rPr>
          <w:i/>
          <w:iCs/>
        </w:rPr>
        <w:t>H1. The AI label alone increases human answer supply.</w:t>
      </w:r>
    </w:p>
    <w:p w14:paraId="19B425C5" w14:textId="0ECAFFC2" w:rsidR="005C375D" w:rsidRPr="00D2526D" w:rsidRDefault="005C375D" w:rsidP="00D2526D">
      <w:pPr>
        <w:pStyle w:val="Paragraph0"/>
      </w:pPr>
      <w:r w:rsidRPr="00D2526D">
        <w:t xml:space="preserve">The second glance signal is length, and it pushes entry in the opposite direction. Length is processed through attribute substitution, in which System 1 replaces a difficult judgment with an easier one associated with it </w:t>
      </w:r>
      <w:ins w:id="708" w:author="Dylan CHEN" w:date="2026-08-28T23:18:00Z" w16du:dateUtc="2026-08-28T15:18:00Z">
        <w:r w:rsidR="00C454A0" w:rsidRPr="00E55C5E">
          <w:fldChar w:fldCharType="begin"/>
        </w:r>
        <w:r w:rsidR="00C454A0">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C454A0">
          <w:rPr>
            <w:rFonts w:ascii="Apple Color Emoji" w:hAnsi="Apple Color Emoji" w:cs="Apple Color Emoji"/>
          </w:rPr>
          <w:instrText>🏷️</w:instrText>
        </w:r>
        <w:r w:rsidR="00C454A0">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C454A0">
          <w:rPr>
            <w:rFonts w:ascii="Apple Color Emoji" w:hAnsi="Apple Color Emoji" w:cs="Apple Color Emoji"/>
          </w:rPr>
          <w:instrText>🏷️</w:instrText>
        </w:r>
        <w:r w:rsidR="00C454A0">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C454A0" w:rsidRPr="00E55C5E">
          <w:fldChar w:fldCharType="separate"/>
        </w:r>
        <w:r w:rsidR="00C454A0">
          <w:rPr>
            <w:noProof/>
          </w:rPr>
          <w:t>(Kahneman 2011; Kahneman &amp; Frederick 2002)</w:t>
        </w:r>
        <w:r w:rsidR="00C454A0" w:rsidRPr="00E55C5E">
          <w:fldChar w:fldCharType="end"/>
        </w:r>
      </w:ins>
      <w:del w:id="709" w:author="Dylan CHEN" w:date="2026-08-28T23:18:00Z" w16du:dateUtc="2026-08-28T15:18:00Z">
        <w:r w:rsidRPr="00D2526D" w:rsidDel="00C454A0">
          <w:delText>(Kahneman 2011; Kahneman &amp; Frederick 2002)</w:delText>
        </w:r>
      </w:del>
      <w:r w:rsidRPr="00D2526D">
        <w:t>. The difficult judgment is how much of the question the competitor has covered; the easy substitute is the answer</w:t>
      </w:r>
      <w:r>
        <w:t>’</w:t>
      </w:r>
      <w:r w:rsidRPr="00D2526D">
        <w:t xml:space="preserve">s physical size. Our setting makes this substitution reliable, because on SegmentFault technical answers are broken into code blocks, numbered steps, configuration snippets, and shell </w:t>
      </w:r>
      <w:r w:rsidRPr="00D2526D">
        <w:lastRenderedPageBreak/>
        <w:t>commands, so a long answer in this format appears without reading to enumerate several possible causes or several fixes, and length becomes a credible indication of how much ground has been taken. What matters at entry is how much room is left. Thus the more of the question the existing answer appears to cover, the less room appears to remain, and the weaker the incentive to enter.</w:t>
      </w:r>
    </w:p>
    <w:p w14:paraId="2F19B116" w14:textId="77777777" w:rsidR="005C375D" w:rsidRPr="00D2526D" w:rsidRDefault="005C375D" w:rsidP="00D2526D">
      <w:pPr>
        <w:pStyle w:val="Paragraph0"/>
        <w:ind w:left="533" w:firstLine="0"/>
        <w:rPr>
          <w:i/>
          <w:iCs/>
        </w:rPr>
      </w:pPr>
      <w:r w:rsidRPr="00D2526D">
        <w:rPr>
          <w:i/>
          <w:iCs/>
        </w:rPr>
        <w:t>H2. The effect of an AI answer on human answer supply becomes more negative as the length of the AI answer increases.</w:t>
      </w:r>
    </w:p>
    <w:p w14:paraId="07AB6D84" w14:textId="50F889CA" w:rsidR="005C375D" w:rsidRPr="00D2526D" w:rsidRDefault="005C375D" w:rsidP="00D2526D">
      <w:pPr>
        <w:pStyle w:val="Paragraph0"/>
      </w:pPr>
      <w:r w:rsidRPr="00D2526D">
        <w:t xml:space="preserve">Two points deserve emphasis. First, this is a claim about coverage, not quality, because length is far easier to perceive at a glance than quality, and an answer can be comprehensive and wrong at the same time </w:t>
      </w:r>
      <w:ins w:id="710" w:author="Dylan CHEN" w:date="2026-08-28T23:19:00Z" w16du:dateUtc="2026-08-28T15:19:00Z">
        <w:r w:rsidR="00C454A0" w:rsidRPr="00E55C5E">
          <w:rPr>
            <w:rFonts w:eastAsia="DengXian"/>
            <w:kern w:val="2"/>
            <w14:ligatures w14:val="standardContextual"/>
          </w:rPr>
          <w:fldChar w:fldCharType="begin"/>
        </w:r>
      </w:ins>
      <w:r w:rsidR="00DC684C">
        <w:rPr>
          <w:rFonts w:eastAsia="DengXian"/>
          <w:kern w:val="2"/>
          <w14:ligatures w14:val="standardContextual"/>
        </w:rPr>
        <w:instrText xml:space="preserve"> ADDIN ZOTERO_ITEM CSL_CITATION {"citationID":"Gqw5alSW","properties":{"unsorted":false,"formattedCitation":"(Kabir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ins w:id="711" w:author="Dylan CHEN" w:date="2026-08-28T23:19:00Z" w16du:dateUtc="2026-08-28T15:19:00Z">
        <w:r w:rsidR="00C454A0" w:rsidRPr="00E55C5E">
          <w:rPr>
            <w:rFonts w:eastAsia="DengXian"/>
            <w:kern w:val="2"/>
            <w14:ligatures w14:val="standardContextual"/>
          </w:rPr>
          <w:fldChar w:fldCharType="separate"/>
        </w:r>
        <w:r w:rsidR="00C454A0">
          <w:rPr>
            <w:rFonts w:eastAsia="DengXian"/>
            <w:noProof/>
            <w:kern w:val="2"/>
            <w14:ligatures w14:val="standardContextual"/>
          </w:rPr>
          <w:t>(Kabir et al. 2024)</w:t>
        </w:r>
        <w:r w:rsidR="00C454A0" w:rsidRPr="00E55C5E">
          <w:rPr>
            <w:rFonts w:eastAsia="DengXian"/>
            <w:kern w:val="2"/>
            <w14:ligatures w14:val="standardContextual"/>
          </w:rPr>
          <w:fldChar w:fldCharType="end"/>
        </w:r>
      </w:ins>
      <w:del w:id="712" w:author="Dylan CHEN" w:date="2026-08-28T23:19:00Z" w16du:dateUtc="2026-08-28T15:19:00Z">
        <w:r w:rsidRPr="00D2526D" w:rsidDel="00C454A0">
          <w:delText>(Kabir et al. 2024)</w:delText>
        </w:r>
      </w:del>
      <w:r w:rsidRPr="00D2526D">
        <w:t>. Second, H2 complements H1 in describing the overall effect of a glance</w:t>
      </w:r>
      <w:ins w:id="713" w:author="Prof. LIU Ben" w:date="2026-08-29T22:42:00Z" w16du:dateUtc="2026-08-29T14:42:00Z">
        <w:r w:rsidR="00505892">
          <w:t>.</w:t>
        </w:r>
      </w:ins>
      <w:del w:id="714" w:author="Prof. LIU Ben" w:date="2026-08-29T22:42:00Z" w16du:dateUtc="2026-08-29T14:42:00Z">
        <w:r w:rsidRPr="00D2526D" w:rsidDel="00505892">
          <w:delText>:</w:delText>
        </w:r>
      </w:del>
      <w:r w:rsidRPr="00D2526D">
        <w:t xml:space="preserve"> </w:t>
      </w:r>
      <w:ins w:id="715" w:author="Prof. LIU Ben" w:date="2026-08-29T22:42:00Z" w16du:dateUtc="2026-08-29T14:42:00Z">
        <w:r w:rsidR="00505892">
          <w:t>T</w:t>
        </w:r>
      </w:ins>
      <w:del w:id="716" w:author="Prof. LIU Ben" w:date="2026-08-29T22:42:00Z" w16du:dateUtc="2026-08-29T14:42:00Z">
        <w:r w:rsidRPr="00D2526D" w:rsidDel="00505892">
          <w:delText>t</w:delText>
        </w:r>
      </w:del>
      <w:r w:rsidRPr="00D2526D">
        <w:t>he AI label</w:t>
      </w:r>
      <w:r>
        <w:t>’</w:t>
      </w:r>
      <w:r w:rsidRPr="00D2526D">
        <w:t>s contribution is relatively stable, while length varies and shifts the perceived room for a contribution. This is why the consequence of adding an AI answer cannot be a single number. It is positive where the AI content is thin and negative where it is thick, and the point at which it changes sign depends on the content a given AI answer provides and, over time, on the continuing improvement of AI.</w:t>
      </w:r>
    </w:p>
    <w:p w14:paraId="1088A051" w14:textId="77777777" w:rsidR="005C375D" w:rsidRPr="00D2526D" w:rsidRDefault="005C375D" w:rsidP="0049010E">
      <w:pPr>
        <w:pStyle w:val="Heading3"/>
        <w:rPr>
          <w:lang w:eastAsia="en-US"/>
        </w:rPr>
      </w:pPr>
      <w:r w:rsidRPr="00D2526D">
        <w:rPr>
          <w:lang w:eastAsia="en-US"/>
        </w:rPr>
        <w:t>AI Answer Quality Does Not Shape Entry (System 2)</w:t>
      </w:r>
    </w:p>
    <w:p w14:paraId="22498B7F" w14:textId="4E019618" w:rsidR="00505892" w:rsidRPr="00505892" w:rsidRDefault="00505892">
      <w:pPr>
        <w:pStyle w:val="Paragraph0"/>
        <w:rPr>
          <w:ins w:id="717" w:author="Prof. LIU Ben" w:date="2026-08-29T22:43:00Z" w16du:dateUtc="2026-08-29T14:43:00Z"/>
          <w:rPrChange w:id="718" w:author="Prof. LIU Ben" w:date="2026-08-29T22:43:00Z" w16du:dateUtc="2026-08-29T14:43:00Z">
            <w:rPr>
              <w:ins w:id="719" w:author="Prof. LIU Ben" w:date="2026-08-29T22:43:00Z" w16du:dateUtc="2026-08-29T14:43:00Z"/>
              <w:color w:val="000000"/>
            </w:rPr>
          </w:rPrChange>
        </w:rPr>
        <w:pPrChange w:id="720" w:author="Prof. LIU Ben" w:date="2026-08-29T22:43:00Z" w16du:dateUtc="2026-08-29T14:43:00Z">
          <w:pPr>
            <w:spacing w:before="100" w:beforeAutospacing="1" w:after="100" w:afterAutospacing="1"/>
          </w:pPr>
        </w:pPrChange>
      </w:pPr>
      <w:ins w:id="721" w:author="Prof. LIU Ben" w:date="2026-08-29T22:43:00Z" w16du:dateUtc="2026-08-29T14:43:00Z">
        <w:r w:rsidRPr="00505892">
          <w:rPr>
            <w:rPrChange w:id="722" w:author="Prof. LIU Ben" w:date="2026-08-29T22:43:00Z" w16du:dateUtc="2026-08-29T14:43:00Z">
              <w:rPr>
                <w:color w:val="000000"/>
              </w:rPr>
            </w:rPrChange>
          </w:rPr>
          <w:t xml:space="preserve">Quality is a System 2 signal, and entry is a System 1 decision, so the same-level principle predicts no systematic effect of AI answer quality on entry. Quality becomes available only afterward, because it requires reading the answer through and checking it against the specific problem. Entry is therefore shaped mainly by what arrives first. This argument rests on the division of labor between the two systems. System 1 forms an appraisal from the cues at hand and returns a disposition to act or to pass; System 2 is then in a position to examine that disposition and either endorse it or overturn it. The two-systems account emphasizes that System </w:t>
        </w:r>
        <w:r w:rsidRPr="00505892">
          <w:rPr>
            <w:rPrChange w:id="723" w:author="Prof. LIU Ben" w:date="2026-08-29T22:43:00Z" w16du:dateUtc="2026-08-29T14:43:00Z">
              <w:rPr>
                <w:color w:val="000000"/>
              </w:rPr>
            </w:rPrChange>
          </w:rPr>
          <w:lastRenderedPageBreak/>
          <w:t>2 normally endorses, because it is recruited only when the fast route fails to deliver a confident answer, and not recruited when the fast route delivers one cheaply, which is the law of least effort at work (Kahneman 2011). Here the fast route does deliver a confident answer</w:t>
        </w:r>
      </w:ins>
      <w:ins w:id="724" w:author="Prof. LIU Ben" w:date="2026-08-29T22:44:00Z" w16du:dateUtc="2026-08-29T14:44:00Z">
        <w:r>
          <w:t>. T</w:t>
        </w:r>
      </w:ins>
      <w:ins w:id="725" w:author="Prof. LIU Ben" w:date="2026-08-29T22:43:00Z" w16du:dateUtc="2026-08-29T14:43:00Z">
        <w:r w:rsidRPr="00505892">
          <w:rPr>
            <w:rPrChange w:id="726" w:author="Prof. LIU Ben" w:date="2026-08-29T22:43:00Z" w16du:dateUtc="2026-08-29T14:43:00Z">
              <w:rPr>
                <w:color w:val="000000"/>
              </w:rPr>
            </w:rPrChange>
          </w:rPr>
          <w:t>he label and the length together produce a coherent impression of how much ground the competitor has taken, so nothing calls for the more expensive judgment that assessing quality would require.</w:t>
        </w:r>
      </w:ins>
    </w:p>
    <w:p w14:paraId="7A7945C6" w14:textId="77777777" w:rsidR="00505892" w:rsidRPr="00505892" w:rsidRDefault="00505892">
      <w:pPr>
        <w:pStyle w:val="Paragraph0"/>
        <w:rPr>
          <w:ins w:id="727" w:author="Prof. LIU Ben" w:date="2026-08-29T22:43:00Z" w16du:dateUtc="2026-08-29T14:43:00Z"/>
          <w:rPrChange w:id="728" w:author="Prof. LIU Ben" w:date="2026-08-29T22:43:00Z" w16du:dateUtc="2026-08-29T14:43:00Z">
            <w:rPr>
              <w:ins w:id="729" w:author="Prof. LIU Ben" w:date="2026-08-29T22:43:00Z" w16du:dateUtc="2026-08-29T14:43:00Z"/>
              <w:color w:val="000000"/>
            </w:rPr>
          </w:rPrChange>
        </w:rPr>
        <w:pPrChange w:id="730" w:author="Prof. LIU Ben" w:date="2026-08-29T22:43:00Z" w16du:dateUtc="2026-08-29T14:43:00Z">
          <w:pPr>
            <w:spacing w:before="100" w:beforeAutospacing="1" w:after="100" w:afterAutospacing="1"/>
          </w:pPr>
        </w:pPrChange>
      </w:pPr>
      <w:ins w:id="731" w:author="Prof. LIU Ben" w:date="2026-08-29T22:43:00Z" w16du:dateUtc="2026-08-29T14:43:00Z">
        <w:r w:rsidRPr="00505892">
          <w:rPr>
            <w:rPrChange w:id="732" w:author="Prof. LIU Ben" w:date="2026-08-29T22:43:00Z" w16du:dateUtc="2026-08-29T14:43:00Z">
              <w:rPr>
                <w:color w:val="000000"/>
              </w:rPr>
            </w:rPrChange>
          </w:rPr>
          <w:t>Even an answerer who does read the AI answer tends to confirm the first impression. An 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(Lee &amp; Lee 2025), and errors in AI answers often go undetected for exactly this reason (Kabir et al. 2024). Careful reading is thus costly to start and unreliable once started, so it overturns the first impression less often than one might expect.</w:t>
        </w:r>
      </w:ins>
    </w:p>
    <w:p w14:paraId="1976B771" w14:textId="77777777" w:rsidR="00505892" w:rsidRPr="00505892" w:rsidRDefault="00505892">
      <w:pPr>
        <w:pStyle w:val="Paragraph0"/>
        <w:rPr>
          <w:ins w:id="733" w:author="Prof. LIU Ben" w:date="2026-08-29T22:43:00Z" w16du:dateUtc="2026-08-29T14:43:00Z"/>
          <w:rPrChange w:id="734" w:author="Prof. LIU Ben" w:date="2026-08-29T22:43:00Z" w16du:dateUtc="2026-08-29T14:43:00Z">
            <w:rPr>
              <w:ins w:id="735" w:author="Prof. LIU Ben" w:date="2026-08-29T22:43:00Z" w16du:dateUtc="2026-08-29T14:43:00Z"/>
              <w:color w:val="000000"/>
            </w:rPr>
          </w:rPrChange>
        </w:rPr>
        <w:pPrChange w:id="736" w:author="Prof. LIU Ben" w:date="2026-08-29T22:43:00Z" w16du:dateUtc="2026-08-29T14:43:00Z">
          <w:pPr>
            <w:spacing w:before="100" w:beforeAutospacing="1" w:after="100" w:afterAutospacing="1"/>
          </w:pPr>
        </w:pPrChange>
      </w:pPr>
      <w:ins w:id="737" w:author="Prof. LIU Ben" w:date="2026-08-29T22:43:00Z" w16du:dateUtc="2026-08-29T14:43:00Z">
        <w:r w:rsidRPr="00505892">
          <w:rPr>
            <w:rPrChange w:id="738" w:author="Prof. LIU Ben" w:date="2026-08-29T22:43:00Z" w16du:dateUtc="2026-08-29T14:43:00Z">
              <w:rPr>
                <w:color w:val="000000"/>
              </w:rPr>
            </w:rPrChange>
          </w:rPr>
          <w:t>Reversals do occur in both directions. An answerer who meant to pass may find the AI answer mistaken and write up their own answer after all; an answerer who meant to contribute may find the AI answer sound and stop. We do not claim that either pattern is impossible. We claim that neither is systematic enough to produce a detectable relationship between the quality of an AI answer and the rate at which human answers appear.</w:t>
        </w:r>
      </w:ins>
    </w:p>
    <w:p w14:paraId="53BE1E6D" w14:textId="7D4F41DC" w:rsidR="005C375D" w:rsidRPr="00015210" w:rsidDel="00505892" w:rsidRDefault="005C375D" w:rsidP="005C375D">
      <w:pPr>
        <w:pStyle w:val="Paragraph0"/>
        <w:rPr>
          <w:del w:id="739" w:author="Prof. LIU Ben" w:date="2026-08-29T22:45:00Z" w16du:dateUtc="2026-08-29T14:45:00Z"/>
        </w:rPr>
      </w:pPr>
      <w:del w:id="740" w:author="Prof. LIU Ben" w:date="2026-08-29T22:45:00Z" w16du:dateUtc="2026-08-29T14:45:00Z">
        <w:r w:rsidRPr="00D2526D" w:rsidDel="00505892">
          <w:delText xml:space="preserve">Quality is a System 2 signal, and entry is a System 1 decision, so the same-level principle predicts no systematic effect of AI answer quality on entry. </w:delText>
        </w:r>
        <w:r w:rsidRPr="00015210" w:rsidDel="00505892">
          <w:delText>Quality becomes available only afterward, because it requires reading the answer through and checking it against the specific problem. Therefore, entry is shaped mainly by what arrives first.</w:delText>
        </w:r>
        <w:r w:rsidDel="00505892">
          <w:delText xml:space="preserve"> </w:delText>
        </w:r>
        <w:r w:rsidRPr="00015210" w:rsidDel="00505892">
          <w:delText xml:space="preserve">This argument rests on the division of labor between the two systems. System 1 forms an appraisal from the cues at hand and returns a disposition to act or to pass; System 2 is then in a position to examine that disposition and either endorse it or overturn it. The </w:delText>
        </w:r>
        <w:r w:rsidDel="00505892">
          <w:rPr>
            <w:rFonts w:hint="eastAsia"/>
          </w:rPr>
          <w:delText>two systems</w:delText>
        </w:r>
        <w:r w:rsidRPr="00015210" w:rsidDel="00505892">
          <w:delText xml:space="preserve"> account emphasizes that System 2 normally </w:delText>
        </w:r>
        <w:r w:rsidRPr="00015210" w:rsidDel="00505892">
          <w:rPr>
            <w:i/>
            <w:iCs/>
          </w:rPr>
          <w:delText>endorses</w:delText>
        </w:r>
        <w:r w:rsidRPr="00015210" w:rsidDel="00505892">
          <w:delText xml:space="preserve">, because it is recruited only when the fast route fails to deliver a confident answer, and not recruited when the fast route delivers one cheaply, which is the law of least effort at work </w:delText>
        </w:r>
        <w:r w:rsidRPr="00015210" w:rsidDel="00505892">
          <w:fldChar w:fldCharType="begin"/>
        </w:r>
        <w:r w:rsidRPr="00015210" w:rsidDel="00505892">
          <w:del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delInstrText>
        </w:r>
        <w:r w:rsidRPr="00015210" w:rsidDel="00505892">
          <w:rPr>
            <w:rFonts w:ascii="Apple Color Emoji" w:hAnsi="Apple Color Emoji" w:cs="Apple Color Emoji"/>
          </w:rPr>
          <w:delInstrText>🏷️</w:delInstrText>
        </w:r>
        <w:r w:rsidRPr="00015210" w:rsidDel="00505892">
          <w:delInstrText xml:space="preserve"> /reading","title":"Thinking, fast and slow","author":[{"family":"Kahneman","given":"Daniel"}],"issued":{"date-parts":[["2011"]]}}}],"schema":"https://github.com/citation-style-language/schema/raw/master/csl-citation.json"} </w:delInstrText>
        </w:r>
        <w:r w:rsidRPr="00015210" w:rsidDel="00505892">
          <w:fldChar w:fldCharType="separate"/>
        </w:r>
        <w:r w:rsidRPr="00015210" w:rsidDel="00505892">
          <w:delText>(Kahneman 2011)</w:delText>
        </w:r>
        <w:r w:rsidRPr="00015210" w:rsidDel="00505892">
          <w:fldChar w:fldCharType="end"/>
        </w:r>
        <w:r w:rsidRPr="00015210" w:rsidDel="00505892">
          <w:delText xml:space="preserve">. Here the fast route does deliver a confident answer: the label and the length together produce a coherent impression of how much ground the </w:delText>
        </w:r>
        <w:r w:rsidDel="00505892">
          <w:delText>competitor</w:delText>
        </w:r>
        <w:r w:rsidRPr="00015210" w:rsidDel="00505892">
          <w:delText xml:space="preserve"> has taken, so nothing calls for the more expensive judgment that assessing quality would require.</w:delText>
        </w:r>
      </w:del>
    </w:p>
    <w:p w14:paraId="3FA22D6A" w14:textId="1D37D987" w:rsidR="005C375D" w:rsidRPr="00015210" w:rsidDel="00505892" w:rsidRDefault="005C375D" w:rsidP="005C375D">
      <w:pPr>
        <w:pStyle w:val="Paragraph0"/>
        <w:rPr>
          <w:del w:id="741" w:author="Prof. LIU Ben" w:date="2026-08-29T22:45:00Z" w16du:dateUtc="2026-08-29T14:45:00Z"/>
        </w:rPr>
      </w:pPr>
      <w:del w:id="742" w:author="Prof. LIU Ben" w:date="2026-08-29T22:45:00Z" w16du:dateUtc="2026-08-29T14:45:00Z">
        <w:r w:rsidRPr="00015210" w:rsidDel="00505892">
          <w:delText>Even a</w:delText>
        </w:r>
        <w:r w:rsidDel="00505892">
          <w:delText>n</w:delText>
        </w:r>
        <w:r w:rsidRPr="00015210" w:rsidDel="00505892">
          <w:delText xml:space="preserve"> </w:delText>
        </w:r>
        <w:r w:rsidDel="00505892">
          <w:delText>answerer</w:delText>
        </w:r>
        <w:r w:rsidRPr="00015210" w:rsidDel="00505892">
          <w:delText xml:space="preserve"> who does read the AI answer tends to confirm the first impression. An 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w:delText>
        </w:r>
        <w:r w:rsidRPr="00015210" w:rsidDel="00505892">
          <w:fldChar w:fldCharType="begin"/>
        </w:r>
        <w:r w:rsidRPr="00015210" w:rsidDel="00505892">
          <w:del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delInstrText>
        </w:r>
        <w:r w:rsidRPr="00015210" w:rsidDel="00505892">
          <w:rPr>
            <w:rFonts w:ascii="Apple Color Emoji" w:hAnsi="Apple Color Emoji" w:cs="Apple Color Emoji"/>
          </w:rPr>
          <w:delInstrText>📊</w:delInstrText>
        </w:r>
        <w:r w:rsidRPr="00015210" w:rsidDel="00505892">
          <w:delInstrText>","call-number":"1 (CCF C)","container-title":"Knowledge-Based Systems","DOI":"10.1016/j.knosys.2025.113091","ISSN":"0950-7051","journalAbbreviation":"Knowledge-Based Systems","language":"en","note":"</w:delInstrText>
        </w:r>
        <w:r w:rsidRPr="00015210" w:rsidDel="00505892">
          <w:rPr>
            <w:rFonts w:ascii="Apple Color Emoji" w:hAnsi="Apple Color Emoji" w:cs="Apple Color Emoji"/>
          </w:rPr>
          <w:delInstrText>🏷️</w:delInstrText>
        </w:r>
        <w:r w:rsidRPr="00015210" w:rsidDel="00505892">
          <w:delInstrText xml:space="preserve"> /reading</w:delInstrText>
        </w:r>
        <w:r w:rsidRPr="00015210" w:rsidDel="00505892">
          <w:delInstrText>、</w:delInstrText>
        </w:r>
        <w:r w:rsidRPr="00015210" w:rsidDel="00505892">
          <w:delInstrText>Question answering</w:delInstrText>
        </w:r>
        <w:r w:rsidRPr="00015210" w:rsidDel="00505892">
          <w:delInstrText>、</w:delInstrText>
        </w:r>
        <w:r w:rsidRPr="00015210" w:rsidDel="00505892">
          <w:delInstrText>Natural language processing</w:delInstrText>
        </w:r>
        <w:r w:rsidRPr="00015210" w:rsidDel="00505892">
          <w:delInstrText>、</w:delInstrText>
        </w:r>
        <w:r w:rsidRPr="00015210" w:rsidDel="00505892">
          <w:delInstrText>Answer verification</w:delInstrText>
        </w:r>
        <w:r w:rsidRPr="00015210" w:rsidDel="00505892">
          <w:delInstrText>、</w:delInstrText>
        </w:r>
        <w:r w:rsidRPr="00015210" w:rsidDel="00505892">
          <w:del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delInstrText>
        </w:r>
        <w:r w:rsidRPr="00015210" w:rsidDel="00505892">
          <w:fldChar w:fldCharType="separate"/>
        </w:r>
        <w:r w:rsidRPr="00015210" w:rsidDel="00505892">
          <w:delText>(Lee &amp; Lee 2025)</w:delText>
        </w:r>
        <w:r w:rsidRPr="00015210" w:rsidDel="00505892">
          <w:fldChar w:fldCharType="end"/>
        </w:r>
        <w:r w:rsidRPr="00015210" w:rsidDel="00505892">
          <w:delText xml:space="preserve">, and errors in AI answers often go undetected for exactly this reason </w:delText>
        </w:r>
        <w:r w:rsidRPr="00015210" w:rsidDel="00505892">
          <w:rPr>
            <w:rFonts w:eastAsia="DengXian"/>
            <w:kern w:val="2"/>
            <w14:ligatures w14:val="standardContextual"/>
          </w:rPr>
          <w:fldChar w:fldCharType="begin"/>
        </w:r>
        <w:r w:rsidR="00DC684C" w:rsidDel="00505892">
          <w:rPr>
            <w:rFonts w:eastAsia="DengXian"/>
            <w:kern w:val="2"/>
            <w14:ligatures w14:val="standardContextual"/>
          </w:rPr>
          <w:delInstrText xml:space="preserve"> ADDIN ZOTERO_ITEM CSL_CITATION {"citationID":"P1ioLuNR","properties":{"unsorted":false,"formattedCitation":"(Kabir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DC684C" w:rsidDel="00505892">
          <w:rPr>
            <w:rFonts w:ascii="Apple Color Emoji" w:eastAsia="DengXian" w:hAnsi="Apple Color Emoji" w:cs="Apple Color Emoji"/>
            <w:kern w:val="2"/>
            <w14:ligatures w14:val="standardContextual"/>
          </w:rPr>
          <w:delInstrText>📊</w:delInstrText>
        </w:r>
        <w:r w:rsidR="00DC684C" w:rsidDel="00505892">
          <w:rPr>
            <w:rFonts w:eastAsia="DengXian"/>
            <w:kern w:val="2"/>
            <w14:ligatures w14:val="standardContextual"/>
          </w:rPr>
          <w:delInstrText>","collection-title":"CHI '24","container-title":"Proceedings of the 2024 CHI Conference on Human Factors in Computing Systems","DOI":"10.1145/3613904.3642596","ISBN":"979-8-4007-0330-0","language":"en","note":"</w:delInstrText>
        </w:r>
        <w:r w:rsidR="00DC684C" w:rsidDel="00505892">
          <w:rPr>
            <w:rFonts w:ascii="Apple Color Emoji" w:eastAsia="DengXian" w:hAnsi="Apple Color Emoji" w:cs="Apple Color Emoji"/>
            <w:kern w:val="2"/>
            <w14:ligatures w14:val="standardContextual"/>
          </w:rPr>
          <w:delInstrText>🏷️</w:delInstrText>
        </w:r>
        <w:r w:rsidR="00DC684C" w:rsidDel="00505892">
          <w:rPr>
            <w:rFonts w:eastAsia="DengXian"/>
            <w:kern w:val="2"/>
            <w14:ligatures w14:val="standardContextual"/>
          </w:rPr>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r w:rsidRPr="00015210" w:rsidDel="00505892">
          <w:rPr>
            <w:rFonts w:eastAsia="DengXian"/>
            <w:kern w:val="2"/>
            <w14:ligatures w14:val="standardContextual"/>
          </w:rPr>
          <w:fldChar w:fldCharType="separate"/>
        </w:r>
        <w:r w:rsidRPr="00015210" w:rsidDel="00505892">
          <w:rPr>
            <w:rFonts w:eastAsia="DengXian"/>
            <w:kern w:val="2"/>
            <w14:ligatures w14:val="standardContextual"/>
          </w:rPr>
          <w:delText>(Kabir et al. 2024)</w:delText>
        </w:r>
        <w:r w:rsidRPr="00015210" w:rsidDel="00505892">
          <w:rPr>
            <w:rFonts w:eastAsia="DengXian"/>
            <w:kern w:val="2"/>
            <w14:ligatures w14:val="standardContextual"/>
          </w:rPr>
          <w:fldChar w:fldCharType="end"/>
        </w:r>
        <w:r w:rsidRPr="00015210" w:rsidDel="00505892">
          <w:delText>. Careful reading is thus costly to start and unreliable once started, so it overturns the first impression less often than one might expect.</w:delText>
        </w:r>
      </w:del>
    </w:p>
    <w:p w14:paraId="4BB511FA" w14:textId="60F218DA" w:rsidR="005C375D" w:rsidRPr="00015210" w:rsidDel="00505892" w:rsidRDefault="005C375D" w:rsidP="005C375D">
      <w:pPr>
        <w:pStyle w:val="Paragraph0"/>
        <w:rPr>
          <w:del w:id="743" w:author="Prof. LIU Ben" w:date="2026-08-29T22:45:00Z" w16du:dateUtc="2026-08-29T14:45:00Z"/>
        </w:rPr>
      </w:pPr>
      <w:del w:id="744" w:author="Prof. LIU Ben" w:date="2026-08-29T22:45:00Z" w16du:dateUtc="2026-08-29T14:45:00Z">
        <w:r w:rsidRPr="00015210" w:rsidDel="00505892">
          <w:delText>Reversals do occur in both directions. A</w:delText>
        </w:r>
        <w:r w:rsidDel="00505892">
          <w:delText>n</w:delText>
        </w:r>
        <w:r w:rsidRPr="00015210" w:rsidDel="00505892">
          <w:delText xml:space="preserve"> </w:delText>
        </w:r>
        <w:r w:rsidDel="00505892">
          <w:delText>answerer</w:delText>
        </w:r>
        <w:r w:rsidRPr="00015210" w:rsidDel="00505892">
          <w:delText xml:space="preserve"> who meant to pass may find the AI answer mistaken and write up their own answer after all; a</w:delText>
        </w:r>
        <w:r w:rsidDel="00505892">
          <w:delText>n</w:delText>
        </w:r>
        <w:r w:rsidRPr="00015210" w:rsidDel="00505892">
          <w:delText xml:space="preserve"> </w:delText>
        </w:r>
        <w:r w:rsidDel="00505892">
          <w:delText>answerer</w:delText>
        </w:r>
        <w:r w:rsidRPr="00015210" w:rsidDel="00505892">
          <w:delText xml:space="preserve"> who meant to write up their own answer may find the AI answer sound and stop contributing their own answer. We do not claim that either pattern is impossible. We claim that neither is systematic enough to produce a detectable relationship between the quality of an AI answer and the rate at which human answers appear.</w:delText>
        </w:r>
      </w:del>
    </w:p>
    <w:p w14:paraId="70C0BAFB" w14:textId="7C7F6ED2" w:rsidR="005C375D" w:rsidRPr="00D2526D" w:rsidRDefault="005C375D" w:rsidP="00D2526D">
      <w:pPr>
        <w:pStyle w:val="Paragraph0"/>
        <w:ind w:left="533" w:firstLine="0"/>
        <w:rPr>
          <w:i/>
          <w:iCs/>
        </w:rPr>
      </w:pPr>
      <w:r w:rsidRPr="00D2526D">
        <w:rPr>
          <w:i/>
          <w:iCs/>
        </w:rPr>
        <w:t>H3 (null). The effect of an AI answer on human answer supply does not vary appreciably with the quality of the AI answer.</w:t>
      </w:r>
    </w:p>
    <w:p w14:paraId="6AFA3149" w14:textId="22CF4E1A" w:rsidR="005C375D" w:rsidRPr="00D2526D" w:rsidRDefault="005C375D" w:rsidP="0049010E">
      <w:pPr>
        <w:pStyle w:val="Heading2"/>
      </w:pPr>
      <w:r w:rsidRPr="00D2526D">
        <w:t>Hypotheses on the</w:t>
      </w:r>
      <w:ins w:id="745" w:author="Prof. LIU Ben" w:date="2026-08-29T22:46:00Z" w16du:dateUtc="2026-08-29T14:46:00Z">
        <w:r w:rsidR="00505892">
          <w:t xml:space="preserve"> Crafting</w:t>
        </w:r>
      </w:ins>
      <w:del w:id="746" w:author="Prof. LIU Ben" w:date="2026-08-29T22:46:00Z" w16du:dateUtc="2026-08-29T14:46:00Z">
        <w:r w:rsidRPr="00D2526D" w:rsidDel="00505892">
          <w:delText xml:space="preserve"> Quality</w:delText>
        </w:r>
      </w:del>
      <w:r w:rsidRPr="00D2526D">
        <w:t xml:space="preserve"> Decision</w:t>
      </w:r>
    </w:p>
    <w:p w14:paraId="1B41B3E9" w14:textId="4BFC75ED" w:rsidR="005C375D" w:rsidRPr="00D2526D" w:rsidRDefault="005C375D" w:rsidP="0049010E">
      <w:pPr>
        <w:pStyle w:val="Heading3"/>
      </w:pPr>
      <w:r w:rsidRPr="00D2526D">
        <w:t>Label and Length Do Not Shape Human Answer Quality (System 1)</w:t>
      </w:r>
    </w:p>
    <w:p w14:paraId="4859214B" w14:textId="77777777" w:rsidR="00505892" w:rsidRPr="00505892" w:rsidRDefault="00505892">
      <w:pPr>
        <w:pStyle w:val="Paragraph0"/>
        <w:rPr>
          <w:ins w:id="747" w:author="Prof. LIU Ben" w:date="2026-08-29T22:46:00Z" w16du:dateUtc="2026-08-29T14:46:00Z"/>
          <w:rPrChange w:id="748" w:author="Prof. LIU Ben" w:date="2026-08-29T22:46:00Z" w16du:dateUtc="2026-08-29T14:46:00Z">
            <w:rPr>
              <w:ins w:id="749" w:author="Prof. LIU Ben" w:date="2026-08-29T22:46:00Z" w16du:dateUtc="2026-08-29T14:46:00Z"/>
              <w:color w:val="000000"/>
            </w:rPr>
          </w:rPrChange>
        </w:rPr>
        <w:pPrChange w:id="750" w:author="Prof. LIU Ben" w:date="2026-08-29T22:46:00Z" w16du:dateUtc="2026-08-29T14:46:00Z">
          <w:pPr>
            <w:spacing w:before="100" w:beforeAutospacing="1" w:after="100" w:afterAutospacing="1"/>
          </w:pPr>
        </w:pPrChange>
      </w:pPr>
      <w:ins w:id="751" w:author="Prof. LIU Ben" w:date="2026-08-29T22:46:00Z" w16du:dateUtc="2026-08-29T14:46:00Z">
        <w:r w:rsidRPr="00505892">
          <w:rPr>
            <w:rPrChange w:id="752" w:author="Prof. LIU Ben" w:date="2026-08-29T22:46:00Z" w16du:dateUtc="2026-08-29T14:46:00Z">
              <w:rPr>
                <w:color w:val="000000"/>
              </w:rPr>
            </w:rPrChange>
          </w:rPr>
          <w:t xml:space="preserve">The crafting decision is made after the answerer has committed to answering and has thus </w:t>
        </w:r>
        <w:r w:rsidRPr="00505892">
          <w:rPr>
            <w:rPrChange w:id="753" w:author="Prof. LIU Ben" w:date="2026-08-29T22:46:00Z" w16du:dateUtc="2026-08-29T14:46:00Z">
              <w:rPr>
                <w:color w:val="000000"/>
              </w:rPr>
            </w:rPrChange>
          </w:rPr>
          <w:lastRenderedPageBreak/>
          <w:t>read the AI answer through. Because the AI label and length are glance signals processed by System 1, while the crafting decision is the deliberate System 2 judgment of how to construct the answer, the same-level principle predicts that neither glance signal systematically shapes human answer quality. Once the answerer is engaged in evaluating the content itself, the surface cues that governed entry are superseded by what reading reveals.</w:t>
        </w:r>
      </w:ins>
    </w:p>
    <w:p w14:paraId="1E5F11EA" w14:textId="77777777" w:rsidR="00505892" w:rsidRPr="00505892" w:rsidRDefault="00505892">
      <w:pPr>
        <w:pStyle w:val="Paragraph0"/>
        <w:rPr>
          <w:ins w:id="754" w:author="Prof. LIU Ben" w:date="2026-08-29T22:46:00Z" w16du:dateUtc="2026-08-29T14:46:00Z"/>
          <w:rPrChange w:id="755" w:author="Prof. LIU Ben" w:date="2026-08-29T22:46:00Z" w16du:dateUtc="2026-08-29T14:46:00Z">
            <w:rPr>
              <w:ins w:id="756" w:author="Prof. LIU Ben" w:date="2026-08-29T22:46:00Z" w16du:dateUtc="2026-08-29T14:46:00Z"/>
              <w:color w:val="000000"/>
            </w:rPr>
          </w:rPrChange>
        </w:rPr>
        <w:pPrChange w:id="757" w:author="Prof. LIU Ben" w:date="2026-08-29T22:46:00Z" w16du:dateUtc="2026-08-29T14:46:00Z">
          <w:pPr>
            <w:spacing w:before="100" w:beforeAutospacing="1" w:after="100" w:afterAutospacing="1"/>
          </w:pPr>
        </w:pPrChange>
      </w:pPr>
      <w:ins w:id="758" w:author="Prof. LIU Ben" w:date="2026-08-29T22:46:00Z" w16du:dateUtc="2026-08-29T14:46:00Z">
        <w:r w:rsidRPr="00505892">
          <w:rPr>
            <w:rPrChange w:id="759" w:author="Prof. LIU Ben" w:date="2026-08-29T22:46:00Z" w16du:dateUtc="2026-08-29T14:46:00Z">
              <w:rPr>
                <w:color w:val="000000"/>
              </w:rPr>
            </w:rPrChange>
          </w:rPr>
          <w:t>Consider the AI label first. At entry, the label carried motivational content, because it identified the competitor as a machine and, in this skeptical technical community, invited a response (H1). That role is exhausted at the entry margin. When the answerer turns to constructing the answer, the answer is built from what the AI content actually contains, rather than from the bare fact of machine authorship. It could be argued that the weak-competitor appraisal formed at a glance persists and holds effort down, and we take this objection seriously. However, the two-systems account predicts that once System 2 is engaged, the crafting of the answer tracks the concrete content the answerer reads rather than the abstract source cue. We therefore predict no systematic label effect on the crafting decision.</w:t>
        </w:r>
      </w:ins>
    </w:p>
    <w:p w14:paraId="429FBBC0" w14:textId="2F34967B" w:rsidR="005C375D" w:rsidRPr="00D2526D" w:rsidDel="00505892" w:rsidRDefault="005C375D" w:rsidP="00D2526D">
      <w:pPr>
        <w:pStyle w:val="Paragraph0"/>
        <w:rPr>
          <w:del w:id="760" w:author="Prof. LIU Ben" w:date="2026-08-29T22:48:00Z" w16du:dateUtc="2026-08-29T14:48:00Z"/>
        </w:rPr>
      </w:pPr>
      <w:del w:id="761" w:author="Prof. LIU Ben" w:date="2026-08-29T22:48:00Z" w16du:dateUtc="2026-08-29T14:48:00Z">
        <w:r w:rsidRPr="00D2526D" w:rsidDel="00505892">
          <w:delText>The quality decision is made after the answerer has committed to answering and has thus read the AI answer through. Because the AI label and length are glance signals processed by System 1, while the quality decision is the deliberate System 2 judgment of how much effort to invest, the same-level principle predicts that neither glance signal systematically shapes human answer quality. Once the answerer is engaged in evaluating the content itself, the surface cues that governed entry are superseded by what reading reveals.</w:delText>
        </w:r>
      </w:del>
    </w:p>
    <w:p w14:paraId="04F280E2" w14:textId="119EDFC9" w:rsidR="005C375D" w:rsidRPr="00D2526D" w:rsidDel="00505892" w:rsidRDefault="005C375D" w:rsidP="00D2526D">
      <w:pPr>
        <w:pStyle w:val="Paragraph0"/>
        <w:rPr>
          <w:del w:id="762" w:author="Prof. LIU Ben" w:date="2026-08-29T22:48:00Z" w16du:dateUtc="2026-08-29T14:48:00Z"/>
        </w:rPr>
      </w:pPr>
      <w:del w:id="763" w:author="Prof. LIU Ben" w:date="2026-08-29T22:48:00Z" w16du:dateUtc="2026-08-29T14:48:00Z">
        <w:r w:rsidRPr="00D2526D" w:rsidDel="00505892">
          <w:delText xml:space="preserve">Consider the AI label first. At entry, the label carried motivational content, because it identified the competitor as a machine and, in this skeptical technical community, invited a response (H1). That role is exhausted at the entry margin. When the answerer turns to how good the answer must be, effort is calibrated to the standard the AI answer actually demonstrates, which is its content and its quality, rather than to the bare fact of machine authorship. It could be argued that the weak-competitor appraisal formed at a glance persists and holds effort down, and we take this objection seriously. However, the </w:delText>
        </w:r>
        <w:r w:rsidDel="00505892">
          <w:rPr>
            <w:rFonts w:hint="eastAsia"/>
          </w:rPr>
          <w:delText>two systems</w:delText>
        </w:r>
        <w:r w:rsidRPr="00D2526D" w:rsidDel="00505892">
          <w:delText xml:space="preserve"> account predicts that once System 2 is engaged, effort tracks the concrete benchmark</w:delText>
        </w:r>
        <w:r w:rsidDel="00505892">
          <w:rPr>
            <w:rFonts w:hint="eastAsia"/>
          </w:rPr>
          <w:delText xml:space="preserve"> (i.e., answer quality)</w:delText>
        </w:r>
        <w:r w:rsidRPr="00D2526D" w:rsidDel="00505892">
          <w:delText xml:space="preserve"> rather than the abstract source cue. We therefore predict no systematic label effect on the quality decision.</w:delText>
        </w:r>
      </w:del>
    </w:p>
    <w:p w14:paraId="66470031" w14:textId="77777777" w:rsidR="005C375D" w:rsidRPr="00D2526D" w:rsidRDefault="005C375D" w:rsidP="00D2526D">
      <w:pPr>
        <w:pStyle w:val="Paragraph0"/>
        <w:ind w:left="533" w:firstLine="0"/>
        <w:rPr>
          <w:i/>
          <w:iCs/>
        </w:rPr>
      </w:pPr>
      <w:r w:rsidRPr="00D2526D">
        <w:rPr>
          <w:i/>
          <w:iCs/>
        </w:rPr>
        <w:t>H4 (null). The AI label alone does not affect the quality of the human answer.</w:t>
      </w:r>
    </w:p>
    <w:p w14:paraId="00E04263" w14:textId="401BBE71" w:rsidR="00505892" w:rsidRPr="00505892" w:rsidRDefault="00505892">
      <w:pPr>
        <w:pStyle w:val="Paragraph0"/>
        <w:rPr>
          <w:ins w:id="764" w:author="Prof. LIU Ben" w:date="2026-08-29T22:48:00Z" w16du:dateUtc="2026-08-29T14:48:00Z"/>
          <w:rPrChange w:id="765" w:author="Prof. LIU Ben" w:date="2026-08-29T22:48:00Z" w16du:dateUtc="2026-08-29T14:48:00Z">
            <w:rPr>
              <w:ins w:id="766" w:author="Prof. LIU Ben" w:date="2026-08-29T22:48:00Z" w16du:dateUtc="2026-08-29T14:48:00Z"/>
              <w:color w:val="000000"/>
            </w:rPr>
          </w:rPrChange>
        </w:rPr>
        <w:pPrChange w:id="767" w:author="Prof. LIU Ben" w:date="2026-08-29T22:48:00Z" w16du:dateUtc="2026-08-29T14:48:00Z">
          <w:pPr/>
        </w:pPrChange>
      </w:pPr>
      <w:ins w:id="768" w:author="Prof. LIU Ben" w:date="2026-08-29T22:48:00Z" w16du:dateUtc="2026-08-29T14:48:00Z">
        <w:r w:rsidRPr="00505892">
          <w:rPr>
            <w:rPrChange w:id="769" w:author="Prof. LIU Ben" w:date="2026-08-29T22:48:00Z" w16du:dateUtc="2026-08-29T14:48:00Z">
              <w:rPr>
                <w:color w:val="000000"/>
              </w:rPr>
            </w:rPrChange>
          </w:rPr>
          <w:t xml:space="preserve">Length is superseded for the same reason, reinforced by the beliefs of this population. Once the answerer has read the AI answer, its substance is directly available, so there is no reason to consult length as a proxy when the content itself is available to anchor on and build from. More specifically, AI answers to technical questions are substantially longer than human answers while being incorrect in more than half of cases (Kabir et al. 2024), and an answerer who holds this belief treats length as an indication of how much has been attempted rather than how well it has been done. Deliberation therefore discounts the cue rather than defers to it. We would not claim that length plays no role at all in the crafting decision, since an answerer may retain some </w:t>
        </w:r>
        <w:r w:rsidRPr="00505892">
          <w:rPr>
            <w:rPrChange w:id="770" w:author="Prof. LIU Ben" w:date="2026-08-29T22:48:00Z" w16du:dateUtc="2026-08-29T14:48:00Z">
              <w:rPr>
                <w:color w:val="000000"/>
              </w:rPr>
            </w:rPrChange>
          </w:rPr>
          <w:lastRenderedPageBreak/>
          <w:t>residual impression of the competitor</w:t>
        </w:r>
      </w:ins>
      <w:ins w:id="771" w:author="Prof. LIU Ben" w:date="2026-08-29T22:49:00Z" w16du:dateUtc="2026-08-29T14:49:00Z">
        <w:r w:rsidR="00902CBB">
          <w:t>’</w:t>
        </w:r>
      </w:ins>
      <w:ins w:id="772" w:author="Prof. LIU Ben" w:date="2026-08-29T22:48:00Z" w16du:dateUtc="2026-08-29T14:48:00Z">
        <w:r w:rsidRPr="00505892">
          <w:rPr>
            <w:rPrChange w:id="773" w:author="Prof. LIU Ben" w:date="2026-08-29T22:48:00Z" w16du:dateUtc="2026-08-29T14:48:00Z">
              <w:rPr>
                <w:color w:val="000000"/>
              </w:rPr>
            </w:rPrChange>
          </w:rPr>
          <w:t>s scope from the initial scan. We claim only that this residue is too weak to generate a systematic relationship between the length of an AI answer and the quality of the human answers that follow.</w:t>
        </w:r>
      </w:ins>
    </w:p>
    <w:p w14:paraId="1D74081B" w14:textId="6383A48D" w:rsidR="005C375D" w:rsidRPr="00015210" w:rsidDel="00902CBB" w:rsidRDefault="005C375D" w:rsidP="005C375D">
      <w:pPr>
        <w:pStyle w:val="Paragraph0"/>
        <w:rPr>
          <w:del w:id="774" w:author="Prof. LIU Ben" w:date="2026-08-29T22:49:00Z" w16du:dateUtc="2026-08-29T14:49:00Z"/>
        </w:rPr>
      </w:pPr>
      <w:del w:id="775" w:author="Prof. LIU Ben" w:date="2026-08-29T22:49:00Z" w16du:dateUtc="2026-08-29T14:49:00Z">
        <w:r w:rsidRPr="00D2526D" w:rsidDel="00902CBB">
          <w:delText xml:space="preserve">Length is superseded for the same reason, reinforced by the beliefs of this population. Once the answerer has read the AI answer, its substance is directly available, so there is no reason to consult length as a proxy for the standard when the standard can be read off the content itself. More specifically, AI answers to technical questions are substantially longer than human answers while being incorrect in more than half of cases </w:delText>
        </w:r>
      </w:del>
      <w:ins w:id="776" w:author="Dylan CHEN" w:date="2026-08-28T23:19:00Z" w16du:dateUtc="2026-08-28T15:19:00Z">
        <w:del w:id="777" w:author="Prof. LIU Ben" w:date="2026-08-29T22:49:00Z" w16du:dateUtc="2026-08-29T14:49:00Z">
          <w:r w:rsidR="00C454A0" w:rsidRPr="00E55C5E" w:rsidDel="00902CBB">
            <w:rPr>
              <w:rFonts w:eastAsia="DengXian"/>
              <w:kern w:val="2"/>
              <w14:ligatures w14:val="standardContextual"/>
            </w:rPr>
            <w:fldChar w:fldCharType="begin"/>
          </w:r>
        </w:del>
      </w:ins>
      <w:del w:id="778" w:author="Prof. LIU Ben" w:date="2026-08-29T22:49:00Z" w16du:dateUtc="2026-08-29T14:49:00Z">
        <w:r w:rsidR="00DC684C" w:rsidDel="00902CBB">
          <w:rPr>
            <w:rFonts w:eastAsia="DengXian"/>
            <w:kern w:val="2"/>
            <w14:ligatures w14:val="standardContextual"/>
          </w:rPr>
          <w:delInstrText xml:space="preserve"> ADDIN ZOTERO_ITEM CSL_CITATION {"citationID":"iAaqGHdT","properties":{"unsorted":false,"formattedCitation":"(Kabir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DC684C" w:rsidDel="00902CBB">
          <w:rPr>
            <w:rFonts w:ascii="Apple Color Emoji" w:eastAsia="DengXian" w:hAnsi="Apple Color Emoji" w:cs="Apple Color Emoji"/>
            <w:kern w:val="2"/>
            <w14:ligatures w14:val="standardContextual"/>
          </w:rPr>
          <w:delInstrText>📊</w:delInstrText>
        </w:r>
        <w:r w:rsidR="00DC684C" w:rsidDel="00902CBB">
          <w:rPr>
            <w:rFonts w:eastAsia="DengXian"/>
            <w:kern w:val="2"/>
            <w14:ligatures w14:val="standardContextual"/>
          </w:rPr>
          <w:delInstrText>","collection-title":"CHI '24","container-title":"Proceedings of the 2024 CHI Conference on Human Factors in Computing Systems","DOI":"10.1145/3613904.3642596","ISBN":"979-8-4007-0330-0","language":"en","note":"</w:delInstrText>
        </w:r>
        <w:r w:rsidR="00DC684C" w:rsidDel="00902CBB">
          <w:rPr>
            <w:rFonts w:ascii="Apple Color Emoji" w:eastAsia="DengXian" w:hAnsi="Apple Color Emoji" w:cs="Apple Color Emoji"/>
            <w:kern w:val="2"/>
            <w14:ligatures w14:val="standardContextual"/>
          </w:rPr>
          <w:delInstrText>🏷️</w:delInstrText>
        </w:r>
        <w:r w:rsidR="00DC684C" w:rsidDel="00902CBB">
          <w:rPr>
            <w:rFonts w:eastAsia="DengXian"/>
            <w:kern w:val="2"/>
            <w14:ligatures w14:val="standardContextual"/>
          </w:rPr>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del>
      <w:ins w:id="779" w:author="Dylan CHEN" w:date="2026-08-28T23:19:00Z" w16du:dateUtc="2026-08-28T15:19:00Z">
        <w:del w:id="780" w:author="Prof. LIU Ben" w:date="2026-08-29T22:49:00Z" w16du:dateUtc="2026-08-29T14:49:00Z">
          <w:r w:rsidR="00C454A0" w:rsidRPr="00E55C5E" w:rsidDel="00902CBB">
            <w:rPr>
              <w:rFonts w:eastAsia="DengXian"/>
              <w:kern w:val="2"/>
              <w14:ligatures w14:val="standardContextual"/>
            </w:rPr>
            <w:fldChar w:fldCharType="separate"/>
          </w:r>
          <w:r w:rsidR="00C454A0" w:rsidDel="00902CBB">
            <w:rPr>
              <w:rFonts w:eastAsia="DengXian"/>
              <w:noProof/>
              <w:kern w:val="2"/>
              <w14:ligatures w14:val="standardContextual"/>
            </w:rPr>
            <w:delText>(Kabir et al. 2024)</w:delText>
          </w:r>
          <w:r w:rsidR="00C454A0" w:rsidRPr="00E55C5E" w:rsidDel="00902CBB">
            <w:rPr>
              <w:rFonts w:eastAsia="DengXian"/>
              <w:kern w:val="2"/>
              <w14:ligatures w14:val="standardContextual"/>
            </w:rPr>
            <w:fldChar w:fldCharType="end"/>
          </w:r>
        </w:del>
      </w:ins>
      <w:del w:id="781" w:author="Prof. LIU Ben" w:date="2026-08-29T22:49:00Z" w16du:dateUtc="2026-08-29T14:49:00Z">
        <w:r w:rsidRPr="00D2526D" w:rsidDel="00902CBB">
          <w:delText xml:space="preserve">(Kabir et al. 2024), and an answerer who holds this belief treats length as an indication of how much has been attempted rather than how well it has been done. Thus deliberation discounts the cue rather than defers to it. </w:delText>
        </w:r>
        <w:r w:rsidRPr="00015210" w:rsidDel="00902CBB">
          <w:delText>We would not claim that length plays no role at all in the quality decision, since a</w:delText>
        </w:r>
        <w:r w:rsidDel="00902CBB">
          <w:delText>n</w:delText>
        </w:r>
        <w:r w:rsidRPr="00015210" w:rsidDel="00902CBB">
          <w:delText xml:space="preserve"> </w:delText>
        </w:r>
        <w:r w:rsidDel="00902CBB">
          <w:delText>answerer</w:delText>
        </w:r>
        <w:r w:rsidRPr="00015210" w:rsidDel="00902CBB">
          <w:delText xml:space="preserve"> may retain some residual impression of the </w:delText>
        </w:r>
        <w:r w:rsidDel="00902CBB">
          <w:delText>competitor</w:delText>
        </w:r>
        <w:r w:rsidRPr="00015210" w:rsidDel="00902CBB">
          <w:delText>’s scope from the initial scan. We claim only that this residue is too weak to generate a systematic relationship between the length of an AI answer and the quality of the human answers that follow.</w:delText>
        </w:r>
      </w:del>
    </w:p>
    <w:p w14:paraId="2D37A772" w14:textId="77777777" w:rsidR="005C375D" w:rsidRPr="00D2526D" w:rsidRDefault="005C375D" w:rsidP="00D2526D">
      <w:pPr>
        <w:pStyle w:val="Paragraph0"/>
        <w:ind w:left="533" w:firstLine="0"/>
        <w:rPr>
          <w:i/>
          <w:iCs/>
        </w:rPr>
      </w:pPr>
      <w:r w:rsidRPr="00D2526D">
        <w:rPr>
          <w:i/>
          <w:iCs/>
        </w:rPr>
        <w:t>H5 (null). The effect of an AI answer on human answer quality does not vary with the length of the AI answer.</w:t>
      </w:r>
    </w:p>
    <w:p w14:paraId="137B9128" w14:textId="7CF51D9E" w:rsidR="005C375D" w:rsidRPr="00015210" w:rsidDel="00902CBB" w:rsidRDefault="005C375D" w:rsidP="005C375D">
      <w:pPr>
        <w:pStyle w:val="Paragraph0"/>
        <w:rPr>
          <w:del w:id="782" w:author="Prof. LIU Ben" w:date="2026-08-29T22:50:00Z" w16du:dateUtc="2026-08-29T14:50:00Z"/>
        </w:rPr>
      </w:pPr>
      <w:del w:id="783" w:author="Prof. LIU Ben" w:date="2026-08-29T22:50:00Z" w16du:dateUtc="2026-08-29T14:50:00Z">
        <w:r w:rsidRPr="00015210" w:rsidDel="00902CBB">
          <w:delText>H5 does not imply that long AI answers are equivalent to short ones in every respect; H2 predicts that they are not. It implies only that once a</w:delText>
        </w:r>
        <w:r w:rsidDel="00902CBB">
          <w:delText>n</w:delText>
        </w:r>
        <w:r w:rsidRPr="00015210" w:rsidDel="00902CBB">
          <w:delText xml:space="preserve"> </w:delText>
        </w:r>
        <w:r w:rsidDel="00902CBB">
          <w:delText>answerer</w:delText>
        </w:r>
        <w:r w:rsidRPr="00015210" w:rsidDel="00902CBB">
          <w:delText xml:space="preserve"> is engaged closely enough to weigh the standard their answer must meet, length carries little information about what that standard is.</w:delText>
        </w:r>
      </w:del>
    </w:p>
    <w:p w14:paraId="132906EC" w14:textId="3F215991" w:rsidR="005C375D" w:rsidRDefault="005C375D" w:rsidP="0049010E">
      <w:pPr>
        <w:pStyle w:val="Heading3"/>
      </w:pPr>
      <w:r>
        <w:t>AI Answer Quality Shapes Human Answer Quality (System 2)</w:t>
      </w:r>
    </w:p>
    <w:p w14:paraId="2BEF6C9E" w14:textId="1F7B34F8" w:rsidR="001C3581" w:rsidDel="00902CBB" w:rsidRDefault="001C3581">
      <w:pPr>
        <w:pStyle w:val="Paragraph0"/>
        <w:rPr>
          <w:del w:id="784" w:author="Prof. LIU Ben" w:date="2026-08-29T22:56:00Z" w16du:dateUtc="2026-08-29T14:56:00Z"/>
        </w:rPr>
        <w:pPrChange w:id="785" w:author="Prof. LIU Ben" w:date="2026-08-29T22:58:00Z" w16du:dateUtc="2026-08-29T14:58:00Z">
          <w:pPr>
            <w:pStyle w:val="Paragraph0"/>
            <w:ind w:left="533" w:firstLine="0"/>
          </w:pPr>
        </w:pPrChange>
      </w:pPr>
      <w:del w:id="786" w:author="Prof. LIU Ben" w:date="2026-08-29T22:56:00Z" w16du:dateUtc="2026-08-29T14:56:00Z">
        <w:r w:rsidRPr="00D2526D" w:rsidDel="00902CBB">
          <w:delText>Quality is a System 2 signal and the quality decision a System 2 decision, so the same-level principle predicts a genuine effect. An answerer who has decided to contribute must still judge how much effort to invest</w:delText>
        </w:r>
        <w:r w:rsidDel="00902CBB">
          <w:rPr>
            <w:rFonts w:hint="eastAsia"/>
          </w:rPr>
          <w:delText>. Q</w:delText>
        </w:r>
        <w:r w:rsidRPr="00D2526D" w:rsidDel="00902CBB">
          <w:delText>uestions on SegmentFault are usually brief and rarely state what would count as an adequate reply. The goal is underspecified. The AI answer helps define it: it shows an example of an answer, how directly it should address the questioner</w:delText>
        </w:r>
        <w:r w:rsidDel="00902CBB">
          <w:delText>’</w:delText>
        </w:r>
        <w:r w:rsidRPr="00D2526D" w:rsidDel="00902CBB">
          <w:delText>s specific problem, and whether it should explain the cause of the error or simply provide the fix.</w:delText>
        </w:r>
        <w:r w:rsidDel="00902CBB">
          <w:rPr>
            <w:rFonts w:hint="eastAsia"/>
          </w:rPr>
          <w:delText xml:space="preserve"> </w:delText>
        </w:r>
        <w:r w:rsidRPr="00D2526D" w:rsidDel="00902CBB">
          <w:delText xml:space="preserve">Thus it </w:delText>
        </w:r>
        <w:r w:rsidDel="00902CBB">
          <w:rPr>
            <w:rFonts w:hint="eastAsia"/>
          </w:rPr>
          <w:delText>provides</w:delText>
        </w:r>
        <w:r w:rsidRPr="00D2526D" w:rsidDel="00902CBB">
          <w:delText xml:space="preserve"> a visible reference for the answerer, which we call the </w:delText>
        </w:r>
        <w:r w:rsidDel="00902CBB">
          <w:delText>“</w:delText>
        </w:r>
        <w:r w:rsidRPr="00D2526D" w:rsidDel="00902CBB">
          <w:delText>demonstrated standard.</w:delText>
        </w:r>
        <w:r w:rsidDel="00902CBB">
          <w:delText>”</w:delText>
        </w:r>
      </w:del>
    </w:p>
    <w:p w14:paraId="5BAA6981" w14:textId="40F911F8" w:rsidR="00902CBB" w:rsidRPr="00902CBB" w:rsidRDefault="00902CBB">
      <w:pPr>
        <w:pStyle w:val="Paragraph0"/>
        <w:rPr>
          <w:ins w:id="787" w:author="Prof. LIU Ben" w:date="2026-08-29T22:58:00Z" w16du:dateUtc="2026-08-29T14:58:00Z"/>
          <w:rPrChange w:id="788" w:author="Prof. LIU Ben" w:date="2026-08-29T22:58:00Z" w16du:dateUtc="2026-08-29T14:58:00Z">
            <w:rPr>
              <w:ins w:id="789" w:author="Prof. LIU Ben" w:date="2026-08-29T22:58:00Z" w16du:dateUtc="2026-08-29T14:58:00Z"/>
              <w:color w:val="000000"/>
            </w:rPr>
          </w:rPrChange>
        </w:rPr>
        <w:pPrChange w:id="790" w:author="Prof. LIU Ben" w:date="2026-08-29T22:58:00Z" w16du:dateUtc="2026-08-29T14:58:00Z">
          <w:pPr>
            <w:spacing w:before="100" w:beforeAutospacing="1" w:after="100" w:afterAutospacing="1"/>
          </w:pPr>
        </w:pPrChange>
      </w:pPr>
      <w:ins w:id="791" w:author="Prof. LIU Ben" w:date="2026-08-29T22:58:00Z" w16du:dateUtc="2026-08-29T14:58:00Z">
        <w:r w:rsidRPr="00902CBB">
          <w:rPr>
            <w:rPrChange w:id="792" w:author="Prof. LIU Ben" w:date="2026-08-29T22:58:00Z" w16du:dateUtc="2026-08-29T14:58:00Z">
              <w:rPr>
                <w:color w:val="000000"/>
              </w:rPr>
            </w:rPrChange>
          </w:rPr>
          <w:t>Quality is a System 2 signal and the crafting decision a System 2 decision, so the same-level principle predicts a genuine effect. An answerer who has decided to contribute must still decide how good the answer will be and how to produce it. Because questions on technical Q&amp;A platforms rarely state what would count as an adequate reply, the goal is underspecified. Having read the AI answer closely, however, the answerer now holds a concrete example of a reply to this specific question, one that shows how it should address the problem, whether it should explain the cause or simply supply the fix, and what a working solution looks like.</w:t>
        </w:r>
      </w:ins>
    </w:p>
    <w:p w14:paraId="339E5726" w14:textId="0634353A" w:rsidR="00902CBB" w:rsidRPr="00902CBB" w:rsidRDefault="00902CBB">
      <w:pPr>
        <w:pStyle w:val="Paragraph0"/>
        <w:rPr>
          <w:ins w:id="793" w:author="Prof. LIU Ben" w:date="2026-08-29T22:58:00Z" w16du:dateUtc="2026-08-29T14:58:00Z"/>
          <w:rPrChange w:id="794" w:author="Prof. LIU Ben" w:date="2026-08-29T22:58:00Z" w16du:dateUtc="2026-08-29T14:58:00Z">
            <w:rPr>
              <w:ins w:id="795" w:author="Prof. LIU Ben" w:date="2026-08-29T22:58:00Z" w16du:dateUtc="2026-08-29T14:58:00Z"/>
              <w:color w:val="000000"/>
            </w:rPr>
          </w:rPrChange>
        </w:rPr>
        <w:pPrChange w:id="796" w:author="Prof. LIU Ben" w:date="2026-08-29T22:58:00Z" w16du:dateUtc="2026-08-29T14:58:00Z">
          <w:pPr>
            <w:spacing w:before="100" w:beforeAutospacing="1" w:after="100" w:afterAutospacing="1"/>
          </w:pPr>
        </w:pPrChange>
      </w:pPr>
      <w:ins w:id="797" w:author="Prof. LIU Ben" w:date="2026-08-29T22:58:00Z" w16du:dateUtc="2026-08-29T14:58:00Z">
        <w:r w:rsidRPr="00902CBB">
          <w:rPr>
            <w:rPrChange w:id="798" w:author="Prof. LIU Ben" w:date="2026-08-29T22:58:00Z" w16du:dateUtc="2026-08-29T14:58:00Z">
              <w:rPr>
                <w:color w:val="000000"/>
              </w:rPr>
            </w:rPrChange>
          </w:rPr>
          <w:t xml:space="preserve">How useful this is depends on how good the AI answer is. A weak AI answer (e.g., a shaky diagnosis or code that may not run) offers little the answerer can trust or reuse, so the answerer must construct an answer largely from scratch. A strong AI answer both clarifies what a good </w:t>
        </w:r>
      </w:ins>
      <w:ins w:id="799" w:author="Prof. LIU Ben" w:date="2026-08-29T23:00:00Z" w16du:dateUtc="2026-08-29T15:00:00Z">
        <w:r w:rsidR="00091013">
          <w:t>answer</w:t>
        </w:r>
      </w:ins>
      <w:ins w:id="800" w:author="Prof. LIU Ben" w:date="2026-08-29T22:58:00Z" w16du:dateUtc="2026-08-29T14:58:00Z">
        <w:r w:rsidRPr="00902CBB">
          <w:rPr>
            <w:rPrChange w:id="801" w:author="Prof. LIU Ben" w:date="2026-08-29T22:58:00Z" w16du:dateUtc="2026-08-29T14:58:00Z">
              <w:rPr>
                <w:color w:val="000000"/>
              </w:rPr>
            </w:rPrChange>
          </w:rPr>
          <w:t xml:space="preserve"> looks like and provides something to build on. That support can take more than one form. Sometimes the AI answer contains sound material that can be adapted, so the answerer reuses a correct diagnosis or working code rather than reproducing it. Other times it contributes less finished content but still points toward the right approach, such as identifying the likely cause or indicating the direction a solution should take, which the answerer then develops into a full answer. Either way, the answerer does not begin from a blank page, because they can borrow what is sound, follow the direction the AI answer establishes, and build on it.</w:t>
        </w:r>
      </w:ins>
    </w:p>
    <w:p w14:paraId="5C822C1D" w14:textId="77777777" w:rsidR="00902CBB" w:rsidRPr="00902CBB" w:rsidRDefault="00902CBB">
      <w:pPr>
        <w:pStyle w:val="Paragraph0"/>
        <w:rPr>
          <w:ins w:id="802" w:author="Prof. LIU Ben" w:date="2026-08-29T22:58:00Z" w16du:dateUtc="2026-08-29T14:58:00Z"/>
          <w:rPrChange w:id="803" w:author="Prof. LIU Ben" w:date="2026-08-29T22:58:00Z" w16du:dateUtc="2026-08-29T14:58:00Z">
            <w:rPr>
              <w:ins w:id="804" w:author="Prof. LIU Ben" w:date="2026-08-29T22:58:00Z" w16du:dateUtc="2026-08-29T14:58:00Z"/>
              <w:color w:val="000000"/>
            </w:rPr>
          </w:rPrChange>
        </w:rPr>
        <w:pPrChange w:id="805" w:author="Prof. LIU Ben" w:date="2026-08-29T22:58:00Z" w16du:dateUtc="2026-08-29T14:58:00Z">
          <w:pPr>
            <w:spacing w:before="100" w:beforeAutospacing="1" w:after="100" w:afterAutospacing="1"/>
          </w:pPr>
        </w:pPrChange>
      </w:pPr>
      <w:ins w:id="806" w:author="Prof. LIU Ben" w:date="2026-08-29T22:58:00Z" w16du:dateUtc="2026-08-29T14:58:00Z">
        <w:r w:rsidRPr="00902CBB">
          <w:rPr>
            <w:rPrChange w:id="807" w:author="Prof. LIU Ben" w:date="2026-08-29T22:58:00Z" w16du:dateUtc="2026-08-29T14:58:00Z">
              <w:rPr>
                <w:color w:val="000000"/>
              </w:rPr>
            </w:rPrChange>
          </w:rPr>
          <w:lastRenderedPageBreak/>
          <w:t>This is where the law of least effort becomes central. People invest only the effort a goal requires and prefer the least costly route to reaching it (Kahneman 2011). A high-quality AI answer lowers the cost of producing a high-quality human answer, because part of the difficult work is already done, whether by providing adaptable material or by charting a viable direction. The easiest path to a strong contribution is therefore to take a strong AI answer as a foundation and then refine, extend, or follow through on it, whereas a weak AI answer provides no such shortcut. The higher the quality of the AI answer, the more an answerer can leverage, and the better the human answer they can produce at a given level of effort.</w:t>
        </w:r>
      </w:ins>
    </w:p>
    <w:p w14:paraId="7064540F" w14:textId="5418F786" w:rsidR="00902CBB" w:rsidRPr="00D2526D" w:rsidRDefault="00902CBB" w:rsidP="00091013">
      <w:pPr>
        <w:pStyle w:val="Paragraph0"/>
        <w:rPr>
          <w:ins w:id="808" w:author="Prof. LIU Ben" w:date="2026-08-29T22:58:00Z" w16du:dateUtc="2026-08-29T14:58:00Z"/>
        </w:rPr>
      </w:pPr>
      <w:ins w:id="809" w:author="Prof. LIU Ben" w:date="2026-08-29T22:58:00Z" w16du:dateUtc="2026-08-29T14:58:00Z">
        <w:r w:rsidRPr="00902CBB">
          <w:rPr>
            <w:rPrChange w:id="810" w:author="Prof. LIU Ben" w:date="2026-08-29T22:58:00Z" w16du:dateUtc="2026-08-29T14:58:00Z">
              <w:rPr>
                <w:color w:val="000000"/>
              </w:rPr>
            </w:rPrChange>
          </w:rPr>
          <w:t>An answerer working from a sound AI answer thus inherits either a correct diagnosis and working code to verify and adapt or a well-aimed direction to develop, and in both cases can arrive at a demonstrably correct answer more readily than one working from a weak AI answer. This logic is consistent with competition research showing that a response is shaped by how much the competitor appears to have invested (Chen 2009; Hsieh et al. 2015), but the operative mechanism here is reuse and redirection: a better AI answer is a better foundation to build on.</w:t>
        </w:r>
      </w:ins>
    </w:p>
    <w:p w14:paraId="1B26AD10" w14:textId="7DEAB0AF" w:rsidR="001C3581" w:rsidRPr="00D2526D" w:rsidDel="00902CBB" w:rsidRDefault="001C3581" w:rsidP="00D2526D">
      <w:pPr>
        <w:pStyle w:val="Paragraph0"/>
        <w:rPr>
          <w:del w:id="811" w:author="Prof. LIU Ben" w:date="2026-08-29T22:56:00Z" w16du:dateUtc="2026-08-29T14:56:00Z"/>
        </w:rPr>
      </w:pPr>
      <w:del w:id="812" w:author="Prof. LIU Ben" w:date="2026-08-29T22:56:00Z" w16du:dateUtc="2026-08-29T14:56:00Z">
        <w:r w:rsidRPr="00D2526D" w:rsidDel="00902CBB">
          <w:delText>How high that standard sits depends on how good the AI answer is. Consider an answerer who can offer a plausible explanation of the error. If the AI answer is weak, advancing a shaky diagnosis or code that may not run, that explanation is already the better contribution, and the answerer has little reason to do more. If instead the diagnosis holds and the code works on the questioner</w:delText>
        </w:r>
        <w:r w:rsidDel="00902CBB">
          <w:delText>’</w:delText>
        </w:r>
        <w:r w:rsidRPr="00D2526D" w:rsidDel="00902CBB">
          <w:delText xml:space="preserve">s setup, the same explanation no longer suffices, since posting it means standing beside a reply that is demonstrably sound. The answerer must do better. This suggests that a stronger AI answer sets a higher standard, to which the answerer responds by working toward a higher level. The logic is consistent with the law of least effort, under which people </w:delText>
        </w:r>
        <w:r w:rsidDel="00902CBB">
          <w:rPr>
            <w:rFonts w:hint="eastAsia"/>
          </w:rPr>
          <w:delText>make</w:delText>
        </w:r>
        <w:r w:rsidRPr="00D2526D" w:rsidDel="00902CBB">
          <w:delText xml:space="preserve"> effort only up to the level a goal requires (Kahneman 2011), and with competition research showing that the intensity of a competitive response rises with how much the competitor appears to have invested </w:delText>
        </w:r>
      </w:del>
      <w:ins w:id="813" w:author="Dylan CHEN" w:date="2026-08-28T23:20:00Z" w16du:dateUtc="2026-08-28T15:20:00Z">
        <w:del w:id="814" w:author="Prof. LIU Ben" w:date="2026-08-29T22:56:00Z" w16du:dateUtc="2026-08-29T14:56:00Z">
          <w:r w:rsidR="00C454A0" w:rsidRPr="00E55C5E" w:rsidDel="00902CBB">
            <w:fldChar w:fldCharType="begin"/>
          </w:r>
          <w:r w:rsidR="00C454A0" w:rsidDel="00902CBB">
            <w:delInstrText xml:space="preserve"> ADDIN ZOTERO_ITEM CSL_CITATION {"citationID":"h9Bv1F8l","properties":{"unsorted":false,"formattedCitation":"(Chen 2009; Hsieh et al. 2015)","plainCitation":"(Chen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C454A0" w:rsidDel="00902CBB">
            <w:rPr>
              <w:rFonts w:ascii="Apple Color Emoji" w:hAnsi="Apple Color Emoji" w:cs="Apple Color Emoji"/>
            </w:rPr>
            <w:delInstrText>📊</w:delInstrText>
          </w:r>
          <w:r w:rsidR="00C454A0" w:rsidDel="00902CBB">
            <w:delInstrText>","call-number":"3","container-title":"Asia Pacific Journal of Management","DOI":"10.1007/s10490-008-9110-7","ISSN":"1572-9958","issue":"1","journalAbbreviation":"Asia Pac J Manag","language":"en","note":"</w:delInstrText>
          </w:r>
          <w:r w:rsidR="00C454A0" w:rsidDel="00902CBB">
            <w:rPr>
              <w:rFonts w:ascii="Apple Color Emoji" w:hAnsi="Apple Color Emoji" w:cs="Apple Color Emoji"/>
            </w:rPr>
            <w:delInstrText>🏷️</w:delInstrText>
          </w:r>
          <w:r w:rsidR="00C454A0" w:rsidDel="00902CBB">
            <w:delInstrText xml:space="preserve"> /reading</w:delInstrText>
          </w:r>
          <w:r w:rsidR="00C454A0" w:rsidDel="00902CBB">
            <w:rPr>
              <w:rFonts w:hint="eastAsia"/>
            </w:rPr>
            <w:delInstrText>、</w:delInstrText>
          </w:r>
          <w:r w:rsidR="00C454A0" w:rsidDel="00902CBB">
            <w:delInstrText>Research</w:delInstrText>
          </w:r>
          <w:r w:rsidR="00C454A0" w:rsidDel="00902CBB">
            <w:rPr>
              <w:rFonts w:hint="eastAsia"/>
            </w:rPr>
            <w:delInstrText>、</w:delInstrText>
          </w:r>
          <w:r w:rsidR="00C454A0" w:rsidDel="00902CBB">
            <w:rPr>
              <w:rFonts w:ascii="Apple Color Emoji" w:hAnsi="Apple Color Emoji" w:cs="Apple Color Emoji"/>
            </w:rPr>
            <w:delInstrText>🤖️</w:delInstrText>
          </w:r>
          <w:r w:rsidR="00C454A0" w:rsidDel="00902CBB">
            <w:rPr>
              <w:rFonts w:hint="eastAsia"/>
            </w:rPr>
            <w:delInstrText>、</w:delInstrText>
          </w:r>
          <w:r w:rsidR="00C454A0" w:rsidDel="00902CBB">
            <w:delInstrText>Competitive dyn</w:delInstrText>
          </w:r>
          <w:r w:rsidR="00C454A0" w:rsidDel="00902CBB">
            <w:rPr>
              <w:rFonts w:hint="eastAsia"/>
            </w:rPr>
            <w:delInstrText>amics</w:delInstrText>
          </w:r>
          <w:r w:rsidR="00C454A0" w:rsidDel="00902CBB">
            <w:rPr>
              <w:rFonts w:hint="eastAsia"/>
            </w:rPr>
            <w:delInstrText>、</w:delInstrText>
          </w:r>
          <w:r w:rsidR="00C454A0" w:rsidDel="00902CBB">
            <w:rPr>
              <w:rFonts w:hint="eastAsia"/>
            </w:rPr>
            <w:delInstrText>Publishing</w:delInstrText>
          </w:r>
          <w:r w:rsidR="00C454A0" w:rsidDel="00902CBB">
            <w:rPr>
              <w:rFonts w:hint="eastAsia"/>
            </w:rPr>
            <w:delInstrText>、</w:delInstrText>
          </w:r>
          <w:r w:rsidR="00C454A0" w:rsidDel="00902CBB">
            <w:rPr>
              <w:rFonts w:hint="eastAsia"/>
            </w:rPr>
            <w:delInstrText>Strategic management</w:delInstrText>
          </w:r>
          <w:r w:rsidR="00C454A0" w:rsidDel="00902CBB">
            <w:rPr>
              <w:rFonts w:hint="eastAsia"/>
            </w:rPr>
            <w:delInstrText>、</w:delInstrText>
          </w:r>
          <w:r w:rsidR="00C454A0" w:rsidDel="00902CBB">
            <w:rPr>
              <w:rFonts w:hint="eastAsia"/>
            </w:rPr>
            <w:delInstrText>U.S.-based journal","page":"5-25","source":"9.7 (Q1)","title":"Competitive dynamics research: An insider</w:delInstrText>
          </w:r>
          <w:r w:rsidR="00C454A0" w:rsidDel="00902CBB">
            <w:rPr>
              <w:rFonts w:hint="eastAsia"/>
            </w:rPr>
            <w:delInstrText>’</w:delInstrText>
          </w:r>
          <w:r w:rsidR="00C454A0" w:rsidDel="00902CBB">
            <w:rPr>
              <w:rFonts w:hint="eastAsia"/>
            </w:rPr>
            <w:delInstrText>s odyssey","title-short":"Competitive dynamics research","URL":"https://doi.org/10.1007/s10490-008-9110-7","volu</w:delInstrText>
          </w:r>
          <w:r w:rsidR="00C454A0" w:rsidDel="00902CBB">
            <w:delInstrText>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w:delInstrText>
          </w:r>
          <w:r w:rsidR="00C454A0" w:rsidDel="00902CBB">
            <w:rPr>
              <w:rFonts w:hint="eastAsia"/>
            </w:rPr>
            <w:delInstrText>r research focus on decision makers' persistence irrespective of external cues, we also find that a firm's escalation behavior is decreased by larger rivals' negative performance.</w:delInstrText>
          </w:r>
          <w:r w:rsidR="00C454A0" w:rsidDel="00902CBB">
            <w:rPr>
              <w:rFonts w:hint="eastAsia"/>
            </w:rPr>
            <w:del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delInstrText>
          </w:r>
          <w:r w:rsidR="00C454A0" w:rsidDel="00902CBB">
            <w:rPr>
              <w:rFonts w:hint="eastAsia"/>
            </w:rPr>
            <w:delInstrText xml:space="preserve">","archive_location":"109 </w:delInstrText>
          </w:r>
          <w:r w:rsidR="00C454A0" w:rsidDel="00902CBB">
            <w:rPr>
              <w:rFonts w:ascii="Apple Color Emoji" w:hAnsi="Apple Color Emoji" w:cs="Apple Color Emoji"/>
            </w:rPr>
            <w:delInstrText>📊</w:delInstrText>
          </w:r>
          <w:r w:rsidR="00C454A0" w:rsidDel="00902CBB">
            <w:rPr>
              <w:rFonts w:hint="eastAsia"/>
            </w:rPr>
            <w:delInstrText>","call-number":"1","container-title":"Academy of Manage</w:delInstrText>
          </w:r>
          <w:r w:rsidR="00C454A0" w:rsidDel="00902CBB">
            <w:delInstrText>ment Journal","DOI":"10.5465/amj.2011.0869","ISSN":"0001-4273","issue":"1","journalAbbreviation":"AMJ","language":"en","note":"</w:delInstrText>
          </w:r>
          <w:r w:rsidR="00C454A0" w:rsidDel="00902CBB">
            <w:rPr>
              <w:rFonts w:ascii="Apple Color Emoji" w:hAnsi="Apple Color Emoji" w:cs="Apple Color Emoji"/>
            </w:rPr>
            <w:delInstrText>🏷️</w:delInstrText>
          </w:r>
          <w:r w:rsidR="00C454A0" w:rsidDel="00902CBB">
            <w:delInstrText xml:space="preserve"> /unread</w:delInstrText>
          </w:r>
          <w:r w:rsidR="00C454A0" w:rsidDel="00902CBB">
            <w:rPr>
              <w:rFonts w:hint="eastAsia"/>
            </w:rPr>
            <w:delInstrText>、</w:delInstrText>
          </w:r>
          <w:r w:rsidR="00C454A0" w:rsidDel="00902CBB">
            <w:delInstrText>imitation</w:delInstrText>
          </w:r>
          <w:r w:rsidR="00C454A0" w:rsidDel="00902CBB">
            <w:rPr>
              <w:rFonts w:hint="eastAsia"/>
            </w:rPr>
            <w:delInstrText>、</w:delInstrText>
          </w:r>
          <w:r w:rsidR="00C454A0" w:rsidDel="00902CBB">
            <w:delInstrText>competitive dynamics</w:delInstrText>
          </w:r>
          <w:r w:rsidR="00C454A0" w:rsidDel="00902CBB">
            <w:rPr>
              <w:rFonts w:hint="eastAsia"/>
            </w:rPr>
            <w:delInstrText>、</w:delInstrText>
          </w:r>
          <w:r w:rsidR="00C454A0" w:rsidDel="00902CBB">
            <w:delInstrText>escalation of commitment</w:delInstrText>
          </w:r>
          <w:r w:rsidR="00C454A0" w:rsidDel="00902CBB">
            <w:rPr>
              <w:rFonts w:hint="eastAsia"/>
            </w:rPr>
            <w:delInstrText>、</w:delInstrText>
          </w:r>
          <w:r w:rsidR="00C454A0" w:rsidDel="00902CBB">
            <w:delInstrText>market entry</w:delInstrText>
          </w:r>
          <w:r w:rsidR="00C454A0" w:rsidDel="00902CBB">
            <w:rPr>
              <w:rFonts w:hint="eastAsia"/>
            </w:rPr>
            <w:delInstrText>、</w:delInstrText>
          </w:r>
          <w:r w:rsidR="00C454A0" w:rsidDel="00902CBB">
            <w:del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delInstrText>
          </w:r>
          <w:r w:rsidR="00C454A0" w:rsidRPr="00E55C5E" w:rsidDel="00902CBB">
            <w:fldChar w:fldCharType="separate"/>
          </w:r>
          <w:r w:rsidR="00C454A0" w:rsidDel="00902CBB">
            <w:rPr>
              <w:noProof/>
            </w:rPr>
            <w:delText>(Chen 2009; Hsieh et al. 2015)</w:delText>
          </w:r>
          <w:r w:rsidR="00C454A0" w:rsidRPr="00E55C5E" w:rsidDel="00902CBB">
            <w:fldChar w:fldCharType="end"/>
          </w:r>
        </w:del>
      </w:ins>
      <w:del w:id="815" w:author="Prof. LIU Ben" w:date="2026-08-29T22:56:00Z" w16du:dateUtc="2026-08-29T14:56:00Z">
        <w:r w:rsidRPr="00D2526D" w:rsidDel="00902CBB">
          <w:delText>(Chen 2009; Hsieh et al. 2015).</w:delText>
        </w:r>
      </w:del>
    </w:p>
    <w:p w14:paraId="1FDE70BF" w14:textId="5755239E" w:rsidR="001C3581" w:rsidRPr="00D2526D" w:rsidDel="00902CBB" w:rsidRDefault="001C3581" w:rsidP="00D2526D">
      <w:pPr>
        <w:pStyle w:val="Paragraph0"/>
        <w:rPr>
          <w:del w:id="816" w:author="Prof. LIU Ben" w:date="2026-08-29T22:56:00Z" w16du:dateUtc="2026-08-29T14:56:00Z"/>
        </w:rPr>
      </w:pPr>
      <w:del w:id="817" w:author="Prof. LIU Ben" w:date="2026-08-29T22:56:00Z" w16du:dateUtc="2026-08-29T14:56:00Z">
        <w:r w:rsidRPr="00D2526D" w:rsidDel="00902CBB">
          <w:delText xml:space="preserve">The human answerer clears this standard by building on the AI answer as a starting point, so that the effort made scales with the level the AI demonstrates. Where that effort registers depends on what this kind of platform fundamentally needs. On a technical Q&amp;A platform, accuracy is what matters: an answer exists to resolve a concrete problem, and a reply whose claims do not hold or whose code does not run is of little use. Thus, confronting a high-quality AI answer, the answerer will take greater care to ensure that his or her own claims and diagnosis are correct and that the code actually runs before posting. The better the AI answer, the higher the standard it sets, and the stronger the human </w:delText>
        </w:r>
        <w:r w:rsidDel="00902CBB">
          <w:rPr>
            <w:rFonts w:hint="eastAsia"/>
          </w:rPr>
          <w:delText>answer</w:delText>
        </w:r>
        <w:r w:rsidRPr="00D2526D" w:rsidDel="00902CBB">
          <w:delText xml:space="preserve"> it should elicit.</w:delText>
        </w:r>
      </w:del>
    </w:p>
    <w:p w14:paraId="2BD57168" w14:textId="77777777" w:rsidR="005C375D" w:rsidRPr="00D2526D" w:rsidRDefault="005C375D" w:rsidP="00D2526D">
      <w:pPr>
        <w:pStyle w:val="Paragraph0"/>
        <w:ind w:left="533" w:firstLine="0"/>
        <w:rPr>
          <w:i/>
          <w:iCs/>
        </w:rPr>
      </w:pPr>
      <w:r w:rsidRPr="00D2526D">
        <w:rPr>
          <w:i/>
          <w:iCs/>
        </w:rPr>
        <w:t>H6. The effect of an AI answer on human answer quality becomes more positive as the quality of the AI answer increases.</w:t>
      </w:r>
    </w:p>
    <w:p w14:paraId="28023186" w14:textId="77777777" w:rsidR="000330CA" w:rsidRPr="00767D50" w:rsidRDefault="000330CA" w:rsidP="000330CA">
      <w:pPr>
        <w:pStyle w:val="Heading1"/>
        <w:rPr>
          <w:szCs w:val="22"/>
        </w:rPr>
      </w:pPr>
      <w:r w:rsidRPr="00261E78">
        <w:t xml:space="preserve">Research Context </w:t>
      </w:r>
    </w:p>
    <w:p w14:paraId="4AB5853C" w14:textId="63723E55" w:rsidR="00904A3D" w:rsidRPr="00904A3D" w:rsidRDefault="00904A3D" w:rsidP="0049010E">
      <w:pPr>
        <w:pStyle w:val="Heading2"/>
      </w:pPr>
      <w:r w:rsidRPr="00D2526D">
        <w:t>SegmentFault and the Randomized Field Experiment</w:t>
      </w:r>
    </w:p>
    <w:p w14:paraId="50E69839" w14:textId="5AB2AFCD" w:rsidR="00904A3D" w:rsidRPr="00D2526D" w:rsidRDefault="00904A3D" w:rsidP="00D2526D">
      <w:pPr>
        <w:pStyle w:val="Paragraph0"/>
      </w:pPr>
      <w:r w:rsidRPr="00D2526D">
        <w:t xml:space="preserve">SegmentFault is a prominent Chinese technical Q&amp;A community specializing in IT and software development. Founded in 2012, it serves nearly 7 million users across web/mobile development, AI, cloud computing, and cybersecurity. As of April 2024, the platform hosted over 310,000 technical questions with an average of 1.9 answers each, and among global technical Q&amp;A communities it ranks sixth in questions asked, third in answers provided, and first </w:t>
      </w:r>
      <w:r w:rsidRPr="00D2526D">
        <w:lastRenderedPageBreak/>
        <w:t>in answer-to-question ratio.</w:t>
      </w:r>
      <w:r w:rsidRPr="00261E78">
        <w:rPr>
          <w:vertAlign w:val="superscript"/>
        </w:rPr>
        <w:footnoteReference w:id="3"/>
      </w:r>
      <w:r w:rsidRPr="00261E78">
        <w:t xml:space="preserve"> </w:t>
      </w:r>
      <w:r w:rsidRPr="00D2526D">
        <w:t>Its ecosystem relies on user-generated content: members pose and answer questions, and a reputation system awards points and medals based on the quantity and quality of their contributions.</w:t>
      </w:r>
    </w:p>
    <w:p w14:paraId="396AB1FA" w14:textId="1C39E8CC" w:rsidR="00904A3D" w:rsidRPr="00D2526D" w:rsidRDefault="00904A3D" w:rsidP="00D2526D">
      <w:pPr>
        <w:pStyle w:val="Paragraph0"/>
      </w:pPr>
      <w:r w:rsidRPr="00D2526D">
        <w:t>We leverage a randomized field experiment conducted by the platform.</w:t>
      </w:r>
      <w:commentRangeStart w:id="818"/>
      <w:r w:rsidRPr="00261E78">
        <w:rPr>
          <w:vertAlign w:val="superscript"/>
        </w:rPr>
        <w:footnoteReference w:id="4"/>
      </w:r>
      <w:r w:rsidRPr="00D2526D">
        <w:t xml:space="preserve"> </w:t>
      </w:r>
      <w:commentRangeEnd w:id="818"/>
      <w:r w:rsidR="00326B32" w:rsidRPr="00D2526D">
        <w:rPr>
          <w:rStyle w:val="CommentReference"/>
          <w:sz w:val="24"/>
        </w:rPr>
        <w:commentReference w:id="818"/>
      </w:r>
      <w:r w:rsidRPr="00D2526D">
        <w:t>Beginning September 13, 2023, SegmentFault ran an A/B test of its internal GenAI in which each newly posted question was independently and randomly assigned, upon posting, either to a treatment group that received an AI-generated answer or to a control group that received none, with no systematic variation by questioner characteristics, timing, or other factors.</w:t>
      </w:r>
      <w:r w:rsidRPr="00261E78">
        <w:rPr>
          <w:rStyle w:val="FootnoteReference"/>
        </w:rPr>
        <w:footnoteReference w:id="5"/>
      </w:r>
      <w:r w:rsidRPr="00D2526D">
        <w:t xml:space="preserve"> This question-level randomization lets us isolate how internal GenAI affects human contribution while external GenAI remains available to all users. Online Appendix A provides further detail.</w:t>
      </w:r>
      <w:r>
        <w:rPr>
          <w:rStyle w:val="FootnoteReference"/>
        </w:rPr>
        <w:footnoteReference w:id="6"/>
      </w:r>
    </w:p>
    <w:p w14:paraId="1891A3DC" w14:textId="176AC293" w:rsidR="00904A3D" w:rsidRPr="00D2526D" w:rsidRDefault="00904A3D" w:rsidP="00D2526D">
      <w:pPr>
        <w:pStyle w:val="Paragraph0"/>
      </w:pPr>
      <w:r w:rsidRPr="00D2526D">
        <w:t xml:space="preserve">Figure 3 illustrates a treated question and a control question. </w:t>
      </w:r>
      <w:commentRangeStart w:id="819"/>
      <w:r w:rsidRPr="00D2526D">
        <w:t xml:space="preserve">The platform records precise timestamps for human answers but not for AI answers; we observe that AI answers appear </w:t>
      </w:r>
      <w:del w:id="820" w:author="Prof. LIU Ben" w:date="2026-08-29T23:38:00Z" w16du:dateUtc="2026-08-29T15:38:00Z">
        <w:r w:rsidRPr="00D2526D" w:rsidDel="00326B32">
          <w:delText>with</w:delText>
        </w:r>
      </w:del>
      <w:r w:rsidRPr="00D2526D">
        <w:t xml:space="preserve">in five minutes of posting, far faster than the average nine-hour delay of the first human answer, so an AI answer almost always occupies the first position. </w:t>
      </w:r>
      <w:commentRangeEnd w:id="819"/>
      <w:r w:rsidR="00326B32" w:rsidRPr="00D2526D">
        <w:rPr>
          <w:rStyle w:val="CommentReference"/>
          <w:sz w:val="24"/>
        </w:rPr>
        <w:commentReference w:id="819"/>
      </w:r>
      <w:r w:rsidRPr="00D2526D">
        <w:t xml:space="preserve">Community members may answer regardless of whether an AI answer is present. When one exists, the question page initially shows only its first two lines; clicking </w:t>
      </w:r>
      <w:r>
        <w:t>“</w:t>
      </w:r>
      <w:r w:rsidRPr="00D2526D">
        <w:t>View More</w:t>
      </w:r>
      <w:r>
        <w:t>”</w:t>
      </w:r>
      <w:r w:rsidRPr="00D2526D">
        <w:t xml:space="preserve"> opens a pop-up window labeled </w:t>
      </w:r>
      <w:r>
        <w:t>“</w:t>
      </w:r>
      <w:r w:rsidRPr="00D2526D">
        <w:t>AI Answers</w:t>
      </w:r>
      <w:r>
        <w:t>”</w:t>
      </w:r>
      <w:r w:rsidRPr="00D2526D">
        <w:t xml:space="preserve"> that carries a disclaimer warning of possible errors and noting that the content is for reference only.</w:t>
      </w:r>
    </w:p>
    <w:p w14:paraId="23A5EF29" w14:textId="132F6805" w:rsidR="00904A3D" w:rsidRPr="00D2526D" w:rsidRDefault="00904A3D" w:rsidP="00904A3D">
      <w:pPr>
        <w:pStyle w:val="Paragraph0"/>
        <w:rPr>
          <w:color w:val="000000"/>
        </w:rPr>
      </w:pPr>
      <w:r w:rsidRPr="00D2526D">
        <w:t>Two features of this deployment are central to our design. First, the AI answer is explicitly labeled, so the source signal in our framework is observable both to community members and to</w:t>
      </w:r>
      <w:r w:rsidRPr="00904A3D">
        <w:rPr>
          <w:color w:val="000000"/>
        </w:rPr>
        <w:t xml:space="preserve"> us. Second, it arrives before any human contributor, so it is the competitor a human answerer </w:t>
      </w:r>
      <w:r w:rsidRPr="00904A3D">
        <w:rPr>
          <w:color w:val="000000"/>
        </w:rPr>
        <w:lastRenderedPageBreak/>
        <w:t>confronts on arrival rather than a supplement to an established discussion.</w:t>
      </w:r>
    </w:p>
    <w:p w14:paraId="3A5B841A" w14:textId="77777777" w:rsidR="000330CA" w:rsidRPr="00261E78" w:rsidRDefault="000330CA" w:rsidP="000330CA">
      <w:pPr>
        <w:pStyle w:val="TableFiguretitle"/>
      </w:pPr>
      <w:r w:rsidRPr="00261E78">
        <w:rPr>
          <w:noProof/>
        </w:rPr>
        <w:drawing>
          <wp:inline distT="0" distB="0" distL="0" distR="0" wp14:anchorId="482D7A39" wp14:editId="13B6B3DA">
            <wp:extent cx="5960447" cy="2889955"/>
            <wp:effectExtent l="0" t="0" r="0" b="5715"/>
            <wp:docPr id="62408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3"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63E7BC46" w14:textId="77777777" w:rsidR="000330CA" w:rsidRPr="00261E78" w:rsidRDefault="000330CA" w:rsidP="000330CA">
      <w:pPr>
        <w:pStyle w:val="TableFiguretitle"/>
      </w:pPr>
      <w:r w:rsidRPr="00261E78">
        <w:t>Figure</w:t>
      </w:r>
      <w:r>
        <w:rPr>
          <w:rFonts w:hint="eastAsia"/>
        </w:rPr>
        <w:t xml:space="preserve"> 3</w:t>
      </w:r>
      <w:r w:rsidRPr="00261E78">
        <w:t>. Illustration of treatment and control questions</w:t>
      </w:r>
    </w:p>
    <w:p w14:paraId="6AA50093" w14:textId="77777777" w:rsidR="000330CA" w:rsidRPr="00904A3D" w:rsidRDefault="000330CA" w:rsidP="0049010E">
      <w:pPr>
        <w:pStyle w:val="Heading2"/>
      </w:pPr>
      <w:r w:rsidRPr="00904A3D">
        <w:t>Data Collection</w:t>
      </w:r>
    </w:p>
    <w:p w14:paraId="30EB2917" w14:textId="5CB386E3" w:rsidR="00904A3D" w:rsidRDefault="000330CA" w:rsidP="000330CA">
      <w:pPr>
        <w:pStyle w:val="Paragraph0"/>
        <w:rPr>
          <w:color w:val="000000"/>
        </w:rPr>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00904A3D" w:rsidRPr="00904A3D">
        <w:rPr>
          <w:color w:val="000000"/>
        </w:rPr>
        <w:t xml:space="preserve">We collect additional posts where needed for mechanism </w:t>
      </w:r>
      <w:r w:rsidR="00904A3D">
        <w:rPr>
          <w:rFonts w:hint="eastAsia"/>
          <w:color w:val="000000"/>
        </w:rPr>
        <w:t>or</w:t>
      </w:r>
      <w:r w:rsidR="00904A3D" w:rsidRPr="00904A3D">
        <w:rPr>
          <w:color w:val="000000"/>
        </w:rPr>
        <w:t xml:space="preserve"> </w:t>
      </w:r>
      <w:r w:rsidR="00904A3D">
        <w:rPr>
          <w:rFonts w:hint="eastAsia"/>
          <w:color w:val="000000"/>
        </w:rPr>
        <w:t>additional</w:t>
      </w:r>
      <w:r w:rsidR="00904A3D" w:rsidRPr="00904A3D">
        <w:rPr>
          <w:color w:val="000000"/>
        </w:rPr>
        <w:t xml:space="preserve"> analyses.</w:t>
      </w:r>
    </w:p>
    <w:p w14:paraId="31C5ECE9" w14:textId="04364469" w:rsidR="000330CA" w:rsidRPr="00261E78" w:rsidRDefault="000330CA" w:rsidP="000330CA">
      <w:pPr>
        <w:pStyle w:val="Paragraph0"/>
      </w:pPr>
      <w:r w:rsidRPr="00261E78">
        <w:t xml:space="preserve">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t>
      </w:r>
      <w:r>
        <w:t>“</w:t>
      </w:r>
      <w:r w:rsidRPr="00261E78">
        <w:t>Web and mobile development</w:t>
      </w:r>
      <w:r>
        <w:t>”</w:t>
      </w:r>
      <w:r w:rsidRPr="00261E78">
        <w:t xml:space="preserve"> is the largest category, accounting for 57.5% of questions.</w:t>
      </w:r>
    </w:p>
    <w:p w14:paraId="111E782B" w14:textId="77777777" w:rsidR="000330CA" w:rsidRDefault="000330CA" w:rsidP="0049010E">
      <w:pPr>
        <w:pStyle w:val="Heading2"/>
      </w:pPr>
      <w:r w:rsidRPr="00261E78">
        <w:lastRenderedPageBreak/>
        <w:t>Summary Statistics</w:t>
      </w:r>
    </w:p>
    <w:p w14:paraId="56069BEE" w14:textId="4B21506D" w:rsidR="00904A3D" w:rsidRPr="00D2526D" w:rsidRDefault="00904A3D" w:rsidP="00D2526D">
      <w:pPr>
        <w:pStyle w:val="Paragraph0"/>
        <w:rPr>
          <w:rFonts w:cs="Georgia"/>
          <w:bCs/>
          <w:kern w:val="32"/>
          <w:szCs w:val="20"/>
        </w:rPr>
      </w:pPr>
      <w:r w:rsidRPr="00D2526D">
        <w:rPr>
          <w:rFonts w:eastAsia="Times New Roman" w:cs="Georgia"/>
          <w:bCs/>
          <w:kern w:val="32"/>
          <w:szCs w:val="20"/>
        </w:rPr>
        <w:t xml:space="preserve">Table 2 reports summary statistics. Questions average 86.809 Chinese characters and receive 1.293 human answers, with 76.1% attracting at least one answer and 32.2% having an answer </w:t>
      </w:r>
      <w:r>
        <w:rPr>
          <w:rFonts w:eastAsia="Times New Roman" w:cs="Georgia"/>
          <w:bCs/>
          <w:kern w:val="32"/>
          <w:szCs w:val="20"/>
        </w:rPr>
        <w:t>“</w:t>
      </w:r>
      <w:r w:rsidRPr="00D2526D">
        <w:rPr>
          <w:rFonts w:eastAsia="Times New Roman" w:cs="Georgia"/>
          <w:bCs/>
          <w:kern w:val="32"/>
          <w:szCs w:val="20"/>
        </w:rPr>
        <w:t>accepted.</w:t>
      </w:r>
      <w:r>
        <w:rPr>
          <w:rFonts w:eastAsia="Times New Roman" w:cs="Georgia"/>
          <w:bCs/>
          <w:kern w:val="32"/>
          <w:szCs w:val="20"/>
        </w:rPr>
        <w:t>”</w:t>
      </w:r>
      <w:r w:rsidRPr="00D2526D">
        <w:rPr>
          <w:rFonts w:eastAsia="Times New Roman" w:cs="Georgia"/>
          <w:bCs/>
          <w:kern w:val="32"/>
          <w:szCs w:val="20"/>
        </w:rPr>
        <w:t xml:space="preserve"> Consistent with a negative average treatment effect on answer supply, treated questions receive fewer human answers than control questions (1.209 vs. 1.372). Questioner reputation scores range from −3 to 28,800, averaging 378.337.</w:t>
      </w:r>
      <w:r w:rsidRPr="00261E78">
        <w:rPr>
          <w:vertAlign w:val="superscript"/>
        </w:rPr>
        <w:footnoteReference w:id="7"/>
      </w:r>
    </w:p>
    <w:p w14:paraId="6DAFB5F9" w14:textId="2AE66166" w:rsidR="000330CA" w:rsidRPr="00261E78" w:rsidRDefault="000330CA" w:rsidP="000330CA">
      <w:pPr>
        <w:pStyle w:val="TableFiguretitle"/>
      </w:pPr>
      <w:r w:rsidRPr="00261E78">
        <w:t xml:space="preserve">Table </w:t>
      </w:r>
      <w:r w:rsidR="00904A3D">
        <w:rPr>
          <w:rFonts w:hint="eastAsia"/>
        </w:rPr>
        <w:t>2</w:t>
      </w:r>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0330CA" w:rsidRPr="00261E78" w14:paraId="1B9F58A8" w14:textId="77777777" w:rsidTr="000B36F7">
        <w:trPr>
          <w:trHeight w:val="290"/>
          <w:jc w:val="center"/>
        </w:trPr>
        <w:tc>
          <w:tcPr>
            <w:tcW w:w="3531" w:type="dxa"/>
            <w:vMerge w:val="restart"/>
            <w:tcBorders>
              <w:top w:val="single" w:sz="12" w:space="0" w:color="auto"/>
              <w:bottom w:val="nil"/>
            </w:tcBorders>
            <w:vAlign w:val="center"/>
            <w:hideMark/>
          </w:tcPr>
          <w:p w14:paraId="08E4F531" w14:textId="77777777" w:rsidR="000330CA" w:rsidRPr="00261E78" w:rsidRDefault="000330CA" w:rsidP="000B36F7">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529F0349" w14:textId="77777777" w:rsidR="000330CA" w:rsidRPr="00261E78" w:rsidRDefault="000330CA" w:rsidP="000B36F7">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394DE0FC" w14:textId="77777777" w:rsidR="000330CA" w:rsidRPr="00261E78" w:rsidRDefault="000330CA" w:rsidP="000B36F7">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7BBCF8BD" w14:textId="77777777" w:rsidR="000330CA" w:rsidRPr="00261E78" w:rsidRDefault="000330CA" w:rsidP="000B36F7">
            <w:pPr>
              <w:pStyle w:val="Tablecontent"/>
              <w:rPr>
                <w:rFonts w:eastAsiaTheme="minorEastAsia"/>
              </w:rPr>
            </w:pPr>
            <w:r w:rsidRPr="00261E78">
              <w:rPr>
                <w:rFonts w:eastAsiaTheme="minorEastAsia"/>
              </w:rPr>
              <w:t>Max</w:t>
            </w:r>
          </w:p>
        </w:tc>
      </w:tr>
      <w:tr w:rsidR="000330CA" w:rsidRPr="00261E78" w14:paraId="639D0038" w14:textId="77777777" w:rsidTr="000B36F7">
        <w:trPr>
          <w:trHeight w:val="290"/>
          <w:jc w:val="center"/>
        </w:trPr>
        <w:tc>
          <w:tcPr>
            <w:tcW w:w="3531" w:type="dxa"/>
            <w:vMerge/>
            <w:tcBorders>
              <w:top w:val="nil"/>
            </w:tcBorders>
            <w:hideMark/>
          </w:tcPr>
          <w:p w14:paraId="4B18F162" w14:textId="77777777" w:rsidR="000330CA" w:rsidRPr="00261E78" w:rsidRDefault="000330CA" w:rsidP="000B36F7">
            <w:pPr>
              <w:pStyle w:val="Tablecontent"/>
              <w:rPr>
                <w:rFonts w:eastAsiaTheme="minorEastAsia"/>
              </w:rPr>
            </w:pPr>
          </w:p>
        </w:tc>
        <w:tc>
          <w:tcPr>
            <w:tcW w:w="1230" w:type="dxa"/>
            <w:tcBorders>
              <w:top w:val="nil"/>
              <w:bottom w:val="single" w:sz="6" w:space="0" w:color="auto"/>
            </w:tcBorders>
            <w:vAlign w:val="center"/>
            <w:hideMark/>
          </w:tcPr>
          <w:p w14:paraId="16F119F7" w14:textId="77777777" w:rsidR="000330CA" w:rsidRPr="00261E78" w:rsidRDefault="000330CA" w:rsidP="000B36F7">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3A7DD8A5" w14:textId="77777777" w:rsidR="000330CA" w:rsidRPr="00261E78" w:rsidRDefault="000330CA" w:rsidP="000B36F7">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08ED0976" w14:textId="77777777" w:rsidR="000330CA" w:rsidRPr="00261E78" w:rsidRDefault="000330CA" w:rsidP="000B36F7">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0890AD57" w14:textId="77777777" w:rsidR="000330CA" w:rsidRPr="00261E78" w:rsidRDefault="000330CA" w:rsidP="000B36F7">
            <w:pPr>
              <w:pStyle w:val="Tablecontent"/>
              <w:rPr>
                <w:rFonts w:eastAsiaTheme="minorEastAsia"/>
              </w:rPr>
            </w:pPr>
          </w:p>
        </w:tc>
        <w:tc>
          <w:tcPr>
            <w:tcW w:w="1217" w:type="dxa"/>
            <w:vMerge/>
            <w:tcBorders>
              <w:top w:val="nil"/>
              <w:bottom w:val="single" w:sz="6" w:space="0" w:color="auto"/>
            </w:tcBorders>
            <w:hideMark/>
          </w:tcPr>
          <w:p w14:paraId="3156A24C" w14:textId="77777777" w:rsidR="000330CA" w:rsidRPr="00261E78" w:rsidRDefault="000330CA" w:rsidP="000B36F7">
            <w:pPr>
              <w:pStyle w:val="Tablecontent"/>
              <w:rPr>
                <w:rFonts w:eastAsiaTheme="minorEastAsia"/>
              </w:rPr>
            </w:pPr>
          </w:p>
        </w:tc>
      </w:tr>
      <w:tr w:rsidR="000330CA" w:rsidRPr="00261E78" w14:paraId="3F9430AE" w14:textId="77777777" w:rsidTr="000B36F7">
        <w:trPr>
          <w:trHeight w:val="520"/>
          <w:jc w:val="center"/>
        </w:trPr>
        <w:tc>
          <w:tcPr>
            <w:tcW w:w="3531" w:type="dxa"/>
            <w:vAlign w:val="center"/>
          </w:tcPr>
          <w:p w14:paraId="191E508B" w14:textId="77777777" w:rsidR="000330CA" w:rsidRPr="00261E78" w:rsidRDefault="000330CA" w:rsidP="000B36F7">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3B04A310" w14:textId="77777777" w:rsidR="000330CA" w:rsidRPr="00261E78" w:rsidRDefault="000330CA" w:rsidP="000B36F7">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3BF069FD" w14:textId="77777777" w:rsidR="000330CA" w:rsidRPr="00261E78" w:rsidRDefault="000330CA" w:rsidP="000B36F7">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111EEC33" w14:textId="77777777" w:rsidR="000330CA" w:rsidRPr="00261E78" w:rsidRDefault="000330CA" w:rsidP="000B36F7">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6A581978"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50D61298" w14:textId="77777777" w:rsidR="000330CA" w:rsidRPr="00261E78" w:rsidRDefault="000330CA" w:rsidP="000B36F7">
            <w:pPr>
              <w:pStyle w:val="Tablecontent"/>
              <w:rPr>
                <w:rFonts w:eastAsiaTheme="minorEastAsia"/>
              </w:rPr>
            </w:pPr>
            <w:r w:rsidRPr="00261E78">
              <w:rPr>
                <w:rFonts w:eastAsiaTheme="minorEastAsia"/>
              </w:rPr>
              <w:t xml:space="preserve">2702.000 </w:t>
            </w:r>
          </w:p>
        </w:tc>
      </w:tr>
      <w:tr w:rsidR="000330CA" w:rsidRPr="00261E78" w14:paraId="3678FFDF" w14:textId="77777777" w:rsidTr="000B36F7">
        <w:trPr>
          <w:trHeight w:val="520"/>
          <w:jc w:val="center"/>
        </w:trPr>
        <w:tc>
          <w:tcPr>
            <w:tcW w:w="3531" w:type="dxa"/>
            <w:vAlign w:val="center"/>
            <w:hideMark/>
          </w:tcPr>
          <w:p w14:paraId="331C466C" w14:textId="1C77F8D8" w:rsidR="000330CA" w:rsidRPr="00261E78" w:rsidRDefault="000330CA" w:rsidP="000B36F7">
            <w:pPr>
              <w:pStyle w:val="Tablecontent"/>
              <w:jc w:val="both"/>
              <w:rPr>
                <w:rFonts w:eastAsiaTheme="minorEastAsia"/>
              </w:rPr>
            </w:pPr>
            <w:r w:rsidRPr="00261E78">
              <w:rPr>
                <w:rFonts w:eastAsiaTheme="minorEastAsia"/>
              </w:rPr>
              <w:t>number of human answers received by a question</w:t>
            </w:r>
            <w:ins w:id="821" w:author="Dylan CHEN" w:date="2026-08-27T16:10:00Z" w16du:dateUtc="2026-08-27T08:10:00Z">
              <w:r w:rsidR="00701DB1">
                <w:rPr>
                  <w:rFonts w:eastAsiaTheme="minorEastAsia" w:hint="eastAsia"/>
                </w:rPr>
                <w:t xml:space="preserve"> (full observation window</w:t>
              </w:r>
              <w:del w:id="822" w:author="Prof. LIU Ben" w:date="2026-08-29T23:43:00Z" w16du:dateUtc="2026-08-29T15:43:00Z">
                <w:r w:rsidR="00701DB1" w:rsidDel="00326B32">
                  <w:rPr>
                    <w:rFonts w:eastAsiaTheme="minorEastAsia" w:hint="eastAsia"/>
                  </w:rPr>
                  <w:delText>s</w:delText>
                </w:r>
              </w:del>
              <w:r w:rsidR="00701DB1">
                <w:rPr>
                  <w:rFonts w:eastAsiaTheme="minorEastAsia" w:hint="eastAsia"/>
                </w:rPr>
                <w:t>)</w:t>
              </w:r>
            </w:ins>
          </w:p>
        </w:tc>
        <w:tc>
          <w:tcPr>
            <w:tcW w:w="1230" w:type="dxa"/>
            <w:hideMark/>
          </w:tcPr>
          <w:p w14:paraId="5EC67473" w14:textId="77777777" w:rsidR="000330CA" w:rsidRPr="00261E78" w:rsidRDefault="000330CA" w:rsidP="000B36F7">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7E6E4A19" w14:textId="77777777" w:rsidR="000330CA" w:rsidRPr="00261E78" w:rsidRDefault="000330CA" w:rsidP="000B36F7">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681D979E" w14:textId="77777777" w:rsidR="000330CA" w:rsidRPr="00261E78" w:rsidRDefault="000330CA" w:rsidP="000B36F7">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524E6FE0"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hideMark/>
          </w:tcPr>
          <w:p w14:paraId="2626B84C" w14:textId="77777777" w:rsidR="000330CA" w:rsidRPr="00261E78" w:rsidRDefault="000330CA" w:rsidP="000B36F7">
            <w:pPr>
              <w:pStyle w:val="Tablecontent"/>
              <w:rPr>
                <w:rFonts w:eastAsiaTheme="minorEastAsia"/>
              </w:rPr>
            </w:pPr>
            <w:r w:rsidRPr="00261E78">
              <w:rPr>
                <w:rFonts w:eastAsiaTheme="minorEastAsia"/>
              </w:rPr>
              <w:t xml:space="preserve">8.000 </w:t>
            </w:r>
          </w:p>
        </w:tc>
      </w:tr>
      <w:tr w:rsidR="000330CA" w:rsidRPr="00261E78" w14:paraId="625AE2FC" w14:textId="77777777" w:rsidTr="000B36F7">
        <w:trPr>
          <w:trHeight w:val="520"/>
          <w:jc w:val="center"/>
        </w:trPr>
        <w:tc>
          <w:tcPr>
            <w:tcW w:w="3531" w:type="dxa"/>
            <w:vAlign w:val="center"/>
          </w:tcPr>
          <w:p w14:paraId="5AFCD3B2" w14:textId="77777777" w:rsidR="000330CA" w:rsidRPr="00261E78" w:rsidRDefault="000330CA" w:rsidP="000B36F7">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0522AA8" w14:textId="77777777" w:rsidR="000330CA" w:rsidRPr="00261E78" w:rsidRDefault="000330CA" w:rsidP="000B36F7">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B3B4473" w14:textId="77777777" w:rsidR="000330CA" w:rsidRPr="00261E78" w:rsidRDefault="000330CA" w:rsidP="000B36F7">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0BBDCC51" w14:textId="77777777" w:rsidR="000330CA" w:rsidRPr="00261E78" w:rsidRDefault="000330CA" w:rsidP="000B36F7">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0B53FF6B"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307A63FE"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707734F4" w14:textId="77777777" w:rsidTr="000B36F7">
        <w:trPr>
          <w:trHeight w:val="520"/>
          <w:jc w:val="center"/>
        </w:trPr>
        <w:tc>
          <w:tcPr>
            <w:tcW w:w="3531" w:type="dxa"/>
            <w:vAlign w:val="center"/>
          </w:tcPr>
          <w:p w14:paraId="53C2C3F9" w14:textId="77777777" w:rsidR="000330CA" w:rsidRPr="00261E78" w:rsidRDefault="000330CA" w:rsidP="000B36F7">
            <w:pPr>
              <w:pStyle w:val="Tablecontent"/>
              <w:jc w:val="both"/>
              <w:rPr>
                <w:rFonts w:eastAsiaTheme="minorEastAsia"/>
              </w:rPr>
            </w:pPr>
            <w:r w:rsidRPr="00261E78">
              <w:rPr>
                <w:rFonts w:eastAsiaTheme="minorEastAsia"/>
              </w:rPr>
              <w:t xml:space="preserve">percentage of questions that have an answer </w:t>
            </w:r>
            <w:r>
              <w:rPr>
                <w:rFonts w:eastAsiaTheme="minorEastAsia"/>
              </w:rPr>
              <w:t>“</w:t>
            </w:r>
            <w:r w:rsidRPr="00261E78">
              <w:rPr>
                <w:rFonts w:eastAsiaTheme="minorEastAsia"/>
              </w:rPr>
              <w:t>accepted</w:t>
            </w:r>
            <w:r>
              <w:rPr>
                <w:rFonts w:eastAsiaTheme="minorEastAsia"/>
              </w:rPr>
              <w:t>”</w:t>
            </w:r>
            <w:r w:rsidRPr="00261E78">
              <w:rPr>
                <w:rFonts w:eastAsiaTheme="minorEastAsia"/>
              </w:rPr>
              <w:t xml:space="preserve"> by the questioner</w:t>
            </w:r>
          </w:p>
        </w:tc>
        <w:tc>
          <w:tcPr>
            <w:tcW w:w="1230" w:type="dxa"/>
          </w:tcPr>
          <w:p w14:paraId="71E50CE8" w14:textId="77777777" w:rsidR="000330CA" w:rsidRPr="00261E78" w:rsidRDefault="000330CA" w:rsidP="000B36F7">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7B2D1E3C" w14:textId="77777777" w:rsidR="000330CA" w:rsidRPr="00261E78" w:rsidRDefault="000330CA" w:rsidP="000B36F7">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0CEDCAAD" w14:textId="77777777" w:rsidR="000330CA" w:rsidRPr="00261E78" w:rsidRDefault="000330CA" w:rsidP="000B36F7">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19851176"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20FBA1B4"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403E589F" w14:textId="77777777" w:rsidTr="000B36F7">
        <w:trPr>
          <w:trHeight w:val="520"/>
          <w:jc w:val="center"/>
        </w:trPr>
        <w:tc>
          <w:tcPr>
            <w:tcW w:w="3531" w:type="dxa"/>
            <w:vAlign w:val="center"/>
          </w:tcPr>
          <w:p w14:paraId="3D7E9353" w14:textId="77777777" w:rsidR="000330CA" w:rsidRPr="00261E78" w:rsidRDefault="000330CA" w:rsidP="000B36F7">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3BE6A3CE" w14:textId="77777777" w:rsidR="000330CA" w:rsidRPr="00261E78" w:rsidRDefault="000330CA" w:rsidP="000B36F7">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1A26E8B6" w14:textId="77777777" w:rsidR="000330CA" w:rsidRPr="00261E78" w:rsidRDefault="000330CA" w:rsidP="000B36F7">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61BA3D8C" w14:textId="77777777" w:rsidR="000330CA" w:rsidRPr="00261E78" w:rsidRDefault="000330CA" w:rsidP="000B36F7">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40D7FCE0" w14:textId="77777777" w:rsidR="000330CA" w:rsidRPr="00261E78" w:rsidRDefault="000330CA" w:rsidP="000B36F7">
            <w:pPr>
              <w:pStyle w:val="Tablecontent"/>
              <w:rPr>
                <w:rFonts w:eastAsiaTheme="minorEastAsia"/>
              </w:rPr>
            </w:pPr>
            <w:r w:rsidRPr="00261E78">
              <w:rPr>
                <w:rFonts w:eastAsiaTheme="minorEastAsia"/>
              </w:rPr>
              <w:t xml:space="preserve">-3.000 </w:t>
            </w:r>
          </w:p>
        </w:tc>
        <w:tc>
          <w:tcPr>
            <w:tcW w:w="1217" w:type="dxa"/>
          </w:tcPr>
          <w:p w14:paraId="390CEF1F" w14:textId="77777777" w:rsidR="000330CA" w:rsidRPr="00261E78" w:rsidRDefault="000330CA" w:rsidP="000B36F7">
            <w:pPr>
              <w:pStyle w:val="Tablecontent"/>
              <w:rPr>
                <w:rFonts w:eastAsiaTheme="minorEastAsia"/>
              </w:rPr>
            </w:pPr>
            <w:r w:rsidRPr="00261E78">
              <w:rPr>
                <w:rFonts w:eastAsiaTheme="minorEastAsia"/>
              </w:rPr>
              <w:t xml:space="preserve">28800.000 </w:t>
            </w:r>
          </w:p>
        </w:tc>
      </w:tr>
    </w:tbl>
    <w:p w14:paraId="32DA95DE" w14:textId="3BDC5342" w:rsidR="000330CA" w:rsidRPr="00261E78" w:rsidRDefault="000330CA" w:rsidP="000330CA">
      <w:pPr>
        <w:pStyle w:val="Notes"/>
      </w:pPr>
      <w:r w:rsidRPr="00261E78">
        <w:t>Notes: 1. Columns 2-4 present the means</w:t>
      </w:r>
      <w:del w:id="823" w:author="Prof. LIU Ben" w:date="2026-08-29T23:43:00Z" w16du:dateUtc="2026-08-29T15:43:00Z">
        <w:r w:rsidRPr="00261E78" w:rsidDel="00326B32">
          <w:delText xml:space="preserve"> of the main variables</w:delText>
        </w:r>
      </w:del>
      <w:r w:rsidRPr="00261E78">
        <w:t xml:space="preserve">, with the standard deviations shown in parentheses. </w:t>
      </w:r>
      <w:r w:rsidRPr="00261E78">
        <w:br/>
        <w:t>2. The minimum question length of 0 represents questions where users posted content solely through images without accompanying text. These comprise 2.71% of our sample (98 out of 3,613 observations). Our main results remain unchanged when these observations are excluded.</w:t>
      </w:r>
    </w:p>
    <w:p w14:paraId="06B431C8" w14:textId="77777777" w:rsidR="000330CA" w:rsidRPr="00261E78" w:rsidRDefault="000330CA" w:rsidP="0049010E">
      <w:pPr>
        <w:pStyle w:val="Heading2"/>
        <w:rPr>
          <w:rFonts w:eastAsiaTheme="minorEastAsia"/>
        </w:rPr>
      </w:pPr>
      <w:r w:rsidRPr="00261E78">
        <w:rPr>
          <w:rFonts w:eastAsiaTheme="minorEastAsia"/>
        </w:rPr>
        <w:t>Verifying Random Assignment</w:t>
      </w:r>
    </w:p>
    <w:p w14:paraId="3577175F" w14:textId="5804DD94" w:rsidR="00904A3D" w:rsidRPr="00D2526D" w:rsidRDefault="00904A3D" w:rsidP="00D2526D">
      <w:pPr>
        <w:pStyle w:val="Paragraph0"/>
      </w:pPr>
      <w:r w:rsidRPr="00D2526D">
        <w:t xml:space="preserve">Our identification depends on the random assignment of questions to treatment and control. We validate it using t-tests and standardized differences </w:t>
      </w:r>
      <w:ins w:id="824" w:author="Dylan CHEN" w:date="2026-08-28T23:20:00Z" w16du:dateUtc="2026-08-28T15:20:00Z">
        <w:r w:rsidR="001C4E9A" w:rsidRPr="00261E78">
          <w:fldChar w:fldCharType="begin"/>
        </w:r>
        <w:r w:rsidR="001C4E9A">
          <w:instrText xml:space="preserve"> ADDIN ZOTERO_ITEM CSL_CITATION {"citationID":"TYsaBVSJ","properties":{"unsorted":false,"formattedCitation":"(Austin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1C4E9A">
          <w:rPr>
            <w:rFonts w:ascii="Apple Color Emoji" w:hAnsi="Apple Color Emoji" w:cs="Apple Color Emoji"/>
          </w:rPr>
          <w:instrText>📊</w:instrText>
        </w:r>
        <w:r w:rsidR="001C4E9A">
          <w:instrText>","call-number":"3","container-title":"Statistics in Medicine","DOI":"10.1002/sim.3697","ISSN":"0277-6715","issue":"25","journalAbbreviation":"Statistics in Medicine","language":"en","note":"</w:instrText>
        </w:r>
        <w:r w:rsidR="001C4E9A">
          <w:rPr>
            <w:rFonts w:ascii="Apple Color Emoji" w:hAnsi="Apple Color Emoji" w:cs="Apple Color Emoji"/>
          </w:rPr>
          <w:instrText>🏷️</w:instrText>
        </w:r>
        <w:r w:rsidR="001C4E9A">
          <w:instrText xml:space="preserve"> /reading</w:instrText>
        </w:r>
        <w:r w:rsidR="001C4E9A">
          <w:rPr>
            <w:rFonts w:hint="eastAsia"/>
          </w:rPr>
          <w:instrText>、</w:instrText>
        </w:r>
        <w:r w:rsidR="001C4E9A">
          <w:instrText>Female</w:instrText>
        </w:r>
        <w:r w:rsidR="001C4E9A">
          <w:rPr>
            <w:rFonts w:hint="eastAsia"/>
          </w:rPr>
          <w:instrText>、</w:instrText>
        </w:r>
        <w:r w:rsidR="001C4E9A">
          <w:instrText>Humans</w:instrText>
        </w:r>
        <w:r w:rsidR="001C4E9A">
          <w:rPr>
            <w:rFonts w:hint="eastAsia"/>
          </w:rPr>
          <w:instrText>、</w:instrText>
        </w:r>
        <w:r w:rsidR="001C4E9A">
          <w:instrText>Male</w:instrText>
        </w:r>
        <w:r w:rsidR="001C4E9A">
          <w:rPr>
            <w:rFonts w:hint="eastAsia"/>
          </w:rPr>
          <w:instrText>、</w:instrText>
        </w:r>
        <w:r w:rsidR="001C4E9A">
          <w:instrText>Middle Aged</w:instrText>
        </w:r>
        <w:r w:rsidR="001C4E9A">
          <w:rPr>
            <w:rFonts w:hint="eastAsia"/>
          </w:rPr>
          <w:instrText>、</w:instrText>
        </w:r>
        <w:r w:rsidR="001C4E9A">
          <w:instrText>Aged</w:instrText>
        </w:r>
        <w:r w:rsidR="001C4E9A">
          <w:rPr>
            <w:rFonts w:hint="eastAsia"/>
          </w:rPr>
          <w:instrText>、</w:instrText>
        </w:r>
        <w:r w:rsidR="001C4E9A">
          <w:instrText>Biometry</w:instrText>
        </w:r>
        <w:r w:rsidR="001C4E9A">
          <w:rPr>
            <w:rFonts w:hint="eastAsia"/>
          </w:rPr>
          <w:instrText>、</w:instrText>
        </w:r>
        <w:r w:rsidR="001C4E9A">
          <w:instrText>Computer Simulation</w:instrText>
        </w:r>
        <w:r w:rsidR="001C4E9A">
          <w:rPr>
            <w:rFonts w:hint="eastAsia"/>
          </w:rPr>
          <w:instrText>、</w:instrText>
        </w:r>
        <w:r w:rsidR="001C4E9A">
          <w:instrText>Hydroxymethylglutaryl-CoA Reductase Inhibitors</w:instrText>
        </w:r>
        <w:r w:rsidR="001C4E9A">
          <w:rPr>
            <w:rFonts w:hint="eastAsia"/>
          </w:rPr>
          <w:instrText>、</w:instrText>
        </w:r>
        <w:r w:rsidR="001C4E9A">
          <w:instrText>Models, Statistical</w:instrText>
        </w:r>
        <w:r w:rsidR="001C4E9A">
          <w:rPr>
            <w:rFonts w:hint="eastAsia"/>
          </w:rPr>
          <w:instrText>、</w:instrText>
        </w:r>
        <w:r w:rsidR="001C4E9A">
          <w:instrText>Myocardial Infarction</w:instrText>
        </w:r>
        <w:r w:rsidR="001C4E9A">
          <w:rPr>
            <w:rFonts w:hint="eastAsia"/>
          </w:rPr>
          <w:instrText>、</w:instrText>
        </w:r>
        <w:r w:rsidR="001C4E9A">
          <w:instrText>Pr</w:instrText>
        </w:r>
        <w:r w:rsidR="001C4E9A">
          <w:rPr>
            <w:rFonts w:hint="eastAsia"/>
          </w:rPr>
          <w:instrText>opensity Score","page":"3083-3107","source":"1.8 (Q1)","title":"Balance diagnostics for comparing the distribution of baseline covariates between treatment groups in propensity</w:instrText>
        </w:r>
        <w:r w:rsidR="001C4E9A">
          <w:rPr>
            <w:rFonts w:hint="eastAsia"/>
          </w:rPr>
          <w:instrText>‐</w:instrText>
        </w:r>
        <w:r w:rsidR="001C4E9A">
          <w:rPr>
            <w:rFonts w:hint="eastAsia"/>
          </w:rPr>
          <w:instrText>score matched samples","URL":"https://onlinelibrary.wiley.com/doi/10.1002/sim.</w:instrText>
        </w:r>
        <w:r w:rsidR="001C4E9A">
          <w:instrText xml:space="preserve">3697","volume":"28","author":[{"family":"Austin","given":"Peter C."}],"issued":{"date-parts":[["2009",11,10]]}}}],"schema":"https://github.com/citation-style-language/schema/raw/master/csl-citation.json"} </w:instrText>
        </w:r>
        <w:r w:rsidR="001C4E9A" w:rsidRPr="00261E78">
          <w:fldChar w:fldCharType="separate"/>
        </w:r>
        <w:r w:rsidR="001C4E9A">
          <w:t>(Austin 2009)</w:t>
        </w:r>
        <w:r w:rsidR="001C4E9A" w:rsidRPr="00261E78">
          <w:fldChar w:fldCharType="end"/>
        </w:r>
      </w:ins>
      <w:del w:id="825" w:author="Dylan CHEN" w:date="2026-08-28T23:20:00Z" w16du:dateUtc="2026-08-28T15:20:00Z">
        <w:r w:rsidRPr="00D2526D" w:rsidDel="001C4E9A">
          <w:delText>(Austin 2009)</w:delText>
        </w:r>
      </w:del>
      <w:r w:rsidRPr="00D2526D">
        <w:t xml:space="preserve"> across pre-assignment covariates: questioner characteristics (reputation; gold, silver, and bronze medal counts; total questions and answers; account age), questioner activity in the 1, 2, and 3 months before the experiment (accepted answers, answers provided, questions asked, and comments posted), and question content (character count and the presence of photos, hyperlinks, tables, and block </w:t>
      </w:r>
      <w:r w:rsidRPr="00D2526D">
        <w:lastRenderedPageBreak/>
        <w:t>quotes). We also use an LLM to score each question</w:t>
      </w:r>
      <w:r>
        <w:t>’</w:t>
      </w:r>
      <w:r w:rsidRPr="00D2526D">
        <w:t xml:space="preserve">s linguistic complexity, technical-jargon use, and difficulty </w:t>
      </w:r>
      <w:ins w:id="826" w:author="Dylan CHEN" w:date="2026-08-28T23:20:00Z" w16du:dateUtc="2026-08-28T15:20:00Z">
        <w:r w:rsidR="001C4E9A" w:rsidRPr="00261E78">
          <w:fldChar w:fldCharType="begin" w:fldLock="1"/>
        </w:r>
        <w:r w:rsidR="001C4E9A">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1C4E9A">
          <w:rPr>
            <w:rFonts w:hint="eastAsia"/>
          </w:rPr>
          <w:instrText>le with human respondents.\n\n</w:instrText>
        </w:r>
        <w:r w:rsidR="001C4E9A">
          <w:rPr>
            <w:rFonts w:hint="eastAsia"/>
          </w:rPr>
          <w:instrText>【摘要翻译】本文探讨了大型语言模型（</w:instrText>
        </w:r>
        <w:r w:rsidR="001C4E9A">
          <w:rPr>
            <w:rFonts w:hint="eastAsia"/>
          </w:rPr>
          <w:instrText>LLMs</w:instrText>
        </w:r>
        <w:r w:rsidR="001C4E9A">
          <w:rPr>
            <w:rFonts w:hint="eastAsia"/>
          </w:rPr>
          <w:instrText>）在市场研究中替代人类参与者的潜力。这种</w:instrText>
        </w:r>
        <w:r w:rsidR="001C4E9A">
          <w:rPr>
            <w:rFonts w:hint="eastAsia"/>
          </w:rPr>
          <w:instrText>LLM</w:instrText>
        </w:r>
        <w:r w:rsidR="001C4E9A">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1C4E9A">
          <w:rPr>
            <w:rFonts w:hint="eastAsia"/>
          </w:rPr>
          <w:instrText>LLM</w:instrText>
        </w:r>
        <w:r w:rsidR="001C4E9A">
          <w:rPr>
            <w:rFonts w:hint="eastAsia"/>
          </w:rPr>
          <w:instrText>生成的数据集之间的一致率达到</w:instrText>
        </w:r>
        <w:r w:rsidR="001C4E9A">
          <w:rPr>
            <w:rFonts w:hint="eastAsia"/>
          </w:rPr>
          <w:instrText>75%</w:instrText>
        </w:r>
        <w:r w:rsidR="001C4E9A">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1C4E9A">
          <w:rPr>
            <w:rFonts w:hint="eastAsia"/>
          </w:rPr>
          <w:instrText>LLM</w:instrText>
        </w:r>
        <w:r w:rsidR="001C4E9A">
          <w:rPr>
            <w:rFonts w:hint="eastAsia"/>
          </w:rPr>
          <w:instrText>的市场研究将适用于回答基于人口统计变量或上下文变化的更微妙的问题，这些问题对于人类受访者来说将是极其昂贵或不可行的。</w:instrText>
        </w:r>
        <w:r w:rsidR="001C4E9A">
          <w:rPr>
            <w:rFonts w:hint="eastAsia"/>
          </w:rPr>
          <w:instrText xml:space="preserve">","archive_location":"5 </w:instrText>
        </w:r>
        <w:r w:rsidR="001C4E9A">
          <w:rPr>
            <w:rFonts w:ascii="Apple Color Emoji" w:hAnsi="Apple Color Emoji" w:cs="Apple Color Emoji"/>
          </w:rPr>
          <w:instrText>📊</w:instrText>
        </w:r>
        <w:r w:rsidR="001C4E9A">
          <w:rPr>
            <w:rFonts w:hint="eastAsia"/>
          </w:rPr>
          <w:instrText>","call-number":"2","container-title":"Marketing Science","DOI":"10.1287/mksc.2023.0454","ISSN":"0732-2399","issue":"</w:instrText>
        </w:r>
        <w:r w:rsidR="001C4E9A">
          <w:instrText>2","journalAbbreviation":"Market. Sci.","language":"en","note":"</w:instrText>
        </w:r>
        <w:r w:rsidR="001C4E9A">
          <w:rPr>
            <w:rFonts w:ascii="Apple Color Emoji" w:hAnsi="Apple Color Emoji" w:cs="Apple Color Emoji"/>
          </w:rPr>
          <w:instrText>🏷️</w:instrText>
        </w:r>
        <w:r w:rsidR="001C4E9A">
          <w:instrText xml:space="preserve"> /unread</w:instrText>
        </w:r>
        <w:r w:rsidR="001C4E9A">
          <w:rPr>
            <w:rFonts w:hint="eastAsia"/>
          </w:rPr>
          <w:instrText>、</w:instrText>
        </w:r>
        <w:r w:rsidR="001C4E9A">
          <w:instrText>natural language processing</w:instrText>
        </w:r>
        <w:r w:rsidR="001C4E9A">
          <w:rPr>
            <w:rFonts w:hint="eastAsia"/>
          </w:rPr>
          <w:instrText>、</w:instrText>
        </w:r>
        <w:r w:rsidR="001C4E9A">
          <w:instrText>artificial Intelligence</w:instrText>
        </w:r>
        <w:r w:rsidR="001C4E9A">
          <w:rPr>
            <w:rFonts w:hint="eastAsia"/>
          </w:rPr>
          <w:instrText>、</w:instrText>
        </w:r>
        <w:r w:rsidR="001C4E9A">
          <w:instrText>language model</w:instrText>
        </w:r>
        <w:r w:rsidR="001C4E9A">
          <w:rPr>
            <w:rFonts w:hint="eastAsia"/>
          </w:rPr>
          <w:instrText>、</w:instrText>
        </w:r>
        <w:r w:rsidR="001C4E9A">
          <w:instrText>market research</w:instrText>
        </w:r>
        <w:r w:rsidR="001C4E9A">
          <w:rPr>
            <w:rFonts w:hint="eastAsia"/>
          </w:rPr>
          <w:instrText>、</w:instrText>
        </w:r>
        <w:r w:rsidR="001C4E9A">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001C4E9A" w:rsidRPr="00261E78">
          <w:fldChar w:fldCharType="separate"/>
        </w:r>
        <w:r w:rsidR="001C4E9A" w:rsidRPr="00261E78">
          <w:t>(Li et al.</w:t>
        </w:r>
        <w:r w:rsidR="001C4E9A">
          <w:rPr>
            <w:rFonts w:hint="eastAsia"/>
          </w:rPr>
          <w:t xml:space="preserve"> </w:t>
        </w:r>
        <w:r w:rsidR="001C4E9A" w:rsidRPr="00261E78">
          <w:t>2024</w:t>
        </w:r>
      </w:ins>
      <w:ins w:id="827" w:author="Dylan CHEN" w:date="2026-08-28T23:21:00Z" w16du:dateUtc="2026-08-28T15:21:00Z">
        <w:r w:rsidR="001C4E9A">
          <w:rPr>
            <w:rFonts w:hint="eastAsia"/>
          </w:rPr>
          <w:t xml:space="preserve">; </w:t>
        </w:r>
        <w:r w:rsidR="001C4E9A" w:rsidRPr="00D2526D">
          <w:t xml:space="preserve">see Online Appendix </w:t>
        </w:r>
      </w:ins>
      <w:ins w:id="828" w:author="Dylan CHEN" w:date="2026-08-29T09:46:00Z" w16du:dateUtc="2026-08-29T01:46:00Z">
        <w:r w:rsidR="00D42624">
          <w:rPr>
            <w:rFonts w:hint="eastAsia"/>
          </w:rPr>
          <w:t>C</w:t>
        </w:r>
      </w:ins>
      <w:ins w:id="829" w:author="Dylan CHEN" w:date="2026-08-29T09:47:00Z" w16du:dateUtc="2026-08-29T01:47:00Z">
        <w:r w:rsidR="00E32405">
          <w:rPr>
            <w:rFonts w:hint="eastAsia"/>
          </w:rPr>
          <w:t xml:space="preserve"> for LLM-based quality measure details and validation tests</w:t>
        </w:r>
      </w:ins>
      <w:ins w:id="830" w:author="Dylan CHEN" w:date="2026-08-28T23:20:00Z" w16du:dateUtc="2026-08-28T15:20:00Z">
        <w:r w:rsidR="001C4E9A" w:rsidRPr="00261E78">
          <w:rPr>
            <w:rFonts w:hint="eastAsia"/>
          </w:rPr>
          <w:t>)</w:t>
        </w:r>
        <w:r w:rsidR="001C4E9A" w:rsidRPr="00261E78">
          <w:fldChar w:fldCharType="end"/>
        </w:r>
      </w:ins>
      <w:del w:id="831" w:author="Dylan CHEN" w:date="2026-08-28T23:20:00Z" w16du:dateUtc="2026-08-28T15:20:00Z">
        <w:r w:rsidRPr="00D2526D" w:rsidDel="001C4E9A">
          <w:delText xml:space="preserve">(Li et al. 2024; </w:delText>
        </w:r>
      </w:del>
      <w:del w:id="832" w:author="Dylan CHEN" w:date="2026-08-28T23:21:00Z" w16du:dateUtc="2026-08-28T15:21:00Z">
        <w:r w:rsidRPr="00D2526D" w:rsidDel="001C4E9A">
          <w:delText>see Online Appendix B)</w:delText>
        </w:r>
      </w:del>
      <w:r w:rsidRPr="00D2526D">
        <w:t>, and we account for question category and posting time.</w:t>
      </w:r>
    </w:p>
    <w:p w14:paraId="778E7F7E" w14:textId="6CBAAC8C" w:rsidR="005C375D" w:rsidRPr="005C375D" w:rsidRDefault="00904A3D" w:rsidP="00904A3D">
      <w:pPr>
        <w:pStyle w:val="Paragraph0"/>
      </w:pPr>
      <w:r w:rsidRPr="00D2526D">
        <w:t xml:space="preserve">The balance checks confirm successful randomization. All t-tests are statistically insignificant (p &gt; 0.05), and all standardized differences fall well below the 0.10 threshold, with absolute values ranging from 0.003 to 0.061 (Online Appendix Table </w:t>
      </w:r>
      <w:ins w:id="833" w:author="Dylan CHEN" w:date="2026-08-27T15:30:00Z" w16du:dateUtc="2026-08-27T07:30:00Z">
        <w:r w:rsidR="001C20E5">
          <w:rPr>
            <w:rFonts w:hint="eastAsia"/>
          </w:rPr>
          <w:t>B</w:t>
        </w:r>
      </w:ins>
      <w:ins w:id="834" w:author="Dylan CHEN" w:date="2026-08-27T15:31:00Z" w16du:dateUtc="2026-08-27T07:31:00Z">
        <w:r w:rsidR="001C20E5">
          <w:rPr>
            <w:rFonts w:hint="eastAsia"/>
          </w:rPr>
          <w:t>1</w:t>
        </w:r>
      </w:ins>
      <w:del w:id="835" w:author="Dylan CHEN" w:date="2026-08-27T15:30:00Z" w16du:dateUtc="2026-08-27T07:30:00Z">
        <w:r w:rsidRPr="00D2526D" w:rsidDel="001C20E5">
          <w:delText>A1</w:delText>
        </w:r>
      </w:del>
      <w:r w:rsidRPr="00D2526D">
        <w:t>). Regression-based check</w:t>
      </w:r>
      <w:r>
        <w:rPr>
          <w:rFonts w:hint="eastAsia"/>
        </w:rPr>
        <w:t>s, which provide</w:t>
      </w:r>
      <w:r w:rsidRPr="00D2526D">
        <w:t xml:space="preserve"> both an omnibus test of overall balance and covariate-level diagnostics while accounting for category and timing</w:t>
      </w:r>
      <w:r>
        <w:rPr>
          <w:rFonts w:hint="eastAsia"/>
        </w:rPr>
        <w:t xml:space="preserve">, </w:t>
      </w:r>
      <w:r w:rsidRPr="00D2526D">
        <w:t xml:space="preserve">reach the same conclusion (Online Appendix Table </w:t>
      </w:r>
      <w:ins w:id="836" w:author="Dylan CHEN" w:date="2026-08-27T15:31:00Z" w16du:dateUtc="2026-08-27T07:31:00Z">
        <w:r w:rsidR="001C20E5">
          <w:rPr>
            <w:rFonts w:hint="eastAsia"/>
          </w:rPr>
          <w:t>B</w:t>
        </w:r>
      </w:ins>
      <w:del w:id="837" w:author="Dylan CHEN" w:date="2026-08-27T15:31:00Z" w16du:dateUtc="2026-08-27T07:31:00Z">
        <w:r w:rsidRPr="00D2526D" w:rsidDel="001C20E5">
          <w:delText>A</w:delText>
        </w:r>
      </w:del>
      <w:r w:rsidRPr="00D2526D">
        <w:t>2).</w:t>
      </w:r>
    </w:p>
    <w:bookmarkEnd w:id="0"/>
    <w:bookmarkEnd w:id="464"/>
    <w:bookmarkEnd w:id="465"/>
    <w:bookmarkEnd w:id="635"/>
    <w:p w14:paraId="3968D569" w14:textId="42AE10E2" w:rsidR="0083015A" w:rsidRPr="00015210" w:rsidRDefault="0014752F" w:rsidP="0083015A">
      <w:pPr>
        <w:pStyle w:val="Heading1"/>
      </w:pPr>
      <w:r w:rsidRPr="00015210">
        <w:t>Empirical Analysis</w:t>
      </w:r>
    </w:p>
    <w:p w14:paraId="65BD0AF7" w14:textId="77777777" w:rsidR="0083015A" w:rsidRPr="00015210" w:rsidRDefault="0083015A" w:rsidP="0049010E">
      <w:pPr>
        <w:pStyle w:val="Heading2"/>
      </w:pPr>
      <w:r w:rsidRPr="00015210">
        <w:t>Main Variables of Interest</w:t>
      </w:r>
    </w:p>
    <w:p w14:paraId="1E4F86A3" w14:textId="38C8BE73" w:rsidR="0014752F" w:rsidRPr="00015210" w:rsidRDefault="00F55340" w:rsidP="0014752F">
      <w:pPr>
        <w:pStyle w:val="Paragraph0"/>
      </w:pPr>
      <w:r>
        <w:rPr>
          <w:rStyle w:val="Strong"/>
          <w:color w:val="000000"/>
        </w:rPr>
        <w:t>Human a</w:t>
      </w:r>
      <w:r w:rsidR="0014752F" w:rsidRPr="00015210">
        <w:rPr>
          <w:rStyle w:val="Strong"/>
          <w:color w:val="000000"/>
        </w:rPr>
        <w:t>nswer supply.</w:t>
      </w:r>
      <w:r w:rsidR="0014752F" w:rsidRPr="00015210">
        <w:t xml:space="preserve"> Our first outcome is the volume of answers a question attracts</w:t>
      </w:r>
      <w:r>
        <w:t>, which reflect</w:t>
      </w:r>
      <w:ins w:id="838" w:author="Dylan CHEN" w:date="2026-08-27T17:09:00Z" w16du:dateUtc="2026-08-27T09:09:00Z">
        <w:r w:rsidR="003F35AE">
          <w:rPr>
            <w:rFonts w:hint="eastAsia"/>
          </w:rPr>
          <w:t>s</w:t>
        </w:r>
      </w:ins>
      <w:r>
        <w:t xml:space="preserve"> answerer</w:t>
      </w:r>
      <w:r w:rsidR="001C3581">
        <w:rPr>
          <w:rFonts w:hint="eastAsia"/>
        </w:rPr>
        <w:t>s</w:t>
      </w:r>
      <w:r>
        <w:t>’ entry</w:t>
      </w:r>
      <w:r w:rsidR="001C3581">
        <w:rPr>
          <w:rFonts w:hint="eastAsia"/>
        </w:rPr>
        <w:t xml:space="preserve"> decisions</w:t>
      </w:r>
      <w:r w:rsidR="0014752F" w:rsidRPr="00015210">
        <w:t xml:space="preserve">. We measure it as the logarithm of the number of answers a question receives in seven days of being posted, denoted </w:t>
      </w:r>
      <w:r w:rsidR="001C3581" w:rsidRPr="00D2526D">
        <w:rPr>
          <w:i/>
          <w:iCs/>
        </w:rPr>
        <w:t>Log(</w:t>
      </w:r>
      <w:ins w:id="839" w:author="Dylan CHEN" w:date="2026-08-27T16:08:00Z" w16du:dateUtc="2026-08-27T08:08:00Z">
        <w:r w:rsidR="002E1246">
          <w:rPr>
            <w:rFonts w:hint="eastAsia"/>
            <w:i/>
            <w:iCs/>
          </w:rPr>
          <w:t xml:space="preserve">human </w:t>
        </w:r>
      </w:ins>
      <w:r w:rsidR="001C3581" w:rsidRPr="00D2526D">
        <w:rPr>
          <w:i/>
          <w:iCs/>
        </w:rPr>
        <w:t>answer number in 7 days)</w:t>
      </w:r>
      <w:r w:rsidR="001C3581">
        <w:rPr>
          <w:rFonts w:hint="eastAsia"/>
        </w:rPr>
        <w:t>.</w:t>
      </w:r>
    </w:p>
    <w:p w14:paraId="504EB373" w14:textId="125FB61C" w:rsidR="0014752F" w:rsidRPr="00015210" w:rsidRDefault="00F55340" w:rsidP="0014752F">
      <w:pPr>
        <w:pStyle w:val="Paragraph0"/>
      </w:pPr>
      <w:r>
        <w:rPr>
          <w:rStyle w:val="Strong"/>
          <w:color w:val="000000"/>
        </w:rPr>
        <w:t>Human a</w:t>
      </w:r>
      <w:r w:rsidR="0014752F" w:rsidRPr="00015210">
        <w:rPr>
          <w:rStyle w:val="Strong"/>
          <w:color w:val="000000"/>
        </w:rPr>
        <w:t>nswer quality.</w:t>
      </w:r>
      <w:r w:rsidR="0014752F" w:rsidRPr="00015210">
        <w:t xml:space="preserve"> Our second outcome is the quality of human contributions</w:t>
      </w:r>
      <w:del w:id="840" w:author="Prof. LIU Ben" w:date="2026-08-29T23:46:00Z" w16du:dateUtc="2026-08-29T15:46:00Z">
        <w:r w:rsidDel="00326B32">
          <w:delText>, which reflects answerers’ effort</w:delText>
        </w:r>
      </w:del>
      <w:r w:rsidR="0014752F" w:rsidRPr="00015210">
        <w:t xml:space="preserve">. </w:t>
      </w:r>
      <w:r w:rsidR="00954DD3" w:rsidRPr="00015210">
        <w:t>We employ an LLM to generate the quality measure. The detailed generati</w:t>
      </w:r>
      <w:r w:rsidR="001C3581">
        <w:rPr>
          <w:rFonts w:hint="eastAsia"/>
        </w:rPr>
        <w:t>on</w:t>
      </w:r>
      <w:r w:rsidR="00954DD3" w:rsidRPr="00015210">
        <w:t xml:space="preserve"> procedure and its validity assessment are provided in Online Appendix </w:t>
      </w:r>
      <w:ins w:id="841" w:author="Dylan CHEN" w:date="2026-08-29T09:46:00Z" w16du:dateUtc="2026-08-29T01:46:00Z">
        <w:r w:rsidR="00D42624">
          <w:rPr>
            <w:rFonts w:hint="eastAsia"/>
          </w:rPr>
          <w:t>C</w:t>
        </w:r>
      </w:ins>
      <w:del w:id="842" w:author="Dylan CHEN" w:date="2026-08-29T09:46:00Z" w16du:dateUtc="2026-08-29T01:46:00Z">
        <w:r w:rsidR="00954DD3" w:rsidRPr="00015210" w:rsidDel="00D42624">
          <w:delText>B</w:delText>
        </w:r>
      </w:del>
      <w:r w:rsidR="0014752F" w:rsidRPr="00015210">
        <w:t>. When studying human contribution quality</w:t>
      </w:r>
      <w:r w:rsidR="00954DD3" w:rsidRPr="00015210">
        <w:t>,</w:t>
      </w:r>
      <w:r w:rsidR="0014752F" w:rsidRPr="00015210">
        <w:t xml:space="preserve"> we apply this measure to the first human answer, denoted</w:t>
      </w:r>
      <w:r w:rsidR="001C3581">
        <w:rPr>
          <w:rFonts w:hint="eastAsia"/>
        </w:rPr>
        <w:t xml:space="preserve"> </w:t>
      </w:r>
      <w:r w:rsidR="001C3581" w:rsidRPr="00D2526D">
        <w:rPr>
          <w:i/>
          <w:iCs/>
        </w:rPr>
        <w:t>First</w:t>
      </w:r>
      <w:ins w:id="843" w:author="Dylan CHEN" w:date="2026-08-27T16:42:00Z" w16du:dateUtc="2026-08-27T08:42:00Z">
        <w:r w:rsidR="00AA69A0">
          <w:rPr>
            <w:rFonts w:hint="eastAsia"/>
            <w:i/>
            <w:iCs/>
          </w:rPr>
          <w:t xml:space="preserve"> human</w:t>
        </w:r>
      </w:ins>
      <w:r w:rsidR="001C3581" w:rsidRPr="00D2526D">
        <w:rPr>
          <w:i/>
          <w:iCs/>
        </w:rPr>
        <w:t xml:space="preserve"> ans</w:t>
      </w:r>
      <w:ins w:id="844" w:author="Dylan CHEN" w:date="2026-08-27T16:42:00Z" w16du:dateUtc="2026-08-27T08:42:00Z">
        <w:r w:rsidR="00AA69A0">
          <w:rPr>
            <w:rFonts w:hint="eastAsia"/>
            <w:i/>
            <w:iCs/>
          </w:rPr>
          <w:t>w</w:t>
        </w:r>
      </w:ins>
      <w:r w:rsidR="001C3581" w:rsidRPr="00D2526D">
        <w:rPr>
          <w:i/>
          <w:iCs/>
        </w:rPr>
        <w:t>er quality</w:t>
      </w:r>
      <w:r w:rsidR="001C3581">
        <w:rPr>
          <w:rFonts w:hint="eastAsia"/>
        </w:rPr>
        <w:t>.</w:t>
      </w:r>
    </w:p>
    <w:p w14:paraId="6F4D6B34" w14:textId="01C06FF3" w:rsidR="0083015A" w:rsidRPr="00015210" w:rsidRDefault="00594CA9" w:rsidP="001945B2">
      <w:pPr>
        <w:pStyle w:val="Paragraph0"/>
      </w:pPr>
      <w:r w:rsidRPr="00015210">
        <w:rPr>
          <w:b/>
          <w:bCs/>
        </w:rPr>
        <w:t>AI answer</w:t>
      </w:r>
      <w:r w:rsidR="00534D0B" w:rsidRPr="00015210">
        <w:rPr>
          <w:b/>
          <w:bCs/>
        </w:rPr>
        <w:t>’</w:t>
      </w:r>
      <w:r w:rsidRPr="00015210">
        <w:rPr>
          <w:b/>
          <w:bCs/>
        </w:rPr>
        <w:t>s profile.</w:t>
      </w:r>
      <w:r w:rsidRPr="00015210">
        <w:t xml:space="preserve"> For treated questions, we characterize the AI answer along the two</w:t>
      </w:r>
      <w:ins w:id="845" w:author="Prof. LIU Ben" w:date="2026-08-29T23:46:00Z" w16du:dateUtc="2026-08-29T15:46:00Z">
        <w:r w:rsidR="00326B32">
          <w:t xml:space="preserve">. </w:t>
        </w:r>
      </w:ins>
      <w:del w:id="846" w:author="Prof. LIU Ben" w:date="2026-08-29T23:46:00Z" w16du:dateUtc="2026-08-29T15:46:00Z">
        <w:r w:rsidRPr="00015210" w:rsidDel="00326B32">
          <w:delText xml:space="preserve"> content </w:delText>
        </w:r>
      </w:del>
      <w:r w:rsidRPr="00015210">
        <w:t>dimensions</w:t>
      </w:r>
      <w:del w:id="847" w:author="Prof. LIU Ben" w:date="2026-08-29T23:47:00Z" w16du:dateUtc="2026-08-29T15:47:00Z">
        <w:r w:rsidRPr="00015210" w:rsidDel="00326B32">
          <w:delText xml:space="preserve"> the framework identi</w:delText>
        </w:r>
      </w:del>
      <w:del w:id="848" w:author="Prof. LIU Ben" w:date="2026-08-29T23:46:00Z" w16du:dateUtc="2026-08-29T15:46:00Z">
        <w:r w:rsidRPr="00015210" w:rsidDel="00326B32">
          <w:delText>fies</w:delText>
        </w:r>
      </w:del>
      <w:r w:rsidRPr="00015210">
        <w:t xml:space="preserve">. </w:t>
      </w:r>
      <w:r w:rsidRPr="00015210">
        <w:rPr>
          <w:i/>
          <w:iCs/>
        </w:rPr>
        <w:t>Length</w:t>
      </w:r>
      <w:r w:rsidRPr="00015210">
        <w:t xml:space="preserve"> is the logged character count of the AI answer, and it stands for the coverage signal of </w:t>
      </w:r>
      <w:r w:rsidR="00954DD3" w:rsidRPr="00015210">
        <w:t xml:space="preserve">Section </w:t>
      </w:r>
      <w:r w:rsidRPr="00015210">
        <w:t xml:space="preserve">3.2. </w:t>
      </w:r>
      <w:r w:rsidRPr="00015210">
        <w:rPr>
          <w:i/>
          <w:iCs/>
        </w:rPr>
        <w:t>Quality</w:t>
      </w:r>
      <w:r w:rsidRPr="00015210">
        <w:t xml:space="preserve"> is the </w:t>
      </w:r>
      <w:r w:rsidR="00954DD3" w:rsidRPr="00015210">
        <w:t>LLM-generated quality</w:t>
      </w:r>
      <w:r w:rsidRPr="00015210">
        <w:t xml:space="preserve"> described above, applied to the AI answer, and it stands for the benchmark signal </w:t>
      </w:r>
      <w:r w:rsidR="001C3581">
        <w:rPr>
          <w:rFonts w:hint="eastAsia"/>
        </w:rPr>
        <w:t>introduced in</w:t>
      </w:r>
      <w:r w:rsidRPr="00015210">
        <w:t xml:space="preserve"> </w:t>
      </w:r>
      <w:r w:rsidR="00954DD3" w:rsidRPr="00015210">
        <w:t xml:space="preserve">Section </w:t>
      </w:r>
      <w:r w:rsidRPr="00015210">
        <w:t>3.</w:t>
      </w:r>
      <w:r w:rsidR="001C3581">
        <w:rPr>
          <w:rFonts w:hint="eastAsia"/>
        </w:rPr>
        <w:t>2</w:t>
      </w:r>
      <w:r w:rsidRPr="00015210">
        <w:t xml:space="preserve">. Both are defined only </w:t>
      </w:r>
      <w:r w:rsidRPr="00015210">
        <w:lastRenderedPageBreak/>
        <w:t>where an AI answer exists and are set to zero for control questions.</w:t>
      </w:r>
    </w:p>
    <w:p w14:paraId="35C63540" w14:textId="77777777" w:rsidR="0083015A" w:rsidRPr="00015210" w:rsidRDefault="0083015A" w:rsidP="0049010E">
      <w:pPr>
        <w:pStyle w:val="Heading2"/>
      </w:pPr>
      <w:r w:rsidRPr="00015210">
        <w:t>Econometric Models</w:t>
      </w:r>
    </w:p>
    <w:p w14:paraId="501BB5DF" w14:textId="77777777" w:rsidR="0045239F" w:rsidRDefault="0045239F" w:rsidP="0045239F">
      <w:pPr>
        <w:pStyle w:val="Paragraph0"/>
        <w:rPr>
          <w:ins w:id="849" w:author="Dylan CHEN" w:date="2026-08-28T21:53:00Z" w16du:dateUtc="2026-08-28T13:53:00Z"/>
        </w:rPr>
      </w:pPr>
      <w:ins w:id="850" w:author="Dylan CHEN" w:date="2026-08-28T21:53:00Z" w16du:dateUtc="2026-08-28T13:53:00Z">
        <w:r>
          <w:rPr>
            <w:rFonts w:hint="eastAsia"/>
          </w:rPr>
          <w:t>We model the impact of the AI answer as follows:</w:t>
        </w:r>
      </w:ins>
    </w:p>
    <w:p w14:paraId="521D0DCB" w14:textId="77777777" w:rsidR="0045239F" w:rsidRPr="00015210" w:rsidRDefault="00000000" w:rsidP="0045239F">
      <w:pPr>
        <w:pStyle w:val="Paragraph0"/>
        <w:jc w:val="right"/>
        <w:rPr>
          <w:ins w:id="851" w:author="Dylan CHEN" w:date="2026-08-28T21:53:00Z" w16du:dateUtc="2026-08-28T13:53:00Z"/>
          <w:color w:val="000000"/>
        </w:rPr>
      </w:pPr>
      <m:oMath>
        <m:sSub>
          <m:sSubPr>
            <m:ctrlPr>
              <w:ins w:id="852" w:author="Dylan CHEN" w:date="2026-08-28T21:53:00Z" w16du:dateUtc="2026-08-28T13:53:00Z">
                <w:rPr>
                  <w:rFonts w:ascii="Cambria Math" w:hAnsi="Cambria Math"/>
                </w:rPr>
              </w:ins>
            </m:ctrlPr>
          </m:sSubPr>
          <m:e>
            <m:r>
              <w:ins w:id="853" w:author="Dylan CHEN" w:date="2026-08-28T21:53:00Z" w16du:dateUtc="2026-08-28T13:53:00Z">
                <w:rPr>
                  <w:rFonts w:ascii="Cambria Math" w:hAnsi="Cambria Math"/>
                </w:rPr>
                <m:t>Y</m:t>
              </w:ins>
            </m:r>
          </m:e>
          <m:sub>
            <m:r>
              <w:ins w:id="854" w:author="Dylan CHEN" w:date="2026-08-28T21:53:00Z" w16du:dateUtc="2026-08-28T13:53:00Z">
                <w:rPr>
                  <w:rFonts w:ascii="Cambria Math" w:hAnsi="Cambria Math"/>
                </w:rPr>
                <m:t>i</m:t>
              </w:ins>
            </m:r>
          </m:sub>
        </m:sSub>
        <m:r>
          <w:ins w:id="855" w:author="Dylan CHEN" w:date="2026-08-28T21:53:00Z" w16du:dateUtc="2026-08-28T13:53:00Z">
            <w:rPr>
              <w:rFonts w:ascii="Cambria Math" w:hAnsi="Cambria Math"/>
            </w:rPr>
            <m:t>=</m:t>
          </w:ins>
        </m:r>
        <m:sSub>
          <m:sSubPr>
            <m:ctrlPr>
              <w:ins w:id="856" w:author="Dylan CHEN" w:date="2026-08-28T21:53:00Z" w16du:dateUtc="2026-08-28T13:53:00Z">
                <w:rPr>
                  <w:rFonts w:ascii="Cambria Math" w:hAnsi="Cambria Math"/>
                </w:rPr>
              </w:ins>
            </m:ctrlPr>
          </m:sSubPr>
          <m:e>
            <m:r>
              <w:ins w:id="857" w:author="Dylan CHEN" w:date="2026-08-28T21:53:00Z" w16du:dateUtc="2026-08-28T13:53:00Z">
                <w:rPr>
                  <w:rFonts w:ascii="Cambria Math" w:hAnsi="Cambria Math" w:hint="eastAsia"/>
                  <w:szCs w:val="24"/>
                </w:rPr>
                <m:t>δ</m:t>
              </w:ins>
            </m:r>
          </m:e>
          <m:sub>
            <m:r>
              <w:ins w:id="858" w:author="Dylan CHEN" w:date="2026-08-28T21:53:00Z" w16du:dateUtc="2026-08-28T13:53:00Z">
                <w:rPr>
                  <w:rFonts w:ascii="Cambria Math" w:hAnsi="Cambria Math"/>
                </w:rPr>
                <m:t>0</m:t>
              </w:ins>
            </m:r>
          </m:sub>
        </m:sSub>
        <m:r>
          <w:ins w:id="859" w:author="Dylan CHEN" w:date="2026-08-28T21:53:00Z" w16du:dateUtc="2026-08-28T13:53:00Z">
            <w:rPr>
              <w:rFonts w:ascii="Cambria Math" w:hAnsi="Cambria Math"/>
            </w:rPr>
            <m:t>+</m:t>
          </w:ins>
        </m:r>
        <m:sSub>
          <m:sSubPr>
            <m:ctrlPr>
              <w:ins w:id="860" w:author="Dylan CHEN" w:date="2026-08-28T21:53:00Z" w16du:dateUtc="2026-08-28T13:53:00Z">
                <w:rPr>
                  <w:rFonts w:ascii="Cambria Math" w:hAnsi="Cambria Math"/>
                </w:rPr>
              </w:ins>
            </m:ctrlPr>
          </m:sSubPr>
          <m:e>
            <m:r>
              <w:ins w:id="861" w:author="Dylan CHEN" w:date="2026-08-28T21:53:00Z" w16du:dateUtc="2026-08-28T13:53:00Z">
                <w:rPr>
                  <w:rFonts w:ascii="Cambria Math" w:hAnsi="Cambria Math" w:hint="eastAsia"/>
                  <w:szCs w:val="24"/>
                </w:rPr>
                <m:t>δ</m:t>
              </w:ins>
            </m:r>
          </m:e>
          <m:sub>
            <m:r>
              <w:ins w:id="862" w:author="Dylan CHEN" w:date="2026-08-28T21:53:00Z" w16du:dateUtc="2026-08-28T13:53:00Z">
                <w:rPr>
                  <w:rFonts w:ascii="Cambria Math" w:hAnsi="Cambria Math"/>
                </w:rPr>
                <m:t>1</m:t>
              </w:ins>
            </m:r>
          </m:sub>
        </m:sSub>
        <m:r>
          <w:ins w:id="863" w:author="Dylan CHEN" w:date="2026-08-28T21:53:00Z" w16du:dateUtc="2026-08-28T13:53:00Z">
            <w:rPr>
              <w:rFonts w:ascii="Cambria Math" w:hAnsi="Cambria Math"/>
            </w:rPr>
            <m:t>A</m:t>
          </w:ins>
        </m:r>
        <m:sSub>
          <m:sSubPr>
            <m:ctrlPr>
              <w:ins w:id="864" w:author="Dylan CHEN" w:date="2026-08-28T21:53:00Z" w16du:dateUtc="2026-08-28T13:53:00Z">
                <w:rPr>
                  <w:rFonts w:ascii="Cambria Math" w:hAnsi="Cambria Math"/>
                </w:rPr>
              </w:ins>
            </m:ctrlPr>
          </m:sSubPr>
          <m:e>
            <m:r>
              <w:ins w:id="865" w:author="Dylan CHEN" w:date="2026-08-28T21:53:00Z" w16du:dateUtc="2026-08-28T13:53:00Z">
                <w:rPr>
                  <w:rFonts w:ascii="Cambria Math" w:hAnsi="Cambria Math"/>
                </w:rPr>
                <m:t>I</m:t>
              </w:ins>
            </m:r>
          </m:e>
          <m:sub>
            <m:r>
              <w:ins w:id="866" w:author="Dylan CHEN" w:date="2026-08-28T21:53:00Z" w16du:dateUtc="2026-08-28T13:53:00Z">
                <w:rPr>
                  <w:rFonts w:ascii="Cambria Math" w:hAnsi="Cambria Math"/>
                </w:rPr>
                <m:t>i</m:t>
              </w:ins>
            </m:r>
          </m:sub>
        </m:sSub>
        <m:r>
          <w:ins w:id="867" w:author="Dylan CHEN" w:date="2026-08-28T21:53:00Z" w16du:dateUtc="2026-08-28T13:53:00Z">
            <w:rPr>
              <w:rFonts w:ascii="Cambria Math" w:hAnsi="Cambria Math"/>
            </w:rPr>
            <m:t>+</m:t>
          </w:ins>
        </m:r>
        <m:sSub>
          <m:sSubPr>
            <m:ctrlPr>
              <w:ins w:id="868" w:author="Dylan CHEN" w:date="2026-08-28T21:53:00Z" w16du:dateUtc="2026-08-28T13:53:00Z">
                <w:rPr>
                  <w:rFonts w:ascii="Cambria Math" w:hAnsi="Cambria Math"/>
                </w:rPr>
              </w:ins>
            </m:ctrlPr>
          </m:sSubPr>
          <m:e>
            <m:r>
              <w:ins w:id="869" w:author="Dylan CHEN" w:date="2026-08-28T21:53:00Z" w16du:dateUtc="2026-08-28T13:53:00Z">
                <w:rPr>
                  <w:rFonts w:ascii="Cambria Math" w:hAnsi="Cambria Math"/>
                </w:rPr>
                <m:t>X</m:t>
              </w:ins>
            </m:r>
          </m:e>
          <m:sub>
            <m:r>
              <w:ins w:id="870" w:author="Dylan CHEN" w:date="2026-08-28T21:53:00Z" w16du:dateUtc="2026-08-28T13:53:00Z">
                <w:rPr>
                  <w:rFonts w:ascii="Cambria Math" w:hAnsi="Cambria Math"/>
                </w:rPr>
                <m:t>i</m:t>
              </w:ins>
            </m:r>
          </m:sub>
        </m:sSub>
        <m:r>
          <w:ins w:id="871" w:author="Dylan CHEN" w:date="2026-08-28T21:53:00Z" w16du:dateUtc="2026-08-28T13:53:00Z">
            <w:rPr>
              <w:rFonts w:ascii="Cambria Math" w:hAnsi="Cambria Math"/>
            </w:rPr>
            <m:t>'γ+</m:t>
          </w:ins>
        </m:r>
        <m:sSub>
          <m:sSubPr>
            <m:ctrlPr>
              <w:ins w:id="872" w:author="Dylan CHEN" w:date="2026-08-28T21:53:00Z" w16du:dateUtc="2026-08-28T13:53:00Z">
                <w:rPr>
                  <w:rFonts w:ascii="Cambria Math" w:hAnsi="Cambria Math"/>
                </w:rPr>
              </w:ins>
            </m:ctrlPr>
          </m:sSubPr>
          <m:e>
            <m:r>
              <w:ins w:id="873" w:author="Dylan CHEN" w:date="2026-08-28T21:53:00Z" w16du:dateUtc="2026-08-28T13:53:00Z">
                <w:rPr>
                  <w:rFonts w:ascii="Cambria Math" w:hAnsi="Cambria Math"/>
                </w:rPr>
                <m:t>δ</m:t>
              </w:ins>
            </m:r>
          </m:e>
          <m:sub>
            <m:r>
              <w:ins w:id="874" w:author="Dylan CHEN" w:date="2026-08-28T21:53:00Z" w16du:dateUtc="2026-08-28T13:53:00Z">
                <w:rPr>
                  <w:rFonts w:ascii="Cambria Math" w:hAnsi="Cambria Math"/>
                </w:rPr>
                <m:t>t</m:t>
              </w:ins>
            </m:r>
          </m:sub>
        </m:sSub>
        <m:r>
          <w:ins w:id="875" w:author="Dylan CHEN" w:date="2026-08-28T21:53:00Z" w16du:dateUtc="2026-08-28T13:53:00Z">
            <w:rPr>
              <w:rFonts w:ascii="Cambria Math" w:hAnsi="Cambria Math"/>
            </w:rPr>
            <m:t>+</m:t>
          </w:ins>
        </m:r>
        <m:sSub>
          <m:sSubPr>
            <m:ctrlPr>
              <w:ins w:id="876" w:author="Dylan CHEN" w:date="2026-08-28T21:53:00Z" w16du:dateUtc="2026-08-28T13:53:00Z">
                <w:rPr>
                  <w:rFonts w:ascii="Cambria Math" w:hAnsi="Cambria Math"/>
                </w:rPr>
              </w:ins>
            </m:ctrlPr>
          </m:sSubPr>
          <m:e>
            <m:r>
              <w:ins w:id="877" w:author="Dylan CHEN" w:date="2026-08-28T21:53:00Z" w16du:dateUtc="2026-08-28T13:53:00Z">
                <w:rPr>
                  <w:rFonts w:ascii="Cambria Math" w:hAnsi="Cambria Math"/>
                </w:rPr>
                <m:t>ε</m:t>
              </w:ins>
            </m:r>
          </m:e>
          <m:sub>
            <m:r>
              <w:ins w:id="878" w:author="Dylan CHEN" w:date="2026-08-28T21:53:00Z" w16du:dateUtc="2026-08-28T13:53:00Z">
                <w:rPr>
                  <w:rFonts w:ascii="Cambria Math" w:hAnsi="Cambria Math"/>
                </w:rPr>
                <m:t>i</m:t>
              </w:ins>
            </m:r>
          </m:sub>
        </m:sSub>
      </m:oMath>
      <w:ins w:id="879" w:author="Dylan CHEN" w:date="2026-08-28T21:53:00Z" w16du:dateUtc="2026-08-28T13:53:00Z">
        <w:r w:rsidR="0045239F">
          <w:rPr>
            <w:rFonts w:hint="eastAsia"/>
          </w:rPr>
          <w:t xml:space="preserve">                                       (1)</w:t>
        </w:r>
      </w:ins>
    </w:p>
    <w:p w14:paraId="3FA70029" w14:textId="77777777" w:rsidR="0045239F" w:rsidRDefault="0045239F" w:rsidP="0045239F">
      <w:pPr>
        <w:pStyle w:val="Paragraph0"/>
        <w:rPr>
          <w:ins w:id="880" w:author="Dylan CHEN" w:date="2026-08-28T21:53:00Z" w16du:dateUtc="2026-08-28T13:53:00Z"/>
        </w:rPr>
      </w:pPr>
      <w:ins w:id="881" w:author="Dylan CHEN" w:date="2026-08-28T21:53:00Z" w16du:dateUtc="2026-08-28T13:53:00Z">
        <w:r w:rsidRPr="00015210">
          <w:t xml:space="preserve">where </w:t>
        </w:r>
        <w:r w:rsidRPr="00015210">
          <w:rPr>
            <w:i/>
            <w:iCs/>
          </w:rPr>
          <w:t>i</w:t>
        </w:r>
        <w:r w:rsidRPr="00015210">
          <w:t xml:space="preserve"> indexes questions, </w:t>
        </w:r>
      </w:ins>
      <m:oMath>
        <m:sSub>
          <m:sSubPr>
            <m:ctrlPr>
              <w:ins w:id="882" w:author="Dylan CHEN" w:date="2026-08-28T21:53:00Z" w16du:dateUtc="2026-08-28T13:53:00Z">
                <w:rPr>
                  <w:rFonts w:ascii="Cambria Math" w:hAnsi="Cambria Math"/>
                </w:rPr>
              </w:ins>
            </m:ctrlPr>
          </m:sSubPr>
          <m:e>
            <m:r>
              <w:ins w:id="883" w:author="Dylan CHEN" w:date="2026-08-28T21:53:00Z" w16du:dateUtc="2026-08-28T13:53:00Z">
                <w:rPr>
                  <w:rFonts w:ascii="Cambria Math" w:hAnsi="Cambria Math"/>
                </w:rPr>
                <m:t>Y</m:t>
              </w:ins>
            </m:r>
          </m:e>
          <m:sub>
            <m:r>
              <w:ins w:id="884" w:author="Dylan CHEN" w:date="2026-08-28T21:53:00Z" w16du:dateUtc="2026-08-28T13:53:00Z">
                <w:rPr>
                  <w:rFonts w:ascii="Cambria Math" w:hAnsi="Cambria Math"/>
                </w:rPr>
                <m:t>i</m:t>
              </w:ins>
            </m:r>
          </m:sub>
        </m:sSub>
      </m:oMath>
      <w:ins w:id="885" w:author="Dylan CHEN" w:date="2026-08-28T21:53:00Z" w16du:dateUtc="2026-08-28T13:53:00Z">
        <w:r w:rsidRPr="00015210">
          <w:t xml:space="preserve"> is one of our two outcomes: the logarithm of the number of human answers received by question </w:t>
        </w:r>
      </w:ins>
      <m:oMath>
        <m:r>
          <w:ins w:id="886" w:author="Dylan CHEN" w:date="2026-08-28T21:53:00Z" w16du:dateUtc="2026-08-28T13:53:00Z">
            <w:rPr>
              <w:rFonts w:ascii="Cambria Math" w:hAnsi="Cambria Math"/>
            </w:rPr>
            <m:t>i</m:t>
          </w:ins>
        </m:r>
      </m:oMath>
      <w:ins w:id="887" w:author="Dylan CHEN" w:date="2026-08-28T21:53:00Z" w16du:dateUtc="2026-08-28T13:53:00Z">
        <w:r w:rsidRPr="00015210">
          <w:t xml:space="preserve"> </w:t>
        </w:r>
        <w:del w:id="888" w:author="Prof. LIU Ben" w:date="2026-08-29T23:47:00Z" w16du:dateUtc="2026-08-29T15:47:00Z">
          <w:r w:rsidRPr="00015210" w:rsidDel="007E3103">
            <w:delText>with</w:delText>
          </w:r>
        </w:del>
        <w:r w:rsidRPr="00015210">
          <w:t>in seven days, or the quality of the first human answer to question</w:t>
        </w:r>
        <w:r>
          <w:t xml:space="preserve"> </w:t>
        </w:r>
        <w:r w:rsidRPr="00D2526D">
          <w:rPr>
            <w:i/>
            <w:iCs/>
          </w:rPr>
          <w:t>i</w:t>
        </w:r>
        <w:r>
          <w:t>,</w:t>
        </w:r>
        <w:r w:rsidRPr="00015210">
          <w:t xml:space="preserve"> </w:t>
        </w:r>
        <w:r w:rsidRPr="00015210">
          <w:rPr>
            <w:i/>
            <w:iCs/>
          </w:rPr>
          <w:t>AI</w:t>
        </w:r>
        <w:r w:rsidRPr="00015210">
          <w:rPr>
            <w:i/>
            <w:iCs/>
            <w:vertAlign w:val="subscript"/>
          </w:rPr>
          <w:t>i</w:t>
        </w:r>
        <w:r w:rsidRPr="00015210">
          <w:t xml:space="preserve"> indicates treatment assignment (1 if AI-generated answer provided, 0 otherwise), </w:t>
        </w:r>
        <w:r w:rsidRPr="00015210">
          <w:rPr>
            <w:rFonts w:eastAsia="SimSun"/>
            <w:i/>
            <w:iCs/>
          </w:rPr>
          <w:t>X</w:t>
        </w:r>
        <w:r w:rsidRPr="00015210">
          <w:rPr>
            <w:rFonts w:eastAsia="SimSun"/>
            <w:i/>
            <w:iCs/>
            <w:vertAlign w:val="subscript"/>
          </w:rPr>
          <w:t>i</w:t>
        </w:r>
        <w:r w:rsidRPr="00015210">
          <w:t xml:space="preserve"> includes control variables (questioner characteristics, question content, and question type), and </w:t>
        </w:r>
      </w:ins>
      <m:oMath>
        <m:sSub>
          <m:sSubPr>
            <m:ctrlPr>
              <w:ins w:id="889" w:author="Dylan CHEN" w:date="2026-08-28T21:53:00Z" w16du:dateUtc="2026-08-28T13:53:00Z">
                <w:rPr>
                  <w:rFonts w:ascii="Cambria Math" w:hAnsi="Cambria Math"/>
                </w:rPr>
              </w:ins>
            </m:ctrlPr>
          </m:sSubPr>
          <m:e>
            <m:r>
              <w:ins w:id="890" w:author="Dylan CHEN" w:date="2026-08-28T21:53:00Z" w16du:dateUtc="2026-08-28T13:53:00Z">
                <w:rPr>
                  <w:rFonts w:ascii="Cambria Math" w:hAnsi="Cambria Math"/>
                </w:rPr>
                <m:t>δ</m:t>
              </w:ins>
            </m:r>
          </m:e>
          <m:sub>
            <m:r>
              <w:ins w:id="891" w:author="Dylan CHEN" w:date="2026-08-28T21:53:00Z" w16du:dateUtc="2026-08-28T13:53:00Z">
                <w:rPr>
                  <w:rFonts w:ascii="Cambria Math" w:hAnsi="Cambria Math"/>
                </w:rPr>
                <m:t>t</m:t>
              </w:ins>
            </m:r>
          </m:sub>
        </m:sSub>
      </m:oMath>
      <w:ins w:id="892" w:author="Dylan CHEN" w:date="2026-08-28T21:53:00Z" w16du:dateUtc="2026-08-28T13:53:00Z">
        <w:r w:rsidRPr="00015210">
          <w:t xml:space="preserve"> captures question posting date fixed effects. </w:t>
        </w:r>
        <w:r>
          <w:rPr>
            <w:rFonts w:hint="eastAsia"/>
          </w:rPr>
          <w:t xml:space="preserve">The impact of the AI answer,  </w:t>
        </w:r>
      </w:ins>
      <m:oMath>
        <m:sSub>
          <m:sSubPr>
            <m:ctrlPr>
              <w:ins w:id="893" w:author="Dylan CHEN" w:date="2026-08-28T21:53:00Z" w16du:dateUtc="2026-08-28T13:53:00Z">
                <w:rPr>
                  <w:rFonts w:ascii="Cambria Math" w:hAnsi="Cambria Math"/>
                </w:rPr>
              </w:ins>
            </m:ctrlPr>
          </m:sSubPr>
          <m:e>
            <m:r>
              <w:ins w:id="894" w:author="Dylan CHEN" w:date="2026-08-28T21:53:00Z" w16du:dateUtc="2026-08-28T13:53:00Z">
                <w:rPr>
                  <w:rFonts w:ascii="Cambria Math" w:hAnsi="Cambria Math" w:hint="eastAsia"/>
                  <w:szCs w:val="24"/>
                </w:rPr>
                <m:t>δ</m:t>
              </w:ins>
            </m:r>
          </m:e>
          <m:sub>
            <m:r>
              <w:ins w:id="895" w:author="Dylan CHEN" w:date="2026-08-28T21:53:00Z" w16du:dateUtc="2026-08-28T13:53:00Z">
                <w:rPr>
                  <w:rFonts w:ascii="Cambria Math" w:hAnsi="Cambria Math"/>
                </w:rPr>
                <m:t>1</m:t>
              </w:ins>
            </m:r>
          </m:sub>
        </m:sSub>
      </m:oMath>
      <w:ins w:id="896" w:author="Dylan CHEN" w:date="2026-08-28T21:53:00Z" w16du:dateUtc="2026-08-28T13:53:00Z">
        <w:r>
          <w:rPr>
            <w:rFonts w:hint="eastAsia"/>
            <w:szCs w:val="24"/>
          </w:rPr>
          <w:t xml:space="preserve">, </w:t>
        </w:r>
        <w:r>
          <w:rPr>
            <w:rFonts w:hint="eastAsia"/>
          </w:rPr>
          <w:t>is a function of its length and quality:</w:t>
        </w:r>
      </w:ins>
    </w:p>
    <w:p w14:paraId="04BDEF74" w14:textId="77777777" w:rsidR="0045239F" w:rsidRPr="007A1BDC" w:rsidRDefault="00000000" w:rsidP="0045239F">
      <w:pPr>
        <w:pStyle w:val="Paragraph0"/>
        <w:jc w:val="right"/>
        <w:rPr>
          <w:ins w:id="897" w:author="Dylan CHEN" w:date="2026-08-28T21:53:00Z" w16du:dateUtc="2026-08-28T13:53:00Z"/>
          <w:szCs w:val="24"/>
        </w:rPr>
      </w:pPr>
      <m:oMath>
        <m:sSub>
          <m:sSubPr>
            <m:ctrlPr>
              <w:ins w:id="898" w:author="Dylan CHEN" w:date="2026-08-28T21:53:00Z" w16du:dateUtc="2026-08-28T13:53:00Z">
                <w:rPr>
                  <w:rFonts w:ascii="Cambria Math" w:hAnsi="Cambria Math"/>
                </w:rPr>
              </w:ins>
            </m:ctrlPr>
          </m:sSubPr>
          <m:e>
            <m:r>
              <w:ins w:id="899" w:author="Dylan CHEN" w:date="2026-08-28T21:53:00Z" w16du:dateUtc="2026-08-28T13:53:00Z">
                <w:rPr>
                  <w:rFonts w:ascii="Cambria Math" w:hAnsi="Cambria Math" w:hint="eastAsia"/>
                  <w:szCs w:val="24"/>
                </w:rPr>
                <m:t>δ</m:t>
              </w:ins>
            </m:r>
          </m:e>
          <m:sub>
            <m:r>
              <w:ins w:id="900" w:author="Dylan CHEN" w:date="2026-08-28T21:53:00Z" w16du:dateUtc="2026-08-28T13:53:00Z">
                <w:rPr>
                  <w:rFonts w:ascii="Cambria Math" w:hAnsi="Cambria Math"/>
                </w:rPr>
                <m:t>1</m:t>
              </w:ins>
            </m:r>
          </m:sub>
        </m:sSub>
        <m:r>
          <w:ins w:id="901" w:author="Dylan CHEN" w:date="2026-08-28T21:53:00Z" w16du:dateUtc="2026-08-28T13:53:00Z">
            <w:rPr>
              <w:rFonts w:ascii="Cambria Math" w:hAnsi="Cambria Math"/>
              <w:szCs w:val="24"/>
            </w:rPr>
            <m:t>=</m:t>
          </w:ins>
        </m:r>
        <m:sSub>
          <m:sSubPr>
            <m:ctrlPr>
              <w:ins w:id="902" w:author="Dylan CHEN" w:date="2026-08-28T21:53:00Z" w16du:dateUtc="2026-08-28T13:53:00Z">
                <w:rPr>
                  <w:rFonts w:ascii="Cambria Math" w:hAnsi="Cambria Math"/>
                </w:rPr>
              </w:ins>
            </m:ctrlPr>
          </m:sSubPr>
          <m:e>
            <m:r>
              <w:ins w:id="903" w:author="Dylan CHEN" w:date="2026-08-28T21:53:00Z" w16du:dateUtc="2026-08-28T13:53:00Z">
                <w:rPr>
                  <w:rFonts w:ascii="Cambria Math" w:eastAsia="Times New Roman" w:hAnsi="Cambria Math"/>
                  <w:szCs w:val="24"/>
                </w:rPr>
                <m:t>β</m:t>
              </w:ins>
            </m:r>
          </m:e>
          <m:sub>
            <m:r>
              <w:ins w:id="904" w:author="Dylan CHEN" w:date="2026-08-28T21:53:00Z" w16du:dateUtc="2026-08-28T13:53:00Z">
                <w:rPr>
                  <w:rFonts w:ascii="Cambria Math" w:hAnsi="Cambria Math"/>
                </w:rPr>
                <m:t>0</m:t>
              </w:ins>
            </m:r>
          </m:sub>
        </m:sSub>
        <m:r>
          <w:ins w:id="905" w:author="Dylan CHEN" w:date="2026-08-28T21:53:00Z" w16du:dateUtc="2026-08-28T13:53:00Z">
            <w:rPr>
              <w:rFonts w:ascii="Cambria Math" w:hAnsi="Cambria Math"/>
              <w:szCs w:val="24"/>
            </w:rPr>
            <m:t>+</m:t>
          </w:ins>
        </m:r>
        <m:sSub>
          <m:sSubPr>
            <m:ctrlPr>
              <w:ins w:id="906" w:author="Dylan CHEN" w:date="2026-08-28T21:53:00Z" w16du:dateUtc="2026-08-28T13:53:00Z">
                <w:rPr>
                  <w:rFonts w:ascii="Cambria Math" w:hAnsi="Cambria Math"/>
                </w:rPr>
              </w:ins>
            </m:ctrlPr>
          </m:sSubPr>
          <m:e>
            <m:r>
              <w:ins w:id="907" w:author="Dylan CHEN" w:date="2026-08-28T21:53:00Z" w16du:dateUtc="2026-08-28T13:53:00Z">
                <w:rPr>
                  <w:rFonts w:ascii="Cambria Math" w:eastAsia="Times New Roman" w:hAnsi="Cambria Math"/>
                  <w:szCs w:val="24"/>
                </w:rPr>
                <m:t>β</m:t>
              </w:ins>
            </m:r>
          </m:e>
          <m:sub>
            <m:r>
              <w:ins w:id="908" w:author="Dylan CHEN" w:date="2026-08-28T21:53:00Z" w16du:dateUtc="2026-08-28T13:53:00Z">
                <w:rPr>
                  <w:rFonts w:ascii="Cambria Math" w:hAnsi="Cambria Math"/>
                </w:rPr>
                <m:t>1</m:t>
              </w:ins>
            </m:r>
          </m:sub>
        </m:sSub>
        <m:r>
          <w:ins w:id="909" w:author="Dylan CHEN" w:date="2026-08-28T21:53:00Z" w16du:dateUtc="2026-08-28T13:53:00Z">
            <w:rPr>
              <w:rFonts w:ascii="Cambria Math" w:hAnsi="Cambria Math"/>
              <w:szCs w:val="24"/>
            </w:rPr>
            <m:t>*Length+</m:t>
          </w:ins>
        </m:r>
        <m:sSub>
          <m:sSubPr>
            <m:ctrlPr>
              <w:ins w:id="910" w:author="Dylan CHEN" w:date="2026-08-28T21:53:00Z" w16du:dateUtc="2026-08-28T13:53:00Z">
                <w:rPr>
                  <w:rFonts w:ascii="Cambria Math" w:hAnsi="Cambria Math"/>
                </w:rPr>
              </w:ins>
            </m:ctrlPr>
          </m:sSubPr>
          <m:e>
            <m:r>
              <w:ins w:id="911" w:author="Dylan CHEN" w:date="2026-08-28T21:53:00Z" w16du:dateUtc="2026-08-28T13:53:00Z">
                <w:rPr>
                  <w:rFonts w:ascii="Cambria Math" w:eastAsia="Times New Roman" w:hAnsi="Cambria Math"/>
                  <w:szCs w:val="24"/>
                </w:rPr>
                <m:t>β</m:t>
              </w:ins>
            </m:r>
          </m:e>
          <m:sub>
            <m:r>
              <w:ins w:id="912" w:author="Dylan CHEN" w:date="2026-08-28T21:53:00Z" w16du:dateUtc="2026-08-28T13:53:00Z">
                <w:rPr>
                  <w:rFonts w:ascii="Cambria Math" w:hAnsi="Cambria Math"/>
                </w:rPr>
                <m:t>2</m:t>
              </w:ins>
            </m:r>
          </m:sub>
        </m:sSub>
        <m:r>
          <w:ins w:id="913" w:author="Dylan CHEN" w:date="2026-08-28T21:53:00Z" w16du:dateUtc="2026-08-28T13:53:00Z">
            <w:rPr>
              <w:rFonts w:ascii="Cambria Math" w:hAnsi="Cambria Math"/>
              <w:szCs w:val="24"/>
            </w:rPr>
            <m:t>*Q</m:t>
          </w:ins>
        </m:r>
        <m:r>
          <w:ins w:id="914" w:author="Dylan CHEN" w:date="2026-08-28T21:53:00Z" w16du:dateUtc="2026-08-28T13:53:00Z">
            <w:rPr>
              <w:rFonts w:ascii="Cambria Math" w:hAnsi="Cambria Math" w:hint="eastAsia"/>
              <w:szCs w:val="24"/>
            </w:rPr>
            <m:t>ualit</m:t>
          </w:ins>
        </m:r>
        <m:r>
          <w:ins w:id="915" w:author="Dylan CHEN" w:date="2026-08-28T21:53:00Z" w16du:dateUtc="2026-08-28T13:53:00Z">
            <w:rPr>
              <w:rFonts w:ascii="Cambria Math" w:hAnsi="Cambria Math"/>
              <w:szCs w:val="24"/>
            </w:rPr>
            <m:t>y</m:t>
          </w:ins>
        </m:r>
      </m:oMath>
      <w:ins w:id="916" w:author="Dylan CHEN" w:date="2026-08-28T21:53:00Z" w16du:dateUtc="2026-08-28T13:53:00Z">
        <w:r w:rsidR="0045239F">
          <w:rPr>
            <w:rFonts w:hint="eastAsia"/>
            <w:szCs w:val="24"/>
          </w:rPr>
          <w:t xml:space="preserve">                                   (2)</w:t>
        </w:r>
      </w:ins>
    </w:p>
    <w:p w14:paraId="0597DE5B" w14:textId="7158BD06" w:rsidR="0045239F" w:rsidRPr="007A1BDC" w:rsidRDefault="0045239F" w:rsidP="0045239F">
      <w:pPr>
        <w:pStyle w:val="Paragraph0"/>
        <w:rPr>
          <w:ins w:id="917" w:author="Dylan CHEN" w:date="2026-08-28T21:53:00Z" w16du:dateUtc="2026-08-28T13:53:00Z"/>
        </w:rPr>
      </w:pPr>
      <w:ins w:id="918" w:author="Dylan CHEN" w:date="2026-08-28T21:53:00Z" w16du:dateUtc="2026-08-28T13:53:00Z">
        <w:r>
          <w:rPr>
            <w:rFonts w:hint="eastAsia"/>
            <w:szCs w:val="24"/>
          </w:rPr>
          <w:t xml:space="preserve">where </w:t>
        </w:r>
      </w:ins>
      <m:oMath>
        <m:sSub>
          <m:sSubPr>
            <m:ctrlPr>
              <w:ins w:id="919" w:author="Dylan CHEN" w:date="2026-08-28T21:53:00Z" w16du:dateUtc="2026-08-28T13:53:00Z">
                <w:rPr>
                  <w:rFonts w:ascii="Cambria Math" w:hAnsi="Cambria Math"/>
                </w:rPr>
              </w:ins>
            </m:ctrlPr>
          </m:sSubPr>
          <m:e>
            <m:r>
              <w:ins w:id="920" w:author="Dylan CHEN" w:date="2026-08-28T21:53:00Z" w16du:dateUtc="2026-08-28T13:53:00Z">
                <w:rPr>
                  <w:rFonts w:ascii="Cambria Math" w:eastAsia="Times New Roman" w:hAnsi="Cambria Math"/>
                  <w:szCs w:val="24"/>
                </w:rPr>
                <m:t>β</m:t>
              </w:ins>
            </m:r>
          </m:e>
          <m:sub>
            <m:r>
              <w:ins w:id="921" w:author="Dylan CHEN" w:date="2026-08-28T21:53:00Z" w16du:dateUtc="2026-08-28T13:53:00Z">
                <w:rPr>
                  <w:rFonts w:ascii="Cambria Math" w:hAnsi="Cambria Math"/>
                </w:rPr>
                <m:t>0</m:t>
              </w:ins>
            </m:r>
          </m:sub>
        </m:sSub>
      </m:oMath>
      <w:ins w:id="922" w:author="Dylan CHEN" w:date="2026-08-28T21:53:00Z" w16du:dateUtc="2026-08-28T13:53:00Z">
        <w:r>
          <w:rPr>
            <w:rFonts w:hint="eastAsia"/>
            <w:szCs w:val="24"/>
          </w:rPr>
          <w:t xml:space="preserve"> captures the level effect of the AI </w:t>
        </w:r>
      </w:ins>
      <w:ins w:id="923" w:author="Prof. LIU Ben" w:date="2026-08-29T23:48:00Z" w16du:dateUtc="2026-08-29T15:48:00Z">
        <w:r w:rsidR="007E3103">
          <w:rPr>
            <w:szCs w:val="24"/>
          </w:rPr>
          <w:t>label</w:t>
        </w:r>
      </w:ins>
      <w:ins w:id="924" w:author="Dylan CHEN" w:date="2026-08-28T21:53:00Z" w16du:dateUtc="2026-08-28T13:53:00Z">
        <w:del w:id="925" w:author="Prof. LIU Ben" w:date="2026-08-29T23:48:00Z" w16du:dateUtc="2026-08-29T15:48:00Z">
          <w:r w:rsidDel="007E3103">
            <w:rPr>
              <w:rFonts w:hint="eastAsia"/>
              <w:szCs w:val="24"/>
            </w:rPr>
            <w:delText>authorship</w:delText>
          </w:r>
        </w:del>
        <w:r>
          <w:rPr>
            <w:rFonts w:hint="eastAsia"/>
            <w:szCs w:val="24"/>
          </w:rPr>
          <w:t xml:space="preserve">, </w:t>
        </w:r>
      </w:ins>
      <m:oMath>
        <m:sSub>
          <m:sSubPr>
            <m:ctrlPr>
              <w:ins w:id="926" w:author="Dylan CHEN" w:date="2026-08-28T21:53:00Z" w16du:dateUtc="2026-08-28T13:53:00Z">
                <w:rPr>
                  <w:rFonts w:ascii="Cambria Math" w:hAnsi="Cambria Math"/>
                </w:rPr>
              </w:ins>
            </m:ctrlPr>
          </m:sSubPr>
          <m:e>
            <m:r>
              <w:ins w:id="927" w:author="Dylan CHEN" w:date="2026-08-28T21:53:00Z" w16du:dateUtc="2026-08-28T13:53:00Z">
                <w:rPr>
                  <w:rFonts w:ascii="Cambria Math" w:eastAsia="Times New Roman" w:hAnsi="Cambria Math"/>
                  <w:szCs w:val="24"/>
                </w:rPr>
                <m:t>β</m:t>
              </w:ins>
            </m:r>
          </m:e>
          <m:sub>
            <m:r>
              <w:ins w:id="928" w:author="Dylan CHEN" w:date="2026-08-28T21:53:00Z" w16du:dateUtc="2026-08-28T13:53:00Z">
                <w:rPr>
                  <w:rFonts w:ascii="Cambria Math" w:hAnsi="Cambria Math"/>
                </w:rPr>
                <m:t>1</m:t>
              </w:ins>
            </m:r>
          </m:sub>
        </m:sSub>
      </m:oMath>
      <w:ins w:id="929" w:author="Dylan CHEN" w:date="2026-08-28T21:53:00Z" w16du:dateUtc="2026-08-28T13:53:00Z">
        <w:r>
          <w:rPr>
            <w:rFonts w:hint="eastAsia"/>
            <w:szCs w:val="24"/>
          </w:rPr>
          <w:t xml:space="preserve"> captures how the AI effect varies with its length, and </w:t>
        </w:r>
      </w:ins>
      <m:oMath>
        <m:sSub>
          <m:sSubPr>
            <m:ctrlPr>
              <w:ins w:id="930" w:author="Dylan CHEN" w:date="2026-08-28T21:53:00Z" w16du:dateUtc="2026-08-28T13:53:00Z">
                <w:rPr>
                  <w:rFonts w:ascii="Cambria Math" w:hAnsi="Cambria Math"/>
                </w:rPr>
              </w:ins>
            </m:ctrlPr>
          </m:sSubPr>
          <m:e>
            <m:r>
              <w:ins w:id="931" w:author="Dylan CHEN" w:date="2026-08-28T21:53:00Z" w16du:dateUtc="2026-08-28T13:53:00Z">
                <w:rPr>
                  <w:rFonts w:ascii="Cambria Math" w:eastAsia="Times New Roman" w:hAnsi="Cambria Math"/>
                  <w:szCs w:val="24"/>
                </w:rPr>
                <m:t>β</m:t>
              </w:ins>
            </m:r>
          </m:e>
          <m:sub>
            <m:r>
              <w:ins w:id="932" w:author="Dylan CHEN" w:date="2026-08-28T21:53:00Z" w16du:dateUtc="2026-08-28T13:53:00Z">
                <w:rPr>
                  <w:rFonts w:ascii="Cambria Math" w:hAnsi="Cambria Math"/>
                </w:rPr>
                <m:t>2</m:t>
              </w:ins>
            </m:r>
          </m:sub>
        </m:sSub>
      </m:oMath>
      <w:ins w:id="933" w:author="Dylan CHEN" w:date="2026-08-28T21:53:00Z" w16du:dateUtc="2026-08-28T13:53:00Z">
        <w:r>
          <w:rPr>
            <w:rFonts w:hint="eastAsia"/>
            <w:szCs w:val="24"/>
          </w:rPr>
          <w:t xml:space="preserve"> captures how the AI effect varies with its quality. </w:t>
        </w:r>
      </w:ins>
      <w:ins w:id="934" w:author="Prof. LIU Ben" w:date="2026-08-29T23:50:00Z" w16du:dateUtc="2026-08-29T15:50:00Z">
        <w:r w:rsidR="007E3103">
          <w:rPr>
            <w:szCs w:val="24"/>
          </w:rPr>
          <w:t>Substituting</w:t>
        </w:r>
      </w:ins>
      <w:ins w:id="935" w:author="Dylan CHEN" w:date="2026-08-28T21:53:00Z" w16du:dateUtc="2026-08-28T13:53:00Z">
        <w:del w:id="936" w:author="Prof. LIU Ben" w:date="2026-08-29T23:50:00Z" w16du:dateUtc="2026-08-29T15:50:00Z">
          <w:r w:rsidDel="007E3103">
            <w:rPr>
              <w:rFonts w:hint="eastAsia"/>
              <w:szCs w:val="24"/>
            </w:rPr>
            <w:delText>Insert</w:delText>
          </w:r>
        </w:del>
        <w:r>
          <w:rPr>
            <w:rFonts w:hint="eastAsia"/>
            <w:szCs w:val="24"/>
          </w:rPr>
          <w:t xml:space="preserve"> Equation 2 into Equation 1</w:t>
        </w:r>
      </w:ins>
      <w:ins w:id="937" w:author="Prof. LIU Ben" w:date="2026-08-29T23:50:00Z" w16du:dateUtc="2026-08-29T15:50:00Z">
        <w:r w:rsidR="007E3103">
          <w:rPr>
            <w:szCs w:val="24"/>
          </w:rPr>
          <w:t xml:space="preserve"> yields</w:t>
        </w:r>
      </w:ins>
      <w:ins w:id="938" w:author="Dylan CHEN" w:date="2026-08-28T21:53:00Z" w16du:dateUtc="2026-08-28T13:53:00Z">
        <w:r>
          <w:rPr>
            <w:rFonts w:hint="eastAsia"/>
            <w:szCs w:val="24"/>
          </w:rPr>
          <w:t>:</w:t>
        </w:r>
      </w:ins>
    </w:p>
    <w:p w14:paraId="2E39F8CA" w14:textId="22128F54" w:rsidR="0045239F" w:rsidRPr="00015210" w:rsidRDefault="00000000" w:rsidP="0045239F">
      <w:pPr>
        <w:spacing w:before="100" w:beforeAutospacing="1" w:after="100" w:afterAutospacing="1"/>
        <w:jc w:val="right"/>
        <w:rPr>
          <w:ins w:id="939" w:author="Dylan CHEN" w:date="2026-08-28T21:53:00Z" w16du:dateUtc="2026-08-28T13:53:00Z"/>
          <w:color w:val="000000"/>
        </w:rPr>
      </w:pPr>
      <m:oMath>
        <m:sSub>
          <m:sSubPr>
            <m:ctrlPr>
              <w:ins w:id="940" w:author="Dylan CHEN" w:date="2026-08-28T21:53:00Z" w16du:dateUtc="2026-08-28T13:53:00Z">
                <w:rPr>
                  <w:rFonts w:ascii="Cambria Math" w:hAnsi="Cambria Math"/>
                </w:rPr>
              </w:ins>
            </m:ctrlPr>
          </m:sSubPr>
          <m:e>
            <m:r>
              <w:ins w:id="941" w:author="Dylan CHEN" w:date="2026-08-28T21:53:00Z" w16du:dateUtc="2026-08-28T13:53:00Z">
                <w:rPr>
                  <w:rFonts w:ascii="Cambria Math" w:hAnsi="Cambria Math"/>
                </w:rPr>
                <m:t>Y</m:t>
              </w:ins>
            </m:r>
          </m:e>
          <m:sub>
            <m:r>
              <w:ins w:id="942" w:author="Dylan CHEN" w:date="2026-08-28T21:53:00Z" w16du:dateUtc="2026-08-28T13:53:00Z">
                <w:rPr>
                  <w:rFonts w:ascii="Cambria Math" w:hAnsi="Cambria Math"/>
                </w:rPr>
                <m:t>i</m:t>
              </w:ins>
            </m:r>
          </m:sub>
        </m:sSub>
        <m:r>
          <w:ins w:id="943" w:author="Dylan CHEN" w:date="2026-08-28T21:53:00Z" w16du:dateUtc="2026-08-28T13:53:00Z">
            <w:rPr>
              <w:rFonts w:ascii="Cambria Math" w:hAnsi="Cambria Math"/>
            </w:rPr>
            <m:t>=</m:t>
          </w:ins>
        </m:r>
        <m:sSub>
          <m:sSubPr>
            <m:ctrlPr>
              <w:ins w:id="944" w:author="Dylan CHEN" w:date="2026-08-28T21:53:00Z" w16du:dateUtc="2026-08-28T13:53:00Z">
                <w:rPr>
                  <w:rFonts w:ascii="Cambria Math" w:hAnsi="Cambria Math"/>
                </w:rPr>
              </w:ins>
            </m:ctrlPr>
          </m:sSubPr>
          <m:e>
            <m:r>
              <w:ins w:id="945" w:author="Dylan CHEN" w:date="2026-08-28T21:53:00Z" w16du:dateUtc="2026-08-28T13:53:00Z">
                <w:rPr>
                  <w:rFonts w:ascii="Cambria Math" w:hAnsi="Cambria Math"/>
                </w:rPr>
                <m:t>β</m:t>
              </w:ins>
            </m:r>
          </m:e>
          <m:sub>
            <m:r>
              <w:ins w:id="946" w:author="Dylan CHEN" w:date="2026-08-28T21:53:00Z" w16du:dateUtc="2026-08-28T13:53:00Z">
                <w:rPr>
                  <w:rFonts w:ascii="Cambria Math" w:hAnsi="Cambria Math"/>
                </w:rPr>
                <m:t>0</m:t>
              </w:ins>
            </m:r>
          </m:sub>
        </m:sSub>
        <m:r>
          <w:ins w:id="947" w:author="Dylan CHEN" w:date="2026-08-28T21:53:00Z" w16du:dateUtc="2026-08-28T13:53:00Z">
            <w:rPr>
              <w:rFonts w:ascii="Cambria Math" w:hAnsi="Cambria Math"/>
            </w:rPr>
            <m:t>+</m:t>
          </w:ins>
        </m:r>
        <m:sSub>
          <m:sSubPr>
            <m:ctrlPr>
              <w:ins w:id="948" w:author="Dylan CHEN" w:date="2026-08-28T21:53:00Z" w16du:dateUtc="2026-08-28T13:53:00Z">
                <w:rPr>
                  <w:rFonts w:ascii="Cambria Math" w:hAnsi="Cambria Math"/>
                </w:rPr>
              </w:ins>
            </m:ctrlPr>
          </m:sSubPr>
          <m:e>
            <m:r>
              <w:ins w:id="949" w:author="Dylan CHEN" w:date="2026-08-28T21:53:00Z" w16du:dateUtc="2026-08-28T13:53:00Z">
                <w:rPr>
                  <w:rFonts w:ascii="Cambria Math" w:hAnsi="Cambria Math"/>
                </w:rPr>
                <m:t>β</m:t>
              </w:ins>
            </m:r>
          </m:e>
          <m:sub>
            <m:r>
              <w:ins w:id="950" w:author="Dylan CHEN" w:date="2026-08-28T21:53:00Z" w16du:dateUtc="2026-08-28T13:53:00Z">
                <w:rPr>
                  <w:rFonts w:ascii="Cambria Math" w:hAnsi="Cambria Math"/>
                </w:rPr>
                <m:t>1</m:t>
              </w:ins>
            </m:r>
          </m:sub>
        </m:sSub>
        <m:r>
          <w:ins w:id="951" w:author="Dylan CHEN" w:date="2026-08-28T21:53:00Z" w16du:dateUtc="2026-08-28T13:53:00Z">
            <w:rPr>
              <w:rFonts w:ascii="Cambria Math" w:hAnsi="Cambria Math"/>
            </w:rPr>
            <m:t>A</m:t>
          </w:ins>
        </m:r>
        <m:sSub>
          <m:sSubPr>
            <m:ctrlPr>
              <w:ins w:id="952" w:author="Dylan CHEN" w:date="2026-08-28T21:53:00Z" w16du:dateUtc="2026-08-28T13:53:00Z">
                <w:rPr>
                  <w:rFonts w:ascii="Cambria Math" w:hAnsi="Cambria Math"/>
                </w:rPr>
              </w:ins>
            </m:ctrlPr>
          </m:sSubPr>
          <m:e>
            <m:r>
              <w:ins w:id="953" w:author="Dylan CHEN" w:date="2026-08-28T21:53:00Z" w16du:dateUtc="2026-08-28T13:53:00Z">
                <w:rPr>
                  <w:rFonts w:ascii="Cambria Math" w:hAnsi="Cambria Math"/>
                </w:rPr>
                <m:t>I</m:t>
              </w:ins>
            </m:r>
          </m:e>
          <m:sub>
            <m:r>
              <w:ins w:id="954" w:author="Dylan CHEN" w:date="2026-08-28T21:53:00Z" w16du:dateUtc="2026-08-28T13:53:00Z">
                <w:rPr>
                  <w:rFonts w:ascii="Cambria Math" w:hAnsi="Cambria Math"/>
                </w:rPr>
                <m:t>i</m:t>
              </w:ins>
            </m:r>
          </m:sub>
        </m:sSub>
        <m:r>
          <w:ins w:id="955" w:author="Dylan CHEN" w:date="2026-08-28T21:53:00Z" w16du:dateUtc="2026-08-28T13:53:00Z">
            <w:rPr>
              <w:rFonts w:ascii="Cambria Math" w:hAnsi="Cambria Math"/>
            </w:rPr>
            <m:t>+</m:t>
          </w:ins>
        </m:r>
        <m:sSub>
          <m:sSubPr>
            <m:ctrlPr>
              <w:ins w:id="956" w:author="Dylan CHEN" w:date="2026-08-28T21:53:00Z" w16du:dateUtc="2026-08-28T13:53:00Z">
                <w:rPr>
                  <w:rFonts w:ascii="Cambria Math" w:hAnsi="Cambria Math"/>
                </w:rPr>
              </w:ins>
            </m:ctrlPr>
          </m:sSubPr>
          <m:e>
            <m:r>
              <w:ins w:id="957" w:author="Dylan CHEN" w:date="2026-08-28T21:53:00Z" w16du:dateUtc="2026-08-28T13:53:00Z">
                <w:rPr>
                  <w:rFonts w:ascii="Cambria Math" w:hAnsi="Cambria Math"/>
                </w:rPr>
                <m:t>β</m:t>
              </w:ins>
            </m:r>
          </m:e>
          <m:sub>
            <m:r>
              <w:ins w:id="958" w:author="Dylan CHEN" w:date="2026-08-28T21:53:00Z" w16du:dateUtc="2026-08-28T13:53:00Z">
                <w:rPr>
                  <w:rFonts w:ascii="Cambria Math" w:hAnsi="Cambria Math"/>
                </w:rPr>
                <m:t>2</m:t>
              </w:ins>
            </m:r>
          </m:sub>
        </m:sSub>
        <m:r>
          <w:ins w:id="959" w:author="Dylan CHEN" w:date="2026-08-28T21:53:00Z" w16du:dateUtc="2026-08-28T13:53:00Z">
            <w:rPr>
              <w:rFonts w:ascii="Cambria Math" w:hAnsi="Cambria Math"/>
            </w:rPr>
            <m:t>(A</m:t>
          </w:ins>
        </m:r>
        <m:sSub>
          <m:sSubPr>
            <m:ctrlPr>
              <w:ins w:id="960" w:author="Dylan CHEN" w:date="2026-08-28T21:53:00Z" w16du:dateUtc="2026-08-28T13:53:00Z">
                <w:rPr>
                  <w:rFonts w:ascii="Cambria Math" w:hAnsi="Cambria Math"/>
                </w:rPr>
              </w:ins>
            </m:ctrlPr>
          </m:sSubPr>
          <m:e>
            <m:r>
              <w:ins w:id="961" w:author="Dylan CHEN" w:date="2026-08-28T21:53:00Z" w16du:dateUtc="2026-08-28T13:53:00Z">
                <w:rPr>
                  <w:rFonts w:ascii="Cambria Math" w:hAnsi="Cambria Math"/>
                </w:rPr>
                <m:t>I</m:t>
              </w:ins>
            </m:r>
          </m:e>
          <m:sub>
            <m:r>
              <w:ins w:id="962" w:author="Dylan CHEN" w:date="2026-08-28T21:53:00Z" w16du:dateUtc="2026-08-28T13:53:00Z">
                <w:rPr>
                  <w:rFonts w:ascii="Cambria Math" w:hAnsi="Cambria Math"/>
                </w:rPr>
                <m:t>i</m:t>
              </w:ins>
            </m:r>
          </m:sub>
        </m:sSub>
        <m:r>
          <w:ins w:id="963" w:author="Dylan CHEN" w:date="2026-08-28T21:53:00Z" w16du:dateUtc="2026-08-28T13:53:00Z">
            <w:rPr>
              <w:rFonts w:ascii="Cambria Math" w:hAnsi="Cambria Math"/>
            </w:rPr>
            <m:t>×Lengt</m:t>
          </w:ins>
        </m:r>
        <m:sSub>
          <m:sSubPr>
            <m:ctrlPr>
              <w:ins w:id="964" w:author="Dylan CHEN" w:date="2026-08-28T21:53:00Z" w16du:dateUtc="2026-08-28T13:53:00Z">
                <w:rPr>
                  <w:rFonts w:ascii="Cambria Math" w:hAnsi="Cambria Math"/>
                </w:rPr>
              </w:ins>
            </m:ctrlPr>
          </m:sSubPr>
          <m:e>
            <m:r>
              <w:ins w:id="965" w:author="Dylan CHEN" w:date="2026-08-28T21:53:00Z" w16du:dateUtc="2026-08-28T13:53:00Z">
                <w:rPr>
                  <w:rFonts w:ascii="Cambria Math" w:hAnsi="Cambria Math"/>
                </w:rPr>
                <m:t>h</m:t>
              </w:ins>
            </m:r>
          </m:e>
          <m:sub>
            <m:r>
              <w:ins w:id="966" w:author="Dylan CHEN" w:date="2026-08-28T21:53:00Z" w16du:dateUtc="2026-08-28T13:53:00Z">
                <w:rPr>
                  <w:rFonts w:ascii="Cambria Math" w:hAnsi="Cambria Math"/>
                </w:rPr>
                <m:t>i</m:t>
              </w:ins>
            </m:r>
          </m:sub>
        </m:sSub>
        <m:r>
          <w:ins w:id="967" w:author="Dylan CHEN" w:date="2026-08-28T21:53:00Z" w16du:dateUtc="2026-08-28T13:53:00Z">
            <w:rPr>
              <w:rFonts w:ascii="Cambria Math" w:hAnsi="Cambria Math"/>
            </w:rPr>
            <m:t>)+</m:t>
          </w:ins>
        </m:r>
        <m:sSub>
          <m:sSubPr>
            <m:ctrlPr>
              <w:ins w:id="968" w:author="Dylan CHEN" w:date="2026-08-28T21:53:00Z" w16du:dateUtc="2026-08-28T13:53:00Z">
                <w:rPr>
                  <w:rFonts w:ascii="Cambria Math" w:hAnsi="Cambria Math"/>
                </w:rPr>
              </w:ins>
            </m:ctrlPr>
          </m:sSubPr>
          <m:e>
            <m:r>
              <w:ins w:id="969" w:author="Dylan CHEN" w:date="2026-08-28T21:53:00Z" w16du:dateUtc="2026-08-28T13:53:00Z">
                <w:rPr>
                  <w:rFonts w:ascii="Cambria Math" w:hAnsi="Cambria Math"/>
                </w:rPr>
                <m:t>β</m:t>
              </w:ins>
            </m:r>
          </m:e>
          <m:sub>
            <m:r>
              <w:ins w:id="970" w:author="Dylan CHEN" w:date="2026-08-28T21:53:00Z" w16du:dateUtc="2026-08-28T13:53:00Z">
                <w:rPr>
                  <w:rFonts w:ascii="Cambria Math" w:hAnsi="Cambria Math"/>
                </w:rPr>
                <m:t>3</m:t>
              </w:ins>
            </m:r>
          </m:sub>
        </m:sSub>
        <m:r>
          <w:ins w:id="971" w:author="Dylan CHEN" w:date="2026-08-28T21:53:00Z" w16du:dateUtc="2026-08-28T13:53:00Z">
            <w:rPr>
              <w:rFonts w:ascii="Cambria Math" w:hAnsi="Cambria Math"/>
            </w:rPr>
            <m:t>(A</m:t>
          </w:ins>
        </m:r>
        <m:sSub>
          <m:sSubPr>
            <m:ctrlPr>
              <w:ins w:id="972" w:author="Dylan CHEN" w:date="2026-08-28T21:53:00Z" w16du:dateUtc="2026-08-28T13:53:00Z">
                <w:rPr>
                  <w:rFonts w:ascii="Cambria Math" w:hAnsi="Cambria Math"/>
                </w:rPr>
              </w:ins>
            </m:ctrlPr>
          </m:sSubPr>
          <m:e>
            <m:r>
              <w:ins w:id="973" w:author="Dylan CHEN" w:date="2026-08-28T21:53:00Z" w16du:dateUtc="2026-08-28T13:53:00Z">
                <w:rPr>
                  <w:rFonts w:ascii="Cambria Math" w:hAnsi="Cambria Math"/>
                </w:rPr>
                <m:t>I</m:t>
              </w:ins>
            </m:r>
          </m:e>
          <m:sub>
            <m:r>
              <w:ins w:id="974" w:author="Dylan CHEN" w:date="2026-08-28T21:53:00Z" w16du:dateUtc="2026-08-28T13:53:00Z">
                <w:rPr>
                  <w:rFonts w:ascii="Cambria Math" w:hAnsi="Cambria Math"/>
                </w:rPr>
                <m:t>i</m:t>
              </w:ins>
            </m:r>
          </m:sub>
        </m:sSub>
        <m:r>
          <w:ins w:id="975" w:author="Dylan CHEN" w:date="2026-08-28T21:53:00Z" w16du:dateUtc="2026-08-28T13:53:00Z">
            <w:rPr>
              <w:rFonts w:ascii="Cambria Math" w:hAnsi="Cambria Math"/>
            </w:rPr>
            <m:t>×Qualit</m:t>
          </w:ins>
        </m:r>
        <m:sSub>
          <m:sSubPr>
            <m:ctrlPr>
              <w:ins w:id="976" w:author="Dylan CHEN" w:date="2026-08-28T21:53:00Z" w16du:dateUtc="2026-08-28T13:53:00Z">
                <w:rPr>
                  <w:rFonts w:ascii="Cambria Math" w:hAnsi="Cambria Math"/>
                </w:rPr>
              </w:ins>
            </m:ctrlPr>
          </m:sSubPr>
          <m:e>
            <m:r>
              <w:ins w:id="977" w:author="Dylan CHEN" w:date="2026-08-28T21:53:00Z" w16du:dateUtc="2026-08-28T13:53:00Z">
                <w:rPr>
                  <w:rFonts w:ascii="Cambria Math" w:hAnsi="Cambria Math"/>
                </w:rPr>
                <m:t>y</m:t>
              </w:ins>
            </m:r>
          </m:e>
          <m:sub>
            <m:r>
              <w:ins w:id="978" w:author="Dylan CHEN" w:date="2026-08-28T21:53:00Z" w16du:dateUtc="2026-08-28T13:53:00Z">
                <w:rPr>
                  <w:rFonts w:ascii="Cambria Math" w:hAnsi="Cambria Math"/>
                </w:rPr>
                <m:t>i</m:t>
              </w:ins>
            </m:r>
          </m:sub>
        </m:sSub>
        <m:r>
          <w:ins w:id="979" w:author="Dylan CHEN" w:date="2026-08-28T21:53:00Z" w16du:dateUtc="2026-08-28T13:53:00Z">
            <w:rPr>
              <w:rFonts w:ascii="Cambria Math" w:hAnsi="Cambria Math"/>
            </w:rPr>
            <m:t>)+</m:t>
          </w:ins>
        </m:r>
        <m:sSub>
          <m:sSubPr>
            <m:ctrlPr>
              <w:ins w:id="980" w:author="Dylan CHEN" w:date="2026-08-28T21:53:00Z" w16du:dateUtc="2026-08-28T13:53:00Z">
                <w:rPr>
                  <w:rFonts w:ascii="Cambria Math" w:hAnsi="Cambria Math"/>
                </w:rPr>
              </w:ins>
            </m:ctrlPr>
          </m:sSubPr>
          <m:e>
            <m:r>
              <w:ins w:id="981" w:author="Dylan CHEN" w:date="2026-08-28T21:53:00Z" w16du:dateUtc="2026-08-28T13:53:00Z">
                <w:rPr>
                  <w:rFonts w:ascii="Cambria Math" w:hAnsi="Cambria Math"/>
                </w:rPr>
                <m:t>X</m:t>
              </w:ins>
            </m:r>
          </m:e>
          <m:sub>
            <m:r>
              <w:ins w:id="982" w:author="Dylan CHEN" w:date="2026-08-28T21:53:00Z" w16du:dateUtc="2026-08-28T13:53:00Z">
                <w:rPr>
                  <w:rFonts w:ascii="Cambria Math" w:hAnsi="Cambria Math"/>
                </w:rPr>
                <m:t>i</m:t>
              </w:ins>
            </m:r>
          </m:sub>
        </m:sSub>
        <m:r>
          <w:ins w:id="983" w:author="Dylan CHEN" w:date="2026-08-28T21:53:00Z" w16du:dateUtc="2026-08-28T13:53:00Z">
            <w:rPr>
              <w:rFonts w:ascii="Cambria Math" w:hAnsi="Cambria Math"/>
            </w:rPr>
            <m:t>'γ+</m:t>
          </w:ins>
        </m:r>
        <m:sSub>
          <m:sSubPr>
            <m:ctrlPr>
              <w:ins w:id="984" w:author="Dylan CHEN" w:date="2026-08-28T21:53:00Z" w16du:dateUtc="2026-08-28T13:53:00Z">
                <w:rPr>
                  <w:rFonts w:ascii="Cambria Math" w:hAnsi="Cambria Math"/>
                </w:rPr>
              </w:ins>
            </m:ctrlPr>
          </m:sSubPr>
          <m:e>
            <m:r>
              <w:ins w:id="985" w:author="Dylan CHEN" w:date="2026-08-28T21:53:00Z" w16du:dateUtc="2026-08-28T13:53:00Z">
                <w:rPr>
                  <w:rFonts w:ascii="Cambria Math" w:hAnsi="Cambria Math"/>
                </w:rPr>
                <m:t>δ</m:t>
              </w:ins>
            </m:r>
          </m:e>
          <m:sub>
            <m:r>
              <w:ins w:id="986" w:author="Dylan CHEN" w:date="2026-08-28T21:53:00Z" w16du:dateUtc="2026-08-28T13:53:00Z">
                <w:rPr>
                  <w:rFonts w:ascii="Cambria Math" w:hAnsi="Cambria Math"/>
                </w:rPr>
                <m:t>t</m:t>
              </w:ins>
            </m:r>
          </m:sub>
        </m:sSub>
        <m:r>
          <w:ins w:id="987" w:author="Dylan CHEN" w:date="2026-08-28T21:53:00Z" w16du:dateUtc="2026-08-28T13:53:00Z">
            <w:rPr>
              <w:rFonts w:ascii="Cambria Math" w:hAnsi="Cambria Math"/>
            </w:rPr>
            <m:t>+</m:t>
          </w:ins>
        </m:r>
        <m:sSub>
          <m:sSubPr>
            <m:ctrlPr>
              <w:ins w:id="988" w:author="Dylan CHEN" w:date="2026-08-28T21:53:00Z" w16du:dateUtc="2026-08-28T13:53:00Z">
                <w:rPr>
                  <w:rFonts w:ascii="Cambria Math" w:hAnsi="Cambria Math"/>
                </w:rPr>
              </w:ins>
            </m:ctrlPr>
          </m:sSubPr>
          <m:e>
            <m:r>
              <w:ins w:id="989" w:author="Dylan CHEN" w:date="2026-08-28T21:53:00Z" w16du:dateUtc="2026-08-28T13:53:00Z">
                <w:rPr>
                  <w:rFonts w:ascii="Cambria Math" w:hAnsi="Cambria Math"/>
                </w:rPr>
                <m:t>ε</m:t>
              </w:ins>
            </m:r>
          </m:e>
          <m:sub>
            <m:r>
              <w:ins w:id="990" w:author="Dylan CHEN" w:date="2026-08-28T21:53:00Z" w16du:dateUtc="2026-08-28T13:53:00Z">
                <w:rPr>
                  <w:rFonts w:ascii="Cambria Math" w:hAnsi="Cambria Math"/>
                </w:rPr>
                <m:t>i</m:t>
              </w:ins>
            </m:r>
          </m:sub>
        </m:sSub>
      </m:oMath>
      <w:ins w:id="991" w:author="Dylan CHEN" w:date="2026-08-28T21:53:00Z" w16du:dateUtc="2026-08-28T13:53:00Z">
        <w:r w:rsidR="0045239F">
          <w:rPr>
            <w:rFonts w:hint="eastAsia"/>
          </w:rPr>
          <w:t xml:space="preserve">          (3)</w:t>
        </w:r>
      </w:ins>
    </w:p>
    <w:p w14:paraId="0FEAA570" w14:textId="4948023E" w:rsidR="0014752F" w:rsidRPr="00015210" w:rsidDel="0045239F" w:rsidRDefault="0014752F">
      <w:pPr>
        <w:pStyle w:val="Paragraph0"/>
        <w:ind w:firstLine="0"/>
        <w:rPr>
          <w:del w:id="992" w:author="Dylan CHEN" w:date="2026-08-28T21:53:00Z" w16du:dateUtc="2026-08-28T13:53:00Z"/>
        </w:rPr>
        <w:pPrChange w:id="993" w:author="Dylan CHEN" w:date="2026-08-28T21:53:00Z" w16du:dateUtc="2026-08-28T13:53:00Z">
          <w:pPr>
            <w:pStyle w:val="Paragraph0"/>
          </w:pPr>
        </w:pPrChange>
      </w:pPr>
      <w:del w:id="994" w:author="Dylan CHEN" w:date="2026-08-28T21:53:00Z" w16du:dateUtc="2026-08-28T13:53:00Z">
        <w:r w:rsidRPr="00015210" w:rsidDel="0045239F">
          <w:delText>Our baseline model regresses each outcome on the AI treatment and, where relevant, its interactions with the moderators:</w:delText>
        </w:r>
      </w:del>
    </w:p>
    <w:p w14:paraId="37D97B2D" w14:textId="053EBA60" w:rsidR="0014752F" w:rsidRPr="00015210" w:rsidDel="0045239F" w:rsidRDefault="00000000">
      <w:pPr>
        <w:spacing w:before="100" w:beforeAutospacing="1" w:after="100" w:afterAutospacing="1"/>
        <w:jc w:val="right"/>
        <w:rPr>
          <w:del w:id="995" w:author="Dylan CHEN" w:date="2026-08-28T21:53:00Z" w16du:dateUtc="2026-08-28T13:53:00Z"/>
          <w:color w:val="000000"/>
        </w:rPr>
        <w:pPrChange w:id="996" w:author="Dylan CHEN" w:date="2026-08-28T21:53:00Z" w16du:dateUtc="2026-08-28T13:53:00Z">
          <w:pPr>
            <w:spacing w:before="100" w:beforeAutospacing="1" w:after="100" w:afterAutospacing="1"/>
          </w:pPr>
        </w:pPrChange>
      </w:pPr>
      <m:oMathPara>
        <m:oMath>
          <m:sSub>
            <m:sSubPr>
              <m:ctrlPr>
                <w:del w:id="997" w:author="Dylan CHEN" w:date="2026-08-28T21:53:00Z" w16du:dateUtc="2026-08-28T13:53:00Z">
                  <w:rPr>
                    <w:rFonts w:ascii="Cambria Math" w:hAnsi="Cambria Math"/>
                  </w:rPr>
                </w:del>
              </m:ctrlPr>
            </m:sSubPr>
            <m:e>
              <m:r>
                <w:del w:id="998" w:author="Dylan CHEN" w:date="2026-08-28T21:53:00Z" w16du:dateUtc="2026-08-28T13:53:00Z">
                  <w:rPr>
                    <w:rFonts w:ascii="Cambria Math" w:hAnsi="Cambria Math"/>
                  </w:rPr>
                  <m:t>Y</m:t>
                </w:del>
              </m:r>
            </m:e>
            <m:sub>
              <m:r>
                <w:del w:id="999" w:author="Dylan CHEN" w:date="2026-08-28T21:53:00Z" w16du:dateUtc="2026-08-28T13:53:00Z">
                  <w:rPr>
                    <w:rFonts w:ascii="Cambria Math" w:hAnsi="Cambria Math"/>
                  </w:rPr>
                  <m:t>i</m:t>
                </w:del>
              </m:r>
            </m:sub>
          </m:sSub>
          <m:r>
            <w:del w:id="1000" w:author="Dylan CHEN" w:date="2026-08-28T21:53:00Z" w16du:dateUtc="2026-08-28T13:53:00Z">
              <w:rPr>
                <w:rFonts w:ascii="Cambria Math" w:hAnsi="Cambria Math"/>
              </w:rPr>
              <m:t>=</m:t>
            </w:del>
          </m:r>
          <m:sSub>
            <m:sSubPr>
              <m:ctrlPr>
                <w:del w:id="1001" w:author="Dylan CHEN" w:date="2026-08-28T21:53:00Z" w16du:dateUtc="2026-08-28T13:53:00Z">
                  <w:rPr>
                    <w:rFonts w:ascii="Cambria Math" w:hAnsi="Cambria Math"/>
                  </w:rPr>
                </w:del>
              </m:ctrlPr>
            </m:sSubPr>
            <m:e>
              <m:r>
                <w:del w:id="1002" w:author="Dylan CHEN" w:date="2026-08-28T21:53:00Z" w16du:dateUtc="2026-08-28T13:53:00Z">
                  <w:rPr>
                    <w:rFonts w:ascii="Cambria Math" w:hAnsi="Cambria Math"/>
                  </w:rPr>
                  <m:t>β</m:t>
                </w:del>
              </m:r>
            </m:e>
            <m:sub>
              <m:r>
                <w:del w:id="1003" w:author="Dylan CHEN" w:date="2026-08-28T21:53:00Z" w16du:dateUtc="2026-08-28T13:53:00Z">
                  <w:rPr>
                    <w:rFonts w:ascii="Cambria Math" w:hAnsi="Cambria Math"/>
                  </w:rPr>
                  <m:t>0</m:t>
                </w:del>
              </m:r>
            </m:sub>
          </m:sSub>
          <m:r>
            <w:del w:id="1004" w:author="Dylan CHEN" w:date="2026-08-28T21:53:00Z" w16du:dateUtc="2026-08-28T13:53:00Z">
              <w:rPr>
                <w:rFonts w:ascii="Cambria Math" w:hAnsi="Cambria Math"/>
              </w:rPr>
              <m:t>+</m:t>
            </w:del>
          </m:r>
          <m:sSub>
            <m:sSubPr>
              <m:ctrlPr>
                <w:del w:id="1005" w:author="Dylan CHEN" w:date="2026-08-28T21:53:00Z" w16du:dateUtc="2026-08-28T13:53:00Z">
                  <w:rPr>
                    <w:rFonts w:ascii="Cambria Math" w:hAnsi="Cambria Math"/>
                  </w:rPr>
                </w:del>
              </m:ctrlPr>
            </m:sSubPr>
            <m:e>
              <m:r>
                <w:del w:id="1006" w:author="Dylan CHEN" w:date="2026-08-28T21:53:00Z" w16du:dateUtc="2026-08-28T13:53:00Z">
                  <w:rPr>
                    <w:rFonts w:ascii="Cambria Math" w:hAnsi="Cambria Math"/>
                  </w:rPr>
                  <m:t>β</m:t>
                </w:del>
              </m:r>
            </m:e>
            <m:sub>
              <m:r>
                <w:del w:id="1007" w:author="Dylan CHEN" w:date="2026-08-28T21:53:00Z" w16du:dateUtc="2026-08-28T13:53:00Z">
                  <w:rPr>
                    <w:rFonts w:ascii="Cambria Math" w:hAnsi="Cambria Math"/>
                  </w:rPr>
                  <m:t>1</m:t>
                </w:del>
              </m:r>
            </m:sub>
          </m:sSub>
          <m:r>
            <w:del w:id="1008" w:author="Dylan CHEN" w:date="2026-08-28T21:53:00Z" w16du:dateUtc="2026-08-28T13:53:00Z">
              <w:rPr>
                <w:rFonts w:ascii="Cambria Math" w:hAnsi="Cambria Math"/>
              </w:rPr>
              <m:t>A</m:t>
            </w:del>
          </m:r>
          <m:sSub>
            <m:sSubPr>
              <m:ctrlPr>
                <w:del w:id="1009" w:author="Dylan CHEN" w:date="2026-08-28T21:53:00Z" w16du:dateUtc="2026-08-28T13:53:00Z">
                  <w:rPr>
                    <w:rFonts w:ascii="Cambria Math" w:hAnsi="Cambria Math"/>
                  </w:rPr>
                </w:del>
              </m:ctrlPr>
            </m:sSubPr>
            <m:e>
              <m:r>
                <w:del w:id="1010" w:author="Dylan CHEN" w:date="2026-08-28T21:53:00Z" w16du:dateUtc="2026-08-28T13:53:00Z">
                  <w:rPr>
                    <w:rFonts w:ascii="Cambria Math" w:hAnsi="Cambria Math"/>
                  </w:rPr>
                  <m:t>I</m:t>
                </w:del>
              </m:r>
            </m:e>
            <m:sub>
              <m:r>
                <w:del w:id="1011" w:author="Dylan CHEN" w:date="2026-08-28T21:53:00Z" w16du:dateUtc="2026-08-28T13:53:00Z">
                  <w:rPr>
                    <w:rFonts w:ascii="Cambria Math" w:hAnsi="Cambria Math"/>
                  </w:rPr>
                  <m:t>i</m:t>
                </w:del>
              </m:r>
            </m:sub>
          </m:sSub>
          <m:r>
            <w:del w:id="1012" w:author="Dylan CHEN" w:date="2026-08-28T21:53:00Z" w16du:dateUtc="2026-08-28T13:53:00Z">
              <w:rPr>
                <w:rFonts w:ascii="Cambria Math" w:hAnsi="Cambria Math"/>
              </w:rPr>
              <m:t>+</m:t>
            </w:del>
          </m:r>
          <m:sSub>
            <m:sSubPr>
              <m:ctrlPr>
                <w:del w:id="1013" w:author="Dylan CHEN" w:date="2026-08-28T21:53:00Z" w16du:dateUtc="2026-08-28T13:53:00Z">
                  <w:rPr>
                    <w:rFonts w:ascii="Cambria Math" w:hAnsi="Cambria Math"/>
                  </w:rPr>
                </w:del>
              </m:ctrlPr>
            </m:sSubPr>
            <m:e>
              <m:r>
                <w:del w:id="1014" w:author="Dylan CHEN" w:date="2026-08-28T21:53:00Z" w16du:dateUtc="2026-08-28T13:53:00Z">
                  <w:rPr>
                    <w:rFonts w:ascii="Cambria Math" w:hAnsi="Cambria Math"/>
                  </w:rPr>
                  <m:t>β</m:t>
                </w:del>
              </m:r>
            </m:e>
            <m:sub>
              <m:r>
                <w:del w:id="1015" w:author="Dylan CHEN" w:date="2026-08-28T21:53:00Z" w16du:dateUtc="2026-08-28T13:53:00Z">
                  <w:rPr>
                    <w:rFonts w:ascii="Cambria Math" w:hAnsi="Cambria Math"/>
                  </w:rPr>
                  <m:t>2</m:t>
                </w:del>
              </m:r>
            </m:sub>
          </m:sSub>
          <m:r>
            <w:del w:id="1016" w:author="Dylan CHEN" w:date="2026-08-28T21:53:00Z" w16du:dateUtc="2026-08-28T13:53:00Z">
              <w:rPr>
                <w:rFonts w:ascii="Cambria Math" w:hAnsi="Cambria Math"/>
              </w:rPr>
              <m:t>(A</m:t>
            </w:del>
          </m:r>
          <m:sSub>
            <m:sSubPr>
              <m:ctrlPr>
                <w:del w:id="1017" w:author="Dylan CHEN" w:date="2026-08-28T21:53:00Z" w16du:dateUtc="2026-08-28T13:53:00Z">
                  <w:rPr>
                    <w:rFonts w:ascii="Cambria Math" w:hAnsi="Cambria Math"/>
                  </w:rPr>
                </w:del>
              </m:ctrlPr>
            </m:sSubPr>
            <m:e>
              <m:r>
                <w:del w:id="1018" w:author="Dylan CHEN" w:date="2026-08-28T21:53:00Z" w16du:dateUtc="2026-08-28T13:53:00Z">
                  <w:rPr>
                    <w:rFonts w:ascii="Cambria Math" w:hAnsi="Cambria Math"/>
                  </w:rPr>
                  <m:t>I</m:t>
                </w:del>
              </m:r>
            </m:e>
            <m:sub>
              <m:r>
                <w:del w:id="1019" w:author="Dylan CHEN" w:date="2026-08-28T21:53:00Z" w16du:dateUtc="2026-08-28T13:53:00Z">
                  <w:rPr>
                    <w:rFonts w:ascii="Cambria Math" w:hAnsi="Cambria Math"/>
                  </w:rPr>
                  <m:t>i</m:t>
                </w:del>
              </m:r>
            </m:sub>
          </m:sSub>
          <m:r>
            <w:del w:id="1020" w:author="Dylan CHEN" w:date="2026-08-28T21:53:00Z" w16du:dateUtc="2026-08-28T13:53:00Z">
              <w:rPr>
                <w:rFonts w:ascii="Cambria Math" w:hAnsi="Cambria Math"/>
              </w:rPr>
              <m:t>×Lengt</m:t>
            </w:del>
          </m:r>
          <m:sSub>
            <m:sSubPr>
              <m:ctrlPr>
                <w:del w:id="1021" w:author="Dylan CHEN" w:date="2026-08-28T21:53:00Z" w16du:dateUtc="2026-08-28T13:53:00Z">
                  <w:rPr>
                    <w:rFonts w:ascii="Cambria Math" w:hAnsi="Cambria Math"/>
                  </w:rPr>
                </w:del>
              </m:ctrlPr>
            </m:sSubPr>
            <m:e>
              <m:r>
                <w:del w:id="1022" w:author="Dylan CHEN" w:date="2026-08-28T21:53:00Z" w16du:dateUtc="2026-08-28T13:53:00Z">
                  <w:rPr>
                    <w:rFonts w:ascii="Cambria Math" w:hAnsi="Cambria Math"/>
                  </w:rPr>
                  <m:t>h</m:t>
                </w:del>
              </m:r>
            </m:e>
            <m:sub>
              <m:r>
                <w:del w:id="1023" w:author="Dylan CHEN" w:date="2026-08-28T21:53:00Z" w16du:dateUtc="2026-08-28T13:53:00Z">
                  <w:rPr>
                    <w:rFonts w:ascii="Cambria Math" w:hAnsi="Cambria Math"/>
                  </w:rPr>
                  <m:t>i</m:t>
                </w:del>
              </m:r>
            </m:sub>
          </m:sSub>
          <m:r>
            <w:del w:id="1024" w:author="Dylan CHEN" w:date="2026-08-28T21:53:00Z" w16du:dateUtc="2026-08-28T13:53:00Z">
              <w:rPr>
                <w:rFonts w:ascii="Cambria Math" w:hAnsi="Cambria Math"/>
              </w:rPr>
              <m:t>)+</m:t>
            </w:del>
          </m:r>
          <m:sSub>
            <m:sSubPr>
              <m:ctrlPr>
                <w:del w:id="1025" w:author="Dylan CHEN" w:date="2026-08-28T21:53:00Z" w16du:dateUtc="2026-08-28T13:53:00Z">
                  <w:rPr>
                    <w:rFonts w:ascii="Cambria Math" w:hAnsi="Cambria Math"/>
                  </w:rPr>
                </w:del>
              </m:ctrlPr>
            </m:sSubPr>
            <m:e>
              <m:r>
                <w:del w:id="1026" w:author="Dylan CHEN" w:date="2026-08-28T21:53:00Z" w16du:dateUtc="2026-08-28T13:53:00Z">
                  <w:rPr>
                    <w:rFonts w:ascii="Cambria Math" w:hAnsi="Cambria Math"/>
                  </w:rPr>
                  <m:t>β</m:t>
                </w:del>
              </m:r>
            </m:e>
            <m:sub>
              <m:r>
                <w:del w:id="1027" w:author="Dylan CHEN" w:date="2026-08-28T21:53:00Z" w16du:dateUtc="2026-08-28T13:53:00Z">
                  <w:rPr>
                    <w:rFonts w:ascii="Cambria Math" w:hAnsi="Cambria Math"/>
                  </w:rPr>
                  <m:t>3</m:t>
                </w:del>
              </m:r>
            </m:sub>
          </m:sSub>
          <m:r>
            <w:del w:id="1028" w:author="Dylan CHEN" w:date="2026-08-28T21:53:00Z" w16du:dateUtc="2026-08-28T13:53:00Z">
              <w:rPr>
                <w:rFonts w:ascii="Cambria Math" w:hAnsi="Cambria Math"/>
              </w:rPr>
              <m:t>(A</m:t>
            </w:del>
          </m:r>
          <m:sSub>
            <m:sSubPr>
              <m:ctrlPr>
                <w:del w:id="1029" w:author="Dylan CHEN" w:date="2026-08-28T21:53:00Z" w16du:dateUtc="2026-08-28T13:53:00Z">
                  <w:rPr>
                    <w:rFonts w:ascii="Cambria Math" w:hAnsi="Cambria Math"/>
                  </w:rPr>
                </w:del>
              </m:ctrlPr>
            </m:sSubPr>
            <m:e>
              <m:r>
                <w:del w:id="1030" w:author="Dylan CHEN" w:date="2026-08-28T21:53:00Z" w16du:dateUtc="2026-08-28T13:53:00Z">
                  <w:rPr>
                    <w:rFonts w:ascii="Cambria Math" w:hAnsi="Cambria Math"/>
                  </w:rPr>
                  <m:t>I</m:t>
                </w:del>
              </m:r>
            </m:e>
            <m:sub>
              <m:r>
                <w:del w:id="1031" w:author="Dylan CHEN" w:date="2026-08-28T21:53:00Z" w16du:dateUtc="2026-08-28T13:53:00Z">
                  <w:rPr>
                    <w:rFonts w:ascii="Cambria Math" w:hAnsi="Cambria Math"/>
                  </w:rPr>
                  <m:t>i</m:t>
                </w:del>
              </m:r>
            </m:sub>
          </m:sSub>
          <m:r>
            <w:del w:id="1032" w:author="Dylan CHEN" w:date="2026-08-28T21:53:00Z" w16du:dateUtc="2026-08-28T13:53:00Z">
              <w:rPr>
                <w:rFonts w:ascii="Cambria Math" w:hAnsi="Cambria Math"/>
              </w:rPr>
              <m:t>×Qualit</m:t>
            </w:del>
          </m:r>
          <m:sSub>
            <m:sSubPr>
              <m:ctrlPr>
                <w:del w:id="1033" w:author="Dylan CHEN" w:date="2026-08-28T21:53:00Z" w16du:dateUtc="2026-08-28T13:53:00Z">
                  <w:rPr>
                    <w:rFonts w:ascii="Cambria Math" w:hAnsi="Cambria Math"/>
                  </w:rPr>
                </w:del>
              </m:ctrlPr>
            </m:sSubPr>
            <m:e>
              <m:r>
                <w:del w:id="1034" w:author="Dylan CHEN" w:date="2026-08-28T21:53:00Z" w16du:dateUtc="2026-08-28T13:53:00Z">
                  <w:rPr>
                    <w:rFonts w:ascii="Cambria Math" w:hAnsi="Cambria Math"/>
                  </w:rPr>
                  <m:t>y</m:t>
                </w:del>
              </m:r>
            </m:e>
            <m:sub>
              <m:r>
                <w:del w:id="1035" w:author="Dylan CHEN" w:date="2026-08-28T21:53:00Z" w16du:dateUtc="2026-08-28T13:53:00Z">
                  <w:rPr>
                    <w:rFonts w:ascii="Cambria Math" w:hAnsi="Cambria Math"/>
                  </w:rPr>
                  <m:t>i</m:t>
                </w:del>
              </m:r>
            </m:sub>
          </m:sSub>
          <m:r>
            <w:del w:id="1036" w:author="Dylan CHEN" w:date="2026-08-28T21:53:00Z" w16du:dateUtc="2026-08-28T13:53:00Z">
              <w:rPr>
                <w:rFonts w:ascii="Cambria Math" w:hAnsi="Cambria Math"/>
              </w:rPr>
              <m:t>)+γ</m:t>
            </w:del>
          </m:r>
          <m:sSub>
            <m:sSubPr>
              <m:ctrlPr>
                <w:del w:id="1037" w:author="Dylan CHEN" w:date="2026-08-28T21:53:00Z" w16du:dateUtc="2026-08-28T13:53:00Z">
                  <w:rPr>
                    <w:rFonts w:ascii="Cambria Math" w:hAnsi="Cambria Math"/>
                  </w:rPr>
                </w:del>
              </m:ctrlPr>
            </m:sSubPr>
            <m:e>
              <m:r>
                <w:del w:id="1038" w:author="Dylan CHEN" w:date="2026-08-28T21:53:00Z" w16du:dateUtc="2026-08-28T13:53:00Z">
                  <w:rPr>
                    <w:rFonts w:ascii="Cambria Math" w:hAnsi="Cambria Math"/>
                  </w:rPr>
                  <m:t>X</m:t>
                </w:del>
              </m:r>
            </m:e>
            <m:sub>
              <m:r>
                <w:del w:id="1039" w:author="Dylan CHEN" w:date="2026-08-28T21:53:00Z" w16du:dateUtc="2026-08-28T13:53:00Z">
                  <w:rPr>
                    <w:rFonts w:ascii="Cambria Math" w:hAnsi="Cambria Math"/>
                  </w:rPr>
                  <m:t>i</m:t>
                </w:del>
              </m:r>
            </m:sub>
          </m:sSub>
          <m:r>
            <w:del w:id="1040" w:author="Dylan CHEN" w:date="2026-08-28T21:53:00Z" w16du:dateUtc="2026-08-28T13:53:00Z">
              <w:rPr>
                <w:rFonts w:ascii="Cambria Math" w:hAnsi="Cambria Math"/>
              </w:rPr>
              <m:t>+</m:t>
            </w:del>
          </m:r>
          <m:sSub>
            <m:sSubPr>
              <m:ctrlPr>
                <w:del w:id="1041" w:author="Dylan CHEN" w:date="2026-08-28T21:53:00Z" w16du:dateUtc="2026-08-28T13:53:00Z">
                  <w:rPr>
                    <w:rFonts w:ascii="Cambria Math" w:hAnsi="Cambria Math"/>
                  </w:rPr>
                </w:del>
              </m:ctrlPr>
            </m:sSubPr>
            <m:e>
              <m:r>
                <w:del w:id="1042" w:author="Dylan CHEN" w:date="2026-08-28T21:53:00Z" w16du:dateUtc="2026-08-28T13:53:00Z">
                  <w:rPr>
                    <w:rFonts w:ascii="Cambria Math" w:hAnsi="Cambria Math"/>
                  </w:rPr>
                  <m:t>δ</m:t>
                </w:del>
              </m:r>
            </m:e>
            <m:sub>
              <m:r>
                <w:del w:id="1043" w:author="Dylan CHEN" w:date="2026-08-28T21:53:00Z" w16du:dateUtc="2026-08-28T13:53:00Z">
                  <w:rPr>
                    <w:rFonts w:ascii="Cambria Math" w:hAnsi="Cambria Math"/>
                  </w:rPr>
                  <m:t>t</m:t>
                </w:del>
              </m:r>
            </m:sub>
          </m:sSub>
          <m:r>
            <w:del w:id="1044" w:author="Dylan CHEN" w:date="2026-08-28T21:53:00Z" w16du:dateUtc="2026-08-28T13:53:00Z">
              <w:rPr>
                <w:rFonts w:ascii="Cambria Math" w:hAnsi="Cambria Math"/>
              </w:rPr>
              <m:t>+</m:t>
            </w:del>
          </m:r>
          <m:sSub>
            <m:sSubPr>
              <m:ctrlPr>
                <w:del w:id="1045" w:author="Dylan CHEN" w:date="2026-08-28T21:53:00Z" w16du:dateUtc="2026-08-28T13:53:00Z">
                  <w:rPr>
                    <w:rFonts w:ascii="Cambria Math" w:hAnsi="Cambria Math"/>
                  </w:rPr>
                </w:del>
              </m:ctrlPr>
            </m:sSubPr>
            <m:e>
              <m:r>
                <w:del w:id="1046" w:author="Dylan CHEN" w:date="2026-08-28T21:53:00Z" w16du:dateUtc="2026-08-28T13:53:00Z">
                  <w:rPr>
                    <w:rFonts w:ascii="Cambria Math" w:hAnsi="Cambria Math"/>
                  </w:rPr>
                  <m:t>ε</m:t>
                </w:del>
              </m:r>
            </m:e>
            <m:sub>
              <m:r>
                <w:del w:id="1047" w:author="Dylan CHEN" w:date="2026-08-28T21:53:00Z" w16du:dateUtc="2026-08-28T13:53:00Z">
                  <w:rPr>
                    <w:rFonts w:ascii="Cambria Math" w:hAnsi="Cambria Math"/>
                  </w:rPr>
                  <m:t>i</m:t>
                </w:del>
              </m:r>
            </m:sub>
          </m:sSub>
        </m:oMath>
      </m:oMathPara>
    </w:p>
    <w:p w14:paraId="72B8C764" w14:textId="6BCECFA6" w:rsidR="0083015A" w:rsidRPr="00015210" w:rsidDel="0045239F" w:rsidRDefault="0014752F">
      <w:pPr>
        <w:pStyle w:val="Paragraph0"/>
        <w:ind w:firstLine="0"/>
        <w:rPr>
          <w:del w:id="1048" w:author="Dylan CHEN" w:date="2026-08-28T21:53:00Z" w16du:dateUtc="2026-08-28T13:53:00Z"/>
        </w:rPr>
        <w:pPrChange w:id="1049" w:author="Dylan CHEN" w:date="2026-08-28T21:53:00Z" w16du:dateUtc="2026-08-28T13:53:00Z">
          <w:pPr>
            <w:pStyle w:val="Paragraph0"/>
          </w:pPr>
        </w:pPrChange>
      </w:pPr>
      <w:del w:id="1050" w:author="Dylan CHEN" w:date="2026-08-28T21:53:00Z" w16du:dateUtc="2026-08-28T13:53:00Z">
        <w:r w:rsidRPr="00015210" w:rsidDel="0045239F">
          <w:delText xml:space="preserve">where </w:delText>
        </w:r>
        <w:r w:rsidRPr="00015210" w:rsidDel="0045239F">
          <w:rPr>
            <w:i/>
            <w:iCs/>
          </w:rPr>
          <w:delText>i</w:delText>
        </w:r>
        <w:r w:rsidRPr="00015210" w:rsidDel="0045239F">
          <w:delText xml:space="preserve"> indexes questions, </w:delText>
        </w:r>
      </w:del>
      <m:oMath>
        <m:sSub>
          <m:sSubPr>
            <m:ctrlPr>
              <w:del w:id="1051" w:author="Dylan CHEN" w:date="2026-08-28T21:53:00Z" w16du:dateUtc="2026-08-28T13:53:00Z">
                <w:rPr>
                  <w:rFonts w:ascii="Cambria Math" w:hAnsi="Cambria Math"/>
                </w:rPr>
              </w:del>
            </m:ctrlPr>
          </m:sSubPr>
          <m:e>
            <m:r>
              <w:del w:id="1052" w:author="Dylan CHEN" w:date="2026-08-28T21:53:00Z" w16du:dateUtc="2026-08-28T13:53:00Z">
                <w:rPr>
                  <w:rFonts w:ascii="Cambria Math" w:hAnsi="Cambria Math"/>
                </w:rPr>
                <m:t>Y</m:t>
              </w:del>
            </m:r>
          </m:e>
          <m:sub>
            <m:r>
              <w:del w:id="1053" w:author="Dylan CHEN" w:date="2026-08-28T21:53:00Z" w16du:dateUtc="2026-08-28T13:53:00Z">
                <w:rPr>
                  <w:rFonts w:ascii="Cambria Math" w:hAnsi="Cambria Math"/>
                </w:rPr>
                <m:t>i</m:t>
              </w:del>
            </m:r>
          </m:sub>
        </m:sSub>
      </m:oMath>
      <w:del w:id="1054" w:author="Dylan CHEN" w:date="2026-08-28T21:53:00Z" w16du:dateUtc="2026-08-28T13:53:00Z">
        <w:r w:rsidR="0039081F" w:rsidRPr="00015210" w:rsidDel="0045239F">
          <w:delText xml:space="preserve"> is one of our two outcomes: the logarithm of the number of human answers received by question </w:delText>
        </w:r>
      </w:del>
      <m:oMath>
        <m:r>
          <w:del w:id="1055" w:author="Dylan CHEN" w:date="2026-08-28T21:53:00Z" w16du:dateUtc="2026-08-28T13:53:00Z">
            <w:rPr>
              <w:rFonts w:ascii="Cambria Math" w:hAnsi="Cambria Math"/>
            </w:rPr>
            <m:t>i</m:t>
          </w:del>
        </m:r>
      </m:oMath>
      <w:del w:id="1056" w:author="Dylan CHEN" w:date="2026-08-28T21:53:00Z" w16du:dateUtc="2026-08-28T13:53:00Z">
        <w:r w:rsidR="0039081F" w:rsidRPr="00015210" w:rsidDel="0045239F">
          <w:delText xml:space="preserve"> within seven days, or the quality of the first human answer to question</w:delText>
        </w:r>
        <w:r w:rsidR="00C14342" w:rsidDel="0045239F">
          <w:delText xml:space="preserve"> </w:delText>
        </w:r>
        <w:r w:rsidR="00C14342" w:rsidRPr="00D2526D" w:rsidDel="0045239F">
          <w:rPr>
            <w:i/>
            <w:iCs/>
          </w:rPr>
          <w:delText>i</w:delText>
        </w:r>
        <w:r w:rsidR="00C14342" w:rsidDel="0045239F">
          <w:delText>,</w:delText>
        </w:r>
        <w:r w:rsidRPr="00015210" w:rsidDel="0045239F">
          <w:delText xml:space="preserve"> </w:delText>
        </w:r>
        <w:r w:rsidRPr="00015210" w:rsidDel="0045239F">
          <w:rPr>
            <w:i/>
            <w:iCs/>
          </w:rPr>
          <w:delText>AI</w:delText>
        </w:r>
        <w:r w:rsidRPr="00015210" w:rsidDel="0045239F">
          <w:rPr>
            <w:i/>
            <w:iCs/>
            <w:vertAlign w:val="subscript"/>
          </w:rPr>
          <w:delText>i</w:delText>
        </w:r>
        <w:r w:rsidRPr="00015210" w:rsidDel="0045239F">
          <w:delText xml:space="preserve"> indicates treatment assignment (1 if AI-generated answer provided, 0 otherwise), </w:delText>
        </w:r>
        <w:r w:rsidRPr="00015210" w:rsidDel="0045239F">
          <w:rPr>
            <w:rFonts w:eastAsia="SimSun"/>
            <w:i/>
            <w:iCs/>
          </w:rPr>
          <w:delText>X</w:delText>
        </w:r>
        <w:r w:rsidRPr="00015210" w:rsidDel="0045239F">
          <w:rPr>
            <w:rFonts w:eastAsia="SimSun"/>
            <w:i/>
            <w:iCs/>
            <w:vertAlign w:val="subscript"/>
          </w:rPr>
          <w:delText>i</w:delText>
        </w:r>
        <w:r w:rsidRPr="00015210" w:rsidDel="0045239F">
          <w:delText xml:space="preserve"> includes control variables (questioner characteristics, question content, and question type), and </w:delText>
        </w:r>
      </w:del>
      <m:oMath>
        <m:sSub>
          <m:sSubPr>
            <m:ctrlPr>
              <w:del w:id="1057" w:author="Dylan CHEN" w:date="2026-08-28T21:53:00Z" w16du:dateUtc="2026-08-28T13:53:00Z">
                <w:rPr>
                  <w:rFonts w:ascii="Cambria Math" w:hAnsi="Cambria Math"/>
                </w:rPr>
              </w:del>
            </m:ctrlPr>
          </m:sSubPr>
          <m:e>
            <m:r>
              <w:del w:id="1058" w:author="Dylan CHEN" w:date="2026-08-28T21:53:00Z" w16du:dateUtc="2026-08-28T13:53:00Z">
                <w:rPr>
                  <w:rFonts w:ascii="Cambria Math" w:hAnsi="Cambria Math"/>
                </w:rPr>
                <m:t>δ</m:t>
              </w:del>
            </m:r>
          </m:e>
          <m:sub>
            <m:r>
              <w:del w:id="1059" w:author="Dylan CHEN" w:date="2026-08-28T21:53:00Z" w16du:dateUtc="2026-08-28T13:53:00Z">
                <w:rPr>
                  <w:rFonts w:ascii="Cambria Math" w:hAnsi="Cambria Math"/>
                </w:rPr>
                <m:t>t</m:t>
              </w:del>
            </m:r>
          </m:sub>
        </m:sSub>
      </m:oMath>
      <w:del w:id="1060" w:author="Dylan CHEN" w:date="2026-08-28T21:53:00Z" w16du:dateUtc="2026-08-28T13:53:00Z">
        <w:r w:rsidRPr="00015210" w:rsidDel="0045239F">
          <w:delText xml:space="preserve"> captures question posting date fixed effects. </w:delText>
        </w:r>
      </w:del>
    </w:p>
    <w:p w14:paraId="3D1B8B18" w14:textId="41D73E11" w:rsidR="001C3581" w:rsidRPr="00015210" w:rsidRDefault="00F55340" w:rsidP="0045239F">
      <w:pPr>
        <w:pStyle w:val="Paragraph0"/>
      </w:pPr>
      <w:r>
        <w:t>In this specification,</w:t>
      </w:r>
      <w:r w:rsidR="00954DD3" w:rsidRPr="00015210">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954DD3" w:rsidRPr="00015210">
        <w:t xml:space="preserve"> is what an AI answer does when both content dimensions are at zero</w:t>
      </w:r>
      <w:r w:rsidR="001C3581">
        <w:rPr>
          <w:rFonts w:hint="eastAsia"/>
        </w:rPr>
        <w:t>, that is, t</w:t>
      </w:r>
      <w:r w:rsidR="00954DD3" w:rsidRPr="00015210">
        <w:t xml:space="preserve">he effect of an announced AI presence stripped of what the AI said. It </w:t>
      </w:r>
      <w:r w:rsidR="001C3581">
        <w:rPr>
          <w:rFonts w:hint="eastAsia"/>
        </w:rPr>
        <w:t>provides</w:t>
      </w:r>
      <w:r w:rsidR="00954DD3" w:rsidRPr="00015210">
        <w:t xml:space="preserve"> the test of H1 </w:t>
      </w:r>
      <w:r w:rsidR="001C3581">
        <w:rPr>
          <w:rFonts w:hint="eastAsia"/>
        </w:rPr>
        <w:t xml:space="preserve">(for answer supply) </w:t>
      </w:r>
      <w:r w:rsidR="00954DD3" w:rsidRPr="00015210">
        <w:t>and H4</w:t>
      </w:r>
      <w:r w:rsidR="001C3581">
        <w:rPr>
          <w:rFonts w:hint="eastAsia"/>
        </w:rPr>
        <w:t xml:space="preserve"> (for answer quality)</w:t>
      </w:r>
      <w:r w:rsidR="00954DD3" w:rsidRPr="00015210">
        <w:t>.</w:t>
      </w:r>
      <w:r w:rsidR="001C3581" w:rsidRPr="00D2526D">
        <w:t xml:space="preserve"> The coeff</w:t>
      </w:r>
      <w:del w:id="1061" w:author="Dylan CHEN" w:date="2026-08-27T17:09:00Z" w16du:dateUtc="2026-08-27T09:09:00Z">
        <w:r w:rsidR="001C3581" w:rsidRPr="00D2526D" w:rsidDel="003F35AE">
          <w:delText>f</w:delText>
        </w:r>
      </w:del>
      <w:r w:rsidR="001C3581" w:rsidRPr="00D2526D">
        <w:t>icients</w:t>
      </w:r>
      <w:r w:rsidR="001C3581">
        <w:rPr>
          <w:rFonts w:ascii="Cambria Math" w:hAnsi="Cambria Math"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954DD3" w:rsidRPr="00015210">
        <w:rPr>
          <w:rFonts w:ascii="Cambria Math" w:hAnsi="Cambria Math"/>
        </w:rPr>
        <w:t xml:space="preserve"> </w:t>
      </w:r>
      <w:r w:rsidR="00954DD3" w:rsidRPr="00015210">
        <w:t xml:space="preserve">and </w:t>
      </w:r>
      <m:oMath>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 xml:space="preserve"> </m:t>
        </m:r>
      </m:oMath>
      <w:r w:rsidR="00954DD3" w:rsidRPr="00015210">
        <w:t>show how the consequence of having an AI answer under a question changes as that answer</w:t>
      </w:r>
      <w:r w:rsidR="00534D0B" w:rsidRPr="00015210">
        <w:t>’</w:t>
      </w:r>
      <w:r w:rsidR="00954DD3" w:rsidRPr="00015210">
        <w:t xml:space="preserve">s content changes. A negative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xml:space="preserve"> </m:t>
        </m:r>
      </m:oMath>
      <w:r w:rsidR="00954DD3" w:rsidRPr="00015210">
        <w:t xml:space="preserve">means that a longer AI answer depresses human contribution more than a shorter one; a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00954DD3" w:rsidRPr="00015210">
        <w:t xml:space="preserve"> indistinguishable from zero means the consequence does not shift as the AI answer gets better. </w:t>
      </w:r>
      <w:r w:rsidR="001C3581" w:rsidRPr="00D2526D">
        <w:t>These interaction coefficients provide the tests of H2 and H5 (length) and of H3 and H6 (quality).</w:t>
      </w:r>
    </w:p>
    <w:p w14:paraId="6F74FD63" w14:textId="37BDB6E3" w:rsidR="0083015A" w:rsidRPr="00015210" w:rsidRDefault="0014752F" w:rsidP="00D66C4E">
      <w:pPr>
        <w:pStyle w:val="Heading1"/>
      </w:pPr>
      <w:r w:rsidRPr="00015210">
        <w:lastRenderedPageBreak/>
        <w:t>Results</w:t>
      </w:r>
    </w:p>
    <w:p w14:paraId="0C875BF5" w14:textId="09F66254" w:rsidR="0014752F" w:rsidRPr="00015210" w:rsidRDefault="00B51AB5" w:rsidP="0049010E">
      <w:pPr>
        <w:pStyle w:val="Heading2"/>
      </w:pPr>
      <w:bookmarkStart w:id="1062" w:name="OLE_LINK18"/>
      <w:r w:rsidRPr="00015210">
        <w:t>How the Effect on Answer Supply Varies with the AI Answer</w:t>
      </w:r>
    </w:p>
    <w:p w14:paraId="56ED8B1F" w14:textId="77777777" w:rsidR="001C3581" w:rsidRPr="00D2526D" w:rsidRDefault="001C3581" w:rsidP="00D2526D">
      <w:pPr>
        <w:pStyle w:val="Paragraph0"/>
      </w:pPr>
      <w:bookmarkStart w:id="1063" w:name="OLE_LINK9"/>
      <w:r w:rsidRPr="00D2526D">
        <w:t>Table 3 presents our main findings on the impact of internal GenAI-generated answers. Column 1 shows that the average effect of adding an internal GenAI answer on answer supply is negative and significant (−0.046, p &lt; 0.001). We then examine in Column 2 how this effect varies with AI answer length and AI answer quality.</w:t>
      </w:r>
    </w:p>
    <w:p w14:paraId="49347FFC" w14:textId="38DBBC58" w:rsidR="00797DC6" w:rsidRPr="00015210" w:rsidRDefault="00797DC6" w:rsidP="00797DC6">
      <w:pPr>
        <w:pStyle w:val="TableFiguretitle"/>
      </w:pPr>
      <w:r w:rsidRPr="00015210">
        <w:t>Table</w:t>
      </w:r>
      <w:r w:rsidR="004D1041" w:rsidRPr="00015210">
        <w:t xml:space="preserve"> </w:t>
      </w:r>
      <w:r w:rsidR="00745A6A">
        <w:t>3</w:t>
      </w:r>
      <w:r w:rsidRPr="00015210">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0D48EE" w:rsidRPr="00015210" w14:paraId="1241F1A8" w14:textId="77777777" w:rsidTr="00D2526D">
        <w:trPr>
          <w:jc w:val="center"/>
        </w:trPr>
        <w:tc>
          <w:tcPr>
            <w:tcW w:w="2000" w:type="dxa"/>
            <w:tcBorders>
              <w:top w:val="single" w:sz="4" w:space="0" w:color="auto"/>
              <w:left w:val="nil"/>
              <w:bottom w:val="nil"/>
              <w:right w:val="nil"/>
            </w:tcBorders>
            <w:noWrap/>
            <w:hideMark/>
          </w:tcPr>
          <w:p w14:paraId="0F9B8BE0"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 </w:t>
            </w:r>
          </w:p>
        </w:tc>
        <w:tc>
          <w:tcPr>
            <w:tcW w:w="1300" w:type="dxa"/>
            <w:tcBorders>
              <w:top w:val="single" w:sz="4" w:space="0" w:color="auto"/>
              <w:left w:val="nil"/>
              <w:bottom w:val="nil"/>
              <w:right w:val="nil"/>
            </w:tcBorders>
            <w:noWrap/>
            <w:hideMark/>
          </w:tcPr>
          <w:p w14:paraId="5D51C101" w14:textId="77777777" w:rsidR="000D48EE" w:rsidRPr="00015210" w:rsidRDefault="000D48EE">
            <w:pPr>
              <w:jc w:val="center"/>
              <w:rPr>
                <w:color w:val="000000"/>
                <w:sz w:val="20"/>
                <w:szCs w:val="20"/>
              </w:rPr>
            </w:pPr>
            <w:r w:rsidRPr="00015210">
              <w:rPr>
                <w:color w:val="000000"/>
                <w:sz w:val="20"/>
                <w:szCs w:val="20"/>
              </w:rPr>
              <w:t>(1)</w:t>
            </w:r>
          </w:p>
        </w:tc>
        <w:tc>
          <w:tcPr>
            <w:tcW w:w="1300" w:type="dxa"/>
            <w:tcBorders>
              <w:top w:val="single" w:sz="4" w:space="0" w:color="auto"/>
              <w:left w:val="nil"/>
              <w:bottom w:val="nil"/>
              <w:right w:val="nil"/>
            </w:tcBorders>
            <w:noWrap/>
            <w:hideMark/>
          </w:tcPr>
          <w:p w14:paraId="246618C9" w14:textId="77777777" w:rsidR="000D48EE" w:rsidRPr="00015210" w:rsidRDefault="000D48EE">
            <w:pPr>
              <w:jc w:val="center"/>
              <w:rPr>
                <w:color w:val="000000"/>
                <w:sz w:val="20"/>
                <w:szCs w:val="20"/>
              </w:rPr>
            </w:pPr>
            <w:r w:rsidRPr="00015210">
              <w:rPr>
                <w:color w:val="000000"/>
                <w:sz w:val="20"/>
                <w:szCs w:val="20"/>
              </w:rPr>
              <w:t>(2)</w:t>
            </w:r>
          </w:p>
        </w:tc>
        <w:tc>
          <w:tcPr>
            <w:tcW w:w="1300" w:type="dxa"/>
            <w:tcBorders>
              <w:top w:val="single" w:sz="4" w:space="0" w:color="auto"/>
              <w:left w:val="nil"/>
              <w:bottom w:val="nil"/>
              <w:right w:val="nil"/>
            </w:tcBorders>
            <w:noWrap/>
            <w:hideMark/>
          </w:tcPr>
          <w:p w14:paraId="7BD18D30" w14:textId="77777777" w:rsidR="000D48EE" w:rsidRPr="00015210" w:rsidRDefault="000D48EE">
            <w:pPr>
              <w:jc w:val="center"/>
              <w:rPr>
                <w:color w:val="000000"/>
                <w:sz w:val="20"/>
                <w:szCs w:val="20"/>
              </w:rPr>
            </w:pPr>
            <w:r w:rsidRPr="00015210">
              <w:rPr>
                <w:color w:val="000000"/>
                <w:sz w:val="20"/>
                <w:szCs w:val="20"/>
              </w:rPr>
              <w:t>(3)</w:t>
            </w:r>
          </w:p>
        </w:tc>
        <w:tc>
          <w:tcPr>
            <w:tcW w:w="1300" w:type="dxa"/>
            <w:tcBorders>
              <w:top w:val="single" w:sz="4" w:space="0" w:color="auto"/>
              <w:left w:val="nil"/>
              <w:bottom w:val="nil"/>
              <w:right w:val="nil"/>
            </w:tcBorders>
            <w:noWrap/>
            <w:hideMark/>
          </w:tcPr>
          <w:p w14:paraId="31227727" w14:textId="77777777" w:rsidR="000D48EE" w:rsidRPr="00015210" w:rsidRDefault="000D48EE">
            <w:pPr>
              <w:jc w:val="center"/>
              <w:rPr>
                <w:color w:val="000000"/>
                <w:sz w:val="20"/>
                <w:szCs w:val="20"/>
              </w:rPr>
            </w:pPr>
            <w:r w:rsidRPr="00015210">
              <w:rPr>
                <w:color w:val="000000"/>
                <w:sz w:val="20"/>
                <w:szCs w:val="20"/>
              </w:rPr>
              <w:t>(4)</w:t>
            </w:r>
          </w:p>
        </w:tc>
      </w:tr>
      <w:tr w:rsidR="000D48EE" w:rsidRPr="00015210" w14:paraId="7AB6C435" w14:textId="77777777" w:rsidTr="00D2526D">
        <w:trPr>
          <w:jc w:val="center"/>
        </w:trPr>
        <w:tc>
          <w:tcPr>
            <w:tcW w:w="2000" w:type="dxa"/>
            <w:tcBorders>
              <w:top w:val="nil"/>
              <w:left w:val="nil"/>
              <w:bottom w:val="nil"/>
              <w:right w:val="nil"/>
            </w:tcBorders>
            <w:noWrap/>
            <w:hideMark/>
          </w:tcPr>
          <w:p w14:paraId="06E06F62"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DV</w:t>
            </w:r>
          </w:p>
        </w:tc>
        <w:tc>
          <w:tcPr>
            <w:tcW w:w="2600" w:type="dxa"/>
            <w:gridSpan w:val="2"/>
            <w:tcBorders>
              <w:top w:val="nil"/>
              <w:left w:val="nil"/>
              <w:bottom w:val="single" w:sz="4" w:space="0" w:color="auto"/>
              <w:right w:val="nil"/>
            </w:tcBorders>
            <w:hideMark/>
          </w:tcPr>
          <w:p w14:paraId="6B1DC2AA" w14:textId="26C8A053" w:rsidR="000D48EE" w:rsidRPr="00015210" w:rsidRDefault="000D48EE">
            <w:pPr>
              <w:jc w:val="center"/>
              <w:rPr>
                <w:color w:val="000000"/>
                <w:sz w:val="20"/>
                <w:szCs w:val="20"/>
              </w:rPr>
            </w:pPr>
            <w:r w:rsidRPr="00015210">
              <w:rPr>
                <w:color w:val="000000"/>
                <w:sz w:val="20"/>
                <w:szCs w:val="20"/>
              </w:rPr>
              <w:t>Log(</w:t>
            </w:r>
            <w:ins w:id="1064" w:author="Dylan CHEN" w:date="2026-08-27T16:08:00Z" w16du:dateUtc="2026-08-27T08:08:00Z">
              <w:r w:rsidR="002E1246">
                <w:rPr>
                  <w:rFonts w:hint="eastAsia"/>
                  <w:color w:val="000000"/>
                  <w:sz w:val="20"/>
                  <w:szCs w:val="20"/>
                </w:rPr>
                <w:t xml:space="preserve">human </w:t>
              </w:r>
            </w:ins>
            <w:r w:rsidRPr="00015210">
              <w:rPr>
                <w:color w:val="000000"/>
                <w:sz w:val="20"/>
                <w:szCs w:val="20"/>
              </w:rPr>
              <w:t>answer number in 7 days)</w:t>
            </w:r>
          </w:p>
        </w:tc>
        <w:tc>
          <w:tcPr>
            <w:tcW w:w="2600" w:type="dxa"/>
            <w:gridSpan w:val="2"/>
            <w:tcBorders>
              <w:top w:val="nil"/>
              <w:left w:val="nil"/>
              <w:bottom w:val="single" w:sz="4" w:space="0" w:color="auto"/>
              <w:right w:val="nil"/>
            </w:tcBorders>
            <w:hideMark/>
          </w:tcPr>
          <w:p w14:paraId="6FC1D935" w14:textId="0E1BC942" w:rsidR="000D48EE" w:rsidRPr="00015210" w:rsidRDefault="000D48EE">
            <w:pPr>
              <w:jc w:val="center"/>
              <w:rPr>
                <w:color w:val="000000"/>
                <w:sz w:val="20"/>
                <w:szCs w:val="20"/>
              </w:rPr>
            </w:pPr>
            <w:r w:rsidRPr="00015210">
              <w:rPr>
                <w:color w:val="000000"/>
                <w:sz w:val="20"/>
                <w:szCs w:val="20"/>
              </w:rPr>
              <w:t xml:space="preserve">First </w:t>
            </w:r>
            <w:ins w:id="1065" w:author="Dylan CHEN" w:date="2026-08-27T16:06:00Z" w16du:dateUtc="2026-08-27T08:06:00Z">
              <w:r w:rsidR="002E1246">
                <w:rPr>
                  <w:rFonts w:hint="eastAsia"/>
                  <w:color w:val="000000"/>
                  <w:sz w:val="20"/>
                  <w:szCs w:val="20"/>
                </w:rPr>
                <w:t xml:space="preserve">human </w:t>
              </w:r>
            </w:ins>
            <w:r w:rsidRPr="00015210">
              <w:rPr>
                <w:color w:val="000000"/>
                <w:sz w:val="20"/>
                <w:szCs w:val="20"/>
              </w:rPr>
              <w:t>answer quality</w:t>
            </w:r>
          </w:p>
        </w:tc>
      </w:tr>
      <w:tr w:rsidR="000D48EE" w:rsidRPr="00015210" w14:paraId="624D0F50" w14:textId="77777777" w:rsidTr="00D2526D">
        <w:trPr>
          <w:jc w:val="center"/>
        </w:trPr>
        <w:tc>
          <w:tcPr>
            <w:tcW w:w="2000" w:type="dxa"/>
            <w:vMerge w:val="restart"/>
            <w:tcBorders>
              <w:top w:val="nil"/>
              <w:left w:val="nil"/>
              <w:bottom w:val="nil"/>
              <w:right w:val="nil"/>
            </w:tcBorders>
            <w:noWrap/>
            <w:hideMark/>
          </w:tcPr>
          <w:p w14:paraId="50920C21"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00" w:type="dxa"/>
            <w:tcBorders>
              <w:top w:val="nil"/>
              <w:left w:val="nil"/>
              <w:bottom w:val="nil"/>
              <w:right w:val="nil"/>
            </w:tcBorders>
            <w:noWrap/>
            <w:hideMark/>
          </w:tcPr>
          <w:p w14:paraId="0DE836F7"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20916791" w14:textId="77777777" w:rsidR="000D48EE" w:rsidRPr="00015210" w:rsidRDefault="000D48EE">
            <w:pPr>
              <w:jc w:val="center"/>
              <w:rPr>
                <w:color w:val="000000"/>
                <w:sz w:val="20"/>
                <w:szCs w:val="20"/>
              </w:rPr>
            </w:pPr>
            <w:r w:rsidRPr="00015210">
              <w:rPr>
                <w:color w:val="000000"/>
                <w:sz w:val="20"/>
                <w:szCs w:val="20"/>
              </w:rPr>
              <w:t>0.188*</w:t>
            </w:r>
          </w:p>
        </w:tc>
        <w:tc>
          <w:tcPr>
            <w:tcW w:w="1300" w:type="dxa"/>
            <w:tcBorders>
              <w:top w:val="nil"/>
              <w:left w:val="nil"/>
              <w:bottom w:val="nil"/>
              <w:right w:val="nil"/>
            </w:tcBorders>
            <w:noWrap/>
            <w:hideMark/>
          </w:tcPr>
          <w:p w14:paraId="053EE43F" w14:textId="77777777" w:rsidR="000D48EE" w:rsidRPr="00015210" w:rsidRDefault="000D48EE">
            <w:pPr>
              <w:jc w:val="center"/>
              <w:rPr>
                <w:color w:val="000000"/>
                <w:sz w:val="20"/>
                <w:szCs w:val="20"/>
              </w:rPr>
            </w:pPr>
            <w:r w:rsidRPr="00015210">
              <w:rPr>
                <w:color w:val="000000"/>
                <w:sz w:val="20"/>
                <w:szCs w:val="20"/>
              </w:rPr>
              <w:t>0.072</w:t>
            </w:r>
          </w:p>
        </w:tc>
        <w:tc>
          <w:tcPr>
            <w:tcW w:w="1300" w:type="dxa"/>
            <w:tcBorders>
              <w:top w:val="nil"/>
              <w:left w:val="nil"/>
              <w:bottom w:val="nil"/>
              <w:right w:val="nil"/>
            </w:tcBorders>
            <w:noWrap/>
            <w:hideMark/>
          </w:tcPr>
          <w:p w14:paraId="58C6EBB3" w14:textId="77777777" w:rsidR="000D48EE" w:rsidRPr="00015210" w:rsidRDefault="000D48EE">
            <w:pPr>
              <w:jc w:val="center"/>
              <w:rPr>
                <w:color w:val="000000"/>
                <w:sz w:val="20"/>
                <w:szCs w:val="20"/>
              </w:rPr>
            </w:pPr>
            <w:r w:rsidRPr="00015210">
              <w:rPr>
                <w:color w:val="000000"/>
                <w:sz w:val="20"/>
                <w:szCs w:val="20"/>
              </w:rPr>
              <w:t>0.411</w:t>
            </w:r>
          </w:p>
        </w:tc>
      </w:tr>
      <w:tr w:rsidR="000D48EE" w:rsidRPr="00015210" w14:paraId="0F0E1809" w14:textId="77777777" w:rsidTr="00D2526D">
        <w:trPr>
          <w:jc w:val="center"/>
        </w:trPr>
        <w:tc>
          <w:tcPr>
            <w:tcW w:w="2000" w:type="dxa"/>
            <w:vMerge/>
            <w:tcBorders>
              <w:top w:val="nil"/>
              <w:left w:val="nil"/>
              <w:bottom w:val="nil"/>
              <w:right w:val="nil"/>
            </w:tcBorders>
            <w:hideMark/>
          </w:tcPr>
          <w:p w14:paraId="41514F5F"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675ECB26" w14:textId="77777777" w:rsidR="000D48EE" w:rsidRPr="00015210" w:rsidRDefault="000D48EE">
            <w:pPr>
              <w:jc w:val="center"/>
              <w:rPr>
                <w:color w:val="000000"/>
                <w:sz w:val="20"/>
                <w:szCs w:val="20"/>
              </w:rPr>
            </w:pPr>
            <w:r w:rsidRPr="00015210">
              <w:rPr>
                <w:color w:val="000000"/>
                <w:sz w:val="20"/>
                <w:szCs w:val="20"/>
              </w:rPr>
              <w:t>(0.011)</w:t>
            </w:r>
          </w:p>
        </w:tc>
        <w:tc>
          <w:tcPr>
            <w:tcW w:w="1300" w:type="dxa"/>
            <w:tcBorders>
              <w:top w:val="nil"/>
              <w:left w:val="nil"/>
              <w:bottom w:val="nil"/>
              <w:right w:val="nil"/>
            </w:tcBorders>
            <w:noWrap/>
            <w:hideMark/>
          </w:tcPr>
          <w:p w14:paraId="3AA45044" w14:textId="77777777" w:rsidR="000D48EE" w:rsidRPr="00015210" w:rsidRDefault="000D48EE">
            <w:pPr>
              <w:jc w:val="center"/>
              <w:rPr>
                <w:color w:val="000000"/>
                <w:sz w:val="20"/>
                <w:szCs w:val="20"/>
              </w:rPr>
            </w:pPr>
            <w:r w:rsidRPr="00015210">
              <w:rPr>
                <w:color w:val="000000"/>
                <w:sz w:val="20"/>
                <w:szCs w:val="20"/>
              </w:rPr>
              <w:t>(0.080)</w:t>
            </w:r>
          </w:p>
        </w:tc>
        <w:tc>
          <w:tcPr>
            <w:tcW w:w="1300" w:type="dxa"/>
            <w:tcBorders>
              <w:top w:val="nil"/>
              <w:left w:val="nil"/>
              <w:bottom w:val="nil"/>
              <w:right w:val="nil"/>
            </w:tcBorders>
            <w:noWrap/>
            <w:hideMark/>
          </w:tcPr>
          <w:p w14:paraId="4CA803EA" w14:textId="77777777" w:rsidR="000D48EE" w:rsidRPr="00015210" w:rsidRDefault="000D48EE">
            <w:pPr>
              <w:jc w:val="center"/>
              <w:rPr>
                <w:color w:val="000000"/>
                <w:sz w:val="20"/>
                <w:szCs w:val="20"/>
              </w:rPr>
            </w:pPr>
            <w:r w:rsidRPr="00015210">
              <w:rPr>
                <w:color w:val="000000"/>
                <w:sz w:val="20"/>
                <w:szCs w:val="20"/>
              </w:rPr>
              <w:t>(0.083)</w:t>
            </w:r>
          </w:p>
        </w:tc>
        <w:tc>
          <w:tcPr>
            <w:tcW w:w="1300" w:type="dxa"/>
            <w:tcBorders>
              <w:top w:val="nil"/>
              <w:left w:val="nil"/>
              <w:bottom w:val="nil"/>
              <w:right w:val="nil"/>
            </w:tcBorders>
            <w:noWrap/>
            <w:hideMark/>
          </w:tcPr>
          <w:p w14:paraId="64AAFF39" w14:textId="77777777" w:rsidR="000D48EE" w:rsidRPr="00015210" w:rsidRDefault="000D48EE">
            <w:pPr>
              <w:jc w:val="center"/>
              <w:rPr>
                <w:color w:val="000000"/>
                <w:sz w:val="20"/>
                <w:szCs w:val="20"/>
              </w:rPr>
            </w:pPr>
            <w:r w:rsidRPr="00015210">
              <w:rPr>
                <w:color w:val="000000"/>
                <w:sz w:val="20"/>
                <w:szCs w:val="20"/>
              </w:rPr>
              <w:t>(0.718)</w:t>
            </w:r>
          </w:p>
        </w:tc>
      </w:tr>
      <w:tr w:rsidR="000D48EE" w:rsidRPr="00015210" w14:paraId="4BE4A6E6" w14:textId="77777777" w:rsidTr="00D2526D">
        <w:trPr>
          <w:jc w:val="center"/>
        </w:trPr>
        <w:tc>
          <w:tcPr>
            <w:tcW w:w="2000" w:type="dxa"/>
            <w:vMerge w:val="restart"/>
            <w:tcBorders>
              <w:top w:val="nil"/>
              <w:left w:val="nil"/>
              <w:bottom w:val="nil"/>
              <w:right w:val="nil"/>
            </w:tcBorders>
            <w:noWrap/>
            <w:hideMark/>
          </w:tcPr>
          <w:p w14:paraId="2ABCBB15"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00" w:type="dxa"/>
            <w:tcBorders>
              <w:top w:val="nil"/>
              <w:left w:val="nil"/>
              <w:bottom w:val="nil"/>
              <w:right w:val="nil"/>
            </w:tcBorders>
            <w:noWrap/>
            <w:hideMark/>
          </w:tcPr>
          <w:p w14:paraId="2561D5BE"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551ADF2"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198AE12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7FED4107" w14:textId="77777777" w:rsidR="000D48EE" w:rsidRPr="00015210" w:rsidRDefault="000D48EE">
            <w:pPr>
              <w:jc w:val="center"/>
              <w:rPr>
                <w:color w:val="000000"/>
                <w:sz w:val="20"/>
                <w:szCs w:val="20"/>
              </w:rPr>
            </w:pPr>
            <w:r w:rsidRPr="00015210">
              <w:rPr>
                <w:color w:val="000000"/>
                <w:sz w:val="20"/>
                <w:szCs w:val="20"/>
              </w:rPr>
              <w:t>-0.204</w:t>
            </w:r>
          </w:p>
        </w:tc>
      </w:tr>
      <w:tr w:rsidR="000D48EE" w:rsidRPr="00015210" w14:paraId="469F88EF" w14:textId="77777777" w:rsidTr="00D2526D">
        <w:trPr>
          <w:jc w:val="center"/>
        </w:trPr>
        <w:tc>
          <w:tcPr>
            <w:tcW w:w="2000" w:type="dxa"/>
            <w:vMerge/>
            <w:tcBorders>
              <w:top w:val="nil"/>
              <w:left w:val="nil"/>
              <w:bottom w:val="nil"/>
              <w:right w:val="nil"/>
            </w:tcBorders>
            <w:hideMark/>
          </w:tcPr>
          <w:p w14:paraId="1DE39B0D"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3FBFFED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43A14684" w14:textId="77777777" w:rsidR="000D48EE" w:rsidRPr="00015210" w:rsidRDefault="000D48EE">
            <w:pPr>
              <w:jc w:val="center"/>
              <w:rPr>
                <w:color w:val="000000"/>
                <w:sz w:val="20"/>
                <w:szCs w:val="20"/>
              </w:rPr>
            </w:pPr>
            <w:r w:rsidRPr="00015210">
              <w:rPr>
                <w:color w:val="000000"/>
                <w:sz w:val="20"/>
                <w:szCs w:val="20"/>
              </w:rPr>
              <w:t>(0.014)</w:t>
            </w:r>
          </w:p>
        </w:tc>
        <w:tc>
          <w:tcPr>
            <w:tcW w:w="1300" w:type="dxa"/>
            <w:tcBorders>
              <w:top w:val="nil"/>
              <w:left w:val="nil"/>
              <w:bottom w:val="nil"/>
              <w:right w:val="nil"/>
            </w:tcBorders>
            <w:noWrap/>
            <w:hideMark/>
          </w:tcPr>
          <w:p w14:paraId="1D1B14D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2FA47C1" w14:textId="77777777" w:rsidR="000D48EE" w:rsidRPr="00015210" w:rsidRDefault="000D48EE">
            <w:pPr>
              <w:jc w:val="center"/>
              <w:rPr>
                <w:color w:val="000000"/>
                <w:sz w:val="20"/>
                <w:szCs w:val="20"/>
              </w:rPr>
            </w:pPr>
            <w:r w:rsidRPr="00015210">
              <w:rPr>
                <w:color w:val="000000"/>
                <w:sz w:val="20"/>
                <w:szCs w:val="20"/>
              </w:rPr>
              <w:t>(0.128)</w:t>
            </w:r>
          </w:p>
        </w:tc>
      </w:tr>
      <w:tr w:rsidR="000D48EE" w:rsidRPr="00015210" w14:paraId="04461F8D" w14:textId="77777777" w:rsidTr="00D2526D">
        <w:trPr>
          <w:jc w:val="center"/>
        </w:trPr>
        <w:tc>
          <w:tcPr>
            <w:tcW w:w="2000" w:type="dxa"/>
            <w:vMerge w:val="restart"/>
            <w:tcBorders>
              <w:top w:val="nil"/>
              <w:left w:val="nil"/>
              <w:bottom w:val="single" w:sz="4" w:space="0" w:color="000000"/>
              <w:right w:val="nil"/>
            </w:tcBorders>
            <w:noWrap/>
            <w:hideMark/>
          </w:tcPr>
          <w:p w14:paraId="71552026"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00" w:type="dxa"/>
            <w:tcBorders>
              <w:top w:val="nil"/>
              <w:left w:val="nil"/>
              <w:bottom w:val="nil"/>
              <w:right w:val="nil"/>
            </w:tcBorders>
            <w:noWrap/>
            <w:hideMark/>
          </w:tcPr>
          <w:p w14:paraId="69BF3E26"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68C02AAB"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nil"/>
              <w:right w:val="nil"/>
            </w:tcBorders>
            <w:noWrap/>
            <w:hideMark/>
          </w:tcPr>
          <w:p w14:paraId="2F31CD6B"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24A25FE8" w14:textId="77777777" w:rsidR="000D48EE" w:rsidRPr="00015210" w:rsidRDefault="000D48EE">
            <w:pPr>
              <w:jc w:val="center"/>
              <w:rPr>
                <w:color w:val="000000"/>
                <w:sz w:val="20"/>
                <w:szCs w:val="20"/>
              </w:rPr>
            </w:pPr>
            <w:r w:rsidRPr="00015210">
              <w:rPr>
                <w:color w:val="000000"/>
                <w:sz w:val="20"/>
                <w:szCs w:val="20"/>
              </w:rPr>
              <w:t>0.114**</w:t>
            </w:r>
          </w:p>
        </w:tc>
      </w:tr>
      <w:tr w:rsidR="000D48EE" w:rsidRPr="00015210" w14:paraId="61FCB107" w14:textId="77777777" w:rsidTr="00D2526D">
        <w:trPr>
          <w:jc w:val="center"/>
        </w:trPr>
        <w:tc>
          <w:tcPr>
            <w:tcW w:w="2000" w:type="dxa"/>
            <w:vMerge/>
            <w:tcBorders>
              <w:top w:val="nil"/>
              <w:left w:val="nil"/>
              <w:bottom w:val="single" w:sz="4" w:space="0" w:color="000000"/>
              <w:right w:val="nil"/>
            </w:tcBorders>
            <w:hideMark/>
          </w:tcPr>
          <w:p w14:paraId="113516A7" w14:textId="77777777" w:rsidR="000D48EE" w:rsidRPr="00015210" w:rsidRDefault="000D48EE">
            <w:pPr>
              <w:rPr>
                <w:i/>
                <w:iCs/>
                <w:color w:val="000000"/>
                <w:sz w:val="20"/>
                <w:szCs w:val="20"/>
              </w:rPr>
            </w:pPr>
          </w:p>
        </w:tc>
        <w:tc>
          <w:tcPr>
            <w:tcW w:w="1300" w:type="dxa"/>
            <w:tcBorders>
              <w:top w:val="nil"/>
              <w:left w:val="nil"/>
              <w:bottom w:val="single" w:sz="4" w:space="0" w:color="auto"/>
              <w:right w:val="nil"/>
            </w:tcBorders>
            <w:noWrap/>
            <w:hideMark/>
          </w:tcPr>
          <w:p w14:paraId="3CB2C183"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30B684F3"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single" w:sz="4" w:space="0" w:color="auto"/>
              <w:right w:val="nil"/>
            </w:tcBorders>
            <w:noWrap/>
            <w:hideMark/>
          </w:tcPr>
          <w:p w14:paraId="6517274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4449E5AB" w14:textId="77777777" w:rsidR="000D48EE" w:rsidRPr="00015210" w:rsidRDefault="000D48EE">
            <w:pPr>
              <w:jc w:val="center"/>
              <w:rPr>
                <w:color w:val="000000"/>
                <w:sz w:val="20"/>
                <w:szCs w:val="20"/>
              </w:rPr>
            </w:pPr>
            <w:r w:rsidRPr="00015210">
              <w:rPr>
                <w:color w:val="000000"/>
                <w:sz w:val="20"/>
                <w:szCs w:val="20"/>
              </w:rPr>
              <w:t>(0.037)</w:t>
            </w:r>
          </w:p>
        </w:tc>
      </w:tr>
      <w:tr w:rsidR="000D48EE" w:rsidRPr="00015210" w14:paraId="53C666C7" w14:textId="77777777" w:rsidTr="00D2526D">
        <w:trPr>
          <w:jc w:val="center"/>
        </w:trPr>
        <w:tc>
          <w:tcPr>
            <w:tcW w:w="2000" w:type="dxa"/>
            <w:tcBorders>
              <w:top w:val="nil"/>
              <w:left w:val="nil"/>
              <w:bottom w:val="nil"/>
              <w:right w:val="nil"/>
            </w:tcBorders>
            <w:noWrap/>
            <w:hideMark/>
          </w:tcPr>
          <w:p w14:paraId="36204691" w14:textId="77777777" w:rsidR="000D48EE" w:rsidRPr="00015210" w:rsidRDefault="000D48EE">
            <w:pPr>
              <w:rPr>
                <w:color w:val="000000"/>
                <w:sz w:val="20"/>
                <w:szCs w:val="20"/>
              </w:rPr>
            </w:pPr>
            <w:r w:rsidRPr="00015210">
              <w:rPr>
                <w:color w:val="000000"/>
                <w:sz w:val="20"/>
                <w:szCs w:val="20"/>
              </w:rPr>
              <w:t>question controls</w:t>
            </w:r>
          </w:p>
        </w:tc>
        <w:tc>
          <w:tcPr>
            <w:tcW w:w="1300" w:type="dxa"/>
            <w:tcBorders>
              <w:top w:val="nil"/>
              <w:left w:val="nil"/>
              <w:bottom w:val="nil"/>
              <w:right w:val="nil"/>
            </w:tcBorders>
            <w:noWrap/>
            <w:hideMark/>
          </w:tcPr>
          <w:p w14:paraId="0F3FE72B"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19422D5"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4B09006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3620E2B"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5671B7BC" w14:textId="77777777" w:rsidTr="00D2526D">
        <w:trPr>
          <w:jc w:val="center"/>
        </w:trPr>
        <w:tc>
          <w:tcPr>
            <w:tcW w:w="2000" w:type="dxa"/>
            <w:tcBorders>
              <w:top w:val="nil"/>
              <w:left w:val="nil"/>
              <w:bottom w:val="nil"/>
              <w:right w:val="nil"/>
            </w:tcBorders>
            <w:noWrap/>
            <w:hideMark/>
          </w:tcPr>
          <w:p w14:paraId="7D61D45A" w14:textId="77777777" w:rsidR="000D48EE" w:rsidRPr="00015210" w:rsidRDefault="000D48EE">
            <w:pPr>
              <w:rPr>
                <w:color w:val="000000"/>
                <w:sz w:val="20"/>
                <w:szCs w:val="20"/>
              </w:rPr>
            </w:pPr>
            <w:r w:rsidRPr="00015210">
              <w:rPr>
                <w:color w:val="000000"/>
                <w:sz w:val="20"/>
                <w:szCs w:val="20"/>
              </w:rPr>
              <w:t>questioner controls</w:t>
            </w:r>
          </w:p>
        </w:tc>
        <w:tc>
          <w:tcPr>
            <w:tcW w:w="1300" w:type="dxa"/>
            <w:tcBorders>
              <w:top w:val="nil"/>
              <w:left w:val="nil"/>
              <w:bottom w:val="nil"/>
              <w:right w:val="nil"/>
            </w:tcBorders>
            <w:noWrap/>
            <w:hideMark/>
          </w:tcPr>
          <w:p w14:paraId="2D1C8EC3"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B9D914D"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6DC153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427659A"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0A03734" w14:textId="77777777" w:rsidTr="00D2526D">
        <w:trPr>
          <w:jc w:val="center"/>
        </w:trPr>
        <w:tc>
          <w:tcPr>
            <w:tcW w:w="2000" w:type="dxa"/>
            <w:tcBorders>
              <w:top w:val="nil"/>
              <w:left w:val="nil"/>
              <w:bottom w:val="nil"/>
              <w:right w:val="nil"/>
            </w:tcBorders>
            <w:noWrap/>
            <w:hideMark/>
          </w:tcPr>
          <w:p w14:paraId="63A28BA0" w14:textId="77777777" w:rsidR="000D48EE" w:rsidRPr="00015210" w:rsidRDefault="000D48EE">
            <w:pPr>
              <w:rPr>
                <w:color w:val="000000"/>
                <w:sz w:val="20"/>
                <w:szCs w:val="20"/>
              </w:rPr>
            </w:pPr>
            <w:r w:rsidRPr="00015210">
              <w:rPr>
                <w:color w:val="000000"/>
                <w:sz w:val="20"/>
                <w:szCs w:val="20"/>
              </w:rPr>
              <w:t>question timing FE</w:t>
            </w:r>
          </w:p>
        </w:tc>
        <w:tc>
          <w:tcPr>
            <w:tcW w:w="1300" w:type="dxa"/>
            <w:tcBorders>
              <w:top w:val="nil"/>
              <w:left w:val="nil"/>
              <w:bottom w:val="nil"/>
              <w:right w:val="nil"/>
            </w:tcBorders>
            <w:noWrap/>
            <w:hideMark/>
          </w:tcPr>
          <w:p w14:paraId="6DD35B47"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061B10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1ED1F5C0"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77CD78CD"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205F16D" w14:textId="77777777" w:rsidTr="00D2526D">
        <w:trPr>
          <w:jc w:val="center"/>
        </w:trPr>
        <w:tc>
          <w:tcPr>
            <w:tcW w:w="2000" w:type="dxa"/>
            <w:tcBorders>
              <w:top w:val="nil"/>
              <w:left w:val="nil"/>
              <w:bottom w:val="single" w:sz="4" w:space="0" w:color="auto"/>
              <w:right w:val="nil"/>
            </w:tcBorders>
            <w:noWrap/>
            <w:hideMark/>
          </w:tcPr>
          <w:p w14:paraId="3D727A91" w14:textId="77777777" w:rsidR="000D48EE" w:rsidRPr="00015210" w:rsidRDefault="000D48EE">
            <w:pPr>
              <w:rPr>
                <w:color w:val="000000"/>
                <w:sz w:val="20"/>
                <w:szCs w:val="20"/>
              </w:rPr>
            </w:pPr>
            <w:r w:rsidRPr="00015210">
              <w:rPr>
                <w:color w:val="000000"/>
                <w:sz w:val="20"/>
                <w:szCs w:val="20"/>
              </w:rPr>
              <w:t>N</w:t>
            </w:r>
          </w:p>
        </w:tc>
        <w:tc>
          <w:tcPr>
            <w:tcW w:w="1300" w:type="dxa"/>
            <w:tcBorders>
              <w:top w:val="nil"/>
              <w:left w:val="nil"/>
              <w:bottom w:val="single" w:sz="4" w:space="0" w:color="auto"/>
              <w:right w:val="nil"/>
            </w:tcBorders>
            <w:noWrap/>
            <w:hideMark/>
          </w:tcPr>
          <w:p w14:paraId="6BD4DAC0" w14:textId="77777777" w:rsidR="000D48EE" w:rsidRPr="00015210" w:rsidRDefault="000D48EE">
            <w:pPr>
              <w:jc w:val="center"/>
              <w:rPr>
                <w:color w:val="000000"/>
                <w:sz w:val="20"/>
                <w:szCs w:val="20"/>
              </w:rPr>
            </w:pPr>
            <w:r w:rsidRPr="00015210">
              <w:rPr>
                <w:color w:val="000000"/>
                <w:sz w:val="20"/>
                <w:szCs w:val="20"/>
              </w:rPr>
              <w:t>3,613</w:t>
            </w:r>
          </w:p>
        </w:tc>
        <w:tc>
          <w:tcPr>
            <w:tcW w:w="1300" w:type="dxa"/>
            <w:tcBorders>
              <w:top w:val="nil"/>
              <w:left w:val="nil"/>
              <w:bottom w:val="single" w:sz="4" w:space="0" w:color="auto"/>
              <w:right w:val="nil"/>
            </w:tcBorders>
            <w:noWrap/>
            <w:hideMark/>
          </w:tcPr>
          <w:p w14:paraId="5FD8DBED" w14:textId="77777777" w:rsidR="000D48EE" w:rsidRPr="00015210" w:rsidRDefault="000D48EE">
            <w:pPr>
              <w:jc w:val="center"/>
              <w:rPr>
                <w:color w:val="000000"/>
                <w:sz w:val="20"/>
                <w:szCs w:val="20"/>
              </w:rPr>
            </w:pPr>
            <w:r w:rsidRPr="00015210">
              <w:rPr>
                <w:color w:val="000000"/>
                <w:sz w:val="20"/>
                <w:szCs w:val="20"/>
              </w:rPr>
              <w:t>3,612</w:t>
            </w:r>
          </w:p>
        </w:tc>
        <w:tc>
          <w:tcPr>
            <w:tcW w:w="1300" w:type="dxa"/>
            <w:tcBorders>
              <w:top w:val="nil"/>
              <w:left w:val="nil"/>
              <w:bottom w:val="single" w:sz="4" w:space="0" w:color="auto"/>
              <w:right w:val="nil"/>
            </w:tcBorders>
            <w:noWrap/>
            <w:hideMark/>
          </w:tcPr>
          <w:p w14:paraId="1D7A0DC2" w14:textId="77777777" w:rsidR="000D48EE" w:rsidRPr="00015210" w:rsidRDefault="000D48EE">
            <w:pPr>
              <w:jc w:val="center"/>
              <w:rPr>
                <w:color w:val="000000"/>
                <w:sz w:val="20"/>
                <w:szCs w:val="20"/>
              </w:rPr>
            </w:pPr>
            <w:r w:rsidRPr="00015210">
              <w:rPr>
                <w:color w:val="000000"/>
                <w:sz w:val="20"/>
                <w:szCs w:val="20"/>
              </w:rPr>
              <w:t>2,727</w:t>
            </w:r>
          </w:p>
        </w:tc>
        <w:tc>
          <w:tcPr>
            <w:tcW w:w="1300" w:type="dxa"/>
            <w:tcBorders>
              <w:top w:val="nil"/>
              <w:left w:val="nil"/>
              <w:bottom w:val="single" w:sz="4" w:space="0" w:color="auto"/>
              <w:right w:val="nil"/>
            </w:tcBorders>
            <w:noWrap/>
            <w:hideMark/>
          </w:tcPr>
          <w:p w14:paraId="6E6E8C36" w14:textId="77777777" w:rsidR="000D48EE" w:rsidRPr="00015210" w:rsidRDefault="000D48EE">
            <w:pPr>
              <w:jc w:val="center"/>
              <w:rPr>
                <w:color w:val="000000"/>
                <w:sz w:val="20"/>
                <w:szCs w:val="20"/>
              </w:rPr>
            </w:pPr>
            <w:r w:rsidRPr="00015210">
              <w:rPr>
                <w:color w:val="000000"/>
                <w:sz w:val="20"/>
                <w:szCs w:val="20"/>
              </w:rPr>
              <w:t>2,726</w:t>
            </w:r>
          </w:p>
        </w:tc>
      </w:tr>
    </w:tbl>
    <w:p w14:paraId="45AC581C" w14:textId="4C5481C6" w:rsidR="00A20131" w:rsidRPr="00015210" w:rsidRDefault="00797DC6" w:rsidP="00797DC6">
      <w:pPr>
        <w:pStyle w:val="Notes"/>
      </w:pPr>
      <w:r w:rsidRPr="00015210">
        <w:t xml:space="preserve">Notes. </w:t>
      </w:r>
      <w:ins w:id="1066" w:author="Dylan CHEN" w:date="2026-08-30T09:40:00Z" w16du:dateUtc="2026-08-30T01:40:00Z">
        <w:r w:rsidR="00596C3A">
          <w:rPr>
            <w:rFonts w:hint="eastAsia"/>
          </w:rPr>
          <w:t xml:space="preserve">1. </w:t>
        </w:r>
      </w:ins>
      <w:r w:rsidR="00C1485A" w:rsidRPr="00015210">
        <w:t xml:space="preserve">Standard errors in parentheses. </w:t>
      </w:r>
      <w:r w:rsidR="00C1485A" w:rsidRPr="00015210">
        <w:rPr>
          <w:rFonts w:ascii="Courier New" w:hAnsi="Courier New" w:cs="Courier New"/>
        </w:rPr>
        <w:t>.</w:t>
      </w:r>
      <w:r w:rsidR="00C1485A" w:rsidRPr="00015210">
        <w:t xml:space="preserve"> p&lt;0.1, </w:t>
      </w:r>
      <w:r w:rsidR="00C1485A" w:rsidRPr="00015210">
        <w:rPr>
          <w:rFonts w:ascii="Courier New" w:hAnsi="Courier New" w:cs="Courier New"/>
        </w:rPr>
        <w:t>*</w:t>
      </w:r>
      <w:r w:rsidR="00C1485A" w:rsidRPr="00015210">
        <w:t xml:space="preserve"> p&lt;0.05, </w:t>
      </w:r>
      <w:r w:rsidR="00C1485A" w:rsidRPr="00015210">
        <w:rPr>
          <w:rFonts w:ascii="Courier New" w:hAnsi="Courier New" w:cs="Courier New"/>
        </w:rPr>
        <w:t>**</w:t>
      </w:r>
      <w:r w:rsidR="00C1485A" w:rsidRPr="00015210">
        <w:t xml:space="preserve"> p&lt;0.01, </w:t>
      </w:r>
      <w:r w:rsidR="00C1485A" w:rsidRPr="00015210">
        <w:rPr>
          <w:rFonts w:ascii="Courier New" w:hAnsi="Courier New" w:cs="Courier New"/>
        </w:rPr>
        <w:t>***</w:t>
      </w:r>
      <w:r w:rsidR="00C1485A" w:rsidRPr="00015210">
        <w:t xml:space="preserve"> p&lt;0.001. </w:t>
      </w:r>
      <w:ins w:id="1067" w:author="Dylan CHEN" w:date="2026-08-30T09:40:00Z" w16du:dateUtc="2026-08-30T01:40:00Z">
        <w:r w:rsidR="00596C3A">
          <w:br/>
        </w:r>
        <w:r w:rsidR="00596C3A">
          <w:rPr>
            <w:rFonts w:hint="eastAsia"/>
          </w:rPr>
          <w:t xml:space="preserve">2. </w:t>
        </w:r>
      </w:ins>
      <w:r w:rsidRPr="00015210">
        <w:t xml:space="preserve">Column 2 has fewer observations than Column 1 </w:t>
      </w:r>
      <w:ins w:id="1068" w:author="Dylan CHEN" w:date="2026-08-27T15:10:00Z" w16du:dateUtc="2026-08-27T07:10:00Z">
        <w:r w:rsidR="001165F9" w:rsidRPr="001165F9">
          <w:t xml:space="preserve">because the LLM </w:t>
        </w:r>
        <w:r w:rsidR="001165F9">
          <w:rPr>
            <w:rFonts w:hint="eastAsia"/>
          </w:rPr>
          <w:t>decline</w:t>
        </w:r>
      </w:ins>
      <w:ins w:id="1069" w:author="Dylan CHEN" w:date="2026-08-27T15:11:00Z" w16du:dateUtc="2026-08-27T07:11:00Z">
        <w:r w:rsidR="001165F9">
          <w:rPr>
            <w:rFonts w:hint="eastAsia"/>
          </w:rPr>
          <w:t>d</w:t>
        </w:r>
      </w:ins>
      <w:ins w:id="1070" w:author="Dylan CHEN" w:date="2026-08-27T15:10:00Z" w16du:dateUtc="2026-08-27T07:10:00Z">
        <w:r w:rsidR="001165F9">
          <w:rPr>
            <w:rFonts w:hint="eastAsia"/>
          </w:rPr>
          <w:t xml:space="preserve"> to provide the assessment </w:t>
        </w:r>
      </w:ins>
      <w:ins w:id="1071" w:author="Dylan CHEN" w:date="2026-08-27T15:11:00Z" w16du:dateUtc="2026-08-27T07:11:00Z">
        <w:r w:rsidR="001165F9">
          <w:rPr>
            <w:rFonts w:hint="eastAsia"/>
          </w:rPr>
          <w:t xml:space="preserve">for </w:t>
        </w:r>
      </w:ins>
      <w:ins w:id="1072" w:author="Prof. LIU Ben" w:date="2026-08-29T23:52:00Z" w16du:dateUtc="2026-08-29T15:52:00Z">
        <w:r w:rsidR="007E3103">
          <w:t>one</w:t>
        </w:r>
      </w:ins>
      <w:ins w:id="1073" w:author="Dylan CHEN" w:date="2026-08-27T15:11:00Z" w16du:dateUtc="2026-08-27T07:11:00Z">
        <w:del w:id="1074" w:author="Prof. LIU Ben" w:date="2026-08-29T23:52:00Z" w16du:dateUtc="2026-08-29T15:52:00Z">
          <w:r w:rsidR="001165F9" w:rsidDel="007E3103">
            <w:rPr>
              <w:rFonts w:hint="eastAsia"/>
            </w:rPr>
            <w:delText>a</w:delText>
          </w:r>
        </w:del>
      </w:ins>
      <w:ins w:id="1075" w:author="Dylan CHEN" w:date="2026-08-27T15:10:00Z" w16du:dateUtc="2026-08-27T07:10:00Z">
        <w:del w:id="1076" w:author="Prof. LIU Ben" w:date="2026-08-29T23:52:00Z" w16du:dateUtc="2026-08-29T15:52:00Z">
          <w:r w:rsidR="001165F9" w:rsidDel="007E3103">
            <w:rPr>
              <w:rFonts w:hint="eastAsia"/>
            </w:rPr>
            <w:delText xml:space="preserve"> specific</w:delText>
          </w:r>
        </w:del>
      </w:ins>
      <w:ins w:id="1077" w:author="Dylan CHEN" w:date="2026-08-27T15:11:00Z" w16du:dateUtc="2026-08-27T07:11:00Z">
        <w:r w:rsidR="001165F9">
          <w:rPr>
            <w:rFonts w:hint="eastAsia"/>
          </w:rPr>
          <w:t xml:space="preserve"> AI</w:t>
        </w:r>
      </w:ins>
      <w:ins w:id="1078" w:author="Dylan CHEN" w:date="2026-08-27T15:10:00Z" w16du:dateUtc="2026-08-27T07:10:00Z">
        <w:r w:rsidR="001165F9">
          <w:rPr>
            <w:rFonts w:hint="eastAsia"/>
          </w:rPr>
          <w:t xml:space="preserve"> </w:t>
        </w:r>
      </w:ins>
      <w:ins w:id="1079" w:author="Dylan CHEN" w:date="2026-08-27T15:11:00Z" w16du:dateUtc="2026-08-27T07:11:00Z">
        <w:r w:rsidR="001165F9">
          <w:rPr>
            <w:rFonts w:hint="eastAsia"/>
          </w:rPr>
          <w:t>answer</w:t>
        </w:r>
      </w:ins>
      <w:ins w:id="1080" w:author="Dylan CHEN" w:date="2026-08-27T15:10:00Z" w16du:dateUtc="2026-08-27T07:10:00Z">
        <w:r w:rsidR="001165F9">
          <w:rPr>
            <w:rFonts w:hint="eastAsia"/>
          </w:rPr>
          <w:t>.</w:t>
        </w:r>
        <w:r w:rsidR="001165F9" w:rsidRPr="001165F9" w:rsidDel="001165F9">
          <w:t xml:space="preserve"> </w:t>
        </w:r>
      </w:ins>
      <w:del w:id="1081" w:author="Dylan CHEN" w:date="2026-08-27T15:10:00Z" w16du:dateUtc="2026-08-27T07:10:00Z">
        <w:r w:rsidRPr="00015210" w:rsidDel="001165F9">
          <w:delText xml:space="preserve">because computing answer quality is not possible for a small number of questions affected by connection issues. </w:delText>
        </w:r>
      </w:del>
      <w:del w:id="1082" w:author="Dylan CHEN" w:date="2026-08-27T15:12:00Z" w16du:dateUtc="2026-08-27T07:12:00Z">
        <w:r w:rsidRPr="00015210" w:rsidDel="001165F9">
          <w:delText>Columns 3 and 4 are estimated on questions with a first human answer, and the quality outcome requires generating a reference answer, both of which reduce the sample.</w:delText>
        </w:r>
      </w:del>
      <w:ins w:id="1083" w:author="Dylan CHEN" w:date="2026-08-27T15:09:00Z" w16du:dateUtc="2026-08-27T07:09:00Z">
        <w:r w:rsidR="001165F9" w:rsidRPr="001165F9">
          <w:t xml:space="preserve">Columns 3 and 4 </w:t>
        </w:r>
      </w:ins>
      <w:ins w:id="1084" w:author="Dylan CHEN" w:date="2026-08-27T15:12:00Z" w16du:dateUtc="2026-08-27T07:12:00Z">
        <w:r w:rsidR="001165F9" w:rsidRPr="001165F9">
          <w:t xml:space="preserve">are estimated on questions with a first human answer </w:t>
        </w:r>
      </w:ins>
      <w:ins w:id="1085" w:author="Dylan CHEN" w:date="2026-08-27T15:09:00Z" w16du:dateUtc="2026-08-27T07:09:00Z">
        <w:r w:rsidR="001165F9" w:rsidRPr="001165F9">
          <w:t xml:space="preserve">and the required first-human-answer-quality outcome. Column 4 additionally requires usable AI-answer quality and therefore excludes one further observation. </w:t>
        </w:r>
      </w:ins>
    </w:p>
    <w:p w14:paraId="59575F88" w14:textId="60D5422D"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(H1).</w:t>
      </w:r>
      <w:r w:rsidRPr="00015210">
        <w:rPr>
          <w:rFonts w:eastAsia="Times New Roman"/>
          <w:color w:val="000000"/>
          <w:szCs w:val="24"/>
        </w:rPr>
        <w:t xml:space="preserve"> </w:t>
      </w:r>
      <w:r w:rsidR="001C3581" w:rsidRPr="001C3581">
        <w:rPr>
          <w:rFonts w:eastAsia="Times New Roman"/>
          <w:color w:val="000000"/>
          <w:szCs w:val="24"/>
        </w:rPr>
        <w:t xml:space="preserve">The AI indicator is positive and significant (0.188, p &lt; 0.05). Projected to an AI answer whose content contributes nothing, the presence of a labeled AI answer raises rather than lowers the number of human answers a question attracts, consistent with contributors treating the AI as a weak competitor whose appearance invites a response. </w:t>
      </w:r>
      <w:r w:rsidR="001C3581">
        <w:rPr>
          <w:rFonts w:eastAsia="Times New Roman" w:hint="eastAsia"/>
          <w:color w:val="000000"/>
          <w:szCs w:val="24"/>
        </w:rPr>
        <w:t>This provides support for H1</w:t>
      </w:r>
      <w:r w:rsidR="001C3581" w:rsidRPr="001C3581">
        <w:rPr>
          <w:rFonts w:eastAsia="Times New Roman"/>
          <w:color w:val="000000"/>
          <w:szCs w:val="24"/>
        </w:rPr>
        <w:t>.</w:t>
      </w:r>
    </w:p>
    <w:p w14:paraId="076B199B" w14:textId="1A10AB08" w:rsidR="00B51AB5" w:rsidRPr="00015210" w:rsidRDefault="00B51AB5" w:rsidP="00B51AB5">
      <w:pPr>
        <w:pStyle w:val="Paragraph0"/>
        <w:rPr>
          <w:rFonts w:eastAsia="Times New Roman"/>
          <w:color w:val="000000"/>
          <w:szCs w:val="24"/>
        </w:rPr>
      </w:pPr>
      <w:r w:rsidRPr="00015210">
        <w:rPr>
          <w:rFonts w:eastAsia="Times New Roman"/>
          <w:b/>
          <w:bCs/>
          <w:color w:val="000000"/>
          <w:szCs w:val="24"/>
        </w:rPr>
        <w:t xml:space="preserve">The length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(H2).</w:t>
      </w:r>
      <w:r w:rsidRPr="00015210">
        <w:rPr>
          <w:rFonts w:eastAsia="Times New Roman"/>
          <w:color w:val="000000"/>
          <w:szCs w:val="24"/>
        </w:rPr>
        <w:t xml:space="preserve"> The interaction between the AI indicator and AI answer length is negative and significant (−0.046, p &lt; 0.</w:t>
      </w:r>
      <w:r w:rsidR="0036761E" w:rsidRPr="00015210">
        <w:rPr>
          <w:rFonts w:eastAsia="Times New Roman"/>
          <w:color w:val="000000"/>
          <w:szCs w:val="24"/>
        </w:rPr>
        <w:t>0</w:t>
      </w:r>
      <w:r w:rsidRPr="00015210">
        <w:rPr>
          <w:rFonts w:eastAsia="Times New Roman"/>
          <w:color w:val="000000"/>
          <w:szCs w:val="24"/>
        </w:rPr>
        <w:t xml:space="preserve">01). As the AI answer gets longer, the consequence of having it under the question becomes more adverse to human contribution. </w:t>
      </w:r>
      <w:r w:rsidR="001C3581">
        <w:rPr>
          <w:rFonts w:eastAsia="Times New Roman" w:hint="eastAsia"/>
          <w:color w:val="000000"/>
          <w:szCs w:val="24"/>
        </w:rPr>
        <w:t xml:space="preserve">This provides support for </w:t>
      </w:r>
      <w:r w:rsidRPr="00015210">
        <w:rPr>
          <w:rFonts w:eastAsia="Times New Roman"/>
          <w:color w:val="000000"/>
          <w:szCs w:val="24"/>
        </w:rPr>
        <w:t>H2.</w:t>
      </w:r>
    </w:p>
    <w:p w14:paraId="3F7E5418" w14:textId="0AF10284" w:rsidR="001C3581" w:rsidRPr="00D2526D" w:rsidRDefault="00B51AB5" w:rsidP="00D2526D">
      <w:pPr>
        <w:pStyle w:val="Paragraph0"/>
      </w:pPr>
      <w:r w:rsidRPr="00015210">
        <w:rPr>
          <w:b/>
          <w:bCs/>
        </w:rPr>
        <w:lastRenderedPageBreak/>
        <w:t xml:space="preserve">The quality </w:t>
      </w:r>
      <w:r w:rsidR="00745A6A">
        <w:rPr>
          <w:b/>
          <w:bCs/>
        </w:rPr>
        <w:t>effect</w:t>
      </w:r>
      <w:r w:rsidR="00745A6A" w:rsidRPr="00015210">
        <w:rPr>
          <w:b/>
          <w:bCs/>
        </w:rPr>
        <w:t xml:space="preserve"> </w:t>
      </w:r>
      <w:r w:rsidRPr="00015210">
        <w:rPr>
          <w:b/>
          <w:bCs/>
        </w:rPr>
        <w:t>(H3).</w:t>
      </w:r>
      <w:r w:rsidRPr="00015210">
        <w:t xml:space="preserve"> The interaction with AI answer quality is small and statistically indistinguishable from zero (0.004,</w:t>
      </w:r>
      <w:ins w:id="1086" w:author="Dylan CHEN" w:date="2026-08-27T16:30:00Z" w16du:dateUtc="2026-08-27T08:30:00Z">
        <w:r w:rsidR="00437BA6">
          <w:rPr>
            <w:rFonts w:hint="eastAsia"/>
          </w:rPr>
          <w:t xml:space="preserve"> p = 0.391</w:t>
        </w:r>
      </w:ins>
      <w:del w:id="1087" w:author="Dylan CHEN" w:date="2026-08-27T16:30:00Z" w16du:dateUtc="2026-08-27T08:30:00Z">
        <w:r w:rsidRPr="00015210" w:rsidDel="00437BA6">
          <w:delText xml:space="preserve"> s.e. 0.004</w:delText>
        </w:r>
      </w:del>
      <w:r w:rsidRPr="00015210">
        <w:t xml:space="preserve">). The consequence of having an AI answer under a question does not depend on how good that answer is. This is the prediction that separates our account from a capability-deterrence account, under which better AI should deter more. </w:t>
      </w:r>
      <w:r w:rsidR="001C3581" w:rsidRPr="00D2526D">
        <w:t>We find no evidence against the null prediction of H3.</w:t>
      </w:r>
    </w:p>
    <w:p w14:paraId="7ACF5FEF" w14:textId="029B4D31" w:rsidR="00B51AB5" w:rsidRPr="00015210" w:rsidDel="007E3103" w:rsidRDefault="00B51AB5" w:rsidP="00B51AB5">
      <w:pPr>
        <w:pStyle w:val="Paragraph0"/>
        <w:rPr>
          <w:del w:id="1088" w:author="Prof. LIU Ben" w:date="2026-08-29T23:54:00Z" w16du:dateUtc="2026-08-29T15:54:00Z"/>
        </w:rPr>
      </w:pPr>
      <w:del w:id="1089" w:author="Prof. LIU Ben" w:date="2026-08-29T23:54:00Z" w16du:dateUtc="2026-08-29T15:54:00Z">
        <w:r w:rsidRPr="00015210" w:rsidDel="007E3103">
          <w:rPr>
            <w:rFonts w:eastAsia="Times New Roman"/>
            <w:color w:val="000000"/>
            <w:szCs w:val="24"/>
          </w:rPr>
          <w:delText xml:space="preserve">Together the three coefficients describe </w:delText>
        </w:r>
        <w:r w:rsidR="00745A6A" w:rsidDel="007E3103">
          <w:rPr>
            <w:rFonts w:eastAsia="Times New Roman"/>
            <w:color w:val="000000"/>
            <w:szCs w:val="24"/>
          </w:rPr>
          <w:delText>that</w:delText>
        </w:r>
        <w:r w:rsidRPr="00015210" w:rsidDel="007E3103">
          <w:rPr>
            <w:rFonts w:eastAsia="Times New Roman"/>
            <w:color w:val="000000"/>
            <w:szCs w:val="24"/>
          </w:rPr>
          <w:delText xml:space="preserve"> having an AI answer under the question draws human contribution</w:delText>
        </w:r>
        <w:r w:rsidR="00745A6A" w:rsidRPr="00745A6A" w:rsidDel="007E3103">
          <w:rPr>
            <w:rFonts w:eastAsia="Times New Roman"/>
            <w:color w:val="000000"/>
            <w:szCs w:val="24"/>
          </w:rPr>
          <w:delText xml:space="preserve"> </w:delText>
        </w:r>
        <w:r w:rsidR="00745A6A" w:rsidDel="007E3103">
          <w:rPr>
            <w:rFonts w:eastAsia="Times New Roman"/>
            <w:color w:val="000000"/>
            <w:szCs w:val="24"/>
          </w:rPr>
          <w:delText>w</w:delText>
        </w:r>
        <w:r w:rsidR="00745A6A" w:rsidRPr="00015210" w:rsidDel="007E3103">
          <w:rPr>
            <w:rFonts w:eastAsia="Times New Roman"/>
            <w:color w:val="000000"/>
            <w:szCs w:val="24"/>
          </w:rPr>
          <w:delText>here the AI answer’s content is thin</w:delText>
        </w:r>
        <w:r w:rsidR="00745A6A" w:rsidDel="007E3103">
          <w:rPr>
            <w:rFonts w:eastAsia="Times New Roman"/>
            <w:color w:val="000000"/>
            <w:szCs w:val="24"/>
          </w:rPr>
          <w:delText>.</w:delText>
        </w:r>
        <w:r w:rsidRPr="00015210" w:rsidDel="007E3103">
          <w:rPr>
            <w:rFonts w:eastAsia="Times New Roman"/>
            <w:color w:val="000000"/>
            <w:szCs w:val="24"/>
          </w:rPr>
          <w:delText xml:space="preserve"> </w:delText>
        </w:r>
        <w:r w:rsidR="00745A6A" w:rsidDel="007E3103">
          <w:rPr>
            <w:rFonts w:eastAsia="Times New Roman"/>
            <w:color w:val="000000"/>
            <w:szCs w:val="24"/>
          </w:rPr>
          <w:delText>A</w:delText>
        </w:r>
        <w:r w:rsidRPr="00015210" w:rsidDel="007E3103">
          <w:rPr>
            <w:rFonts w:eastAsia="Times New Roman"/>
            <w:color w:val="000000"/>
            <w:szCs w:val="24"/>
          </w:rPr>
          <w:delText>s content thickens, the draw weakens.</w:delText>
        </w:r>
      </w:del>
    </w:p>
    <w:bookmarkEnd w:id="1062"/>
    <w:p w14:paraId="2100D34E" w14:textId="716C989A" w:rsidR="00B51AB5" w:rsidRPr="00015210" w:rsidRDefault="00B51AB5" w:rsidP="0049010E">
      <w:pPr>
        <w:pStyle w:val="Heading2"/>
      </w:pPr>
      <w:r w:rsidRPr="00015210">
        <w:t>How the Effect on Answer Quality Varies with the AI Answer</w:t>
      </w:r>
    </w:p>
    <w:p w14:paraId="3F6CA7BF" w14:textId="683FEAC3" w:rsidR="00B51AB5" w:rsidRPr="00015210" w:rsidRDefault="00B51AB5" w:rsidP="00B76B85">
      <w:pPr>
        <w:pStyle w:val="Paragraph0"/>
      </w:pPr>
      <w:r w:rsidRPr="00015210">
        <w:t xml:space="preserve">Columns 3 and 4 </w:t>
      </w:r>
      <w:r w:rsidR="00745A6A">
        <w:t xml:space="preserve">of Table 3 </w:t>
      </w:r>
      <w:ins w:id="1090" w:author="Prof. LIU Ben" w:date="2026-08-29T23:54:00Z" w16du:dateUtc="2026-08-29T15:54:00Z">
        <w:r w:rsidR="007E3103">
          <w:t>examine</w:t>
        </w:r>
        <w:del w:id="1091" w:author="Dylan CHEN" w:date="2026-08-30T00:11:00Z" w16du:dateUtc="2026-08-29T16:11:00Z">
          <w:r w:rsidR="007E3103" w:rsidDel="00E61B0A">
            <w:delText>s</w:delText>
          </w:r>
        </w:del>
      </w:ins>
      <w:del w:id="1092" w:author="Prof. LIU Ben" w:date="2026-08-29T23:54:00Z" w16du:dateUtc="2026-08-29T15:54:00Z">
        <w:r w:rsidRPr="00015210" w:rsidDel="007E3103">
          <w:delText>study</w:delText>
        </w:r>
      </w:del>
      <w:r w:rsidRPr="00015210">
        <w:t xml:space="preserve"> the effect of internal GenAI-generated answers on </w:t>
      </w:r>
      <w:r w:rsidR="002B3B5F" w:rsidRPr="00015210">
        <w:t xml:space="preserve">the </w:t>
      </w:r>
      <w:r w:rsidRPr="00015210">
        <w:t>quality of the first human answer.</w:t>
      </w:r>
      <w:r w:rsidR="002B3B5F" w:rsidRPr="00015210">
        <w:t xml:space="preserve"> Column 3 shows that the average effect of internal GenAI on the quality of the first human answer is small and statistically insignificant (0.072, </w:t>
      </w:r>
      <w:ins w:id="1093" w:author="Dylan CHEN" w:date="2026-08-27T16:30:00Z" w16du:dateUtc="2026-08-27T08:30:00Z">
        <w:r w:rsidR="00437BA6">
          <w:rPr>
            <w:rFonts w:hint="eastAsia"/>
          </w:rPr>
          <w:t>p = 0.381</w:t>
        </w:r>
      </w:ins>
      <w:del w:id="1094" w:author="Dylan CHEN" w:date="2026-08-27T16:30:00Z" w16du:dateUtc="2026-08-27T08:30:00Z">
        <w:r w:rsidR="002B3B5F" w:rsidRPr="00015210" w:rsidDel="00437BA6">
          <w:delText>s.e. 0.083</w:delText>
        </w:r>
      </w:del>
      <w:r w:rsidR="002B3B5F" w:rsidRPr="00015210">
        <w:t>), and we proceed to examine how this average effect is composed through the AI content profile in Column 4.</w:t>
      </w:r>
    </w:p>
    <w:p w14:paraId="5302207B" w14:textId="7B06D217"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(H4).</w:t>
      </w:r>
      <w:r w:rsidRPr="00015210">
        <w:rPr>
          <w:rFonts w:eastAsia="Times New Roman"/>
          <w:color w:val="000000"/>
          <w:szCs w:val="24"/>
        </w:rPr>
        <w:t xml:space="preserve"> </w:t>
      </w:r>
      <w:r w:rsidR="001C3581" w:rsidRPr="001C3581">
        <w:rPr>
          <w:rFonts w:eastAsia="Times New Roman"/>
          <w:color w:val="000000"/>
          <w:szCs w:val="24"/>
        </w:rPr>
        <w:t>The AI indicator is not statistically significant (0.411,</w:t>
      </w:r>
      <w:ins w:id="1095" w:author="Dylan CHEN" w:date="2026-08-27T16:31:00Z" w16du:dateUtc="2026-08-27T08:31:00Z">
        <w:r w:rsidR="00437BA6">
          <w:rPr>
            <w:rFonts w:eastAsia="Times New Roman" w:hint="eastAsia"/>
            <w:color w:val="000000"/>
            <w:szCs w:val="24"/>
          </w:rPr>
          <w:t xml:space="preserve"> p = 0.495</w:t>
        </w:r>
      </w:ins>
      <w:del w:id="1096" w:author="Dylan CHEN" w:date="2026-08-27T16:31:00Z" w16du:dateUtc="2026-08-27T08:31:00Z">
        <w:r w:rsidR="001C3581" w:rsidRPr="001C3581" w:rsidDel="00437BA6">
          <w:rPr>
            <w:rFonts w:eastAsia="Times New Roman"/>
            <w:color w:val="000000"/>
            <w:szCs w:val="24"/>
          </w:rPr>
          <w:delText xml:space="preserve"> s.e. 0.718</w:delText>
        </w:r>
      </w:del>
      <w:r w:rsidR="001C3581" w:rsidRPr="001C3581">
        <w:rPr>
          <w:rFonts w:eastAsia="Times New Roman"/>
          <w:color w:val="000000"/>
          <w:szCs w:val="24"/>
        </w:rPr>
        <w:t>). Consistent with H4, the bare fact of machine authorship does not shift the quality of the human answer</w:t>
      </w:r>
      <w:ins w:id="1097" w:author="Prof. LIU Ben" w:date="2026-08-29T23:54:00Z" w16du:dateUtc="2026-08-29T15:54:00Z">
        <w:r w:rsidR="007E3103">
          <w:rPr>
            <w:rFonts w:eastAsia="Times New Roman"/>
            <w:color w:val="000000"/>
            <w:szCs w:val="24"/>
          </w:rPr>
          <w:t xml:space="preserve">. </w:t>
        </w:r>
      </w:ins>
      <w:del w:id="1098" w:author="Prof. LIU Ben" w:date="2026-08-29T23:54:00Z" w16du:dateUtc="2026-08-29T15:54:00Z">
        <w:r w:rsidR="001C3581" w:rsidRPr="001C3581" w:rsidDel="007E3103">
          <w:rPr>
            <w:rFonts w:eastAsia="Times New Roman"/>
            <w:color w:val="000000"/>
            <w:szCs w:val="24"/>
          </w:rPr>
          <w:delText xml:space="preserve">: </w:delText>
        </w:r>
      </w:del>
      <w:ins w:id="1099" w:author="Prof. LIU Ben" w:date="2026-08-29T23:54:00Z" w16du:dateUtc="2026-08-29T15:54:00Z">
        <w:r w:rsidR="007E3103">
          <w:rPr>
            <w:rFonts w:eastAsia="Times New Roman"/>
            <w:color w:val="000000"/>
            <w:szCs w:val="24"/>
          </w:rPr>
          <w:t>O</w:t>
        </w:r>
      </w:ins>
      <w:del w:id="1100" w:author="Prof. LIU Ben" w:date="2026-08-29T23:54:00Z" w16du:dateUtc="2026-08-29T15:54:00Z">
        <w:r w:rsidR="001C3581" w:rsidRPr="001C3581" w:rsidDel="007E3103">
          <w:rPr>
            <w:rFonts w:eastAsia="Times New Roman"/>
            <w:color w:val="000000"/>
            <w:szCs w:val="24"/>
          </w:rPr>
          <w:delText>o</w:delText>
        </w:r>
      </w:del>
      <w:r w:rsidR="001C3581" w:rsidRPr="001C3581">
        <w:rPr>
          <w:rFonts w:eastAsia="Times New Roman"/>
          <w:color w:val="000000"/>
          <w:szCs w:val="24"/>
        </w:rPr>
        <w:t xml:space="preserve">nce a contributor has committed to answering and engages with the content, </w:t>
      </w:r>
      <w:ins w:id="1101" w:author="Prof. LIU Ben" w:date="2026-08-29T23:55:00Z" w16du:dateUtc="2026-08-29T15:55:00Z">
        <w:r w:rsidR="007E3103">
          <w:rPr>
            <w:rFonts w:eastAsia="Times New Roman"/>
            <w:color w:val="000000"/>
            <w:szCs w:val="24"/>
          </w:rPr>
          <w:t>their answer</w:t>
        </w:r>
      </w:ins>
      <w:del w:id="1102" w:author="Prof. LIU Ben" w:date="2026-08-29T23:55:00Z" w16du:dateUtc="2026-08-29T15:55:00Z">
        <w:r w:rsidR="001C3581" w:rsidRPr="001C3581" w:rsidDel="007E3103">
          <w:rPr>
            <w:rFonts w:eastAsia="Times New Roman"/>
            <w:color w:val="000000"/>
            <w:szCs w:val="24"/>
          </w:rPr>
          <w:delText>effort</w:delText>
        </w:r>
      </w:del>
      <w:r w:rsidR="001C3581" w:rsidRPr="001C3581">
        <w:rPr>
          <w:rFonts w:eastAsia="Times New Roman"/>
          <w:color w:val="000000"/>
          <w:szCs w:val="24"/>
        </w:rPr>
        <w:t xml:space="preserve"> is calibrated to the </w:t>
      </w:r>
      <w:ins w:id="1103" w:author="Prof. LIU Ben" w:date="2026-08-29T23:55:00Z" w16du:dateUtc="2026-08-29T15:55:00Z">
        <w:r w:rsidR="007E3103">
          <w:rPr>
            <w:rFonts w:eastAsia="Times New Roman"/>
            <w:color w:val="000000"/>
            <w:szCs w:val="24"/>
          </w:rPr>
          <w:t>quality of the AI answer</w:t>
        </w:r>
      </w:ins>
      <w:del w:id="1104" w:author="Prof. LIU Ben" w:date="2026-08-29T23:55:00Z" w16du:dateUtc="2026-08-29T15:55:00Z">
        <w:r w:rsidR="001C3581" w:rsidRPr="001C3581" w:rsidDel="007E3103">
          <w:rPr>
            <w:rFonts w:eastAsia="Times New Roman"/>
            <w:color w:val="000000"/>
            <w:szCs w:val="24"/>
          </w:rPr>
          <w:delText>demonstrated standard</w:delText>
        </w:r>
      </w:del>
      <w:r w:rsidR="001C3581" w:rsidRPr="001C3581">
        <w:rPr>
          <w:rFonts w:eastAsia="Times New Roman"/>
          <w:color w:val="000000"/>
          <w:szCs w:val="24"/>
        </w:rPr>
        <w:t xml:space="preserve"> rather than to the abstract source cue. As with our other null predictions, we treat this as an absence of evidence for a label effect on quality rather than proof of an exact zero</w:t>
      </w:r>
      <w:del w:id="1105" w:author="Prof. LIU Ben" w:date="2026-08-29T23:56:00Z" w16du:dateUtc="2026-08-29T15:56:00Z">
        <w:r w:rsidR="001C3581" w:rsidRPr="001C3581" w:rsidDel="007E3103">
          <w:rPr>
            <w:rFonts w:eastAsia="Times New Roman"/>
            <w:color w:val="000000"/>
            <w:szCs w:val="24"/>
          </w:rPr>
          <w:delText>. H4 is supported</w:delText>
        </w:r>
      </w:del>
      <w:r w:rsidR="001C3581" w:rsidRPr="001C3581">
        <w:rPr>
          <w:rFonts w:eastAsia="Times New Roman"/>
          <w:color w:val="000000"/>
          <w:szCs w:val="24"/>
        </w:rPr>
        <w:t>.</w:t>
      </w:r>
    </w:p>
    <w:p w14:paraId="1191BDC0" w14:textId="312A99C6" w:rsidR="001C3581" w:rsidRPr="00D2526D" w:rsidRDefault="00B51AB5" w:rsidP="00D2526D">
      <w:pPr>
        <w:pStyle w:val="Paragraph0"/>
      </w:pPr>
      <w:r w:rsidRPr="00015210">
        <w:rPr>
          <w:b/>
          <w:bCs/>
        </w:rPr>
        <w:t xml:space="preserve">The length </w:t>
      </w:r>
      <w:r w:rsidR="00745A6A">
        <w:rPr>
          <w:b/>
          <w:bCs/>
        </w:rPr>
        <w:t>effect</w:t>
      </w:r>
      <w:r w:rsidR="00745A6A" w:rsidRPr="00015210">
        <w:rPr>
          <w:b/>
          <w:bCs/>
        </w:rPr>
        <w:t xml:space="preserve"> </w:t>
      </w:r>
      <w:r w:rsidRPr="00015210">
        <w:rPr>
          <w:b/>
          <w:bCs/>
        </w:rPr>
        <w:t>(H5).</w:t>
      </w:r>
      <w:r w:rsidRPr="00015210">
        <w:t xml:space="preserve"> </w:t>
      </w:r>
      <w:r w:rsidR="001C3581" w:rsidRPr="00D2526D">
        <w:t>The interaction with AI answer length is negative but not statistically significant (−0.204,</w:t>
      </w:r>
      <w:ins w:id="1106" w:author="Dylan CHEN" w:date="2026-08-27T16:31:00Z" w16du:dateUtc="2026-08-27T08:31:00Z">
        <w:r w:rsidR="00437BA6">
          <w:rPr>
            <w:rFonts w:hint="eastAsia"/>
          </w:rPr>
          <w:t xml:space="preserve"> p = 0.054</w:t>
        </w:r>
      </w:ins>
      <w:del w:id="1107" w:author="Dylan CHEN" w:date="2026-08-27T16:31:00Z" w16du:dateUtc="2026-08-27T08:31:00Z">
        <w:r w:rsidR="001C3581" w:rsidRPr="00D2526D" w:rsidDel="00437BA6">
          <w:delText xml:space="preserve"> s.e. 0.128</w:delText>
        </w:r>
      </w:del>
      <w:r w:rsidR="001C3581" w:rsidRPr="00D2526D">
        <w:t xml:space="preserve">). How much of the question the AI answer </w:t>
      </w:r>
      <w:r w:rsidR="001C3581">
        <w:rPr>
          <w:rFonts w:hint="eastAsia"/>
        </w:rPr>
        <w:t xml:space="preserve">seems to </w:t>
      </w:r>
      <w:r w:rsidR="001C3581" w:rsidRPr="00D2526D">
        <w:t xml:space="preserve">cover does not change how good the human answer is, which is consistent with our theoretical </w:t>
      </w:r>
      <w:r w:rsidR="001C3581">
        <w:rPr>
          <w:rFonts w:hint="eastAsia"/>
        </w:rPr>
        <w:t>prediction</w:t>
      </w:r>
      <w:r w:rsidR="001C3581" w:rsidRPr="00D2526D">
        <w:t>. We find no evidence against H5.</w:t>
      </w:r>
    </w:p>
    <w:p w14:paraId="1905703F" w14:textId="062A0177" w:rsidR="002F3285" w:rsidRDefault="00B51AB5" w:rsidP="002F3285">
      <w:pPr>
        <w:pStyle w:val="Paragraph0"/>
        <w:rPr>
          <w:ins w:id="1108" w:author="Prof. LIU Ben" w:date="2026-08-29T23:59:00Z" w16du:dateUtc="2026-08-29T15:59:00Z"/>
        </w:rPr>
      </w:pPr>
      <w:bookmarkStart w:id="1109" w:name="OLE_LINK1"/>
      <w:r w:rsidRPr="00015210">
        <w:rPr>
          <w:b/>
          <w:bCs/>
        </w:rPr>
        <w:t xml:space="preserve">The quality </w:t>
      </w:r>
      <w:r w:rsidR="00745A6A">
        <w:rPr>
          <w:b/>
          <w:bCs/>
        </w:rPr>
        <w:t>effect</w:t>
      </w:r>
      <w:r w:rsidR="00745A6A" w:rsidRPr="00015210">
        <w:rPr>
          <w:b/>
          <w:bCs/>
        </w:rPr>
        <w:t xml:space="preserve"> </w:t>
      </w:r>
      <w:r w:rsidRPr="00015210">
        <w:rPr>
          <w:b/>
          <w:bCs/>
        </w:rPr>
        <w:t>(H6).</w:t>
      </w:r>
      <w:r w:rsidRPr="00015210">
        <w:t xml:space="preserve"> </w:t>
      </w:r>
      <w:ins w:id="1110" w:author="Prof. LIU Ben" w:date="2026-08-30T00:00:00Z" w16du:dateUtc="2026-08-29T16:00:00Z">
        <w:r w:rsidR="00472D08" w:rsidRPr="00325599">
          <w:t xml:space="preserve">The interaction between the AI indicator and AI answer quality is positive and significant (0.114, p &lt; 0.01): the higher the quality of the AI answer, the higher the </w:t>
        </w:r>
        <w:r w:rsidR="00472D08" w:rsidRPr="00325599">
          <w:lastRenderedPageBreak/>
          <w:t>quality of the human answer that follows. This is consistent with our account, in which a stronger AI answer gives the contributor a better foundation to build on and raises the quality of the resulting human answer. H6 is therefore supported.</w:t>
        </w:r>
      </w:ins>
      <w:del w:id="1111" w:author="Prof. LIU Ben" w:date="2026-08-30T00:00:00Z" w16du:dateUtc="2026-08-29T16:00:00Z">
        <w:r w:rsidRPr="00015210" w:rsidDel="00472D08">
          <w:delText>The interaction between the AI indicator and AI answer quality is positive and significant (0.</w:delText>
        </w:r>
        <w:r w:rsidR="000D48EE" w:rsidRPr="00015210" w:rsidDel="00472D08">
          <w:delText>114</w:delText>
        </w:r>
        <w:r w:rsidRPr="00015210" w:rsidDel="00472D08">
          <w:delText>, p &lt; 0.0</w:delText>
        </w:r>
        <w:r w:rsidR="000D48EE" w:rsidRPr="00015210" w:rsidDel="00472D08">
          <w:delText>1</w:delText>
        </w:r>
        <w:r w:rsidRPr="00015210" w:rsidDel="00472D08">
          <w:delText xml:space="preserve">). The better the AI answer, the higher the quality of the human answer that follows it. </w:delText>
        </w:r>
        <w:r w:rsidR="002F3285" w:rsidRPr="00015210" w:rsidDel="00472D08">
          <w:delText xml:space="preserve">This is consistent with our </w:delText>
        </w:r>
        <w:r w:rsidR="001C3581" w:rsidDel="00472D08">
          <w:rPr>
            <w:rFonts w:hint="eastAsia"/>
          </w:rPr>
          <w:delText>account</w:delText>
        </w:r>
        <w:r w:rsidR="002F3285" w:rsidRPr="00015210" w:rsidDel="00472D08">
          <w:delText xml:space="preserve">: </w:delText>
        </w:r>
      </w:del>
      <w:del w:id="1112" w:author="Prof. LIU Ben" w:date="2026-08-29T23:57:00Z" w16du:dateUtc="2026-08-29T15:57:00Z">
        <w:r w:rsidR="002F3285" w:rsidRPr="00015210" w:rsidDel="00472D08">
          <w:delText xml:space="preserve">when </w:delText>
        </w:r>
        <w:r w:rsidR="001C3581" w:rsidDel="00472D08">
          <w:rPr>
            <w:rFonts w:hint="eastAsia"/>
          </w:rPr>
          <w:delText xml:space="preserve">the </w:delText>
        </w:r>
        <w:r w:rsidR="002F3285" w:rsidRPr="00015210" w:rsidDel="007E3103">
          <w:delText>AI sets a higher benchmark in the competition</w:delText>
        </w:r>
        <w:r w:rsidR="002F3285" w:rsidRPr="00015210" w:rsidDel="00472D08">
          <w:delText>, human contributors respond with higher quality answers</w:delText>
        </w:r>
      </w:del>
      <w:del w:id="1113" w:author="Prof. LIU Ben" w:date="2026-08-30T00:00:00Z" w16du:dateUtc="2026-08-29T16:00:00Z">
        <w:r w:rsidR="002F3285" w:rsidRPr="00015210" w:rsidDel="00472D08">
          <w:delText xml:space="preserve">. </w:delText>
        </w:r>
        <w:r w:rsidRPr="00015210" w:rsidDel="00472D08">
          <w:delText>H6 is supported.</w:delText>
        </w:r>
      </w:del>
      <w:ins w:id="1114" w:author="Dylan CHEN" w:date="2026-08-29T09:45:00Z" w16du:dateUtc="2026-08-29T01:45:00Z">
        <w:r w:rsidR="000728F4" w:rsidRPr="000728F4">
          <w:t xml:space="preserve"> </w:t>
        </w:r>
      </w:ins>
    </w:p>
    <w:p w14:paraId="1B14E7C3" w14:textId="009245F8" w:rsidR="00472D08" w:rsidRPr="00015210" w:rsidDel="00472D08" w:rsidRDefault="00472D08" w:rsidP="002F3285">
      <w:pPr>
        <w:pStyle w:val="Paragraph0"/>
        <w:rPr>
          <w:del w:id="1115" w:author="Prof. LIU Ben" w:date="2026-08-30T00:00:00Z" w16du:dateUtc="2026-08-29T16:00:00Z"/>
        </w:rPr>
      </w:pPr>
    </w:p>
    <w:bookmarkEnd w:id="1109"/>
    <w:p w14:paraId="7C63F95A" w14:textId="568D8BCC" w:rsidR="001C3581" w:rsidRDefault="002F3285" w:rsidP="0049010E">
      <w:pPr>
        <w:pStyle w:val="Heading2"/>
        <w:rPr>
          <w:color w:val="000000"/>
          <w:sz w:val="22"/>
        </w:rPr>
      </w:pPr>
      <w:r w:rsidRPr="00015210">
        <w:t>The Pattern as a Whole</w:t>
      </w:r>
    </w:p>
    <w:p w14:paraId="47A650FC" w14:textId="4E638260" w:rsidR="001C3581" w:rsidRPr="00D2526D" w:rsidRDefault="001C3581">
      <w:pPr>
        <w:pStyle w:val="Paragraph0"/>
        <w:pPrChange w:id="1116" w:author="Dylan CHEN" w:date="2026-08-27T16:36:00Z" w16du:dateUtc="2026-08-27T08:36:00Z">
          <w:pPr>
            <w:pStyle w:val="Paragraph0"/>
            <w:spacing w:before="100" w:beforeAutospacing="1"/>
          </w:pPr>
        </w:pPrChange>
      </w:pPr>
      <w:r w:rsidRPr="00D2526D">
        <w:t>Table 4 sets the six tests against their predictions, and the estimates trace the pattern predicted by our framework in Section 3. Length reduces supply (H2: −0.046, p &lt; 0.001), and quality raises effort (H6: 0.114, p &lt; 0.01). The two predictions of n</w:t>
      </w:r>
      <w:r>
        <w:rPr>
          <w:rFonts w:hint="eastAsia"/>
        </w:rPr>
        <w:t>ull</w:t>
      </w:r>
      <w:r w:rsidRPr="00D2526D">
        <w:t xml:space="preserve"> effect behave as our account requires: we find no evidence that quality shifts supply (H3) or that length shifts effort (H5). We </w:t>
      </w:r>
      <w:r>
        <w:rPr>
          <w:rFonts w:hint="eastAsia"/>
        </w:rPr>
        <w:t>consider</w:t>
      </w:r>
      <w:r w:rsidRPr="00D2526D">
        <w:t xml:space="preserve"> these as an absence of evidence for an effect, not as proof that the effect is exactly zero. The label raises answer supply (H1: 0.188, p &lt; 0.05) and, consistent with H4, has no detectable effect on human answer quality. Read together, the cues an answerer registers at a glance</w:t>
      </w:r>
      <w:r>
        <w:rPr>
          <w:rFonts w:hint="eastAsia"/>
        </w:rPr>
        <w:t xml:space="preserve">, including </w:t>
      </w:r>
      <w:r w:rsidRPr="00D2526D">
        <w:t>the label and the length</w:t>
      </w:r>
      <w:r>
        <w:rPr>
          <w:rFonts w:hint="eastAsia"/>
        </w:rPr>
        <w:t xml:space="preserve">, </w:t>
      </w:r>
      <w:r w:rsidRPr="00D2526D">
        <w:t>govern entry</w:t>
      </w:r>
      <w:ins w:id="1117" w:author="Dylan CHEN" w:date="2026-08-27T17:10:00Z" w16du:dateUtc="2026-08-27T09:10:00Z">
        <w:r w:rsidR="003F35AE">
          <w:rPr>
            <w:rFonts w:hint="eastAsia"/>
          </w:rPr>
          <w:t>;</w:t>
        </w:r>
      </w:ins>
      <w:del w:id="1118" w:author="Dylan CHEN" w:date="2026-08-27T17:10:00Z" w16du:dateUtc="2026-08-27T09:10:00Z">
        <w:r w:rsidRPr="00D2526D" w:rsidDel="003F35AE">
          <w:delText>,</w:delText>
        </w:r>
      </w:del>
      <w:r w:rsidRPr="00D2526D">
        <w:t xml:space="preserve"> while the cue that requires reading</w:t>
      </w:r>
      <w:r>
        <w:rPr>
          <w:rFonts w:hint="eastAsia"/>
        </w:rPr>
        <w:t xml:space="preserve">, </w:t>
      </w:r>
      <w:r w:rsidRPr="00D2526D">
        <w:t>quality</w:t>
      </w:r>
      <w:r>
        <w:rPr>
          <w:rFonts w:hint="eastAsia"/>
        </w:rPr>
        <w:t xml:space="preserve">, </w:t>
      </w:r>
      <w:r w:rsidRPr="00D2526D">
        <w:t xml:space="preserve">governs </w:t>
      </w:r>
      <w:ins w:id="1119" w:author="Dylan CHEN" w:date="2026-08-27T17:09:00Z" w16du:dateUtc="2026-08-27T09:09:00Z">
        <w:r w:rsidR="003F35AE">
          <w:rPr>
            <w:rFonts w:hint="eastAsia"/>
          </w:rPr>
          <w:t xml:space="preserve">the </w:t>
        </w:r>
      </w:ins>
      <w:ins w:id="1120" w:author="Prof. LIU Ben" w:date="2026-08-30T00:01:00Z" w16du:dateUtc="2026-08-29T16:01:00Z">
        <w:r w:rsidR="00472D08">
          <w:t>crafting</w:t>
        </w:r>
      </w:ins>
      <w:del w:id="1121" w:author="Prof. LIU Ben" w:date="2026-08-30T00:01:00Z" w16du:dateUtc="2026-08-29T16:01:00Z">
        <w:r w:rsidDel="00472D08">
          <w:rPr>
            <w:rFonts w:hint="eastAsia"/>
          </w:rPr>
          <w:delText>quality</w:delText>
        </w:r>
      </w:del>
      <w:r>
        <w:rPr>
          <w:rFonts w:hint="eastAsia"/>
        </w:rPr>
        <w:t xml:space="preserve"> decision</w:t>
      </w:r>
      <w:r w:rsidRPr="00D2526D">
        <w:t>.</w:t>
      </w:r>
    </w:p>
    <w:p w14:paraId="78C7FE5B" w14:textId="0F38E794" w:rsidR="00767B04" w:rsidRPr="00015210" w:rsidRDefault="00767B04" w:rsidP="004D1041">
      <w:pPr>
        <w:pStyle w:val="TableFiguretitle"/>
      </w:pPr>
      <w:r w:rsidRPr="00015210">
        <w:t xml:space="preserve">Table </w:t>
      </w:r>
      <w:r w:rsidR="00745A6A">
        <w:t>4</w:t>
      </w:r>
      <w:r w:rsidRPr="00015210">
        <w:t>. Predictions and results</w:t>
      </w:r>
    </w:p>
    <w:tbl>
      <w:tblPr>
        <w:tblStyle w:val="TableGrid"/>
        <w:tblW w:w="0" w:type="auto"/>
        <w:tblLook w:val="04A0" w:firstRow="1" w:lastRow="0" w:firstColumn="1" w:lastColumn="0" w:noHBand="0" w:noVBand="1"/>
      </w:tblPr>
      <w:tblGrid>
        <w:gridCol w:w="990"/>
        <w:gridCol w:w="4135"/>
        <w:gridCol w:w="4069"/>
      </w:tblGrid>
      <w:tr w:rsidR="00767B04" w:rsidRPr="00015210" w14:paraId="6959C7C7" w14:textId="77777777" w:rsidTr="004D1041">
        <w:tc>
          <w:tcPr>
            <w:tcW w:w="0" w:type="auto"/>
            <w:hideMark/>
          </w:tcPr>
          <w:p w14:paraId="2B75F39A" w14:textId="77777777" w:rsidR="00767B04" w:rsidRPr="00015210" w:rsidRDefault="00767B04" w:rsidP="00E83740">
            <w:pPr>
              <w:rPr>
                <w:color w:val="000000"/>
              </w:rPr>
            </w:pPr>
          </w:p>
        </w:tc>
        <w:tc>
          <w:tcPr>
            <w:tcW w:w="0" w:type="auto"/>
            <w:hideMark/>
          </w:tcPr>
          <w:p w14:paraId="670F2F3D" w14:textId="77777777" w:rsidR="00767B04" w:rsidRPr="00015210" w:rsidRDefault="00767B04" w:rsidP="00E83740">
            <w:pPr>
              <w:jc w:val="center"/>
              <w:rPr>
                <w:b/>
                <w:bCs/>
              </w:rPr>
            </w:pPr>
            <w:r w:rsidRPr="00015210">
              <w:rPr>
                <w:b/>
                <w:bCs/>
              </w:rPr>
              <w:t>Answer supply (entry)</w:t>
            </w:r>
          </w:p>
        </w:tc>
        <w:tc>
          <w:tcPr>
            <w:tcW w:w="0" w:type="auto"/>
            <w:hideMark/>
          </w:tcPr>
          <w:p w14:paraId="4C941E43" w14:textId="77777777" w:rsidR="00767B04" w:rsidRPr="00015210" w:rsidRDefault="00767B04" w:rsidP="00E83740">
            <w:pPr>
              <w:jc w:val="center"/>
              <w:rPr>
                <w:b/>
                <w:bCs/>
              </w:rPr>
            </w:pPr>
            <w:r w:rsidRPr="00015210">
              <w:rPr>
                <w:b/>
                <w:bCs/>
              </w:rPr>
              <w:t>Answer quality (effort)</w:t>
            </w:r>
          </w:p>
        </w:tc>
      </w:tr>
      <w:tr w:rsidR="00767B04" w:rsidRPr="00015210" w14:paraId="1B9FF472" w14:textId="77777777" w:rsidTr="004D1041">
        <w:tc>
          <w:tcPr>
            <w:tcW w:w="0" w:type="auto"/>
            <w:hideMark/>
          </w:tcPr>
          <w:p w14:paraId="34521C86" w14:textId="7A6FFD1E" w:rsidR="00767B04" w:rsidRPr="00015210" w:rsidRDefault="00767B04" w:rsidP="00E83740">
            <w:r w:rsidRPr="00015210">
              <w:rPr>
                <w:b/>
                <w:bCs/>
              </w:rPr>
              <w:t>Label</w:t>
            </w:r>
          </w:p>
        </w:tc>
        <w:tc>
          <w:tcPr>
            <w:tcW w:w="0" w:type="auto"/>
            <w:hideMark/>
          </w:tcPr>
          <w:p w14:paraId="4D1D047D" w14:textId="60275B13" w:rsidR="00767B04" w:rsidRPr="00015210" w:rsidRDefault="00767B04" w:rsidP="00E83740">
            <w:r w:rsidRPr="00015210">
              <w:t>H1</w:t>
            </w:r>
            <w:r w:rsidR="001C3581">
              <w:rPr>
                <w:rFonts w:hint="eastAsia"/>
              </w:rPr>
              <w:t xml:space="preserve"> (</w:t>
            </w:r>
            <w:r w:rsidRPr="00015210">
              <w:t>positive</w:t>
            </w:r>
            <w:r w:rsidR="001C3581">
              <w:rPr>
                <w:rFonts w:hint="eastAsia"/>
              </w:rPr>
              <w:t>):</w:t>
            </w:r>
            <w:r w:rsidRPr="00015210">
              <w:t xml:space="preserve"> 0.</w:t>
            </w:r>
            <w:r w:rsidR="00572CD6" w:rsidRPr="00015210">
              <w:t>188</w:t>
            </w:r>
            <w:r w:rsidR="001C3581">
              <w:rPr>
                <w:rFonts w:hint="eastAsia"/>
              </w:rPr>
              <w:t>*</w:t>
            </w:r>
            <w:r w:rsidRPr="00015210">
              <w:t xml:space="preserve">, </w:t>
            </w:r>
            <w:r w:rsidR="002D1C42" w:rsidRPr="00015210">
              <w:t>Supported</w:t>
            </w:r>
            <w:r w:rsidRPr="00015210">
              <w:t xml:space="preserve"> </w:t>
            </w:r>
          </w:p>
        </w:tc>
        <w:tc>
          <w:tcPr>
            <w:tcW w:w="0" w:type="auto"/>
            <w:hideMark/>
          </w:tcPr>
          <w:p w14:paraId="22562280" w14:textId="77777777" w:rsidR="001C3581" w:rsidRPr="00D2526D" w:rsidRDefault="001C3581" w:rsidP="001C3581">
            <w:r w:rsidRPr="00D2526D">
              <w:t>H4 (no effect predicted): n.s., consistent</w:t>
            </w:r>
          </w:p>
          <w:p w14:paraId="6D421802" w14:textId="71A2BC95" w:rsidR="00767B04" w:rsidRPr="00015210" w:rsidRDefault="00767B04" w:rsidP="00E83740"/>
        </w:tc>
      </w:tr>
      <w:tr w:rsidR="00767B04" w:rsidRPr="00015210" w14:paraId="45C75207" w14:textId="77777777" w:rsidTr="004D1041">
        <w:tc>
          <w:tcPr>
            <w:tcW w:w="0" w:type="auto"/>
            <w:hideMark/>
          </w:tcPr>
          <w:p w14:paraId="62718CA8" w14:textId="77777777" w:rsidR="00767B04" w:rsidRPr="00015210" w:rsidRDefault="00767B04" w:rsidP="00E83740">
            <w:r w:rsidRPr="00015210">
              <w:rPr>
                <w:b/>
                <w:bCs/>
              </w:rPr>
              <w:t>Length</w:t>
            </w:r>
          </w:p>
        </w:tc>
        <w:tc>
          <w:tcPr>
            <w:tcW w:w="0" w:type="auto"/>
            <w:hideMark/>
          </w:tcPr>
          <w:p w14:paraId="392E01AB" w14:textId="65657767" w:rsidR="00767B04" w:rsidRPr="00015210" w:rsidRDefault="00767B04" w:rsidP="00E83740">
            <w:r w:rsidRPr="00015210">
              <w:t>H2</w:t>
            </w:r>
            <w:r w:rsidR="001C3581">
              <w:rPr>
                <w:rFonts w:hint="eastAsia"/>
              </w:rPr>
              <w:t xml:space="preserve"> (</w:t>
            </w:r>
            <w:r w:rsidRPr="00015210">
              <w:t>negative</w:t>
            </w:r>
            <w:r w:rsidR="001C3581">
              <w:rPr>
                <w:rFonts w:hint="eastAsia"/>
              </w:rPr>
              <w:t>):</w:t>
            </w:r>
            <w:r w:rsidRPr="00015210">
              <w:t xml:space="preserve"> −0.04</w:t>
            </w:r>
            <w:r w:rsidR="00572CD6" w:rsidRPr="00015210">
              <w:t>6</w:t>
            </w:r>
            <w:r w:rsidR="001C3581">
              <w:rPr>
                <w:rFonts w:hint="eastAsia"/>
              </w:rPr>
              <w:t>***</w:t>
            </w:r>
            <w:r w:rsidRPr="00015210">
              <w:t xml:space="preserve">, </w:t>
            </w:r>
            <w:r w:rsidR="002D1C42" w:rsidRPr="00015210">
              <w:t>Supported</w:t>
            </w:r>
          </w:p>
        </w:tc>
        <w:tc>
          <w:tcPr>
            <w:tcW w:w="0" w:type="auto"/>
            <w:hideMark/>
          </w:tcPr>
          <w:p w14:paraId="19BC3D68" w14:textId="77777777" w:rsidR="001C3581" w:rsidRPr="00D2526D" w:rsidRDefault="001C3581" w:rsidP="001C3581">
            <w:r w:rsidRPr="00D2526D">
              <w:t>H5 (no effect predicted): n.s., consistent</w:t>
            </w:r>
          </w:p>
          <w:p w14:paraId="3502C188" w14:textId="79CEFA92" w:rsidR="00767B04" w:rsidRPr="00015210" w:rsidRDefault="00767B04" w:rsidP="00E83740"/>
        </w:tc>
      </w:tr>
      <w:tr w:rsidR="00767B04" w:rsidRPr="00015210" w14:paraId="35CEDF81" w14:textId="77777777" w:rsidTr="004D1041">
        <w:tc>
          <w:tcPr>
            <w:tcW w:w="0" w:type="auto"/>
            <w:hideMark/>
          </w:tcPr>
          <w:p w14:paraId="0AA2A54C" w14:textId="77777777" w:rsidR="00767B04" w:rsidRPr="00015210" w:rsidRDefault="00767B04" w:rsidP="00E83740">
            <w:r w:rsidRPr="00015210">
              <w:rPr>
                <w:b/>
                <w:bCs/>
              </w:rPr>
              <w:t>Quality</w:t>
            </w:r>
          </w:p>
        </w:tc>
        <w:tc>
          <w:tcPr>
            <w:tcW w:w="0" w:type="auto"/>
            <w:hideMark/>
          </w:tcPr>
          <w:p w14:paraId="1CAC046B" w14:textId="4FE2DD1C" w:rsidR="00767B04" w:rsidRPr="00015210" w:rsidRDefault="00767B04" w:rsidP="00E83740">
            <w:r w:rsidRPr="00015210">
              <w:t xml:space="preserve">H3: </w:t>
            </w:r>
            <w:r w:rsidR="001C3581">
              <w:rPr>
                <w:rFonts w:hint="eastAsia"/>
              </w:rPr>
              <w:t>(</w:t>
            </w:r>
            <w:r w:rsidRPr="00015210">
              <w:t>no effect predicted</w:t>
            </w:r>
            <w:r w:rsidR="001C3581">
              <w:rPr>
                <w:rFonts w:hint="eastAsia"/>
              </w:rPr>
              <w:t>):</w:t>
            </w:r>
            <w:r w:rsidRPr="00015210">
              <w:t xml:space="preserve"> n.s.</w:t>
            </w:r>
            <w:r w:rsidR="001C3581">
              <w:rPr>
                <w:rFonts w:hint="eastAsia"/>
              </w:rPr>
              <w:t>, consistent</w:t>
            </w:r>
            <w:r w:rsidRPr="00015210">
              <w:t xml:space="preserve"> </w:t>
            </w:r>
          </w:p>
        </w:tc>
        <w:tc>
          <w:tcPr>
            <w:tcW w:w="0" w:type="auto"/>
            <w:hideMark/>
          </w:tcPr>
          <w:p w14:paraId="0E322C01" w14:textId="7B52BAD9" w:rsidR="00767B04" w:rsidRPr="001C3581" w:rsidRDefault="001C3581" w:rsidP="00E83740">
            <w:r w:rsidRPr="00D2526D">
              <w:t>H6 (positive): 0.114**, supported</w:t>
            </w:r>
          </w:p>
        </w:tc>
      </w:tr>
    </w:tbl>
    <w:p w14:paraId="65ABD832" w14:textId="77777777" w:rsidR="001C3581" w:rsidRPr="00D2526D" w:rsidRDefault="001C3581" w:rsidP="00D2526D">
      <w:pPr>
        <w:pStyle w:val="Notes"/>
      </w:pPr>
      <w:r w:rsidRPr="00D2526D">
        <w:t>Note</w:t>
      </w:r>
      <w:del w:id="1122" w:author="Dylan CHEN" w:date="2026-08-30T09:41:00Z" w16du:dateUtc="2026-08-30T01:41:00Z">
        <w:r w:rsidRPr="00D2526D" w:rsidDel="00596C3A">
          <w:delText>s</w:delText>
        </w:r>
      </w:del>
      <w:r w:rsidRPr="00D2526D">
        <w:t>. · p&lt;0.1, * p&lt;0.05, ** p&lt;0.01, *** p&lt;0.001.</w:t>
      </w:r>
    </w:p>
    <w:p w14:paraId="2BA64B25" w14:textId="663B1EDD" w:rsidR="00276913" w:rsidRDefault="001C3581">
      <w:pPr>
        <w:pStyle w:val="Paragraph0"/>
        <w:pPrChange w:id="1123" w:author="Dylan CHEN" w:date="2026-08-27T16:35:00Z" w16du:dateUtc="2026-08-27T08:35:00Z">
          <w:pPr>
            <w:pStyle w:val="Paragraph0"/>
            <w:spacing w:before="100" w:beforeAutospacing="1"/>
          </w:pPr>
        </w:pPrChange>
      </w:pPr>
      <w:r w:rsidRPr="00D2526D">
        <w:t>The results show a clear separation between System 1 and System 2 processing in</w:t>
      </w:r>
      <w:r>
        <w:rPr>
          <w:rFonts w:hint="eastAsia"/>
        </w:rPr>
        <w:t xml:space="preserve"> </w:t>
      </w:r>
      <w:ins w:id="1124" w:author="Prof. LIU Ben" w:date="2026-08-30T00:01:00Z" w16du:dateUtc="2026-08-29T16:01:00Z">
        <w:r w:rsidR="00472D08">
          <w:t xml:space="preserve">the </w:t>
        </w:r>
      </w:ins>
      <w:r w:rsidRPr="00D2526D">
        <w:t xml:space="preserve">entry and </w:t>
      </w:r>
      <w:ins w:id="1125" w:author="Prof. LIU Ben" w:date="2026-08-30T00:01:00Z" w16du:dateUtc="2026-08-29T16:01:00Z">
        <w:r w:rsidR="00472D08">
          <w:t>crafting</w:t>
        </w:r>
      </w:ins>
      <w:del w:id="1126" w:author="Prof. LIU Ben" w:date="2026-08-30T00:01:00Z" w16du:dateUtc="2026-08-29T16:01:00Z">
        <w:r w:rsidDel="00472D08">
          <w:rPr>
            <w:rFonts w:hint="eastAsia"/>
          </w:rPr>
          <w:delText>quality</w:delText>
        </w:r>
      </w:del>
      <w:r>
        <w:rPr>
          <w:rFonts w:hint="eastAsia"/>
        </w:rPr>
        <w:t xml:space="preserve"> decisions</w:t>
      </w:r>
      <w:r w:rsidRPr="00D2526D">
        <w:t xml:space="preserve">. The insignificant result for H3 rules out the possibility that higher-quality AI answers lower human supply. What remains is that quality can be judged only by reading, and reading follows the decision to enter, so </w:t>
      </w:r>
      <w:ins w:id="1127" w:author="Prof. LIU Ben" w:date="2026-08-30T00:02:00Z" w16du:dateUtc="2026-08-29T16:02:00Z">
        <w:r w:rsidR="00472D08">
          <w:t xml:space="preserve">the </w:t>
        </w:r>
      </w:ins>
      <w:r w:rsidRPr="00D2526D">
        <w:t>quality</w:t>
      </w:r>
      <w:ins w:id="1128" w:author="Prof. LIU Ben" w:date="2026-08-30T00:02:00Z" w16du:dateUtc="2026-08-29T16:02:00Z">
        <w:r w:rsidR="00472D08">
          <w:t xml:space="preserve"> of the AI answer</w:t>
        </w:r>
      </w:ins>
      <w:r w:rsidRPr="00D2526D">
        <w:t xml:space="preserve"> shapes </w:t>
      </w:r>
      <w:del w:id="1129" w:author="Prof. LIU Ben" w:date="2026-08-30T00:02:00Z" w16du:dateUtc="2026-08-29T16:02:00Z">
        <w:r w:rsidRPr="00D2526D" w:rsidDel="00472D08">
          <w:delText>how much effort an answerer invests</w:delText>
        </w:r>
      </w:del>
      <w:ins w:id="1130" w:author="Prof. LIU Ben" w:date="2026-08-30T00:02:00Z" w16du:dateUtc="2026-08-29T16:02:00Z">
        <w:r w:rsidR="00472D08">
          <w:t>the human answer</w:t>
        </w:r>
      </w:ins>
      <w:r w:rsidRPr="00D2526D">
        <w:t xml:space="preserve"> (H6).</w:t>
      </w:r>
    </w:p>
    <w:p w14:paraId="3F9A4084" w14:textId="419FD474" w:rsidR="001C3581" w:rsidRPr="00D2526D" w:rsidRDefault="001C3581">
      <w:pPr>
        <w:pStyle w:val="Paragraph0"/>
        <w:pPrChange w:id="1131" w:author="Dylan CHEN" w:date="2026-08-27T16:35:00Z" w16du:dateUtc="2026-08-27T08:35:00Z">
          <w:pPr>
            <w:pStyle w:val="Paragraph0"/>
            <w:spacing w:before="100" w:beforeAutospacing="1"/>
          </w:pPr>
        </w:pPrChange>
      </w:pPr>
      <w:r w:rsidRPr="00D2526D">
        <w:t xml:space="preserve">Figure 4 visualizes these two gradients. Panel (a) plots the effect on answer supply as AI answer length varies, and Panel (b) plots the effect on answer quality as AI answer quality varies. </w:t>
      </w:r>
      <w:r w:rsidRPr="00D2526D">
        <w:lastRenderedPageBreak/>
        <w:t>In each panel, the horizontal line at zero is the no-AI-answer baseline, the solid segment covers the range within one standard deviation of the mean of the varying dimension, and the dashed segment extends toward zero content to show the projected label effect. Panel (a) shows a line that falls below the no-AI-answer baseline over most of the observed range, driven mainly by answer length; Panel (b) shows a line that lies above the baseline, rising with AI answer quality.</w:t>
      </w:r>
    </w:p>
    <w:p w14:paraId="5249109D" w14:textId="17159D9C" w:rsidR="004429AB" w:rsidRPr="00015210" w:rsidRDefault="00AA69A0" w:rsidP="00D2526D">
      <w:pPr>
        <w:pStyle w:val="Paragraph0"/>
        <w:spacing w:line="360" w:lineRule="auto"/>
        <w:ind w:firstLine="0"/>
        <w:jc w:val="center"/>
      </w:pPr>
      <w:bookmarkStart w:id="1132" w:name="OLE_LINK15"/>
      <w:ins w:id="1133" w:author="Dylan CHEN" w:date="2026-08-27T16:39:00Z" w16du:dateUtc="2026-08-27T08:39:00Z">
        <w:r w:rsidRPr="00AA69A0">
          <w:rPr>
            <w:noProof/>
          </w:rPr>
          <w:drawing>
            <wp:inline distT="0" distB="0" distL="0" distR="0" wp14:anchorId="334C21F2" wp14:editId="4F9F9345">
              <wp:extent cx="5943600" cy="2940685"/>
              <wp:effectExtent l="0" t="0" r="0" b="5715"/>
              <wp:docPr id="214178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89381" name=""/>
                      <pic:cNvPicPr/>
                    </pic:nvPicPr>
                    <pic:blipFill>
                      <a:blip r:embed="rId24"/>
                      <a:stretch>
                        <a:fillRect/>
                      </a:stretch>
                    </pic:blipFill>
                    <pic:spPr>
                      <a:xfrm>
                        <a:off x="0" y="0"/>
                        <a:ext cx="5943600" cy="2940685"/>
                      </a:xfrm>
                      <a:prstGeom prst="rect">
                        <a:avLst/>
                      </a:prstGeom>
                    </pic:spPr>
                  </pic:pic>
                </a:graphicData>
              </a:graphic>
            </wp:inline>
          </w:drawing>
        </w:r>
      </w:ins>
      <w:del w:id="1134" w:author="Dylan CHEN" w:date="2026-08-27T16:39:00Z" w16du:dateUtc="2026-08-27T08:39:00Z">
        <w:r w:rsidR="004429AB" w:rsidRPr="00015210" w:rsidDel="00AA69A0">
          <w:rPr>
            <w:noProof/>
          </w:rPr>
          <w:drawing>
            <wp:inline distT="0" distB="0" distL="0" distR="0" wp14:anchorId="5957389B" wp14:editId="423E784D">
              <wp:extent cx="4572000" cy="2232269"/>
              <wp:effectExtent l="0" t="0" r="0" b="0"/>
              <wp:docPr id="213429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93563" name=""/>
                      <pic:cNvPicPr/>
                    </pic:nvPicPr>
                    <pic:blipFill rotWithShape="1">
                      <a:blip r:embed="rId25"/>
                      <a:srcRect b="5948"/>
                      <a:stretch>
                        <a:fillRect/>
                      </a:stretch>
                    </pic:blipFill>
                    <pic:spPr bwMode="auto">
                      <a:xfrm>
                        <a:off x="0" y="0"/>
                        <a:ext cx="4572000" cy="2232269"/>
                      </a:xfrm>
                      <a:prstGeom prst="rect">
                        <a:avLst/>
                      </a:prstGeom>
                      <a:ln>
                        <a:noFill/>
                      </a:ln>
                      <a:extLst>
                        <a:ext uri="{53640926-AAD7-44D8-BBD7-CCE9431645EC}">
                          <a14:shadowObscured xmlns:a14="http://schemas.microsoft.com/office/drawing/2010/main"/>
                        </a:ext>
                      </a:extLst>
                    </pic:spPr>
                  </pic:pic>
                </a:graphicData>
              </a:graphic>
            </wp:inline>
          </w:drawing>
        </w:r>
      </w:del>
    </w:p>
    <w:p w14:paraId="580F2DA7" w14:textId="118AD77E" w:rsidR="004429AB" w:rsidRPr="00015210" w:rsidRDefault="004429AB" w:rsidP="004429AB">
      <w:pPr>
        <w:pStyle w:val="TableFiguretitle"/>
      </w:pPr>
      <w:r w:rsidRPr="00015210">
        <w:t xml:space="preserve">Figure 4. The effect of AI answers depends on </w:t>
      </w:r>
      <w:del w:id="1135" w:author="Dylan CHEN" w:date="2026-08-27T16:36:00Z" w16du:dateUtc="2026-08-27T08:36:00Z">
        <w:r w:rsidRPr="00015210" w:rsidDel="00AA69A0">
          <w:delText xml:space="preserve">the </w:delText>
        </w:r>
      </w:del>
      <w:ins w:id="1136" w:author="Dylan CHEN" w:date="2026-08-27T16:36:00Z" w16du:dateUtc="2026-08-27T08:36:00Z">
        <w:r w:rsidR="00AA69A0">
          <w:rPr>
            <w:rFonts w:hint="eastAsia"/>
          </w:rPr>
          <w:t>the AI answer</w:t>
        </w:r>
        <w:r w:rsidR="00AA69A0">
          <w:t>’</w:t>
        </w:r>
        <w:r w:rsidR="00AA69A0">
          <w:rPr>
            <w:rFonts w:hint="eastAsia"/>
          </w:rPr>
          <w:t>s profile</w:t>
        </w:r>
      </w:ins>
      <w:del w:id="1137" w:author="Dylan CHEN" w:date="2026-08-27T16:36:00Z" w16du:dateUtc="2026-08-27T08:36:00Z">
        <w:r w:rsidRPr="00015210" w:rsidDel="00AA69A0">
          <w:delText>AI label and the AI content</w:delText>
        </w:r>
      </w:del>
      <w:r w:rsidRPr="00015210">
        <w:t>.</w:t>
      </w:r>
    </w:p>
    <w:p w14:paraId="14396D14" w14:textId="56A956A7" w:rsidR="00276913" w:rsidRPr="00D2526D" w:rsidRDefault="00276913" w:rsidP="00D2526D">
      <w:pPr>
        <w:pStyle w:val="Paragraph0"/>
      </w:pPr>
      <w:r w:rsidRPr="00D2526D">
        <w:t>These results also show a platform where its choices matter. Over the range we observe, it is length, not quality, that suppresses entry. The practical implication is that the benefits of quality are realized when the AI system is made better without being made longer.</w:t>
      </w:r>
    </w:p>
    <w:p w14:paraId="7A1A564E" w14:textId="28745F92" w:rsidR="00276913" w:rsidRPr="00D2526D" w:rsidRDefault="00276913" w:rsidP="00D2526D">
      <w:pPr>
        <w:pStyle w:val="Paragraph0"/>
      </w:pPr>
      <w:r w:rsidRPr="00D2526D">
        <w:t xml:space="preserve">This distinction </w:t>
      </w:r>
      <w:r>
        <w:rPr>
          <w:rFonts w:hint="eastAsia"/>
        </w:rPr>
        <w:t>is import</w:t>
      </w:r>
      <w:del w:id="1138" w:author="Dylan CHEN" w:date="2026-08-27T17:10:00Z" w16du:dateUtc="2026-08-27T09:10:00Z">
        <w:r w:rsidDel="003F35AE">
          <w:rPr>
            <w:rFonts w:hint="eastAsia"/>
          </w:rPr>
          <w:delText>na</w:delText>
        </w:r>
      </w:del>
      <w:ins w:id="1139" w:author="Dylan CHEN" w:date="2026-08-27T17:10:00Z" w16du:dateUtc="2026-08-27T09:10:00Z">
        <w:r w:rsidR="003F35AE">
          <w:rPr>
            <w:rFonts w:hint="eastAsia"/>
          </w:rPr>
          <w:t>an</w:t>
        </w:r>
      </w:ins>
      <w:r>
        <w:rPr>
          <w:rFonts w:hint="eastAsia"/>
        </w:rPr>
        <w:t>t</w:t>
      </w:r>
      <w:r w:rsidRPr="00D2526D">
        <w:t xml:space="preserve"> because length and quality often rise together for the wrong reason. </w:t>
      </w:r>
      <w:del w:id="1140" w:author="Prof. LIU Ben" w:date="2026-08-30T00:04:00Z" w16du:dateUtc="2026-08-29T16:04:00Z">
        <w:r w:rsidRPr="00D2526D" w:rsidDel="00472D08">
          <w:delText xml:space="preserve">Much </w:delText>
        </w:r>
      </w:del>
      <w:r w:rsidRPr="00D2526D">
        <w:t xml:space="preserve">AI-generated text </w:t>
      </w:r>
      <w:ins w:id="1141" w:author="Prof. LIU Ben" w:date="2026-08-30T00:04:00Z" w16du:dateUtc="2026-08-29T16:04:00Z">
        <w:r w:rsidR="00472D08">
          <w:t>can be</w:t>
        </w:r>
      </w:ins>
      <w:del w:id="1142" w:author="Prof. LIU Ben" w:date="2026-08-30T00:04:00Z" w16du:dateUtc="2026-08-29T16:04:00Z">
        <w:r w:rsidRPr="00D2526D" w:rsidDel="00472D08">
          <w:delText>is</w:delText>
        </w:r>
      </w:del>
      <w:r w:rsidRPr="00D2526D">
        <w:t xml:space="preserve"> padded rather than substantive: hedging preambles, restated questions, and formulaic summaries add length without adding correct or novel content, a phenomenon increasingly described as </w:t>
      </w:r>
      <w:r>
        <w:t>“</w:t>
      </w:r>
      <w:r w:rsidRPr="00D2526D">
        <w:t>AI slop.</w:t>
      </w:r>
      <w:r>
        <w:t>”</w:t>
      </w:r>
      <w:r w:rsidRPr="00D2526D">
        <w:t xml:space="preserve"> Our two gradients suggest that such padding is the worst of both worlds for a knowledge community. It does not raise the quality that improves human answers (H6), </w:t>
      </w:r>
      <w:r>
        <w:rPr>
          <w:rFonts w:hint="eastAsia"/>
        </w:rPr>
        <w:t>but</w:t>
      </w:r>
      <w:r w:rsidRPr="00D2526D">
        <w:t xml:space="preserve"> it adds the length that displaces entry (H2/H3), because the question </w:t>
      </w:r>
      <w:r w:rsidRPr="00D2526D">
        <w:lastRenderedPageBreak/>
        <w:t>now looks answered. Verbose but empty AI answers thus deter participation while delivering none of the offsetting benefit of quality.</w:t>
      </w:r>
    </w:p>
    <w:p w14:paraId="5F6DD775" w14:textId="42963B4A" w:rsidR="00276913" w:rsidRPr="00D2526D" w:rsidRDefault="00276913" w:rsidP="00D2526D">
      <w:pPr>
        <w:pStyle w:val="Paragraph0"/>
      </w:pPr>
      <w:r w:rsidRPr="00D2526D">
        <w:t xml:space="preserve">The design implication is therefore sharper than </w:t>
      </w:r>
      <w:r>
        <w:t>“</w:t>
      </w:r>
      <w:r w:rsidRPr="00D2526D">
        <w:t>improve the AI.</w:t>
      </w:r>
      <w:r>
        <w:t>”</w:t>
      </w:r>
      <w:r w:rsidRPr="00D2526D">
        <w:t xml:space="preserve"> A platform should raise the informational density of the AI answer, its accuracy and coverage per unit of length, rather than its volume, and should be wary of systems whose apparent thoroughness is mostly formulaic bulk. Concise, high-quality answers capture the gains of quality while minimizing displacement.</w:t>
      </w:r>
    </w:p>
    <w:p w14:paraId="13EF9DB7" w14:textId="0C21A457" w:rsidR="00276913" w:rsidRPr="00D2526D" w:rsidDel="00472D08" w:rsidRDefault="00276913" w:rsidP="00D2526D">
      <w:pPr>
        <w:pStyle w:val="Paragraph0"/>
        <w:rPr>
          <w:del w:id="1143" w:author="Prof. LIU Ben" w:date="2026-08-30T00:05:00Z" w16du:dateUtc="2026-08-29T16:05:00Z"/>
        </w:rPr>
      </w:pPr>
      <w:del w:id="1144" w:author="Prof. LIU Ben" w:date="2026-08-30T00:05:00Z" w16du:dateUtc="2026-08-29T16:05:00Z">
        <w:r w:rsidRPr="00D2526D" w:rsidDel="00472D08">
          <w:delText>Finally, a note on how far these results extend. The two slopes describe how contributors respond to features of an AI answer that may change, so a platform considering a different or better internal system can insert that system</w:delText>
        </w:r>
        <w:r w:rsidDel="00472D08">
          <w:delText>’</w:delText>
        </w:r>
        <w:r w:rsidRPr="00D2526D" w:rsidDel="00472D08">
          <w:delText>s profile into these gradients to infer how AI would shape human contribution under the same competition mechanism. The label effect is less transferable, because it rests on community beliefs about AI capability. Such beliefs can change, though slowly, as users revise their view of the systems they are offered. In our setting, the positive label effect reflects a weak perception of AI</w:delText>
        </w:r>
        <w:r w:rsidDel="00472D08">
          <w:delText>’</w:delText>
        </w:r>
        <w:r w:rsidRPr="00D2526D" w:rsidDel="00472D08">
          <w:delText>s abilities; as those beliefs shift, the label effect should shift with them.</w:delText>
        </w:r>
      </w:del>
    </w:p>
    <w:p w14:paraId="53CBCA04" w14:textId="77777777" w:rsidR="00C816AB" w:rsidRPr="00015210" w:rsidRDefault="00C816AB" w:rsidP="0049010E">
      <w:pPr>
        <w:pStyle w:val="Heading2"/>
        <w:rPr>
          <w:rFonts w:eastAsiaTheme="minorEastAsia"/>
        </w:rPr>
      </w:pPr>
      <w:bookmarkStart w:id="1145" w:name="_Hlk176369668"/>
      <w:bookmarkStart w:id="1146" w:name="OLE_LINK16"/>
      <w:bookmarkEnd w:id="1063"/>
      <w:bookmarkEnd w:id="1132"/>
      <w:r w:rsidRPr="00015210">
        <w:rPr>
          <w:rFonts w:eastAsiaTheme="minorEastAsia"/>
        </w:rPr>
        <w:t>Robustness Checks</w:t>
      </w:r>
    </w:p>
    <w:p w14:paraId="4C11E194" w14:textId="77489959" w:rsidR="00C816AB" w:rsidRPr="00015210" w:rsidRDefault="00C816AB" w:rsidP="0049010E">
      <w:pPr>
        <w:pStyle w:val="Heading3"/>
      </w:pPr>
      <w:r w:rsidRPr="00015210">
        <w:t xml:space="preserve">Alternative Specifications </w:t>
      </w:r>
    </w:p>
    <w:p w14:paraId="13C84099" w14:textId="1EE4D944" w:rsidR="00151A30" w:rsidRPr="00015210" w:rsidRDefault="00C816AB" w:rsidP="00C816AB">
      <w:pPr>
        <w:pStyle w:val="Paragraph0"/>
      </w:pPr>
      <w:r w:rsidRPr="00015210">
        <w:t xml:space="preserve">Our main analysis uses log-transformed count data for the number of answers per question. Recent research has raised concerns about log-transforming non-negative dependent variables </w:t>
      </w:r>
      <w:r w:rsidRPr="00015210">
        <w:fldChar w:fldCharType="begin"/>
      </w:r>
      <w:r w:rsidR="002B3B5F" w:rsidRPr="00015210">
        <w:instrText xml:space="preserve"> ADDIN ZOTERO_ITEM CSL_CITATION {"citationID":"CyYv8e3J","properties":{"unsorted":false,"formattedCitation":"(Chen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2B3B5F" w:rsidRPr="00015210">
        <w:rPr>
          <w:rFonts w:ascii="Apple Color Emoji" w:hAnsi="Apple Color Emoji" w:cs="Apple Color Emoji"/>
        </w:rPr>
        <w:instrText>📊</w:instrText>
      </w:r>
      <w:r w:rsidR="002B3B5F" w:rsidRPr="00015210">
        <w:instrText>","call-number":"1","container-title":"The Quarterly Journal of Economics","DOI":"10.1093/qje/qjad054","ISSN":"0033-5533","issue":"2","journalAbbreviation":"Q J Econ","language":"en","note":"</w:instrText>
      </w:r>
      <w:r w:rsidR="002B3B5F" w:rsidRPr="00015210">
        <w:rPr>
          <w:rFonts w:ascii="Apple Color Emoji" w:hAnsi="Apple Color Emoji" w:cs="Apple Color Emoji"/>
        </w:rPr>
        <w:instrText>🏷️</w:instrText>
      </w:r>
      <w:r w:rsidR="002B3B5F" w:rsidRPr="00015210">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015210">
        <w:fldChar w:fldCharType="separate"/>
      </w:r>
      <w:r w:rsidR="002B3B5F" w:rsidRPr="00015210">
        <w:t>(Chen &amp; Roth 2024)</w:t>
      </w:r>
      <w:r w:rsidRPr="00015210">
        <w:fldChar w:fldCharType="end"/>
      </w:r>
      <w:r w:rsidRPr="00015210">
        <w:t xml:space="preserve">. </w:t>
      </w:r>
      <w:r w:rsidR="00151A30" w:rsidRPr="00015210">
        <w:t>We therefore re-estimate the two main relationships under models that do not require this transformation.</w:t>
      </w:r>
    </w:p>
    <w:p w14:paraId="0A6AF3A3" w14:textId="0DBCE55C" w:rsidR="00C816AB" w:rsidRPr="00015210" w:rsidRDefault="00C816AB" w:rsidP="00C816AB">
      <w:pPr>
        <w:pStyle w:val="Paragraph0"/>
      </w:pPr>
      <w:r w:rsidRPr="00015210">
        <w:rPr>
          <w:b/>
          <w:bCs/>
        </w:rPr>
        <w:t>Answer Supply</w:t>
      </w:r>
      <w:r w:rsidRPr="00015210">
        <w:t xml:space="preserve">. Table </w:t>
      </w:r>
      <w:r w:rsidR="00745A6A">
        <w:t>5</w:t>
      </w:r>
      <w:r w:rsidR="00745A6A" w:rsidRPr="00015210">
        <w:t xml:space="preserve"> </w:t>
      </w:r>
      <w:r w:rsidRPr="00015210">
        <w:t xml:space="preserve">examines the human answer supply across </w:t>
      </w:r>
      <w:r w:rsidR="00D61EA7">
        <w:t>four additional</w:t>
      </w:r>
      <w:r w:rsidR="00D61EA7" w:rsidRPr="00015210">
        <w:t xml:space="preserve"> </w:t>
      </w:r>
      <w:r w:rsidRPr="00015210">
        <w:t xml:space="preserve">specifications. Column 1 </w:t>
      </w:r>
      <w:r w:rsidR="00151A30" w:rsidRPr="00015210">
        <w:t xml:space="preserve">adds a questioner random effect. Because treatment is randomized at the question level, the error term is uncorrelated with treatment, so the random effect is an appropriate adjustment for repeated questions from the same questioner. </w:t>
      </w:r>
      <w:r w:rsidRPr="00015210">
        <w:t xml:space="preserve">Columns </w:t>
      </w:r>
      <w:r w:rsidR="003266E4">
        <w:t>2</w:t>
      </w:r>
      <w:r w:rsidRPr="00015210">
        <w:t>-</w:t>
      </w:r>
      <w:r w:rsidR="003266E4">
        <w:t>4</w:t>
      </w:r>
      <w:r w:rsidR="003266E4" w:rsidRPr="00015210">
        <w:t xml:space="preserve"> </w:t>
      </w:r>
      <w:r w:rsidRPr="00015210">
        <w:t xml:space="preserve">employ models specifically designed for count data: Poisson, zero-inflated Poisson (ZIP), and zero-inflated negative binomial (ZINB). </w:t>
      </w:r>
    </w:p>
    <w:p w14:paraId="795E39D3" w14:textId="461FD80A" w:rsidR="00C816AB" w:rsidRPr="00015210" w:rsidRDefault="00151A30" w:rsidP="00C816AB">
      <w:pPr>
        <w:pStyle w:val="Paragraph0"/>
        <w:rPr>
          <w:color w:val="000000"/>
          <w:szCs w:val="24"/>
        </w:rPr>
      </w:pPr>
      <w:r w:rsidRPr="00015210">
        <w:rPr>
          <w:color w:val="000000"/>
        </w:rPr>
        <w:t xml:space="preserve">The three coefficients of interest </w:t>
      </w:r>
      <w:r w:rsidR="00C816AB" w:rsidRPr="00015210">
        <w:rPr>
          <w:color w:val="000000"/>
        </w:rPr>
        <w:t xml:space="preserve">are stable across all specifications. </w:t>
      </w:r>
      <w:r w:rsidRPr="00015210">
        <w:rPr>
          <w:color w:val="000000"/>
        </w:rPr>
        <w:t xml:space="preserve">The AI label effect is positive and significant throughout. It ranges from 0.168 (p &lt; 0.05) under the random effect model to 0.469 (p &lt; 0.05) under the zero-inflated negative binomial model, and the three count models sit close to 0.468. The interaction with AI answer length is negative and significant in </w:t>
      </w:r>
      <w:r w:rsidRPr="00015210">
        <w:rPr>
          <w:color w:val="000000"/>
        </w:rPr>
        <w:lastRenderedPageBreak/>
        <w:t xml:space="preserve">every column, from -0.041 (p &lt; 0.01) under the random effect model to -0.117 (p &lt; 0.01 or better) under the count models. The interaction with AI answer quality is small and never significant, moving only between 0.003 and 0.010. Adding the questioner random effect in Column </w:t>
      </w:r>
      <w:ins w:id="1147" w:author="Dylan CHEN" w:date="2026-08-27T16:26:00Z" w16du:dateUtc="2026-08-27T08:26:00Z">
        <w:r w:rsidR="00437BA6">
          <w:rPr>
            <w:rFonts w:hint="eastAsia"/>
            <w:color w:val="000000"/>
          </w:rPr>
          <w:t>1</w:t>
        </w:r>
      </w:ins>
      <w:del w:id="1148" w:author="Dylan CHEN" w:date="2026-08-27T16:26:00Z" w16du:dateUtc="2026-08-27T08:26:00Z">
        <w:r w:rsidRPr="00015210" w:rsidDel="00437BA6">
          <w:rPr>
            <w:color w:val="000000"/>
          </w:rPr>
          <w:delText>2</w:delText>
        </w:r>
      </w:del>
      <w:r w:rsidRPr="00015210">
        <w:rPr>
          <w:color w:val="000000"/>
        </w:rPr>
        <w:t xml:space="preserve"> leaves the OLS estimates almost unchanged. This pattern matches H1, H2, and H3.</w:t>
      </w:r>
    </w:p>
    <w:p w14:paraId="2EDD5F52" w14:textId="22B7A429" w:rsidR="00C816AB" w:rsidRPr="00015210" w:rsidRDefault="00C816AB" w:rsidP="004D1041">
      <w:pPr>
        <w:pStyle w:val="TableFiguretitle"/>
      </w:pPr>
      <w:bookmarkStart w:id="1149" w:name="_Ref210225085"/>
      <w:r w:rsidRPr="00015210">
        <w:t xml:space="preserve">Table </w:t>
      </w:r>
      <w:bookmarkEnd w:id="1149"/>
      <w:r w:rsidR="00745A6A">
        <w:t>5</w:t>
      </w:r>
      <w:r w:rsidRPr="00015210">
        <w:t>. Robustness checks: alternative model specifications for human answer supply</w:t>
      </w:r>
    </w:p>
    <w:tbl>
      <w:tblPr>
        <w:tblW w:w="5000" w:type="pct"/>
        <w:jc w:val="center"/>
        <w:tblLayout w:type="fixed"/>
        <w:tblCellMar>
          <w:left w:w="0" w:type="dxa"/>
          <w:right w:w="0" w:type="dxa"/>
        </w:tblCellMar>
        <w:tblLook w:val="04A0" w:firstRow="1" w:lastRow="0" w:firstColumn="1" w:lastColumn="0" w:noHBand="0" w:noVBand="1"/>
        <w:tblPrChange w:id="1150" w:author="Dylan CHEN" w:date="2026-08-30T09:41:00Z" w16du:dateUtc="2026-08-30T01:41:00Z">
          <w:tblPr>
            <w:tblW w:w="9540" w:type="dxa"/>
            <w:jc w:val="center"/>
            <w:tblCellMar>
              <w:left w:w="0" w:type="dxa"/>
              <w:right w:w="0" w:type="dxa"/>
            </w:tblCellMar>
            <w:tblLook w:val="04A0" w:firstRow="1" w:lastRow="0" w:firstColumn="1" w:lastColumn="0" w:noHBand="0" w:noVBand="1"/>
          </w:tblPr>
        </w:tblPrChange>
      </w:tblPr>
      <w:tblGrid>
        <w:gridCol w:w="1991"/>
        <w:gridCol w:w="2861"/>
        <w:gridCol w:w="832"/>
        <w:gridCol w:w="864"/>
        <w:gridCol w:w="864"/>
        <w:gridCol w:w="1948"/>
        <w:tblGridChange w:id="1151">
          <w:tblGrid>
            <w:gridCol w:w="1991"/>
            <w:gridCol w:w="39"/>
            <w:gridCol w:w="2822"/>
            <w:gridCol w:w="95"/>
            <w:gridCol w:w="737"/>
            <w:gridCol w:w="110"/>
            <w:gridCol w:w="754"/>
            <w:gridCol w:w="126"/>
            <w:gridCol w:w="738"/>
            <w:gridCol w:w="142"/>
            <w:gridCol w:w="1806"/>
            <w:gridCol w:w="180"/>
          </w:tblGrid>
        </w:tblGridChange>
      </w:tblGrid>
      <w:tr w:rsidR="00D61EA7" w:rsidRPr="00015210" w14:paraId="346EE0F5" w14:textId="532EE4E3" w:rsidTr="00596C3A">
        <w:trPr>
          <w:jc w:val="center"/>
          <w:trPrChange w:id="1152" w:author="Dylan CHEN" w:date="2026-08-30T09:41:00Z" w16du:dateUtc="2026-08-30T01:41:00Z">
            <w:trPr>
              <w:jc w:val="center"/>
            </w:trPr>
          </w:trPrChange>
        </w:trPr>
        <w:tc>
          <w:tcPr>
            <w:tcW w:w="2030" w:type="dxa"/>
            <w:vMerge w:val="restart"/>
            <w:tcBorders>
              <w:top w:val="single" w:sz="4" w:space="0" w:color="auto"/>
              <w:left w:val="nil"/>
              <w:bottom w:val="nil"/>
              <w:right w:val="nil"/>
            </w:tcBorders>
            <w:noWrap/>
            <w:tcMar>
              <w:top w:w="15" w:type="dxa"/>
              <w:left w:w="15" w:type="dxa"/>
              <w:bottom w:w="0" w:type="dxa"/>
              <w:right w:w="15" w:type="dxa"/>
            </w:tcMar>
            <w:hideMark/>
            <w:tcPrChange w:id="1153" w:author="Dylan CHEN" w:date="2026-08-30T09:41:00Z" w16du:dateUtc="2026-08-30T01:41:00Z">
              <w:tcPr>
                <w:tcW w:w="0" w:type="auto"/>
                <w:gridSpan w:val="2"/>
                <w:vMerge w:val="restart"/>
                <w:tcBorders>
                  <w:top w:val="single" w:sz="4" w:space="0" w:color="auto"/>
                  <w:left w:val="nil"/>
                  <w:bottom w:val="nil"/>
                  <w:right w:val="nil"/>
                </w:tcBorders>
                <w:noWrap/>
                <w:tcMar>
                  <w:top w:w="15" w:type="dxa"/>
                  <w:left w:w="15" w:type="dxa"/>
                  <w:bottom w:w="0" w:type="dxa"/>
                  <w:right w:w="15" w:type="dxa"/>
                </w:tcMar>
                <w:hideMark/>
              </w:tcPr>
            </w:tcPrChange>
          </w:tcPr>
          <w:p w14:paraId="2D672D47" w14:textId="77777777" w:rsidR="00D61EA7" w:rsidRDefault="00D61EA7" w:rsidP="00D61EA7">
            <w:pPr>
              <w:jc w:val="center"/>
              <w:rPr>
                <w:color w:val="000000"/>
                <w:sz w:val="20"/>
                <w:szCs w:val="20"/>
              </w:rPr>
            </w:pPr>
          </w:p>
          <w:p w14:paraId="5EEB36B5" w14:textId="77777777" w:rsidR="00D61EA7" w:rsidRDefault="00D61EA7" w:rsidP="00D61EA7">
            <w:pPr>
              <w:jc w:val="center"/>
              <w:rPr>
                <w:color w:val="000000"/>
                <w:sz w:val="20"/>
                <w:szCs w:val="20"/>
              </w:rPr>
            </w:pPr>
          </w:p>
          <w:p w14:paraId="59881A91" w14:textId="4EA58198" w:rsidR="00D61EA7" w:rsidRPr="00015210" w:rsidRDefault="00D61EA7" w:rsidP="00D61EA7">
            <w:pPr>
              <w:jc w:val="center"/>
              <w:rPr>
                <w:color w:val="000000"/>
                <w:sz w:val="20"/>
                <w:szCs w:val="20"/>
              </w:rPr>
            </w:pPr>
            <w:r w:rsidRPr="00015210">
              <w:rPr>
                <w:color w:val="000000"/>
                <w:sz w:val="20"/>
                <w:szCs w:val="20"/>
              </w:rPr>
              <w:t> </w:t>
            </w:r>
          </w:p>
        </w:tc>
        <w:tc>
          <w:tcPr>
            <w:tcW w:w="2917" w:type="dxa"/>
            <w:tcBorders>
              <w:top w:val="single" w:sz="4" w:space="0" w:color="auto"/>
              <w:left w:val="nil"/>
              <w:bottom w:val="nil"/>
              <w:right w:val="nil"/>
            </w:tcBorders>
            <w:noWrap/>
            <w:tcMar>
              <w:top w:w="15" w:type="dxa"/>
              <w:left w:w="15" w:type="dxa"/>
              <w:bottom w:w="0" w:type="dxa"/>
              <w:right w:w="15" w:type="dxa"/>
            </w:tcMar>
            <w:hideMark/>
            <w:tcPrChange w:id="1154" w:author="Dylan CHEN" w:date="2026-08-30T09:41:00Z" w16du:dateUtc="2026-08-30T01:41:00Z">
              <w:tcPr>
                <w:tcW w:w="2917" w:type="dxa"/>
                <w:gridSpan w:val="2"/>
                <w:tcBorders>
                  <w:top w:val="single" w:sz="4" w:space="0" w:color="auto"/>
                  <w:left w:val="nil"/>
                  <w:bottom w:val="nil"/>
                  <w:right w:val="nil"/>
                </w:tcBorders>
                <w:noWrap/>
                <w:tcMar>
                  <w:top w:w="15" w:type="dxa"/>
                  <w:left w:w="15" w:type="dxa"/>
                  <w:bottom w:w="0" w:type="dxa"/>
                  <w:right w:w="15" w:type="dxa"/>
                </w:tcMar>
                <w:hideMark/>
              </w:tcPr>
            </w:tcPrChange>
          </w:tcPr>
          <w:p w14:paraId="557019FF" w14:textId="6D3338DF" w:rsidR="00D61EA7" w:rsidRPr="00015210" w:rsidRDefault="00D61EA7" w:rsidP="00D61EA7">
            <w:pPr>
              <w:jc w:val="center"/>
              <w:rPr>
                <w:color w:val="000000"/>
                <w:sz w:val="20"/>
                <w:szCs w:val="20"/>
              </w:rPr>
            </w:pPr>
            <w:r w:rsidRPr="00015210">
              <w:rPr>
                <w:color w:val="000000"/>
                <w:sz w:val="20"/>
                <w:szCs w:val="20"/>
              </w:rPr>
              <w:t>Random Effect</w:t>
            </w:r>
          </w:p>
        </w:tc>
        <w:tc>
          <w:tcPr>
            <w:tcW w:w="847" w:type="dxa"/>
            <w:tcBorders>
              <w:top w:val="single" w:sz="4" w:space="0" w:color="auto"/>
              <w:left w:val="nil"/>
              <w:bottom w:val="nil"/>
              <w:right w:val="nil"/>
            </w:tcBorders>
            <w:noWrap/>
            <w:tcMar>
              <w:top w:w="15" w:type="dxa"/>
              <w:left w:w="15" w:type="dxa"/>
              <w:bottom w:w="0" w:type="dxa"/>
              <w:right w:w="15" w:type="dxa"/>
            </w:tcMar>
            <w:hideMark/>
            <w:tcPrChange w:id="1155" w:author="Dylan CHEN" w:date="2026-08-30T09:41:00Z" w16du:dateUtc="2026-08-30T01:41:00Z">
              <w:tcPr>
                <w:tcW w:w="0" w:type="auto"/>
                <w:gridSpan w:val="2"/>
                <w:tcBorders>
                  <w:top w:val="single" w:sz="4" w:space="0" w:color="auto"/>
                  <w:left w:val="nil"/>
                  <w:bottom w:val="nil"/>
                  <w:right w:val="nil"/>
                </w:tcBorders>
                <w:noWrap/>
                <w:tcMar>
                  <w:top w:w="15" w:type="dxa"/>
                  <w:left w:w="15" w:type="dxa"/>
                  <w:bottom w:w="0" w:type="dxa"/>
                  <w:right w:w="15" w:type="dxa"/>
                </w:tcMar>
                <w:hideMark/>
              </w:tcPr>
            </w:tcPrChange>
          </w:tcPr>
          <w:p w14:paraId="0F98AA17" w14:textId="77777777" w:rsidR="00D61EA7" w:rsidRPr="00015210" w:rsidRDefault="00D61EA7" w:rsidP="00D61EA7">
            <w:pPr>
              <w:jc w:val="center"/>
              <w:rPr>
                <w:color w:val="000000"/>
                <w:sz w:val="20"/>
                <w:szCs w:val="20"/>
              </w:rPr>
            </w:pPr>
            <w:r w:rsidRPr="00015210">
              <w:rPr>
                <w:color w:val="000000"/>
                <w:sz w:val="20"/>
                <w:szCs w:val="20"/>
              </w:rPr>
              <w:t>Poisson</w:t>
            </w:r>
          </w:p>
        </w:tc>
        <w:tc>
          <w:tcPr>
            <w:tcW w:w="880" w:type="dxa"/>
            <w:tcBorders>
              <w:top w:val="single" w:sz="4" w:space="0" w:color="auto"/>
              <w:left w:val="nil"/>
              <w:bottom w:val="nil"/>
              <w:right w:val="nil"/>
            </w:tcBorders>
            <w:noWrap/>
            <w:tcMar>
              <w:top w:w="15" w:type="dxa"/>
              <w:left w:w="15" w:type="dxa"/>
              <w:bottom w:w="0" w:type="dxa"/>
              <w:right w:w="15" w:type="dxa"/>
            </w:tcMar>
            <w:hideMark/>
            <w:tcPrChange w:id="1156" w:author="Dylan CHEN" w:date="2026-08-30T09:41:00Z" w16du:dateUtc="2026-08-30T01:41:00Z">
              <w:tcPr>
                <w:tcW w:w="0" w:type="auto"/>
                <w:gridSpan w:val="2"/>
                <w:tcBorders>
                  <w:top w:val="single" w:sz="4" w:space="0" w:color="auto"/>
                  <w:left w:val="nil"/>
                  <w:bottom w:val="nil"/>
                  <w:right w:val="nil"/>
                </w:tcBorders>
                <w:noWrap/>
                <w:tcMar>
                  <w:top w:w="15" w:type="dxa"/>
                  <w:left w:w="15" w:type="dxa"/>
                  <w:bottom w:w="0" w:type="dxa"/>
                  <w:right w:w="15" w:type="dxa"/>
                </w:tcMar>
                <w:hideMark/>
              </w:tcPr>
            </w:tcPrChange>
          </w:tcPr>
          <w:p w14:paraId="6EC1F0E5" w14:textId="77777777" w:rsidR="00D61EA7" w:rsidRPr="00015210" w:rsidRDefault="00D61EA7" w:rsidP="00D61EA7">
            <w:pPr>
              <w:jc w:val="center"/>
              <w:rPr>
                <w:color w:val="000000"/>
                <w:sz w:val="20"/>
                <w:szCs w:val="20"/>
              </w:rPr>
            </w:pPr>
            <w:r w:rsidRPr="00015210">
              <w:rPr>
                <w:color w:val="000000"/>
                <w:sz w:val="20"/>
                <w:szCs w:val="20"/>
              </w:rPr>
              <w:t>ZIP</w:t>
            </w:r>
          </w:p>
        </w:tc>
        <w:tc>
          <w:tcPr>
            <w:tcW w:w="880" w:type="dxa"/>
            <w:tcBorders>
              <w:top w:val="single" w:sz="4" w:space="0" w:color="auto"/>
              <w:left w:val="nil"/>
              <w:bottom w:val="nil"/>
              <w:right w:val="nil"/>
            </w:tcBorders>
            <w:noWrap/>
            <w:tcMar>
              <w:top w:w="15" w:type="dxa"/>
              <w:left w:w="15" w:type="dxa"/>
              <w:bottom w:w="0" w:type="dxa"/>
              <w:right w:w="15" w:type="dxa"/>
            </w:tcMar>
            <w:hideMark/>
            <w:tcPrChange w:id="1157" w:author="Dylan CHEN" w:date="2026-08-30T09:41:00Z" w16du:dateUtc="2026-08-30T01:41:00Z">
              <w:tcPr>
                <w:tcW w:w="0" w:type="auto"/>
                <w:gridSpan w:val="2"/>
                <w:tcBorders>
                  <w:top w:val="single" w:sz="4" w:space="0" w:color="auto"/>
                  <w:left w:val="nil"/>
                  <w:bottom w:val="nil"/>
                  <w:right w:val="nil"/>
                </w:tcBorders>
                <w:noWrap/>
                <w:tcMar>
                  <w:top w:w="15" w:type="dxa"/>
                  <w:left w:w="15" w:type="dxa"/>
                  <w:bottom w:w="0" w:type="dxa"/>
                  <w:right w:w="15" w:type="dxa"/>
                </w:tcMar>
                <w:hideMark/>
              </w:tcPr>
            </w:tcPrChange>
          </w:tcPr>
          <w:p w14:paraId="21437868" w14:textId="77777777" w:rsidR="00D61EA7" w:rsidRPr="00015210" w:rsidRDefault="00D61EA7" w:rsidP="00D61EA7">
            <w:pPr>
              <w:jc w:val="center"/>
              <w:rPr>
                <w:color w:val="000000"/>
                <w:sz w:val="20"/>
                <w:szCs w:val="20"/>
              </w:rPr>
            </w:pPr>
            <w:r w:rsidRPr="00015210">
              <w:rPr>
                <w:color w:val="000000"/>
                <w:sz w:val="20"/>
                <w:szCs w:val="20"/>
              </w:rPr>
              <w:t>ZINB</w:t>
            </w:r>
          </w:p>
        </w:tc>
        <w:tc>
          <w:tcPr>
            <w:tcW w:w="1986" w:type="dxa"/>
            <w:tcBorders>
              <w:top w:val="single" w:sz="4" w:space="0" w:color="auto"/>
              <w:left w:val="nil"/>
              <w:bottom w:val="nil"/>
              <w:right w:val="nil"/>
            </w:tcBorders>
            <w:tcPrChange w:id="1158" w:author="Dylan CHEN" w:date="2026-08-30T09:41:00Z" w16du:dateUtc="2026-08-30T01:41:00Z">
              <w:tcPr>
                <w:tcW w:w="1986" w:type="dxa"/>
                <w:gridSpan w:val="2"/>
                <w:tcBorders>
                  <w:top w:val="single" w:sz="4" w:space="0" w:color="auto"/>
                  <w:left w:val="nil"/>
                  <w:bottom w:val="nil"/>
                  <w:right w:val="nil"/>
                </w:tcBorders>
              </w:tcPr>
            </w:tcPrChange>
          </w:tcPr>
          <w:p w14:paraId="490FCAF4" w14:textId="29158720" w:rsidR="00D61EA7" w:rsidRPr="00015210" w:rsidRDefault="00D61EA7" w:rsidP="00D61EA7">
            <w:pPr>
              <w:jc w:val="center"/>
              <w:rPr>
                <w:color w:val="000000"/>
                <w:sz w:val="20"/>
                <w:szCs w:val="20"/>
              </w:rPr>
            </w:pPr>
            <w:r w:rsidRPr="00015210">
              <w:rPr>
                <w:color w:val="000000"/>
                <w:sz w:val="20"/>
                <w:szCs w:val="20"/>
              </w:rPr>
              <w:t>Random Effect</w:t>
            </w:r>
          </w:p>
        </w:tc>
      </w:tr>
      <w:tr w:rsidR="00D61EA7" w:rsidRPr="00015210" w14:paraId="654D5220" w14:textId="7DE9E175" w:rsidTr="00596C3A">
        <w:trPr>
          <w:jc w:val="center"/>
          <w:trPrChange w:id="1159" w:author="Dylan CHEN" w:date="2026-08-30T09:41:00Z" w16du:dateUtc="2026-08-30T01:41:00Z">
            <w:trPr>
              <w:jc w:val="center"/>
            </w:trPr>
          </w:trPrChange>
        </w:trPr>
        <w:tc>
          <w:tcPr>
            <w:tcW w:w="2030" w:type="dxa"/>
            <w:vMerge/>
            <w:tcBorders>
              <w:top w:val="single" w:sz="4" w:space="0" w:color="auto"/>
              <w:left w:val="nil"/>
              <w:bottom w:val="nil"/>
              <w:right w:val="nil"/>
            </w:tcBorders>
            <w:hideMark/>
            <w:tcPrChange w:id="1160" w:author="Dylan CHEN" w:date="2026-08-30T09:41:00Z" w16du:dateUtc="2026-08-30T01:41:00Z">
              <w:tcPr>
                <w:tcW w:w="0" w:type="auto"/>
                <w:gridSpan w:val="2"/>
                <w:vMerge/>
                <w:tcBorders>
                  <w:top w:val="single" w:sz="4" w:space="0" w:color="auto"/>
                  <w:left w:val="nil"/>
                  <w:bottom w:val="nil"/>
                  <w:right w:val="nil"/>
                </w:tcBorders>
                <w:hideMark/>
              </w:tcPr>
            </w:tcPrChange>
          </w:tcPr>
          <w:p w14:paraId="1CB8F32B" w14:textId="77777777" w:rsidR="00D61EA7" w:rsidRPr="00015210" w:rsidRDefault="00D61EA7" w:rsidP="00D61EA7">
            <w:pPr>
              <w:rPr>
                <w:color w:val="000000"/>
                <w:sz w:val="20"/>
                <w:szCs w:val="20"/>
              </w:rPr>
            </w:pPr>
          </w:p>
        </w:tc>
        <w:tc>
          <w:tcPr>
            <w:tcW w:w="2917" w:type="dxa"/>
            <w:tcBorders>
              <w:top w:val="nil"/>
              <w:left w:val="nil"/>
              <w:bottom w:val="nil"/>
            </w:tcBorders>
            <w:noWrap/>
            <w:tcMar>
              <w:top w:w="15" w:type="dxa"/>
              <w:left w:w="15" w:type="dxa"/>
              <w:bottom w:w="0" w:type="dxa"/>
              <w:right w:w="15" w:type="dxa"/>
            </w:tcMar>
            <w:hideMark/>
            <w:tcPrChange w:id="1161" w:author="Dylan CHEN" w:date="2026-08-30T09:41:00Z" w16du:dateUtc="2026-08-30T01:41:00Z">
              <w:tcPr>
                <w:tcW w:w="2917" w:type="dxa"/>
                <w:gridSpan w:val="2"/>
                <w:tcBorders>
                  <w:top w:val="nil"/>
                  <w:left w:val="nil"/>
                  <w:bottom w:val="nil"/>
                </w:tcBorders>
                <w:noWrap/>
                <w:tcMar>
                  <w:top w:w="15" w:type="dxa"/>
                  <w:left w:w="15" w:type="dxa"/>
                  <w:bottom w:w="0" w:type="dxa"/>
                  <w:right w:w="15" w:type="dxa"/>
                </w:tcMar>
                <w:hideMark/>
              </w:tcPr>
            </w:tcPrChange>
          </w:tcPr>
          <w:p w14:paraId="7E557C21" w14:textId="77777777" w:rsidR="00D61EA7" w:rsidRPr="00015210" w:rsidRDefault="00D61EA7" w:rsidP="00D61EA7">
            <w:pPr>
              <w:jc w:val="center"/>
              <w:rPr>
                <w:color w:val="000000"/>
                <w:sz w:val="20"/>
                <w:szCs w:val="20"/>
              </w:rPr>
            </w:pPr>
            <w:r w:rsidRPr="00015210">
              <w:rPr>
                <w:color w:val="000000"/>
                <w:sz w:val="20"/>
                <w:szCs w:val="20"/>
              </w:rPr>
              <w:t>(1)</w:t>
            </w:r>
          </w:p>
        </w:tc>
        <w:tc>
          <w:tcPr>
            <w:tcW w:w="847" w:type="dxa"/>
            <w:tcBorders>
              <w:top w:val="nil"/>
              <w:left w:val="nil"/>
              <w:bottom w:val="nil"/>
              <w:right w:val="nil"/>
            </w:tcBorders>
            <w:noWrap/>
            <w:tcMar>
              <w:top w:w="15" w:type="dxa"/>
              <w:left w:w="15" w:type="dxa"/>
              <w:bottom w:w="0" w:type="dxa"/>
              <w:right w:w="15" w:type="dxa"/>
            </w:tcMar>
            <w:hideMark/>
            <w:tcPrChange w:id="1162"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6A38661A" w14:textId="50FB50AD"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2</w:t>
            </w: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Change w:id="1163"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10B1EB7C" w14:textId="3B7D78C5"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3</w:t>
            </w: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Change w:id="1164"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14A3A713" w14:textId="3DB9F400"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4</w:t>
            </w:r>
            <w:r w:rsidRPr="00015210">
              <w:rPr>
                <w:color w:val="000000"/>
                <w:sz w:val="20"/>
                <w:szCs w:val="20"/>
              </w:rPr>
              <w:t>)</w:t>
            </w:r>
          </w:p>
        </w:tc>
        <w:tc>
          <w:tcPr>
            <w:tcW w:w="1986" w:type="dxa"/>
            <w:tcBorders>
              <w:top w:val="nil"/>
              <w:left w:val="nil"/>
              <w:bottom w:val="nil"/>
              <w:right w:val="nil"/>
            </w:tcBorders>
            <w:tcPrChange w:id="1165" w:author="Dylan CHEN" w:date="2026-08-30T09:41:00Z" w16du:dateUtc="2026-08-30T01:41:00Z">
              <w:tcPr>
                <w:tcW w:w="1986" w:type="dxa"/>
                <w:gridSpan w:val="2"/>
                <w:tcBorders>
                  <w:top w:val="nil"/>
                  <w:left w:val="nil"/>
                  <w:bottom w:val="nil"/>
                  <w:right w:val="nil"/>
                </w:tcBorders>
              </w:tcPr>
            </w:tcPrChange>
          </w:tcPr>
          <w:p w14:paraId="107B3826" w14:textId="3A76DD51"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5</w:t>
            </w:r>
            <w:r w:rsidRPr="00015210">
              <w:rPr>
                <w:color w:val="000000"/>
                <w:sz w:val="20"/>
                <w:szCs w:val="20"/>
              </w:rPr>
              <w:t>)</w:t>
            </w:r>
          </w:p>
        </w:tc>
      </w:tr>
      <w:tr w:rsidR="00D61EA7" w:rsidRPr="00015210" w14:paraId="5892E29F" w14:textId="6225B9FB" w:rsidTr="00596C3A">
        <w:trPr>
          <w:jc w:val="center"/>
          <w:trPrChange w:id="1166" w:author="Dylan CHEN" w:date="2026-08-30T09:41:00Z" w16du:dateUtc="2026-08-30T01:41:00Z">
            <w:trPr>
              <w:jc w:val="center"/>
            </w:trPr>
          </w:trPrChange>
        </w:trPr>
        <w:tc>
          <w:tcPr>
            <w:tcW w:w="2030" w:type="dxa"/>
            <w:vMerge/>
            <w:tcBorders>
              <w:top w:val="single" w:sz="4" w:space="0" w:color="auto"/>
              <w:left w:val="nil"/>
              <w:bottom w:val="nil"/>
              <w:right w:val="nil"/>
            </w:tcBorders>
            <w:hideMark/>
            <w:tcPrChange w:id="1167" w:author="Dylan CHEN" w:date="2026-08-30T09:41:00Z" w16du:dateUtc="2026-08-30T01:41:00Z">
              <w:tcPr>
                <w:tcW w:w="0" w:type="auto"/>
                <w:gridSpan w:val="2"/>
                <w:vMerge/>
                <w:tcBorders>
                  <w:top w:val="single" w:sz="4" w:space="0" w:color="auto"/>
                  <w:left w:val="nil"/>
                  <w:bottom w:val="nil"/>
                  <w:right w:val="nil"/>
                </w:tcBorders>
                <w:hideMark/>
              </w:tcPr>
            </w:tcPrChange>
          </w:tcPr>
          <w:p w14:paraId="625487BD" w14:textId="77777777" w:rsidR="00D61EA7" w:rsidRPr="00015210" w:rsidRDefault="00D61EA7" w:rsidP="00D61EA7">
            <w:pPr>
              <w:rPr>
                <w:color w:val="000000"/>
                <w:sz w:val="20"/>
                <w:szCs w:val="20"/>
              </w:rPr>
            </w:pPr>
          </w:p>
        </w:tc>
        <w:tc>
          <w:tcPr>
            <w:tcW w:w="2917" w:type="dxa"/>
            <w:tcBorders>
              <w:top w:val="nil"/>
              <w:left w:val="nil"/>
              <w:bottom w:val="single" w:sz="4" w:space="0" w:color="auto"/>
            </w:tcBorders>
            <w:tcMar>
              <w:top w:w="15" w:type="dxa"/>
              <w:left w:w="15" w:type="dxa"/>
              <w:bottom w:w="0" w:type="dxa"/>
              <w:right w:w="15" w:type="dxa"/>
            </w:tcMar>
            <w:hideMark/>
            <w:tcPrChange w:id="1168" w:author="Dylan CHEN" w:date="2026-08-30T09:41:00Z" w16du:dateUtc="2026-08-30T01:41:00Z">
              <w:tcPr>
                <w:tcW w:w="2917" w:type="dxa"/>
                <w:gridSpan w:val="2"/>
                <w:tcBorders>
                  <w:top w:val="nil"/>
                  <w:left w:val="nil"/>
                  <w:bottom w:val="single" w:sz="4" w:space="0" w:color="auto"/>
                </w:tcBorders>
                <w:tcMar>
                  <w:top w:w="15" w:type="dxa"/>
                  <w:left w:w="15" w:type="dxa"/>
                  <w:bottom w:w="0" w:type="dxa"/>
                  <w:right w:w="15" w:type="dxa"/>
                </w:tcMar>
                <w:hideMark/>
              </w:tcPr>
            </w:tcPrChange>
          </w:tcPr>
          <w:p w14:paraId="5FE85000" w14:textId="04306392"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Log(</w:t>
            </w:r>
            <w:ins w:id="1169" w:author="Dylan CHEN" w:date="2026-08-27T16:08:00Z" w16du:dateUtc="2026-08-27T08:08:00Z">
              <w:r w:rsidR="002E1246">
                <w:rPr>
                  <w:rFonts w:hint="eastAsia"/>
                  <w:color w:val="000000"/>
                  <w:sz w:val="20"/>
                  <w:szCs w:val="20"/>
                </w:rPr>
                <w:t xml:space="preserve">human </w:t>
              </w:r>
            </w:ins>
            <w:r w:rsidR="00D61EA7" w:rsidRPr="00015210">
              <w:rPr>
                <w:color w:val="000000"/>
                <w:sz w:val="20"/>
                <w:szCs w:val="20"/>
              </w:rPr>
              <w:t>answer number in 7 days)</w:t>
            </w:r>
          </w:p>
        </w:tc>
        <w:tc>
          <w:tcPr>
            <w:tcW w:w="2607" w:type="dxa"/>
            <w:gridSpan w:val="3"/>
            <w:tcBorders>
              <w:top w:val="nil"/>
              <w:left w:val="nil"/>
              <w:bottom w:val="single" w:sz="4" w:space="0" w:color="auto"/>
              <w:right w:val="nil"/>
            </w:tcBorders>
            <w:tcMar>
              <w:top w:w="15" w:type="dxa"/>
              <w:left w:w="15" w:type="dxa"/>
              <w:bottom w:w="0" w:type="dxa"/>
              <w:right w:w="15" w:type="dxa"/>
            </w:tcMar>
            <w:hideMark/>
            <w:tcPrChange w:id="1170" w:author="Dylan CHEN" w:date="2026-08-30T09:41:00Z" w16du:dateUtc="2026-08-30T01:41:00Z">
              <w:tcPr>
                <w:tcW w:w="0" w:type="auto"/>
                <w:gridSpan w:val="6"/>
                <w:tcBorders>
                  <w:top w:val="nil"/>
                  <w:left w:val="nil"/>
                  <w:bottom w:val="single" w:sz="4" w:space="0" w:color="auto"/>
                  <w:right w:val="nil"/>
                </w:tcBorders>
                <w:tcMar>
                  <w:top w:w="15" w:type="dxa"/>
                  <w:left w:w="15" w:type="dxa"/>
                  <w:bottom w:w="0" w:type="dxa"/>
                  <w:right w:w="15" w:type="dxa"/>
                </w:tcMar>
                <w:hideMark/>
              </w:tcPr>
            </w:tcPrChange>
          </w:tcPr>
          <w:p w14:paraId="6E51F0E1" w14:textId="708F7E8C"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ins w:id="1171" w:author="Dylan CHEN" w:date="2026-08-27T16:08:00Z" w16du:dateUtc="2026-08-27T08:08:00Z">
              <w:r w:rsidR="002E1246">
                <w:rPr>
                  <w:rFonts w:hint="eastAsia"/>
                  <w:color w:val="000000"/>
                  <w:sz w:val="20"/>
                  <w:szCs w:val="20"/>
                </w:rPr>
                <w:t>Human a</w:t>
              </w:r>
            </w:ins>
            <w:del w:id="1172" w:author="Dylan CHEN" w:date="2026-08-27T16:08:00Z" w16du:dateUtc="2026-08-27T08:08:00Z">
              <w:r w:rsidR="00D61EA7" w:rsidDel="002E1246">
                <w:rPr>
                  <w:color w:val="000000"/>
                  <w:sz w:val="20"/>
                  <w:szCs w:val="20"/>
                </w:rPr>
                <w:delText>A</w:delText>
              </w:r>
            </w:del>
            <w:r w:rsidR="00D61EA7" w:rsidRPr="00015210">
              <w:rPr>
                <w:color w:val="000000"/>
                <w:sz w:val="20"/>
                <w:szCs w:val="20"/>
              </w:rPr>
              <w:t>nswer number in 7 days</w:t>
            </w:r>
          </w:p>
        </w:tc>
        <w:tc>
          <w:tcPr>
            <w:tcW w:w="1986" w:type="dxa"/>
            <w:tcBorders>
              <w:top w:val="nil"/>
              <w:left w:val="nil"/>
              <w:bottom w:val="single" w:sz="4" w:space="0" w:color="auto"/>
              <w:right w:val="nil"/>
            </w:tcBorders>
            <w:tcPrChange w:id="1173" w:author="Dylan CHEN" w:date="2026-08-30T09:41:00Z" w16du:dateUtc="2026-08-30T01:41:00Z">
              <w:tcPr>
                <w:tcW w:w="1986" w:type="dxa"/>
                <w:gridSpan w:val="2"/>
                <w:tcBorders>
                  <w:top w:val="nil"/>
                  <w:left w:val="nil"/>
                  <w:bottom w:val="single" w:sz="4" w:space="0" w:color="auto"/>
                  <w:right w:val="nil"/>
                </w:tcBorders>
              </w:tcPr>
            </w:tcPrChange>
          </w:tcPr>
          <w:p w14:paraId="0E046517" w14:textId="1AB6168C" w:rsidR="00D61EA7"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 xml:space="preserve">First </w:t>
            </w:r>
            <w:ins w:id="1174" w:author="Dylan CHEN" w:date="2026-08-27T16:07:00Z" w16du:dateUtc="2026-08-27T08:07:00Z">
              <w:r w:rsidR="002E1246">
                <w:rPr>
                  <w:rFonts w:hint="eastAsia"/>
                  <w:color w:val="000000"/>
                  <w:sz w:val="20"/>
                  <w:szCs w:val="20"/>
                </w:rPr>
                <w:t xml:space="preserve">human </w:t>
              </w:r>
            </w:ins>
            <w:r w:rsidR="00D61EA7" w:rsidRPr="00015210">
              <w:rPr>
                <w:color w:val="000000"/>
                <w:sz w:val="20"/>
                <w:szCs w:val="20"/>
              </w:rPr>
              <w:t>answer quality</w:t>
            </w:r>
          </w:p>
        </w:tc>
      </w:tr>
      <w:tr w:rsidR="00D61EA7" w:rsidRPr="00015210" w14:paraId="72289A11" w14:textId="59A6CA3E" w:rsidTr="00596C3A">
        <w:trPr>
          <w:jc w:val="center"/>
          <w:trPrChange w:id="1175" w:author="Dylan CHEN" w:date="2026-08-30T09:41:00Z" w16du:dateUtc="2026-08-30T01:41:00Z">
            <w:trPr>
              <w:jc w:val="center"/>
            </w:trPr>
          </w:trPrChange>
        </w:trPr>
        <w:tc>
          <w:tcPr>
            <w:tcW w:w="2030" w:type="dxa"/>
            <w:vMerge w:val="restart"/>
            <w:tcBorders>
              <w:top w:val="nil"/>
              <w:left w:val="nil"/>
              <w:bottom w:val="nil"/>
              <w:right w:val="nil"/>
            </w:tcBorders>
            <w:noWrap/>
            <w:tcMar>
              <w:top w:w="15" w:type="dxa"/>
              <w:left w:w="15" w:type="dxa"/>
              <w:bottom w:w="0" w:type="dxa"/>
              <w:right w:w="15" w:type="dxa"/>
            </w:tcMar>
            <w:hideMark/>
            <w:tcPrChange w:id="1176" w:author="Dylan CHEN" w:date="2026-08-30T09:41:00Z" w16du:dateUtc="2026-08-30T01:41:00Z">
              <w:tcPr>
                <w:tcW w:w="0" w:type="auto"/>
                <w:gridSpan w:val="2"/>
                <w:vMerge w:val="restart"/>
                <w:tcBorders>
                  <w:top w:val="nil"/>
                  <w:left w:val="nil"/>
                  <w:bottom w:val="nil"/>
                  <w:right w:val="nil"/>
                </w:tcBorders>
                <w:noWrap/>
                <w:tcMar>
                  <w:top w:w="15" w:type="dxa"/>
                  <w:left w:w="15" w:type="dxa"/>
                  <w:bottom w:w="0" w:type="dxa"/>
                  <w:right w:w="15" w:type="dxa"/>
                </w:tcMar>
                <w:hideMark/>
              </w:tcPr>
            </w:tcPrChange>
          </w:tcPr>
          <w:p w14:paraId="160CC368"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917" w:type="dxa"/>
            <w:tcBorders>
              <w:top w:val="nil"/>
              <w:left w:val="nil"/>
              <w:bottom w:val="nil"/>
            </w:tcBorders>
            <w:noWrap/>
            <w:tcMar>
              <w:top w:w="15" w:type="dxa"/>
              <w:left w:w="15" w:type="dxa"/>
              <w:bottom w:w="0" w:type="dxa"/>
              <w:right w:w="15" w:type="dxa"/>
            </w:tcMar>
            <w:hideMark/>
            <w:tcPrChange w:id="1177" w:author="Dylan CHEN" w:date="2026-08-30T09:41:00Z" w16du:dateUtc="2026-08-30T01:41:00Z">
              <w:tcPr>
                <w:tcW w:w="2917" w:type="dxa"/>
                <w:gridSpan w:val="2"/>
                <w:tcBorders>
                  <w:top w:val="nil"/>
                  <w:left w:val="nil"/>
                  <w:bottom w:val="nil"/>
                </w:tcBorders>
                <w:noWrap/>
                <w:tcMar>
                  <w:top w:w="15" w:type="dxa"/>
                  <w:left w:w="15" w:type="dxa"/>
                  <w:bottom w:w="0" w:type="dxa"/>
                  <w:right w:w="15" w:type="dxa"/>
                </w:tcMar>
                <w:hideMark/>
              </w:tcPr>
            </w:tcPrChange>
          </w:tcPr>
          <w:p w14:paraId="02B137DD" w14:textId="6E2BE13B" w:rsidR="00D61EA7" w:rsidRPr="00015210" w:rsidRDefault="00D61EA7" w:rsidP="00D61EA7">
            <w:pPr>
              <w:jc w:val="center"/>
              <w:rPr>
                <w:color w:val="000000"/>
                <w:sz w:val="20"/>
                <w:szCs w:val="20"/>
              </w:rPr>
            </w:pPr>
            <w:r w:rsidRPr="00015210">
              <w:rPr>
                <w:color w:val="000000"/>
                <w:sz w:val="20"/>
                <w:szCs w:val="20"/>
              </w:rPr>
              <w:t>0.168*</w:t>
            </w:r>
          </w:p>
        </w:tc>
        <w:tc>
          <w:tcPr>
            <w:tcW w:w="847" w:type="dxa"/>
            <w:tcBorders>
              <w:top w:val="nil"/>
              <w:left w:val="nil"/>
              <w:bottom w:val="nil"/>
              <w:right w:val="nil"/>
            </w:tcBorders>
            <w:noWrap/>
            <w:tcMar>
              <w:top w:w="15" w:type="dxa"/>
              <w:left w:w="15" w:type="dxa"/>
              <w:bottom w:w="0" w:type="dxa"/>
              <w:right w:w="15" w:type="dxa"/>
            </w:tcMar>
            <w:hideMark/>
            <w:tcPrChange w:id="1178"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4399E641" w14:textId="77777777" w:rsidR="00D61EA7" w:rsidRPr="00015210" w:rsidRDefault="00D61EA7" w:rsidP="00D61EA7">
            <w:pPr>
              <w:jc w:val="center"/>
              <w:rPr>
                <w:color w:val="000000"/>
                <w:sz w:val="20"/>
                <w:szCs w:val="20"/>
              </w:rPr>
            </w:pPr>
            <w:r w:rsidRPr="00015210">
              <w:rPr>
                <w:color w:val="000000"/>
                <w:sz w:val="20"/>
                <w:szCs w:val="20"/>
              </w:rPr>
              <w:t>0.468*</w:t>
            </w:r>
          </w:p>
        </w:tc>
        <w:tc>
          <w:tcPr>
            <w:tcW w:w="880" w:type="dxa"/>
            <w:tcBorders>
              <w:top w:val="nil"/>
              <w:left w:val="nil"/>
              <w:bottom w:val="nil"/>
              <w:right w:val="nil"/>
            </w:tcBorders>
            <w:noWrap/>
            <w:tcMar>
              <w:top w:w="15" w:type="dxa"/>
              <w:left w:w="15" w:type="dxa"/>
              <w:bottom w:w="0" w:type="dxa"/>
              <w:right w:w="15" w:type="dxa"/>
            </w:tcMar>
            <w:hideMark/>
            <w:tcPrChange w:id="1179"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022333C5" w14:textId="77777777" w:rsidR="00D61EA7" w:rsidRPr="00015210" w:rsidRDefault="00D61EA7" w:rsidP="00D61EA7">
            <w:pPr>
              <w:jc w:val="center"/>
              <w:rPr>
                <w:color w:val="000000"/>
                <w:sz w:val="20"/>
                <w:szCs w:val="20"/>
              </w:rPr>
            </w:pPr>
            <w:r w:rsidRPr="00015210">
              <w:rPr>
                <w:color w:val="000000"/>
                <w:sz w:val="20"/>
                <w:szCs w:val="20"/>
              </w:rPr>
              <w:t>0.468*</w:t>
            </w:r>
          </w:p>
        </w:tc>
        <w:tc>
          <w:tcPr>
            <w:tcW w:w="880" w:type="dxa"/>
            <w:tcBorders>
              <w:top w:val="nil"/>
              <w:left w:val="nil"/>
              <w:bottom w:val="nil"/>
              <w:right w:val="nil"/>
            </w:tcBorders>
            <w:noWrap/>
            <w:tcMar>
              <w:top w:w="15" w:type="dxa"/>
              <w:left w:w="15" w:type="dxa"/>
              <w:bottom w:w="0" w:type="dxa"/>
              <w:right w:w="15" w:type="dxa"/>
            </w:tcMar>
            <w:hideMark/>
            <w:tcPrChange w:id="1180"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1B85AC1D" w14:textId="77777777" w:rsidR="00D61EA7" w:rsidRPr="00015210" w:rsidRDefault="00D61EA7" w:rsidP="00D61EA7">
            <w:pPr>
              <w:jc w:val="center"/>
              <w:rPr>
                <w:color w:val="000000"/>
                <w:sz w:val="20"/>
                <w:szCs w:val="20"/>
              </w:rPr>
            </w:pPr>
            <w:r w:rsidRPr="00015210">
              <w:rPr>
                <w:color w:val="000000"/>
                <w:sz w:val="20"/>
                <w:szCs w:val="20"/>
              </w:rPr>
              <w:t>0.469*</w:t>
            </w:r>
          </w:p>
        </w:tc>
        <w:tc>
          <w:tcPr>
            <w:tcW w:w="1986" w:type="dxa"/>
            <w:tcBorders>
              <w:top w:val="nil"/>
              <w:left w:val="nil"/>
              <w:bottom w:val="nil"/>
              <w:right w:val="nil"/>
            </w:tcBorders>
            <w:tcPrChange w:id="1181" w:author="Dylan CHEN" w:date="2026-08-30T09:41:00Z" w16du:dateUtc="2026-08-30T01:41:00Z">
              <w:tcPr>
                <w:tcW w:w="1986" w:type="dxa"/>
                <w:gridSpan w:val="2"/>
                <w:tcBorders>
                  <w:top w:val="nil"/>
                  <w:left w:val="nil"/>
                  <w:bottom w:val="nil"/>
                  <w:right w:val="nil"/>
                </w:tcBorders>
                <w:vAlign w:val="center"/>
              </w:tcPr>
            </w:tcPrChange>
          </w:tcPr>
          <w:p w14:paraId="6EA990C6" w14:textId="5A3E8B6A" w:rsidR="00D61EA7" w:rsidRPr="00015210" w:rsidRDefault="00D61EA7" w:rsidP="00D61EA7">
            <w:pPr>
              <w:jc w:val="center"/>
              <w:rPr>
                <w:color w:val="000000"/>
                <w:sz w:val="20"/>
                <w:szCs w:val="20"/>
              </w:rPr>
            </w:pPr>
            <w:r w:rsidRPr="00015210">
              <w:rPr>
                <w:color w:val="000000"/>
                <w:sz w:val="20"/>
                <w:szCs w:val="20"/>
              </w:rPr>
              <w:t>0.410</w:t>
            </w:r>
          </w:p>
        </w:tc>
      </w:tr>
      <w:tr w:rsidR="00D61EA7" w:rsidRPr="00015210" w14:paraId="79607C89" w14:textId="7A23FD7A" w:rsidTr="00596C3A">
        <w:trPr>
          <w:jc w:val="center"/>
          <w:trPrChange w:id="1182" w:author="Dylan CHEN" w:date="2026-08-30T09:41:00Z" w16du:dateUtc="2026-08-30T01:41:00Z">
            <w:trPr>
              <w:jc w:val="center"/>
            </w:trPr>
          </w:trPrChange>
        </w:trPr>
        <w:tc>
          <w:tcPr>
            <w:tcW w:w="2030" w:type="dxa"/>
            <w:vMerge/>
            <w:tcBorders>
              <w:top w:val="nil"/>
              <w:left w:val="nil"/>
              <w:bottom w:val="nil"/>
              <w:right w:val="nil"/>
            </w:tcBorders>
            <w:hideMark/>
            <w:tcPrChange w:id="1183" w:author="Dylan CHEN" w:date="2026-08-30T09:41:00Z" w16du:dateUtc="2026-08-30T01:41:00Z">
              <w:tcPr>
                <w:tcW w:w="0" w:type="auto"/>
                <w:gridSpan w:val="2"/>
                <w:vMerge/>
                <w:tcBorders>
                  <w:top w:val="nil"/>
                  <w:left w:val="nil"/>
                  <w:bottom w:val="nil"/>
                  <w:right w:val="nil"/>
                </w:tcBorders>
                <w:hideMark/>
              </w:tcPr>
            </w:tcPrChange>
          </w:tcPr>
          <w:p w14:paraId="1AAB849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Change w:id="1184" w:author="Dylan CHEN" w:date="2026-08-30T09:41:00Z" w16du:dateUtc="2026-08-30T01:41:00Z">
              <w:tcPr>
                <w:tcW w:w="2917" w:type="dxa"/>
                <w:gridSpan w:val="2"/>
                <w:tcBorders>
                  <w:top w:val="nil"/>
                  <w:left w:val="nil"/>
                  <w:bottom w:val="nil"/>
                  <w:right w:val="nil"/>
                </w:tcBorders>
                <w:noWrap/>
                <w:tcMar>
                  <w:top w:w="15" w:type="dxa"/>
                  <w:left w:w="15" w:type="dxa"/>
                  <w:bottom w:w="0" w:type="dxa"/>
                  <w:right w:w="15" w:type="dxa"/>
                </w:tcMar>
                <w:hideMark/>
              </w:tcPr>
            </w:tcPrChange>
          </w:tcPr>
          <w:p w14:paraId="410AB62D" w14:textId="7297F984" w:rsidR="00D61EA7" w:rsidRPr="00015210" w:rsidRDefault="00D61EA7" w:rsidP="00D61EA7">
            <w:pPr>
              <w:jc w:val="center"/>
              <w:rPr>
                <w:color w:val="000000"/>
                <w:sz w:val="20"/>
                <w:szCs w:val="20"/>
              </w:rPr>
            </w:pPr>
            <w:r w:rsidRPr="00015210">
              <w:rPr>
                <w:color w:val="000000"/>
                <w:sz w:val="20"/>
                <w:szCs w:val="20"/>
              </w:rPr>
              <w:t>(0.081)</w:t>
            </w:r>
          </w:p>
        </w:tc>
        <w:tc>
          <w:tcPr>
            <w:tcW w:w="847" w:type="dxa"/>
            <w:tcBorders>
              <w:top w:val="nil"/>
              <w:left w:val="nil"/>
              <w:bottom w:val="nil"/>
              <w:right w:val="nil"/>
            </w:tcBorders>
            <w:noWrap/>
            <w:tcMar>
              <w:top w:w="15" w:type="dxa"/>
              <w:left w:w="15" w:type="dxa"/>
              <w:bottom w:w="0" w:type="dxa"/>
              <w:right w:w="15" w:type="dxa"/>
            </w:tcMar>
            <w:hideMark/>
            <w:tcPrChange w:id="1185"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1DF37C54" w14:textId="77777777" w:rsidR="00D61EA7" w:rsidRPr="00015210" w:rsidRDefault="00D61EA7" w:rsidP="00D61EA7">
            <w:pPr>
              <w:jc w:val="center"/>
              <w:rPr>
                <w:color w:val="000000"/>
                <w:sz w:val="20"/>
                <w:szCs w:val="20"/>
              </w:rPr>
            </w:pPr>
            <w:r w:rsidRPr="00015210">
              <w:rPr>
                <w:color w:val="000000"/>
                <w:sz w:val="20"/>
                <w:szCs w:val="20"/>
              </w:rPr>
              <w:t>(0.199)</w:t>
            </w:r>
          </w:p>
        </w:tc>
        <w:tc>
          <w:tcPr>
            <w:tcW w:w="880" w:type="dxa"/>
            <w:tcBorders>
              <w:top w:val="nil"/>
              <w:left w:val="nil"/>
              <w:bottom w:val="nil"/>
              <w:right w:val="nil"/>
            </w:tcBorders>
            <w:noWrap/>
            <w:tcMar>
              <w:top w:w="15" w:type="dxa"/>
              <w:left w:w="15" w:type="dxa"/>
              <w:bottom w:w="0" w:type="dxa"/>
              <w:right w:w="15" w:type="dxa"/>
            </w:tcMar>
            <w:hideMark/>
            <w:tcPrChange w:id="1186"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20F55685" w14:textId="77777777" w:rsidR="00D61EA7" w:rsidRPr="00015210" w:rsidRDefault="00D61EA7" w:rsidP="00D61EA7">
            <w:pPr>
              <w:jc w:val="center"/>
              <w:rPr>
                <w:color w:val="000000"/>
                <w:sz w:val="20"/>
                <w:szCs w:val="20"/>
              </w:rPr>
            </w:pPr>
            <w:r w:rsidRPr="00015210">
              <w:rPr>
                <w:color w:val="000000"/>
                <w:sz w:val="20"/>
                <w:szCs w:val="20"/>
              </w:rPr>
              <w:t>(0.224)</w:t>
            </w:r>
          </w:p>
        </w:tc>
        <w:tc>
          <w:tcPr>
            <w:tcW w:w="880" w:type="dxa"/>
            <w:tcBorders>
              <w:top w:val="nil"/>
              <w:left w:val="nil"/>
              <w:bottom w:val="nil"/>
              <w:right w:val="nil"/>
            </w:tcBorders>
            <w:noWrap/>
            <w:tcMar>
              <w:top w:w="15" w:type="dxa"/>
              <w:left w:w="15" w:type="dxa"/>
              <w:bottom w:w="0" w:type="dxa"/>
              <w:right w:w="15" w:type="dxa"/>
            </w:tcMar>
            <w:hideMark/>
            <w:tcPrChange w:id="1187"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7F04E209" w14:textId="77777777" w:rsidR="00D61EA7" w:rsidRPr="00015210" w:rsidRDefault="00D61EA7" w:rsidP="00D61EA7">
            <w:pPr>
              <w:jc w:val="center"/>
              <w:rPr>
                <w:color w:val="000000"/>
                <w:sz w:val="20"/>
                <w:szCs w:val="20"/>
              </w:rPr>
            </w:pPr>
            <w:r w:rsidRPr="00015210">
              <w:rPr>
                <w:color w:val="000000"/>
                <w:sz w:val="20"/>
                <w:szCs w:val="20"/>
              </w:rPr>
              <w:t>(0.224)</w:t>
            </w:r>
          </w:p>
        </w:tc>
        <w:tc>
          <w:tcPr>
            <w:tcW w:w="1986" w:type="dxa"/>
            <w:tcBorders>
              <w:top w:val="nil"/>
              <w:left w:val="nil"/>
              <w:bottom w:val="nil"/>
              <w:right w:val="nil"/>
            </w:tcBorders>
            <w:tcPrChange w:id="1188" w:author="Dylan CHEN" w:date="2026-08-30T09:41:00Z" w16du:dateUtc="2026-08-30T01:41:00Z">
              <w:tcPr>
                <w:tcW w:w="1986" w:type="dxa"/>
                <w:gridSpan w:val="2"/>
                <w:tcBorders>
                  <w:top w:val="nil"/>
                  <w:left w:val="nil"/>
                  <w:bottom w:val="nil"/>
                  <w:right w:val="nil"/>
                </w:tcBorders>
                <w:vAlign w:val="center"/>
              </w:tcPr>
            </w:tcPrChange>
          </w:tcPr>
          <w:p w14:paraId="51C033C5" w14:textId="2C7755B9" w:rsidR="00D61EA7" w:rsidRPr="00015210" w:rsidRDefault="00D61EA7" w:rsidP="00D61EA7">
            <w:pPr>
              <w:jc w:val="center"/>
              <w:rPr>
                <w:color w:val="000000"/>
                <w:sz w:val="20"/>
                <w:szCs w:val="20"/>
              </w:rPr>
            </w:pPr>
            <w:r w:rsidRPr="00015210">
              <w:rPr>
                <w:color w:val="000000"/>
                <w:sz w:val="20"/>
                <w:szCs w:val="20"/>
              </w:rPr>
              <w:t>(0.603)</w:t>
            </w:r>
          </w:p>
        </w:tc>
      </w:tr>
      <w:tr w:rsidR="00D61EA7" w:rsidRPr="00015210" w14:paraId="611165D3" w14:textId="558EEF8C" w:rsidTr="00596C3A">
        <w:trPr>
          <w:jc w:val="center"/>
          <w:trPrChange w:id="1189" w:author="Dylan CHEN" w:date="2026-08-30T09:41:00Z" w16du:dateUtc="2026-08-30T01:41:00Z">
            <w:trPr>
              <w:jc w:val="center"/>
            </w:trPr>
          </w:trPrChange>
        </w:trPr>
        <w:tc>
          <w:tcPr>
            <w:tcW w:w="2030" w:type="dxa"/>
            <w:vMerge w:val="restart"/>
            <w:tcBorders>
              <w:top w:val="nil"/>
              <w:left w:val="nil"/>
              <w:bottom w:val="nil"/>
              <w:right w:val="nil"/>
            </w:tcBorders>
            <w:noWrap/>
            <w:tcMar>
              <w:top w:w="15" w:type="dxa"/>
              <w:left w:w="15" w:type="dxa"/>
              <w:bottom w:w="0" w:type="dxa"/>
              <w:right w:w="15" w:type="dxa"/>
            </w:tcMar>
            <w:hideMark/>
            <w:tcPrChange w:id="1190" w:author="Dylan CHEN" w:date="2026-08-30T09:41:00Z" w16du:dateUtc="2026-08-30T01:41:00Z">
              <w:tcPr>
                <w:tcW w:w="0" w:type="auto"/>
                <w:gridSpan w:val="2"/>
                <w:vMerge w:val="restart"/>
                <w:tcBorders>
                  <w:top w:val="nil"/>
                  <w:left w:val="nil"/>
                  <w:bottom w:val="nil"/>
                  <w:right w:val="nil"/>
                </w:tcBorders>
                <w:noWrap/>
                <w:tcMar>
                  <w:top w:w="15" w:type="dxa"/>
                  <w:left w:w="15" w:type="dxa"/>
                  <w:bottom w:w="0" w:type="dxa"/>
                  <w:right w:w="15" w:type="dxa"/>
                </w:tcMar>
                <w:hideMark/>
              </w:tcPr>
            </w:tcPrChange>
          </w:tcPr>
          <w:p w14:paraId="05968AFC"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Change w:id="1191" w:author="Dylan CHEN" w:date="2026-08-30T09:41:00Z" w16du:dateUtc="2026-08-30T01:41:00Z">
              <w:tcPr>
                <w:tcW w:w="2917" w:type="dxa"/>
                <w:gridSpan w:val="2"/>
                <w:tcBorders>
                  <w:top w:val="nil"/>
                  <w:left w:val="nil"/>
                  <w:bottom w:val="nil"/>
                  <w:right w:val="nil"/>
                </w:tcBorders>
                <w:noWrap/>
                <w:tcMar>
                  <w:top w:w="15" w:type="dxa"/>
                  <w:left w:w="15" w:type="dxa"/>
                  <w:bottom w:w="0" w:type="dxa"/>
                  <w:right w:w="15" w:type="dxa"/>
                </w:tcMar>
                <w:hideMark/>
              </w:tcPr>
            </w:tcPrChange>
          </w:tcPr>
          <w:p w14:paraId="7B5E98B8" w14:textId="4599A773" w:rsidR="00D61EA7" w:rsidRPr="00015210" w:rsidRDefault="00D61EA7" w:rsidP="00D61EA7">
            <w:pPr>
              <w:jc w:val="center"/>
              <w:rPr>
                <w:color w:val="000000"/>
                <w:sz w:val="20"/>
                <w:szCs w:val="20"/>
              </w:rPr>
            </w:pPr>
            <w:r w:rsidRPr="00015210">
              <w:rPr>
                <w:color w:val="000000"/>
                <w:sz w:val="20"/>
                <w:szCs w:val="20"/>
              </w:rPr>
              <w:t>-0.041**</w:t>
            </w:r>
          </w:p>
        </w:tc>
        <w:tc>
          <w:tcPr>
            <w:tcW w:w="847" w:type="dxa"/>
            <w:tcBorders>
              <w:top w:val="nil"/>
              <w:left w:val="nil"/>
              <w:bottom w:val="nil"/>
              <w:right w:val="nil"/>
            </w:tcBorders>
            <w:noWrap/>
            <w:tcMar>
              <w:top w:w="15" w:type="dxa"/>
              <w:left w:w="15" w:type="dxa"/>
              <w:bottom w:w="0" w:type="dxa"/>
              <w:right w:w="15" w:type="dxa"/>
            </w:tcMar>
            <w:hideMark/>
            <w:tcPrChange w:id="1192"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1A747906" w14:textId="77777777" w:rsidR="00D61EA7" w:rsidRPr="00015210" w:rsidRDefault="00D61EA7" w:rsidP="00D61EA7">
            <w:pPr>
              <w:jc w:val="center"/>
              <w:rPr>
                <w:color w:val="000000"/>
                <w:sz w:val="20"/>
                <w:szCs w:val="20"/>
              </w:rPr>
            </w:pPr>
            <w:r w:rsidRPr="00015210">
              <w:rPr>
                <w:color w:val="000000"/>
                <w:sz w:val="20"/>
                <w:szCs w:val="20"/>
              </w:rPr>
              <w:t>-0.117***</w:t>
            </w:r>
          </w:p>
        </w:tc>
        <w:tc>
          <w:tcPr>
            <w:tcW w:w="880" w:type="dxa"/>
            <w:tcBorders>
              <w:top w:val="nil"/>
              <w:left w:val="nil"/>
              <w:bottom w:val="nil"/>
              <w:right w:val="nil"/>
            </w:tcBorders>
            <w:noWrap/>
            <w:tcMar>
              <w:top w:w="15" w:type="dxa"/>
              <w:left w:w="15" w:type="dxa"/>
              <w:bottom w:w="0" w:type="dxa"/>
              <w:right w:w="15" w:type="dxa"/>
            </w:tcMar>
            <w:hideMark/>
            <w:tcPrChange w:id="1193"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0153A7FC" w14:textId="77777777" w:rsidR="00D61EA7" w:rsidRPr="00015210" w:rsidRDefault="00D61EA7" w:rsidP="00D61EA7">
            <w:pPr>
              <w:jc w:val="center"/>
              <w:rPr>
                <w:color w:val="000000"/>
                <w:sz w:val="20"/>
                <w:szCs w:val="20"/>
              </w:rPr>
            </w:pPr>
            <w:r w:rsidRPr="00015210">
              <w:rPr>
                <w:color w:val="000000"/>
                <w:sz w:val="20"/>
                <w:szCs w:val="20"/>
              </w:rPr>
              <w:t>-0.117**</w:t>
            </w:r>
          </w:p>
        </w:tc>
        <w:tc>
          <w:tcPr>
            <w:tcW w:w="880" w:type="dxa"/>
            <w:tcBorders>
              <w:top w:val="nil"/>
              <w:left w:val="nil"/>
              <w:bottom w:val="nil"/>
              <w:right w:val="nil"/>
            </w:tcBorders>
            <w:noWrap/>
            <w:tcMar>
              <w:top w:w="15" w:type="dxa"/>
              <w:left w:w="15" w:type="dxa"/>
              <w:bottom w:w="0" w:type="dxa"/>
              <w:right w:w="15" w:type="dxa"/>
            </w:tcMar>
            <w:hideMark/>
            <w:tcPrChange w:id="1194"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016028FF" w14:textId="77777777" w:rsidR="00D61EA7" w:rsidRPr="00015210" w:rsidRDefault="00D61EA7" w:rsidP="00D61EA7">
            <w:pPr>
              <w:jc w:val="center"/>
              <w:rPr>
                <w:color w:val="000000"/>
                <w:sz w:val="20"/>
                <w:szCs w:val="20"/>
              </w:rPr>
            </w:pPr>
            <w:r w:rsidRPr="00015210">
              <w:rPr>
                <w:color w:val="000000"/>
                <w:sz w:val="20"/>
                <w:szCs w:val="20"/>
              </w:rPr>
              <w:t>-0.117**</w:t>
            </w:r>
          </w:p>
        </w:tc>
        <w:tc>
          <w:tcPr>
            <w:tcW w:w="1986" w:type="dxa"/>
            <w:tcBorders>
              <w:top w:val="nil"/>
              <w:left w:val="nil"/>
              <w:bottom w:val="nil"/>
              <w:right w:val="nil"/>
            </w:tcBorders>
            <w:tcPrChange w:id="1195" w:author="Dylan CHEN" w:date="2026-08-30T09:41:00Z" w16du:dateUtc="2026-08-30T01:41:00Z">
              <w:tcPr>
                <w:tcW w:w="1986" w:type="dxa"/>
                <w:gridSpan w:val="2"/>
                <w:tcBorders>
                  <w:top w:val="nil"/>
                  <w:left w:val="nil"/>
                  <w:bottom w:val="nil"/>
                  <w:right w:val="nil"/>
                </w:tcBorders>
                <w:vAlign w:val="center"/>
              </w:tcPr>
            </w:tcPrChange>
          </w:tcPr>
          <w:p w14:paraId="6788A5AC" w14:textId="7920697A" w:rsidR="00D61EA7" w:rsidRPr="00015210" w:rsidRDefault="00D61EA7" w:rsidP="00D61EA7">
            <w:pPr>
              <w:jc w:val="center"/>
              <w:rPr>
                <w:color w:val="000000"/>
                <w:sz w:val="20"/>
                <w:szCs w:val="20"/>
              </w:rPr>
            </w:pPr>
            <w:r w:rsidRPr="00015210">
              <w:rPr>
                <w:color w:val="000000"/>
                <w:sz w:val="20"/>
                <w:szCs w:val="20"/>
              </w:rPr>
              <w:t>-0.204·</w:t>
            </w:r>
          </w:p>
        </w:tc>
      </w:tr>
      <w:tr w:rsidR="00D61EA7" w:rsidRPr="00015210" w14:paraId="71D9227B" w14:textId="0048B332" w:rsidTr="00596C3A">
        <w:trPr>
          <w:jc w:val="center"/>
          <w:trPrChange w:id="1196" w:author="Dylan CHEN" w:date="2026-08-30T09:41:00Z" w16du:dateUtc="2026-08-30T01:41:00Z">
            <w:trPr>
              <w:jc w:val="center"/>
            </w:trPr>
          </w:trPrChange>
        </w:trPr>
        <w:tc>
          <w:tcPr>
            <w:tcW w:w="2030" w:type="dxa"/>
            <w:vMerge/>
            <w:tcBorders>
              <w:top w:val="nil"/>
              <w:left w:val="nil"/>
              <w:bottom w:val="nil"/>
              <w:right w:val="nil"/>
            </w:tcBorders>
            <w:hideMark/>
            <w:tcPrChange w:id="1197" w:author="Dylan CHEN" w:date="2026-08-30T09:41:00Z" w16du:dateUtc="2026-08-30T01:41:00Z">
              <w:tcPr>
                <w:tcW w:w="0" w:type="auto"/>
                <w:gridSpan w:val="2"/>
                <w:vMerge/>
                <w:tcBorders>
                  <w:top w:val="nil"/>
                  <w:left w:val="nil"/>
                  <w:bottom w:val="nil"/>
                  <w:right w:val="nil"/>
                </w:tcBorders>
                <w:hideMark/>
              </w:tcPr>
            </w:tcPrChange>
          </w:tcPr>
          <w:p w14:paraId="737C34E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Change w:id="1198" w:author="Dylan CHEN" w:date="2026-08-30T09:41:00Z" w16du:dateUtc="2026-08-30T01:41:00Z">
              <w:tcPr>
                <w:tcW w:w="2917" w:type="dxa"/>
                <w:gridSpan w:val="2"/>
                <w:tcBorders>
                  <w:top w:val="nil"/>
                  <w:left w:val="nil"/>
                  <w:bottom w:val="nil"/>
                  <w:right w:val="nil"/>
                </w:tcBorders>
                <w:noWrap/>
                <w:tcMar>
                  <w:top w:w="15" w:type="dxa"/>
                  <w:left w:w="15" w:type="dxa"/>
                  <w:bottom w:w="0" w:type="dxa"/>
                  <w:right w:w="15" w:type="dxa"/>
                </w:tcMar>
                <w:hideMark/>
              </w:tcPr>
            </w:tcPrChange>
          </w:tcPr>
          <w:p w14:paraId="7F06DDC1" w14:textId="1B785B10" w:rsidR="00D61EA7" w:rsidRPr="00015210" w:rsidRDefault="00D61EA7" w:rsidP="00D61EA7">
            <w:pPr>
              <w:jc w:val="center"/>
              <w:rPr>
                <w:color w:val="000000"/>
                <w:sz w:val="20"/>
                <w:szCs w:val="20"/>
              </w:rPr>
            </w:pPr>
            <w:r w:rsidRPr="00015210">
              <w:rPr>
                <w:color w:val="000000"/>
                <w:sz w:val="20"/>
                <w:szCs w:val="20"/>
              </w:rPr>
              <w:t>(0.014)</w:t>
            </w:r>
          </w:p>
        </w:tc>
        <w:tc>
          <w:tcPr>
            <w:tcW w:w="847" w:type="dxa"/>
            <w:tcBorders>
              <w:top w:val="nil"/>
              <w:left w:val="nil"/>
              <w:bottom w:val="nil"/>
              <w:right w:val="nil"/>
            </w:tcBorders>
            <w:noWrap/>
            <w:tcMar>
              <w:top w:w="15" w:type="dxa"/>
              <w:left w:w="15" w:type="dxa"/>
              <w:bottom w:w="0" w:type="dxa"/>
              <w:right w:w="15" w:type="dxa"/>
            </w:tcMar>
            <w:hideMark/>
            <w:tcPrChange w:id="1199"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62867A91" w14:textId="77777777" w:rsidR="00D61EA7" w:rsidRPr="00015210" w:rsidRDefault="00D61EA7" w:rsidP="00D61EA7">
            <w:pPr>
              <w:jc w:val="center"/>
              <w:rPr>
                <w:color w:val="000000"/>
                <w:sz w:val="20"/>
                <w:szCs w:val="20"/>
              </w:rPr>
            </w:pPr>
            <w:r w:rsidRPr="00015210">
              <w:rPr>
                <w:color w:val="000000"/>
                <w:sz w:val="20"/>
                <w:szCs w:val="20"/>
              </w:rPr>
              <w:t>(0.034)</w:t>
            </w:r>
          </w:p>
        </w:tc>
        <w:tc>
          <w:tcPr>
            <w:tcW w:w="880" w:type="dxa"/>
            <w:tcBorders>
              <w:top w:val="nil"/>
              <w:left w:val="nil"/>
              <w:bottom w:val="nil"/>
              <w:right w:val="nil"/>
            </w:tcBorders>
            <w:noWrap/>
            <w:tcMar>
              <w:top w:w="15" w:type="dxa"/>
              <w:left w:w="15" w:type="dxa"/>
              <w:bottom w:w="0" w:type="dxa"/>
              <w:right w:w="15" w:type="dxa"/>
            </w:tcMar>
            <w:hideMark/>
            <w:tcPrChange w:id="1200"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5C19060F" w14:textId="77777777" w:rsidR="00D61EA7" w:rsidRPr="00015210" w:rsidRDefault="00D61EA7" w:rsidP="00D61EA7">
            <w:pPr>
              <w:jc w:val="center"/>
              <w:rPr>
                <w:color w:val="000000"/>
                <w:sz w:val="20"/>
                <w:szCs w:val="20"/>
              </w:rPr>
            </w:pPr>
            <w:r w:rsidRPr="00015210">
              <w:rPr>
                <w:color w:val="000000"/>
                <w:sz w:val="20"/>
                <w:szCs w:val="20"/>
              </w:rPr>
              <w:t>(0.039)</w:t>
            </w:r>
          </w:p>
        </w:tc>
        <w:tc>
          <w:tcPr>
            <w:tcW w:w="880" w:type="dxa"/>
            <w:tcBorders>
              <w:top w:val="nil"/>
              <w:left w:val="nil"/>
              <w:bottom w:val="nil"/>
              <w:right w:val="nil"/>
            </w:tcBorders>
            <w:noWrap/>
            <w:tcMar>
              <w:top w:w="15" w:type="dxa"/>
              <w:left w:w="15" w:type="dxa"/>
              <w:bottom w:w="0" w:type="dxa"/>
              <w:right w:w="15" w:type="dxa"/>
            </w:tcMar>
            <w:hideMark/>
            <w:tcPrChange w:id="1201"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470A512E" w14:textId="77777777" w:rsidR="00D61EA7" w:rsidRPr="00015210" w:rsidRDefault="00D61EA7" w:rsidP="00D61EA7">
            <w:pPr>
              <w:jc w:val="center"/>
              <w:rPr>
                <w:color w:val="000000"/>
                <w:sz w:val="20"/>
                <w:szCs w:val="20"/>
              </w:rPr>
            </w:pPr>
            <w:r w:rsidRPr="00015210">
              <w:rPr>
                <w:color w:val="000000"/>
                <w:sz w:val="20"/>
                <w:szCs w:val="20"/>
              </w:rPr>
              <w:t>(0.039)</w:t>
            </w:r>
          </w:p>
        </w:tc>
        <w:tc>
          <w:tcPr>
            <w:tcW w:w="1986" w:type="dxa"/>
            <w:tcBorders>
              <w:top w:val="nil"/>
              <w:left w:val="nil"/>
              <w:bottom w:val="nil"/>
              <w:right w:val="nil"/>
            </w:tcBorders>
            <w:tcPrChange w:id="1202" w:author="Dylan CHEN" w:date="2026-08-30T09:41:00Z" w16du:dateUtc="2026-08-30T01:41:00Z">
              <w:tcPr>
                <w:tcW w:w="1986" w:type="dxa"/>
                <w:gridSpan w:val="2"/>
                <w:tcBorders>
                  <w:top w:val="nil"/>
                  <w:left w:val="nil"/>
                  <w:bottom w:val="nil"/>
                  <w:right w:val="nil"/>
                </w:tcBorders>
                <w:vAlign w:val="center"/>
              </w:tcPr>
            </w:tcPrChange>
          </w:tcPr>
          <w:p w14:paraId="000F3460" w14:textId="6B7B7444" w:rsidR="00D61EA7" w:rsidRPr="00015210" w:rsidRDefault="00D61EA7" w:rsidP="00D61EA7">
            <w:pPr>
              <w:jc w:val="center"/>
              <w:rPr>
                <w:color w:val="000000"/>
                <w:sz w:val="20"/>
                <w:szCs w:val="20"/>
              </w:rPr>
            </w:pPr>
            <w:r w:rsidRPr="00015210">
              <w:rPr>
                <w:color w:val="000000"/>
                <w:sz w:val="20"/>
                <w:szCs w:val="20"/>
              </w:rPr>
              <w:t>(0.106)</w:t>
            </w:r>
          </w:p>
        </w:tc>
      </w:tr>
      <w:tr w:rsidR="00D61EA7" w:rsidRPr="00015210" w14:paraId="5EAECA42" w14:textId="6258E49F" w:rsidTr="00596C3A">
        <w:trPr>
          <w:jc w:val="center"/>
          <w:trPrChange w:id="1203" w:author="Dylan CHEN" w:date="2026-08-30T09:41:00Z" w16du:dateUtc="2026-08-30T01:41:00Z">
            <w:trPr>
              <w:jc w:val="center"/>
            </w:trPr>
          </w:trPrChange>
        </w:trPr>
        <w:tc>
          <w:tcPr>
            <w:tcW w:w="2030" w:type="dxa"/>
            <w:vMerge w:val="restart"/>
            <w:tcBorders>
              <w:top w:val="nil"/>
              <w:left w:val="nil"/>
              <w:bottom w:val="single" w:sz="4" w:space="0" w:color="000000"/>
              <w:right w:val="nil"/>
            </w:tcBorders>
            <w:noWrap/>
            <w:tcMar>
              <w:top w:w="15" w:type="dxa"/>
              <w:left w:w="15" w:type="dxa"/>
              <w:bottom w:w="0" w:type="dxa"/>
              <w:right w:w="15" w:type="dxa"/>
            </w:tcMar>
            <w:hideMark/>
            <w:tcPrChange w:id="1204" w:author="Dylan CHEN" w:date="2026-08-30T09:41:00Z" w16du:dateUtc="2026-08-30T01:41:00Z">
              <w:tcPr>
                <w:tcW w:w="0" w:type="auto"/>
                <w:gridSpan w:val="2"/>
                <w:vMerge w:val="restart"/>
                <w:tcBorders>
                  <w:top w:val="nil"/>
                  <w:left w:val="nil"/>
                  <w:bottom w:val="single" w:sz="4" w:space="0" w:color="000000"/>
                  <w:right w:val="nil"/>
                </w:tcBorders>
                <w:noWrap/>
                <w:tcMar>
                  <w:top w:w="15" w:type="dxa"/>
                  <w:left w:w="15" w:type="dxa"/>
                  <w:bottom w:w="0" w:type="dxa"/>
                  <w:right w:w="15" w:type="dxa"/>
                </w:tcMar>
                <w:hideMark/>
              </w:tcPr>
            </w:tcPrChange>
          </w:tcPr>
          <w:p w14:paraId="320CC18B"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Change w:id="1205" w:author="Dylan CHEN" w:date="2026-08-30T09:41:00Z" w16du:dateUtc="2026-08-30T01:41:00Z">
              <w:tcPr>
                <w:tcW w:w="2917" w:type="dxa"/>
                <w:gridSpan w:val="2"/>
                <w:tcBorders>
                  <w:top w:val="nil"/>
                  <w:left w:val="nil"/>
                  <w:bottom w:val="nil"/>
                  <w:right w:val="nil"/>
                </w:tcBorders>
                <w:noWrap/>
                <w:tcMar>
                  <w:top w:w="15" w:type="dxa"/>
                  <w:left w:w="15" w:type="dxa"/>
                  <w:bottom w:w="0" w:type="dxa"/>
                  <w:right w:w="15" w:type="dxa"/>
                </w:tcMar>
                <w:hideMark/>
              </w:tcPr>
            </w:tcPrChange>
          </w:tcPr>
          <w:p w14:paraId="2E69CAE3" w14:textId="02C124FA" w:rsidR="00D61EA7" w:rsidRPr="00015210" w:rsidRDefault="00D61EA7" w:rsidP="00D61EA7">
            <w:pPr>
              <w:jc w:val="center"/>
              <w:rPr>
                <w:color w:val="000000"/>
                <w:sz w:val="20"/>
                <w:szCs w:val="20"/>
              </w:rPr>
            </w:pPr>
            <w:r w:rsidRPr="00015210">
              <w:rPr>
                <w:color w:val="000000"/>
                <w:sz w:val="20"/>
                <w:szCs w:val="20"/>
              </w:rPr>
              <w:t>0.003</w:t>
            </w:r>
          </w:p>
        </w:tc>
        <w:tc>
          <w:tcPr>
            <w:tcW w:w="847" w:type="dxa"/>
            <w:tcBorders>
              <w:top w:val="nil"/>
              <w:left w:val="nil"/>
              <w:bottom w:val="nil"/>
              <w:right w:val="nil"/>
            </w:tcBorders>
            <w:noWrap/>
            <w:tcMar>
              <w:top w:w="15" w:type="dxa"/>
              <w:left w:w="15" w:type="dxa"/>
              <w:bottom w:w="0" w:type="dxa"/>
              <w:right w:w="15" w:type="dxa"/>
            </w:tcMar>
            <w:hideMark/>
            <w:tcPrChange w:id="1206"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2F87360E" w14:textId="77777777" w:rsidR="00D61EA7" w:rsidRPr="00015210" w:rsidRDefault="00D61EA7" w:rsidP="00D61EA7">
            <w:pPr>
              <w:jc w:val="center"/>
              <w:rPr>
                <w:color w:val="000000"/>
                <w:sz w:val="20"/>
                <w:szCs w:val="20"/>
              </w:rPr>
            </w:pPr>
            <w:r w:rsidRPr="00015210">
              <w:rPr>
                <w:color w:val="000000"/>
                <w:sz w:val="20"/>
                <w:szCs w:val="20"/>
              </w:rPr>
              <w:t>0.010</w:t>
            </w:r>
          </w:p>
        </w:tc>
        <w:tc>
          <w:tcPr>
            <w:tcW w:w="880" w:type="dxa"/>
            <w:tcBorders>
              <w:top w:val="nil"/>
              <w:left w:val="nil"/>
              <w:bottom w:val="nil"/>
              <w:right w:val="nil"/>
            </w:tcBorders>
            <w:noWrap/>
            <w:tcMar>
              <w:top w:w="15" w:type="dxa"/>
              <w:left w:w="15" w:type="dxa"/>
              <w:bottom w:w="0" w:type="dxa"/>
              <w:right w:w="15" w:type="dxa"/>
            </w:tcMar>
            <w:hideMark/>
            <w:tcPrChange w:id="1207"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71318310" w14:textId="77777777" w:rsidR="00D61EA7" w:rsidRPr="00015210" w:rsidRDefault="00D61EA7" w:rsidP="00D61EA7">
            <w:pPr>
              <w:jc w:val="center"/>
              <w:rPr>
                <w:color w:val="000000"/>
                <w:sz w:val="20"/>
                <w:szCs w:val="20"/>
              </w:rPr>
            </w:pPr>
            <w:r w:rsidRPr="00015210">
              <w:rPr>
                <w:color w:val="000000"/>
                <w:sz w:val="20"/>
                <w:szCs w:val="20"/>
              </w:rPr>
              <w:t>0.010</w:t>
            </w:r>
          </w:p>
        </w:tc>
        <w:tc>
          <w:tcPr>
            <w:tcW w:w="880" w:type="dxa"/>
            <w:tcBorders>
              <w:top w:val="nil"/>
              <w:left w:val="nil"/>
              <w:bottom w:val="nil"/>
              <w:right w:val="nil"/>
            </w:tcBorders>
            <w:noWrap/>
            <w:tcMar>
              <w:top w:w="15" w:type="dxa"/>
              <w:left w:w="15" w:type="dxa"/>
              <w:bottom w:w="0" w:type="dxa"/>
              <w:right w:w="15" w:type="dxa"/>
            </w:tcMar>
            <w:hideMark/>
            <w:tcPrChange w:id="1208"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137DDDB3" w14:textId="77777777" w:rsidR="00D61EA7" w:rsidRPr="00015210" w:rsidRDefault="00D61EA7" w:rsidP="00D61EA7">
            <w:pPr>
              <w:jc w:val="center"/>
              <w:rPr>
                <w:color w:val="000000"/>
                <w:sz w:val="20"/>
                <w:szCs w:val="20"/>
              </w:rPr>
            </w:pPr>
            <w:r w:rsidRPr="00015210">
              <w:rPr>
                <w:color w:val="000000"/>
                <w:sz w:val="20"/>
                <w:szCs w:val="20"/>
              </w:rPr>
              <w:t>0.010</w:t>
            </w:r>
          </w:p>
        </w:tc>
        <w:tc>
          <w:tcPr>
            <w:tcW w:w="1986" w:type="dxa"/>
            <w:tcBorders>
              <w:top w:val="nil"/>
              <w:left w:val="nil"/>
              <w:bottom w:val="nil"/>
              <w:right w:val="nil"/>
            </w:tcBorders>
            <w:tcPrChange w:id="1209" w:author="Dylan CHEN" w:date="2026-08-30T09:41:00Z" w16du:dateUtc="2026-08-30T01:41:00Z">
              <w:tcPr>
                <w:tcW w:w="1986" w:type="dxa"/>
                <w:gridSpan w:val="2"/>
                <w:tcBorders>
                  <w:top w:val="nil"/>
                  <w:left w:val="nil"/>
                  <w:bottom w:val="nil"/>
                  <w:right w:val="nil"/>
                </w:tcBorders>
                <w:vAlign w:val="center"/>
              </w:tcPr>
            </w:tcPrChange>
          </w:tcPr>
          <w:p w14:paraId="07479440" w14:textId="7A2833C9" w:rsidR="00D61EA7" w:rsidRPr="00015210" w:rsidRDefault="00D61EA7" w:rsidP="00D61EA7">
            <w:pPr>
              <w:jc w:val="center"/>
              <w:rPr>
                <w:color w:val="000000"/>
                <w:sz w:val="20"/>
                <w:szCs w:val="20"/>
              </w:rPr>
            </w:pPr>
            <w:r w:rsidRPr="00015210">
              <w:rPr>
                <w:color w:val="000000"/>
                <w:sz w:val="20"/>
                <w:szCs w:val="20"/>
              </w:rPr>
              <w:t>0.114**</w:t>
            </w:r>
          </w:p>
        </w:tc>
      </w:tr>
      <w:tr w:rsidR="00D61EA7" w:rsidRPr="00015210" w14:paraId="6BBA4AD5" w14:textId="600F08F4" w:rsidTr="00596C3A">
        <w:trPr>
          <w:jc w:val="center"/>
          <w:trPrChange w:id="1210" w:author="Dylan CHEN" w:date="2026-08-30T09:41:00Z" w16du:dateUtc="2026-08-30T01:41:00Z">
            <w:trPr>
              <w:jc w:val="center"/>
            </w:trPr>
          </w:trPrChange>
        </w:trPr>
        <w:tc>
          <w:tcPr>
            <w:tcW w:w="2030" w:type="dxa"/>
            <w:vMerge/>
            <w:tcBorders>
              <w:top w:val="nil"/>
              <w:left w:val="nil"/>
              <w:bottom w:val="single" w:sz="4" w:space="0" w:color="000000"/>
              <w:right w:val="nil"/>
            </w:tcBorders>
            <w:hideMark/>
            <w:tcPrChange w:id="1211" w:author="Dylan CHEN" w:date="2026-08-30T09:41:00Z" w16du:dateUtc="2026-08-30T01:41:00Z">
              <w:tcPr>
                <w:tcW w:w="0" w:type="auto"/>
                <w:gridSpan w:val="2"/>
                <w:vMerge/>
                <w:tcBorders>
                  <w:top w:val="nil"/>
                  <w:left w:val="nil"/>
                  <w:bottom w:val="single" w:sz="4" w:space="0" w:color="000000"/>
                  <w:right w:val="nil"/>
                </w:tcBorders>
                <w:hideMark/>
              </w:tcPr>
            </w:tcPrChange>
          </w:tcPr>
          <w:p w14:paraId="72922296" w14:textId="77777777" w:rsidR="00D61EA7" w:rsidRPr="00015210" w:rsidRDefault="00D61EA7" w:rsidP="00D61EA7">
            <w:pPr>
              <w:rPr>
                <w:i/>
                <w:iCs/>
                <w:color w:val="000000"/>
                <w:sz w:val="20"/>
                <w:szCs w:val="20"/>
              </w:rPr>
            </w:pPr>
          </w:p>
        </w:tc>
        <w:tc>
          <w:tcPr>
            <w:tcW w:w="2917" w:type="dxa"/>
            <w:tcBorders>
              <w:top w:val="nil"/>
              <w:left w:val="nil"/>
              <w:bottom w:val="single" w:sz="4" w:space="0" w:color="auto"/>
              <w:right w:val="nil"/>
            </w:tcBorders>
            <w:noWrap/>
            <w:tcMar>
              <w:top w:w="15" w:type="dxa"/>
              <w:left w:w="15" w:type="dxa"/>
              <w:bottom w:w="0" w:type="dxa"/>
              <w:right w:w="15" w:type="dxa"/>
            </w:tcMar>
            <w:hideMark/>
            <w:tcPrChange w:id="1212" w:author="Dylan CHEN" w:date="2026-08-30T09:41:00Z" w16du:dateUtc="2026-08-30T01:41:00Z">
              <w:tcPr>
                <w:tcW w:w="2917" w:type="dxa"/>
                <w:gridSpan w:val="2"/>
                <w:tcBorders>
                  <w:top w:val="nil"/>
                  <w:left w:val="nil"/>
                  <w:bottom w:val="single" w:sz="4" w:space="0" w:color="auto"/>
                  <w:right w:val="nil"/>
                </w:tcBorders>
                <w:noWrap/>
                <w:tcMar>
                  <w:top w:w="15" w:type="dxa"/>
                  <w:left w:w="15" w:type="dxa"/>
                  <w:bottom w:w="0" w:type="dxa"/>
                  <w:right w:w="15" w:type="dxa"/>
                </w:tcMar>
                <w:hideMark/>
              </w:tcPr>
            </w:tcPrChange>
          </w:tcPr>
          <w:p w14:paraId="6B45C1CF" w14:textId="0A904941" w:rsidR="00D61EA7" w:rsidRPr="00015210" w:rsidRDefault="00D61EA7" w:rsidP="00D61EA7">
            <w:pPr>
              <w:jc w:val="center"/>
              <w:rPr>
                <w:color w:val="000000"/>
                <w:sz w:val="20"/>
                <w:szCs w:val="20"/>
              </w:rPr>
            </w:pPr>
            <w:r w:rsidRPr="00015210">
              <w:rPr>
                <w:color w:val="000000"/>
                <w:sz w:val="20"/>
                <w:szCs w:val="20"/>
              </w:rPr>
              <w:t>(0.004)</w:t>
            </w:r>
          </w:p>
        </w:tc>
        <w:tc>
          <w:tcPr>
            <w:tcW w:w="847" w:type="dxa"/>
            <w:tcBorders>
              <w:top w:val="nil"/>
              <w:left w:val="nil"/>
              <w:bottom w:val="single" w:sz="4" w:space="0" w:color="auto"/>
              <w:right w:val="nil"/>
            </w:tcBorders>
            <w:noWrap/>
            <w:tcMar>
              <w:top w:w="15" w:type="dxa"/>
              <w:left w:w="15" w:type="dxa"/>
              <w:bottom w:w="0" w:type="dxa"/>
              <w:right w:w="15" w:type="dxa"/>
            </w:tcMar>
            <w:hideMark/>
            <w:tcPrChange w:id="1213" w:author="Dylan CHEN" w:date="2026-08-30T09:41:00Z" w16du:dateUtc="2026-08-30T01:41: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3B309A21" w14:textId="77777777" w:rsidR="00D61EA7" w:rsidRPr="00015210" w:rsidRDefault="00D61EA7" w:rsidP="00D61EA7">
            <w:pPr>
              <w:jc w:val="center"/>
              <w:rPr>
                <w:color w:val="000000"/>
                <w:sz w:val="20"/>
                <w:szCs w:val="20"/>
              </w:rPr>
            </w:pPr>
            <w:r w:rsidRPr="00015210">
              <w:rPr>
                <w:color w:val="000000"/>
                <w:sz w:val="20"/>
                <w:szCs w:val="20"/>
              </w:rPr>
              <w:t>(0.014)</w:t>
            </w:r>
          </w:p>
        </w:tc>
        <w:tc>
          <w:tcPr>
            <w:tcW w:w="880" w:type="dxa"/>
            <w:tcBorders>
              <w:top w:val="nil"/>
              <w:left w:val="nil"/>
              <w:bottom w:val="single" w:sz="4" w:space="0" w:color="auto"/>
              <w:right w:val="nil"/>
            </w:tcBorders>
            <w:noWrap/>
            <w:tcMar>
              <w:top w:w="15" w:type="dxa"/>
              <w:left w:w="15" w:type="dxa"/>
              <w:bottom w:w="0" w:type="dxa"/>
              <w:right w:w="15" w:type="dxa"/>
            </w:tcMar>
            <w:hideMark/>
            <w:tcPrChange w:id="1214" w:author="Dylan CHEN" w:date="2026-08-30T09:41:00Z" w16du:dateUtc="2026-08-30T01:41: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5295C9D1" w14:textId="77777777" w:rsidR="00D61EA7" w:rsidRPr="00015210" w:rsidRDefault="00D61EA7" w:rsidP="00D61EA7">
            <w:pPr>
              <w:jc w:val="center"/>
              <w:rPr>
                <w:color w:val="000000"/>
                <w:sz w:val="20"/>
                <w:szCs w:val="20"/>
              </w:rPr>
            </w:pPr>
            <w:r w:rsidRPr="00015210">
              <w:rPr>
                <w:color w:val="000000"/>
                <w:sz w:val="20"/>
                <w:szCs w:val="20"/>
              </w:rPr>
              <w:t>(0.014)</w:t>
            </w:r>
          </w:p>
        </w:tc>
        <w:tc>
          <w:tcPr>
            <w:tcW w:w="880" w:type="dxa"/>
            <w:tcBorders>
              <w:top w:val="nil"/>
              <w:left w:val="nil"/>
              <w:bottom w:val="single" w:sz="4" w:space="0" w:color="auto"/>
              <w:right w:val="nil"/>
            </w:tcBorders>
            <w:noWrap/>
            <w:tcMar>
              <w:top w:w="15" w:type="dxa"/>
              <w:left w:w="15" w:type="dxa"/>
              <w:bottom w:w="0" w:type="dxa"/>
              <w:right w:w="15" w:type="dxa"/>
            </w:tcMar>
            <w:hideMark/>
            <w:tcPrChange w:id="1215" w:author="Dylan CHEN" w:date="2026-08-30T09:41:00Z" w16du:dateUtc="2026-08-30T01:41: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576C2AFF" w14:textId="77777777" w:rsidR="00D61EA7" w:rsidRPr="00015210" w:rsidRDefault="00D61EA7" w:rsidP="00D61EA7">
            <w:pPr>
              <w:jc w:val="center"/>
              <w:rPr>
                <w:color w:val="000000"/>
                <w:sz w:val="20"/>
                <w:szCs w:val="20"/>
              </w:rPr>
            </w:pPr>
            <w:r w:rsidRPr="00015210">
              <w:rPr>
                <w:color w:val="000000"/>
                <w:sz w:val="20"/>
                <w:szCs w:val="20"/>
              </w:rPr>
              <w:t>(0.014)</w:t>
            </w:r>
          </w:p>
        </w:tc>
        <w:tc>
          <w:tcPr>
            <w:tcW w:w="1986" w:type="dxa"/>
            <w:tcBorders>
              <w:top w:val="nil"/>
              <w:left w:val="nil"/>
              <w:bottom w:val="single" w:sz="4" w:space="0" w:color="auto"/>
              <w:right w:val="nil"/>
            </w:tcBorders>
            <w:tcPrChange w:id="1216" w:author="Dylan CHEN" w:date="2026-08-30T09:41:00Z" w16du:dateUtc="2026-08-30T01:41:00Z">
              <w:tcPr>
                <w:tcW w:w="1986" w:type="dxa"/>
                <w:gridSpan w:val="2"/>
                <w:tcBorders>
                  <w:top w:val="nil"/>
                  <w:left w:val="nil"/>
                  <w:bottom w:val="single" w:sz="4" w:space="0" w:color="auto"/>
                  <w:right w:val="nil"/>
                </w:tcBorders>
                <w:vAlign w:val="center"/>
              </w:tcPr>
            </w:tcPrChange>
          </w:tcPr>
          <w:p w14:paraId="3BD77133" w14:textId="73579330" w:rsidR="00D61EA7" w:rsidRPr="00015210" w:rsidRDefault="00D61EA7" w:rsidP="00D61EA7">
            <w:pPr>
              <w:jc w:val="center"/>
              <w:rPr>
                <w:color w:val="000000"/>
                <w:sz w:val="20"/>
                <w:szCs w:val="20"/>
              </w:rPr>
            </w:pPr>
            <w:r w:rsidRPr="00015210">
              <w:rPr>
                <w:color w:val="000000"/>
                <w:sz w:val="20"/>
                <w:szCs w:val="20"/>
              </w:rPr>
              <w:t>(0.036)</w:t>
            </w:r>
          </w:p>
        </w:tc>
      </w:tr>
      <w:tr w:rsidR="00D61EA7" w:rsidRPr="00015210" w14:paraId="0E6DB143" w14:textId="531E9555" w:rsidTr="00596C3A">
        <w:trPr>
          <w:jc w:val="center"/>
          <w:trPrChange w:id="1217" w:author="Dylan CHEN" w:date="2026-08-30T09:41:00Z" w16du:dateUtc="2026-08-30T01:41:00Z">
            <w:trPr>
              <w:jc w:val="center"/>
            </w:trPr>
          </w:trPrChange>
        </w:trPr>
        <w:tc>
          <w:tcPr>
            <w:tcW w:w="2030" w:type="dxa"/>
            <w:tcBorders>
              <w:top w:val="nil"/>
              <w:left w:val="nil"/>
              <w:bottom w:val="nil"/>
              <w:right w:val="nil"/>
            </w:tcBorders>
            <w:noWrap/>
            <w:tcMar>
              <w:top w:w="15" w:type="dxa"/>
              <w:left w:w="15" w:type="dxa"/>
              <w:bottom w:w="0" w:type="dxa"/>
              <w:right w:w="15" w:type="dxa"/>
            </w:tcMar>
            <w:hideMark/>
            <w:tcPrChange w:id="1218"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64D5B12E" w14:textId="77777777" w:rsidR="00D61EA7" w:rsidRPr="00015210" w:rsidRDefault="00D61EA7" w:rsidP="00D61EA7">
            <w:pPr>
              <w:rPr>
                <w:color w:val="000000"/>
                <w:sz w:val="20"/>
                <w:szCs w:val="20"/>
              </w:rPr>
            </w:pPr>
            <w:r w:rsidRPr="00015210">
              <w:rPr>
                <w:color w:val="000000"/>
                <w:sz w:val="20"/>
                <w:szCs w:val="20"/>
              </w:rPr>
              <w:t>other controls</w:t>
            </w:r>
          </w:p>
        </w:tc>
        <w:tc>
          <w:tcPr>
            <w:tcW w:w="2917" w:type="dxa"/>
            <w:tcBorders>
              <w:top w:val="nil"/>
              <w:left w:val="nil"/>
              <w:bottom w:val="nil"/>
              <w:right w:val="nil"/>
            </w:tcBorders>
            <w:noWrap/>
            <w:tcMar>
              <w:top w:w="15" w:type="dxa"/>
              <w:left w:w="15" w:type="dxa"/>
              <w:bottom w:w="0" w:type="dxa"/>
              <w:right w:w="15" w:type="dxa"/>
            </w:tcMar>
            <w:hideMark/>
            <w:tcPrChange w:id="1219" w:author="Dylan CHEN" w:date="2026-08-30T09:41:00Z" w16du:dateUtc="2026-08-30T01:41:00Z">
              <w:tcPr>
                <w:tcW w:w="2917" w:type="dxa"/>
                <w:gridSpan w:val="2"/>
                <w:tcBorders>
                  <w:top w:val="nil"/>
                  <w:left w:val="nil"/>
                  <w:bottom w:val="nil"/>
                  <w:right w:val="nil"/>
                </w:tcBorders>
                <w:noWrap/>
                <w:tcMar>
                  <w:top w:w="15" w:type="dxa"/>
                  <w:left w:w="15" w:type="dxa"/>
                  <w:bottom w:w="0" w:type="dxa"/>
                  <w:right w:w="15" w:type="dxa"/>
                </w:tcMar>
                <w:hideMark/>
              </w:tcPr>
            </w:tcPrChange>
          </w:tcPr>
          <w:p w14:paraId="74FB2FD0" w14:textId="19B78838" w:rsidR="00D61EA7" w:rsidRPr="00015210" w:rsidRDefault="00D61EA7" w:rsidP="00D61EA7">
            <w:pPr>
              <w:jc w:val="center"/>
              <w:rPr>
                <w:color w:val="000000"/>
                <w:sz w:val="20"/>
                <w:szCs w:val="20"/>
              </w:rPr>
            </w:pPr>
            <w:r w:rsidRPr="00015210">
              <w:rPr>
                <w:color w:val="000000"/>
                <w:sz w:val="20"/>
                <w:szCs w:val="20"/>
              </w:rPr>
              <w:t>√</w:t>
            </w:r>
          </w:p>
        </w:tc>
        <w:tc>
          <w:tcPr>
            <w:tcW w:w="847" w:type="dxa"/>
            <w:tcBorders>
              <w:top w:val="nil"/>
              <w:left w:val="nil"/>
              <w:bottom w:val="nil"/>
              <w:right w:val="nil"/>
            </w:tcBorders>
            <w:noWrap/>
            <w:tcMar>
              <w:top w:w="15" w:type="dxa"/>
              <w:left w:w="15" w:type="dxa"/>
              <w:bottom w:w="0" w:type="dxa"/>
              <w:right w:w="15" w:type="dxa"/>
            </w:tcMar>
            <w:hideMark/>
            <w:tcPrChange w:id="1220"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62CAEAA9" w14:textId="77777777" w:rsidR="00D61EA7" w:rsidRPr="00015210" w:rsidRDefault="00D61EA7" w:rsidP="00D61EA7">
            <w:pPr>
              <w:jc w:val="center"/>
              <w:rPr>
                <w:color w:val="000000"/>
                <w:sz w:val="20"/>
                <w:szCs w:val="20"/>
              </w:rPr>
            </w:pP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Change w:id="1221"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1D993F7F" w14:textId="77777777" w:rsidR="00D61EA7" w:rsidRPr="00015210" w:rsidRDefault="00D61EA7" w:rsidP="00D61EA7">
            <w:pPr>
              <w:jc w:val="center"/>
              <w:rPr>
                <w:color w:val="000000"/>
                <w:sz w:val="20"/>
                <w:szCs w:val="20"/>
              </w:rPr>
            </w:pP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Change w:id="1222"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1B25A668"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Change w:id="1223" w:author="Dylan CHEN" w:date="2026-08-30T09:41:00Z" w16du:dateUtc="2026-08-30T01:41:00Z">
              <w:tcPr>
                <w:tcW w:w="1986" w:type="dxa"/>
                <w:gridSpan w:val="2"/>
                <w:tcBorders>
                  <w:top w:val="nil"/>
                  <w:left w:val="nil"/>
                  <w:bottom w:val="nil"/>
                  <w:right w:val="nil"/>
                </w:tcBorders>
              </w:tcPr>
            </w:tcPrChange>
          </w:tcPr>
          <w:p w14:paraId="5753B59E" w14:textId="01B68B4F"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4BDA5823" w14:textId="416B6323" w:rsidTr="00596C3A">
        <w:trPr>
          <w:jc w:val="center"/>
          <w:trPrChange w:id="1224" w:author="Dylan CHEN" w:date="2026-08-30T09:41:00Z" w16du:dateUtc="2026-08-30T01:41:00Z">
            <w:trPr>
              <w:jc w:val="center"/>
            </w:trPr>
          </w:trPrChange>
        </w:trPr>
        <w:tc>
          <w:tcPr>
            <w:tcW w:w="2030" w:type="dxa"/>
            <w:tcBorders>
              <w:top w:val="nil"/>
              <w:left w:val="nil"/>
              <w:bottom w:val="nil"/>
              <w:right w:val="nil"/>
            </w:tcBorders>
            <w:noWrap/>
            <w:tcMar>
              <w:top w:w="15" w:type="dxa"/>
              <w:left w:w="15" w:type="dxa"/>
              <w:bottom w:w="0" w:type="dxa"/>
              <w:right w:w="15" w:type="dxa"/>
            </w:tcMar>
            <w:hideMark/>
            <w:tcPrChange w:id="1225"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213603C6" w14:textId="77777777" w:rsidR="00D61EA7" w:rsidRPr="00015210" w:rsidRDefault="00D61EA7" w:rsidP="00D61EA7">
            <w:pPr>
              <w:rPr>
                <w:color w:val="000000"/>
                <w:sz w:val="20"/>
                <w:szCs w:val="20"/>
              </w:rPr>
            </w:pPr>
            <w:r w:rsidRPr="00015210">
              <w:rPr>
                <w:color w:val="000000"/>
                <w:sz w:val="20"/>
                <w:szCs w:val="20"/>
              </w:rPr>
              <w:t>question timing FE</w:t>
            </w:r>
          </w:p>
        </w:tc>
        <w:tc>
          <w:tcPr>
            <w:tcW w:w="2917" w:type="dxa"/>
            <w:tcBorders>
              <w:top w:val="nil"/>
              <w:left w:val="nil"/>
              <w:bottom w:val="nil"/>
              <w:right w:val="nil"/>
            </w:tcBorders>
            <w:noWrap/>
            <w:tcMar>
              <w:top w:w="15" w:type="dxa"/>
              <w:left w:w="15" w:type="dxa"/>
              <w:bottom w:w="0" w:type="dxa"/>
              <w:right w:w="15" w:type="dxa"/>
            </w:tcMar>
            <w:hideMark/>
            <w:tcPrChange w:id="1226" w:author="Dylan CHEN" w:date="2026-08-30T09:41:00Z" w16du:dateUtc="2026-08-30T01:41:00Z">
              <w:tcPr>
                <w:tcW w:w="2917" w:type="dxa"/>
                <w:gridSpan w:val="2"/>
                <w:tcBorders>
                  <w:top w:val="nil"/>
                  <w:left w:val="nil"/>
                  <w:bottom w:val="nil"/>
                  <w:right w:val="nil"/>
                </w:tcBorders>
                <w:noWrap/>
                <w:tcMar>
                  <w:top w:w="15" w:type="dxa"/>
                  <w:left w:w="15" w:type="dxa"/>
                  <w:bottom w:w="0" w:type="dxa"/>
                  <w:right w:w="15" w:type="dxa"/>
                </w:tcMar>
                <w:hideMark/>
              </w:tcPr>
            </w:tcPrChange>
          </w:tcPr>
          <w:p w14:paraId="303B91C1" w14:textId="3ECC69EA" w:rsidR="00D61EA7" w:rsidRPr="00015210" w:rsidRDefault="00D61EA7" w:rsidP="00D61EA7">
            <w:pPr>
              <w:jc w:val="center"/>
              <w:rPr>
                <w:color w:val="000000"/>
                <w:sz w:val="20"/>
                <w:szCs w:val="20"/>
              </w:rPr>
            </w:pPr>
            <w:r w:rsidRPr="00015210">
              <w:rPr>
                <w:color w:val="000000"/>
                <w:sz w:val="20"/>
                <w:szCs w:val="20"/>
              </w:rPr>
              <w:t>√</w:t>
            </w:r>
          </w:p>
        </w:tc>
        <w:tc>
          <w:tcPr>
            <w:tcW w:w="847" w:type="dxa"/>
            <w:tcBorders>
              <w:top w:val="nil"/>
              <w:left w:val="nil"/>
              <w:bottom w:val="nil"/>
              <w:right w:val="nil"/>
            </w:tcBorders>
            <w:noWrap/>
            <w:tcMar>
              <w:top w:w="15" w:type="dxa"/>
              <w:left w:w="15" w:type="dxa"/>
              <w:bottom w:w="0" w:type="dxa"/>
              <w:right w:w="15" w:type="dxa"/>
            </w:tcMar>
            <w:hideMark/>
            <w:tcPrChange w:id="1227"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34EC46A0" w14:textId="77777777" w:rsidR="00D61EA7" w:rsidRPr="00015210" w:rsidRDefault="00D61EA7" w:rsidP="00D61EA7">
            <w:pPr>
              <w:jc w:val="center"/>
              <w:rPr>
                <w:color w:val="000000"/>
                <w:sz w:val="20"/>
                <w:szCs w:val="20"/>
              </w:rPr>
            </w:pP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Change w:id="1228"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675E25A4" w14:textId="77777777" w:rsidR="00D61EA7" w:rsidRPr="00015210" w:rsidRDefault="00D61EA7" w:rsidP="00D61EA7">
            <w:pPr>
              <w:jc w:val="center"/>
              <w:rPr>
                <w:color w:val="000000"/>
                <w:sz w:val="20"/>
                <w:szCs w:val="20"/>
              </w:rPr>
            </w:pP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Change w:id="1229"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21D6E34A"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Change w:id="1230" w:author="Dylan CHEN" w:date="2026-08-30T09:41:00Z" w16du:dateUtc="2026-08-30T01:41:00Z">
              <w:tcPr>
                <w:tcW w:w="1986" w:type="dxa"/>
                <w:gridSpan w:val="2"/>
                <w:tcBorders>
                  <w:top w:val="nil"/>
                  <w:left w:val="nil"/>
                  <w:bottom w:val="nil"/>
                  <w:right w:val="nil"/>
                </w:tcBorders>
              </w:tcPr>
            </w:tcPrChange>
          </w:tcPr>
          <w:p w14:paraId="4FC70F67" w14:textId="530AF458"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7E6B077" w14:textId="22A6CC85" w:rsidTr="00596C3A">
        <w:trPr>
          <w:jc w:val="center"/>
          <w:trPrChange w:id="1231" w:author="Dylan CHEN" w:date="2026-08-30T09:41:00Z" w16du:dateUtc="2026-08-30T01:41:00Z">
            <w:trPr>
              <w:jc w:val="center"/>
            </w:trPr>
          </w:trPrChange>
        </w:trPr>
        <w:tc>
          <w:tcPr>
            <w:tcW w:w="2030" w:type="dxa"/>
            <w:tcBorders>
              <w:top w:val="nil"/>
              <w:left w:val="nil"/>
              <w:bottom w:val="single" w:sz="4" w:space="0" w:color="auto"/>
              <w:right w:val="nil"/>
            </w:tcBorders>
            <w:noWrap/>
            <w:tcMar>
              <w:top w:w="15" w:type="dxa"/>
              <w:left w:w="15" w:type="dxa"/>
              <w:bottom w:w="0" w:type="dxa"/>
              <w:right w:w="15" w:type="dxa"/>
            </w:tcMar>
            <w:hideMark/>
            <w:tcPrChange w:id="1232" w:author="Dylan CHEN" w:date="2026-08-30T09:41:00Z" w16du:dateUtc="2026-08-30T01:41: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127410C8" w14:textId="77777777" w:rsidR="00D61EA7" w:rsidRPr="00015210" w:rsidRDefault="00D61EA7" w:rsidP="00D61EA7">
            <w:pPr>
              <w:rPr>
                <w:color w:val="000000"/>
                <w:sz w:val="20"/>
                <w:szCs w:val="20"/>
              </w:rPr>
            </w:pPr>
            <w:r w:rsidRPr="00015210">
              <w:rPr>
                <w:color w:val="000000"/>
                <w:sz w:val="20"/>
                <w:szCs w:val="20"/>
              </w:rPr>
              <w:t>questioner random effect</w:t>
            </w:r>
          </w:p>
        </w:tc>
        <w:tc>
          <w:tcPr>
            <w:tcW w:w="2917" w:type="dxa"/>
            <w:tcBorders>
              <w:top w:val="nil"/>
              <w:left w:val="nil"/>
              <w:bottom w:val="single" w:sz="4" w:space="0" w:color="auto"/>
              <w:right w:val="nil"/>
            </w:tcBorders>
            <w:noWrap/>
            <w:tcMar>
              <w:top w:w="15" w:type="dxa"/>
              <w:left w:w="15" w:type="dxa"/>
              <w:bottom w:w="0" w:type="dxa"/>
              <w:right w:w="15" w:type="dxa"/>
            </w:tcMar>
            <w:hideMark/>
            <w:tcPrChange w:id="1233" w:author="Dylan CHEN" w:date="2026-08-30T09:41:00Z" w16du:dateUtc="2026-08-30T01:41:00Z">
              <w:tcPr>
                <w:tcW w:w="2917" w:type="dxa"/>
                <w:gridSpan w:val="2"/>
                <w:tcBorders>
                  <w:top w:val="nil"/>
                  <w:left w:val="nil"/>
                  <w:bottom w:val="single" w:sz="4" w:space="0" w:color="auto"/>
                  <w:right w:val="nil"/>
                </w:tcBorders>
                <w:noWrap/>
                <w:tcMar>
                  <w:top w:w="15" w:type="dxa"/>
                  <w:left w:w="15" w:type="dxa"/>
                  <w:bottom w:w="0" w:type="dxa"/>
                  <w:right w:w="15" w:type="dxa"/>
                </w:tcMar>
                <w:hideMark/>
              </w:tcPr>
            </w:tcPrChange>
          </w:tcPr>
          <w:p w14:paraId="09B488E0" w14:textId="269FB1A7" w:rsidR="00D61EA7" w:rsidRPr="00015210" w:rsidRDefault="00D61EA7" w:rsidP="00D61EA7">
            <w:pPr>
              <w:jc w:val="center"/>
              <w:rPr>
                <w:color w:val="000000"/>
                <w:sz w:val="20"/>
                <w:szCs w:val="20"/>
              </w:rPr>
            </w:pPr>
            <w:r w:rsidRPr="00015210">
              <w:rPr>
                <w:color w:val="000000"/>
                <w:sz w:val="20"/>
                <w:szCs w:val="20"/>
              </w:rPr>
              <w:t>√</w:t>
            </w:r>
          </w:p>
        </w:tc>
        <w:tc>
          <w:tcPr>
            <w:tcW w:w="847" w:type="dxa"/>
            <w:tcBorders>
              <w:top w:val="nil"/>
              <w:left w:val="nil"/>
              <w:bottom w:val="single" w:sz="4" w:space="0" w:color="auto"/>
              <w:right w:val="nil"/>
            </w:tcBorders>
            <w:noWrap/>
            <w:tcMar>
              <w:top w:w="15" w:type="dxa"/>
              <w:left w:w="15" w:type="dxa"/>
              <w:bottom w:w="0" w:type="dxa"/>
              <w:right w:w="15" w:type="dxa"/>
            </w:tcMar>
            <w:hideMark/>
            <w:tcPrChange w:id="1234" w:author="Dylan CHEN" w:date="2026-08-30T09:41:00Z" w16du:dateUtc="2026-08-30T01:41: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364F6EFC" w14:textId="77777777" w:rsidR="00D61EA7" w:rsidRPr="00015210" w:rsidRDefault="00D61EA7" w:rsidP="00D61EA7">
            <w:pPr>
              <w:jc w:val="center"/>
              <w:rPr>
                <w:color w:val="000000"/>
                <w:sz w:val="20"/>
                <w:szCs w:val="20"/>
              </w:rPr>
            </w:pPr>
            <w:r w:rsidRPr="00015210">
              <w:rPr>
                <w:color w:val="000000"/>
                <w:sz w:val="20"/>
                <w:szCs w:val="20"/>
              </w:rPr>
              <w:t> </w:t>
            </w:r>
          </w:p>
        </w:tc>
        <w:tc>
          <w:tcPr>
            <w:tcW w:w="880" w:type="dxa"/>
            <w:tcBorders>
              <w:top w:val="nil"/>
              <w:left w:val="nil"/>
              <w:bottom w:val="single" w:sz="4" w:space="0" w:color="auto"/>
              <w:right w:val="nil"/>
            </w:tcBorders>
            <w:noWrap/>
            <w:tcMar>
              <w:top w:w="15" w:type="dxa"/>
              <w:left w:w="15" w:type="dxa"/>
              <w:bottom w:w="0" w:type="dxa"/>
              <w:right w:w="15" w:type="dxa"/>
            </w:tcMar>
            <w:hideMark/>
            <w:tcPrChange w:id="1235" w:author="Dylan CHEN" w:date="2026-08-30T09:41:00Z" w16du:dateUtc="2026-08-30T01:41: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20617AD0" w14:textId="77777777" w:rsidR="00D61EA7" w:rsidRPr="00015210" w:rsidRDefault="00D61EA7" w:rsidP="00D61EA7">
            <w:pPr>
              <w:jc w:val="center"/>
              <w:rPr>
                <w:color w:val="000000"/>
                <w:sz w:val="20"/>
                <w:szCs w:val="20"/>
              </w:rPr>
            </w:pPr>
            <w:r w:rsidRPr="00015210">
              <w:rPr>
                <w:color w:val="000000"/>
                <w:sz w:val="20"/>
                <w:szCs w:val="20"/>
              </w:rPr>
              <w:t> </w:t>
            </w:r>
          </w:p>
        </w:tc>
        <w:tc>
          <w:tcPr>
            <w:tcW w:w="880" w:type="dxa"/>
            <w:tcBorders>
              <w:top w:val="nil"/>
              <w:left w:val="nil"/>
              <w:bottom w:val="single" w:sz="4" w:space="0" w:color="auto"/>
              <w:right w:val="nil"/>
            </w:tcBorders>
            <w:noWrap/>
            <w:tcMar>
              <w:top w:w="15" w:type="dxa"/>
              <w:left w:w="15" w:type="dxa"/>
              <w:bottom w:w="0" w:type="dxa"/>
              <w:right w:w="15" w:type="dxa"/>
            </w:tcMar>
            <w:hideMark/>
            <w:tcPrChange w:id="1236" w:author="Dylan CHEN" w:date="2026-08-30T09:41:00Z" w16du:dateUtc="2026-08-30T01:41: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56B1390E"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Change w:id="1237" w:author="Dylan CHEN" w:date="2026-08-30T09:41:00Z" w16du:dateUtc="2026-08-30T01:41:00Z">
              <w:tcPr>
                <w:tcW w:w="1986" w:type="dxa"/>
                <w:gridSpan w:val="2"/>
                <w:tcBorders>
                  <w:top w:val="nil"/>
                  <w:left w:val="nil"/>
                  <w:bottom w:val="single" w:sz="4" w:space="0" w:color="auto"/>
                  <w:right w:val="nil"/>
                </w:tcBorders>
              </w:tcPr>
            </w:tcPrChange>
          </w:tcPr>
          <w:p w14:paraId="7400C595" w14:textId="664CB8F9"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6291827" w14:textId="5CA8D8F7" w:rsidTr="00596C3A">
        <w:trPr>
          <w:jc w:val="center"/>
          <w:trPrChange w:id="1238" w:author="Dylan CHEN" w:date="2026-08-30T09:41:00Z" w16du:dateUtc="2026-08-30T01:41:00Z">
            <w:trPr>
              <w:jc w:val="center"/>
            </w:trPr>
          </w:trPrChange>
        </w:trPr>
        <w:tc>
          <w:tcPr>
            <w:tcW w:w="2030" w:type="dxa"/>
            <w:tcBorders>
              <w:top w:val="nil"/>
              <w:left w:val="nil"/>
              <w:bottom w:val="nil"/>
              <w:right w:val="nil"/>
            </w:tcBorders>
            <w:noWrap/>
            <w:tcMar>
              <w:top w:w="15" w:type="dxa"/>
              <w:left w:w="15" w:type="dxa"/>
              <w:bottom w:w="0" w:type="dxa"/>
              <w:right w:w="15" w:type="dxa"/>
            </w:tcMar>
            <w:hideMark/>
            <w:tcPrChange w:id="1239"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180CB207" w14:textId="77777777" w:rsidR="00D61EA7" w:rsidRPr="00015210" w:rsidRDefault="00D61EA7" w:rsidP="00D61EA7">
            <w:pPr>
              <w:rPr>
                <w:color w:val="000000"/>
                <w:sz w:val="20"/>
                <w:szCs w:val="20"/>
              </w:rPr>
            </w:pPr>
            <w:r w:rsidRPr="00015210">
              <w:rPr>
                <w:color w:val="000000"/>
                <w:sz w:val="20"/>
                <w:szCs w:val="20"/>
              </w:rPr>
              <w:t>N</w:t>
            </w:r>
          </w:p>
        </w:tc>
        <w:tc>
          <w:tcPr>
            <w:tcW w:w="2917" w:type="dxa"/>
            <w:tcBorders>
              <w:top w:val="nil"/>
              <w:left w:val="nil"/>
              <w:bottom w:val="nil"/>
              <w:right w:val="nil"/>
            </w:tcBorders>
            <w:noWrap/>
            <w:tcMar>
              <w:top w:w="15" w:type="dxa"/>
              <w:left w:w="15" w:type="dxa"/>
              <w:bottom w:w="0" w:type="dxa"/>
              <w:right w:w="15" w:type="dxa"/>
            </w:tcMar>
            <w:hideMark/>
            <w:tcPrChange w:id="1240" w:author="Dylan CHEN" w:date="2026-08-30T09:41:00Z" w16du:dateUtc="2026-08-30T01:41:00Z">
              <w:tcPr>
                <w:tcW w:w="2917" w:type="dxa"/>
                <w:gridSpan w:val="2"/>
                <w:tcBorders>
                  <w:top w:val="nil"/>
                  <w:left w:val="nil"/>
                  <w:bottom w:val="nil"/>
                  <w:right w:val="nil"/>
                </w:tcBorders>
                <w:noWrap/>
                <w:tcMar>
                  <w:top w:w="15" w:type="dxa"/>
                  <w:left w:w="15" w:type="dxa"/>
                  <w:bottom w:w="0" w:type="dxa"/>
                  <w:right w:w="15" w:type="dxa"/>
                </w:tcMar>
                <w:hideMark/>
              </w:tcPr>
            </w:tcPrChange>
          </w:tcPr>
          <w:p w14:paraId="3A16867E" w14:textId="06B9F61B" w:rsidR="00D61EA7" w:rsidRPr="00015210" w:rsidRDefault="00D61EA7" w:rsidP="00D61EA7">
            <w:pPr>
              <w:jc w:val="center"/>
              <w:rPr>
                <w:color w:val="000000"/>
                <w:sz w:val="20"/>
                <w:szCs w:val="20"/>
              </w:rPr>
            </w:pPr>
            <w:r w:rsidRPr="00015210">
              <w:rPr>
                <w:color w:val="000000"/>
                <w:sz w:val="20"/>
                <w:szCs w:val="20"/>
              </w:rPr>
              <w:t>3,612</w:t>
            </w:r>
          </w:p>
        </w:tc>
        <w:tc>
          <w:tcPr>
            <w:tcW w:w="847" w:type="dxa"/>
            <w:tcBorders>
              <w:top w:val="nil"/>
              <w:left w:val="nil"/>
              <w:bottom w:val="nil"/>
              <w:right w:val="nil"/>
            </w:tcBorders>
            <w:noWrap/>
            <w:tcMar>
              <w:top w:w="15" w:type="dxa"/>
              <w:left w:w="15" w:type="dxa"/>
              <w:bottom w:w="0" w:type="dxa"/>
              <w:right w:w="15" w:type="dxa"/>
            </w:tcMar>
            <w:hideMark/>
            <w:tcPrChange w:id="1241"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60F3AA40" w14:textId="77777777" w:rsidR="00D61EA7" w:rsidRPr="00015210" w:rsidRDefault="00D61EA7" w:rsidP="00D61EA7">
            <w:pPr>
              <w:jc w:val="center"/>
              <w:rPr>
                <w:color w:val="000000"/>
                <w:sz w:val="20"/>
                <w:szCs w:val="20"/>
              </w:rPr>
            </w:pPr>
            <w:r w:rsidRPr="00015210">
              <w:rPr>
                <w:color w:val="000000"/>
                <w:sz w:val="20"/>
                <w:szCs w:val="20"/>
              </w:rPr>
              <w:t>3,612</w:t>
            </w:r>
          </w:p>
        </w:tc>
        <w:tc>
          <w:tcPr>
            <w:tcW w:w="880" w:type="dxa"/>
            <w:tcBorders>
              <w:top w:val="nil"/>
              <w:left w:val="nil"/>
              <w:bottom w:val="nil"/>
              <w:right w:val="nil"/>
            </w:tcBorders>
            <w:noWrap/>
            <w:tcMar>
              <w:top w:w="15" w:type="dxa"/>
              <w:left w:w="15" w:type="dxa"/>
              <w:bottom w:w="0" w:type="dxa"/>
              <w:right w:w="15" w:type="dxa"/>
            </w:tcMar>
            <w:hideMark/>
            <w:tcPrChange w:id="1242"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7ED742BF" w14:textId="77777777" w:rsidR="00D61EA7" w:rsidRPr="00015210" w:rsidRDefault="00D61EA7" w:rsidP="00D61EA7">
            <w:pPr>
              <w:jc w:val="center"/>
              <w:rPr>
                <w:color w:val="000000"/>
                <w:sz w:val="20"/>
                <w:szCs w:val="20"/>
              </w:rPr>
            </w:pPr>
            <w:r w:rsidRPr="00015210">
              <w:rPr>
                <w:color w:val="000000"/>
                <w:sz w:val="20"/>
                <w:szCs w:val="20"/>
              </w:rPr>
              <w:t>3,612</w:t>
            </w:r>
          </w:p>
        </w:tc>
        <w:tc>
          <w:tcPr>
            <w:tcW w:w="880" w:type="dxa"/>
            <w:tcBorders>
              <w:top w:val="nil"/>
              <w:left w:val="nil"/>
              <w:bottom w:val="nil"/>
              <w:right w:val="nil"/>
            </w:tcBorders>
            <w:noWrap/>
            <w:tcMar>
              <w:top w:w="15" w:type="dxa"/>
              <w:left w:w="15" w:type="dxa"/>
              <w:bottom w:w="0" w:type="dxa"/>
              <w:right w:w="15" w:type="dxa"/>
            </w:tcMar>
            <w:hideMark/>
            <w:tcPrChange w:id="1243"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23289000" w14:textId="77777777" w:rsidR="00D61EA7" w:rsidRPr="00015210" w:rsidRDefault="00D61EA7" w:rsidP="00D61EA7">
            <w:pPr>
              <w:jc w:val="center"/>
              <w:rPr>
                <w:color w:val="000000"/>
                <w:sz w:val="20"/>
                <w:szCs w:val="20"/>
              </w:rPr>
            </w:pPr>
            <w:r w:rsidRPr="00015210">
              <w:rPr>
                <w:color w:val="000000"/>
                <w:sz w:val="20"/>
                <w:szCs w:val="20"/>
              </w:rPr>
              <w:t>3,612</w:t>
            </w:r>
          </w:p>
        </w:tc>
        <w:tc>
          <w:tcPr>
            <w:tcW w:w="1986" w:type="dxa"/>
            <w:tcBorders>
              <w:top w:val="nil"/>
              <w:left w:val="nil"/>
              <w:bottom w:val="nil"/>
              <w:right w:val="nil"/>
            </w:tcBorders>
            <w:tcPrChange w:id="1244" w:author="Dylan CHEN" w:date="2026-08-30T09:41:00Z" w16du:dateUtc="2026-08-30T01:41:00Z">
              <w:tcPr>
                <w:tcW w:w="1986" w:type="dxa"/>
                <w:gridSpan w:val="2"/>
                <w:tcBorders>
                  <w:top w:val="nil"/>
                  <w:left w:val="nil"/>
                  <w:bottom w:val="nil"/>
                  <w:right w:val="nil"/>
                </w:tcBorders>
              </w:tcPr>
            </w:tcPrChange>
          </w:tcPr>
          <w:p w14:paraId="5498750A" w14:textId="2861139B" w:rsidR="00D61EA7" w:rsidRPr="00015210" w:rsidRDefault="00D61EA7" w:rsidP="00D61EA7">
            <w:pPr>
              <w:jc w:val="center"/>
              <w:rPr>
                <w:color w:val="000000"/>
                <w:sz w:val="20"/>
                <w:szCs w:val="20"/>
              </w:rPr>
            </w:pPr>
            <w:r w:rsidRPr="00015210">
              <w:rPr>
                <w:color w:val="000000"/>
                <w:sz w:val="20"/>
                <w:szCs w:val="20"/>
              </w:rPr>
              <w:t>2,726</w:t>
            </w:r>
          </w:p>
        </w:tc>
      </w:tr>
      <w:tr w:rsidR="00D61EA7" w:rsidRPr="00015210" w14:paraId="17468B45" w14:textId="77CEDD64" w:rsidTr="00596C3A">
        <w:trPr>
          <w:jc w:val="center"/>
          <w:trPrChange w:id="1245" w:author="Dylan CHEN" w:date="2026-08-30T09:41:00Z" w16du:dateUtc="2026-08-30T01:41:00Z">
            <w:trPr>
              <w:jc w:val="center"/>
            </w:trPr>
          </w:trPrChange>
        </w:trPr>
        <w:tc>
          <w:tcPr>
            <w:tcW w:w="2030" w:type="dxa"/>
            <w:tcBorders>
              <w:top w:val="nil"/>
              <w:left w:val="nil"/>
              <w:bottom w:val="nil"/>
              <w:right w:val="nil"/>
            </w:tcBorders>
            <w:noWrap/>
            <w:tcMar>
              <w:top w:w="15" w:type="dxa"/>
              <w:left w:w="15" w:type="dxa"/>
              <w:bottom w:w="0" w:type="dxa"/>
              <w:right w:w="15" w:type="dxa"/>
            </w:tcMar>
            <w:hideMark/>
            <w:tcPrChange w:id="1246"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51908D4C" w14:textId="77777777" w:rsidR="00D61EA7" w:rsidRPr="00015210" w:rsidRDefault="00D61EA7" w:rsidP="00D61EA7">
            <w:pPr>
              <w:rPr>
                <w:color w:val="000000"/>
                <w:sz w:val="20"/>
                <w:szCs w:val="20"/>
              </w:rPr>
            </w:pPr>
            <w:r w:rsidRPr="00015210">
              <w:rPr>
                <w:color w:val="000000"/>
                <w:sz w:val="20"/>
                <w:szCs w:val="20"/>
              </w:rPr>
              <w:t>AIC</w:t>
            </w:r>
          </w:p>
        </w:tc>
        <w:tc>
          <w:tcPr>
            <w:tcW w:w="2917" w:type="dxa"/>
            <w:tcBorders>
              <w:top w:val="nil"/>
              <w:left w:val="nil"/>
              <w:bottom w:val="nil"/>
              <w:right w:val="nil"/>
            </w:tcBorders>
            <w:noWrap/>
            <w:tcMar>
              <w:top w:w="15" w:type="dxa"/>
              <w:left w:w="15" w:type="dxa"/>
              <w:bottom w:w="0" w:type="dxa"/>
              <w:right w:w="15" w:type="dxa"/>
            </w:tcMar>
            <w:hideMark/>
            <w:tcPrChange w:id="1247" w:author="Dylan CHEN" w:date="2026-08-30T09:41:00Z" w16du:dateUtc="2026-08-30T01:41:00Z">
              <w:tcPr>
                <w:tcW w:w="2917" w:type="dxa"/>
                <w:gridSpan w:val="2"/>
                <w:tcBorders>
                  <w:top w:val="nil"/>
                  <w:left w:val="nil"/>
                  <w:bottom w:val="nil"/>
                  <w:right w:val="nil"/>
                </w:tcBorders>
                <w:noWrap/>
                <w:tcMar>
                  <w:top w:w="15" w:type="dxa"/>
                  <w:left w:w="15" w:type="dxa"/>
                  <w:bottom w:w="0" w:type="dxa"/>
                  <w:right w:w="15" w:type="dxa"/>
                </w:tcMar>
                <w:hideMark/>
              </w:tcPr>
            </w:tcPrChange>
          </w:tcPr>
          <w:p w14:paraId="3189837D" w14:textId="2723259A" w:rsidR="00D61EA7" w:rsidRPr="00015210" w:rsidRDefault="00D61EA7" w:rsidP="00D61EA7">
            <w:pPr>
              <w:jc w:val="center"/>
              <w:rPr>
                <w:color w:val="000000"/>
                <w:sz w:val="20"/>
                <w:szCs w:val="20"/>
              </w:rPr>
            </w:pPr>
            <w:r w:rsidRPr="00015210">
              <w:rPr>
                <w:color w:val="000000"/>
                <w:sz w:val="20"/>
                <w:szCs w:val="20"/>
              </w:rPr>
              <w:t>2741.982</w:t>
            </w:r>
          </w:p>
        </w:tc>
        <w:tc>
          <w:tcPr>
            <w:tcW w:w="847" w:type="dxa"/>
            <w:tcBorders>
              <w:top w:val="nil"/>
              <w:left w:val="nil"/>
              <w:bottom w:val="nil"/>
              <w:right w:val="nil"/>
            </w:tcBorders>
            <w:noWrap/>
            <w:tcMar>
              <w:top w:w="15" w:type="dxa"/>
              <w:left w:w="15" w:type="dxa"/>
              <w:bottom w:w="0" w:type="dxa"/>
              <w:right w:w="15" w:type="dxa"/>
            </w:tcMar>
            <w:hideMark/>
            <w:tcPrChange w:id="1248"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49DE6D24"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80" w:type="dxa"/>
            <w:tcBorders>
              <w:top w:val="nil"/>
              <w:left w:val="nil"/>
              <w:bottom w:val="nil"/>
              <w:right w:val="nil"/>
            </w:tcBorders>
            <w:noWrap/>
            <w:tcMar>
              <w:top w:w="15" w:type="dxa"/>
              <w:left w:w="15" w:type="dxa"/>
              <w:bottom w:w="0" w:type="dxa"/>
              <w:right w:w="15" w:type="dxa"/>
            </w:tcMar>
            <w:hideMark/>
            <w:tcPrChange w:id="1249"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750DE720" w14:textId="77777777" w:rsidR="00D61EA7" w:rsidRPr="00015210" w:rsidRDefault="00D61EA7" w:rsidP="00D61EA7">
            <w:pPr>
              <w:jc w:val="center"/>
              <w:rPr>
                <w:color w:val="000000"/>
                <w:sz w:val="20"/>
                <w:szCs w:val="20"/>
              </w:rPr>
            </w:pPr>
            <w:r w:rsidRPr="00015210">
              <w:rPr>
                <w:color w:val="000000"/>
                <w:sz w:val="20"/>
                <w:szCs w:val="20"/>
              </w:rPr>
              <w:t>10108.205</w:t>
            </w:r>
          </w:p>
        </w:tc>
        <w:tc>
          <w:tcPr>
            <w:tcW w:w="880" w:type="dxa"/>
            <w:tcBorders>
              <w:top w:val="nil"/>
              <w:left w:val="nil"/>
              <w:bottom w:val="nil"/>
              <w:right w:val="nil"/>
            </w:tcBorders>
            <w:noWrap/>
            <w:tcMar>
              <w:top w:w="15" w:type="dxa"/>
              <w:left w:w="15" w:type="dxa"/>
              <w:bottom w:w="0" w:type="dxa"/>
              <w:right w:w="15" w:type="dxa"/>
            </w:tcMar>
            <w:hideMark/>
            <w:tcPrChange w:id="1250"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3168A9CA" w14:textId="77777777" w:rsidR="00D61EA7" w:rsidRPr="00015210" w:rsidRDefault="00D61EA7" w:rsidP="00D61EA7">
            <w:pPr>
              <w:jc w:val="center"/>
              <w:rPr>
                <w:color w:val="000000"/>
                <w:sz w:val="20"/>
                <w:szCs w:val="20"/>
              </w:rPr>
            </w:pPr>
            <w:r w:rsidRPr="00015210">
              <w:rPr>
                <w:color w:val="000000"/>
                <w:sz w:val="20"/>
                <w:szCs w:val="20"/>
              </w:rPr>
              <w:t>10110.206</w:t>
            </w:r>
          </w:p>
        </w:tc>
        <w:tc>
          <w:tcPr>
            <w:tcW w:w="1986" w:type="dxa"/>
            <w:tcBorders>
              <w:top w:val="nil"/>
              <w:left w:val="nil"/>
              <w:bottom w:val="nil"/>
              <w:right w:val="nil"/>
            </w:tcBorders>
            <w:tcPrChange w:id="1251" w:author="Dylan CHEN" w:date="2026-08-30T09:41:00Z" w16du:dateUtc="2026-08-30T01:41:00Z">
              <w:tcPr>
                <w:tcW w:w="1986" w:type="dxa"/>
                <w:gridSpan w:val="2"/>
                <w:tcBorders>
                  <w:top w:val="nil"/>
                  <w:left w:val="nil"/>
                  <w:bottom w:val="nil"/>
                  <w:right w:val="nil"/>
                </w:tcBorders>
              </w:tcPr>
            </w:tcPrChange>
          </w:tcPr>
          <w:p w14:paraId="56104096" w14:textId="2F39F169" w:rsidR="00D61EA7" w:rsidRPr="00015210" w:rsidRDefault="00D61EA7" w:rsidP="00D61EA7">
            <w:pPr>
              <w:jc w:val="center"/>
              <w:rPr>
                <w:color w:val="000000"/>
                <w:sz w:val="20"/>
                <w:szCs w:val="20"/>
              </w:rPr>
            </w:pPr>
            <w:r w:rsidRPr="00015210">
              <w:rPr>
                <w:color w:val="000000"/>
                <w:sz w:val="20"/>
                <w:szCs w:val="20"/>
              </w:rPr>
              <w:t>11959.154</w:t>
            </w:r>
          </w:p>
        </w:tc>
      </w:tr>
      <w:tr w:rsidR="00D61EA7" w:rsidRPr="00015210" w14:paraId="52C81BDA" w14:textId="488A8CB0" w:rsidTr="00596C3A">
        <w:trPr>
          <w:jc w:val="center"/>
          <w:trPrChange w:id="1252" w:author="Dylan CHEN" w:date="2026-08-30T09:41:00Z" w16du:dateUtc="2026-08-30T01:41:00Z">
            <w:trPr>
              <w:jc w:val="center"/>
            </w:trPr>
          </w:trPrChange>
        </w:trPr>
        <w:tc>
          <w:tcPr>
            <w:tcW w:w="2030" w:type="dxa"/>
            <w:tcBorders>
              <w:top w:val="nil"/>
              <w:left w:val="nil"/>
              <w:bottom w:val="nil"/>
              <w:right w:val="nil"/>
            </w:tcBorders>
            <w:noWrap/>
            <w:tcMar>
              <w:top w:w="15" w:type="dxa"/>
              <w:left w:w="15" w:type="dxa"/>
              <w:bottom w:w="0" w:type="dxa"/>
              <w:right w:w="15" w:type="dxa"/>
            </w:tcMar>
            <w:hideMark/>
            <w:tcPrChange w:id="1253"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0859843A" w14:textId="77777777" w:rsidR="00D61EA7" w:rsidRPr="00015210" w:rsidRDefault="00D61EA7" w:rsidP="00D61EA7">
            <w:pPr>
              <w:rPr>
                <w:color w:val="000000"/>
                <w:sz w:val="20"/>
                <w:szCs w:val="20"/>
              </w:rPr>
            </w:pPr>
            <w:r w:rsidRPr="00015210">
              <w:rPr>
                <w:color w:val="000000"/>
                <w:sz w:val="20"/>
                <w:szCs w:val="20"/>
              </w:rPr>
              <w:t>BIC</w:t>
            </w:r>
          </w:p>
        </w:tc>
        <w:tc>
          <w:tcPr>
            <w:tcW w:w="2917" w:type="dxa"/>
            <w:tcBorders>
              <w:top w:val="nil"/>
              <w:left w:val="nil"/>
              <w:bottom w:val="nil"/>
              <w:right w:val="nil"/>
            </w:tcBorders>
            <w:noWrap/>
            <w:tcMar>
              <w:top w:w="15" w:type="dxa"/>
              <w:left w:w="15" w:type="dxa"/>
              <w:bottom w:w="0" w:type="dxa"/>
              <w:right w:w="15" w:type="dxa"/>
            </w:tcMar>
            <w:hideMark/>
            <w:tcPrChange w:id="1254" w:author="Dylan CHEN" w:date="2026-08-30T09:41:00Z" w16du:dateUtc="2026-08-30T01:41:00Z">
              <w:tcPr>
                <w:tcW w:w="2917" w:type="dxa"/>
                <w:gridSpan w:val="2"/>
                <w:tcBorders>
                  <w:top w:val="nil"/>
                  <w:left w:val="nil"/>
                  <w:bottom w:val="nil"/>
                  <w:right w:val="nil"/>
                </w:tcBorders>
                <w:noWrap/>
                <w:tcMar>
                  <w:top w:w="15" w:type="dxa"/>
                  <w:left w:w="15" w:type="dxa"/>
                  <w:bottom w:w="0" w:type="dxa"/>
                  <w:right w:w="15" w:type="dxa"/>
                </w:tcMar>
                <w:hideMark/>
              </w:tcPr>
            </w:tcPrChange>
          </w:tcPr>
          <w:p w14:paraId="6D325459" w14:textId="0A665CD7" w:rsidR="00D61EA7" w:rsidRPr="00015210" w:rsidRDefault="00D61EA7" w:rsidP="00D61EA7">
            <w:pPr>
              <w:jc w:val="center"/>
              <w:rPr>
                <w:color w:val="000000"/>
                <w:sz w:val="20"/>
                <w:szCs w:val="20"/>
              </w:rPr>
            </w:pPr>
            <w:r w:rsidRPr="00015210">
              <w:rPr>
                <w:color w:val="000000"/>
                <w:sz w:val="20"/>
                <w:szCs w:val="20"/>
              </w:rPr>
              <w:t>3924.657</w:t>
            </w:r>
          </w:p>
        </w:tc>
        <w:tc>
          <w:tcPr>
            <w:tcW w:w="847" w:type="dxa"/>
            <w:tcBorders>
              <w:top w:val="nil"/>
              <w:left w:val="nil"/>
              <w:bottom w:val="nil"/>
              <w:right w:val="nil"/>
            </w:tcBorders>
            <w:noWrap/>
            <w:tcMar>
              <w:top w:w="15" w:type="dxa"/>
              <w:left w:w="15" w:type="dxa"/>
              <w:bottom w:w="0" w:type="dxa"/>
              <w:right w:w="15" w:type="dxa"/>
            </w:tcMar>
            <w:hideMark/>
            <w:tcPrChange w:id="1255"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6AC844E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80" w:type="dxa"/>
            <w:tcBorders>
              <w:top w:val="nil"/>
              <w:left w:val="nil"/>
              <w:bottom w:val="nil"/>
              <w:right w:val="nil"/>
            </w:tcBorders>
            <w:noWrap/>
            <w:tcMar>
              <w:top w:w="15" w:type="dxa"/>
              <w:left w:w="15" w:type="dxa"/>
              <w:bottom w:w="0" w:type="dxa"/>
              <w:right w:w="15" w:type="dxa"/>
            </w:tcMar>
            <w:hideMark/>
            <w:tcPrChange w:id="1256"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2008CAF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80" w:type="dxa"/>
            <w:tcBorders>
              <w:top w:val="nil"/>
              <w:left w:val="nil"/>
              <w:bottom w:val="nil"/>
              <w:right w:val="nil"/>
            </w:tcBorders>
            <w:noWrap/>
            <w:tcMar>
              <w:top w:w="15" w:type="dxa"/>
              <w:left w:w="15" w:type="dxa"/>
              <w:bottom w:w="0" w:type="dxa"/>
              <w:right w:w="15" w:type="dxa"/>
            </w:tcMar>
            <w:hideMark/>
            <w:tcPrChange w:id="1257"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0C5FD056"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1986" w:type="dxa"/>
            <w:tcBorders>
              <w:top w:val="nil"/>
              <w:left w:val="nil"/>
              <w:bottom w:val="nil"/>
              <w:right w:val="nil"/>
            </w:tcBorders>
            <w:tcPrChange w:id="1258" w:author="Dylan CHEN" w:date="2026-08-30T09:41:00Z" w16du:dateUtc="2026-08-30T01:41:00Z">
              <w:tcPr>
                <w:tcW w:w="1986" w:type="dxa"/>
                <w:gridSpan w:val="2"/>
                <w:tcBorders>
                  <w:top w:val="nil"/>
                  <w:left w:val="nil"/>
                  <w:bottom w:val="nil"/>
                  <w:right w:val="nil"/>
                </w:tcBorders>
              </w:tcPr>
            </w:tcPrChange>
          </w:tcPr>
          <w:p w14:paraId="06441FBF" w14:textId="5CEF034A" w:rsidR="00D61EA7" w:rsidRPr="00015210" w:rsidRDefault="00D61EA7" w:rsidP="003266E4">
            <w:pPr>
              <w:jc w:val="center"/>
              <w:rPr>
                <w:rFonts w:ascii="Georgia" w:hAnsi="Georgia"/>
                <w:color w:val="000000"/>
                <w:sz w:val="20"/>
                <w:szCs w:val="20"/>
              </w:rPr>
            </w:pPr>
            <w:r w:rsidRPr="00015210">
              <w:rPr>
                <w:color w:val="000000"/>
                <w:sz w:val="20"/>
                <w:szCs w:val="20"/>
              </w:rPr>
              <w:t>13088.076</w:t>
            </w:r>
          </w:p>
        </w:tc>
      </w:tr>
      <w:tr w:rsidR="00D61EA7" w:rsidRPr="00015210" w14:paraId="38701085" w14:textId="7E8293C3" w:rsidTr="00596C3A">
        <w:trPr>
          <w:jc w:val="center"/>
          <w:trPrChange w:id="1259" w:author="Dylan CHEN" w:date="2026-08-30T09:41:00Z" w16du:dateUtc="2026-08-30T01:41:00Z">
            <w:trPr>
              <w:jc w:val="center"/>
            </w:trPr>
          </w:trPrChange>
        </w:trPr>
        <w:tc>
          <w:tcPr>
            <w:tcW w:w="2030" w:type="dxa"/>
            <w:tcBorders>
              <w:top w:val="nil"/>
              <w:left w:val="nil"/>
              <w:bottom w:val="nil"/>
              <w:right w:val="nil"/>
            </w:tcBorders>
            <w:noWrap/>
            <w:tcMar>
              <w:top w:w="15" w:type="dxa"/>
              <w:left w:w="15" w:type="dxa"/>
              <w:bottom w:w="0" w:type="dxa"/>
              <w:right w:w="15" w:type="dxa"/>
            </w:tcMar>
            <w:hideMark/>
            <w:tcPrChange w:id="1260"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61E16544" w14:textId="77777777" w:rsidR="00D61EA7" w:rsidRPr="00015210" w:rsidRDefault="00D61EA7" w:rsidP="00D61EA7">
            <w:pPr>
              <w:rPr>
                <w:color w:val="000000"/>
                <w:sz w:val="20"/>
                <w:szCs w:val="20"/>
              </w:rPr>
            </w:pPr>
            <w:r w:rsidRPr="00015210">
              <w:rPr>
                <w:color w:val="000000"/>
                <w:sz w:val="20"/>
                <w:szCs w:val="20"/>
              </w:rPr>
              <w:t>log likelihood</w:t>
            </w:r>
          </w:p>
        </w:tc>
        <w:tc>
          <w:tcPr>
            <w:tcW w:w="2917" w:type="dxa"/>
            <w:tcBorders>
              <w:top w:val="nil"/>
              <w:left w:val="nil"/>
              <w:bottom w:val="nil"/>
              <w:right w:val="nil"/>
            </w:tcBorders>
            <w:noWrap/>
            <w:tcMar>
              <w:top w:w="15" w:type="dxa"/>
              <w:left w:w="15" w:type="dxa"/>
              <w:bottom w:w="0" w:type="dxa"/>
              <w:right w:w="15" w:type="dxa"/>
            </w:tcMar>
            <w:hideMark/>
            <w:tcPrChange w:id="1261" w:author="Dylan CHEN" w:date="2026-08-30T09:41:00Z" w16du:dateUtc="2026-08-30T01:41:00Z">
              <w:tcPr>
                <w:tcW w:w="2917" w:type="dxa"/>
                <w:gridSpan w:val="2"/>
                <w:tcBorders>
                  <w:top w:val="nil"/>
                  <w:left w:val="nil"/>
                  <w:bottom w:val="nil"/>
                  <w:right w:val="nil"/>
                </w:tcBorders>
                <w:noWrap/>
                <w:tcMar>
                  <w:top w:w="15" w:type="dxa"/>
                  <w:left w:w="15" w:type="dxa"/>
                  <w:bottom w:w="0" w:type="dxa"/>
                  <w:right w:w="15" w:type="dxa"/>
                </w:tcMar>
                <w:hideMark/>
              </w:tcPr>
            </w:tcPrChange>
          </w:tcPr>
          <w:p w14:paraId="1EF6D133" w14:textId="14045A0F" w:rsidR="00D61EA7" w:rsidRPr="00015210" w:rsidRDefault="00D61EA7" w:rsidP="00D61EA7">
            <w:pPr>
              <w:jc w:val="center"/>
              <w:rPr>
                <w:color w:val="000000"/>
                <w:sz w:val="20"/>
                <w:szCs w:val="20"/>
              </w:rPr>
            </w:pPr>
            <w:r w:rsidRPr="00015210">
              <w:rPr>
                <w:color w:val="000000"/>
                <w:sz w:val="20"/>
                <w:szCs w:val="20"/>
              </w:rPr>
              <w:t>-1179.991</w:t>
            </w:r>
          </w:p>
        </w:tc>
        <w:tc>
          <w:tcPr>
            <w:tcW w:w="847" w:type="dxa"/>
            <w:tcBorders>
              <w:top w:val="nil"/>
              <w:left w:val="nil"/>
              <w:bottom w:val="nil"/>
              <w:right w:val="nil"/>
            </w:tcBorders>
            <w:noWrap/>
            <w:tcMar>
              <w:top w:w="15" w:type="dxa"/>
              <w:left w:w="15" w:type="dxa"/>
              <w:bottom w:w="0" w:type="dxa"/>
              <w:right w:w="15" w:type="dxa"/>
            </w:tcMar>
            <w:hideMark/>
            <w:tcPrChange w:id="1262"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6F35F669" w14:textId="77777777" w:rsidR="00D61EA7" w:rsidRPr="00015210" w:rsidRDefault="00D61EA7" w:rsidP="00D61EA7">
            <w:pPr>
              <w:jc w:val="center"/>
              <w:rPr>
                <w:color w:val="000000"/>
                <w:sz w:val="20"/>
                <w:szCs w:val="20"/>
              </w:rPr>
            </w:pPr>
            <w:r w:rsidRPr="00015210">
              <w:rPr>
                <w:color w:val="000000"/>
                <w:sz w:val="20"/>
                <w:szCs w:val="20"/>
              </w:rPr>
              <w:t>-4864.102</w:t>
            </w:r>
          </w:p>
        </w:tc>
        <w:tc>
          <w:tcPr>
            <w:tcW w:w="880" w:type="dxa"/>
            <w:tcBorders>
              <w:top w:val="nil"/>
              <w:left w:val="nil"/>
              <w:bottom w:val="nil"/>
              <w:right w:val="nil"/>
            </w:tcBorders>
            <w:noWrap/>
            <w:tcMar>
              <w:top w:w="15" w:type="dxa"/>
              <w:left w:w="15" w:type="dxa"/>
              <w:bottom w:w="0" w:type="dxa"/>
              <w:right w:w="15" w:type="dxa"/>
            </w:tcMar>
            <w:hideMark/>
            <w:tcPrChange w:id="1263"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043B07EB" w14:textId="77777777" w:rsidR="00D61EA7" w:rsidRPr="00015210" w:rsidRDefault="00D61EA7" w:rsidP="00D61EA7">
            <w:pPr>
              <w:jc w:val="center"/>
              <w:rPr>
                <w:color w:val="000000"/>
                <w:sz w:val="20"/>
                <w:szCs w:val="20"/>
              </w:rPr>
            </w:pPr>
            <w:r w:rsidRPr="00015210">
              <w:rPr>
                <w:color w:val="000000"/>
                <w:sz w:val="20"/>
                <w:szCs w:val="20"/>
              </w:rPr>
              <w:t>-4864.102</w:t>
            </w:r>
          </w:p>
        </w:tc>
        <w:tc>
          <w:tcPr>
            <w:tcW w:w="880" w:type="dxa"/>
            <w:tcBorders>
              <w:top w:val="nil"/>
              <w:left w:val="nil"/>
              <w:bottom w:val="nil"/>
              <w:right w:val="nil"/>
            </w:tcBorders>
            <w:noWrap/>
            <w:tcMar>
              <w:top w:w="15" w:type="dxa"/>
              <w:left w:w="15" w:type="dxa"/>
              <w:bottom w:w="0" w:type="dxa"/>
              <w:right w:w="15" w:type="dxa"/>
            </w:tcMar>
            <w:hideMark/>
            <w:tcPrChange w:id="1264"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67AB79E4" w14:textId="77777777" w:rsidR="00D61EA7" w:rsidRPr="00015210" w:rsidRDefault="00D61EA7" w:rsidP="00D61EA7">
            <w:pPr>
              <w:jc w:val="center"/>
              <w:rPr>
                <w:color w:val="000000"/>
                <w:sz w:val="20"/>
                <w:szCs w:val="20"/>
              </w:rPr>
            </w:pPr>
            <w:r w:rsidRPr="00015210">
              <w:rPr>
                <w:color w:val="000000"/>
                <w:sz w:val="20"/>
                <w:szCs w:val="20"/>
              </w:rPr>
              <w:t>-4864.103</w:t>
            </w:r>
          </w:p>
        </w:tc>
        <w:tc>
          <w:tcPr>
            <w:tcW w:w="1986" w:type="dxa"/>
            <w:tcBorders>
              <w:top w:val="nil"/>
              <w:left w:val="nil"/>
              <w:bottom w:val="nil"/>
              <w:right w:val="nil"/>
            </w:tcBorders>
            <w:tcPrChange w:id="1265" w:author="Dylan CHEN" w:date="2026-08-30T09:41:00Z" w16du:dateUtc="2026-08-30T01:41:00Z">
              <w:tcPr>
                <w:tcW w:w="1986" w:type="dxa"/>
                <w:gridSpan w:val="2"/>
                <w:tcBorders>
                  <w:top w:val="nil"/>
                  <w:left w:val="nil"/>
                  <w:bottom w:val="nil"/>
                  <w:right w:val="nil"/>
                </w:tcBorders>
              </w:tcPr>
            </w:tcPrChange>
          </w:tcPr>
          <w:p w14:paraId="726B9493" w14:textId="585E05EC" w:rsidR="00D61EA7" w:rsidRPr="00015210" w:rsidRDefault="00D61EA7" w:rsidP="00D61EA7">
            <w:pPr>
              <w:jc w:val="center"/>
              <w:rPr>
                <w:color w:val="000000"/>
                <w:sz w:val="20"/>
                <w:szCs w:val="20"/>
              </w:rPr>
            </w:pPr>
            <w:r w:rsidRPr="00015210">
              <w:rPr>
                <w:color w:val="000000"/>
                <w:sz w:val="20"/>
                <w:szCs w:val="20"/>
              </w:rPr>
              <w:t>-5788.577</w:t>
            </w:r>
          </w:p>
        </w:tc>
      </w:tr>
      <w:tr w:rsidR="00D61EA7" w:rsidRPr="00015210" w14:paraId="2F5872FB" w14:textId="242FCB9B" w:rsidTr="00596C3A">
        <w:trPr>
          <w:jc w:val="center"/>
          <w:trPrChange w:id="1266" w:author="Dylan CHEN" w:date="2026-08-30T09:41:00Z" w16du:dateUtc="2026-08-30T01:41:00Z">
            <w:trPr>
              <w:jc w:val="center"/>
            </w:trPr>
          </w:trPrChange>
        </w:trPr>
        <w:tc>
          <w:tcPr>
            <w:tcW w:w="2030" w:type="dxa"/>
            <w:tcBorders>
              <w:top w:val="nil"/>
              <w:left w:val="nil"/>
              <w:bottom w:val="nil"/>
              <w:right w:val="nil"/>
            </w:tcBorders>
            <w:noWrap/>
            <w:tcMar>
              <w:top w:w="15" w:type="dxa"/>
              <w:left w:w="15" w:type="dxa"/>
              <w:bottom w:w="0" w:type="dxa"/>
              <w:right w:w="15" w:type="dxa"/>
            </w:tcMar>
            <w:hideMark/>
            <w:tcPrChange w:id="1267"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3E369F59" w14:textId="77777777" w:rsidR="00D61EA7" w:rsidRPr="00015210" w:rsidRDefault="00D61EA7" w:rsidP="00D61EA7">
            <w:pPr>
              <w:rPr>
                <w:color w:val="000000"/>
                <w:sz w:val="20"/>
                <w:szCs w:val="20"/>
              </w:rPr>
            </w:pPr>
            <w:r w:rsidRPr="00015210">
              <w:rPr>
                <w:color w:val="000000"/>
                <w:sz w:val="20"/>
                <w:szCs w:val="20"/>
              </w:rPr>
              <w:t>deviance</w:t>
            </w:r>
          </w:p>
        </w:tc>
        <w:tc>
          <w:tcPr>
            <w:tcW w:w="2917" w:type="dxa"/>
            <w:tcBorders>
              <w:top w:val="nil"/>
              <w:left w:val="nil"/>
              <w:bottom w:val="nil"/>
              <w:right w:val="nil"/>
            </w:tcBorders>
            <w:noWrap/>
            <w:tcMar>
              <w:top w:w="15" w:type="dxa"/>
              <w:left w:w="15" w:type="dxa"/>
              <w:bottom w:w="0" w:type="dxa"/>
              <w:right w:w="15" w:type="dxa"/>
            </w:tcMar>
            <w:hideMark/>
            <w:tcPrChange w:id="1268" w:author="Dylan CHEN" w:date="2026-08-30T09:41:00Z" w16du:dateUtc="2026-08-30T01:41:00Z">
              <w:tcPr>
                <w:tcW w:w="2917" w:type="dxa"/>
                <w:gridSpan w:val="2"/>
                <w:tcBorders>
                  <w:top w:val="nil"/>
                  <w:left w:val="nil"/>
                  <w:bottom w:val="nil"/>
                  <w:right w:val="nil"/>
                </w:tcBorders>
                <w:noWrap/>
                <w:tcMar>
                  <w:top w:w="15" w:type="dxa"/>
                  <w:left w:w="15" w:type="dxa"/>
                  <w:bottom w:w="0" w:type="dxa"/>
                  <w:right w:w="15" w:type="dxa"/>
                </w:tcMar>
                <w:hideMark/>
              </w:tcPr>
            </w:tcPrChange>
          </w:tcPr>
          <w:p w14:paraId="508BFBCA" w14:textId="77777777" w:rsidR="00D61EA7" w:rsidRPr="00015210" w:rsidRDefault="00D61EA7" w:rsidP="00D61EA7">
            <w:pPr>
              <w:rPr>
                <w:color w:val="000000"/>
                <w:sz w:val="20"/>
                <w:szCs w:val="20"/>
              </w:rPr>
            </w:pPr>
          </w:p>
        </w:tc>
        <w:tc>
          <w:tcPr>
            <w:tcW w:w="847" w:type="dxa"/>
            <w:tcBorders>
              <w:top w:val="nil"/>
              <w:left w:val="nil"/>
              <w:bottom w:val="nil"/>
              <w:right w:val="nil"/>
            </w:tcBorders>
            <w:noWrap/>
            <w:tcMar>
              <w:top w:w="15" w:type="dxa"/>
              <w:left w:w="15" w:type="dxa"/>
              <w:bottom w:w="0" w:type="dxa"/>
              <w:right w:w="15" w:type="dxa"/>
            </w:tcMar>
            <w:hideMark/>
            <w:tcPrChange w:id="1269"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39B387D9" w14:textId="77777777" w:rsidR="00D61EA7" w:rsidRPr="00015210" w:rsidRDefault="00D61EA7" w:rsidP="00D61EA7">
            <w:pPr>
              <w:jc w:val="center"/>
              <w:rPr>
                <w:color w:val="000000"/>
                <w:sz w:val="20"/>
                <w:szCs w:val="20"/>
              </w:rPr>
            </w:pPr>
            <w:r w:rsidRPr="00015210">
              <w:rPr>
                <w:color w:val="000000"/>
                <w:sz w:val="20"/>
                <w:szCs w:val="20"/>
              </w:rPr>
              <w:t>3537.101</w:t>
            </w:r>
          </w:p>
        </w:tc>
        <w:tc>
          <w:tcPr>
            <w:tcW w:w="880" w:type="dxa"/>
            <w:tcBorders>
              <w:top w:val="nil"/>
              <w:left w:val="nil"/>
              <w:bottom w:val="nil"/>
              <w:right w:val="nil"/>
            </w:tcBorders>
            <w:noWrap/>
            <w:tcMar>
              <w:top w:w="15" w:type="dxa"/>
              <w:left w:w="15" w:type="dxa"/>
              <w:bottom w:w="0" w:type="dxa"/>
              <w:right w:w="15" w:type="dxa"/>
            </w:tcMar>
            <w:hideMark/>
            <w:tcPrChange w:id="1270"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376F62C7" w14:textId="77777777" w:rsidR="00D61EA7" w:rsidRPr="00015210" w:rsidRDefault="00D61EA7" w:rsidP="00D61EA7">
            <w:pPr>
              <w:jc w:val="center"/>
              <w:rPr>
                <w:color w:val="000000"/>
                <w:sz w:val="20"/>
                <w:szCs w:val="20"/>
              </w:rPr>
            </w:pPr>
          </w:p>
        </w:tc>
        <w:tc>
          <w:tcPr>
            <w:tcW w:w="880" w:type="dxa"/>
            <w:tcBorders>
              <w:top w:val="nil"/>
              <w:left w:val="nil"/>
              <w:bottom w:val="nil"/>
              <w:right w:val="nil"/>
            </w:tcBorders>
            <w:noWrap/>
            <w:tcMar>
              <w:top w:w="15" w:type="dxa"/>
              <w:left w:w="15" w:type="dxa"/>
              <w:bottom w:w="0" w:type="dxa"/>
              <w:right w:w="15" w:type="dxa"/>
            </w:tcMar>
            <w:hideMark/>
            <w:tcPrChange w:id="1271" w:author="Dylan CHEN" w:date="2026-08-30T09:41:00Z" w16du:dateUtc="2026-08-30T01:41:00Z">
              <w:tcPr>
                <w:tcW w:w="0" w:type="auto"/>
                <w:gridSpan w:val="2"/>
                <w:tcBorders>
                  <w:top w:val="nil"/>
                  <w:left w:val="nil"/>
                  <w:bottom w:val="nil"/>
                  <w:right w:val="nil"/>
                </w:tcBorders>
                <w:noWrap/>
                <w:tcMar>
                  <w:top w:w="15" w:type="dxa"/>
                  <w:left w:w="15" w:type="dxa"/>
                  <w:bottom w:w="0" w:type="dxa"/>
                  <w:right w:w="15" w:type="dxa"/>
                </w:tcMar>
                <w:hideMark/>
              </w:tcPr>
            </w:tcPrChange>
          </w:tcPr>
          <w:p w14:paraId="472D490E" w14:textId="77777777" w:rsidR="00D61EA7" w:rsidRPr="00015210" w:rsidRDefault="00D61EA7" w:rsidP="00D61EA7">
            <w:pPr>
              <w:rPr>
                <w:sz w:val="20"/>
                <w:szCs w:val="20"/>
              </w:rPr>
            </w:pPr>
          </w:p>
        </w:tc>
        <w:tc>
          <w:tcPr>
            <w:tcW w:w="1986" w:type="dxa"/>
            <w:tcBorders>
              <w:top w:val="nil"/>
              <w:left w:val="nil"/>
              <w:bottom w:val="nil"/>
              <w:right w:val="nil"/>
            </w:tcBorders>
            <w:tcPrChange w:id="1272" w:author="Dylan CHEN" w:date="2026-08-30T09:41:00Z" w16du:dateUtc="2026-08-30T01:41:00Z">
              <w:tcPr>
                <w:tcW w:w="1986" w:type="dxa"/>
                <w:gridSpan w:val="2"/>
                <w:tcBorders>
                  <w:top w:val="nil"/>
                  <w:left w:val="nil"/>
                  <w:bottom w:val="nil"/>
                  <w:right w:val="nil"/>
                </w:tcBorders>
              </w:tcPr>
            </w:tcPrChange>
          </w:tcPr>
          <w:p w14:paraId="58A2CB0E" w14:textId="77777777" w:rsidR="00D61EA7" w:rsidRPr="00015210" w:rsidRDefault="00D61EA7" w:rsidP="00D61EA7">
            <w:pPr>
              <w:rPr>
                <w:sz w:val="20"/>
                <w:szCs w:val="20"/>
              </w:rPr>
            </w:pPr>
          </w:p>
        </w:tc>
      </w:tr>
      <w:tr w:rsidR="00D61EA7" w:rsidRPr="00015210" w14:paraId="12DD2363" w14:textId="7854B871" w:rsidTr="00596C3A">
        <w:trPr>
          <w:jc w:val="center"/>
          <w:trPrChange w:id="1273" w:author="Dylan CHEN" w:date="2026-08-30T09:41:00Z" w16du:dateUtc="2026-08-30T01:41:00Z">
            <w:trPr>
              <w:jc w:val="center"/>
            </w:trPr>
          </w:trPrChange>
        </w:trPr>
        <w:tc>
          <w:tcPr>
            <w:tcW w:w="2030" w:type="dxa"/>
            <w:tcBorders>
              <w:top w:val="nil"/>
              <w:left w:val="nil"/>
              <w:bottom w:val="single" w:sz="4" w:space="0" w:color="auto"/>
              <w:right w:val="nil"/>
            </w:tcBorders>
            <w:noWrap/>
            <w:tcMar>
              <w:top w:w="15" w:type="dxa"/>
              <w:left w:w="15" w:type="dxa"/>
              <w:bottom w:w="0" w:type="dxa"/>
              <w:right w:w="15" w:type="dxa"/>
            </w:tcMar>
            <w:hideMark/>
            <w:tcPrChange w:id="1274" w:author="Dylan CHEN" w:date="2026-08-30T09:41:00Z" w16du:dateUtc="2026-08-30T01:41: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6F3FD94D" w14:textId="6DE38197" w:rsidR="00D61EA7" w:rsidRPr="00015210" w:rsidRDefault="00D61EA7" w:rsidP="00D61EA7">
            <w:pPr>
              <w:rPr>
                <w:color w:val="000000"/>
                <w:sz w:val="20"/>
                <w:szCs w:val="20"/>
              </w:rPr>
            </w:pPr>
            <w:r w:rsidRPr="00015210">
              <w:rPr>
                <w:color w:val="000000"/>
                <w:sz w:val="20"/>
                <w:szCs w:val="20"/>
              </w:rPr>
              <w:t>pseudo R</w:t>
            </w:r>
            <w:del w:id="1275" w:author="Prof. LIU Ben" w:date="2026-08-30T00:08:00Z" w16du:dateUtc="2026-08-29T16:08:00Z">
              <w:r w:rsidRPr="00015210" w:rsidDel="0096012F">
                <w:rPr>
                  <w:color w:val="000000"/>
                  <w:sz w:val="20"/>
                  <w:szCs w:val="20"/>
                </w:rPr>
                <w:delText>^</w:delText>
              </w:r>
            </w:del>
            <w:ins w:id="1276" w:author="Prof. LIU Ben" w:date="2026-08-30T00:08:00Z" w16du:dateUtc="2026-08-29T16:08:00Z">
              <w:r w:rsidR="0096012F">
                <w:rPr>
                  <w:rFonts w:hint="eastAsia"/>
                  <w:color w:val="000000"/>
                  <w:sz w:val="20"/>
                  <w:szCs w:val="20"/>
                </w:rPr>
                <w:t>-squared</w:t>
              </w:r>
            </w:ins>
            <w:del w:id="1277" w:author="Prof. LIU Ben" w:date="2026-08-30T00:08:00Z" w16du:dateUtc="2026-08-29T16:08:00Z">
              <w:r w:rsidRPr="00015210" w:rsidDel="0096012F">
                <w:rPr>
                  <w:rFonts w:hint="eastAsia"/>
                  <w:color w:val="000000"/>
                  <w:sz w:val="20"/>
                  <w:szCs w:val="20"/>
                </w:rPr>
                <w:delText>2</w:delText>
              </w:r>
            </w:del>
          </w:p>
        </w:tc>
        <w:tc>
          <w:tcPr>
            <w:tcW w:w="2917" w:type="dxa"/>
            <w:tcBorders>
              <w:top w:val="nil"/>
              <w:left w:val="nil"/>
              <w:bottom w:val="single" w:sz="4" w:space="0" w:color="auto"/>
              <w:right w:val="nil"/>
            </w:tcBorders>
            <w:noWrap/>
            <w:tcMar>
              <w:top w:w="15" w:type="dxa"/>
              <w:left w:w="15" w:type="dxa"/>
              <w:bottom w:w="0" w:type="dxa"/>
              <w:right w:w="15" w:type="dxa"/>
            </w:tcMar>
            <w:hideMark/>
            <w:tcPrChange w:id="1278" w:author="Dylan CHEN" w:date="2026-08-30T09:41:00Z" w16du:dateUtc="2026-08-30T01:41:00Z">
              <w:tcPr>
                <w:tcW w:w="2917" w:type="dxa"/>
                <w:gridSpan w:val="2"/>
                <w:tcBorders>
                  <w:top w:val="nil"/>
                  <w:left w:val="nil"/>
                  <w:bottom w:val="single" w:sz="4" w:space="0" w:color="auto"/>
                  <w:right w:val="nil"/>
                </w:tcBorders>
                <w:noWrap/>
                <w:tcMar>
                  <w:top w:w="15" w:type="dxa"/>
                  <w:left w:w="15" w:type="dxa"/>
                  <w:bottom w:w="0" w:type="dxa"/>
                  <w:right w:w="15" w:type="dxa"/>
                </w:tcMar>
                <w:hideMark/>
              </w:tcPr>
            </w:tcPrChange>
          </w:tcPr>
          <w:p w14:paraId="7F80622B" w14:textId="77777777" w:rsidR="00D61EA7" w:rsidRPr="00015210" w:rsidRDefault="00D61EA7" w:rsidP="00D61EA7">
            <w:pPr>
              <w:jc w:val="center"/>
              <w:rPr>
                <w:color w:val="000000"/>
                <w:sz w:val="20"/>
                <w:szCs w:val="20"/>
              </w:rPr>
            </w:pPr>
            <w:r w:rsidRPr="00015210">
              <w:rPr>
                <w:color w:val="000000"/>
                <w:sz w:val="20"/>
                <w:szCs w:val="20"/>
              </w:rPr>
              <w:t> </w:t>
            </w:r>
          </w:p>
        </w:tc>
        <w:tc>
          <w:tcPr>
            <w:tcW w:w="847" w:type="dxa"/>
            <w:tcBorders>
              <w:top w:val="nil"/>
              <w:left w:val="nil"/>
              <w:bottom w:val="single" w:sz="4" w:space="0" w:color="auto"/>
              <w:right w:val="nil"/>
            </w:tcBorders>
            <w:noWrap/>
            <w:tcMar>
              <w:top w:w="15" w:type="dxa"/>
              <w:left w:w="15" w:type="dxa"/>
              <w:bottom w:w="0" w:type="dxa"/>
              <w:right w:w="15" w:type="dxa"/>
            </w:tcMar>
            <w:hideMark/>
            <w:tcPrChange w:id="1279" w:author="Dylan CHEN" w:date="2026-08-30T09:41:00Z" w16du:dateUtc="2026-08-30T01:41: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5679EBC7" w14:textId="77777777" w:rsidR="00D61EA7" w:rsidRPr="00015210" w:rsidRDefault="00D61EA7" w:rsidP="00D61EA7">
            <w:pPr>
              <w:jc w:val="center"/>
              <w:rPr>
                <w:color w:val="000000"/>
                <w:sz w:val="20"/>
                <w:szCs w:val="20"/>
              </w:rPr>
            </w:pPr>
            <w:r w:rsidRPr="00015210">
              <w:rPr>
                <w:color w:val="000000"/>
                <w:sz w:val="20"/>
                <w:szCs w:val="20"/>
              </w:rPr>
              <w:t>0.014</w:t>
            </w:r>
          </w:p>
        </w:tc>
        <w:tc>
          <w:tcPr>
            <w:tcW w:w="880" w:type="dxa"/>
            <w:tcBorders>
              <w:top w:val="nil"/>
              <w:left w:val="nil"/>
              <w:bottom w:val="single" w:sz="4" w:space="0" w:color="auto"/>
              <w:right w:val="nil"/>
            </w:tcBorders>
            <w:noWrap/>
            <w:tcMar>
              <w:top w:w="15" w:type="dxa"/>
              <w:left w:w="15" w:type="dxa"/>
              <w:bottom w:w="0" w:type="dxa"/>
              <w:right w:w="15" w:type="dxa"/>
            </w:tcMar>
            <w:hideMark/>
            <w:tcPrChange w:id="1280" w:author="Dylan CHEN" w:date="2026-08-30T09:41:00Z" w16du:dateUtc="2026-08-30T01:41: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1E57116E" w14:textId="77777777" w:rsidR="00D61EA7" w:rsidRPr="00015210" w:rsidRDefault="00D61EA7" w:rsidP="00D61EA7">
            <w:pPr>
              <w:jc w:val="center"/>
              <w:rPr>
                <w:color w:val="000000"/>
                <w:sz w:val="20"/>
                <w:szCs w:val="20"/>
              </w:rPr>
            </w:pPr>
            <w:r w:rsidRPr="00015210">
              <w:rPr>
                <w:color w:val="000000"/>
                <w:sz w:val="20"/>
                <w:szCs w:val="20"/>
              </w:rPr>
              <w:t> </w:t>
            </w:r>
          </w:p>
        </w:tc>
        <w:tc>
          <w:tcPr>
            <w:tcW w:w="880" w:type="dxa"/>
            <w:tcBorders>
              <w:top w:val="nil"/>
              <w:left w:val="nil"/>
              <w:bottom w:val="single" w:sz="4" w:space="0" w:color="auto"/>
              <w:right w:val="nil"/>
            </w:tcBorders>
            <w:noWrap/>
            <w:tcMar>
              <w:top w:w="15" w:type="dxa"/>
              <w:left w:w="15" w:type="dxa"/>
              <w:bottom w:w="0" w:type="dxa"/>
              <w:right w:w="15" w:type="dxa"/>
            </w:tcMar>
            <w:hideMark/>
            <w:tcPrChange w:id="1281" w:author="Dylan CHEN" w:date="2026-08-30T09:41:00Z" w16du:dateUtc="2026-08-30T01:41: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0D445E2A"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Change w:id="1282" w:author="Dylan CHEN" w:date="2026-08-30T09:41:00Z" w16du:dateUtc="2026-08-30T01:41:00Z">
              <w:tcPr>
                <w:tcW w:w="1986" w:type="dxa"/>
                <w:gridSpan w:val="2"/>
                <w:tcBorders>
                  <w:top w:val="nil"/>
                  <w:left w:val="nil"/>
                  <w:bottom w:val="single" w:sz="4" w:space="0" w:color="auto"/>
                  <w:right w:val="nil"/>
                </w:tcBorders>
              </w:tcPr>
            </w:tcPrChange>
          </w:tcPr>
          <w:p w14:paraId="6534B784" w14:textId="2A1618FC" w:rsidR="00D61EA7" w:rsidRPr="00015210" w:rsidRDefault="00D61EA7" w:rsidP="00D61EA7">
            <w:pPr>
              <w:jc w:val="center"/>
              <w:rPr>
                <w:color w:val="000000"/>
                <w:sz w:val="20"/>
                <w:szCs w:val="20"/>
              </w:rPr>
            </w:pPr>
            <w:r w:rsidRPr="00015210">
              <w:rPr>
                <w:color w:val="000000"/>
                <w:sz w:val="20"/>
                <w:szCs w:val="20"/>
              </w:rPr>
              <w:t> </w:t>
            </w:r>
          </w:p>
        </w:tc>
      </w:tr>
    </w:tbl>
    <w:p w14:paraId="61B19D68" w14:textId="61396D8A" w:rsidR="0049432D" w:rsidRPr="00015210" w:rsidRDefault="00F045BB" w:rsidP="0049432D">
      <w:pPr>
        <w:pStyle w:val="Notes"/>
      </w:pPr>
      <w:del w:id="1283" w:author="Dylan CHEN" w:date="2026-08-30T09:41:00Z" w16du:dateUtc="2026-08-30T01:41:00Z">
        <w:r w:rsidRPr="00596C3A" w:rsidDel="00596C3A">
          <w:rPr>
            <w:rPrChange w:id="1284" w:author="Dylan CHEN" w:date="2026-08-30T09:42:00Z" w16du:dateUtc="2026-08-30T01:42:00Z">
              <w:rPr>
                <w:i/>
                <w:iCs/>
              </w:rPr>
            </w:rPrChange>
          </w:rPr>
          <w:delText xml:space="preserve"> </w:delText>
        </w:r>
      </w:del>
      <w:r w:rsidR="0049432D" w:rsidRPr="00596C3A">
        <w:rPr>
          <w:rPrChange w:id="1285" w:author="Dylan CHEN" w:date="2026-08-30T09:42:00Z" w16du:dateUtc="2026-08-30T01:42:00Z">
            <w:rPr>
              <w:i/>
              <w:iCs/>
            </w:rPr>
          </w:rPrChange>
        </w:rPr>
        <w:t>Notes.</w:t>
      </w:r>
      <w:r w:rsidR="0049432D" w:rsidRPr="00015210">
        <w:t xml:space="preserve"> </w:t>
      </w:r>
      <w:ins w:id="1286" w:author="Dylan CHEN" w:date="2026-08-30T09:41:00Z" w16du:dateUtc="2026-08-30T01:41:00Z">
        <w:r w:rsidR="00596C3A">
          <w:rPr>
            <w:rFonts w:hint="eastAsia"/>
          </w:rPr>
          <w:t xml:space="preserve">1. </w:t>
        </w:r>
      </w:ins>
      <w:r w:rsidR="0049432D" w:rsidRPr="00015210">
        <w:t xml:space="preserve">Standard errors in parentheses. </w:t>
      </w:r>
      <w:r w:rsidR="0049432D" w:rsidRPr="00015210">
        <w:rPr>
          <w:rFonts w:ascii="Courier New" w:hAnsi="Courier New" w:cs="Courier New"/>
        </w:rPr>
        <w:t>.</w:t>
      </w:r>
      <w:r w:rsidR="0049432D" w:rsidRPr="00015210">
        <w:t xml:space="preserve"> p&lt;0.1, </w:t>
      </w:r>
      <w:r w:rsidR="0049432D" w:rsidRPr="00015210">
        <w:rPr>
          <w:rFonts w:ascii="Courier New" w:hAnsi="Courier New" w:cs="Courier New"/>
        </w:rPr>
        <w:t>*</w:t>
      </w:r>
      <w:r w:rsidR="0049432D" w:rsidRPr="00015210">
        <w:t xml:space="preserve"> p&lt;0.05, </w:t>
      </w:r>
      <w:r w:rsidR="0049432D" w:rsidRPr="00015210">
        <w:rPr>
          <w:rFonts w:ascii="Courier New" w:hAnsi="Courier New" w:cs="Courier New"/>
        </w:rPr>
        <w:t>**</w:t>
      </w:r>
      <w:r w:rsidR="0049432D" w:rsidRPr="00015210">
        <w:t xml:space="preserve"> p&lt;0.01, </w:t>
      </w:r>
      <w:r w:rsidR="0049432D" w:rsidRPr="00015210">
        <w:rPr>
          <w:rFonts w:ascii="Courier New" w:hAnsi="Courier New" w:cs="Courier New"/>
        </w:rPr>
        <w:t>***</w:t>
      </w:r>
      <w:r w:rsidR="0049432D" w:rsidRPr="00015210">
        <w:t xml:space="preserve"> p&lt;0.001. </w:t>
      </w:r>
      <w:ins w:id="1287" w:author="Dylan CHEN" w:date="2026-08-30T09:41:00Z" w16du:dateUtc="2026-08-30T01:41:00Z">
        <w:r w:rsidR="00596C3A">
          <w:br/>
        </w:r>
        <w:r w:rsidR="00596C3A">
          <w:rPr>
            <w:rFonts w:hint="eastAsia"/>
          </w:rPr>
          <w:t xml:space="preserve">2. </w:t>
        </w:r>
      </w:ins>
      <w:r w:rsidR="0049432D" w:rsidRPr="00015210">
        <w:t xml:space="preserve">In Column 1 the dependent variable is the log of the number of human answers provided within 7 days. In Columns </w:t>
      </w:r>
      <w:r w:rsidR="001C3581">
        <w:rPr>
          <w:rFonts w:hint="eastAsia"/>
        </w:rPr>
        <w:t>2-4</w:t>
      </w:r>
      <w:r w:rsidR="0049432D" w:rsidRPr="00015210">
        <w:t xml:space="preserve"> the dependent variable is the raw count of human answers provided within 7 days.</w:t>
      </w:r>
      <w:r w:rsidR="001C3581">
        <w:rPr>
          <w:rFonts w:hint="eastAsia"/>
        </w:rPr>
        <w:t xml:space="preserve"> In Column 5 it is the quality of the first human answer.</w:t>
      </w:r>
    </w:p>
    <w:p w14:paraId="14179CD3" w14:textId="561DE718" w:rsidR="00C816AB" w:rsidRPr="00015210" w:rsidRDefault="0049432D" w:rsidP="00151A30">
      <w:pPr>
        <w:pStyle w:val="Paragraph0"/>
      </w:pPr>
      <w:r w:rsidRPr="00015210">
        <w:rPr>
          <w:b/>
          <w:bCs/>
        </w:rPr>
        <w:t>Human Answer Quality</w:t>
      </w:r>
      <w:r w:rsidR="00C816AB" w:rsidRPr="00015210">
        <w:t xml:space="preserve">. </w:t>
      </w:r>
      <w:r w:rsidR="00076D85">
        <w:t xml:space="preserve">Column 5 in </w:t>
      </w:r>
      <w:r w:rsidRPr="00015210">
        <w:t xml:space="preserve">Table </w:t>
      </w:r>
      <w:r w:rsidR="00076D85">
        <w:t>5</w:t>
      </w:r>
      <w:r w:rsidR="00745A6A" w:rsidRPr="00015210">
        <w:t xml:space="preserve"> </w:t>
      </w:r>
      <w:r w:rsidRPr="00015210">
        <w:t xml:space="preserve">reports the OLS estimate and a specification with a questioner random effect. </w:t>
      </w:r>
      <w:r w:rsidR="00151A30" w:rsidRPr="00015210">
        <w:t>The interaction between the AI indicator and AI answer quality stays positive and significant in both columns (0.114, p &lt; 0.01)</w:t>
      </w:r>
      <w:del w:id="1288" w:author="Dylan CHEN" w:date="2026-08-30T00:15:00Z" w16du:dateUtc="2026-08-29T16:15:00Z">
        <w:r w:rsidR="00151A30" w:rsidRPr="00015210" w:rsidDel="00E61B0A">
          <w:delText xml:space="preserve">, which matches the </w:delText>
        </w:r>
      </w:del>
      <w:del w:id="1289" w:author="Dylan CHEN" w:date="2026-08-30T00:14:00Z" w16du:dateUtc="2026-08-29T16:14:00Z">
        <w:r w:rsidR="00151A30" w:rsidRPr="00015210" w:rsidDel="00E61B0A">
          <w:rPr>
            <w:rFonts w:hint="eastAsia"/>
          </w:rPr>
          <w:delText xml:space="preserve">benchmark relationship </w:delText>
        </w:r>
      </w:del>
      <w:del w:id="1290" w:author="Dylan CHEN" w:date="2026-08-30T00:15:00Z" w16du:dateUtc="2026-08-29T16:15:00Z">
        <w:r w:rsidR="00151A30" w:rsidRPr="00015210" w:rsidDel="00E61B0A">
          <w:delText>in H6</w:delText>
        </w:r>
      </w:del>
      <w:r w:rsidR="00151A30" w:rsidRPr="00015210">
        <w:t xml:space="preserve">. </w:t>
      </w:r>
      <w:r w:rsidRPr="00015210">
        <w:t>The</w:t>
      </w:r>
      <w:r w:rsidR="00151A30" w:rsidRPr="00015210">
        <w:t xml:space="preserve"> questioner</w:t>
      </w:r>
      <w:r w:rsidRPr="00015210">
        <w:t xml:space="preserve"> random effect does not alter the conclusion.</w:t>
      </w:r>
      <w:r w:rsidR="00C816AB" w:rsidRPr="00015210">
        <w:t xml:space="preserve"> </w:t>
      </w:r>
    </w:p>
    <w:p w14:paraId="0A0FD236" w14:textId="372FE850" w:rsidR="00C816AB" w:rsidRPr="00015210" w:rsidRDefault="00C816AB" w:rsidP="0049010E">
      <w:pPr>
        <w:pStyle w:val="Heading3"/>
      </w:pPr>
      <w:r w:rsidRPr="00015210">
        <w:t>Alternative Time Frames</w:t>
      </w:r>
    </w:p>
    <w:p w14:paraId="3530F789" w14:textId="6AF019B5" w:rsidR="00374352" w:rsidRPr="00015210" w:rsidRDefault="00C816AB" w:rsidP="00374352">
      <w:pPr>
        <w:pStyle w:val="Paragraph0"/>
        <w:rPr>
          <w:color w:val="000000"/>
        </w:rPr>
      </w:pPr>
      <w:r w:rsidRPr="00015210">
        <w:t xml:space="preserve">Table </w:t>
      </w:r>
      <w:r w:rsidR="00144EC0">
        <w:t>6</w:t>
      </w:r>
      <w:r w:rsidR="00745A6A" w:rsidRPr="00015210">
        <w:t xml:space="preserve"> </w:t>
      </w:r>
      <w:r w:rsidRPr="00015210">
        <w:t>examines robustness to alternative time frames. Columns 1-</w:t>
      </w:r>
      <w:r w:rsidR="00DF063F">
        <w:t>3</w:t>
      </w:r>
      <w:r w:rsidRPr="00015210">
        <w:t xml:space="preserve"> vary the window for counting human answers from</w:t>
      </w:r>
      <w:r w:rsidR="00DF063F">
        <w:t xml:space="preserve"> 7 days in the main model to 3 days, 14 days, and</w:t>
      </w:r>
      <w:r w:rsidRPr="00015210">
        <w:t xml:space="preserve"> the full </w:t>
      </w:r>
      <w:r w:rsidRPr="00015210">
        <w:lastRenderedPageBreak/>
        <w:t xml:space="preserve">observation period after question posting. </w:t>
      </w:r>
      <w:r w:rsidR="00374352" w:rsidRPr="00015210">
        <w:rPr>
          <w:color w:val="000000"/>
        </w:rPr>
        <w:t xml:space="preserve">The results are consistent across windows. The </w:t>
      </w:r>
      <w:r w:rsidR="008A6F83" w:rsidRPr="00015210">
        <w:rPr>
          <w:color w:val="000000"/>
        </w:rPr>
        <w:t xml:space="preserve">AI label effect </w:t>
      </w:r>
      <w:r w:rsidR="00374352" w:rsidRPr="00015210">
        <w:rPr>
          <w:color w:val="000000"/>
        </w:rPr>
        <w:t xml:space="preserve">is positive and significant, and the interaction with answer length is negative and significant </w:t>
      </w:r>
      <w:r w:rsidR="008A6F83" w:rsidRPr="00015210">
        <w:rPr>
          <w:color w:val="000000"/>
        </w:rPr>
        <w:t>in all columns</w:t>
      </w:r>
      <w:r w:rsidR="00374352" w:rsidRPr="00015210">
        <w:rPr>
          <w:color w:val="000000"/>
        </w:rPr>
        <w:t xml:space="preserve">. The interaction with answer quality is not significant throughout. </w:t>
      </w:r>
    </w:p>
    <w:p w14:paraId="5A517833" w14:textId="4A71CE1E" w:rsidR="00D63883" w:rsidRPr="00015210" w:rsidRDefault="00C816AB" w:rsidP="00D63883">
      <w:pPr>
        <w:pStyle w:val="Paragraph0"/>
      </w:pPr>
      <w:bookmarkStart w:id="1291" w:name="OLE_LINK19"/>
      <w:r w:rsidRPr="00015210">
        <w:t xml:space="preserve">Columns </w:t>
      </w:r>
      <w:r w:rsidR="00DF063F">
        <w:t>4</w:t>
      </w:r>
      <w:r w:rsidRPr="00015210">
        <w:t>-</w:t>
      </w:r>
      <w:r w:rsidR="00DF063F">
        <w:t>6</w:t>
      </w:r>
      <w:r w:rsidRPr="00015210">
        <w:t xml:space="preserve"> restrict the sample to </w:t>
      </w:r>
      <w:bookmarkStart w:id="1292" w:name="_Hlk238737395"/>
      <w:r w:rsidRPr="00015210">
        <w:t>questions posted within the first 30, 60, and 90 days after the experiment began</w:t>
      </w:r>
      <w:bookmarkEnd w:id="1292"/>
      <w:r w:rsidRPr="00015210">
        <w:t>. Statistical power considerations are critical for interpreting these results. Our main dependent variable (number of human answers</w:t>
      </w:r>
      <w:r w:rsidR="00647569" w:rsidRPr="00015210">
        <w:t xml:space="preserve"> within 7 days</w:t>
      </w:r>
      <w:r w:rsidRPr="00015210">
        <w:t xml:space="preserve">) has a mean of 1.136 (SD: 1.093) in the treatment group and 1.305 (SD: 1.172) in the control group. </w:t>
      </w:r>
      <w:r w:rsidR="00D63883" w:rsidRPr="00015210">
        <w:t>Detecting the observed length slope of -0.040 with 80% power and α = 0.05 requires approximately 14,764 questions for a simple t-test. Even our regression specification includes a rich set of controls that absorb a substantial portion of residual outcome variance, which increases the precision of coefficient estimates, samples that are too small remain insufficient for reliable inference.</w:t>
      </w:r>
    </w:p>
    <w:p w14:paraId="4A052D97" w14:textId="2D4D41F7" w:rsidR="00C816AB" w:rsidRPr="00015210" w:rsidRDefault="00C816AB" w:rsidP="00D63883">
      <w:pPr>
        <w:pStyle w:val="Paragraph0"/>
      </w:pPr>
      <w:r w:rsidRPr="00015210">
        <w:t xml:space="preserve">The 30-day window (Column </w:t>
      </w:r>
      <w:r w:rsidR="00DF063F">
        <w:t>4</w:t>
      </w:r>
      <w:r w:rsidRPr="00015210">
        <w:t>, N=83</w:t>
      </w:r>
      <w:r w:rsidR="00940A64" w:rsidRPr="00015210">
        <w:t>7</w:t>
      </w:r>
      <w:r w:rsidRPr="00015210">
        <w:t>) produces an insignificant coefficient (-0.0</w:t>
      </w:r>
      <w:r w:rsidR="00374352" w:rsidRPr="00015210">
        <w:t>4</w:t>
      </w:r>
      <w:r w:rsidR="00940A64" w:rsidRPr="00015210">
        <w:t>1</w:t>
      </w:r>
      <w:r w:rsidRPr="00015210">
        <w:t xml:space="preserve">, p </w:t>
      </w:r>
      <w:r w:rsidR="00940A64" w:rsidRPr="00015210">
        <w:t>&lt;</w:t>
      </w:r>
      <w:r w:rsidRPr="00015210">
        <w:t xml:space="preserve"> 0.10), which is likely due to insufficient statistical power. The 60-day and 90-day windows (Columns </w:t>
      </w:r>
      <w:r w:rsidR="00DF063F">
        <w:t>5-</w:t>
      </w:r>
      <w:r w:rsidRPr="00015210">
        <w:t>6, N=1,60</w:t>
      </w:r>
      <w:r w:rsidR="00940A64" w:rsidRPr="00015210">
        <w:t>6</w:t>
      </w:r>
      <w:r w:rsidRPr="00015210">
        <w:t xml:space="preserve"> and 2,41</w:t>
      </w:r>
      <w:r w:rsidR="00940A64" w:rsidRPr="00015210">
        <w:t>2</w:t>
      </w:r>
      <w:r w:rsidRPr="00015210">
        <w:t>) provide adequate samples and reveal significant negative effects (-0.0</w:t>
      </w:r>
      <w:r w:rsidR="00374352" w:rsidRPr="00015210">
        <w:t>50 and -0.04</w:t>
      </w:r>
      <w:r w:rsidR="00940A64" w:rsidRPr="00015210">
        <w:t>4</w:t>
      </w:r>
      <w:r w:rsidR="00374352" w:rsidRPr="00015210">
        <w:t>,</w:t>
      </w:r>
      <w:r w:rsidRPr="00015210">
        <w:t xml:space="preserve"> p &lt; 0.01).</w:t>
      </w:r>
    </w:p>
    <w:p w14:paraId="75E5356E" w14:textId="07E860B9" w:rsidR="00F045BB" w:rsidRPr="00015210" w:rsidRDefault="00C816AB" w:rsidP="00D2526D">
      <w:pPr>
        <w:pStyle w:val="TableFiguretitle"/>
        <w:keepNext/>
      </w:pPr>
      <w:bookmarkStart w:id="1293" w:name="_Ref210248973"/>
      <w:r w:rsidRPr="00015210">
        <w:t xml:space="preserve">Table </w:t>
      </w:r>
      <w:bookmarkEnd w:id="1293"/>
      <w:r w:rsidR="00144EC0">
        <w:t>6</w:t>
      </w:r>
      <w:r w:rsidRPr="00015210">
        <w:t>. Robustness checks: alternative time frame used in analyses</w:t>
      </w:r>
    </w:p>
    <w:tbl>
      <w:tblPr>
        <w:tblW w:w="5000" w:type="pct"/>
        <w:jc w:val="center"/>
        <w:tblLayout w:type="fixed"/>
        <w:tblCellMar>
          <w:left w:w="0" w:type="dxa"/>
          <w:right w:w="0" w:type="dxa"/>
        </w:tblCellMar>
        <w:tblLook w:val="04A0" w:firstRow="1" w:lastRow="0" w:firstColumn="1" w:lastColumn="0" w:noHBand="0" w:noVBand="1"/>
        <w:tblPrChange w:id="1294" w:author="Dylan CHEN" w:date="2026-08-30T09:42:00Z" w16du:dateUtc="2026-08-30T01:42:00Z">
          <w:tblPr>
            <w:tblW w:w="0" w:type="auto"/>
            <w:jc w:val="center"/>
            <w:tblCellMar>
              <w:left w:w="0" w:type="dxa"/>
              <w:right w:w="0" w:type="dxa"/>
            </w:tblCellMar>
            <w:tblLook w:val="04A0" w:firstRow="1" w:lastRow="0" w:firstColumn="1" w:lastColumn="0" w:noHBand="0" w:noVBand="1"/>
          </w:tblPr>
        </w:tblPrChange>
      </w:tblPr>
      <w:tblGrid>
        <w:gridCol w:w="1649"/>
        <w:gridCol w:w="1136"/>
        <w:gridCol w:w="1288"/>
        <w:gridCol w:w="1288"/>
        <w:gridCol w:w="1333"/>
        <w:gridCol w:w="1333"/>
        <w:gridCol w:w="1333"/>
        <w:tblGridChange w:id="1295">
          <w:tblGrid>
            <w:gridCol w:w="1564"/>
            <w:gridCol w:w="85"/>
            <w:gridCol w:w="992"/>
            <w:gridCol w:w="144"/>
            <w:gridCol w:w="1077"/>
            <w:gridCol w:w="211"/>
            <w:gridCol w:w="1010"/>
            <w:gridCol w:w="278"/>
            <w:gridCol w:w="986"/>
            <w:gridCol w:w="347"/>
            <w:gridCol w:w="917"/>
            <w:gridCol w:w="416"/>
            <w:gridCol w:w="848"/>
            <w:gridCol w:w="485"/>
          </w:tblGrid>
        </w:tblGridChange>
      </w:tblGrid>
      <w:tr w:rsidR="00DB0101" w:rsidRPr="00015210" w14:paraId="046CA110" w14:textId="77777777" w:rsidTr="00596C3A">
        <w:trPr>
          <w:cantSplit/>
          <w:jc w:val="center"/>
          <w:trPrChange w:id="1296" w:author="Dylan CHEN" w:date="2026-08-30T09:42:00Z" w16du:dateUtc="2026-08-30T01:42:00Z">
            <w:trPr>
              <w:gridAfter w:val="0"/>
              <w:cantSplit/>
              <w:jc w:val="center"/>
            </w:trPr>
          </w:trPrChange>
        </w:trPr>
        <w:tc>
          <w:tcPr>
            <w:tcW w:w="1564" w:type="dxa"/>
            <w:vMerge w:val="restart"/>
            <w:tcBorders>
              <w:top w:val="single" w:sz="4" w:space="0" w:color="auto"/>
              <w:left w:val="nil"/>
              <w:bottom w:val="nil"/>
              <w:right w:val="nil"/>
            </w:tcBorders>
            <w:noWrap/>
            <w:tcMar>
              <w:top w:w="15" w:type="dxa"/>
              <w:left w:w="15" w:type="dxa"/>
              <w:bottom w:w="0" w:type="dxa"/>
              <w:right w:w="15" w:type="dxa"/>
            </w:tcMar>
            <w:vAlign w:val="center"/>
            <w:hideMark/>
            <w:tcPrChange w:id="1297" w:author="Dylan CHEN" w:date="2026-08-30T09:42:00Z" w16du:dateUtc="2026-08-30T01:42:00Z">
              <w:tcPr>
                <w:tcW w:w="0" w:type="auto"/>
                <w:vMerge w:val="restart"/>
                <w:tcBorders>
                  <w:top w:val="single" w:sz="4" w:space="0" w:color="auto"/>
                  <w:left w:val="nil"/>
                  <w:bottom w:val="nil"/>
                  <w:right w:val="nil"/>
                </w:tcBorders>
                <w:noWrap/>
                <w:tcMar>
                  <w:top w:w="15" w:type="dxa"/>
                  <w:left w:w="15" w:type="dxa"/>
                  <w:bottom w:w="0" w:type="dxa"/>
                  <w:right w:w="15" w:type="dxa"/>
                </w:tcMar>
                <w:vAlign w:val="center"/>
                <w:hideMark/>
              </w:tcPr>
            </w:tcPrChange>
          </w:tcPr>
          <w:p w14:paraId="13E657B7" w14:textId="77777777" w:rsidR="00DB0101" w:rsidRPr="00015210" w:rsidRDefault="00DB0101">
            <w:pPr>
              <w:jc w:val="center"/>
              <w:rPr>
                <w:color w:val="000000"/>
                <w:sz w:val="20"/>
                <w:szCs w:val="20"/>
              </w:rPr>
            </w:pPr>
            <w:r w:rsidRPr="00015210">
              <w:rPr>
                <w:color w:val="000000"/>
                <w:sz w:val="20"/>
                <w:szCs w:val="20"/>
              </w:rPr>
              <w:t> </w:t>
            </w:r>
          </w:p>
        </w:tc>
        <w:tc>
          <w:tcPr>
            <w:tcW w:w="1077" w:type="dxa"/>
            <w:tcBorders>
              <w:top w:val="single" w:sz="4" w:space="0" w:color="auto"/>
              <w:left w:val="nil"/>
              <w:right w:val="nil"/>
            </w:tcBorders>
            <w:noWrap/>
            <w:tcMar>
              <w:top w:w="15" w:type="dxa"/>
              <w:left w:w="15" w:type="dxa"/>
              <w:bottom w:w="0" w:type="dxa"/>
              <w:right w:w="15" w:type="dxa"/>
            </w:tcMar>
            <w:vAlign w:val="center"/>
            <w:hideMark/>
            <w:tcPrChange w:id="1298" w:author="Dylan CHEN" w:date="2026-08-30T09:42:00Z" w16du:dateUtc="2026-08-30T01:4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079BD657" w14:textId="5C814BDA" w:rsidR="00DB0101" w:rsidRPr="00015210" w:rsidRDefault="00DB0101">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1221" w:type="dxa"/>
            <w:tcBorders>
              <w:top w:val="single" w:sz="4" w:space="0" w:color="auto"/>
              <w:left w:val="nil"/>
              <w:right w:val="nil"/>
            </w:tcBorders>
            <w:noWrap/>
            <w:tcMar>
              <w:top w:w="15" w:type="dxa"/>
              <w:left w:w="15" w:type="dxa"/>
              <w:bottom w:w="0" w:type="dxa"/>
              <w:right w:w="15" w:type="dxa"/>
            </w:tcMar>
            <w:vAlign w:val="center"/>
            <w:hideMark/>
            <w:tcPrChange w:id="1299" w:author="Dylan CHEN" w:date="2026-08-30T09:42:00Z" w16du:dateUtc="2026-08-30T01:4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007A7385" w14:textId="0371BEB9" w:rsidR="00DB0101" w:rsidRPr="00015210" w:rsidRDefault="00DB0101">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c>
          <w:tcPr>
            <w:tcW w:w="1221" w:type="dxa"/>
            <w:tcBorders>
              <w:top w:val="single" w:sz="4" w:space="0" w:color="auto"/>
              <w:left w:val="nil"/>
              <w:right w:val="nil"/>
            </w:tcBorders>
            <w:noWrap/>
            <w:tcMar>
              <w:top w:w="15" w:type="dxa"/>
              <w:left w:w="15" w:type="dxa"/>
              <w:bottom w:w="0" w:type="dxa"/>
              <w:right w:w="15" w:type="dxa"/>
            </w:tcMar>
            <w:vAlign w:val="center"/>
            <w:hideMark/>
            <w:tcPrChange w:id="1300" w:author="Dylan CHEN" w:date="2026-08-30T09:42:00Z" w16du:dateUtc="2026-08-30T01:4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74AE535C" w14:textId="1921DE61"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3</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Change w:id="1301" w:author="Dylan CHEN" w:date="2026-08-30T09:42:00Z" w16du:dateUtc="2026-08-30T01:4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5EC0EA68" w14:textId="433FD588"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4</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Change w:id="1302" w:author="Dylan CHEN" w:date="2026-08-30T09:42:00Z" w16du:dateUtc="2026-08-30T01:4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29ED7212" w14:textId="51C6972B"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5</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Change w:id="1303" w:author="Dylan CHEN" w:date="2026-08-30T09:42:00Z" w16du:dateUtc="2026-08-30T01:4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153DF1A9" w14:textId="3BF6F2D2"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6</w:t>
            </w:r>
            <w:r w:rsidRPr="00015210">
              <w:rPr>
                <w:color w:val="000000"/>
                <w:sz w:val="20"/>
                <w:szCs w:val="20"/>
              </w:rPr>
              <w:t>)</w:t>
            </w:r>
          </w:p>
        </w:tc>
      </w:tr>
      <w:tr w:rsidR="00DB0101" w:rsidRPr="00015210" w14:paraId="19589DFD" w14:textId="77777777" w:rsidTr="00596C3A">
        <w:trPr>
          <w:cantSplit/>
          <w:trHeight w:val="475"/>
          <w:jc w:val="center"/>
          <w:trPrChange w:id="1304" w:author="Dylan CHEN" w:date="2026-08-30T09:42:00Z" w16du:dateUtc="2026-08-30T01:42:00Z">
            <w:trPr>
              <w:gridAfter w:val="0"/>
              <w:cantSplit/>
              <w:trHeight w:val="475"/>
              <w:jc w:val="center"/>
            </w:trPr>
          </w:trPrChange>
        </w:trPr>
        <w:tc>
          <w:tcPr>
            <w:tcW w:w="1564" w:type="dxa"/>
            <w:vMerge/>
            <w:tcBorders>
              <w:top w:val="single" w:sz="4" w:space="0" w:color="auto"/>
              <w:left w:val="nil"/>
              <w:bottom w:val="nil"/>
              <w:right w:val="nil"/>
            </w:tcBorders>
            <w:vAlign w:val="center"/>
            <w:hideMark/>
            <w:tcPrChange w:id="1305" w:author="Dylan CHEN" w:date="2026-08-30T09:42:00Z" w16du:dateUtc="2026-08-30T01:42:00Z">
              <w:tcPr>
                <w:tcW w:w="0" w:type="auto"/>
                <w:vMerge/>
                <w:tcBorders>
                  <w:top w:val="single" w:sz="4" w:space="0" w:color="auto"/>
                  <w:left w:val="nil"/>
                  <w:bottom w:val="nil"/>
                  <w:right w:val="nil"/>
                </w:tcBorders>
                <w:vAlign w:val="center"/>
                <w:hideMark/>
              </w:tcPr>
            </w:tcPrChange>
          </w:tcPr>
          <w:p w14:paraId="566B8CEC" w14:textId="77777777" w:rsidR="00DB0101" w:rsidRPr="00015210" w:rsidRDefault="00DB0101">
            <w:pPr>
              <w:rPr>
                <w:color w:val="000000"/>
                <w:sz w:val="20"/>
                <w:szCs w:val="20"/>
              </w:rPr>
            </w:pPr>
          </w:p>
        </w:tc>
        <w:tc>
          <w:tcPr>
            <w:tcW w:w="3519" w:type="dxa"/>
            <w:gridSpan w:val="3"/>
            <w:tcBorders>
              <w:top w:val="nil"/>
              <w:left w:val="nil"/>
              <w:bottom w:val="single" w:sz="4" w:space="0" w:color="auto"/>
              <w:right w:val="nil"/>
            </w:tcBorders>
            <w:tcMar>
              <w:top w:w="15" w:type="dxa"/>
              <w:left w:w="15" w:type="dxa"/>
              <w:bottom w:w="0" w:type="dxa"/>
              <w:right w:w="15" w:type="dxa"/>
            </w:tcMar>
            <w:vAlign w:val="center"/>
            <w:hideMark/>
            <w:tcPrChange w:id="1306" w:author="Dylan CHEN" w:date="2026-08-30T09:42:00Z" w16du:dateUtc="2026-08-30T01:42:00Z">
              <w:tcPr>
                <w:tcW w:w="0" w:type="auto"/>
                <w:gridSpan w:val="6"/>
                <w:tcBorders>
                  <w:top w:val="nil"/>
                  <w:left w:val="nil"/>
                  <w:bottom w:val="single" w:sz="4" w:space="0" w:color="auto"/>
                  <w:right w:val="nil"/>
                </w:tcBorders>
                <w:tcMar>
                  <w:top w:w="15" w:type="dxa"/>
                  <w:left w:w="15" w:type="dxa"/>
                  <w:bottom w:w="0" w:type="dxa"/>
                  <w:right w:w="15" w:type="dxa"/>
                </w:tcMar>
                <w:vAlign w:val="center"/>
                <w:hideMark/>
              </w:tcPr>
            </w:tcPrChange>
          </w:tcPr>
          <w:p w14:paraId="59167AA4" w14:textId="40CA9E3D" w:rsidR="00DB0101" w:rsidRPr="00015210" w:rsidRDefault="00DB0101">
            <w:pPr>
              <w:jc w:val="center"/>
              <w:rPr>
                <w:color w:val="000000"/>
                <w:sz w:val="20"/>
                <w:szCs w:val="20"/>
              </w:rPr>
            </w:pPr>
            <w:r w:rsidRPr="00015210">
              <w:rPr>
                <w:color w:val="000000"/>
                <w:sz w:val="20"/>
                <w:szCs w:val="20"/>
              </w:rPr>
              <w:t>DV: Log(</w:t>
            </w:r>
            <w:ins w:id="1307" w:author="Dylan CHEN" w:date="2026-08-27T16:08:00Z" w16du:dateUtc="2026-08-27T08:08:00Z">
              <w:r w:rsidR="002E1246">
                <w:rPr>
                  <w:rFonts w:hint="eastAsia"/>
                  <w:color w:val="000000"/>
                  <w:sz w:val="20"/>
                  <w:szCs w:val="20"/>
                </w:rPr>
                <w:t xml:space="preserve">human </w:t>
              </w:r>
            </w:ins>
            <w:r w:rsidRPr="00015210">
              <w:rPr>
                <w:color w:val="000000"/>
                <w:sz w:val="20"/>
                <w:szCs w:val="20"/>
              </w:rPr>
              <w:t>answer number in N days)</w:t>
            </w:r>
          </w:p>
        </w:tc>
        <w:tc>
          <w:tcPr>
            <w:tcW w:w="3792" w:type="dxa"/>
            <w:gridSpan w:val="3"/>
            <w:tcBorders>
              <w:top w:val="nil"/>
              <w:left w:val="nil"/>
              <w:bottom w:val="single" w:sz="4" w:space="0" w:color="auto"/>
              <w:right w:val="nil"/>
            </w:tcBorders>
            <w:tcMar>
              <w:top w:w="15" w:type="dxa"/>
              <w:left w:w="15" w:type="dxa"/>
              <w:bottom w:w="0" w:type="dxa"/>
              <w:right w:w="15" w:type="dxa"/>
            </w:tcMar>
            <w:vAlign w:val="center"/>
            <w:hideMark/>
            <w:tcPrChange w:id="1308" w:author="Dylan CHEN" w:date="2026-08-30T09:42:00Z" w16du:dateUtc="2026-08-30T01:42:00Z">
              <w:tcPr>
                <w:tcW w:w="0" w:type="auto"/>
                <w:gridSpan w:val="6"/>
                <w:tcBorders>
                  <w:top w:val="nil"/>
                  <w:left w:val="nil"/>
                  <w:bottom w:val="single" w:sz="4" w:space="0" w:color="auto"/>
                  <w:right w:val="nil"/>
                </w:tcBorders>
                <w:tcMar>
                  <w:top w:w="15" w:type="dxa"/>
                  <w:left w:w="15" w:type="dxa"/>
                  <w:bottom w:w="0" w:type="dxa"/>
                  <w:right w:w="15" w:type="dxa"/>
                </w:tcMar>
                <w:vAlign w:val="center"/>
                <w:hideMark/>
              </w:tcPr>
            </w:tcPrChange>
          </w:tcPr>
          <w:p w14:paraId="4E6BD1B3" w14:textId="58A6C703" w:rsidR="00DB0101" w:rsidRPr="00015210" w:rsidRDefault="00DB0101">
            <w:pPr>
              <w:jc w:val="center"/>
              <w:rPr>
                <w:color w:val="000000"/>
                <w:sz w:val="20"/>
                <w:szCs w:val="20"/>
              </w:rPr>
            </w:pPr>
            <w:r w:rsidRPr="00015210">
              <w:rPr>
                <w:color w:val="000000"/>
                <w:sz w:val="20"/>
                <w:szCs w:val="20"/>
              </w:rPr>
              <w:t>DV: Log(</w:t>
            </w:r>
            <w:ins w:id="1309" w:author="Dylan CHEN" w:date="2026-08-27T16:08:00Z" w16du:dateUtc="2026-08-27T08:08:00Z">
              <w:r w:rsidR="002E1246">
                <w:rPr>
                  <w:rFonts w:hint="eastAsia"/>
                  <w:color w:val="000000"/>
                  <w:sz w:val="20"/>
                  <w:szCs w:val="20"/>
                </w:rPr>
                <w:t xml:space="preserve">human </w:t>
              </w:r>
            </w:ins>
            <w:r w:rsidRPr="00015210">
              <w:rPr>
                <w:color w:val="000000"/>
                <w:sz w:val="20"/>
                <w:szCs w:val="20"/>
              </w:rPr>
              <w:t>answer number in 7 days)</w:t>
            </w:r>
          </w:p>
        </w:tc>
      </w:tr>
      <w:tr w:rsidR="00DB0101" w:rsidRPr="00015210" w14:paraId="69909D5B" w14:textId="77777777" w:rsidTr="00596C3A">
        <w:trPr>
          <w:cantSplit/>
          <w:jc w:val="center"/>
          <w:trPrChange w:id="1310" w:author="Dylan CHEN" w:date="2026-08-30T09:42:00Z" w16du:dateUtc="2026-08-30T01:42:00Z">
            <w:trPr>
              <w:gridAfter w:val="0"/>
              <w:cantSplit/>
              <w:jc w:val="center"/>
            </w:trPr>
          </w:trPrChange>
        </w:trPr>
        <w:tc>
          <w:tcPr>
            <w:tcW w:w="1564" w:type="dxa"/>
            <w:tcBorders>
              <w:top w:val="nil"/>
              <w:left w:val="nil"/>
              <w:bottom w:val="nil"/>
              <w:right w:val="nil"/>
            </w:tcBorders>
            <w:noWrap/>
            <w:tcMar>
              <w:top w:w="15" w:type="dxa"/>
              <w:left w:w="15" w:type="dxa"/>
              <w:bottom w:w="0" w:type="dxa"/>
              <w:right w:w="15" w:type="dxa"/>
            </w:tcMar>
            <w:vAlign w:val="center"/>
            <w:tcPrChange w:id="1311" w:author="Dylan CHEN" w:date="2026-08-30T09:42:00Z" w16du:dateUtc="2026-08-30T01:42:00Z">
              <w:tcPr>
                <w:tcW w:w="0" w:type="auto"/>
                <w:tcBorders>
                  <w:top w:val="nil"/>
                  <w:left w:val="nil"/>
                  <w:bottom w:val="nil"/>
                  <w:right w:val="nil"/>
                </w:tcBorders>
                <w:noWrap/>
                <w:tcMar>
                  <w:top w:w="15" w:type="dxa"/>
                  <w:left w:w="15" w:type="dxa"/>
                  <w:bottom w:w="0" w:type="dxa"/>
                  <w:right w:w="15" w:type="dxa"/>
                </w:tcMar>
                <w:vAlign w:val="center"/>
              </w:tcPr>
            </w:tcPrChange>
          </w:tcPr>
          <w:p w14:paraId="6263C44D" w14:textId="77777777" w:rsidR="00DB0101" w:rsidRPr="00015210" w:rsidRDefault="00DB0101" w:rsidP="00DB0101">
            <w:pPr>
              <w:rPr>
                <w:i/>
                <w:iCs/>
                <w:color w:val="000000"/>
                <w:sz w:val="20"/>
                <w:szCs w:val="20"/>
              </w:rPr>
            </w:pPr>
          </w:p>
        </w:tc>
        <w:tc>
          <w:tcPr>
            <w:tcW w:w="1077" w:type="dxa"/>
            <w:tcBorders>
              <w:top w:val="single" w:sz="4" w:space="0" w:color="auto"/>
              <w:left w:val="nil"/>
              <w:bottom w:val="nil"/>
              <w:right w:val="nil"/>
            </w:tcBorders>
            <w:noWrap/>
            <w:tcMar>
              <w:top w:w="15" w:type="dxa"/>
              <w:left w:w="15" w:type="dxa"/>
              <w:bottom w:w="0" w:type="dxa"/>
              <w:right w:w="15" w:type="dxa"/>
            </w:tcMar>
            <w:vAlign w:val="center"/>
            <w:tcPrChange w:id="1312" w:author="Dylan CHEN" w:date="2026-08-30T09:42:00Z" w16du:dateUtc="2026-08-30T01:4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286EB7BC" w14:textId="4E15550C" w:rsidR="00DB0101" w:rsidRPr="00015210" w:rsidRDefault="00DB0101" w:rsidP="00DB0101">
            <w:pPr>
              <w:jc w:val="center"/>
              <w:rPr>
                <w:color w:val="000000"/>
                <w:sz w:val="20"/>
                <w:szCs w:val="20"/>
              </w:rPr>
            </w:pPr>
            <w:r w:rsidRPr="00015210">
              <w:rPr>
                <w:color w:val="000000"/>
                <w:sz w:val="20"/>
                <w:szCs w:val="20"/>
              </w:rPr>
              <w:t>N=3</w:t>
            </w:r>
          </w:p>
        </w:tc>
        <w:tc>
          <w:tcPr>
            <w:tcW w:w="1221" w:type="dxa"/>
            <w:tcBorders>
              <w:top w:val="single" w:sz="4" w:space="0" w:color="auto"/>
              <w:left w:val="nil"/>
              <w:bottom w:val="nil"/>
              <w:right w:val="nil"/>
            </w:tcBorders>
            <w:noWrap/>
            <w:tcMar>
              <w:top w:w="15" w:type="dxa"/>
              <w:left w:w="15" w:type="dxa"/>
              <w:bottom w:w="0" w:type="dxa"/>
              <w:right w:w="15" w:type="dxa"/>
            </w:tcMar>
            <w:vAlign w:val="center"/>
            <w:tcPrChange w:id="1313" w:author="Dylan CHEN" w:date="2026-08-30T09:42:00Z" w16du:dateUtc="2026-08-30T01:4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3A8B6124" w14:textId="236C98E2"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14</w:t>
            </w:r>
          </w:p>
        </w:tc>
        <w:tc>
          <w:tcPr>
            <w:tcW w:w="1221" w:type="dxa"/>
            <w:tcBorders>
              <w:top w:val="single" w:sz="4" w:space="0" w:color="auto"/>
              <w:left w:val="nil"/>
              <w:bottom w:val="nil"/>
              <w:right w:val="nil"/>
            </w:tcBorders>
            <w:noWrap/>
            <w:tcMar>
              <w:top w:w="15" w:type="dxa"/>
              <w:left w:w="15" w:type="dxa"/>
              <w:bottom w:w="0" w:type="dxa"/>
              <w:right w:w="15" w:type="dxa"/>
            </w:tcMar>
            <w:vAlign w:val="center"/>
            <w:tcPrChange w:id="1314" w:author="Dylan CHEN" w:date="2026-08-30T09:42:00Z" w16du:dateUtc="2026-08-30T01:4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101A849D" w14:textId="1831E2AE"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All</w:t>
            </w:r>
          </w:p>
        </w:tc>
        <w:tc>
          <w:tcPr>
            <w:tcW w:w="1264" w:type="dxa"/>
            <w:tcBorders>
              <w:top w:val="single" w:sz="4" w:space="0" w:color="auto"/>
              <w:left w:val="nil"/>
              <w:bottom w:val="nil"/>
              <w:right w:val="nil"/>
            </w:tcBorders>
            <w:noWrap/>
            <w:tcMar>
              <w:top w:w="15" w:type="dxa"/>
              <w:left w:w="15" w:type="dxa"/>
              <w:bottom w:w="0" w:type="dxa"/>
              <w:right w:w="15" w:type="dxa"/>
            </w:tcMar>
            <w:vAlign w:val="center"/>
            <w:tcPrChange w:id="1315" w:author="Dylan CHEN" w:date="2026-08-30T09:42:00Z" w16du:dateUtc="2026-08-30T01:4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645E290A" w14:textId="24698A88" w:rsidR="00DB0101" w:rsidRPr="00015210" w:rsidRDefault="00DB0101" w:rsidP="00DB0101">
            <w:pPr>
              <w:jc w:val="center"/>
              <w:rPr>
                <w:color w:val="000000"/>
                <w:sz w:val="20"/>
                <w:szCs w:val="20"/>
              </w:rPr>
            </w:pPr>
            <w:r w:rsidRPr="00015210">
              <w:rPr>
                <w:color w:val="000000"/>
                <w:sz w:val="20"/>
                <w:szCs w:val="20"/>
              </w:rPr>
              <w:t>30 days sample</w:t>
            </w:r>
          </w:p>
        </w:tc>
        <w:tc>
          <w:tcPr>
            <w:tcW w:w="1264" w:type="dxa"/>
            <w:tcBorders>
              <w:top w:val="single" w:sz="4" w:space="0" w:color="auto"/>
              <w:left w:val="nil"/>
              <w:bottom w:val="nil"/>
              <w:right w:val="nil"/>
            </w:tcBorders>
            <w:noWrap/>
            <w:tcMar>
              <w:top w:w="15" w:type="dxa"/>
              <w:left w:w="15" w:type="dxa"/>
              <w:bottom w:w="0" w:type="dxa"/>
              <w:right w:w="15" w:type="dxa"/>
            </w:tcMar>
            <w:vAlign w:val="center"/>
            <w:tcPrChange w:id="1316" w:author="Dylan CHEN" w:date="2026-08-30T09:42:00Z" w16du:dateUtc="2026-08-30T01:4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0B5952B5" w14:textId="7FF45680" w:rsidR="00DB0101" w:rsidRPr="00015210" w:rsidRDefault="00DB0101" w:rsidP="00DB0101">
            <w:pPr>
              <w:jc w:val="center"/>
              <w:rPr>
                <w:color w:val="000000"/>
                <w:sz w:val="20"/>
                <w:szCs w:val="20"/>
              </w:rPr>
            </w:pPr>
            <w:r w:rsidRPr="00015210">
              <w:rPr>
                <w:color w:val="000000"/>
                <w:sz w:val="20"/>
                <w:szCs w:val="20"/>
              </w:rPr>
              <w:t>60 days sample</w:t>
            </w:r>
          </w:p>
        </w:tc>
        <w:tc>
          <w:tcPr>
            <w:tcW w:w="1264" w:type="dxa"/>
            <w:tcBorders>
              <w:top w:val="single" w:sz="4" w:space="0" w:color="auto"/>
              <w:left w:val="nil"/>
              <w:bottom w:val="nil"/>
              <w:right w:val="nil"/>
            </w:tcBorders>
            <w:noWrap/>
            <w:tcMar>
              <w:top w:w="15" w:type="dxa"/>
              <w:left w:w="15" w:type="dxa"/>
              <w:bottom w:w="0" w:type="dxa"/>
              <w:right w:w="15" w:type="dxa"/>
            </w:tcMar>
            <w:vAlign w:val="center"/>
            <w:tcPrChange w:id="1317" w:author="Dylan CHEN" w:date="2026-08-30T09:42:00Z" w16du:dateUtc="2026-08-30T01:4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7CC696B5" w14:textId="5BA75732" w:rsidR="00DB0101" w:rsidRPr="00015210" w:rsidRDefault="00DB0101" w:rsidP="00DB0101">
            <w:pPr>
              <w:jc w:val="center"/>
              <w:rPr>
                <w:color w:val="000000"/>
                <w:sz w:val="20"/>
                <w:szCs w:val="20"/>
              </w:rPr>
            </w:pPr>
            <w:r w:rsidRPr="00015210">
              <w:rPr>
                <w:color w:val="000000"/>
                <w:sz w:val="20"/>
                <w:szCs w:val="20"/>
              </w:rPr>
              <w:t>90 days sample</w:t>
            </w:r>
          </w:p>
        </w:tc>
      </w:tr>
      <w:tr w:rsidR="00DB0101" w:rsidRPr="00015210" w14:paraId="2955F6FC" w14:textId="77777777" w:rsidTr="00596C3A">
        <w:trPr>
          <w:cantSplit/>
          <w:jc w:val="center"/>
          <w:trPrChange w:id="1318" w:author="Dylan CHEN" w:date="2026-08-30T09:42:00Z" w16du:dateUtc="2026-08-30T01:42:00Z">
            <w:trPr>
              <w:gridAfter w:val="0"/>
              <w:cantSplit/>
              <w:jc w:val="center"/>
            </w:trPr>
          </w:trPrChange>
        </w:trPr>
        <w:tc>
          <w:tcPr>
            <w:tcW w:w="1564" w:type="dxa"/>
            <w:vMerge w:val="restart"/>
            <w:tcBorders>
              <w:top w:val="nil"/>
              <w:left w:val="nil"/>
              <w:bottom w:val="nil"/>
              <w:right w:val="nil"/>
            </w:tcBorders>
            <w:noWrap/>
            <w:tcMar>
              <w:top w:w="15" w:type="dxa"/>
              <w:left w:w="15" w:type="dxa"/>
              <w:bottom w:w="0" w:type="dxa"/>
              <w:right w:w="15" w:type="dxa"/>
            </w:tcMar>
            <w:vAlign w:val="center"/>
            <w:hideMark/>
            <w:tcPrChange w:id="1319" w:author="Dylan CHEN" w:date="2026-08-30T09:42:00Z" w16du:dateUtc="2026-08-30T01:42:00Z">
              <w:tcPr>
                <w:tcW w:w="0" w:type="auto"/>
                <w:vMerge w:val="restart"/>
                <w:tcBorders>
                  <w:top w:val="nil"/>
                  <w:left w:val="nil"/>
                  <w:bottom w:val="nil"/>
                  <w:right w:val="nil"/>
                </w:tcBorders>
                <w:noWrap/>
                <w:tcMar>
                  <w:top w:w="15" w:type="dxa"/>
                  <w:left w:w="15" w:type="dxa"/>
                  <w:bottom w:w="0" w:type="dxa"/>
                  <w:right w:w="15" w:type="dxa"/>
                </w:tcMar>
                <w:vAlign w:val="center"/>
                <w:hideMark/>
              </w:tcPr>
            </w:tcPrChange>
          </w:tcPr>
          <w:p w14:paraId="46A75F7E"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077" w:type="dxa"/>
            <w:tcBorders>
              <w:top w:val="nil"/>
              <w:left w:val="nil"/>
              <w:bottom w:val="nil"/>
              <w:right w:val="nil"/>
            </w:tcBorders>
            <w:noWrap/>
            <w:tcMar>
              <w:top w:w="15" w:type="dxa"/>
              <w:left w:w="15" w:type="dxa"/>
              <w:bottom w:w="0" w:type="dxa"/>
              <w:right w:w="15" w:type="dxa"/>
            </w:tcMar>
            <w:vAlign w:val="center"/>
            <w:hideMark/>
            <w:tcPrChange w:id="1320"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195B434B" w14:textId="43BBFB50" w:rsidR="00DB0101" w:rsidRPr="00015210" w:rsidRDefault="00DB0101" w:rsidP="00DB0101">
            <w:pPr>
              <w:jc w:val="center"/>
              <w:rPr>
                <w:color w:val="000000"/>
                <w:sz w:val="20"/>
                <w:szCs w:val="20"/>
              </w:rPr>
            </w:pPr>
            <w:r w:rsidRPr="00015210">
              <w:rPr>
                <w:color w:val="000000"/>
                <w:sz w:val="20"/>
                <w:szCs w:val="20"/>
              </w:rPr>
              <w:t>0.167*</w:t>
            </w:r>
          </w:p>
        </w:tc>
        <w:tc>
          <w:tcPr>
            <w:tcW w:w="1221" w:type="dxa"/>
            <w:tcBorders>
              <w:top w:val="nil"/>
              <w:left w:val="nil"/>
              <w:bottom w:val="nil"/>
              <w:right w:val="nil"/>
            </w:tcBorders>
            <w:noWrap/>
            <w:tcMar>
              <w:top w:w="15" w:type="dxa"/>
              <w:left w:w="15" w:type="dxa"/>
              <w:bottom w:w="0" w:type="dxa"/>
              <w:right w:w="15" w:type="dxa"/>
            </w:tcMar>
            <w:vAlign w:val="center"/>
            <w:hideMark/>
            <w:tcPrChange w:id="1321"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D314FF6" w14:textId="4345634F" w:rsidR="00DB0101" w:rsidRPr="00015210" w:rsidRDefault="00DB0101" w:rsidP="00DB0101">
            <w:pPr>
              <w:jc w:val="center"/>
              <w:rPr>
                <w:color w:val="000000"/>
                <w:sz w:val="20"/>
                <w:szCs w:val="20"/>
              </w:rPr>
            </w:pPr>
            <w:r w:rsidRPr="00015210">
              <w:rPr>
                <w:color w:val="000000"/>
                <w:sz w:val="20"/>
                <w:szCs w:val="20"/>
              </w:rPr>
              <w:t>0.185*</w:t>
            </w:r>
          </w:p>
        </w:tc>
        <w:tc>
          <w:tcPr>
            <w:tcW w:w="1221" w:type="dxa"/>
            <w:tcBorders>
              <w:top w:val="nil"/>
              <w:left w:val="nil"/>
              <w:bottom w:val="nil"/>
              <w:right w:val="nil"/>
            </w:tcBorders>
            <w:noWrap/>
            <w:tcMar>
              <w:top w:w="15" w:type="dxa"/>
              <w:left w:w="15" w:type="dxa"/>
              <w:bottom w:w="0" w:type="dxa"/>
              <w:right w:w="15" w:type="dxa"/>
            </w:tcMar>
            <w:vAlign w:val="center"/>
            <w:hideMark/>
            <w:tcPrChange w:id="1322"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47D587A7" w14:textId="7E4135D4" w:rsidR="00DB0101" w:rsidRPr="00015210" w:rsidRDefault="00DB0101" w:rsidP="00DB0101">
            <w:pPr>
              <w:jc w:val="center"/>
              <w:rPr>
                <w:color w:val="000000"/>
                <w:sz w:val="20"/>
                <w:szCs w:val="20"/>
              </w:rPr>
            </w:pPr>
            <w:r w:rsidRPr="00015210">
              <w:rPr>
                <w:color w:val="000000"/>
                <w:sz w:val="20"/>
                <w:szCs w:val="20"/>
              </w:rPr>
              <w:t>0.236*</w:t>
            </w:r>
          </w:p>
        </w:tc>
        <w:tc>
          <w:tcPr>
            <w:tcW w:w="1264" w:type="dxa"/>
            <w:tcBorders>
              <w:top w:val="nil"/>
              <w:left w:val="nil"/>
              <w:bottom w:val="nil"/>
              <w:right w:val="nil"/>
            </w:tcBorders>
            <w:noWrap/>
            <w:tcMar>
              <w:top w:w="15" w:type="dxa"/>
              <w:left w:w="15" w:type="dxa"/>
              <w:bottom w:w="0" w:type="dxa"/>
              <w:right w:w="15" w:type="dxa"/>
            </w:tcMar>
            <w:vAlign w:val="center"/>
            <w:hideMark/>
            <w:tcPrChange w:id="1323"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5C1F219" w14:textId="54933258" w:rsidR="00DB0101" w:rsidRPr="00015210" w:rsidRDefault="00DB0101" w:rsidP="00DB0101">
            <w:pPr>
              <w:jc w:val="center"/>
              <w:rPr>
                <w:color w:val="000000"/>
                <w:sz w:val="20"/>
                <w:szCs w:val="20"/>
              </w:rPr>
            </w:pPr>
            <w:r w:rsidRPr="00015210">
              <w:rPr>
                <w:color w:val="000000"/>
                <w:sz w:val="20"/>
                <w:szCs w:val="20"/>
              </w:rPr>
              <w:t>0.190</w:t>
            </w:r>
          </w:p>
        </w:tc>
        <w:tc>
          <w:tcPr>
            <w:tcW w:w="1264" w:type="dxa"/>
            <w:tcBorders>
              <w:top w:val="nil"/>
              <w:left w:val="nil"/>
              <w:bottom w:val="nil"/>
              <w:right w:val="nil"/>
            </w:tcBorders>
            <w:noWrap/>
            <w:tcMar>
              <w:top w:w="15" w:type="dxa"/>
              <w:left w:w="15" w:type="dxa"/>
              <w:bottom w:w="0" w:type="dxa"/>
              <w:right w:w="15" w:type="dxa"/>
            </w:tcMar>
            <w:vAlign w:val="center"/>
            <w:hideMark/>
            <w:tcPrChange w:id="1324"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C71A084" w14:textId="359839A9" w:rsidR="00DB0101" w:rsidRPr="00015210" w:rsidRDefault="00DB0101" w:rsidP="00DB0101">
            <w:pPr>
              <w:jc w:val="center"/>
              <w:rPr>
                <w:color w:val="000000"/>
                <w:sz w:val="20"/>
                <w:szCs w:val="20"/>
              </w:rPr>
            </w:pPr>
            <w:r w:rsidRPr="00015210">
              <w:rPr>
                <w:color w:val="000000"/>
                <w:sz w:val="20"/>
                <w:szCs w:val="20"/>
              </w:rPr>
              <w:t>0.235*</w:t>
            </w:r>
          </w:p>
        </w:tc>
        <w:tc>
          <w:tcPr>
            <w:tcW w:w="1264" w:type="dxa"/>
            <w:tcBorders>
              <w:top w:val="nil"/>
              <w:left w:val="nil"/>
              <w:bottom w:val="nil"/>
              <w:right w:val="nil"/>
            </w:tcBorders>
            <w:noWrap/>
            <w:tcMar>
              <w:top w:w="15" w:type="dxa"/>
              <w:left w:w="15" w:type="dxa"/>
              <w:bottom w:w="0" w:type="dxa"/>
              <w:right w:w="15" w:type="dxa"/>
            </w:tcMar>
            <w:vAlign w:val="center"/>
            <w:hideMark/>
            <w:tcPrChange w:id="1325"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E27D653" w14:textId="1FB7AF6C" w:rsidR="00DB0101" w:rsidRPr="00015210" w:rsidRDefault="00DB0101" w:rsidP="00DB0101">
            <w:pPr>
              <w:jc w:val="center"/>
              <w:rPr>
                <w:color w:val="000000"/>
                <w:sz w:val="20"/>
                <w:szCs w:val="20"/>
              </w:rPr>
            </w:pPr>
            <w:r w:rsidRPr="00015210">
              <w:rPr>
                <w:color w:val="000000"/>
                <w:sz w:val="20"/>
                <w:szCs w:val="20"/>
              </w:rPr>
              <w:t>0.212*</w:t>
            </w:r>
          </w:p>
        </w:tc>
      </w:tr>
      <w:tr w:rsidR="00DB0101" w:rsidRPr="00015210" w14:paraId="5CB62642" w14:textId="77777777" w:rsidTr="00596C3A">
        <w:trPr>
          <w:cantSplit/>
          <w:jc w:val="center"/>
          <w:trPrChange w:id="1326" w:author="Dylan CHEN" w:date="2026-08-30T09:42:00Z" w16du:dateUtc="2026-08-30T01:42:00Z">
            <w:trPr>
              <w:gridAfter w:val="0"/>
              <w:cantSplit/>
              <w:jc w:val="center"/>
            </w:trPr>
          </w:trPrChange>
        </w:trPr>
        <w:tc>
          <w:tcPr>
            <w:tcW w:w="1564" w:type="dxa"/>
            <w:vMerge/>
            <w:tcBorders>
              <w:top w:val="nil"/>
              <w:left w:val="nil"/>
              <w:bottom w:val="nil"/>
              <w:right w:val="nil"/>
            </w:tcBorders>
            <w:vAlign w:val="center"/>
            <w:hideMark/>
            <w:tcPrChange w:id="1327" w:author="Dylan CHEN" w:date="2026-08-30T09:42:00Z" w16du:dateUtc="2026-08-30T01:42:00Z">
              <w:tcPr>
                <w:tcW w:w="0" w:type="auto"/>
                <w:vMerge/>
                <w:tcBorders>
                  <w:top w:val="nil"/>
                  <w:left w:val="nil"/>
                  <w:bottom w:val="nil"/>
                  <w:right w:val="nil"/>
                </w:tcBorders>
                <w:vAlign w:val="center"/>
                <w:hideMark/>
              </w:tcPr>
            </w:tcPrChange>
          </w:tcPr>
          <w:p w14:paraId="61F0EA4D" w14:textId="77777777" w:rsidR="00DB0101" w:rsidRPr="00015210" w:rsidRDefault="00DB0101" w:rsidP="00DB0101">
            <w:pPr>
              <w:rPr>
                <w:i/>
                <w:iCs/>
                <w:color w:val="000000"/>
                <w:sz w:val="20"/>
                <w:szCs w:val="20"/>
              </w:rPr>
            </w:pPr>
          </w:p>
        </w:tc>
        <w:tc>
          <w:tcPr>
            <w:tcW w:w="1077" w:type="dxa"/>
            <w:tcBorders>
              <w:top w:val="nil"/>
              <w:left w:val="nil"/>
              <w:bottom w:val="nil"/>
              <w:right w:val="nil"/>
            </w:tcBorders>
            <w:noWrap/>
            <w:tcMar>
              <w:top w:w="15" w:type="dxa"/>
              <w:left w:w="15" w:type="dxa"/>
              <w:bottom w:w="0" w:type="dxa"/>
              <w:right w:w="15" w:type="dxa"/>
            </w:tcMar>
            <w:vAlign w:val="center"/>
            <w:hideMark/>
            <w:tcPrChange w:id="1328"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CC8B588" w14:textId="088170DC" w:rsidR="00DB0101" w:rsidRPr="00015210" w:rsidRDefault="00DB0101" w:rsidP="00DB0101">
            <w:pPr>
              <w:jc w:val="center"/>
              <w:rPr>
                <w:color w:val="000000"/>
                <w:sz w:val="20"/>
                <w:szCs w:val="20"/>
              </w:rPr>
            </w:pPr>
            <w:r w:rsidRPr="00015210">
              <w:rPr>
                <w:color w:val="000000"/>
                <w:sz w:val="20"/>
                <w:szCs w:val="20"/>
              </w:rPr>
              <w:t>(0.080)</w:t>
            </w:r>
          </w:p>
        </w:tc>
        <w:tc>
          <w:tcPr>
            <w:tcW w:w="1221" w:type="dxa"/>
            <w:tcBorders>
              <w:top w:val="nil"/>
              <w:left w:val="nil"/>
              <w:bottom w:val="nil"/>
              <w:right w:val="nil"/>
            </w:tcBorders>
            <w:noWrap/>
            <w:tcMar>
              <w:top w:w="15" w:type="dxa"/>
              <w:left w:w="15" w:type="dxa"/>
              <w:bottom w:w="0" w:type="dxa"/>
              <w:right w:w="15" w:type="dxa"/>
            </w:tcMar>
            <w:vAlign w:val="center"/>
            <w:hideMark/>
            <w:tcPrChange w:id="1329"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AE90E60" w14:textId="0812B08E" w:rsidR="00DB0101" w:rsidRPr="00015210" w:rsidRDefault="00DB0101" w:rsidP="00DB0101">
            <w:pPr>
              <w:jc w:val="center"/>
              <w:rPr>
                <w:color w:val="000000"/>
                <w:sz w:val="20"/>
                <w:szCs w:val="20"/>
              </w:rPr>
            </w:pPr>
            <w:r w:rsidRPr="00015210">
              <w:rPr>
                <w:color w:val="000000"/>
                <w:sz w:val="20"/>
                <w:szCs w:val="20"/>
              </w:rPr>
              <w:t>(0.078)</w:t>
            </w:r>
          </w:p>
        </w:tc>
        <w:tc>
          <w:tcPr>
            <w:tcW w:w="1221" w:type="dxa"/>
            <w:tcBorders>
              <w:top w:val="nil"/>
              <w:left w:val="nil"/>
              <w:bottom w:val="nil"/>
              <w:right w:val="nil"/>
            </w:tcBorders>
            <w:noWrap/>
            <w:tcMar>
              <w:top w:w="15" w:type="dxa"/>
              <w:left w:w="15" w:type="dxa"/>
              <w:bottom w:w="0" w:type="dxa"/>
              <w:right w:w="15" w:type="dxa"/>
            </w:tcMar>
            <w:vAlign w:val="center"/>
            <w:hideMark/>
            <w:tcPrChange w:id="1330"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9D96F57" w14:textId="6D8BDF4D" w:rsidR="00DB0101" w:rsidRPr="00015210" w:rsidRDefault="00DB0101" w:rsidP="00DB0101">
            <w:pPr>
              <w:jc w:val="center"/>
              <w:rPr>
                <w:color w:val="000000"/>
                <w:sz w:val="20"/>
                <w:szCs w:val="20"/>
              </w:rPr>
            </w:pPr>
            <w:r w:rsidRPr="00015210">
              <w:rPr>
                <w:color w:val="000000"/>
                <w:sz w:val="20"/>
                <w:szCs w:val="20"/>
              </w:rPr>
              <w:t>(0.115)</w:t>
            </w:r>
          </w:p>
        </w:tc>
        <w:tc>
          <w:tcPr>
            <w:tcW w:w="1264" w:type="dxa"/>
            <w:tcBorders>
              <w:top w:val="nil"/>
              <w:left w:val="nil"/>
              <w:bottom w:val="nil"/>
              <w:right w:val="nil"/>
            </w:tcBorders>
            <w:noWrap/>
            <w:tcMar>
              <w:top w:w="15" w:type="dxa"/>
              <w:left w:w="15" w:type="dxa"/>
              <w:bottom w:w="0" w:type="dxa"/>
              <w:right w:w="15" w:type="dxa"/>
            </w:tcMar>
            <w:vAlign w:val="center"/>
            <w:hideMark/>
            <w:tcPrChange w:id="1331"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59116D2" w14:textId="53C968AB" w:rsidR="00DB0101" w:rsidRPr="00015210" w:rsidRDefault="00DB0101" w:rsidP="00DB0101">
            <w:pPr>
              <w:jc w:val="center"/>
              <w:rPr>
                <w:color w:val="000000"/>
                <w:sz w:val="20"/>
                <w:szCs w:val="20"/>
              </w:rPr>
            </w:pPr>
            <w:r w:rsidRPr="00015210">
              <w:rPr>
                <w:color w:val="000000"/>
                <w:sz w:val="20"/>
                <w:szCs w:val="20"/>
              </w:rPr>
              <w:t>(0.127)</w:t>
            </w:r>
          </w:p>
        </w:tc>
        <w:tc>
          <w:tcPr>
            <w:tcW w:w="1264" w:type="dxa"/>
            <w:tcBorders>
              <w:top w:val="nil"/>
              <w:left w:val="nil"/>
              <w:bottom w:val="nil"/>
              <w:right w:val="nil"/>
            </w:tcBorders>
            <w:noWrap/>
            <w:tcMar>
              <w:top w:w="15" w:type="dxa"/>
              <w:left w:w="15" w:type="dxa"/>
              <w:bottom w:w="0" w:type="dxa"/>
              <w:right w:w="15" w:type="dxa"/>
            </w:tcMar>
            <w:vAlign w:val="center"/>
            <w:hideMark/>
            <w:tcPrChange w:id="1332"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A257BA9" w14:textId="44A9E265" w:rsidR="00DB0101" w:rsidRPr="00015210" w:rsidRDefault="00DB0101" w:rsidP="00DB0101">
            <w:pPr>
              <w:jc w:val="center"/>
              <w:rPr>
                <w:color w:val="000000"/>
                <w:sz w:val="20"/>
                <w:szCs w:val="20"/>
              </w:rPr>
            </w:pPr>
            <w:r w:rsidRPr="00015210">
              <w:rPr>
                <w:color w:val="000000"/>
                <w:sz w:val="20"/>
                <w:szCs w:val="20"/>
              </w:rPr>
              <w:t>(0.105)</w:t>
            </w:r>
          </w:p>
        </w:tc>
        <w:tc>
          <w:tcPr>
            <w:tcW w:w="1264" w:type="dxa"/>
            <w:tcBorders>
              <w:top w:val="nil"/>
              <w:left w:val="nil"/>
              <w:bottom w:val="nil"/>
              <w:right w:val="nil"/>
            </w:tcBorders>
            <w:noWrap/>
            <w:tcMar>
              <w:top w:w="15" w:type="dxa"/>
              <w:left w:w="15" w:type="dxa"/>
              <w:bottom w:w="0" w:type="dxa"/>
              <w:right w:w="15" w:type="dxa"/>
            </w:tcMar>
            <w:vAlign w:val="center"/>
            <w:hideMark/>
            <w:tcPrChange w:id="1333"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B05E885" w14:textId="113A96B3" w:rsidR="00DB0101" w:rsidRPr="00015210" w:rsidRDefault="00DB0101" w:rsidP="00DB0101">
            <w:pPr>
              <w:jc w:val="center"/>
              <w:rPr>
                <w:color w:val="000000"/>
                <w:sz w:val="20"/>
                <w:szCs w:val="20"/>
              </w:rPr>
            </w:pPr>
            <w:r w:rsidRPr="00015210">
              <w:rPr>
                <w:color w:val="000000"/>
                <w:sz w:val="20"/>
                <w:szCs w:val="20"/>
              </w:rPr>
              <w:t>(0.090)</w:t>
            </w:r>
          </w:p>
        </w:tc>
      </w:tr>
      <w:tr w:rsidR="00DB0101" w:rsidRPr="00015210" w14:paraId="4D494540" w14:textId="77777777" w:rsidTr="00596C3A">
        <w:trPr>
          <w:cantSplit/>
          <w:jc w:val="center"/>
          <w:trPrChange w:id="1334" w:author="Dylan CHEN" w:date="2026-08-30T09:42:00Z" w16du:dateUtc="2026-08-30T01:42:00Z">
            <w:trPr>
              <w:gridAfter w:val="0"/>
              <w:cantSplit/>
              <w:jc w:val="center"/>
            </w:trPr>
          </w:trPrChange>
        </w:trPr>
        <w:tc>
          <w:tcPr>
            <w:tcW w:w="1564" w:type="dxa"/>
            <w:vMerge w:val="restart"/>
            <w:tcBorders>
              <w:top w:val="nil"/>
              <w:left w:val="nil"/>
              <w:bottom w:val="nil"/>
              <w:right w:val="nil"/>
            </w:tcBorders>
            <w:noWrap/>
            <w:tcMar>
              <w:top w:w="15" w:type="dxa"/>
              <w:left w:w="15" w:type="dxa"/>
              <w:bottom w:w="0" w:type="dxa"/>
              <w:right w:w="15" w:type="dxa"/>
            </w:tcMar>
            <w:vAlign w:val="center"/>
            <w:hideMark/>
            <w:tcPrChange w:id="1335" w:author="Dylan CHEN" w:date="2026-08-30T09:42:00Z" w16du:dateUtc="2026-08-30T01:42:00Z">
              <w:tcPr>
                <w:tcW w:w="0" w:type="auto"/>
                <w:vMerge w:val="restart"/>
                <w:tcBorders>
                  <w:top w:val="nil"/>
                  <w:left w:val="nil"/>
                  <w:bottom w:val="nil"/>
                  <w:right w:val="nil"/>
                </w:tcBorders>
                <w:noWrap/>
                <w:tcMar>
                  <w:top w:w="15" w:type="dxa"/>
                  <w:left w:w="15" w:type="dxa"/>
                  <w:bottom w:w="0" w:type="dxa"/>
                  <w:right w:w="15" w:type="dxa"/>
                </w:tcMar>
                <w:vAlign w:val="center"/>
                <w:hideMark/>
              </w:tcPr>
            </w:tcPrChange>
          </w:tcPr>
          <w:p w14:paraId="52E69A0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077" w:type="dxa"/>
            <w:tcBorders>
              <w:top w:val="nil"/>
              <w:left w:val="nil"/>
              <w:bottom w:val="nil"/>
              <w:right w:val="nil"/>
            </w:tcBorders>
            <w:noWrap/>
            <w:tcMar>
              <w:top w:w="15" w:type="dxa"/>
              <w:left w:w="15" w:type="dxa"/>
              <w:bottom w:w="0" w:type="dxa"/>
              <w:right w:w="15" w:type="dxa"/>
            </w:tcMar>
            <w:vAlign w:val="center"/>
            <w:hideMark/>
            <w:tcPrChange w:id="1336"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0433832" w14:textId="07DD01D4" w:rsidR="00DB0101" w:rsidRPr="00015210" w:rsidRDefault="00DB0101" w:rsidP="00DB0101">
            <w:pPr>
              <w:jc w:val="center"/>
              <w:rPr>
                <w:color w:val="000000"/>
                <w:sz w:val="20"/>
                <w:szCs w:val="20"/>
              </w:rPr>
            </w:pPr>
            <w:r w:rsidRPr="00015210">
              <w:rPr>
                <w:color w:val="000000"/>
                <w:sz w:val="20"/>
                <w:szCs w:val="20"/>
              </w:rPr>
              <w:t>-0.040**</w:t>
            </w:r>
          </w:p>
        </w:tc>
        <w:tc>
          <w:tcPr>
            <w:tcW w:w="1221" w:type="dxa"/>
            <w:tcBorders>
              <w:top w:val="nil"/>
              <w:left w:val="nil"/>
              <w:bottom w:val="nil"/>
              <w:right w:val="nil"/>
            </w:tcBorders>
            <w:noWrap/>
            <w:tcMar>
              <w:top w:w="15" w:type="dxa"/>
              <w:left w:w="15" w:type="dxa"/>
              <w:bottom w:w="0" w:type="dxa"/>
              <w:right w:w="15" w:type="dxa"/>
            </w:tcMar>
            <w:vAlign w:val="center"/>
            <w:hideMark/>
            <w:tcPrChange w:id="1337"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DCFC549" w14:textId="7550EA74" w:rsidR="00DB0101" w:rsidRPr="00015210" w:rsidRDefault="00DB0101" w:rsidP="00DB0101">
            <w:pPr>
              <w:jc w:val="center"/>
              <w:rPr>
                <w:color w:val="000000"/>
                <w:sz w:val="20"/>
                <w:szCs w:val="20"/>
              </w:rPr>
            </w:pPr>
            <w:r w:rsidRPr="00015210">
              <w:rPr>
                <w:color w:val="000000"/>
                <w:sz w:val="20"/>
                <w:szCs w:val="20"/>
              </w:rPr>
              <w:t>-0.047***</w:t>
            </w:r>
          </w:p>
        </w:tc>
        <w:tc>
          <w:tcPr>
            <w:tcW w:w="1221" w:type="dxa"/>
            <w:tcBorders>
              <w:top w:val="nil"/>
              <w:left w:val="nil"/>
              <w:bottom w:val="nil"/>
              <w:right w:val="nil"/>
            </w:tcBorders>
            <w:noWrap/>
            <w:tcMar>
              <w:top w:w="15" w:type="dxa"/>
              <w:left w:w="15" w:type="dxa"/>
              <w:bottom w:w="0" w:type="dxa"/>
              <w:right w:w="15" w:type="dxa"/>
            </w:tcMar>
            <w:vAlign w:val="center"/>
            <w:hideMark/>
            <w:tcPrChange w:id="1338"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6D0434E" w14:textId="3CF2000F" w:rsidR="00DB0101" w:rsidRPr="00015210" w:rsidRDefault="00DB0101" w:rsidP="00DB0101">
            <w:pPr>
              <w:jc w:val="center"/>
              <w:rPr>
                <w:color w:val="000000"/>
                <w:sz w:val="20"/>
                <w:szCs w:val="20"/>
              </w:rPr>
            </w:pPr>
            <w:r w:rsidRPr="00015210">
              <w:rPr>
                <w:color w:val="000000"/>
                <w:sz w:val="20"/>
                <w:szCs w:val="20"/>
              </w:rPr>
              <w:t>-0.067***</w:t>
            </w:r>
          </w:p>
        </w:tc>
        <w:tc>
          <w:tcPr>
            <w:tcW w:w="1264" w:type="dxa"/>
            <w:tcBorders>
              <w:top w:val="nil"/>
              <w:left w:val="nil"/>
              <w:bottom w:val="nil"/>
              <w:right w:val="nil"/>
            </w:tcBorders>
            <w:noWrap/>
            <w:tcMar>
              <w:top w:w="15" w:type="dxa"/>
              <w:left w:w="15" w:type="dxa"/>
              <w:bottom w:w="0" w:type="dxa"/>
              <w:right w:w="15" w:type="dxa"/>
            </w:tcMar>
            <w:vAlign w:val="center"/>
            <w:hideMark/>
            <w:tcPrChange w:id="1339"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2EB2F39C" w14:textId="599C79BA" w:rsidR="00DB0101" w:rsidRPr="00015210" w:rsidRDefault="00DB0101" w:rsidP="00DB0101">
            <w:pPr>
              <w:jc w:val="center"/>
              <w:rPr>
                <w:color w:val="000000"/>
                <w:sz w:val="20"/>
                <w:szCs w:val="20"/>
              </w:rPr>
            </w:pPr>
            <w:r w:rsidRPr="00015210">
              <w:rPr>
                <w:color w:val="000000"/>
                <w:sz w:val="20"/>
                <w:szCs w:val="20"/>
              </w:rPr>
              <w:t>-0.041·</w:t>
            </w:r>
          </w:p>
        </w:tc>
        <w:tc>
          <w:tcPr>
            <w:tcW w:w="1264" w:type="dxa"/>
            <w:tcBorders>
              <w:top w:val="nil"/>
              <w:left w:val="nil"/>
              <w:bottom w:val="nil"/>
              <w:right w:val="nil"/>
            </w:tcBorders>
            <w:noWrap/>
            <w:tcMar>
              <w:top w:w="15" w:type="dxa"/>
              <w:left w:w="15" w:type="dxa"/>
              <w:bottom w:w="0" w:type="dxa"/>
              <w:right w:w="15" w:type="dxa"/>
            </w:tcMar>
            <w:vAlign w:val="center"/>
            <w:hideMark/>
            <w:tcPrChange w:id="1340"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22386D48" w14:textId="31228F0D" w:rsidR="00DB0101" w:rsidRPr="00015210" w:rsidRDefault="00DB0101" w:rsidP="00DB0101">
            <w:pPr>
              <w:jc w:val="center"/>
              <w:rPr>
                <w:color w:val="000000"/>
                <w:sz w:val="20"/>
                <w:szCs w:val="20"/>
              </w:rPr>
            </w:pPr>
            <w:r w:rsidRPr="00015210">
              <w:rPr>
                <w:color w:val="000000"/>
                <w:sz w:val="20"/>
                <w:szCs w:val="20"/>
              </w:rPr>
              <w:t>-0.050**</w:t>
            </w:r>
          </w:p>
        </w:tc>
        <w:tc>
          <w:tcPr>
            <w:tcW w:w="1264" w:type="dxa"/>
            <w:tcBorders>
              <w:top w:val="nil"/>
              <w:left w:val="nil"/>
              <w:bottom w:val="nil"/>
              <w:right w:val="nil"/>
            </w:tcBorders>
            <w:noWrap/>
            <w:tcMar>
              <w:top w:w="15" w:type="dxa"/>
              <w:left w:w="15" w:type="dxa"/>
              <w:bottom w:w="0" w:type="dxa"/>
              <w:right w:w="15" w:type="dxa"/>
            </w:tcMar>
            <w:vAlign w:val="center"/>
            <w:hideMark/>
            <w:tcPrChange w:id="1341"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9C5332D" w14:textId="6B6B7E61" w:rsidR="00DB0101" w:rsidRPr="00015210" w:rsidRDefault="00DB0101" w:rsidP="00DB0101">
            <w:pPr>
              <w:jc w:val="center"/>
              <w:rPr>
                <w:color w:val="000000"/>
                <w:sz w:val="20"/>
                <w:szCs w:val="20"/>
              </w:rPr>
            </w:pPr>
            <w:r w:rsidRPr="00015210">
              <w:rPr>
                <w:color w:val="000000"/>
                <w:sz w:val="20"/>
                <w:szCs w:val="20"/>
              </w:rPr>
              <w:t>-0.044**</w:t>
            </w:r>
          </w:p>
        </w:tc>
      </w:tr>
      <w:tr w:rsidR="00DB0101" w:rsidRPr="00015210" w14:paraId="6F31A7FD" w14:textId="77777777" w:rsidTr="00596C3A">
        <w:trPr>
          <w:cantSplit/>
          <w:jc w:val="center"/>
          <w:trPrChange w:id="1342" w:author="Dylan CHEN" w:date="2026-08-30T09:42:00Z" w16du:dateUtc="2026-08-30T01:42:00Z">
            <w:trPr>
              <w:gridAfter w:val="0"/>
              <w:cantSplit/>
              <w:jc w:val="center"/>
            </w:trPr>
          </w:trPrChange>
        </w:trPr>
        <w:tc>
          <w:tcPr>
            <w:tcW w:w="1564" w:type="dxa"/>
            <w:vMerge/>
            <w:tcBorders>
              <w:top w:val="nil"/>
              <w:left w:val="nil"/>
              <w:bottom w:val="nil"/>
              <w:right w:val="nil"/>
            </w:tcBorders>
            <w:vAlign w:val="center"/>
            <w:hideMark/>
            <w:tcPrChange w:id="1343" w:author="Dylan CHEN" w:date="2026-08-30T09:42:00Z" w16du:dateUtc="2026-08-30T01:42:00Z">
              <w:tcPr>
                <w:tcW w:w="0" w:type="auto"/>
                <w:vMerge/>
                <w:tcBorders>
                  <w:top w:val="nil"/>
                  <w:left w:val="nil"/>
                  <w:bottom w:val="nil"/>
                  <w:right w:val="nil"/>
                </w:tcBorders>
                <w:vAlign w:val="center"/>
                <w:hideMark/>
              </w:tcPr>
            </w:tcPrChange>
          </w:tcPr>
          <w:p w14:paraId="0EF2846A" w14:textId="77777777" w:rsidR="00DB0101" w:rsidRPr="00015210" w:rsidRDefault="00DB0101" w:rsidP="00DB0101">
            <w:pPr>
              <w:rPr>
                <w:i/>
                <w:iCs/>
                <w:color w:val="000000"/>
                <w:sz w:val="20"/>
                <w:szCs w:val="20"/>
              </w:rPr>
            </w:pPr>
          </w:p>
        </w:tc>
        <w:tc>
          <w:tcPr>
            <w:tcW w:w="1077" w:type="dxa"/>
            <w:tcBorders>
              <w:top w:val="nil"/>
              <w:left w:val="nil"/>
              <w:bottom w:val="nil"/>
              <w:right w:val="nil"/>
            </w:tcBorders>
            <w:noWrap/>
            <w:tcMar>
              <w:top w:w="15" w:type="dxa"/>
              <w:left w:w="15" w:type="dxa"/>
              <w:bottom w:w="0" w:type="dxa"/>
              <w:right w:w="15" w:type="dxa"/>
            </w:tcMar>
            <w:vAlign w:val="center"/>
            <w:hideMark/>
            <w:tcPrChange w:id="1344"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8F77E8A" w14:textId="2CC0E58A" w:rsidR="00DB0101" w:rsidRPr="00015210" w:rsidRDefault="00DB0101" w:rsidP="00DB0101">
            <w:pPr>
              <w:jc w:val="center"/>
              <w:rPr>
                <w:color w:val="000000"/>
                <w:sz w:val="20"/>
                <w:szCs w:val="20"/>
              </w:rPr>
            </w:pPr>
            <w:r w:rsidRPr="00015210">
              <w:rPr>
                <w:color w:val="000000"/>
                <w:sz w:val="20"/>
                <w:szCs w:val="20"/>
              </w:rPr>
              <w:t>(0.014)</w:t>
            </w:r>
          </w:p>
        </w:tc>
        <w:tc>
          <w:tcPr>
            <w:tcW w:w="1221" w:type="dxa"/>
            <w:tcBorders>
              <w:top w:val="nil"/>
              <w:left w:val="nil"/>
              <w:bottom w:val="nil"/>
              <w:right w:val="nil"/>
            </w:tcBorders>
            <w:noWrap/>
            <w:tcMar>
              <w:top w:w="15" w:type="dxa"/>
              <w:left w:w="15" w:type="dxa"/>
              <w:bottom w:w="0" w:type="dxa"/>
              <w:right w:w="15" w:type="dxa"/>
            </w:tcMar>
            <w:vAlign w:val="center"/>
            <w:hideMark/>
            <w:tcPrChange w:id="1345"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49BE7456" w14:textId="66F675EB" w:rsidR="00DB0101" w:rsidRPr="00015210" w:rsidRDefault="00DB0101" w:rsidP="00DB0101">
            <w:pPr>
              <w:jc w:val="center"/>
              <w:rPr>
                <w:color w:val="000000"/>
                <w:sz w:val="20"/>
                <w:szCs w:val="20"/>
              </w:rPr>
            </w:pPr>
            <w:r w:rsidRPr="00015210">
              <w:rPr>
                <w:color w:val="000000"/>
                <w:sz w:val="20"/>
                <w:szCs w:val="20"/>
              </w:rPr>
              <w:t>(0.014)</w:t>
            </w:r>
          </w:p>
        </w:tc>
        <w:tc>
          <w:tcPr>
            <w:tcW w:w="1221" w:type="dxa"/>
            <w:tcBorders>
              <w:top w:val="nil"/>
              <w:left w:val="nil"/>
              <w:bottom w:val="nil"/>
              <w:right w:val="nil"/>
            </w:tcBorders>
            <w:noWrap/>
            <w:tcMar>
              <w:top w:w="15" w:type="dxa"/>
              <w:left w:w="15" w:type="dxa"/>
              <w:bottom w:w="0" w:type="dxa"/>
              <w:right w:w="15" w:type="dxa"/>
            </w:tcMar>
            <w:vAlign w:val="center"/>
            <w:hideMark/>
            <w:tcPrChange w:id="1346"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2A81D8FE" w14:textId="3365855F" w:rsidR="00DB0101" w:rsidRPr="00015210" w:rsidRDefault="00DB0101" w:rsidP="00DB0101">
            <w:pPr>
              <w:jc w:val="center"/>
              <w:rPr>
                <w:color w:val="000000"/>
                <w:sz w:val="20"/>
                <w:szCs w:val="20"/>
              </w:rPr>
            </w:pPr>
            <w:r w:rsidRPr="00015210">
              <w:rPr>
                <w:color w:val="000000"/>
                <w:sz w:val="20"/>
                <w:szCs w:val="20"/>
              </w:rPr>
              <w:t>(0.020)</w:t>
            </w:r>
          </w:p>
        </w:tc>
        <w:tc>
          <w:tcPr>
            <w:tcW w:w="1264" w:type="dxa"/>
            <w:tcBorders>
              <w:top w:val="nil"/>
              <w:left w:val="nil"/>
              <w:bottom w:val="nil"/>
              <w:right w:val="nil"/>
            </w:tcBorders>
            <w:noWrap/>
            <w:tcMar>
              <w:top w:w="15" w:type="dxa"/>
              <w:left w:w="15" w:type="dxa"/>
              <w:bottom w:w="0" w:type="dxa"/>
              <w:right w:w="15" w:type="dxa"/>
            </w:tcMar>
            <w:vAlign w:val="center"/>
            <w:hideMark/>
            <w:tcPrChange w:id="1347"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26E4244" w14:textId="1884F52F" w:rsidR="00DB0101" w:rsidRPr="00015210" w:rsidRDefault="00DB0101" w:rsidP="00DB0101">
            <w:pPr>
              <w:jc w:val="center"/>
              <w:rPr>
                <w:color w:val="000000"/>
                <w:sz w:val="20"/>
                <w:szCs w:val="20"/>
              </w:rPr>
            </w:pPr>
            <w:r w:rsidRPr="00015210">
              <w:rPr>
                <w:color w:val="000000"/>
                <w:sz w:val="20"/>
                <w:szCs w:val="20"/>
              </w:rPr>
              <w:t>(0.023)</w:t>
            </w:r>
          </w:p>
        </w:tc>
        <w:tc>
          <w:tcPr>
            <w:tcW w:w="1264" w:type="dxa"/>
            <w:tcBorders>
              <w:top w:val="nil"/>
              <w:left w:val="nil"/>
              <w:bottom w:val="nil"/>
              <w:right w:val="nil"/>
            </w:tcBorders>
            <w:noWrap/>
            <w:tcMar>
              <w:top w:w="15" w:type="dxa"/>
              <w:left w:w="15" w:type="dxa"/>
              <w:bottom w:w="0" w:type="dxa"/>
              <w:right w:w="15" w:type="dxa"/>
            </w:tcMar>
            <w:vAlign w:val="center"/>
            <w:hideMark/>
            <w:tcPrChange w:id="1348"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AF11B2B" w14:textId="13E9D458" w:rsidR="00DB0101" w:rsidRPr="00015210" w:rsidRDefault="00DB0101" w:rsidP="00DB0101">
            <w:pPr>
              <w:jc w:val="center"/>
              <w:rPr>
                <w:color w:val="000000"/>
                <w:sz w:val="20"/>
                <w:szCs w:val="20"/>
              </w:rPr>
            </w:pPr>
            <w:r w:rsidRPr="00015210">
              <w:rPr>
                <w:color w:val="000000"/>
                <w:sz w:val="20"/>
                <w:szCs w:val="20"/>
              </w:rPr>
              <w:t>(0.019)</w:t>
            </w:r>
          </w:p>
        </w:tc>
        <w:tc>
          <w:tcPr>
            <w:tcW w:w="1264" w:type="dxa"/>
            <w:tcBorders>
              <w:top w:val="nil"/>
              <w:left w:val="nil"/>
              <w:bottom w:val="nil"/>
              <w:right w:val="nil"/>
            </w:tcBorders>
            <w:noWrap/>
            <w:tcMar>
              <w:top w:w="15" w:type="dxa"/>
              <w:left w:w="15" w:type="dxa"/>
              <w:bottom w:w="0" w:type="dxa"/>
              <w:right w:w="15" w:type="dxa"/>
            </w:tcMar>
            <w:vAlign w:val="center"/>
            <w:hideMark/>
            <w:tcPrChange w:id="1349"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3EAC331D" w14:textId="3F57E3CA" w:rsidR="00DB0101" w:rsidRPr="00015210" w:rsidRDefault="00DB0101" w:rsidP="00DB0101">
            <w:pPr>
              <w:jc w:val="center"/>
              <w:rPr>
                <w:color w:val="000000"/>
                <w:sz w:val="20"/>
                <w:szCs w:val="20"/>
              </w:rPr>
            </w:pPr>
            <w:r w:rsidRPr="00015210">
              <w:rPr>
                <w:color w:val="000000"/>
                <w:sz w:val="20"/>
                <w:szCs w:val="20"/>
              </w:rPr>
              <w:t>(0.016)</w:t>
            </w:r>
          </w:p>
        </w:tc>
      </w:tr>
      <w:tr w:rsidR="00DB0101" w:rsidRPr="00015210" w14:paraId="5F658A41" w14:textId="77777777" w:rsidTr="00596C3A">
        <w:trPr>
          <w:cantSplit/>
          <w:jc w:val="center"/>
          <w:trPrChange w:id="1350" w:author="Dylan CHEN" w:date="2026-08-30T09:42:00Z" w16du:dateUtc="2026-08-30T01:42:00Z">
            <w:trPr>
              <w:gridAfter w:val="0"/>
              <w:cantSplit/>
              <w:jc w:val="center"/>
            </w:trPr>
          </w:trPrChange>
        </w:trPr>
        <w:tc>
          <w:tcPr>
            <w:tcW w:w="1564" w:type="dxa"/>
            <w:vMerge w:val="restart"/>
            <w:tcBorders>
              <w:top w:val="nil"/>
              <w:left w:val="nil"/>
              <w:bottom w:val="single" w:sz="4" w:space="0" w:color="000000"/>
              <w:right w:val="nil"/>
            </w:tcBorders>
            <w:noWrap/>
            <w:tcMar>
              <w:top w:w="15" w:type="dxa"/>
              <w:left w:w="15" w:type="dxa"/>
              <w:bottom w:w="0" w:type="dxa"/>
              <w:right w:w="15" w:type="dxa"/>
            </w:tcMar>
            <w:vAlign w:val="center"/>
            <w:hideMark/>
            <w:tcPrChange w:id="1351" w:author="Dylan CHEN" w:date="2026-08-30T09:42:00Z" w16du:dateUtc="2026-08-30T01:42:00Z">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
            </w:tcPrChange>
          </w:tcPr>
          <w:p w14:paraId="5F06878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077" w:type="dxa"/>
            <w:tcBorders>
              <w:top w:val="nil"/>
              <w:left w:val="nil"/>
              <w:bottom w:val="nil"/>
              <w:right w:val="nil"/>
            </w:tcBorders>
            <w:noWrap/>
            <w:tcMar>
              <w:top w:w="15" w:type="dxa"/>
              <w:left w:w="15" w:type="dxa"/>
              <w:bottom w:w="0" w:type="dxa"/>
              <w:right w:w="15" w:type="dxa"/>
            </w:tcMar>
            <w:vAlign w:val="center"/>
            <w:hideMark/>
            <w:tcPrChange w:id="1352"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27F02B6F" w14:textId="51EE820C" w:rsidR="00DB0101" w:rsidRPr="00015210" w:rsidRDefault="00DB0101" w:rsidP="00DB0101">
            <w:pPr>
              <w:jc w:val="center"/>
              <w:rPr>
                <w:color w:val="000000"/>
                <w:sz w:val="20"/>
                <w:szCs w:val="20"/>
              </w:rPr>
            </w:pPr>
            <w:r w:rsidRPr="00015210">
              <w:rPr>
                <w:color w:val="000000"/>
                <w:sz w:val="20"/>
                <w:szCs w:val="20"/>
              </w:rPr>
              <w:t>0.002</w:t>
            </w:r>
          </w:p>
        </w:tc>
        <w:tc>
          <w:tcPr>
            <w:tcW w:w="1221" w:type="dxa"/>
            <w:tcBorders>
              <w:top w:val="nil"/>
              <w:left w:val="nil"/>
              <w:bottom w:val="nil"/>
              <w:right w:val="nil"/>
            </w:tcBorders>
            <w:noWrap/>
            <w:tcMar>
              <w:top w:w="15" w:type="dxa"/>
              <w:left w:w="15" w:type="dxa"/>
              <w:bottom w:w="0" w:type="dxa"/>
              <w:right w:w="15" w:type="dxa"/>
            </w:tcMar>
            <w:vAlign w:val="center"/>
            <w:hideMark/>
            <w:tcPrChange w:id="1353"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43BF1877" w14:textId="379774E6"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nil"/>
              <w:right w:val="nil"/>
            </w:tcBorders>
            <w:noWrap/>
            <w:tcMar>
              <w:top w:w="15" w:type="dxa"/>
              <w:left w:w="15" w:type="dxa"/>
              <w:bottom w:w="0" w:type="dxa"/>
              <w:right w:w="15" w:type="dxa"/>
            </w:tcMar>
            <w:vAlign w:val="center"/>
            <w:hideMark/>
            <w:tcPrChange w:id="1354"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151A7097" w14:textId="01891FF8" w:rsidR="00DB0101" w:rsidRPr="00015210" w:rsidRDefault="00DB0101" w:rsidP="00DB0101">
            <w:pPr>
              <w:jc w:val="center"/>
              <w:rPr>
                <w:color w:val="000000"/>
                <w:sz w:val="20"/>
                <w:szCs w:val="20"/>
              </w:rPr>
            </w:pPr>
            <w:r w:rsidRPr="00015210">
              <w:rPr>
                <w:color w:val="000000"/>
                <w:sz w:val="20"/>
                <w:szCs w:val="20"/>
              </w:rPr>
              <w:t>0.011</w:t>
            </w:r>
          </w:p>
        </w:tc>
        <w:tc>
          <w:tcPr>
            <w:tcW w:w="1264" w:type="dxa"/>
            <w:tcBorders>
              <w:top w:val="nil"/>
              <w:left w:val="nil"/>
              <w:bottom w:val="nil"/>
              <w:right w:val="nil"/>
            </w:tcBorders>
            <w:noWrap/>
            <w:tcMar>
              <w:top w:w="15" w:type="dxa"/>
              <w:left w:w="15" w:type="dxa"/>
              <w:bottom w:w="0" w:type="dxa"/>
              <w:right w:w="15" w:type="dxa"/>
            </w:tcMar>
            <w:vAlign w:val="center"/>
            <w:hideMark/>
            <w:tcPrChange w:id="1355"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325DFECA" w14:textId="115ED46A" w:rsidR="00DB0101" w:rsidRPr="00015210" w:rsidRDefault="00DB0101" w:rsidP="00DB0101">
            <w:pPr>
              <w:jc w:val="center"/>
              <w:rPr>
                <w:color w:val="000000"/>
                <w:sz w:val="20"/>
                <w:szCs w:val="20"/>
              </w:rPr>
            </w:pPr>
            <w:r w:rsidRPr="00015210">
              <w:rPr>
                <w:color w:val="000000"/>
                <w:sz w:val="20"/>
                <w:szCs w:val="20"/>
              </w:rPr>
              <w:t>0.002</w:t>
            </w:r>
          </w:p>
        </w:tc>
        <w:tc>
          <w:tcPr>
            <w:tcW w:w="1264" w:type="dxa"/>
            <w:tcBorders>
              <w:top w:val="nil"/>
              <w:left w:val="nil"/>
              <w:bottom w:val="nil"/>
              <w:right w:val="nil"/>
            </w:tcBorders>
            <w:noWrap/>
            <w:tcMar>
              <w:top w:w="15" w:type="dxa"/>
              <w:left w:w="15" w:type="dxa"/>
              <w:bottom w:w="0" w:type="dxa"/>
              <w:right w:w="15" w:type="dxa"/>
            </w:tcMar>
            <w:vAlign w:val="center"/>
            <w:hideMark/>
            <w:tcPrChange w:id="1356"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B044C1F" w14:textId="036EF873" w:rsidR="00DB0101" w:rsidRPr="00015210" w:rsidRDefault="00DB0101" w:rsidP="00DB0101">
            <w:pPr>
              <w:jc w:val="center"/>
              <w:rPr>
                <w:color w:val="000000"/>
                <w:sz w:val="20"/>
                <w:szCs w:val="20"/>
              </w:rPr>
            </w:pPr>
            <w:r w:rsidRPr="00015210">
              <w:rPr>
                <w:color w:val="000000"/>
                <w:sz w:val="20"/>
                <w:szCs w:val="20"/>
              </w:rPr>
              <w:t>0.001</w:t>
            </w:r>
          </w:p>
        </w:tc>
        <w:tc>
          <w:tcPr>
            <w:tcW w:w="1264" w:type="dxa"/>
            <w:tcBorders>
              <w:top w:val="nil"/>
              <w:left w:val="nil"/>
              <w:bottom w:val="nil"/>
              <w:right w:val="nil"/>
            </w:tcBorders>
            <w:noWrap/>
            <w:tcMar>
              <w:top w:w="15" w:type="dxa"/>
              <w:left w:w="15" w:type="dxa"/>
              <w:bottom w:w="0" w:type="dxa"/>
              <w:right w:w="15" w:type="dxa"/>
            </w:tcMar>
            <w:vAlign w:val="center"/>
            <w:hideMark/>
            <w:tcPrChange w:id="1357"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4EE918B4" w14:textId="0C89A739" w:rsidR="00DB0101" w:rsidRPr="00015210" w:rsidRDefault="00DB0101" w:rsidP="00DB0101">
            <w:pPr>
              <w:jc w:val="center"/>
              <w:rPr>
                <w:color w:val="000000"/>
                <w:sz w:val="20"/>
                <w:szCs w:val="20"/>
              </w:rPr>
            </w:pPr>
            <w:r w:rsidRPr="00015210">
              <w:rPr>
                <w:color w:val="000000"/>
                <w:sz w:val="20"/>
                <w:szCs w:val="20"/>
              </w:rPr>
              <w:t>-0.000</w:t>
            </w:r>
          </w:p>
        </w:tc>
      </w:tr>
      <w:tr w:rsidR="00DB0101" w:rsidRPr="00015210" w14:paraId="45FDF64E" w14:textId="77777777" w:rsidTr="00596C3A">
        <w:trPr>
          <w:cantSplit/>
          <w:jc w:val="center"/>
          <w:trPrChange w:id="1358" w:author="Dylan CHEN" w:date="2026-08-30T09:42:00Z" w16du:dateUtc="2026-08-30T01:42:00Z">
            <w:trPr>
              <w:gridAfter w:val="0"/>
              <w:cantSplit/>
              <w:jc w:val="center"/>
            </w:trPr>
          </w:trPrChange>
        </w:trPr>
        <w:tc>
          <w:tcPr>
            <w:tcW w:w="1564" w:type="dxa"/>
            <w:vMerge/>
            <w:tcBorders>
              <w:top w:val="nil"/>
              <w:left w:val="nil"/>
              <w:bottom w:val="single" w:sz="4" w:space="0" w:color="000000"/>
              <w:right w:val="nil"/>
            </w:tcBorders>
            <w:vAlign w:val="center"/>
            <w:hideMark/>
            <w:tcPrChange w:id="1359" w:author="Dylan CHEN" w:date="2026-08-30T09:42:00Z" w16du:dateUtc="2026-08-30T01:42:00Z">
              <w:tcPr>
                <w:tcW w:w="0" w:type="auto"/>
                <w:vMerge/>
                <w:tcBorders>
                  <w:top w:val="nil"/>
                  <w:left w:val="nil"/>
                  <w:bottom w:val="single" w:sz="4" w:space="0" w:color="000000"/>
                  <w:right w:val="nil"/>
                </w:tcBorders>
                <w:vAlign w:val="center"/>
                <w:hideMark/>
              </w:tcPr>
            </w:tcPrChange>
          </w:tcPr>
          <w:p w14:paraId="5575C9C9" w14:textId="77777777" w:rsidR="00DB0101" w:rsidRPr="00015210" w:rsidRDefault="00DB0101" w:rsidP="00DB0101">
            <w:pPr>
              <w:rPr>
                <w:i/>
                <w:iCs/>
                <w:color w:val="000000"/>
                <w:sz w:val="20"/>
                <w:szCs w:val="20"/>
              </w:rPr>
            </w:pP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Change w:id="1360"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62AFF91D" w14:textId="2258458A"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1361"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3F4C712" w14:textId="0267E64F"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1362"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085C8D8" w14:textId="71899604" w:rsidR="00DB0101" w:rsidRPr="00015210" w:rsidRDefault="00DB0101" w:rsidP="00DB0101">
            <w:pPr>
              <w:jc w:val="center"/>
              <w:rPr>
                <w:color w:val="000000"/>
                <w:sz w:val="20"/>
                <w:szCs w:val="20"/>
              </w:rPr>
            </w:pPr>
            <w:r w:rsidRPr="00015210">
              <w:rPr>
                <w:color w:val="000000"/>
                <w:sz w:val="20"/>
                <w:szCs w:val="20"/>
              </w:rPr>
              <w:t>(0.007)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1363"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776CF01" w14:textId="6C2CDF04" w:rsidR="00DB0101" w:rsidRPr="00015210" w:rsidRDefault="00DB0101" w:rsidP="00DB0101">
            <w:pPr>
              <w:jc w:val="center"/>
              <w:rPr>
                <w:color w:val="000000"/>
                <w:sz w:val="20"/>
                <w:szCs w:val="20"/>
              </w:rPr>
            </w:pPr>
            <w:r w:rsidRPr="00015210">
              <w:rPr>
                <w:color w:val="000000"/>
                <w:sz w:val="20"/>
                <w:szCs w:val="20"/>
              </w:rPr>
              <w:t>(0.009)</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1364"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43F0063F" w14:textId="62F5BE6F" w:rsidR="00DB0101" w:rsidRPr="00015210" w:rsidRDefault="00DB0101" w:rsidP="00DB0101">
            <w:pPr>
              <w:jc w:val="center"/>
              <w:rPr>
                <w:color w:val="000000"/>
                <w:sz w:val="20"/>
                <w:szCs w:val="20"/>
              </w:rPr>
            </w:pPr>
            <w:r w:rsidRPr="00015210">
              <w:rPr>
                <w:color w:val="000000"/>
                <w:sz w:val="20"/>
                <w:szCs w:val="20"/>
              </w:rPr>
              <w:t>(0.007)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1365"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6A2C7128" w14:textId="3A4655F4" w:rsidR="00DB0101" w:rsidRPr="00015210" w:rsidRDefault="00DB0101" w:rsidP="00DB0101">
            <w:pPr>
              <w:jc w:val="center"/>
              <w:rPr>
                <w:color w:val="000000"/>
                <w:sz w:val="20"/>
                <w:szCs w:val="20"/>
              </w:rPr>
            </w:pPr>
            <w:r w:rsidRPr="00015210">
              <w:rPr>
                <w:color w:val="000000"/>
                <w:sz w:val="20"/>
                <w:szCs w:val="20"/>
              </w:rPr>
              <w:t>(0.006)</w:t>
            </w:r>
          </w:p>
        </w:tc>
      </w:tr>
      <w:tr w:rsidR="00DB0101" w:rsidRPr="00015210" w14:paraId="534816E0" w14:textId="77777777" w:rsidTr="00596C3A">
        <w:trPr>
          <w:cantSplit/>
          <w:jc w:val="center"/>
          <w:trPrChange w:id="1366" w:author="Dylan CHEN" w:date="2026-08-30T09:42:00Z" w16du:dateUtc="2026-08-30T01:42:00Z">
            <w:trPr>
              <w:gridAfter w:val="0"/>
              <w:cantSplit/>
              <w:jc w:val="center"/>
            </w:trPr>
          </w:trPrChange>
        </w:trPr>
        <w:tc>
          <w:tcPr>
            <w:tcW w:w="1564" w:type="dxa"/>
            <w:tcBorders>
              <w:top w:val="nil"/>
              <w:left w:val="nil"/>
              <w:bottom w:val="nil"/>
              <w:right w:val="nil"/>
            </w:tcBorders>
            <w:noWrap/>
            <w:tcMar>
              <w:top w:w="15" w:type="dxa"/>
              <w:left w:w="15" w:type="dxa"/>
              <w:bottom w:w="0" w:type="dxa"/>
              <w:right w:w="15" w:type="dxa"/>
            </w:tcMar>
            <w:vAlign w:val="center"/>
            <w:hideMark/>
            <w:tcPrChange w:id="1367" w:author="Dylan CHEN" w:date="2026-08-30T09:42:00Z" w16du:dateUtc="2026-08-30T01:42:00Z">
              <w:tcPr>
                <w:tcW w:w="0" w:type="auto"/>
                <w:tcBorders>
                  <w:top w:val="nil"/>
                  <w:left w:val="nil"/>
                  <w:bottom w:val="nil"/>
                  <w:right w:val="nil"/>
                </w:tcBorders>
                <w:noWrap/>
                <w:tcMar>
                  <w:top w:w="15" w:type="dxa"/>
                  <w:left w:w="15" w:type="dxa"/>
                  <w:bottom w:w="0" w:type="dxa"/>
                  <w:right w:w="15" w:type="dxa"/>
                </w:tcMar>
                <w:vAlign w:val="center"/>
                <w:hideMark/>
              </w:tcPr>
            </w:tcPrChange>
          </w:tcPr>
          <w:p w14:paraId="3ADEE1F5" w14:textId="77777777" w:rsidR="00DB0101" w:rsidRPr="00015210" w:rsidRDefault="00DB0101" w:rsidP="00DB0101">
            <w:pPr>
              <w:rPr>
                <w:color w:val="000000"/>
                <w:sz w:val="20"/>
                <w:szCs w:val="20"/>
              </w:rPr>
            </w:pPr>
            <w:r w:rsidRPr="00015210">
              <w:rPr>
                <w:color w:val="000000"/>
                <w:sz w:val="20"/>
                <w:szCs w:val="20"/>
              </w:rPr>
              <w:t>question timing FE</w:t>
            </w:r>
          </w:p>
        </w:tc>
        <w:tc>
          <w:tcPr>
            <w:tcW w:w="1077" w:type="dxa"/>
            <w:tcBorders>
              <w:top w:val="nil"/>
              <w:left w:val="nil"/>
              <w:bottom w:val="nil"/>
              <w:right w:val="nil"/>
            </w:tcBorders>
            <w:noWrap/>
            <w:tcMar>
              <w:top w:w="15" w:type="dxa"/>
              <w:left w:w="15" w:type="dxa"/>
              <w:bottom w:w="0" w:type="dxa"/>
              <w:right w:w="15" w:type="dxa"/>
            </w:tcMar>
            <w:vAlign w:val="center"/>
            <w:hideMark/>
            <w:tcPrChange w:id="1368"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A00BC47"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nil"/>
              <w:right w:val="nil"/>
            </w:tcBorders>
            <w:noWrap/>
            <w:tcMar>
              <w:top w:w="15" w:type="dxa"/>
              <w:left w:w="15" w:type="dxa"/>
              <w:bottom w:w="0" w:type="dxa"/>
              <w:right w:w="15" w:type="dxa"/>
            </w:tcMar>
            <w:vAlign w:val="center"/>
            <w:hideMark/>
            <w:tcPrChange w:id="1369"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943EBA7"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nil"/>
              <w:right w:val="nil"/>
            </w:tcBorders>
            <w:noWrap/>
            <w:tcMar>
              <w:top w:w="15" w:type="dxa"/>
              <w:left w:w="15" w:type="dxa"/>
              <w:bottom w:w="0" w:type="dxa"/>
              <w:right w:w="15" w:type="dxa"/>
            </w:tcMar>
            <w:vAlign w:val="center"/>
            <w:hideMark/>
            <w:tcPrChange w:id="1370"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DB422E3"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Change w:id="1371"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2AB214D"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Change w:id="1372"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A2961B7"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Change w:id="1373" w:author="Dylan CHEN" w:date="2026-08-30T09:42:00Z" w16du:dateUtc="2026-08-30T01:4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0965BAE"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16F8028F" w14:textId="77777777" w:rsidTr="00596C3A">
        <w:trPr>
          <w:cantSplit/>
          <w:jc w:val="center"/>
          <w:trPrChange w:id="1374" w:author="Dylan CHEN" w:date="2026-08-30T09:42:00Z" w16du:dateUtc="2026-08-30T01:42:00Z">
            <w:trPr>
              <w:gridAfter w:val="0"/>
              <w:cantSplit/>
              <w:jc w:val="center"/>
            </w:trPr>
          </w:trPrChange>
        </w:trPr>
        <w:tc>
          <w:tcPr>
            <w:tcW w:w="1564" w:type="dxa"/>
            <w:tcBorders>
              <w:top w:val="nil"/>
              <w:left w:val="nil"/>
              <w:bottom w:val="single" w:sz="4" w:space="0" w:color="auto"/>
              <w:right w:val="nil"/>
            </w:tcBorders>
            <w:noWrap/>
            <w:tcMar>
              <w:top w:w="15" w:type="dxa"/>
              <w:left w:w="15" w:type="dxa"/>
              <w:bottom w:w="0" w:type="dxa"/>
              <w:right w:w="15" w:type="dxa"/>
            </w:tcMar>
            <w:vAlign w:val="center"/>
            <w:hideMark/>
            <w:tcPrChange w:id="1375" w:author="Dylan CHEN" w:date="2026-08-30T09:42:00Z" w16du:dateUtc="2026-08-30T01:42: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0FA2622D" w14:textId="77777777" w:rsidR="00DB0101" w:rsidRPr="00015210" w:rsidRDefault="00DB0101" w:rsidP="00DB0101">
            <w:pPr>
              <w:rPr>
                <w:color w:val="000000"/>
                <w:sz w:val="20"/>
                <w:szCs w:val="20"/>
              </w:rPr>
            </w:pPr>
            <w:r w:rsidRPr="00015210">
              <w:rPr>
                <w:color w:val="000000"/>
                <w:sz w:val="20"/>
                <w:szCs w:val="20"/>
              </w:rPr>
              <w:t>other controls</w:t>
            </w: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Change w:id="1376"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934E256"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1377"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CDBCE9E"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1378"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79240EA"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1379"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00D12FB9"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1380"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74207018"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1381"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B794926"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498D43DD" w14:textId="77777777" w:rsidTr="00596C3A">
        <w:trPr>
          <w:cantSplit/>
          <w:jc w:val="center"/>
          <w:trPrChange w:id="1382" w:author="Dylan CHEN" w:date="2026-08-30T09:42:00Z" w16du:dateUtc="2026-08-30T01:42:00Z">
            <w:trPr>
              <w:gridAfter w:val="0"/>
              <w:cantSplit/>
              <w:jc w:val="center"/>
            </w:trPr>
          </w:trPrChange>
        </w:trPr>
        <w:tc>
          <w:tcPr>
            <w:tcW w:w="1564" w:type="dxa"/>
            <w:tcBorders>
              <w:top w:val="nil"/>
              <w:left w:val="nil"/>
              <w:bottom w:val="single" w:sz="4" w:space="0" w:color="auto"/>
              <w:right w:val="nil"/>
            </w:tcBorders>
            <w:noWrap/>
            <w:tcMar>
              <w:top w:w="15" w:type="dxa"/>
              <w:left w:w="15" w:type="dxa"/>
              <w:bottom w:w="0" w:type="dxa"/>
              <w:right w:w="15" w:type="dxa"/>
            </w:tcMar>
            <w:vAlign w:val="center"/>
            <w:hideMark/>
            <w:tcPrChange w:id="1383" w:author="Dylan CHEN" w:date="2026-08-30T09:42:00Z" w16du:dateUtc="2026-08-30T01:42: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4386F3ED" w14:textId="77777777" w:rsidR="00DB0101" w:rsidRPr="00015210" w:rsidRDefault="00DB0101" w:rsidP="00DB0101">
            <w:pPr>
              <w:rPr>
                <w:color w:val="000000"/>
                <w:sz w:val="20"/>
                <w:szCs w:val="20"/>
              </w:rPr>
            </w:pPr>
            <w:r w:rsidRPr="00015210">
              <w:rPr>
                <w:color w:val="000000"/>
                <w:sz w:val="20"/>
                <w:szCs w:val="20"/>
              </w:rPr>
              <w:t>N</w:t>
            </w: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Change w:id="1384"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DFA90B5" w14:textId="77777777" w:rsidR="00DB0101" w:rsidRPr="00015210" w:rsidRDefault="00DB0101" w:rsidP="00DB0101">
            <w:pPr>
              <w:jc w:val="center"/>
              <w:rPr>
                <w:color w:val="000000"/>
                <w:sz w:val="20"/>
                <w:szCs w:val="20"/>
              </w:rPr>
            </w:pPr>
            <w:r w:rsidRPr="00015210">
              <w:rPr>
                <w:color w:val="000000"/>
                <w:sz w:val="20"/>
                <w:szCs w:val="20"/>
              </w:rPr>
              <w:t>3,612</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1385"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08E1F09" w14:textId="77777777" w:rsidR="00DB0101" w:rsidRPr="00015210" w:rsidRDefault="00DB0101" w:rsidP="00DB0101">
            <w:pPr>
              <w:jc w:val="center"/>
              <w:rPr>
                <w:color w:val="000000"/>
                <w:sz w:val="20"/>
                <w:szCs w:val="20"/>
              </w:rPr>
            </w:pPr>
            <w:r w:rsidRPr="00015210">
              <w:rPr>
                <w:color w:val="000000"/>
                <w:sz w:val="20"/>
                <w:szCs w:val="20"/>
              </w:rPr>
              <w:t>3,612</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1386"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57496759" w14:textId="77777777" w:rsidR="00DB0101" w:rsidRPr="00015210" w:rsidRDefault="00DB0101" w:rsidP="00DB0101">
            <w:pPr>
              <w:jc w:val="center"/>
              <w:rPr>
                <w:color w:val="000000"/>
                <w:sz w:val="20"/>
                <w:szCs w:val="20"/>
              </w:rPr>
            </w:pPr>
            <w:r w:rsidRPr="00015210">
              <w:rPr>
                <w:color w:val="000000"/>
                <w:sz w:val="20"/>
                <w:szCs w:val="20"/>
              </w:rPr>
              <w:t>3,612</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1387"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60E9B52" w14:textId="77777777" w:rsidR="00DB0101" w:rsidRPr="00015210" w:rsidRDefault="00DB0101" w:rsidP="00DB0101">
            <w:pPr>
              <w:jc w:val="center"/>
              <w:rPr>
                <w:color w:val="000000"/>
                <w:sz w:val="20"/>
                <w:szCs w:val="20"/>
              </w:rPr>
            </w:pPr>
            <w:r w:rsidRPr="00015210">
              <w:rPr>
                <w:color w:val="000000"/>
                <w:sz w:val="20"/>
                <w:szCs w:val="20"/>
              </w:rPr>
              <w:t>837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1388"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69697865" w14:textId="77777777" w:rsidR="00DB0101" w:rsidRPr="00015210" w:rsidRDefault="00DB0101" w:rsidP="00DB0101">
            <w:pPr>
              <w:jc w:val="center"/>
              <w:rPr>
                <w:color w:val="000000"/>
                <w:sz w:val="20"/>
                <w:szCs w:val="20"/>
              </w:rPr>
            </w:pPr>
            <w:r w:rsidRPr="00015210">
              <w:rPr>
                <w:color w:val="000000"/>
                <w:sz w:val="20"/>
                <w:szCs w:val="20"/>
              </w:rPr>
              <w:t>1,606</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1389" w:author="Dylan CHEN" w:date="2026-08-30T09:42:00Z" w16du:dateUtc="2026-08-30T01:4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0E3CB235" w14:textId="77777777" w:rsidR="00DB0101" w:rsidRPr="00015210" w:rsidRDefault="00DB0101" w:rsidP="00DB0101">
            <w:pPr>
              <w:jc w:val="center"/>
              <w:rPr>
                <w:color w:val="000000"/>
                <w:sz w:val="20"/>
                <w:szCs w:val="20"/>
              </w:rPr>
            </w:pPr>
            <w:r w:rsidRPr="00015210">
              <w:rPr>
                <w:color w:val="000000"/>
                <w:sz w:val="20"/>
                <w:szCs w:val="20"/>
              </w:rPr>
              <w:t>2,412</w:t>
            </w:r>
          </w:p>
        </w:tc>
      </w:tr>
    </w:tbl>
    <w:p w14:paraId="64C3A448" w14:textId="0CB9222F" w:rsidR="00C816AB" w:rsidRPr="00015210" w:rsidRDefault="00F045BB" w:rsidP="00C816AB">
      <w:pPr>
        <w:pStyle w:val="Notes"/>
      </w:pPr>
      <w:del w:id="1390" w:author="Dylan CHEN" w:date="2026-08-30T09:42:00Z" w16du:dateUtc="2026-08-30T01:42:00Z">
        <w:r w:rsidRPr="00015210" w:rsidDel="00596C3A">
          <w:delText xml:space="preserve"> </w:delText>
        </w:r>
      </w:del>
      <w:r w:rsidR="00374352" w:rsidRPr="00015210">
        <w:t xml:space="preserve">Notes. </w:t>
      </w:r>
      <w:ins w:id="1391" w:author="Dylan CHEN" w:date="2026-08-30T09:42:00Z" w16du:dateUtc="2026-08-30T01:42:00Z">
        <w:r w:rsidR="00596C3A">
          <w:rPr>
            <w:rFonts w:hint="eastAsia"/>
          </w:rPr>
          <w:t xml:space="preserve">1. </w:t>
        </w:r>
      </w:ins>
      <w:r w:rsidR="00374352" w:rsidRPr="00015210">
        <w:t xml:space="preserve">Standard errors in parentheses. . p&lt;0.1, * p&lt;0.05, ** p&lt;0.01, *** p&lt;0.001. </w:t>
      </w:r>
      <w:ins w:id="1392" w:author="Dylan CHEN" w:date="2026-08-30T09:42:00Z" w16du:dateUtc="2026-08-30T01:42:00Z">
        <w:r w:rsidR="00596C3A">
          <w:br/>
        </w:r>
        <w:r w:rsidR="00596C3A">
          <w:rPr>
            <w:rFonts w:hint="eastAsia"/>
          </w:rPr>
          <w:t xml:space="preserve">2. </w:t>
        </w:r>
      </w:ins>
      <w:r w:rsidR="00374352" w:rsidRPr="00015210">
        <w:t>In Columns 1</w:t>
      </w:r>
      <w:r w:rsidR="001C3581">
        <w:rPr>
          <w:rFonts w:hint="eastAsia"/>
        </w:rPr>
        <w:t>-3</w:t>
      </w:r>
      <w:r w:rsidR="00374352" w:rsidRPr="00015210">
        <w:t xml:space="preserve"> the dependent variable is the log of the number of human answers provided within the indicated window. In Columns </w:t>
      </w:r>
      <w:r w:rsidR="001C3581">
        <w:rPr>
          <w:rFonts w:hint="eastAsia"/>
        </w:rPr>
        <w:t>4-6</w:t>
      </w:r>
      <w:r w:rsidR="00374352" w:rsidRPr="00015210">
        <w:t xml:space="preserve"> the dependent variable is the log of the number of human answers provided within 7 days, and the sample is restricted to </w:t>
      </w:r>
      <w:ins w:id="1393" w:author="Dylan CHEN" w:date="2026-08-27T15:35:00Z" w16du:dateUtc="2026-08-27T07:35:00Z">
        <w:r w:rsidR="007232A8" w:rsidRPr="007232A8">
          <w:t>questions posted within the first 30, 60, and 90 days after the experiment began</w:t>
        </w:r>
      </w:ins>
      <w:del w:id="1394" w:author="Dylan CHEN" w:date="2026-08-27T15:35:00Z" w16du:dateUtc="2026-08-27T07:35:00Z">
        <w:r w:rsidR="00374352" w:rsidRPr="00015210" w:rsidDel="007232A8">
          <w:delText>questions observed for 30, 60, and 90 days</w:delText>
        </w:r>
      </w:del>
      <w:r w:rsidR="00374352" w:rsidRPr="00015210">
        <w:t>.</w:t>
      </w:r>
    </w:p>
    <w:bookmarkEnd w:id="1291"/>
    <w:p w14:paraId="6392534E" w14:textId="7AEEDF96" w:rsidR="00374352" w:rsidRPr="00015210" w:rsidRDefault="00940A64" w:rsidP="00374352">
      <w:pPr>
        <w:pStyle w:val="Paragraph0"/>
        <w:rPr>
          <w:szCs w:val="24"/>
        </w:rPr>
      </w:pPr>
      <w:r w:rsidRPr="00015210">
        <w:lastRenderedPageBreak/>
        <w:t xml:space="preserve">Table </w:t>
      </w:r>
      <w:r w:rsidR="00144EC0">
        <w:t>7</w:t>
      </w:r>
      <w:r w:rsidR="00745A6A" w:rsidRPr="00015210">
        <w:t xml:space="preserve"> </w:t>
      </w:r>
      <w:r w:rsidRPr="00015210">
        <w:t>applies the same subsamples to the quality outcome. The interaction between the AI indicator and AI answer quality is positive in all three subsamples (0.110, 0.106, and 0.149), and its significance rises with the sample size. It is insignificant in the 30-day sample (N = 592), marginally significant in the 60-day sample (0.106, p &lt; 0.1), and significant in the 90-day sample (0.149, p &lt; 0.01). The positive sign is stable across all three, and the increase in significance with sample size follows the same power logic that governs the supply results. The choice of observation window does not overturn the benchmark relationship in H6.</w:t>
      </w:r>
    </w:p>
    <w:p w14:paraId="4E5407A4" w14:textId="0A6D46AF" w:rsidR="00374352" w:rsidRPr="00015210" w:rsidRDefault="00374352" w:rsidP="00374352">
      <w:pPr>
        <w:pStyle w:val="TableFiguretitle"/>
      </w:pPr>
      <w:r w:rsidRPr="00015210">
        <w:t xml:space="preserve">Table </w:t>
      </w:r>
      <w:r w:rsidR="00144EC0">
        <w:t>7</w:t>
      </w:r>
      <w:r w:rsidRPr="00015210">
        <w:t>. Robustness checks: alternative time frame for</w:t>
      </w:r>
      <w:ins w:id="1395" w:author="Dylan CHEN" w:date="2026-08-27T16:40:00Z" w16du:dateUtc="2026-08-27T08:40:00Z">
        <w:r w:rsidR="00AA69A0">
          <w:rPr>
            <w:rFonts w:hint="eastAsia"/>
          </w:rPr>
          <w:t xml:space="preserve"> first</w:t>
        </w:r>
      </w:ins>
      <w:r w:rsidRPr="00015210">
        <w:t xml:space="preserve"> human answer quality</w:t>
      </w:r>
    </w:p>
    <w:tbl>
      <w:tblPr>
        <w:tblW w:w="5000" w:type="pct"/>
        <w:jc w:val="center"/>
        <w:tblLayout w:type="fixed"/>
        <w:tblCellMar>
          <w:left w:w="0" w:type="dxa"/>
          <w:right w:w="0" w:type="dxa"/>
        </w:tblCellMar>
        <w:tblLook w:val="04A0" w:firstRow="1" w:lastRow="0" w:firstColumn="1" w:lastColumn="0" w:noHBand="0" w:noVBand="1"/>
      </w:tblPr>
      <w:tblGrid>
        <w:gridCol w:w="3528"/>
        <w:gridCol w:w="1944"/>
        <w:gridCol w:w="1944"/>
        <w:gridCol w:w="1944"/>
      </w:tblGrid>
      <w:tr w:rsidR="00FB0C54" w:rsidRPr="00015210" w14:paraId="17A2626F" w14:textId="77777777" w:rsidTr="00FB0C54">
        <w:trPr>
          <w:jc w:val="center"/>
        </w:trPr>
        <w:tc>
          <w:tcPr>
            <w:tcW w:w="3528" w:type="dxa"/>
            <w:tcBorders>
              <w:top w:val="single" w:sz="4" w:space="0" w:color="auto"/>
              <w:left w:val="nil"/>
              <w:bottom w:val="nil"/>
              <w:right w:val="nil"/>
            </w:tcBorders>
            <w:vAlign w:val="center"/>
          </w:tcPr>
          <w:p w14:paraId="5A98CBDB" w14:textId="77777777" w:rsidR="00FB0C54" w:rsidRPr="00015210" w:rsidRDefault="00FB0C54" w:rsidP="00FB0C54">
            <w:pPr>
              <w:rPr>
                <w:color w:val="000000"/>
                <w:sz w:val="20"/>
                <w:szCs w:val="20"/>
              </w:rPr>
            </w:pP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2D16B73" w14:textId="579F0E2B" w:rsidR="00FB0C54" w:rsidRPr="00015210" w:rsidRDefault="00FB0C54" w:rsidP="00FB0C54">
            <w:pPr>
              <w:jc w:val="center"/>
              <w:rPr>
                <w:color w:val="000000"/>
                <w:sz w:val="20"/>
                <w:szCs w:val="20"/>
              </w:rPr>
            </w:pPr>
            <w:r w:rsidRPr="00015210">
              <w:rPr>
                <w:color w:val="000000"/>
                <w:sz w:val="20"/>
                <w:szCs w:val="20"/>
              </w:rPr>
              <w:t>(1)</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2713DAEB" w14:textId="0BEF7672" w:rsidR="00FB0C54" w:rsidRPr="00015210" w:rsidRDefault="00FB0C54" w:rsidP="00FB0C54">
            <w:pPr>
              <w:jc w:val="center"/>
              <w:rPr>
                <w:color w:val="000000"/>
                <w:sz w:val="20"/>
                <w:szCs w:val="20"/>
              </w:rPr>
            </w:pPr>
            <w:r w:rsidRPr="00015210">
              <w:rPr>
                <w:color w:val="000000"/>
                <w:sz w:val="20"/>
                <w:szCs w:val="20"/>
              </w:rPr>
              <w:t>(2)</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FC22F6E" w14:textId="7C9F9953" w:rsidR="00FB0C54" w:rsidRPr="00015210" w:rsidRDefault="00FB0C54" w:rsidP="00FB0C54">
            <w:pPr>
              <w:jc w:val="center"/>
              <w:rPr>
                <w:color w:val="000000"/>
                <w:sz w:val="20"/>
                <w:szCs w:val="20"/>
              </w:rPr>
            </w:pPr>
            <w:r w:rsidRPr="00015210">
              <w:rPr>
                <w:color w:val="000000"/>
                <w:sz w:val="20"/>
                <w:szCs w:val="20"/>
              </w:rPr>
              <w:t>(3)</w:t>
            </w:r>
          </w:p>
        </w:tc>
      </w:tr>
      <w:tr w:rsidR="00FB0C54" w:rsidRPr="00015210" w14:paraId="4E0880BC" w14:textId="77777777" w:rsidTr="00FB0C54">
        <w:trPr>
          <w:jc w:val="center"/>
        </w:trPr>
        <w:tc>
          <w:tcPr>
            <w:tcW w:w="3528" w:type="dxa"/>
            <w:tcBorders>
              <w:top w:val="single" w:sz="4" w:space="0" w:color="auto"/>
              <w:left w:val="nil"/>
              <w:bottom w:val="nil"/>
              <w:right w:val="nil"/>
            </w:tcBorders>
            <w:vAlign w:val="center"/>
            <w:hideMark/>
          </w:tcPr>
          <w:p w14:paraId="51C2A6FB" w14:textId="72E5137F" w:rsidR="00FB0C54" w:rsidRPr="00015210" w:rsidRDefault="00FB0C54" w:rsidP="00FB0C54">
            <w:pPr>
              <w:rPr>
                <w:color w:val="000000"/>
                <w:sz w:val="20"/>
                <w:szCs w:val="20"/>
              </w:rPr>
            </w:pPr>
            <w:r w:rsidRPr="00015210">
              <w:rPr>
                <w:color w:val="000000"/>
                <w:sz w:val="20"/>
                <w:szCs w:val="20"/>
              </w:rPr>
              <w:t xml:space="preserve"> DV: First </w:t>
            </w:r>
            <w:ins w:id="1396" w:author="Dylan CHEN" w:date="2026-08-27T16:07:00Z" w16du:dateUtc="2026-08-27T08:07:00Z">
              <w:r w:rsidR="002E1246">
                <w:rPr>
                  <w:rFonts w:hint="eastAsia"/>
                  <w:color w:val="000000"/>
                  <w:sz w:val="20"/>
                  <w:szCs w:val="20"/>
                </w:rPr>
                <w:t xml:space="preserve">human </w:t>
              </w:r>
            </w:ins>
            <w:r w:rsidRPr="00015210">
              <w:rPr>
                <w:color w:val="000000"/>
                <w:sz w:val="20"/>
                <w:szCs w:val="20"/>
              </w:rPr>
              <w:t>answer quality</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338CDB34" w14:textId="77777777" w:rsidR="00FB0C54" w:rsidRPr="00015210" w:rsidRDefault="00FB0C54" w:rsidP="00FB0C54">
            <w:pPr>
              <w:jc w:val="center"/>
              <w:rPr>
                <w:color w:val="000000"/>
                <w:sz w:val="20"/>
                <w:szCs w:val="20"/>
              </w:rPr>
            </w:pPr>
            <w:r w:rsidRPr="00015210">
              <w:rPr>
                <w:color w:val="000000"/>
                <w:sz w:val="20"/>
                <w:szCs w:val="20"/>
              </w:rPr>
              <w:t>30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3DC22292" w14:textId="77777777" w:rsidR="00FB0C54" w:rsidRPr="00015210" w:rsidRDefault="00FB0C54" w:rsidP="00FB0C54">
            <w:pPr>
              <w:jc w:val="center"/>
              <w:rPr>
                <w:color w:val="000000"/>
                <w:sz w:val="20"/>
                <w:szCs w:val="20"/>
              </w:rPr>
            </w:pPr>
            <w:r w:rsidRPr="00015210">
              <w:rPr>
                <w:color w:val="000000"/>
                <w:sz w:val="20"/>
                <w:szCs w:val="20"/>
              </w:rPr>
              <w:t>60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5BB51C38" w14:textId="77777777" w:rsidR="00FB0C54" w:rsidRPr="00015210" w:rsidRDefault="00FB0C54" w:rsidP="00FB0C54">
            <w:pPr>
              <w:jc w:val="center"/>
              <w:rPr>
                <w:color w:val="000000"/>
                <w:sz w:val="20"/>
                <w:szCs w:val="20"/>
              </w:rPr>
            </w:pPr>
            <w:r w:rsidRPr="00015210">
              <w:rPr>
                <w:color w:val="000000"/>
                <w:sz w:val="20"/>
                <w:szCs w:val="20"/>
              </w:rPr>
              <w:t>90 days sample</w:t>
            </w:r>
          </w:p>
        </w:tc>
      </w:tr>
      <w:tr w:rsidR="00FB0C54" w:rsidRPr="00015210" w14:paraId="044F715C"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373F97D2"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DB01FDE" w14:textId="77777777" w:rsidR="00FB0C54" w:rsidRPr="00015210" w:rsidRDefault="00FB0C54" w:rsidP="00FB0C54">
            <w:pPr>
              <w:jc w:val="center"/>
              <w:rPr>
                <w:color w:val="000000"/>
                <w:sz w:val="20"/>
                <w:szCs w:val="20"/>
              </w:rPr>
            </w:pPr>
            <w:r w:rsidRPr="00015210">
              <w:rPr>
                <w:color w:val="000000"/>
                <w:sz w:val="20"/>
                <w:szCs w:val="20"/>
              </w:rPr>
              <w:t>-0.216</w:t>
            </w:r>
          </w:p>
        </w:tc>
        <w:tc>
          <w:tcPr>
            <w:tcW w:w="1944" w:type="dxa"/>
            <w:tcBorders>
              <w:top w:val="nil"/>
              <w:left w:val="nil"/>
              <w:bottom w:val="nil"/>
              <w:right w:val="nil"/>
            </w:tcBorders>
            <w:noWrap/>
            <w:tcMar>
              <w:top w:w="15" w:type="dxa"/>
              <w:left w:w="15" w:type="dxa"/>
              <w:bottom w:w="0" w:type="dxa"/>
              <w:right w:w="15" w:type="dxa"/>
            </w:tcMar>
            <w:vAlign w:val="center"/>
            <w:hideMark/>
          </w:tcPr>
          <w:p w14:paraId="08C3538E" w14:textId="77777777" w:rsidR="00FB0C54" w:rsidRPr="00015210" w:rsidRDefault="00FB0C54" w:rsidP="00FB0C54">
            <w:pPr>
              <w:jc w:val="center"/>
              <w:rPr>
                <w:color w:val="000000"/>
                <w:sz w:val="20"/>
                <w:szCs w:val="20"/>
              </w:rPr>
            </w:pPr>
            <w:r w:rsidRPr="00015210">
              <w:rPr>
                <w:color w:val="000000"/>
                <w:sz w:val="20"/>
                <w:szCs w:val="20"/>
              </w:rPr>
              <w:t>0.346</w:t>
            </w:r>
          </w:p>
        </w:tc>
        <w:tc>
          <w:tcPr>
            <w:tcW w:w="1944" w:type="dxa"/>
            <w:tcBorders>
              <w:top w:val="nil"/>
              <w:left w:val="nil"/>
              <w:bottom w:val="nil"/>
              <w:right w:val="nil"/>
            </w:tcBorders>
            <w:noWrap/>
            <w:tcMar>
              <w:top w:w="15" w:type="dxa"/>
              <w:left w:w="15" w:type="dxa"/>
              <w:bottom w:w="0" w:type="dxa"/>
              <w:right w:w="15" w:type="dxa"/>
            </w:tcMar>
            <w:vAlign w:val="center"/>
            <w:hideMark/>
          </w:tcPr>
          <w:p w14:paraId="48692223" w14:textId="77777777" w:rsidR="00FB0C54" w:rsidRPr="00015210" w:rsidRDefault="00FB0C54" w:rsidP="00FB0C54">
            <w:pPr>
              <w:jc w:val="center"/>
              <w:rPr>
                <w:color w:val="000000"/>
                <w:sz w:val="20"/>
                <w:szCs w:val="20"/>
              </w:rPr>
            </w:pPr>
            <w:r w:rsidRPr="00015210">
              <w:rPr>
                <w:color w:val="000000"/>
                <w:sz w:val="20"/>
                <w:szCs w:val="20"/>
              </w:rPr>
              <w:t>0.320</w:t>
            </w:r>
          </w:p>
        </w:tc>
      </w:tr>
      <w:tr w:rsidR="00FB0C54" w:rsidRPr="00015210" w14:paraId="056F85DB" w14:textId="77777777" w:rsidTr="00D2526D">
        <w:trPr>
          <w:jc w:val="center"/>
        </w:trPr>
        <w:tc>
          <w:tcPr>
            <w:tcW w:w="3528" w:type="dxa"/>
            <w:vMerge/>
            <w:tcBorders>
              <w:top w:val="nil"/>
              <w:left w:val="nil"/>
              <w:bottom w:val="nil"/>
              <w:right w:val="nil"/>
            </w:tcBorders>
            <w:vAlign w:val="center"/>
            <w:hideMark/>
          </w:tcPr>
          <w:p w14:paraId="76BC8553"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3953B61E" w14:textId="77777777" w:rsidR="00FB0C54" w:rsidRPr="00015210" w:rsidRDefault="00FB0C54" w:rsidP="00FB0C54">
            <w:pPr>
              <w:jc w:val="center"/>
              <w:rPr>
                <w:color w:val="000000"/>
                <w:sz w:val="20"/>
                <w:szCs w:val="20"/>
              </w:rPr>
            </w:pPr>
            <w:r w:rsidRPr="00015210">
              <w:rPr>
                <w:color w:val="000000"/>
                <w:sz w:val="20"/>
                <w:szCs w:val="20"/>
              </w:rPr>
              <w:t>(1.028)</w:t>
            </w:r>
          </w:p>
        </w:tc>
        <w:tc>
          <w:tcPr>
            <w:tcW w:w="1944" w:type="dxa"/>
            <w:tcBorders>
              <w:top w:val="nil"/>
              <w:left w:val="nil"/>
              <w:bottom w:val="nil"/>
              <w:right w:val="nil"/>
            </w:tcBorders>
            <w:noWrap/>
            <w:tcMar>
              <w:top w:w="15" w:type="dxa"/>
              <w:left w:w="15" w:type="dxa"/>
              <w:bottom w:w="0" w:type="dxa"/>
              <w:right w:w="15" w:type="dxa"/>
            </w:tcMar>
            <w:vAlign w:val="center"/>
            <w:hideMark/>
          </w:tcPr>
          <w:p w14:paraId="5B7E6534" w14:textId="77777777" w:rsidR="00FB0C54" w:rsidRPr="00015210" w:rsidRDefault="00FB0C54" w:rsidP="00FB0C54">
            <w:pPr>
              <w:jc w:val="center"/>
              <w:rPr>
                <w:color w:val="000000"/>
                <w:sz w:val="20"/>
                <w:szCs w:val="20"/>
              </w:rPr>
            </w:pPr>
            <w:r w:rsidRPr="00015210">
              <w:rPr>
                <w:color w:val="000000"/>
                <w:sz w:val="20"/>
                <w:szCs w:val="20"/>
              </w:rPr>
              <w:t>(0.861)</w:t>
            </w:r>
          </w:p>
        </w:tc>
        <w:tc>
          <w:tcPr>
            <w:tcW w:w="1944" w:type="dxa"/>
            <w:tcBorders>
              <w:top w:val="nil"/>
              <w:left w:val="nil"/>
              <w:bottom w:val="nil"/>
              <w:right w:val="nil"/>
            </w:tcBorders>
            <w:noWrap/>
            <w:tcMar>
              <w:top w:w="15" w:type="dxa"/>
              <w:left w:w="15" w:type="dxa"/>
              <w:bottom w:w="0" w:type="dxa"/>
              <w:right w:w="15" w:type="dxa"/>
            </w:tcMar>
            <w:vAlign w:val="center"/>
            <w:hideMark/>
          </w:tcPr>
          <w:p w14:paraId="1AFD6099" w14:textId="77777777" w:rsidR="00FB0C54" w:rsidRPr="00015210" w:rsidRDefault="00FB0C54" w:rsidP="00FB0C54">
            <w:pPr>
              <w:jc w:val="center"/>
              <w:rPr>
                <w:color w:val="000000"/>
                <w:sz w:val="20"/>
                <w:szCs w:val="20"/>
              </w:rPr>
            </w:pPr>
            <w:r w:rsidRPr="00015210">
              <w:rPr>
                <w:color w:val="000000"/>
                <w:sz w:val="20"/>
                <w:szCs w:val="20"/>
              </w:rPr>
              <w:t>(0.700)</w:t>
            </w:r>
          </w:p>
        </w:tc>
      </w:tr>
      <w:tr w:rsidR="00FB0C54" w:rsidRPr="00015210" w14:paraId="69202DFA"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226EE5D9"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3746DA8" w14:textId="77777777" w:rsidR="00FB0C54" w:rsidRPr="00015210" w:rsidRDefault="00FB0C54" w:rsidP="00FB0C54">
            <w:pPr>
              <w:jc w:val="center"/>
              <w:rPr>
                <w:color w:val="000000"/>
                <w:sz w:val="20"/>
                <w:szCs w:val="20"/>
              </w:rPr>
            </w:pPr>
            <w:r w:rsidRPr="00015210">
              <w:rPr>
                <w:color w:val="000000"/>
                <w:sz w:val="20"/>
                <w:szCs w:val="20"/>
              </w:rPr>
              <w:t>-0.059</w:t>
            </w:r>
          </w:p>
        </w:tc>
        <w:tc>
          <w:tcPr>
            <w:tcW w:w="1944" w:type="dxa"/>
            <w:tcBorders>
              <w:top w:val="nil"/>
              <w:left w:val="nil"/>
              <w:bottom w:val="nil"/>
              <w:right w:val="nil"/>
            </w:tcBorders>
            <w:noWrap/>
            <w:tcMar>
              <w:top w:w="15" w:type="dxa"/>
              <w:left w:w="15" w:type="dxa"/>
              <w:bottom w:w="0" w:type="dxa"/>
              <w:right w:w="15" w:type="dxa"/>
            </w:tcMar>
            <w:vAlign w:val="center"/>
            <w:hideMark/>
          </w:tcPr>
          <w:p w14:paraId="749F85DE" w14:textId="77777777" w:rsidR="00FB0C54" w:rsidRPr="00015210" w:rsidRDefault="00FB0C54" w:rsidP="00FB0C54">
            <w:pPr>
              <w:jc w:val="center"/>
              <w:rPr>
                <w:color w:val="000000"/>
                <w:sz w:val="20"/>
                <w:szCs w:val="20"/>
              </w:rPr>
            </w:pPr>
            <w:r w:rsidRPr="00015210">
              <w:rPr>
                <w:color w:val="000000"/>
                <w:sz w:val="20"/>
                <w:szCs w:val="20"/>
              </w:rPr>
              <w:t>-0.180</w:t>
            </w:r>
          </w:p>
        </w:tc>
        <w:tc>
          <w:tcPr>
            <w:tcW w:w="1944" w:type="dxa"/>
            <w:tcBorders>
              <w:top w:val="nil"/>
              <w:left w:val="nil"/>
              <w:bottom w:val="nil"/>
              <w:right w:val="nil"/>
            </w:tcBorders>
            <w:noWrap/>
            <w:tcMar>
              <w:top w:w="15" w:type="dxa"/>
              <w:left w:w="15" w:type="dxa"/>
              <w:bottom w:w="0" w:type="dxa"/>
              <w:right w:w="15" w:type="dxa"/>
            </w:tcMar>
            <w:vAlign w:val="center"/>
            <w:hideMark/>
          </w:tcPr>
          <w:p w14:paraId="26DF8C90" w14:textId="77777777" w:rsidR="00FB0C54" w:rsidRPr="00015210" w:rsidRDefault="00FB0C54" w:rsidP="00FB0C54">
            <w:pPr>
              <w:jc w:val="center"/>
              <w:rPr>
                <w:color w:val="000000"/>
                <w:sz w:val="20"/>
                <w:szCs w:val="20"/>
              </w:rPr>
            </w:pPr>
            <w:r w:rsidRPr="00015210">
              <w:rPr>
                <w:color w:val="000000"/>
                <w:sz w:val="20"/>
                <w:szCs w:val="20"/>
              </w:rPr>
              <w:t>-0.230·</w:t>
            </w:r>
          </w:p>
        </w:tc>
      </w:tr>
      <w:tr w:rsidR="00FB0C54" w:rsidRPr="00015210" w14:paraId="5E04FA49" w14:textId="77777777" w:rsidTr="00D2526D">
        <w:trPr>
          <w:jc w:val="center"/>
        </w:trPr>
        <w:tc>
          <w:tcPr>
            <w:tcW w:w="3528" w:type="dxa"/>
            <w:vMerge/>
            <w:tcBorders>
              <w:top w:val="nil"/>
              <w:left w:val="nil"/>
              <w:bottom w:val="nil"/>
              <w:right w:val="nil"/>
            </w:tcBorders>
            <w:vAlign w:val="center"/>
            <w:hideMark/>
          </w:tcPr>
          <w:p w14:paraId="1290BC78"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559B099B" w14:textId="77777777" w:rsidR="00FB0C54" w:rsidRPr="00015210" w:rsidRDefault="00FB0C54" w:rsidP="00FB0C54">
            <w:pPr>
              <w:jc w:val="center"/>
              <w:rPr>
                <w:color w:val="000000"/>
                <w:sz w:val="20"/>
                <w:szCs w:val="20"/>
              </w:rPr>
            </w:pPr>
            <w:r w:rsidRPr="00015210">
              <w:rPr>
                <w:color w:val="000000"/>
                <w:sz w:val="20"/>
                <w:szCs w:val="20"/>
              </w:rPr>
              <w:t>(0.194)</w:t>
            </w:r>
          </w:p>
        </w:tc>
        <w:tc>
          <w:tcPr>
            <w:tcW w:w="1944" w:type="dxa"/>
            <w:tcBorders>
              <w:top w:val="nil"/>
              <w:left w:val="nil"/>
              <w:bottom w:val="nil"/>
              <w:right w:val="nil"/>
            </w:tcBorders>
            <w:noWrap/>
            <w:tcMar>
              <w:top w:w="15" w:type="dxa"/>
              <w:left w:w="15" w:type="dxa"/>
              <w:bottom w:w="0" w:type="dxa"/>
              <w:right w:w="15" w:type="dxa"/>
            </w:tcMar>
            <w:vAlign w:val="center"/>
            <w:hideMark/>
          </w:tcPr>
          <w:p w14:paraId="37CC5A1F" w14:textId="77777777" w:rsidR="00FB0C54" w:rsidRPr="00015210" w:rsidRDefault="00FB0C54" w:rsidP="00FB0C54">
            <w:pPr>
              <w:jc w:val="center"/>
              <w:rPr>
                <w:color w:val="000000"/>
                <w:sz w:val="20"/>
                <w:szCs w:val="20"/>
              </w:rPr>
            </w:pPr>
            <w:r w:rsidRPr="00015210">
              <w:rPr>
                <w:color w:val="000000"/>
                <w:sz w:val="20"/>
                <w:szCs w:val="20"/>
              </w:rPr>
              <w:t>(0.155)</w:t>
            </w:r>
          </w:p>
        </w:tc>
        <w:tc>
          <w:tcPr>
            <w:tcW w:w="1944" w:type="dxa"/>
            <w:tcBorders>
              <w:top w:val="nil"/>
              <w:left w:val="nil"/>
              <w:bottom w:val="nil"/>
              <w:right w:val="nil"/>
            </w:tcBorders>
            <w:noWrap/>
            <w:tcMar>
              <w:top w:w="15" w:type="dxa"/>
              <w:left w:w="15" w:type="dxa"/>
              <w:bottom w:w="0" w:type="dxa"/>
              <w:right w:w="15" w:type="dxa"/>
            </w:tcMar>
            <w:vAlign w:val="center"/>
            <w:hideMark/>
          </w:tcPr>
          <w:p w14:paraId="35AA36CC" w14:textId="77777777" w:rsidR="00FB0C54" w:rsidRPr="00015210" w:rsidRDefault="00FB0C54" w:rsidP="00FB0C54">
            <w:pPr>
              <w:jc w:val="center"/>
              <w:rPr>
                <w:color w:val="000000"/>
                <w:sz w:val="20"/>
                <w:szCs w:val="20"/>
              </w:rPr>
            </w:pPr>
            <w:r w:rsidRPr="00015210">
              <w:rPr>
                <w:color w:val="000000"/>
                <w:sz w:val="20"/>
                <w:szCs w:val="20"/>
              </w:rPr>
              <w:t>(0.124)</w:t>
            </w:r>
          </w:p>
        </w:tc>
      </w:tr>
      <w:tr w:rsidR="00FB0C54" w:rsidRPr="00015210" w14:paraId="7814B3A5" w14:textId="77777777" w:rsidTr="00D2526D">
        <w:trPr>
          <w:jc w:val="center"/>
        </w:trPr>
        <w:tc>
          <w:tcPr>
            <w:tcW w:w="352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0002BBFC"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03F25086" w14:textId="77777777" w:rsidR="00FB0C54" w:rsidRPr="00015210" w:rsidRDefault="00FB0C54" w:rsidP="00FB0C54">
            <w:pPr>
              <w:jc w:val="center"/>
              <w:rPr>
                <w:color w:val="000000"/>
                <w:sz w:val="20"/>
                <w:szCs w:val="20"/>
              </w:rPr>
            </w:pPr>
            <w:r w:rsidRPr="00015210">
              <w:rPr>
                <w:color w:val="000000"/>
                <w:sz w:val="20"/>
                <w:szCs w:val="20"/>
              </w:rPr>
              <w:t>0.110</w:t>
            </w:r>
          </w:p>
        </w:tc>
        <w:tc>
          <w:tcPr>
            <w:tcW w:w="1944" w:type="dxa"/>
            <w:tcBorders>
              <w:top w:val="nil"/>
              <w:left w:val="nil"/>
              <w:bottom w:val="nil"/>
              <w:right w:val="nil"/>
            </w:tcBorders>
            <w:noWrap/>
            <w:tcMar>
              <w:top w:w="15" w:type="dxa"/>
              <w:left w:w="15" w:type="dxa"/>
              <w:bottom w:w="0" w:type="dxa"/>
              <w:right w:w="15" w:type="dxa"/>
            </w:tcMar>
            <w:vAlign w:val="center"/>
            <w:hideMark/>
          </w:tcPr>
          <w:p w14:paraId="0207CAF9" w14:textId="77777777" w:rsidR="00FB0C54" w:rsidRPr="00015210" w:rsidRDefault="00FB0C54" w:rsidP="00FB0C54">
            <w:pPr>
              <w:jc w:val="center"/>
              <w:rPr>
                <w:color w:val="000000"/>
                <w:sz w:val="20"/>
                <w:szCs w:val="20"/>
              </w:rPr>
            </w:pPr>
            <w:r w:rsidRPr="00015210">
              <w:rPr>
                <w:color w:val="000000"/>
                <w:sz w:val="20"/>
                <w:szCs w:val="20"/>
              </w:rPr>
              <w:t>0.106·</w:t>
            </w:r>
          </w:p>
        </w:tc>
        <w:tc>
          <w:tcPr>
            <w:tcW w:w="1944" w:type="dxa"/>
            <w:tcBorders>
              <w:top w:val="nil"/>
              <w:left w:val="nil"/>
              <w:bottom w:val="nil"/>
              <w:right w:val="nil"/>
            </w:tcBorders>
            <w:noWrap/>
            <w:tcMar>
              <w:top w:w="15" w:type="dxa"/>
              <w:left w:w="15" w:type="dxa"/>
              <w:bottom w:w="0" w:type="dxa"/>
              <w:right w:w="15" w:type="dxa"/>
            </w:tcMar>
            <w:vAlign w:val="center"/>
            <w:hideMark/>
          </w:tcPr>
          <w:p w14:paraId="00026CCD" w14:textId="77777777" w:rsidR="00FB0C54" w:rsidRPr="00015210" w:rsidRDefault="00FB0C54" w:rsidP="00FB0C54">
            <w:pPr>
              <w:jc w:val="center"/>
              <w:rPr>
                <w:color w:val="000000"/>
                <w:sz w:val="20"/>
                <w:szCs w:val="20"/>
              </w:rPr>
            </w:pPr>
            <w:r w:rsidRPr="00015210">
              <w:rPr>
                <w:color w:val="000000"/>
                <w:sz w:val="20"/>
                <w:szCs w:val="20"/>
              </w:rPr>
              <w:t>0.149**</w:t>
            </w:r>
          </w:p>
        </w:tc>
      </w:tr>
      <w:tr w:rsidR="00FB0C54" w:rsidRPr="00015210" w14:paraId="7C6B99C1" w14:textId="77777777" w:rsidTr="00D2526D">
        <w:trPr>
          <w:jc w:val="center"/>
        </w:trPr>
        <w:tc>
          <w:tcPr>
            <w:tcW w:w="3528" w:type="dxa"/>
            <w:vMerge/>
            <w:tcBorders>
              <w:top w:val="nil"/>
              <w:left w:val="nil"/>
              <w:bottom w:val="single" w:sz="4" w:space="0" w:color="000000"/>
              <w:right w:val="nil"/>
            </w:tcBorders>
            <w:vAlign w:val="center"/>
            <w:hideMark/>
          </w:tcPr>
          <w:p w14:paraId="4D3CC5C1" w14:textId="77777777" w:rsidR="00FB0C54" w:rsidRPr="00015210" w:rsidRDefault="00FB0C54" w:rsidP="00FB0C54">
            <w:pPr>
              <w:rPr>
                <w:i/>
                <w:iCs/>
                <w:color w:val="000000"/>
                <w:sz w:val="20"/>
                <w:szCs w:val="20"/>
              </w:rPr>
            </w:pP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F7B66FD" w14:textId="77777777" w:rsidR="00FB0C54" w:rsidRPr="00015210" w:rsidRDefault="00FB0C54" w:rsidP="00FB0C54">
            <w:pPr>
              <w:jc w:val="center"/>
              <w:rPr>
                <w:color w:val="000000"/>
                <w:sz w:val="20"/>
                <w:szCs w:val="20"/>
              </w:rPr>
            </w:pPr>
            <w:r w:rsidRPr="00015210">
              <w:rPr>
                <w:color w:val="000000"/>
                <w:sz w:val="20"/>
                <w:szCs w:val="20"/>
              </w:rPr>
              <w:t>(0.074)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C2AC4A3" w14:textId="77777777" w:rsidR="00FB0C54" w:rsidRPr="00015210" w:rsidRDefault="00FB0C54" w:rsidP="00FB0C54">
            <w:pPr>
              <w:jc w:val="center"/>
              <w:rPr>
                <w:color w:val="000000"/>
                <w:sz w:val="20"/>
                <w:szCs w:val="20"/>
              </w:rPr>
            </w:pPr>
            <w:r w:rsidRPr="00015210">
              <w:rPr>
                <w:color w:val="000000"/>
                <w:sz w:val="20"/>
                <w:szCs w:val="20"/>
              </w:rPr>
              <w:t>(0.057)</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7FC67B0D" w14:textId="77777777" w:rsidR="00FB0C54" w:rsidRPr="00015210" w:rsidRDefault="00FB0C54" w:rsidP="00FB0C54">
            <w:pPr>
              <w:jc w:val="center"/>
              <w:rPr>
                <w:color w:val="000000"/>
                <w:sz w:val="20"/>
                <w:szCs w:val="20"/>
              </w:rPr>
            </w:pPr>
            <w:r w:rsidRPr="00015210">
              <w:rPr>
                <w:color w:val="000000"/>
                <w:sz w:val="20"/>
                <w:szCs w:val="20"/>
              </w:rPr>
              <w:t>(0.045)</w:t>
            </w:r>
          </w:p>
        </w:tc>
      </w:tr>
      <w:tr w:rsidR="00FB0C54" w:rsidRPr="00015210" w14:paraId="03C2BCD2" w14:textId="77777777" w:rsidTr="00D2526D">
        <w:trPr>
          <w:jc w:val="center"/>
        </w:trPr>
        <w:tc>
          <w:tcPr>
            <w:tcW w:w="3528" w:type="dxa"/>
            <w:tcBorders>
              <w:top w:val="nil"/>
              <w:left w:val="nil"/>
              <w:bottom w:val="nil"/>
              <w:right w:val="nil"/>
            </w:tcBorders>
            <w:noWrap/>
            <w:tcMar>
              <w:top w:w="15" w:type="dxa"/>
              <w:left w:w="15" w:type="dxa"/>
              <w:bottom w:w="0" w:type="dxa"/>
              <w:right w:w="15" w:type="dxa"/>
            </w:tcMar>
            <w:vAlign w:val="center"/>
            <w:hideMark/>
          </w:tcPr>
          <w:p w14:paraId="46F680DE" w14:textId="77777777" w:rsidR="00FB0C54" w:rsidRPr="00015210" w:rsidRDefault="00FB0C54" w:rsidP="00FB0C54">
            <w:pPr>
              <w:rPr>
                <w:color w:val="000000"/>
                <w:sz w:val="20"/>
                <w:szCs w:val="20"/>
              </w:rPr>
            </w:pPr>
            <w:r w:rsidRPr="00015210">
              <w:rPr>
                <w:color w:val="000000"/>
                <w:sz w:val="20"/>
                <w:szCs w:val="20"/>
              </w:rPr>
              <w:t>other controls</w:t>
            </w:r>
          </w:p>
        </w:tc>
        <w:tc>
          <w:tcPr>
            <w:tcW w:w="1944" w:type="dxa"/>
            <w:tcBorders>
              <w:top w:val="nil"/>
              <w:left w:val="nil"/>
              <w:bottom w:val="nil"/>
              <w:right w:val="nil"/>
            </w:tcBorders>
            <w:noWrap/>
            <w:tcMar>
              <w:top w:w="15" w:type="dxa"/>
              <w:left w:w="15" w:type="dxa"/>
              <w:bottom w:w="0" w:type="dxa"/>
              <w:right w:w="15" w:type="dxa"/>
            </w:tcMar>
            <w:vAlign w:val="center"/>
            <w:hideMark/>
          </w:tcPr>
          <w:p w14:paraId="79BA92F2"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5A44701"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A4492DC"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6B4AC2D"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60D26EEC" w14:textId="77777777" w:rsidR="00FB0C54" w:rsidRPr="00015210" w:rsidRDefault="00FB0C54" w:rsidP="00FB0C54">
            <w:pPr>
              <w:rPr>
                <w:color w:val="000000"/>
                <w:sz w:val="20"/>
                <w:szCs w:val="20"/>
              </w:rPr>
            </w:pPr>
            <w:r w:rsidRPr="00015210">
              <w:rPr>
                <w:color w:val="000000"/>
                <w:sz w:val="20"/>
                <w:szCs w:val="20"/>
              </w:rPr>
              <w:t>question timing FE</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3F63B24"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18477AAB"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939BA81"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11AEF5C"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5C3DEE7F" w14:textId="77777777" w:rsidR="00FB0C54" w:rsidRPr="00015210" w:rsidRDefault="00FB0C54" w:rsidP="00FB0C54">
            <w:pPr>
              <w:rPr>
                <w:color w:val="000000"/>
                <w:sz w:val="20"/>
                <w:szCs w:val="20"/>
              </w:rPr>
            </w:pPr>
            <w:r w:rsidRPr="00015210">
              <w:rPr>
                <w:color w:val="000000"/>
                <w:sz w:val="20"/>
                <w:szCs w:val="20"/>
              </w:rPr>
              <w:t>N</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4EF36829" w14:textId="77777777" w:rsidR="00FB0C54" w:rsidRPr="00015210" w:rsidRDefault="00FB0C54" w:rsidP="00FB0C54">
            <w:pPr>
              <w:jc w:val="center"/>
              <w:rPr>
                <w:color w:val="000000"/>
                <w:sz w:val="20"/>
                <w:szCs w:val="20"/>
              </w:rPr>
            </w:pPr>
            <w:r w:rsidRPr="00015210">
              <w:rPr>
                <w:color w:val="000000"/>
                <w:sz w:val="20"/>
                <w:szCs w:val="20"/>
              </w:rPr>
              <w:t>592</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6AEFC78E" w14:textId="77777777" w:rsidR="00FB0C54" w:rsidRPr="00015210" w:rsidRDefault="00FB0C54" w:rsidP="00FB0C54">
            <w:pPr>
              <w:jc w:val="center"/>
              <w:rPr>
                <w:color w:val="000000"/>
                <w:sz w:val="20"/>
                <w:szCs w:val="20"/>
              </w:rPr>
            </w:pPr>
            <w:r w:rsidRPr="00015210">
              <w:rPr>
                <w:color w:val="000000"/>
                <w:sz w:val="20"/>
                <w:szCs w:val="20"/>
              </w:rPr>
              <w:t>1,214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BC78A8D" w14:textId="77777777" w:rsidR="00FB0C54" w:rsidRPr="00015210" w:rsidRDefault="00FB0C54" w:rsidP="00FB0C54">
            <w:pPr>
              <w:jc w:val="center"/>
              <w:rPr>
                <w:color w:val="000000"/>
                <w:sz w:val="20"/>
                <w:szCs w:val="20"/>
              </w:rPr>
            </w:pPr>
            <w:r w:rsidRPr="00015210">
              <w:rPr>
                <w:color w:val="000000"/>
                <w:sz w:val="20"/>
                <w:szCs w:val="20"/>
              </w:rPr>
              <w:t>1,833</w:t>
            </w:r>
          </w:p>
        </w:tc>
      </w:tr>
    </w:tbl>
    <w:p w14:paraId="4FEFA537" w14:textId="438E0923" w:rsidR="00374352" w:rsidRPr="00015210" w:rsidRDefault="00F045BB" w:rsidP="00374352">
      <w:pPr>
        <w:pStyle w:val="Notes"/>
      </w:pPr>
      <w:del w:id="1397" w:author="Dylan CHEN" w:date="2026-08-30T09:43:00Z" w16du:dateUtc="2026-08-30T01:43:00Z">
        <w:r w:rsidRPr="00596C3A" w:rsidDel="00596C3A">
          <w:rPr>
            <w:rPrChange w:id="1398" w:author="Dylan CHEN" w:date="2026-08-30T09:43:00Z" w16du:dateUtc="2026-08-30T01:43:00Z">
              <w:rPr>
                <w:i/>
                <w:iCs/>
              </w:rPr>
            </w:rPrChange>
          </w:rPr>
          <w:delText xml:space="preserve"> </w:delText>
        </w:r>
      </w:del>
      <w:r w:rsidR="00374352" w:rsidRPr="00596C3A">
        <w:rPr>
          <w:rPrChange w:id="1399" w:author="Dylan CHEN" w:date="2026-08-30T09:43:00Z" w16du:dateUtc="2026-08-30T01:43:00Z">
            <w:rPr>
              <w:i/>
              <w:iCs/>
            </w:rPr>
          </w:rPrChange>
        </w:rPr>
        <w:t>Notes.</w:t>
      </w:r>
      <w:r w:rsidR="00374352" w:rsidRPr="00015210">
        <w:t xml:space="preserve"> </w:t>
      </w:r>
      <w:ins w:id="1400" w:author="Dylan CHEN" w:date="2026-08-30T09:43:00Z" w16du:dateUtc="2026-08-30T01:43:00Z">
        <w:r w:rsidR="00596C3A">
          <w:rPr>
            <w:rFonts w:hint="eastAsia"/>
          </w:rPr>
          <w:t xml:space="preserve">1. </w:t>
        </w:r>
      </w:ins>
      <w:r w:rsidR="00374352" w:rsidRPr="00015210">
        <w:t xml:space="preserve">Standard errors in parentheses. </w:t>
      </w:r>
      <w:r w:rsidR="00374352" w:rsidRPr="00015210">
        <w:rPr>
          <w:rFonts w:ascii="Courier New" w:hAnsi="Courier New" w:cs="Courier New"/>
        </w:rPr>
        <w:t>.</w:t>
      </w:r>
      <w:r w:rsidR="00374352" w:rsidRPr="00015210">
        <w:t xml:space="preserve"> p&lt;0.1, </w:t>
      </w:r>
      <w:r w:rsidR="00374352" w:rsidRPr="00015210">
        <w:rPr>
          <w:rFonts w:ascii="Courier New" w:hAnsi="Courier New" w:cs="Courier New"/>
        </w:rPr>
        <w:t>*</w:t>
      </w:r>
      <w:r w:rsidR="00374352" w:rsidRPr="00015210">
        <w:t xml:space="preserve"> p&lt;0.05, </w:t>
      </w:r>
      <w:r w:rsidR="00374352" w:rsidRPr="00015210">
        <w:rPr>
          <w:rFonts w:ascii="Courier New" w:hAnsi="Courier New" w:cs="Courier New"/>
        </w:rPr>
        <w:t>**</w:t>
      </w:r>
      <w:r w:rsidR="00374352" w:rsidRPr="00015210">
        <w:t xml:space="preserve"> p&lt;0.01, </w:t>
      </w:r>
      <w:r w:rsidR="00374352" w:rsidRPr="00015210">
        <w:rPr>
          <w:rFonts w:ascii="Courier New" w:hAnsi="Courier New" w:cs="Courier New"/>
        </w:rPr>
        <w:t>***</w:t>
      </w:r>
      <w:r w:rsidR="00374352" w:rsidRPr="00015210">
        <w:t xml:space="preserve"> p&lt;0.001. </w:t>
      </w:r>
      <w:ins w:id="1401" w:author="Dylan CHEN" w:date="2026-08-30T09:43:00Z" w16du:dateUtc="2026-08-30T01:43:00Z">
        <w:r w:rsidR="00596C3A">
          <w:br/>
        </w:r>
        <w:r w:rsidR="00596C3A">
          <w:rPr>
            <w:rFonts w:hint="eastAsia"/>
          </w:rPr>
          <w:t xml:space="preserve">2. </w:t>
        </w:r>
      </w:ins>
      <w:r w:rsidR="00374352" w:rsidRPr="00015210">
        <w:t>The sample is restricted to questions observed for at least 30, 60, and 90 days.</w:t>
      </w:r>
    </w:p>
    <w:p w14:paraId="40824389" w14:textId="43F01E01" w:rsidR="00C816AB" w:rsidRPr="00015210" w:rsidRDefault="00C816AB" w:rsidP="0049010E">
      <w:pPr>
        <w:pStyle w:val="Heading3"/>
      </w:pPr>
      <w:r w:rsidRPr="00015210">
        <w:t xml:space="preserve">Potential Spillover Effects </w:t>
      </w:r>
    </w:p>
    <w:p w14:paraId="6065AF64" w14:textId="6F565BAE" w:rsidR="00C816AB" w:rsidRPr="00015210" w:rsidRDefault="00C816AB" w:rsidP="00C816AB">
      <w:pPr>
        <w:pStyle w:val="Paragraph0"/>
      </w:pPr>
      <w:r w:rsidRPr="00015210">
        <w:t>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stable unit treatment value assumption (SUTVA), which requires that potential outcomes depend exclusively on a unit</w:t>
      </w:r>
      <w:r w:rsidR="00534D0B" w:rsidRPr="00015210">
        <w:t>’</w:t>
      </w:r>
      <w:r w:rsidRPr="00015210">
        <w:t>s own treatment status</w:t>
      </w:r>
      <w:ins w:id="1402" w:author="Dylan CHEN" w:date="2026-08-30T00:25:00Z" w16du:dateUtc="2026-08-29T16:25:00Z">
        <w:r w:rsidR="00962397">
          <w:rPr>
            <w:rFonts w:hint="eastAsia"/>
          </w:rPr>
          <w:t xml:space="preserve">, </w:t>
        </w:r>
      </w:ins>
      <w:del w:id="1403" w:author="Dylan CHEN" w:date="2026-08-30T00:25:00Z" w16du:dateUtc="2026-08-29T16:25:00Z">
        <w:r w:rsidRPr="00015210" w:rsidDel="00962397">
          <w:delText>—</w:delText>
        </w:r>
      </w:del>
      <w:r w:rsidRPr="00015210">
        <w:t>a fundamental condition for valid causal inference in randomized experiments.</w:t>
      </w:r>
    </w:p>
    <w:p w14:paraId="6B8CCACE" w14:textId="64D5ACF9" w:rsidR="00C816AB" w:rsidRPr="00015210" w:rsidRDefault="00C816AB" w:rsidP="001C3581">
      <w:pPr>
        <w:pStyle w:val="Paragraph0"/>
      </w:pPr>
      <w:r w:rsidRPr="00015210">
        <w:t>To test for potential spillover effects, we implement a comparative analysis between the five-month data of our control group and historical data from five</w:t>
      </w:r>
      <w:r w:rsidR="008A6F83" w:rsidRPr="00015210">
        <w:t xml:space="preserve"> months</w:t>
      </w:r>
      <w:r w:rsidRPr="00015210">
        <w:t xml:space="preserve"> before the introduction of AI-generated answers (May 2023-September 2023). The two groups are both questions </w:t>
      </w:r>
      <w:r w:rsidRPr="00015210">
        <w:lastRenderedPageBreak/>
        <w:t xml:space="preserve">without AI answers and are directly comparable. </w:t>
      </w:r>
      <w:r w:rsidR="008A6F83" w:rsidRPr="00015210">
        <w:t>P</w:t>
      </w:r>
      <w:r w:rsidRPr="00015210">
        <w:t>re-experiment questions have been on the platform longer and have mechanically accumulated more answers over time. Our spillover test addresses this concern through regression controls for a cubic polynomial of question age (to substitute question/answer timing fixed effects in Equation 1, which is not appli</w:t>
      </w:r>
      <w:r w:rsidR="008A6F83" w:rsidRPr="00015210">
        <w:t>c</w:t>
      </w:r>
      <w:r w:rsidRPr="00015210">
        <w:t>able to the two groups on two different time slots).</w:t>
      </w:r>
      <w:r w:rsidR="00940A64" w:rsidRPr="00015210">
        <w:t xml:space="preserve"> </w:t>
      </w:r>
      <w:r w:rsidRPr="00015210">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144EC0">
        <w:t>8</w:t>
      </w:r>
      <w:r w:rsidR="00745A6A" w:rsidRPr="00015210">
        <w:t xml:space="preserve"> </w:t>
      </w:r>
      <w:r w:rsidRPr="00015210">
        <w:t xml:space="preserve">shows no significant differences between our control group and pre-AI data for </w:t>
      </w:r>
      <w:r w:rsidR="008A6F83" w:rsidRPr="00015210">
        <w:t>answer supply</w:t>
      </w:r>
      <w:r w:rsidRPr="00015210">
        <w:t xml:space="preserve">, suggesting spillover is not a concern. </w:t>
      </w:r>
    </w:p>
    <w:p w14:paraId="134D2DB6" w14:textId="7459C756" w:rsidR="00C816AB" w:rsidRPr="00015210" w:rsidRDefault="00C816AB" w:rsidP="00C816AB">
      <w:pPr>
        <w:pStyle w:val="TableFiguretitle"/>
      </w:pPr>
      <w:bookmarkStart w:id="1404" w:name="_Ref194764278"/>
      <w:r w:rsidRPr="00015210">
        <w:t xml:space="preserve">Table </w:t>
      </w:r>
      <w:bookmarkEnd w:id="1404"/>
      <w:r w:rsidR="00144EC0">
        <w:t>8</w:t>
      </w:r>
      <w:r w:rsidRPr="00015210">
        <w:t>. Robustness to potential spillover effects</w:t>
      </w:r>
    </w:p>
    <w:tbl>
      <w:tblPr>
        <w:tblW w:w="5000" w:type="pct"/>
        <w:jc w:val="center"/>
        <w:tblLayout w:type="fixed"/>
        <w:tblCellMar>
          <w:left w:w="0" w:type="dxa"/>
          <w:right w:w="0" w:type="dxa"/>
        </w:tblCellMar>
        <w:tblLook w:val="04A0" w:firstRow="1" w:lastRow="0" w:firstColumn="1" w:lastColumn="0" w:noHBand="0" w:noVBand="1"/>
      </w:tblPr>
      <w:tblGrid>
        <w:gridCol w:w="5789"/>
        <w:gridCol w:w="3571"/>
      </w:tblGrid>
      <w:tr w:rsidR="00F045BB" w:rsidRPr="00015210" w14:paraId="1FF3879D" w14:textId="77777777" w:rsidTr="00D2526D">
        <w:trPr>
          <w:jc w:val="center"/>
        </w:trPr>
        <w:tc>
          <w:tcPr>
            <w:tcW w:w="3100" w:type="dxa"/>
            <w:tcBorders>
              <w:top w:val="single" w:sz="4" w:space="0" w:color="auto"/>
              <w:left w:val="nil"/>
              <w:bottom w:val="nil"/>
              <w:right w:val="nil"/>
            </w:tcBorders>
            <w:noWrap/>
            <w:tcMar>
              <w:top w:w="15" w:type="dxa"/>
              <w:left w:w="15" w:type="dxa"/>
              <w:bottom w:w="0" w:type="dxa"/>
              <w:right w:w="15" w:type="dxa"/>
            </w:tcMar>
            <w:vAlign w:val="center"/>
            <w:hideMark/>
          </w:tcPr>
          <w:p w14:paraId="40D2F1EE" w14:textId="77777777" w:rsidR="00F045BB" w:rsidRPr="00015210" w:rsidRDefault="00F045BB">
            <w:pPr>
              <w:jc w:val="center"/>
              <w:rPr>
                <w:rFonts w:ascii="DengXian" w:eastAsia="DengXian" w:hAnsi="DengXian"/>
                <w:color w:val="000000"/>
                <w:sz w:val="20"/>
                <w:szCs w:val="20"/>
              </w:rPr>
            </w:pPr>
            <w:r w:rsidRPr="00015210">
              <w:rPr>
                <w:rFonts w:ascii="DengXian" w:eastAsia="DengXian" w:hAnsi="DengXian"/>
                <w:color w:val="000000"/>
                <w:sz w:val="20"/>
                <w:szCs w:val="20"/>
              </w:rPr>
              <w:t> </w:t>
            </w:r>
          </w:p>
        </w:tc>
        <w:tc>
          <w:tcPr>
            <w:tcW w:w="2300" w:type="dxa"/>
            <w:tcBorders>
              <w:top w:val="single" w:sz="4" w:space="0" w:color="auto"/>
              <w:left w:val="nil"/>
              <w:bottom w:val="nil"/>
              <w:right w:val="nil"/>
            </w:tcBorders>
            <w:noWrap/>
            <w:tcMar>
              <w:top w:w="15" w:type="dxa"/>
              <w:left w:w="15" w:type="dxa"/>
              <w:bottom w:w="0" w:type="dxa"/>
              <w:right w:w="15" w:type="dxa"/>
            </w:tcMar>
            <w:vAlign w:val="center"/>
            <w:hideMark/>
          </w:tcPr>
          <w:p w14:paraId="779811E5" w14:textId="77777777" w:rsidR="00F045BB" w:rsidRPr="00015210" w:rsidRDefault="00F045BB">
            <w:pPr>
              <w:jc w:val="center"/>
              <w:rPr>
                <w:color w:val="000000"/>
                <w:sz w:val="20"/>
                <w:szCs w:val="20"/>
              </w:rPr>
            </w:pPr>
            <w:r w:rsidRPr="00015210">
              <w:rPr>
                <w:color w:val="000000"/>
                <w:sz w:val="20"/>
                <w:szCs w:val="20"/>
              </w:rPr>
              <w:t>(1)</w:t>
            </w:r>
          </w:p>
        </w:tc>
      </w:tr>
      <w:tr w:rsidR="00F045BB" w:rsidRPr="00015210" w14:paraId="2F972484"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5CA64A74" w14:textId="77777777" w:rsidR="00F045BB" w:rsidRPr="00015210" w:rsidRDefault="00F045BB">
            <w:pPr>
              <w:jc w:val="cente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72833BB9" w14:textId="521CB244" w:rsidR="00F045BB" w:rsidRPr="00015210" w:rsidRDefault="00F045BB">
            <w:pPr>
              <w:jc w:val="center"/>
              <w:rPr>
                <w:color w:val="000000"/>
                <w:sz w:val="20"/>
                <w:szCs w:val="20"/>
              </w:rPr>
            </w:pPr>
            <w:r w:rsidRPr="00015210">
              <w:rPr>
                <w:color w:val="000000"/>
                <w:sz w:val="20"/>
                <w:szCs w:val="20"/>
              </w:rPr>
              <w:t>DV: Log(</w:t>
            </w:r>
            <w:ins w:id="1405" w:author="Dylan CHEN" w:date="2026-08-27T16:09:00Z" w16du:dateUtc="2026-08-27T08:09:00Z">
              <w:r w:rsidR="002E1246">
                <w:rPr>
                  <w:rFonts w:hint="eastAsia"/>
                  <w:color w:val="000000"/>
                  <w:sz w:val="20"/>
                  <w:szCs w:val="20"/>
                </w:rPr>
                <w:t xml:space="preserve">human </w:t>
              </w:r>
            </w:ins>
            <w:r w:rsidRPr="00015210">
              <w:rPr>
                <w:color w:val="000000"/>
                <w:sz w:val="20"/>
                <w:szCs w:val="20"/>
              </w:rPr>
              <w:t>answer number in 7 days)</w:t>
            </w:r>
          </w:p>
        </w:tc>
      </w:tr>
      <w:tr w:rsidR="00F045BB" w:rsidRPr="00015210" w14:paraId="59042CFF" w14:textId="77777777" w:rsidTr="00D2526D">
        <w:trPr>
          <w:jc w:val="center"/>
        </w:trPr>
        <w:tc>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4609C9E" w14:textId="77777777" w:rsidR="00F045BB" w:rsidRPr="00015210" w:rsidRDefault="00F045BB">
            <w:pPr>
              <w:rPr>
                <w:color w:val="000000"/>
                <w:sz w:val="20"/>
                <w:szCs w:val="20"/>
              </w:rPr>
            </w:pPr>
            <w:r w:rsidRPr="00015210">
              <w:rPr>
                <w:color w:val="000000"/>
                <w:sz w:val="20"/>
                <w:szCs w:val="20"/>
              </w:rPr>
              <w:t>post-AI deployment control group indicator</w:t>
            </w:r>
          </w:p>
        </w:tc>
        <w:tc>
          <w:tcPr>
            <w:tcW w:w="2880" w:type="dxa"/>
            <w:tcBorders>
              <w:top w:val="nil"/>
              <w:left w:val="nil"/>
              <w:bottom w:val="nil"/>
              <w:right w:val="nil"/>
            </w:tcBorders>
            <w:noWrap/>
            <w:tcMar>
              <w:top w:w="15" w:type="dxa"/>
              <w:left w:w="15" w:type="dxa"/>
              <w:bottom w:w="0" w:type="dxa"/>
              <w:right w:w="15" w:type="dxa"/>
            </w:tcMar>
            <w:vAlign w:val="center"/>
            <w:hideMark/>
          </w:tcPr>
          <w:p w14:paraId="196529E0" w14:textId="77777777" w:rsidR="00F045BB" w:rsidRPr="00015210" w:rsidRDefault="00F045BB">
            <w:pPr>
              <w:jc w:val="center"/>
              <w:rPr>
                <w:color w:val="000000"/>
                <w:sz w:val="20"/>
                <w:szCs w:val="20"/>
              </w:rPr>
            </w:pPr>
            <w:r w:rsidRPr="00015210">
              <w:rPr>
                <w:color w:val="000000"/>
                <w:sz w:val="20"/>
                <w:szCs w:val="20"/>
              </w:rPr>
              <w:t>-0.022</w:t>
            </w:r>
          </w:p>
        </w:tc>
      </w:tr>
      <w:tr w:rsidR="00F045BB" w:rsidRPr="00015210" w14:paraId="15278561" w14:textId="77777777" w:rsidTr="00D2526D">
        <w:trPr>
          <w:jc w:val="center"/>
        </w:trPr>
        <w:tc>
          <w:tcPr>
            <w:tcW w:w="4668" w:type="dxa"/>
            <w:vMerge/>
            <w:tcBorders>
              <w:top w:val="nil"/>
              <w:left w:val="nil"/>
              <w:bottom w:val="single" w:sz="4" w:space="0" w:color="000000"/>
              <w:right w:val="nil"/>
            </w:tcBorders>
            <w:vAlign w:val="center"/>
            <w:hideMark/>
          </w:tcPr>
          <w:p w14:paraId="103F1C70" w14:textId="77777777" w:rsidR="00F045BB" w:rsidRPr="00015210" w:rsidRDefault="00F045BB">
            <w:pP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6032BA72" w14:textId="77777777" w:rsidR="00F045BB" w:rsidRPr="00015210" w:rsidRDefault="00F045BB">
            <w:pPr>
              <w:jc w:val="center"/>
              <w:rPr>
                <w:color w:val="000000"/>
                <w:sz w:val="20"/>
                <w:szCs w:val="20"/>
              </w:rPr>
            </w:pPr>
            <w:r w:rsidRPr="00015210">
              <w:rPr>
                <w:color w:val="000000"/>
                <w:sz w:val="20"/>
                <w:szCs w:val="20"/>
              </w:rPr>
              <w:t>(0.015)</w:t>
            </w:r>
          </w:p>
        </w:tc>
      </w:tr>
      <w:tr w:rsidR="00F045BB" w:rsidRPr="00015210" w14:paraId="66E5C505"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2834852D" w14:textId="77777777" w:rsidR="00F045BB" w:rsidRPr="00015210" w:rsidRDefault="00F045BB">
            <w:pPr>
              <w:rPr>
                <w:color w:val="000000"/>
                <w:sz w:val="20"/>
                <w:szCs w:val="20"/>
              </w:rPr>
            </w:pPr>
            <w:r w:rsidRPr="00015210">
              <w:rPr>
                <w:color w:val="000000"/>
                <w:sz w:val="20"/>
                <w:szCs w:val="20"/>
              </w:rPr>
              <w:t>controlling for a cubic polynomial of question/answer age</w:t>
            </w:r>
          </w:p>
        </w:tc>
        <w:tc>
          <w:tcPr>
            <w:tcW w:w="2880" w:type="dxa"/>
            <w:tcBorders>
              <w:top w:val="nil"/>
              <w:left w:val="nil"/>
              <w:bottom w:val="nil"/>
              <w:right w:val="nil"/>
            </w:tcBorders>
            <w:noWrap/>
            <w:tcMar>
              <w:top w:w="15" w:type="dxa"/>
              <w:left w:w="15" w:type="dxa"/>
              <w:bottom w:w="0" w:type="dxa"/>
              <w:right w:w="15" w:type="dxa"/>
            </w:tcMar>
            <w:vAlign w:val="center"/>
            <w:hideMark/>
          </w:tcPr>
          <w:p w14:paraId="01E5C5E6"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3D603863"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17C44110" w14:textId="77777777" w:rsidR="00F045BB" w:rsidRPr="00015210" w:rsidRDefault="00F045BB">
            <w:pPr>
              <w:rPr>
                <w:color w:val="000000"/>
                <w:sz w:val="20"/>
                <w:szCs w:val="20"/>
              </w:rPr>
            </w:pPr>
            <w:r w:rsidRPr="00015210">
              <w:rPr>
                <w:color w:val="000000"/>
                <w:sz w:val="20"/>
                <w:szCs w:val="20"/>
              </w:rPr>
              <w:t>other controls</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5F00D109"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15CD3DD9"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2F5FF9F2" w14:textId="77777777" w:rsidR="00F045BB" w:rsidRPr="00015210" w:rsidRDefault="00F045BB">
            <w:pPr>
              <w:rPr>
                <w:color w:val="000000"/>
                <w:sz w:val="20"/>
                <w:szCs w:val="20"/>
              </w:rPr>
            </w:pPr>
            <w:r w:rsidRPr="00015210">
              <w:rPr>
                <w:color w:val="000000"/>
                <w:sz w:val="20"/>
                <w:szCs w:val="20"/>
              </w:rPr>
              <w:t>N</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10047370" w14:textId="77777777" w:rsidR="00F045BB" w:rsidRPr="00015210" w:rsidRDefault="00F045BB">
            <w:pPr>
              <w:jc w:val="center"/>
              <w:rPr>
                <w:color w:val="000000"/>
                <w:sz w:val="20"/>
                <w:szCs w:val="20"/>
              </w:rPr>
            </w:pPr>
            <w:r w:rsidRPr="00015210">
              <w:rPr>
                <w:color w:val="000000"/>
                <w:sz w:val="20"/>
                <w:szCs w:val="20"/>
              </w:rPr>
              <w:t>5,984</w:t>
            </w:r>
          </w:p>
        </w:tc>
      </w:tr>
    </w:tbl>
    <w:p w14:paraId="49C56B04" w14:textId="6CEFB56E" w:rsidR="00C816AB" w:rsidRPr="00015210" w:rsidRDefault="00F045BB" w:rsidP="00C816AB">
      <w:pPr>
        <w:pStyle w:val="Notes"/>
      </w:pPr>
      <w:del w:id="1406" w:author="Dylan CHEN" w:date="2026-08-30T09:43:00Z" w16du:dateUtc="2026-08-30T01:43:00Z">
        <w:r w:rsidRPr="00015210" w:rsidDel="00596C3A">
          <w:delText xml:space="preserve"> </w:delText>
        </w:r>
      </w:del>
      <w:r w:rsidR="00C816AB" w:rsidRPr="00015210">
        <w:t>Note</w:t>
      </w:r>
      <w:ins w:id="1407" w:author="Dylan CHEN" w:date="2026-08-30T09:43:00Z" w16du:dateUtc="2026-08-30T01:43:00Z">
        <w:r w:rsidR="00596C3A">
          <w:rPr>
            <w:rFonts w:hint="eastAsia"/>
          </w:rPr>
          <w:t>s</w:t>
        </w:r>
      </w:ins>
      <w:r w:rsidR="00C816AB" w:rsidRPr="00015210">
        <w:t xml:space="preserve">: </w:t>
      </w:r>
      <w:ins w:id="1408" w:author="Dylan CHEN" w:date="2026-08-30T09:43:00Z" w16du:dateUtc="2026-08-30T01:43:00Z">
        <w:r w:rsidR="00596C3A">
          <w:rPr>
            <w:rFonts w:hint="eastAsia"/>
          </w:rPr>
          <w:t xml:space="preserve">1. </w:t>
        </w:r>
        <w:r w:rsidR="00596C3A" w:rsidRPr="00015210">
          <w:t xml:space="preserve">Standard errors in parentheses. </w:t>
        </w:r>
        <w:r w:rsidR="00596C3A" w:rsidRPr="00015210">
          <w:rPr>
            <w:rFonts w:ascii="Courier New" w:hAnsi="Courier New" w:cs="Courier New"/>
          </w:rPr>
          <w:t>.</w:t>
        </w:r>
        <w:r w:rsidR="00596C3A" w:rsidRPr="00015210">
          <w:t xml:space="preserve"> p&lt;0.1, </w:t>
        </w:r>
        <w:r w:rsidR="00596C3A" w:rsidRPr="00015210">
          <w:rPr>
            <w:rFonts w:ascii="Courier New" w:hAnsi="Courier New" w:cs="Courier New"/>
          </w:rPr>
          <w:t>*</w:t>
        </w:r>
        <w:r w:rsidR="00596C3A" w:rsidRPr="00015210">
          <w:t xml:space="preserve"> p&lt;0.05, </w:t>
        </w:r>
        <w:r w:rsidR="00596C3A" w:rsidRPr="00015210">
          <w:rPr>
            <w:rFonts w:ascii="Courier New" w:hAnsi="Courier New" w:cs="Courier New"/>
          </w:rPr>
          <w:t>**</w:t>
        </w:r>
        <w:r w:rsidR="00596C3A" w:rsidRPr="00015210">
          <w:t xml:space="preserve"> p&lt;0.01, </w:t>
        </w:r>
        <w:r w:rsidR="00596C3A" w:rsidRPr="00015210">
          <w:rPr>
            <w:rFonts w:ascii="Courier New" w:hAnsi="Courier New" w:cs="Courier New"/>
          </w:rPr>
          <w:t>***</w:t>
        </w:r>
        <w:r w:rsidR="00596C3A" w:rsidRPr="00015210">
          <w:t xml:space="preserve"> p&lt;0.001. </w:t>
        </w:r>
        <w:r w:rsidR="00596C3A">
          <w:br/>
        </w:r>
        <w:r w:rsidR="00596C3A">
          <w:rPr>
            <w:rFonts w:hint="eastAsia"/>
          </w:rPr>
          <w:t xml:space="preserve">2. </w:t>
        </w:r>
      </w:ins>
      <w:del w:id="1409" w:author="Dylan CHEN" w:date="2026-08-30T09:43:00Z" w16du:dateUtc="2026-08-30T01:43:00Z">
        <w:r w:rsidR="00C816AB" w:rsidRPr="00015210" w:rsidDel="00596C3A">
          <w:delText>***p&lt;0.001; **p&lt;0.01; *p&lt;0.05.</w:delText>
        </w:r>
        <w:r w:rsidR="001C3581" w:rsidDel="00596C3A">
          <w:rPr>
            <w:rFonts w:hint="eastAsia"/>
          </w:rPr>
          <w:delText xml:space="preserve"> </w:delText>
        </w:r>
      </w:del>
      <w:r w:rsidR="00C816AB" w:rsidRPr="00015210">
        <w:t>We also applied all robustness checks conducted for the main effects to the spillover tests. All results remain consistent across specifications, showing no significant spillover effects.</w:t>
      </w:r>
    </w:p>
    <w:p w14:paraId="35A74D93" w14:textId="6DBBD724" w:rsidR="00C816AB" w:rsidRPr="00015210" w:rsidRDefault="00C816AB" w:rsidP="0049010E">
      <w:pPr>
        <w:pStyle w:val="Heading3"/>
      </w:pPr>
      <w:r w:rsidRPr="00015210">
        <w:t>Quality of Random Assignment</w:t>
      </w:r>
    </w:p>
    <w:p w14:paraId="535E1834" w14:textId="6AC26728" w:rsidR="00276913" w:rsidRPr="00D2526D" w:rsidRDefault="00276913" w:rsidP="00D2526D">
      <w:pPr>
        <w:pStyle w:val="Paragraph0"/>
      </w:pPr>
      <w:r w:rsidRPr="00D2526D">
        <w:t xml:space="preserve">The platform assigns AI answers to questions at random. </w:t>
      </w:r>
      <w:del w:id="1410" w:author="Dylan CHEN" w:date="2026-08-30T00:26:00Z" w16du:dateUtc="2026-08-29T16:26:00Z">
        <w:r w:rsidRPr="00D2526D" w:rsidDel="00962397">
          <w:delText xml:space="preserve">Our earlier tests are consistent with this, showing no relationship between treatment status and observable question characteristics. </w:delText>
        </w:r>
      </w:del>
      <w:r w:rsidRPr="00D2526D">
        <w:t>To further strengthen confidence in the randomization, we assess whether our estimates could be sensitive to selection on unobservable characteristics, using the method of Oster (2019).</w:t>
      </w:r>
    </w:p>
    <w:p w14:paraId="379679A6" w14:textId="1847125D" w:rsidR="00C816AB" w:rsidRPr="00015210" w:rsidRDefault="00C816AB" w:rsidP="00C816AB">
      <w:pPr>
        <w:pStyle w:val="Paragraph0"/>
      </w:pPr>
      <w:r w:rsidRPr="00015210">
        <w:t xml:space="preserve">This approach examines how the treatment effect changes with observable controls and infers potential changes if unobservables were controlled. The method provides two key parameters: </w:t>
      </w:r>
      <w:r w:rsidRPr="00015210">
        <w:rPr>
          <w:i/>
          <w:iCs/>
        </w:rPr>
        <w:t>δ</w:t>
      </w:r>
      <w:r w:rsidRPr="00015210">
        <w:t xml:space="preserve">, which indicates how important unobservables would need to be relative to observables to nullify the treatment effect (values exceeding 1 suggest robustness), and </w:t>
      </w:r>
      <w:r w:rsidRPr="00015210">
        <w:rPr>
          <w:i/>
          <w:iCs/>
        </w:rPr>
        <w:t>β*</w:t>
      </w:r>
      <w:r w:rsidRPr="00015210">
        <w:t xml:space="preserve">, the bias-adjusted effect assuming selection on unobservables. These parameters require an </w:t>
      </w:r>
      <w:r w:rsidRPr="00015210">
        <w:lastRenderedPageBreak/>
        <w:t xml:space="preserve">assumption on </w:t>
      </w:r>
      <w:r w:rsidRPr="00015210">
        <w:rPr>
          <w:i/>
          <w:iCs/>
        </w:rPr>
        <w:t>R²ₘₐₓ</w:t>
      </w:r>
      <w:r w:rsidRPr="00015210">
        <w:t xml:space="preserve">, the maximum possible R-squared value achievable if all unobservables were controlled for. </w:t>
      </w:r>
      <w:r w:rsidRPr="00015210">
        <w:rPr>
          <w:i/>
          <w:iCs/>
        </w:rPr>
        <w:t>R²ₘₐₓ</w:t>
      </w:r>
      <w:r w:rsidRPr="00015210">
        <w:t xml:space="preserve"> is typically set at 1.3 times the </w:t>
      </w:r>
      <w:r w:rsidRPr="00015210">
        <w:rPr>
          <w:i/>
          <w:iCs/>
        </w:rPr>
        <w:t>R²</w:t>
      </w:r>
      <w:r w:rsidRPr="00015210">
        <w:t xml:space="preserve"> from the regression with observable controls only </w:t>
      </w:r>
      <w:r w:rsidRPr="00015210">
        <w:fldChar w:fldCharType="begin" w:fldLock="1"/>
      </w:r>
      <w:r w:rsidR="002B3B5F" w:rsidRPr="00015210">
        <w:instrText xml:space="preserve"> ADDIN ZOTERO_ITEM CSL_CITATION {"citationID":"UG9gftV4","properties":{"unsorted":false,"formattedCitation":"(Oster 2019)","plainCitation":"(Oster 2019)","noteIndex":0},"citationItems":[{"id":2898,"uris":["http://www.mendeley.com/documents/?uuid=9e9826f6-651a-4dcf-b6e2-63ce5204ebea","http://zotero.org/users/8905122/items/APT3Y6IW"],"itemData":{"id":2898,"type":"article-journal","abstract":"A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002B3B5F" w:rsidRPr="00015210">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2B3B5F" w:rsidRPr="00015210">
        <w:instrText>R</w:instrText>
      </w:r>
      <w:r w:rsidR="002B3B5F" w:rsidRPr="00015210">
        <w:instrText>平方运动。我发展了一个形式上的有界论证。我展示了两个验证练习，并讨论了在经济学文献中的应用。本文的补充材料可以在网上找到。</w:instrText>
      </w:r>
      <w:r w:rsidR="002B3B5F" w:rsidRPr="00015210">
        <w:instrText>","call-number":"2","container-title":"Journal of Business &amp; Economic Statistics","DOI":"10.1080/07350015.2016.1227711","ISSN":"0735-0015","issue":"2","journalAbbreviation":"J. Bus. Econom. Statist.","language":"en","note":"</w:instrText>
      </w:r>
      <w:r w:rsidR="002B3B5F" w:rsidRPr="00015210">
        <w:rPr>
          <w:rFonts w:ascii="Apple Color Emoji" w:hAnsi="Apple Color Emoji" w:cs="Apple Color Emoji"/>
        </w:rPr>
        <w:instrText>🏷️</w:instrText>
      </w:r>
      <w:r w:rsidR="002B3B5F" w:rsidRPr="00015210">
        <w:instrText xml:space="preserve"> </w:instrText>
      </w:r>
      <w:r w:rsidR="002B3B5F" w:rsidRPr="00015210">
        <w:rPr>
          <w:rFonts w:ascii="Apple Color Emoji" w:hAnsi="Apple Color Emoji" w:cs="Apple Color Emoji"/>
        </w:rPr>
        <w:instrText>📒</w:instrText>
      </w:r>
      <w:r w:rsidR="002B3B5F" w:rsidRPr="00015210">
        <w:instrText>、</w:instrText>
      </w:r>
      <w:r w:rsidR="002B3B5F" w:rsidRPr="00015210">
        <w:instrText>/reading</w:instrText>
      </w:r>
      <w:r w:rsidR="002B3B5F" w:rsidRPr="00015210">
        <w:instrText>、</w:instrText>
      </w:r>
      <w:r w:rsidR="002B3B5F" w:rsidRPr="00015210">
        <w:instrText>Coefficient stability</w:instrText>
      </w:r>
      <w:r w:rsidR="002B3B5F" w:rsidRPr="00015210">
        <w:instrText>、</w:instrText>
      </w:r>
      <w:r w:rsidR="002B3B5F" w:rsidRPr="00015210">
        <w:instrText>Omitted variable bias</w:instrText>
      </w:r>
      <w:r w:rsidR="002B3B5F" w:rsidRPr="00015210">
        <w:instrText>、</w:instrText>
      </w:r>
      <w:r w:rsidR="002B3B5F" w:rsidRPr="00015210">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015210">
        <w:fldChar w:fldCharType="separate"/>
      </w:r>
      <w:r w:rsidR="002B3B5F" w:rsidRPr="00015210">
        <w:t>(Oster 2019)</w:t>
      </w:r>
      <w:r w:rsidRPr="00015210">
        <w:fldChar w:fldCharType="end"/>
      </w:r>
      <w:r w:rsidRPr="00015210">
        <w:t>.</w:t>
      </w:r>
    </w:p>
    <w:p w14:paraId="22C5B24B" w14:textId="6290C105" w:rsidR="00C816AB" w:rsidRPr="00015210" w:rsidRDefault="00C816AB" w:rsidP="00C816AB">
      <w:pPr>
        <w:pStyle w:val="Paragraph0"/>
      </w:pPr>
      <w:r w:rsidRPr="00015210">
        <w:t xml:space="preserve">Table </w:t>
      </w:r>
      <w:r w:rsidR="00144EC0">
        <w:t>9</w:t>
      </w:r>
      <w:r w:rsidR="00144EC0" w:rsidRPr="00015210">
        <w:t xml:space="preserve"> </w:t>
      </w:r>
      <w:r w:rsidRPr="00015210">
        <w:t xml:space="preserve">reveals remarkable consistency between original and bias-adjusted coefficients. For answer supply, the original coefficient (-0.046) differs negligibly from the bias-adjusted coefficient (-0.045). The </w:t>
      </w:r>
      <w:r w:rsidRPr="00015210">
        <w:rPr>
          <w:i/>
          <w:iCs/>
        </w:rPr>
        <w:t>δ</w:t>
      </w:r>
      <w:r w:rsidRPr="00015210">
        <w:t xml:space="preserve"> values for </w:t>
      </w:r>
      <w:r w:rsidR="00CA6948" w:rsidRPr="00015210">
        <w:t>the o</w:t>
      </w:r>
      <w:r w:rsidRPr="00015210">
        <w:t>utcome</w:t>
      </w:r>
      <w:del w:id="1411" w:author="Dylan CHEN" w:date="2026-08-27T15:43:00Z" w16du:dateUtc="2026-08-27T07:43:00Z">
        <w:r w:rsidRPr="00015210" w:rsidDel="007232A8">
          <w:delText>s</w:delText>
        </w:r>
      </w:del>
      <w:r w:rsidRPr="00015210">
        <w:t xml:space="preserve"> (39.719) far exceed the recommended threshold of 1, indicating that unobservables would need to be dramatically more important than observables to explain away our findings. These results provide strong evidence for the quality of random assignment and robustness of our main conclusions.</w:t>
      </w:r>
    </w:p>
    <w:p w14:paraId="1555AAAF" w14:textId="6649D586" w:rsidR="00C816AB" w:rsidRPr="00015210" w:rsidRDefault="00C816AB" w:rsidP="00C816AB">
      <w:pPr>
        <w:pStyle w:val="TableFiguretitle"/>
      </w:pPr>
      <w:bookmarkStart w:id="1412" w:name="_Ref194135100"/>
      <w:bookmarkStart w:id="1413" w:name="_Ref177392144"/>
      <w:r w:rsidRPr="00015210">
        <w:t xml:space="preserve">Table </w:t>
      </w:r>
      <w:bookmarkEnd w:id="1412"/>
      <w:r w:rsidR="00144EC0">
        <w:t>9</w:t>
      </w:r>
      <w:r w:rsidRPr="00015210">
        <w:t xml:space="preserve">. </w:t>
      </w:r>
      <w:bookmarkEnd w:id="1413"/>
      <w:r w:rsidRPr="00015210">
        <w:t>Robustness to the quality of random assignment</w:t>
      </w:r>
    </w:p>
    <w:tbl>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Change w:id="1414" w:author="Dylan CHEN" w:date="2026-08-27T16:09:00Z" w16du:dateUtc="2026-08-27T08:09:00Z">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PrChange>
      </w:tblPr>
      <w:tblGrid>
        <w:gridCol w:w="3510"/>
        <w:gridCol w:w="1620"/>
        <w:gridCol w:w="990"/>
        <w:gridCol w:w="630"/>
        <w:gridCol w:w="1260"/>
        <w:gridCol w:w="1350"/>
        <w:tblGridChange w:id="1415">
          <w:tblGrid>
            <w:gridCol w:w="3042"/>
            <w:gridCol w:w="468"/>
            <w:gridCol w:w="720"/>
            <w:gridCol w:w="720"/>
            <w:gridCol w:w="180"/>
            <w:gridCol w:w="540"/>
            <w:gridCol w:w="450"/>
            <w:gridCol w:w="630"/>
            <w:gridCol w:w="630"/>
            <w:gridCol w:w="630"/>
            <w:gridCol w:w="1350"/>
          </w:tblGrid>
        </w:tblGridChange>
      </w:tblGrid>
      <w:tr w:rsidR="00C816AB" w:rsidRPr="00015210" w14:paraId="763FD633" w14:textId="77777777" w:rsidTr="002E1246">
        <w:trPr>
          <w:trHeight w:val="270"/>
          <w:jc w:val="center"/>
          <w:trPrChange w:id="1416" w:author="Dylan CHEN" w:date="2026-08-27T16:09:00Z" w16du:dateUtc="2026-08-27T08:09:00Z">
            <w:trPr>
              <w:trHeight w:val="270"/>
              <w:jc w:val="center"/>
            </w:trPr>
          </w:trPrChange>
        </w:trPr>
        <w:tc>
          <w:tcPr>
            <w:tcW w:w="3510" w:type="dxa"/>
            <w:noWrap/>
            <w:vAlign w:val="center"/>
            <w:hideMark/>
            <w:tcPrChange w:id="1417" w:author="Dylan CHEN" w:date="2026-08-27T16:09:00Z" w16du:dateUtc="2026-08-27T08:09:00Z">
              <w:tcPr>
                <w:tcW w:w="3042" w:type="dxa"/>
                <w:noWrap/>
                <w:vAlign w:val="center"/>
                <w:hideMark/>
              </w:tcPr>
            </w:tcPrChange>
          </w:tcPr>
          <w:p w14:paraId="1281C156" w14:textId="77777777" w:rsidR="00C816AB" w:rsidRPr="00015210" w:rsidRDefault="00C816AB" w:rsidP="00546646">
            <w:pPr>
              <w:jc w:val="center"/>
              <w:rPr>
                <w:rFonts w:eastAsia="DengXian"/>
                <w:sz w:val="22"/>
                <w:szCs w:val="22"/>
              </w:rPr>
            </w:pPr>
            <w:r w:rsidRPr="00015210">
              <w:rPr>
                <w:rFonts w:eastAsia="DengXian"/>
                <w:sz w:val="22"/>
                <w:szCs w:val="22"/>
              </w:rPr>
              <w:t xml:space="preserve">　</w:t>
            </w:r>
          </w:p>
        </w:tc>
        <w:tc>
          <w:tcPr>
            <w:tcW w:w="1620" w:type="dxa"/>
            <w:tcBorders>
              <w:top w:val="single" w:sz="12" w:space="0" w:color="auto"/>
              <w:bottom w:val="single" w:sz="8" w:space="0" w:color="auto"/>
            </w:tcBorders>
            <w:vAlign w:val="center"/>
            <w:tcPrChange w:id="1418" w:author="Dylan CHEN" w:date="2026-08-27T16:09:00Z" w16du:dateUtc="2026-08-27T08:09:00Z">
              <w:tcPr>
                <w:tcW w:w="1188" w:type="dxa"/>
                <w:gridSpan w:val="2"/>
                <w:tcBorders>
                  <w:top w:val="single" w:sz="12" w:space="0" w:color="auto"/>
                  <w:bottom w:val="single" w:sz="8" w:space="0" w:color="auto"/>
                </w:tcBorders>
                <w:vAlign w:val="center"/>
              </w:tcPr>
            </w:tcPrChange>
          </w:tcPr>
          <w:p w14:paraId="16E2B7D8" w14:textId="77777777" w:rsidR="00C816AB" w:rsidRPr="00015210" w:rsidRDefault="00C816AB" w:rsidP="00546646">
            <w:pPr>
              <w:jc w:val="center"/>
              <w:rPr>
                <w:rFonts w:cs="Georgia"/>
                <w:sz w:val="22"/>
                <w:szCs w:val="22"/>
              </w:rPr>
            </w:pPr>
            <w:r w:rsidRPr="00015210">
              <w:rPr>
                <w:rFonts w:eastAsia="DengXian"/>
                <w:sz w:val="22"/>
                <w:szCs w:val="22"/>
              </w:rPr>
              <w:t xml:space="preserve">Original coefficient </w:t>
            </w:r>
            <m:oMath>
              <m:acc>
                <m:accPr>
                  <m:ctrlPr>
                    <w:rPr>
                      <w:rFonts w:ascii="Cambria Math" w:hAnsi="Cambria Math"/>
                      <w:i/>
                      <w:sz w:val="22"/>
                      <w:szCs w:val="22"/>
                    </w:rPr>
                  </m:ctrlPr>
                </m:accPr>
                <m:e>
                  <m:r>
                    <w:rPr>
                      <w:rFonts w:ascii="Cambria Math" w:hAnsi="Cambria Math"/>
                      <w:sz w:val="22"/>
                      <w:szCs w:val="22"/>
                    </w:rPr>
                    <m:t>β</m:t>
                  </m:r>
                </m:e>
              </m:acc>
            </m:oMath>
          </w:p>
        </w:tc>
        <w:tc>
          <w:tcPr>
            <w:tcW w:w="990" w:type="dxa"/>
            <w:tcBorders>
              <w:top w:val="single" w:sz="12" w:space="0" w:color="auto"/>
              <w:bottom w:val="single" w:sz="8" w:space="0" w:color="auto"/>
            </w:tcBorders>
            <w:vAlign w:val="center"/>
            <w:tcPrChange w:id="1419" w:author="Dylan CHEN" w:date="2026-08-27T16:09:00Z" w16du:dateUtc="2026-08-27T08:09:00Z">
              <w:tcPr>
                <w:tcW w:w="720" w:type="dxa"/>
                <w:tcBorders>
                  <w:top w:val="single" w:sz="12" w:space="0" w:color="auto"/>
                  <w:bottom w:val="single" w:sz="8" w:space="0" w:color="auto"/>
                </w:tcBorders>
                <w:vAlign w:val="center"/>
              </w:tcPr>
            </w:tcPrChange>
          </w:tcPr>
          <w:p w14:paraId="12B38468" w14:textId="77777777" w:rsidR="00C816AB" w:rsidRPr="00015210"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630" w:type="dxa"/>
            <w:tcBorders>
              <w:top w:val="single" w:sz="12" w:space="0" w:color="auto"/>
              <w:bottom w:val="single" w:sz="8" w:space="0" w:color="auto"/>
            </w:tcBorders>
            <w:noWrap/>
            <w:vAlign w:val="center"/>
            <w:hideMark/>
            <w:tcPrChange w:id="1420" w:author="Dylan CHEN" w:date="2026-08-27T16:09:00Z" w16du:dateUtc="2026-08-27T08:09:00Z">
              <w:tcPr>
                <w:tcW w:w="720" w:type="dxa"/>
                <w:gridSpan w:val="2"/>
                <w:tcBorders>
                  <w:top w:val="single" w:sz="12" w:space="0" w:color="auto"/>
                  <w:bottom w:val="single" w:sz="8" w:space="0" w:color="auto"/>
                </w:tcBorders>
                <w:noWrap/>
                <w:vAlign w:val="center"/>
                <w:hideMark/>
              </w:tcPr>
            </w:tcPrChange>
          </w:tcPr>
          <w:p w14:paraId="0BEB4055" w14:textId="77777777" w:rsidR="00C816AB" w:rsidRPr="00015210"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260" w:type="dxa"/>
            <w:tcBorders>
              <w:top w:val="single" w:sz="12" w:space="0" w:color="auto"/>
              <w:bottom w:val="single" w:sz="8" w:space="0" w:color="auto"/>
            </w:tcBorders>
            <w:noWrap/>
            <w:vAlign w:val="center"/>
            <w:hideMark/>
            <w:tcPrChange w:id="1421" w:author="Dylan CHEN" w:date="2026-08-27T16:09:00Z" w16du:dateUtc="2026-08-27T08:09:00Z">
              <w:tcPr>
                <w:tcW w:w="1710" w:type="dxa"/>
                <w:gridSpan w:val="3"/>
                <w:tcBorders>
                  <w:top w:val="single" w:sz="12" w:space="0" w:color="auto"/>
                  <w:bottom w:val="single" w:sz="8" w:space="0" w:color="auto"/>
                </w:tcBorders>
                <w:noWrap/>
                <w:vAlign w:val="center"/>
                <w:hideMark/>
              </w:tcPr>
            </w:tcPrChange>
          </w:tcPr>
          <w:p w14:paraId="5B0FB958" w14:textId="77777777" w:rsidR="00C816AB" w:rsidRPr="00015210" w:rsidRDefault="00C816AB" w:rsidP="00546646">
            <w:pPr>
              <w:jc w:val="center"/>
              <w:rPr>
                <w:rFonts w:eastAsia="DengXian"/>
                <w:sz w:val="22"/>
                <w:szCs w:val="22"/>
              </w:rPr>
            </w:pPr>
            <w:r w:rsidRPr="00015210">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1350" w:type="dxa"/>
            <w:tcBorders>
              <w:top w:val="single" w:sz="12" w:space="0" w:color="auto"/>
              <w:bottom w:val="single" w:sz="8" w:space="0" w:color="auto"/>
            </w:tcBorders>
            <w:noWrap/>
            <w:vAlign w:val="center"/>
            <w:hideMark/>
            <w:tcPrChange w:id="1422" w:author="Dylan CHEN" w:date="2026-08-27T16:09:00Z" w16du:dateUtc="2026-08-27T08:09:00Z">
              <w:tcPr>
                <w:tcW w:w="1980" w:type="dxa"/>
                <w:gridSpan w:val="2"/>
                <w:tcBorders>
                  <w:top w:val="single" w:sz="12" w:space="0" w:color="auto"/>
                  <w:bottom w:val="single" w:sz="8" w:space="0" w:color="auto"/>
                </w:tcBorders>
                <w:noWrap/>
                <w:vAlign w:val="center"/>
                <w:hideMark/>
              </w:tcPr>
            </w:tcPrChange>
          </w:tcPr>
          <w:p w14:paraId="05465537" w14:textId="77777777" w:rsidR="00C816AB" w:rsidRPr="00015210" w:rsidRDefault="00C816AB" w:rsidP="00546646">
            <w:pPr>
              <w:jc w:val="center"/>
              <w:rPr>
                <w:rFonts w:eastAsia="DengXian"/>
                <w:sz w:val="22"/>
                <w:szCs w:val="22"/>
              </w:rPr>
            </w:pPr>
            <m:oMath>
              <m:r>
                <w:rPr>
                  <w:rFonts w:ascii="Cambria Math" w:hAnsi="Cambria Math"/>
                  <w:sz w:val="22"/>
                  <w:szCs w:val="22"/>
                </w:rPr>
                <m:t>δ</m:t>
              </m:r>
            </m:oMath>
            <w:r w:rsidRPr="00015210">
              <w:rPr>
                <w:rFonts w:eastAsia="DengXian"/>
                <w:sz w:val="22"/>
                <w:szCs w:val="22"/>
              </w:rPr>
              <w:t xml:space="preserve"> for </w:t>
            </w:r>
            <w:r w:rsidRPr="00015210">
              <w:rPr>
                <w:rFonts w:eastAsia="DengXian"/>
                <w:i/>
                <w:iCs/>
                <w:sz w:val="22"/>
                <w:szCs w:val="22"/>
              </w:rPr>
              <w:t>β</w:t>
            </w:r>
            <w:r w:rsidRPr="00015210">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015210" w14:paraId="5FAE5228" w14:textId="77777777" w:rsidTr="002E1246">
        <w:trPr>
          <w:trHeight w:val="270"/>
          <w:jc w:val="center"/>
          <w:trPrChange w:id="1423" w:author="Dylan CHEN" w:date="2026-08-27T16:09:00Z" w16du:dateUtc="2026-08-27T08:09:00Z">
            <w:trPr>
              <w:trHeight w:val="270"/>
              <w:jc w:val="center"/>
            </w:trPr>
          </w:trPrChange>
        </w:trPr>
        <w:tc>
          <w:tcPr>
            <w:tcW w:w="3510" w:type="dxa"/>
            <w:noWrap/>
            <w:vAlign w:val="center"/>
            <w:hideMark/>
            <w:tcPrChange w:id="1424" w:author="Dylan CHEN" w:date="2026-08-27T16:09:00Z" w16du:dateUtc="2026-08-27T08:09:00Z">
              <w:tcPr>
                <w:tcW w:w="3042" w:type="dxa"/>
                <w:noWrap/>
                <w:vAlign w:val="center"/>
                <w:hideMark/>
              </w:tcPr>
            </w:tcPrChange>
          </w:tcPr>
          <w:p w14:paraId="0A095DB7" w14:textId="175D7C93" w:rsidR="00C816AB" w:rsidRPr="00015210" w:rsidRDefault="00C816AB" w:rsidP="00546646">
            <w:pPr>
              <w:rPr>
                <w:rFonts w:eastAsia="DengXian"/>
                <w:sz w:val="22"/>
                <w:szCs w:val="22"/>
              </w:rPr>
            </w:pPr>
            <w:r w:rsidRPr="00015210">
              <w:rPr>
                <w:rFonts w:eastAsia="DengXian"/>
                <w:sz w:val="22"/>
                <w:szCs w:val="22"/>
              </w:rPr>
              <w:t xml:space="preserve">DV: </w:t>
            </w:r>
            <w:r w:rsidR="00F045BB" w:rsidRPr="00015210">
              <w:rPr>
                <w:color w:val="000000"/>
                <w:sz w:val="20"/>
                <w:szCs w:val="20"/>
              </w:rPr>
              <w:t>Log(</w:t>
            </w:r>
            <w:ins w:id="1425" w:author="Dylan CHEN" w:date="2026-08-27T16:09:00Z" w16du:dateUtc="2026-08-27T08:09:00Z">
              <w:r w:rsidR="002E1246">
                <w:rPr>
                  <w:rFonts w:hint="eastAsia"/>
                  <w:color w:val="000000"/>
                  <w:sz w:val="20"/>
                  <w:szCs w:val="20"/>
                </w:rPr>
                <w:t xml:space="preserve">human </w:t>
              </w:r>
            </w:ins>
            <w:r w:rsidR="00F045BB" w:rsidRPr="00015210">
              <w:rPr>
                <w:color w:val="000000"/>
                <w:sz w:val="20"/>
                <w:szCs w:val="20"/>
              </w:rPr>
              <w:t>answer number in 7 days)</w:t>
            </w:r>
          </w:p>
        </w:tc>
        <w:tc>
          <w:tcPr>
            <w:tcW w:w="1620" w:type="dxa"/>
            <w:vAlign w:val="center"/>
            <w:tcPrChange w:id="1426" w:author="Dylan CHEN" w:date="2026-08-27T16:09:00Z" w16du:dateUtc="2026-08-27T08:09:00Z">
              <w:tcPr>
                <w:tcW w:w="1188" w:type="dxa"/>
                <w:gridSpan w:val="2"/>
                <w:vAlign w:val="center"/>
              </w:tcPr>
            </w:tcPrChange>
          </w:tcPr>
          <w:p w14:paraId="245CDA46" w14:textId="77777777" w:rsidR="00C816AB" w:rsidRPr="00015210" w:rsidRDefault="00C816AB" w:rsidP="00546646">
            <w:pPr>
              <w:jc w:val="center"/>
              <w:rPr>
                <w:rFonts w:eastAsia="DengXian"/>
                <w:sz w:val="22"/>
                <w:szCs w:val="22"/>
              </w:rPr>
            </w:pPr>
            <w:r w:rsidRPr="00015210">
              <w:rPr>
                <w:rFonts w:eastAsia="DengXian"/>
                <w:sz w:val="22"/>
                <w:szCs w:val="22"/>
              </w:rPr>
              <w:t xml:space="preserve">-0.046 </w:t>
            </w:r>
          </w:p>
        </w:tc>
        <w:tc>
          <w:tcPr>
            <w:tcW w:w="990" w:type="dxa"/>
            <w:vAlign w:val="center"/>
            <w:tcPrChange w:id="1427" w:author="Dylan CHEN" w:date="2026-08-27T16:09:00Z" w16du:dateUtc="2026-08-27T08:09:00Z">
              <w:tcPr>
                <w:tcW w:w="720" w:type="dxa"/>
                <w:vAlign w:val="center"/>
              </w:tcPr>
            </w:tcPrChange>
          </w:tcPr>
          <w:p w14:paraId="192E6A07" w14:textId="77777777" w:rsidR="00C816AB" w:rsidRPr="00015210" w:rsidRDefault="00C816AB" w:rsidP="00546646">
            <w:pPr>
              <w:jc w:val="center"/>
              <w:rPr>
                <w:rFonts w:eastAsia="DengXian"/>
                <w:sz w:val="22"/>
                <w:szCs w:val="22"/>
              </w:rPr>
            </w:pPr>
            <w:r w:rsidRPr="00015210">
              <w:rPr>
                <w:rFonts w:eastAsia="DengXian"/>
                <w:sz w:val="22"/>
                <w:szCs w:val="22"/>
              </w:rPr>
              <w:t xml:space="preserve">0.093 </w:t>
            </w:r>
          </w:p>
        </w:tc>
        <w:tc>
          <w:tcPr>
            <w:tcW w:w="630" w:type="dxa"/>
            <w:noWrap/>
            <w:vAlign w:val="center"/>
            <w:hideMark/>
            <w:tcPrChange w:id="1428" w:author="Dylan CHEN" w:date="2026-08-27T16:09:00Z" w16du:dateUtc="2026-08-27T08:09:00Z">
              <w:tcPr>
                <w:tcW w:w="720" w:type="dxa"/>
                <w:gridSpan w:val="2"/>
                <w:noWrap/>
                <w:vAlign w:val="center"/>
                <w:hideMark/>
              </w:tcPr>
            </w:tcPrChange>
          </w:tcPr>
          <w:p w14:paraId="24A643AB" w14:textId="77777777" w:rsidR="00C816AB" w:rsidRPr="00015210" w:rsidRDefault="00C816AB" w:rsidP="00546646">
            <w:pPr>
              <w:jc w:val="center"/>
              <w:rPr>
                <w:rFonts w:eastAsia="DengXian"/>
                <w:sz w:val="22"/>
                <w:szCs w:val="22"/>
              </w:rPr>
            </w:pPr>
            <w:r w:rsidRPr="00015210">
              <w:rPr>
                <w:rFonts w:eastAsia="DengXian"/>
                <w:sz w:val="22"/>
                <w:szCs w:val="22"/>
              </w:rPr>
              <w:t xml:space="preserve">0.121 </w:t>
            </w:r>
          </w:p>
        </w:tc>
        <w:tc>
          <w:tcPr>
            <w:tcW w:w="1260" w:type="dxa"/>
            <w:noWrap/>
            <w:vAlign w:val="center"/>
            <w:hideMark/>
            <w:tcPrChange w:id="1429" w:author="Dylan CHEN" w:date="2026-08-27T16:09:00Z" w16du:dateUtc="2026-08-27T08:09:00Z">
              <w:tcPr>
                <w:tcW w:w="1710" w:type="dxa"/>
                <w:gridSpan w:val="3"/>
                <w:noWrap/>
                <w:vAlign w:val="center"/>
                <w:hideMark/>
              </w:tcPr>
            </w:tcPrChange>
          </w:tcPr>
          <w:p w14:paraId="197EC8A5" w14:textId="77777777" w:rsidR="00C816AB" w:rsidRPr="00015210" w:rsidRDefault="00C816AB" w:rsidP="00546646">
            <w:pPr>
              <w:jc w:val="center"/>
              <w:rPr>
                <w:rFonts w:eastAsia="DengXian"/>
                <w:sz w:val="22"/>
                <w:szCs w:val="22"/>
              </w:rPr>
            </w:pPr>
            <w:r w:rsidRPr="00015210">
              <w:rPr>
                <w:rFonts w:eastAsia="DengXian"/>
                <w:sz w:val="22"/>
                <w:szCs w:val="22"/>
              </w:rPr>
              <w:t xml:space="preserve">-0.045 </w:t>
            </w:r>
          </w:p>
        </w:tc>
        <w:tc>
          <w:tcPr>
            <w:tcW w:w="1350" w:type="dxa"/>
            <w:noWrap/>
            <w:vAlign w:val="center"/>
            <w:hideMark/>
            <w:tcPrChange w:id="1430" w:author="Dylan CHEN" w:date="2026-08-27T16:09:00Z" w16du:dateUtc="2026-08-27T08:09:00Z">
              <w:tcPr>
                <w:tcW w:w="1980" w:type="dxa"/>
                <w:gridSpan w:val="2"/>
                <w:noWrap/>
                <w:vAlign w:val="center"/>
                <w:hideMark/>
              </w:tcPr>
            </w:tcPrChange>
          </w:tcPr>
          <w:p w14:paraId="2FE42D65" w14:textId="77777777" w:rsidR="00C816AB" w:rsidRPr="00015210" w:rsidRDefault="00C816AB" w:rsidP="00546646">
            <w:pPr>
              <w:jc w:val="center"/>
              <w:rPr>
                <w:rFonts w:eastAsia="DengXian"/>
                <w:sz w:val="22"/>
                <w:szCs w:val="22"/>
              </w:rPr>
            </w:pPr>
            <w:r w:rsidRPr="00015210">
              <w:rPr>
                <w:rFonts w:eastAsia="DengXian"/>
                <w:sz w:val="22"/>
                <w:szCs w:val="22"/>
              </w:rPr>
              <w:t xml:space="preserve">39.719 </w:t>
            </w:r>
          </w:p>
        </w:tc>
      </w:tr>
    </w:tbl>
    <w:p w14:paraId="4721A3E5" w14:textId="4ACC7262" w:rsidR="00797DC6" w:rsidRPr="00015210" w:rsidRDefault="00C816AB" w:rsidP="00374352">
      <w:pPr>
        <w:pStyle w:val="Notes"/>
      </w:pPr>
      <w:r w:rsidRPr="00015210">
        <w:t xml:space="preserve">Note: </w:t>
      </w:r>
      <m:oMath>
        <m:acc>
          <m:accPr>
            <m:ctrlPr>
              <w:rPr>
                <w:rFonts w:ascii="Cambria Math" w:hAnsi="Cambria Math"/>
                <w:i/>
              </w:rPr>
            </m:ctrlPr>
          </m:accPr>
          <m:e>
            <m:r>
              <w:rPr>
                <w:rFonts w:ascii="Cambria Math" w:hAnsi="Cambria Math"/>
              </w:rPr>
              <m:t>β</m:t>
            </m:r>
          </m:e>
        </m:acc>
      </m:oMath>
      <w:r w:rsidRPr="00015210">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15210">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015210">
        <w:t xml:space="preserve"> is the bias-adjusted treatment effect. </w:t>
      </w:r>
      <m:oMath>
        <m:r>
          <w:rPr>
            <w:rFonts w:ascii="Cambria Math" w:hAnsi="Cambria Math"/>
          </w:rPr>
          <m:t>δ</m:t>
        </m:r>
      </m:oMath>
      <w:r w:rsidRPr="00015210">
        <w:t xml:space="preserve"> indicates how important unobservables would need to be, relative to observables, to explain away the estimated treatment effect.</w:t>
      </w:r>
      <w:bookmarkEnd w:id="1145"/>
    </w:p>
    <w:bookmarkEnd w:id="1146"/>
    <w:p w14:paraId="75B909BD" w14:textId="1DE2EFE8" w:rsidR="0064691E" w:rsidRDefault="002B130F" w:rsidP="0064691E">
      <w:pPr>
        <w:pStyle w:val="Heading3"/>
        <w:rPr>
          <w:ins w:id="1431" w:author="Dylan CHEN" w:date="2026-08-30T00:27:00Z" w16du:dateUtc="2026-08-29T16:27:00Z"/>
        </w:rPr>
      </w:pPr>
      <w:ins w:id="1432" w:author="Dylan CHEN" w:date="2026-08-30T00:43:00Z" w16du:dateUtc="2026-08-29T16:43:00Z">
        <w:r w:rsidRPr="002B130F">
          <w:t xml:space="preserve">Bounding the Effect of AI </w:t>
        </w:r>
      </w:ins>
      <w:ins w:id="1433" w:author="Dylan CHEN" w:date="2026-08-30T00:44:00Z" w16du:dateUtc="2026-08-29T16:44:00Z">
        <w:r w:rsidR="00A306D5">
          <w:rPr>
            <w:rFonts w:hint="eastAsia"/>
          </w:rPr>
          <w:t xml:space="preserve">Answer </w:t>
        </w:r>
      </w:ins>
      <w:ins w:id="1434" w:author="Dylan CHEN" w:date="2026-08-30T00:43:00Z" w16du:dateUtc="2026-08-29T16:43:00Z">
        <w:r w:rsidRPr="002B130F">
          <w:t>Quality Under Sample Selection</w:t>
        </w:r>
      </w:ins>
    </w:p>
    <w:p w14:paraId="64ED223E" w14:textId="3ABE4321" w:rsidR="00194BF6" w:rsidRPr="00194BF6" w:rsidRDefault="00194BF6">
      <w:pPr>
        <w:pStyle w:val="Paragraph0"/>
        <w:rPr>
          <w:ins w:id="1435" w:author="Dylan CHEN" w:date="2026-08-30T00:43:00Z" w16du:dateUtc="2026-08-29T16:43:00Z"/>
        </w:rPr>
        <w:pPrChange w:id="1436" w:author="Dylan CHEN" w:date="2026-08-30T00:43:00Z" w16du:dateUtc="2026-08-29T16:43:00Z">
          <w:pPr>
            <w:spacing w:before="100" w:beforeAutospacing="1" w:after="100" w:afterAutospacing="1"/>
          </w:pPr>
        </w:pPrChange>
      </w:pPr>
      <w:ins w:id="1437" w:author="Dylan CHEN" w:date="2026-08-30T00:43:00Z" w16du:dateUtc="2026-08-29T16:43:00Z">
        <w:r w:rsidRPr="00194BF6">
          <w:t xml:space="preserve">To estimate the effect of AI </w:t>
        </w:r>
      </w:ins>
      <w:ins w:id="1438" w:author="Dylan CHEN" w:date="2026-08-30T00:44:00Z" w16du:dateUtc="2026-08-29T16:44:00Z">
        <w:r w:rsidR="00A306D5">
          <w:rPr>
            <w:rFonts w:hint="eastAsia"/>
          </w:rPr>
          <w:t xml:space="preserve">answer </w:t>
        </w:r>
      </w:ins>
      <w:ins w:id="1439" w:author="Dylan CHEN" w:date="2026-08-30T00:43:00Z" w16du:dateUtc="2026-08-29T16:43:00Z">
        <w:r w:rsidRPr="00194BF6">
          <w:t xml:space="preserve">quality, we restrict the analysis to the first human answer (Table 3 Columns 3 and 4). This analysis conditions on a post-treatment outcome, because a question enters the sample only if it received at least one human answer. If the questions that attract a human answer differ systematically from those that do not, the estimate of AI </w:t>
        </w:r>
      </w:ins>
      <w:ins w:id="1440" w:author="Dylan CHEN" w:date="2026-08-30T00:45:00Z" w16du:dateUtc="2026-08-29T16:45:00Z">
        <w:r w:rsidR="00A306D5">
          <w:rPr>
            <w:rFonts w:hint="eastAsia"/>
          </w:rPr>
          <w:t xml:space="preserve">answer </w:t>
        </w:r>
      </w:ins>
      <w:ins w:id="1441" w:author="Dylan CHEN" w:date="2026-08-30T00:43:00Z" w16du:dateUtc="2026-08-29T16:43:00Z">
        <w:r w:rsidRPr="00194BF6">
          <w:t>quality</w:t>
        </w:r>
      </w:ins>
      <w:ins w:id="1442" w:author="Dylan CHEN" w:date="2026-08-30T00:45:00Z" w16du:dateUtc="2026-08-29T16:45:00Z">
        <w:r w:rsidR="00A306D5">
          <w:t>’</w:t>
        </w:r>
      </w:ins>
      <w:ins w:id="1443" w:author="Dylan CHEN" w:date="2026-08-30T00:43:00Z" w16du:dateUtc="2026-08-29T16:43:00Z">
        <w:r w:rsidRPr="00194BF6">
          <w:t>s effect (</w:t>
        </w:r>
      </w:ins>
      <m:oMath>
        <m:sSub>
          <m:sSubPr>
            <m:ctrlPr>
              <w:ins w:id="1444" w:author="Dylan CHEN" w:date="2026-08-30T00:43:00Z" w16du:dateUtc="2026-08-29T16:43:00Z">
                <w:rPr>
                  <w:rFonts w:ascii="Cambria Math" w:hAnsi="Cambria Math"/>
                </w:rPr>
              </w:ins>
            </m:ctrlPr>
          </m:sSubPr>
          <m:e>
            <m:r>
              <w:ins w:id="1445" w:author="Dylan CHEN" w:date="2026-08-30T00:43:00Z" w16du:dateUtc="2026-08-29T16:43:00Z">
                <w:rPr>
                  <w:rFonts w:ascii="Cambria Math" w:hAnsi="Cambria Math"/>
                </w:rPr>
                <m:t>β</m:t>
              </w:ins>
            </m:r>
          </m:e>
          <m:sub>
            <m:r>
              <w:ins w:id="1446" w:author="Dylan CHEN" w:date="2026-08-30T00:43:00Z" w16du:dateUtc="2026-08-29T16:43:00Z">
                <w:rPr>
                  <w:rFonts w:ascii="Cambria Math" w:hAnsi="Cambria Math"/>
                </w:rPr>
                <m:t>3</m:t>
              </w:ins>
            </m:r>
          </m:sub>
        </m:sSub>
      </m:oMath>
      <w:ins w:id="1447" w:author="Dylan CHEN" w:date="2026-08-30T00:43:00Z" w16du:dateUtc="2026-08-29T16:43:00Z">
        <w:r w:rsidRPr="00194BF6">
          <w:t xml:space="preserve">) can be biased. To check whether our conclusion survives this concern, we compute </w:t>
        </w:r>
        <w:commentRangeStart w:id="1448"/>
        <w:r w:rsidRPr="00194BF6">
          <w:t xml:space="preserve">Lee (2009) </w:t>
        </w:r>
      </w:ins>
      <w:commentRangeEnd w:id="1448"/>
      <w:r w:rsidR="00E02DA9" w:rsidRPr="00194BF6">
        <w:rPr>
          <w:rStyle w:val="CommentReference"/>
          <w:sz w:val="24"/>
        </w:rPr>
        <w:commentReference w:id="1448"/>
      </w:r>
      <w:ins w:id="1449" w:author="Dylan CHEN" w:date="2026-08-30T00:43:00Z" w16du:dateUtc="2026-08-29T16:43:00Z">
        <w:r w:rsidRPr="00194BF6">
          <w:t>bounds, which give a range that is guaranteed to contain the true effect even under this kind of selection.</w:t>
        </w:r>
      </w:ins>
    </w:p>
    <w:p w14:paraId="78479331" w14:textId="2CB7C195" w:rsidR="00194BF6" w:rsidRPr="00194BF6" w:rsidRDefault="00194BF6">
      <w:pPr>
        <w:pStyle w:val="Paragraph0"/>
        <w:rPr>
          <w:ins w:id="1450" w:author="Dylan CHEN" w:date="2026-08-30T00:43:00Z" w16du:dateUtc="2026-08-29T16:43:00Z"/>
        </w:rPr>
        <w:pPrChange w:id="1451" w:author="Dylan CHEN" w:date="2026-08-30T00:43:00Z" w16du:dateUtc="2026-08-29T16:43:00Z">
          <w:pPr>
            <w:spacing w:before="100" w:beforeAutospacing="1" w:after="100" w:afterAutospacing="1"/>
          </w:pPr>
        </w:pPrChange>
      </w:pPr>
      <w:ins w:id="1452" w:author="Dylan CHEN" w:date="2026-08-30T00:43:00Z" w16du:dateUtc="2026-08-29T16:43:00Z">
        <w:r w:rsidRPr="00194BF6">
          <w:t xml:space="preserve">The Lee method is built for a </w:t>
        </w:r>
      </w:ins>
      <w:ins w:id="1453" w:author="Dylan CHEN" w:date="2026-08-30T00:45:00Z" w16du:dateUtc="2026-08-29T16:45:00Z">
        <w:r w:rsidR="00A306D5">
          <w:rPr>
            <w:rFonts w:hint="eastAsia"/>
          </w:rPr>
          <w:t>binary treatment</w:t>
        </w:r>
      </w:ins>
      <w:ins w:id="1454" w:author="Dylan CHEN" w:date="2026-08-30T00:43:00Z" w16du:dateUtc="2026-08-29T16:43:00Z">
        <w:r w:rsidRPr="00194BF6">
          <w:t xml:space="preserve">, but AI </w:t>
        </w:r>
      </w:ins>
      <w:ins w:id="1455" w:author="Dylan CHEN" w:date="2026-08-30T00:45:00Z" w16du:dateUtc="2026-08-29T16:45:00Z">
        <w:r w:rsidR="00A306D5">
          <w:rPr>
            <w:rFonts w:hint="eastAsia"/>
          </w:rPr>
          <w:t xml:space="preserve">answer </w:t>
        </w:r>
      </w:ins>
      <w:ins w:id="1456" w:author="Dylan CHEN" w:date="2026-08-30T00:43:00Z" w16du:dateUtc="2026-08-29T16:43:00Z">
        <w:r w:rsidRPr="00194BF6">
          <w:t>quality is a continuous measure. We therefore convert the continuous measure into a binary comparison in two different ways, so that the conclusion does not depend on any single choice.</w:t>
        </w:r>
      </w:ins>
    </w:p>
    <w:p w14:paraId="6CE6BA81" w14:textId="77777777" w:rsidR="00194BF6" w:rsidRPr="00194BF6" w:rsidRDefault="00194BF6">
      <w:pPr>
        <w:pStyle w:val="Paragraph0"/>
        <w:rPr>
          <w:ins w:id="1457" w:author="Dylan CHEN" w:date="2026-08-30T00:43:00Z" w16du:dateUtc="2026-08-29T16:43:00Z"/>
        </w:rPr>
        <w:pPrChange w:id="1458" w:author="Dylan CHEN" w:date="2026-08-30T00:43:00Z" w16du:dateUtc="2026-08-29T16:43:00Z">
          <w:pPr>
            <w:spacing w:before="100" w:beforeAutospacing="1" w:after="100" w:afterAutospacing="1"/>
          </w:pPr>
        </w:pPrChange>
      </w:pPr>
      <w:ins w:id="1459" w:author="Dylan CHEN" w:date="2026-08-30T00:43:00Z" w16du:dateUtc="2026-08-29T16:43:00Z">
        <w:r w:rsidRPr="00194BF6">
          <w:lastRenderedPageBreak/>
          <w:t xml:space="preserve">The first approach compares high- versus low-quality answers within the treated sample. We split treated questions at the median of AI quality into a high group and a low group, apply the Lee bounds to this two-group comparison, and then divide the resulting range by the gap in average quality between the two groups. This converts the bound on the group difference into a bound on the per-unit slope </w:t>
        </w:r>
      </w:ins>
      <m:oMath>
        <m:sSub>
          <m:sSubPr>
            <m:ctrlPr>
              <w:ins w:id="1460" w:author="Dylan CHEN" w:date="2026-08-30T00:43:00Z" w16du:dateUtc="2026-08-29T16:43:00Z">
                <w:rPr>
                  <w:rFonts w:ascii="Cambria Math" w:hAnsi="Cambria Math"/>
                </w:rPr>
              </w:ins>
            </m:ctrlPr>
          </m:sSubPr>
          <m:e>
            <m:r>
              <w:ins w:id="1461" w:author="Dylan CHEN" w:date="2026-08-30T00:43:00Z" w16du:dateUtc="2026-08-29T16:43:00Z">
                <w:rPr>
                  <w:rFonts w:ascii="Cambria Math" w:hAnsi="Cambria Math"/>
                </w:rPr>
                <m:t>β</m:t>
              </w:ins>
            </m:r>
          </m:e>
          <m:sub>
            <m:r>
              <w:ins w:id="1462" w:author="Dylan CHEN" w:date="2026-08-30T00:43:00Z" w16du:dateUtc="2026-08-29T16:43:00Z">
                <w:rPr>
                  <w:rFonts w:ascii="Cambria Math" w:hAnsi="Cambria Math"/>
                </w:rPr>
                <m:t>3</m:t>
              </w:ins>
            </m:r>
          </m:sub>
        </m:sSub>
      </m:oMath>
      <w:ins w:id="1463" w:author="Dylan CHEN" w:date="2026-08-30T00:43:00Z" w16du:dateUtc="2026-08-29T16:43:00Z">
        <w:r w:rsidRPr="00194BF6">
          <w:t>.</w:t>
        </w:r>
      </w:ins>
    </w:p>
    <w:p w14:paraId="6A8DE2DE" w14:textId="77777777" w:rsidR="00194BF6" w:rsidRPr="00194BF6" w:rsidRDefault="00194BF6">
      <w:pPr>
        <w:pStyle w:val="Paragraph0"/>
        <w:rPr>
          <w:ins w:id="1464" w:author="Dylan CHEN" w:date="2026-08-30T00:43:00Z" w16du:dateUtc="2026-08-29T16:43:00Z"/>
        </w:rPr>
        <w:pPrChange w:id="1465" w:author="Dylan CHEN" w:date="2026-08-30T00:43:00Z" w16du:dateUtc="2026-08-29T16:43:00Z">
          <w:pPr>
            <w:spacing w:before="100" w:beforeAutospacing="1" w:after="100" w:afterAutospacing="1"/>
          </w:pPr>
        </w:pPrChange>
      </w:pPr>
      <w:ins w:id="1466" w:author="Dylan CHEN" w:date="2026-08-30T00:43:00Z" w16du:dateUtc="2026-08-29T16:43:00Z">
        <w:r w:rsidRPr="00194BF6">
          <w:t>The second approach uses finer quality bins and compares them to the control group. We sort treated questions into terciles of AI quality, compute Lee bounds for the top and bottom terciles relative to the control group, and take the difference between these two bounds divided by their gap in average quality. Because it uses the extremes of the quality distribution rather than a single median cut, this approach draws on more of the continuous variation in quality.</w:t>
        </w:r>
      </w:ins>
    </w:p>
    <w:p w14:paraId="5F7E6253" w14:textId="4847DE25" w:rsidR="00E8272E" w:rsidRPr="0064691E" w:rsidRDefault="00194BF6">
      <w:pPr>
        <w:pStyle w:val="Paragraph0"/>
        <w:rPr>
          <w:ins w:id="1467" w:author="Dylan CHEN" w:date="2026-08-30T00:27:00Z" w16du:dateUtc="2026-08-29T16:27:00Z"/>
        </w:rPr>
        <w:pPrChange w:id="1468" w:author="Dylan CHEN" w:date="2026-08-30T00:43:00Z" w16du:dateUtc="2026-08-29T16:43:00Z">
          <w:pPr>
            <w:pStyle w:val="Heading2"/>
          </w:pPr>
        </w:pPrChange>
      </w:pPr>
      <w:ins w:id="1469" w:author="Dylan CHEN" w:date="2026-08-30T00:43:00Z" w16du:dateUtc="2026-08-29T16:43:00Z">
        <w:r w:rsidRPr="00194BF6">
          <w:t>Both approaches produce ranges that lie entirely above zero (</w:t>
        </w:r>
      </w:ins>
      <m:oMath>
        <m:d>
          <m:dPr>
            <m:begChr m:val="["/>
            <m:sepChr m:val=","/>
            <m:endChr m:val="]"/>
            <m:ctrlPr>
              <w:ins w:id="1470" w:author="Dylan CHEN" w:date="2026-08-30T00:43:00Z" w16du:dateUtc="2026-08-29T16:43:00Z">
                <w:rPr>
                  <w:rFonts w:ascii="Cambria Math" w:hAnsi="Cambria Math"/>
                </w:rPr>
              </w:ins>
            </m:ctrlPr>
          </m:dPr>
          <m:e>
            <m:r>
              <w:ins w:id="1471" w:author="Dylan CHEN" w:date="2026-08-30T00:43:00Z" w16du:dateUtc="2026-08-29T16:43:00Z">
                <w:rPr>
                  <w:rFonts w:ascii="Cambria Math" w:hAnsi="Cambria Math"/>
                </w:rPr>
                <m:t>0.112</m:t>
              </w:ins>
            </m:r>
          </m:e>
          <m:e>
            <m:r>
              <w:ins w:id="1472" w:author="Dylan CHEN" w:date="2026-08-30T00:43:00Z" w16du:dateUtc="2026-08-29T16:43:00Z">
                <m:rPr>
                  <m:nor/>
                </m:rPr>
                <m:t> </m:t>
              </w:ins>
            </m:r>
            <m:r>
              <w:ins w:id="1473" w:author="Dylan CHEN" w:date="2026-08-30T00:43:00Z" w16du:dateUtc="2026-08-29T16:43:00Z">
                <w:rPr>
                  <w:rFonts w:ascii="Cambria Math" w:hAnsi="Cambria Math"/>
                </w:rPr>
                <m:t>0.344</m:t>
              </w:ins>
            </m:r>
          </m:e>
        </m:d>
      </m:oMath>
      <w:ins w:id="1474" w:author="Dylan CHEN" w:date="2026-08-30T00:43:00Z" w16du:dateUtc="2026-08-29T16:43:00Z">
        <w:r w:rsidRPr="00194BF6">
          <w:t xml:space="preserve"> for the first approach and </w:t>
        </w:r>
      </w:ins>
      <m:oMath>
        <m:d>
          <m:dPr>
            <m:begChr m:val="["/>
            <m:sepChr m:val=","/>
            <m:endChr m:val="]"/>
            <m:ctrlPr>
              <w:ins w:id="1475" w:author="Dylan CHEN" w:date="2026-08-30T00:43:00Z" w16du:dateUtc="2026-08-29T16:43:00Z">
                <w:rPr>
                  <w:rFonts w:ascii="Cambria Math" w:hAnsi="Cambria Math"/>
                </w:rPr>
              </w:ins>
            </m:ctrlPr>
          </m:dPr>
          <m:e>
            <m:r>
              <w:ins w:id="1476" w:author="Dylan CHEN" w:date="2026-08-30T00:43:00Z" w16du:dateUtc="2026-08-29T16:43:00Z">
                <w:rPr>
                  <w:rFonts w:ascii="Cambria Math" w:hAnsi="Cambria Math"/>
                </w:rPr>
                <m:t>0.086</m:t>
              </w:ins>
            </m:r>
          </m:e>
          <m:e>
            <m:r>
              <w:ins w:id="1477" w:author="Dylan CHEN" w:date="2026-08-30T00:43:00Z" w16du:dateUtc="2026-08-29T16:43:00Z">
                <m:rPr>
                  <m:nor/>
                </m:rPr>
                <m:t> </m:t>
              </w:ins>
            </m:r>
            <m:r>
              <w:ins w:id="1478" w:author="Dylan CHEN" w:date="2026-08-30T00:43:00Z" w16du:dateUtc="2026-08-29T16:43:00Z">
                <w:rPr>
                  <w:rFonts w:ascii="Cambria Math" w:hAnsi="Cambria Math"/>
                </w:rPr>
                <m:t>0.322</m:t>
              </w:ins>
            </m:r>
          </m:e>
        </m:d>
      </m:oMath>
      <w:ins w:id="1479" w:author="Dylan CHEN" w:date="2026-08-30T00:43:00Z" w16du:dateUtc="2026-08-29T16:43:00Z">
        <w:r w:rsidR="006F7257">
          <w:rPr>
            <w:rFonts w:hint="eastAsia"/>
          </w:rPr>
          <w:t xml:space="preserve"> </w:t>
        </w:r>
        <w:r w:rsidRPr="00194BF6">
          <w:t xml:space="preserve">for the second). This means that even in the most pessimistic scenario allowed by the selection problem, higher AI </w:t>
        </w:r>
      </w:ins>
      <w:ins w:id="1480" w:author="Prof. LIU Ben" w:date="2026-08-30T00:57:00Z" w16du:dateUtc="2026-08-29T16:57:00Z">
        <w:r w:rsidR="00E02DA9">
          <w:rPr>
            <w:rFonts w:hint="eastAsia"/>
          </w:rPr>
          <w:t xml:space="preserve">answer </w:t>
        </w:r>
      </w:ins>
      <w:ins w:id="1481" w:author="Dylan CHEN" w:date="2026-08-30T00:43:00Z" w16du:dateUtc="2026-08-29T16:43:00Z">
        <w:r w:rsidRPr="00194BF6">
          <w:t xml:space="preserve">quality is still associated with higher </w:t>
        </w:r>
        <w:del w:id="1482" w:author="Prof. LIU Ben" w:date="2026-08-30T00:57:00Z" w16du:dateUtc="2026-08-29T16:57:00Z">
          <w:r w:rsidRPr="00194BF6" w:rsidDel="00E02DA9">
            <w:delText>first-</w:delText>
          </w:r>
        </w:del>
        <w:r w:rsidRPr="00194BF6">
          <w:t>human</w:t>
        </w:r>
      </w:ins>
      <w:ins w:id="1483" w:author="Prof. LIU Ben" w:date="2026-08-30T00:57:00Z" w16du:dateUtc="2026-08-29T16:57:00Z">
        <w:r w:rsidR="00E02DA9">
          <w:rPr>
            <w:rFonts w:hint="eastAsia"/>
          </w:rPr>
          <w:t xml:space="preserve"> </w:t>
        </w:r>
      </w:ins>
      <w:ins w:id="1484" w:author="Dylan CHEN" w:date="2026-08-30T00:43:00Z" w16du:dateUtc="2026-08-29T16:43:00Z">
        <w:del w:id="1485" w:author="Prof. LIU Ben" w:date="2026-08-30T00:57:00Z" w16du:dateUtc="2026-08-29T16:57:00Z">
          <w:r w:rsidRPr="00194BF6" w:rsidDel="00E02DA9">
            <w:delText>-</w:delText>
          </w:r>
        </w:del>
        <w:r w:rsidRPr="00194BF6">
          <w:t>answer quality. Because the entire range excludes zero, the positive effect cannot be explained away as an artifact of which questions happen to receive a human answer, and the</w:t>
        </w:r>
        <w:del w:id="1486" w:author="Prof. LIU Ben" w:date="2026-08-30T00:58:00Z" w16du:dateUtc="2026-08-29T16:58:00Z">
          <w:r w:rsidRPr="00194BF6" w:rsidDel="00E02DA9">
            <w:delText xml:space="preserve"> agreement between</w:delText>
          </w:r>
        </w:del>
        <w:r w:rsidRPr="00194BF6">
          <w:t xml:space="preserve"> two independent bounding strategies further reinforces this conclusion. Appendix D provides additional details</w:t>
        </w:r>
        <w:del w:id="1487" w:author="Prof. LIU Ben" w:date="2026-08-30T00:58:00Z" w16du:dateUtc="2026-08-29T16:58:00Z">
          <w:r w:rsidRPr="00194BF6" w:rsidDel="00E02DA9">
            <w:delText xml:space="preserve"> </w:delText>
          </w:r>
        </w:del>
      </w:ins>
      <w:ins w:id="1488" w:author="Prof. LIU Ben" w:date="2026-08-30T00:58:00Z" w16du:dateUtc="2026-08-29T16:58:00Z">
        <w:r w:rsidR="00E02DA9">
          <w:rPr>
            <w:rFonts w:hint="eastAsia"/>
          </w:rPr>
          <w:t xml:space="preserve"> for the estimation</w:t>
        </w:r>
      </w:ins>
      <w:ins w:id="1489" w:author="Dylan CHEN" w:date="2026-08-30T00:43:00Z" w16du:dateUtc="2026-08-29T16:43:00Z">
        <w:del w:id="1490" w:author="Prof. LIU Ben" w:date="2026-08-30T00:58:00Z" w16du:dateUtc="2026-08-29T16:58:00Z">
          <w:r w:rsidRPr="00194BF6" w:rsidDel="00E02DA9">
            <w:delText>and shows that the result is robust to this specification</w:delText>
          </w:r>
        </w:del>
        <w:r w:rsidRPr="00194BF6">
          <w:t>.</w:t>
        </w:r>
      </w:ins>
    </w:p>
    <w:p w14:paraId="201B9CFE" w14:textId="2A7215BF" w:rsidR="0014752F" w:rsidRPr="0049010E" w:rsidRDefault="0014752F" w:rsidP="0049010E">
      <w:pPr>
        <w:pStyle w:val="Heading2"/>
      </w:pPr>
      <w:r w:rsidRPr="0049010E">
        <w:t>Mechanisms</w:t>
      </w:r>
    </w:p>
    <w:p w14:paraId="6566D319" w14:textId="19870B08" w:rsidR="00276913" w:rsidRDefault="00276913" w:rsidP="00276913">
      <w:pPr>
        <w:pStyle w:val="Paragraph0"/>
      </w:pPr>
      <w:r w:rsidRPr="00D2526D">
        <w:t>In this section, we probe the mechanisms that</w:t>
      </w:r>
      <w:del w:id="1491" w:author="Prof. LIU Ben" w:date="2026-08-30T00:58:00Z" w16du:dateUtc="2026-08-29T16:58:00Z">
        <w:r w:rsidRPr="00D2526D" w:rsidDel="00E02DA9">
          <w:delText xml:space="preserve"> may</w:delText>
        </w:r>
      </w:del>
      <w:r w:rsidRPr="00D2526D">
        <w:t xml:space="preserve"> underlie our hypotheses. The goal is not to measure the mechanisms directly, since they are not observed, but to test their observable implications. Each mechanism implies patterns that should appear in the data if it is operating, and often patterns that differ from those implied by </w:t>
      </w:r>
      <w:ins w:id="1492" w:author="Prof. LIU Ben" w:date="2026-08-30T00:59:00Z" w16du:dateUtc="2026-08-29T16:59:00Z">
        <w:r w:rsidR="00E02DA9">
          <w:rPr>
            <w:rFonts w:hint="eastAsia"/>
          </w:rPr>
          <w:t>alternative explanations</w:t>
        </w:r>
      </w:ins>
      <w:del w:id="1493" w:author="Prof. LIU Ben" w:date="2026-08-30T00:59:00Z" w16du:dateUtc="2026-08-29T16:59:00Z">
        <w:r w:rsidRPr="00D2526D" w:rsidDel="00E02DA9">
          <w:delText>rival accounts</w:delText>
        </w:r>
      </w:del>
      <w:r w:rsidRPr="00D2526D">
        <w:t xml:space="preserve">. For each hypothesis, we test for these patterns and use them, where possible, to distinguish our account </w:t>
      </w:r>
      <w:r w:rsidRPr="00D2526D">
        <w:lastRenderedPageBreak/>
        <w:t xml:space="preserve">from </w:t>
      </w:r>
      <w:ins w:id="1494" w:author="Prof. LIU Ben" w:date="2026-08-30T00:59:00Z" w16du:dateUtc="2026-08-29T16:59:00Z">
        <w:r w:rsidR="00E02DA9">
          <w:rPr>
            <w:rFonts w:hint="eastAsia"/>
          </w:rPr>
          <w:t>alternative</w:t>
        </w:r>
      </w:ins>
      <w:del w:id="1495" w:author="Prof. LIU Ben" w:date="2026-08-30T00:59:00Z" w16du:dateUtc="2026-08-29T16:59:00Z">
        <w:r w:rsidRPr="00D2526D" w:rsidDel="00E02DA9">
          <w:delText>competing</w:delText>
        </w:r>
      </w:del>
      <w:r w:rsidRPr="00D2526D">
        <w:t xml:space="preserve"> explanations. These results should be read as support for the plausibility of our arguments, not as estimates of the magnitude of each channel.</w:t>
      </w:r>
    </w:p>
    <w:p w14:paraId="0D5AB7AF" w14:textId="5AF10AFE" w:rsidR="00276913" w:rsidRPr="00D2526D" w:rsidRDefault="00276913" w:rsidP="00D2526D">
      <w:pPr>
        <w:pStyle w:val="Paragraph0"/>
      </w:pPr>
      <w:r w:rsidRPr="00D2526D">
        <w:t>We focus on the hypotheses that predict a directional effect and set aside those predicting a null. A directional prediction rests on a specific channel, and that channel implies further, testable patterns we can probe or use to rule out alternatives</w:t>
      </w:r>
      <w:del w:id="1496" w:author="Prof. LIU Ben" w:date="2026-08-30T01:00:00Z" w16du:dateUtc="2026-08-29T17:00:00Z">
        <w:r w:rsidRPr="00D2526D" w:rsidDel="00E02DA9">
          <w:delText>. A prediction of no effect implies no such patterns, so there is nothing further to look for</w:delText>
        </w:r>
      </w:del>
      <w:r w:rsidRPr="00D2526D">
        <w:t xml:space="preserve">. We therefore examine the three supported hypotheses, H1, H2, and H6, in turn: for H1 we </w:t>
      </w:r>
      <w:ins w:id="1497" w:author="Prof. LIU Ben" w:date="2026-08-30T01:01:00Z" w16du:dateUtc="2026-08-29T17:01:00Z">
        <w:r w:rsidR="00E02DA9">
          <w:rPr>
            <w:rFonts w:hint="eastAsia"/>
          </w:rPr>
          <w:t>probe</w:t>
        </w:r>
      </w:ins>
      <w:del w:id="1498" w:author="Prof. LIU Ben" w:date="2026-08-30T01:01:00Z" w16du:dateUtc="2026-08-29T17:01:00Z">
        <w:r w:rsidRPr="00D2526D" w:rsidDel="00E02DA9">
          <w:delText>test</w:delText>
        </w:r>
      </w:del>
      <w:r w:rsidRPr="00D2526D">
        <w:t xml:space="preserve"> the weak-competitor account, for H2 we test why length reduces contribution, and for H6 we test why higher AI quality raises human contribution quality.</w:t>
      </w:r>
    </w:p>
    <w:p w14:paraId="371FDFE5" w14:textId="2C0BD831" w:rsidR="00797DC6" w:rsidRPr="00015210" w:rsidRDefault="00331AAC" w:rsidP="0049010E">
      <w:pPr>
        <w:pStyle w:val="Heading3"/>
      </w:pPr>
      <w:r w:rsidRPr="00015210">
        <w:t>Is the AI Appraised as a Weak Competitor</w:t>
      </w:r>
      <w:r w:rsidR="00C1485A" w:rsidRPr="00015210">
        <w:t xml:space="preserve">? </w:t>
      </w:r>
      <w:r w:rsidR="00797DC6" w:rsidRPr="00015210">
        <w:t>(H1)</w:t>
      </w:r>
    </w:p>
    <w:p w14:paraId="080FA2A4" w14:textId="77C550A0" w:rsidR="00B35552" w:rsidRPr="00D2526D" w:rsidRDefault="00B35552" w:rsidP="00D2526D">
      <w:pPr>
        <w:pStyle w:val="Paragraph0"/>
      </w:pPr>
      <w:r w:rsidRPr="00D2526D">
        <w:t xml:space="preserve">Our account for the positive label effect is that users perceive the AI as a weak competitor and are therefore willing to step in and answer. </w:t>
      </w:r>
      <w:r>
        <w:rPr>
          <w:rFonts w:hint="eastAsia"/>
        </w:rPr>
        <w:t>We present a test on the AI as weak competitor account</w:t>
      </w:r>
      <w:r w:rsidRPr="00D2526D">
        <w:t>.</w:t>
      </w:r>
      <w:r>
        <w:rPr>
          <w:rFonts w:hint="eastAsia"/>
        </w:rPr>
        <w:t xml:space="preserve"> </w:t>
      </w:r>
      <w:r w:rsidRPr="00D2526D">
        <w:t>The key idea behind this test is that the weak-competitor perception is not equally relevant for every question</w:t>
      </w:r>
      <w:r>
        <w:rPr>
          <w:rFonts w:hint="eastAsia"/>
        </w:rPr>
        <w:t>. I</w:t>
      </w:r>
      <w:r w:rsidRPr="00D2526D">
        <w:t xml:space="preserve">t becomes salient precisely when a question is hard. Easy questions can be answered well by almost anyone, </w:t>
      </w:r>
      <w:r>
        <w:rPr>
          <w:rFonts w:hint="eastAsia"/>
        </w:rPr>
        <w:t>a Gen</w:t>
      </w:r>
      <w:r w:rsidRPr="00D2526D">
        <w:t>AI</w:t>
      </w:r>
      <w:r>
        <w:rPr>
          <w:rFonts w:hint="eastAsia"/>
        </w:rPr>
        <w:t xml:space="preserve"> system</w:t>
      </w:r>
      <w:r w:rsidRPr="00D2526D">
        <w:t xml:space="preserve"> included, so whether the first answer comes from a strong or a weak source makes little difference: a competent answer is a competent answer, and there is little for a human to add. Hard questions are different. Answering them well requires the kind of specialized expertise, firsthand experience, or situation-specific context that a general AI is widely believed to lack</w:t>
      </w:r>
      <w:r>
        <w:rPr>
          <w:rFonts w:hint="eastAsia"/>
        </w:rPr>
        <w:t>. F</w:t>
      </w:r>
      <w:r w:rsidRPr="00D2526D">
        <w:t xml:space="preserve">or example, questions that turn on professional judgment in an unusual edge case, on hands-on experience with a specific tool or procedure, or on niche, rapidly changing knowledge that a generic model is unlikely to have. On exactly these questions, two things happen at once: the belief that the AI is only a weak competitor is more likely to be true, and it is more likely to be </w:t>
      </w:r>
      <w:r w:rsidRPr="00D2526D">
        <w:rPr>
          <w:i/>
          <w:iCs/>
        </w:rPr>
        <w:t>top of mind</w:t>
      </w:r>
      <w:r w:rsidRPr="00D2526D">
        <w:t xml:space="preserve">. </w:t>
      </w:r>
    </w:p>
    <w:p w14:paraId="5ADF307D" w14:textId="46B81534" w:rsidR="00B35552" w:rsidRPr="00D2526D" w:rsidDel="00E02DA9" w:rsidRDefault="00B35552" w:rsidP="00D2526D">
      <w:pPr>
        <w:pStyle w:val="Paragraph0"/>
        <w:rPr>
          <w:del w:id="1499" w:author="Prof. LIU Ben" w:date="2026-08-30T01:03:00Z" w16du:dateUtc="2026-08-29T17:03:00Z"/>
        </w:rPr>
      </w:pPr>
      <w:r w:rsidRPr="00D2526D">
        <w:t>This yields a sharp, testable implication. If the label effect operates through the weak-</w:t>
      </w:r>
      <w:r w:rsidRPr="00D2526D">
        <w:lastRenderedPageBreak/>
        <w:t>competitor belief, that effect should concentrate on difficult questions</w:t>
      </w:r>
      <w:del w:id="1500" w:author="Prof. LIU Ben" w:date="2026-08-30T01:02:00Z" w16du:dateUtc="2026-08-29T17:02:00Z">
        <w:r w:rsidRPr="00D2526D" w:rsidDel="00E02DA9">
          <w:delText>, where the belief is salient and a weak AI answer still leaves ample room to add value</w:delText>
        </w:r>
      </w:del>
      <w:r w:rsidRPr="00D2526D">
        <w:t xml:space="preserve">. </w:t>
      </w:r>
      <w:del w:id="1501" w:author="Prof. LIU Ben" w:date="2026-08-30T01:02:00Z" w16du:dateUtc="2026-08-29T17:02:00Z">
        <w:r w:rsidRPr="00D2526D" w:rsidDel="00E02DA9">
          <w:delText xml:space="preserve">On easy questions the belief carries little force, because even a weak AI answer may already be sufficient, so the label should do little to invite contribution. </w:delText>
        </w:r>
      </w:del>
      <w:r w:rsidRPr="00D2526D">
        <w:t>We measure question difficulty using a</w:t>
      </w:r>
      <w:ins w:id="1502" w:author="Dylan CHEN" w:date="2026-08-27T15:32:00Z" w16du:dateUtc="2026-08-27T07:32:00Z">
        <w:r w:rsidR="001C20E5">
          <w:rPr>
            <w:rFonts w:hint="eastAsia"/>
          </w:rPr>
          <w:t>n</w:t>
        </w:r>
      </w:ins>
      <w:r w:rsidRPr="00D2526D">
        <w:t xml:space="preserve"> </w:t>
      </w:r>
      <w:r>
        <w:rPr>
          <w:rFonts w:hint="eastAsia"/>
        </w:rPr>
        <w:t>LLM</w:t>
      </w:r>
      <w:r w:rsidRPr="00D2526D">
        <w:t xml:space="preserve">–generated score, with details in </w:t>
      </w:r>
      <w:del w:id="1503" w:author="Dylan CHEN" w:date="2026-08-30T09:46:00Z" w16du:dateUtc="2026-08-30T01:46:00Z">
        <w:r w:rsidRPr="00D2526D" w:rsidDel="00596C3A">
          <w:delText xml:space="preserve">the </w:delText>
        </w:r>
      </w:del>
      <w:r w:rsidRPr="00D2526D">
        <w:t>Appendix</w:t>
      </w:r>
      <w:ins w:id="1504" w:author="Dylan CHEN" w:date="2026-08-29T09:46:00Z" w16du:dateUtc="2026-08-29T01:46:00Z">
        <w:r w:rsidR="00D42624">
          <w:rPr>
            <w:rFonts w:hint="eastAsia"/>
          </w:rPr>
          <w:t xml:space="preserve"> C</w:t>
        </w:r>
      </w:ins>
      <w:r w:rsidRPr="00D2526D">
        <w:t>, and we split the sample at the mean difficulty.</w:t>
      </w:r>
      <w:ins w:id="1505" w:author="Prof. LIU Ben" w:date="2026-08-30T01:03:00Z" w16du:dateUtc="2026-08-29T17:03:00Z">
        <w:r w:rsidR="00E02DA9">
          <w:rPr>
            <w:rFonts w:hint="eastAsia"/>
          </w:rPr>
          <w:t xml:space="preserve"> </w:t>
        </w:r>
      </w:ins>
    </w:p>
    <w:p w14:paraId="3F540D1E" w14:textId="155E65D5" w:rsidR="00B35552" w:rsidRPr="00D2526D" w:rsidRDefault="00B35552" w:rsidP="00E02DA9">
      <w:pPr>
        <w:pStyle w:val="Paragraph0"/>
      </w:pPr>
      <w:r w:rsidRPr="00D2526D">
        <w:t>Table 10</w:t>
      </w:r>
      <w:del w:id="1506" w:author="Dylan CHEN" w:date="2026-08-27T15:32:00Z" w16du:dateUtc="2026-08-27T07:32:00Z">
        <w:r w:rsidRPr="00D2526D" w:rsidDel="001C20E5">
          <w:delText>3</w:delText>
        </w:r>
      </w:del>
      <w:r w:rsidRPr="00D2526D">
        <w:t xml:space="preserve"> confirms this prediction. On difficult questions</w:t>
      </w:r>
      <w:ins w:id="1507" w:author="Dylan CHEN" w:date="2026-08-30T09:46:00Z" w16du:dateUtc="2026-08-30T01:46:00Z">
        <w:r w:rsidR="00596C3A">
          <w:rPr>
            <w:rFonts w:hint="eastAsia"/>
          </w:rPr>
          <w:t>,</w:t>
        </w:r>
      </w:ins>
      <w:r w:rsidRPr="00D2526D">
        <w:t xml:space="preserve"> the AI label effect is positive and significant (0.282, p&lt;0.01), and the interaction with answer length is negative and significant (-0.059, p&lt;0.001). On easy questions</w:t>
      </w:r>
      <w:ins w:id="1508" w:author="Dylan CHEN" w:date="2026-08-30T09:46:00Z" w16du:dateUtc="2026-08-30T01:46:00Z">
        <w:r w:rsidR="00596C3A">
          <w:rPr>
            <w:rFonts w:hint="eastAsia"/>
          </w:rPr>
          <w:t>,</w:t>
        </w:r>
      </w:ins>
      <w:r w:rsidRPr="00D2526D">
        <w:t xml:space="preserve"> the AI label effect is not significant. </w:t>
      </w:r>
    </w:p>
    <w:p w14:paraId="3D8645DD" w14:textId="37770DCB" w:rsidR="00C1485A" w:rsidRPr="00015210" w:rsidRDefault="00C1485A" w:rsidP="00C1485A">
      <w:pPr>
        <w:pStyle w:val="TableFiguretitle"/>
        <w:rPr>
          <w:sz w:val="24"/>
          <w:szCs w:val="24"/>
        </w:rPr>
      </w:pPr>
      <w:r w:rsidRPr="00015210">
        <w:t>Table 1</w:t>
      </w:r>
      <w:r w:rsidR="00717310">
        <w:t>0</w:t>
      </w:r>
      <w:r w:rsidRPr="00015210">
        <w:t xml:space="preserve">. </w:t>
      </w:r>
      <w:ins w:id="1509" w:author="Dylan CHEN" w:date="2026-08-27T16:41:00Z" w16du:dateUtc="2026-08-27T08:41:00Z">
        <w:r w:rsidR="00AA69A0">
          <w:rPr>
            <w:rFonts w:hint="eastAsia"/>
          </w:rPr>
          <w:t>The effect on answer supply by q</w:t>
        </w:r>
      </w:ins>
      <w:del w:id="1510" w:author="Dylan CHEN" w:date="2026-08-27T16:41:00Z" w16du:dateUtc="2026-08-27T08:41:00Z">
        <w:r w:rsidRPr="00015210" w:rsidDel="00AA69A0">
          <w:delText>Q</w:delText>
        </w:r>
      </w:del>
      <w:r w:rsidRPr="00015210">
        <w:t xml:space="preserve">uestion difficulty </w:t>
      </w:r>
      <w:ins w:id="1511" w:author="Dylan CHEN" w:date="2026-08-27T16:42:00Z" w16du:dateUtc="2026-08-27T08:42:00Z">
        <w:r w:rsidR="00AA69A0">
          <w:rPr>
            <w:rFonts w:hint="eastAsia"/>
          </w:rPr>
          <w:t>(</w:t>
        </w:r>
      </w:ins>
      <w:ins w:id="1512" w:author="Dylan CHEN" w:date="2026-08-27T16:43:00Z" w16du:dateUtc="2026-08-27T08:43:00Z">
        <w:r w:rsidR="00AA69A0">
          <w:rPr>
            <w:rFonts w:hint="eastAsia"/>
          </w:rPr>
          <w:t>for H1</w:t>
        </w:r>
      </w:ins>
      <w:ins w:id="1513" w:author="Dylan CHEN" w:date="2026-08-27T16:42:00Z" w16du:dateUtc="2026-08-27T08:42:00Z">
        <w:r w:rsidR="00AA69A0">
          <w:rPr>
            <w:rFonts w:hint="eastAsia"/>
          </w:rPr>
          <w:t>)</w:t>
        </w:r>
      </w:ins>
      <w:del w:id="1514" w:author="Dylan CHEN" w:date="2026-08-27T16:41:00Z" w16du:dateUtc="2026-08-27T08:41:00Z">
        <w:r w:rsidRPr="00015210" w:rsidDel="00AA69A0">
          <w:delText>subgroups</w:delText>
        </w:r>
      </w:del>
    </w:p>
    <w:tbl>
      <w:tblPr>
        <w:tblW w:w="5000" w:type="pct"/>
        <w:jc w:val="center"/>
        <w:tblLayout w:type="fixed"/>
        <w:tblLook w:val="04A0" w:firstRow="1" w:lastRow="0" w:firstColumn="1" w:lastColumn="0" w:noHBand="0" w:noVBand="1"/>
        <w:tblPrChange w:id="1515" w:author="Dylan CHEN" w:date="2026-08-27T16:41:00Z" w16du:dateUtc="2026-08-27T08:41:00Z">
          <w:tblPr>
            <w:tblW w:w="5000" w:type="pct"/>
            <w:jc w:val="center"/>
            <w:tblLayout w:type="fixed"/>
            <w:tblLook w:val="04A0" w:firstRow="1" w:lastRow="0" w:firstColumn="1" w:lastColumn="0" w:noHBand="0" w:noVBand="1"/>
          </w:tblPr>
        </w:tblPrChange>
      </w:tblPr>
      <w:tblGrid>
        <w:gridCol w:w="3690"/>
        <w:gridCol w:w="2690"/>
        <w:gridCol w:w="2980"/>
        <w:tblGridChange w:id="1516">
          <w:tblGrid>
            <w:gridCol w:w="3595"/>
            <w:gridCol w:w="95"/>
            <w:gridCol w:w="2690"/>
            <w:gridCol w:w="2980"/>
          </w:tblGrid>
        </w:tblGridChange>
      </w:tblGrid>
      <w:tr w:rsidR="000D6DDF" w:rsidRPr="00015210" w14:paraId="1161A0E4" w14:textId="77777777" w:rsidTr="00AA69A0">
        <w:trPr>
          <w:trHeight w:val="386"/>
          <w:jc w:val="center"/>
          <w:trPrChange w:id="1517" w:author="Dylan CHEN" w:date="2026-08-27T16:41:00Z" w16du:dateUtc="2026-08-27T08:41:00Z">
            <w:trPr>
              <w:jc w:val="center"/>
            </w:trPr>
          </w:trPrChange>
        </w:trPr>
        <w:tc>
          <w:tcPr>
            <w:tcW w:w="3690" w:type="dxa"/>
            <w:tcBorders>
              <w:top w:val="single" w:sz="4" w:space="0" w:color="auto"/>
              <w:left w:val="nil"/>
              <w:bottom w:val="nil"/>
              <w:right w:val="nil"/>
            </w:tcBorders>
            <w:noWrap/>
            <w:hideMark/>
            <w:tcPrChange w:id="1518" w:author="Dylan CHEN" w:date="2026-08-27T16:41:00Z" w16du:dateUtc="2026-08-27T08:41:00Z">
              <w:tcPr>
                <w:tcW w:w="3595" w:type="dxa"/>
                <w:tcBorders>
                  <w:top w:val="single" w:sz="4" w:space="0" w:color="auto"/>
                  <w:left w:val="nil"/>
                  <w:bottom w:val="nil"/>
                  <w:right w:val="nil"/>
                </w:tcBorders>
                <w:noWrap/>
                <w:hideMark/>
              </w:tcPr>
            </w:tcPrChange>
          </w:tcPr>
          <w:p w14:paraId="75B7B6DD" w14:textId="77777777" w:rsidR="000D6DDF" w:rsidRPr="00015210" w:rsidRDefault="000D6DDF">
            <w:pPr>
              <w:rPr>
                <w:rFonts w:ascii="Georgia" w:hAnsi="Georgia"/>
                <w:color w:val="000000"/>
                <w:sz w:val="20"/>
                <w:szCs w:val="20"/>
              </w:rPr>
            </w:pPr>
            <w:r w:rsidRPr="00015210">
              <w:rPr>
                <w:rFonts w:ascii="Georgia" w:hAnsi="Georgia"/>
                <w:color w:val="000000"/>
                <w:sz w:val="20"/>
                <w:szCs w:val="20"/>
              </w:rPr>
              <w:t> </w:t>
            </w:r>
          </w:p>
        </w:tc>
        <w:tc>
          <w:tcPr>
            <w:tcW w:w="2690" w:type="dxa"/>
            <w:tcBorders>
              <w:top w:val="single" w:sz="4" w:space="0" w:color="auto"/>
              <w:left w:val="nil"/>
              <w:bottom w:val="nil"/>
              <w:right w:val="nil"/>
            </w:tcBorders>
            <w:noWrap/>
            <w:hideMark/>
            <w:tcPrChange w:id="1519" w:author="Dylan CHEN" w:date="2026-08-27T16:41:00Z" w16du:dateUtc="2026-08-27T08:41:00Z">
              <w:tcPr>
                <w:tcW w:w="2785" w:type="dxa"/>
                <w:gridSpan w:val="2"/>
                <w:tcBorders>
                  <w:top w:val="single" w:sz="4" w:space="0" w:color="auto"/>
                  <w:left w:val="nil"/>
                  <w:bottom w:val="nil"/>
                  <w:right w:val="nil"/>
                </w:tcBorders>
                <w:noWrap/>
                <w:hideMark/>
              </w:tcPr>
            </w:tcPrChange>
          </w:tcPr>
          <w:p w14:paraId="23EF24E4" w14:textId="77777777" w:rsidR="000D6DDF" w:rsidRPr="00015210" w:rsidRDefault="000D6DDF">
            <w:pPr>
              <w:jc w:val="center"/>
              <w:rPr>
                <w:color w:val="000000"/>
                <w:sz w:val="20"/>
                <w:szCs w:val="20"/>
              </w:rPr>
            </w:pPr>
            <w:r w:rsidRPr="00015210">
              <w:rPr>
                <w:color w:val="000000"/>
                <w:sz w:val="20"/>
                <w:szCs w:val="20"/>
              </w:rPr>
              <w:t>(1)</w:t>
            </w:r>
          </w:p>
        </w:tc>
        <w:tc>
          <w:tcPr>
            <w:tcW w:w="2980" w:type="dxa"/>
            <w:tcBorders>
              <w:top w:val="single" w:sz="4" w:space="0" w:color="auto"/>
              <w:left w:val="nil"/>
              <w:bottom w:val="nil"/>
              <w:right w:val="nil"/>
            </w:tcBorders>
            <w:noWrap/>
            <w:hideMark/>
            <w:tcPrChange w:id="1520" w:author="Dylan CHEN" w:date="2026-08-27T16:41:00Z" w16du:dateUtc="2026-08-27T08:41:00Z">
              <w:tcPr>
                <w:tcW w:w="2980" w:type="dxa"/>
                <w:tcBorders>
                  <w:top w:val="single" w:sz="4" w:space="0" w:color="auto"/>
                  <w:left w:val="nil"/>
                  <w:bottom w:val="nil"/>
                  <w:right w:val="nil"/>
                </w:tcBorders>
                <w:noWrap/>
                <w:hideMark/>
              </w:tcPr>
            </w:tcPrChange>
          </w:tcPr>
          <w:p w14:paraId="2866F8C0" w14:textId="77777777" w:rsidR="000D6DDF" w:rsidRPr="00015210" w:rsidRDefault="000D6DDF">
            <w:pPr>
              <w:jc w:val="center"/>
              <w:rPr>
                <w:color w:val="000000"/>
                <w:sz w:val="20"/>
                <w:szCs w:val="20"/>
              </w:rPr>
            </w:pPr>
            <w:r w:rsidRPr="00015210">
              <w:rPr>
                <w:color w:val="000000"/>
                <w:sz w:val="20"/>
                <w:szCs w:val="20"/>
              </w:rPr>
              <w:t>(2)</w:t>
            </w:r>
          </w:p>
        </w:tc>
      </w:tr>
      <w:tr w:rsidR="00717310" w:rsidRPr="00015210" w14:paraId="2FFA092C" w14:textId="77777777" w:rsidTr="00AA69A0">
        <w:trPr>
          <w:trHeight w:val="423"/>
          <w:jc w:val="center"/>
          <w:trPrChange w:id="1521" w:author="Dylan CHEN" w:date="2026-08-27T16:41:00Z" w16du:dateUtc="2026-08-27T08:41:00Z">
            <w:trPr>
              <w:jc w:val="center"/>
            </w:trPr>
          </w:trPrChange>
        </w:trPr>
        <w:tc>
          <w:tcPr>
            <w:tcW w:w="3690" w:type="dxa"/>
            <w:tcBorders>
              <w:top w:val="nil"/>
              <w:left w:val="nil"/>
              <w:bottom w:val="nil"/>
              <w:right w:val="nil"/>
            </w:tcBorders>
            <w:hideMark/>
            <w:tcPrChange w:id="1522" w:author="Dylan CHEN" w:date="2026-08-27T16:41:00Z" w16du:dateUtc="2026-08-27T08:41:00Z">
              <w:tcPr>
                <w:tcW w:w="3595" w:type="dxa"/>
                <w:tcBorders>
                  <w:top w:val="nil"/>
                  <w:left w:val="nil"/>
                  <w:bottom w:val="nil"/>
                  <w:right w:val="nil"/>
                </w:tcBorders>
                <w:hideMark/>
              </w:tcPr>
            </w:tcPrChange>
          </w:tcPr>
          <w:p w14:paraId="6965F4B6" w14:textId="6E3C7437" w:rsidR="00717310" w:rsidRPr="00015210" w:rsidRDefault="00717310" w:rsidP="00717310">
            <w:pPr>
              <w:jc w:val="center"/>
              <w:rPr>
                <w:color w:val="000000"/>
                <w:sz w:val="20"/>
                <w:szCs w:val="20"/>
              </w:rPr>
            </w:pPr>
            <w:r>
              <w:rPr>
                <w:color w:val="000000"/>
                <w:sz w:val="20"/>
                <w:szCs w:val="20"/>
              </w:rPr>
              <w:t xml:space="preserve">DV: </w:t>
            </w:r>
            <w:r w:rsidRPr="00015210">
              <w:rPr>
                <w:color w:val="000000"/>
                <w:sz w:val="20"/>
                <w:szCs w:val="20"/>
              </w:rPr>
              <w:t>Log(</w:t>
            </w:r>
            <w:ins w:id="1523" w:author="Dylan CHEN" w:date="2026-08-27T16:09:00Z" w16du:dateUtc="2026-08-27T08:09:00Z">
              <w:r w:rsidR="002E1246">
                <w:rPr>
                  <w:rFonts w:hint="eastAsia"/>
                  <w:color w:val="000000"/>
                  <w:sz w:val="20"/>
                  <w:szCs w:val="20"/>
                </w:rPr>
                <w:t xml:space="preserve">human </w:t>
              </w:r>
            </w:ins>
            <w:r w:rsidRPr="00015210">
              <w:rPr>
                <w:color w:val="000000"/>
                <w:sz w:val="20"/>
                <w:szCs w:val="20"/>
              </w:rPr>
              <w:t>answer number in 7 days)</w:t>
            </w:r>
          </w:p>
        </w:tc>
        <w:tc>
          <w:tcPr>
            <w:tcW w:w="2690" w:type="dxa"/>
            <w:tcBorders>
              <w:top w:val="nil"/>
              <w:left w:val="nil"/>
              <w:bottom w:val="nil"/>
              <w:right w:val="nil"/>
            </w:tcBorders>
            <w:noWrap/>
            <w:hideMark/>
            <w:tcPrChange w:id="1524" w:author="Dylan CHEN" w:date="2026-08-27T16:41:00Z" w16du:dateUtc="2026-08-27T08:41:00Z">
              <w:tcPr>
                <w:tcW w:w="2785" w:type="dxa"/>
                <w:gridSpan w:val="2"/>
                <w:tcBorders>
                  <w:top w:val="nil"/>
                  <w:left w:val="nil"/>
                  <w:bottom w:val="nil"/>
                  <w:right w:val="nil"/>
                </w:tcBorders>
                <w:noWrap/>
                <w:hideMark/>
              </w:tcPr>
            </w:tcPrChange>
          </w:tcPr>
          <w:p w14:paraId="0769D891"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difficult questions</w:t>
            </w:r>
          </w:p>
        </w:tc>
        <w:tc>
          <w:tcPr>
            <w:tcW w:w="2980" w:type="dxa"/>
            <w:tcBorders>
              <w:top w:val="nil"/>
              <w:left w:val="nil"/>
              <w:bottom w:val="nil"/>
              <w:right w:val="nil"/>
            </w:tcBorders>
            <w:noWrap/>
            <w:hideMark/>
            <w:tcPrChange w:id="1525" w:author="Dylan CHEN" w:date="2026-08-27T16:41:00Z" w16du:dateUtc="2026-08-27T08:41:00Z">
              <w:tcPr>
                <w:tcW w:w="2980" w:type="dxa"/>
                <w:tcBorders>
                  <w:top w:val="nil"/>
                  <w:left w:val="nil"/>
                  <w:bottom w:val="nil"/>
                  <w:right w:val="nil"/>
                </w:tcBorders>
                <w:noWrap/>
                <w:hideMark/>
              </w:tcPr>
            </w:tcPrChange>
          </w:tcPr>
          <w:p w14:paraId="02A5DC1D"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easy questions</w:t>
            </w:r>
          </w:p>
        </w:tc>
      </w:tr>
      <w:tr w:rsidR="00717310" w:rsidRPr="00015210" w14:paraId="61225E51" w14:textId="77777777" w:rsidTr="002E1246">
        <w:trPr>
          <w:jc w:val="center"/>
          <w:trPrChange w:id="1526" w:author="Dylan CHEN" w:date="2026-08-27T16:09:00Z" w16du:dateUtc="2026-08-27T08:09:00Z">
            <w:trPr>
              <w:jc w:val="center"/>
            </w:trPr>
          </w:trPrChange>
        </w:trPr>
        <w:tc>
          <w:tcPr>
            <w:tcW w:w="3690" w:type="dxa"/>
            <w:vMerge w:val="restart"/>
            <w:tcBorders>
              <w:top w:val="nil"/>
              <w:left w:val="nil"/>
              <w:bottom w:val="nil"/>
              <w:right w:val="nil"/>
            </w:tcBorders>
            <w:noWrap/>
            <w:hideMark/>
            <w:tcPrChange w:id="1527" w:author="Dylan CHEN" w:date="2026-08-27T16:09:00Z" w16du:dateUtc="2026-08-27T08:09:00Z">
              <w:tcPr>
                <w:tcW w:w="3595" w:type="dxa"/>
                <w:vMerge w:val="restart"/>
                <w:tcBorders>
                  <w:top w:val="nil"/>
                  <w:left w:val="nil"/>
                  <w:bottom w:val="nil"/>
                  <w:right w:val="nil"/>
                </w:tcBorders>
                <w:noWrap/>
                <w:hideMark/>
              </w:tcPr>
            </w:tcPrChange>
          </w:tcPr>
          <w:p w14:paraId="5462A214"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690" w:type="dxa"/>
            <w:tcBorders>
              <w:top w:val="nil"/>
              <w:left w:val="nil"/>
              <w:bottom w:val="nil"/>
              <w:right w:val="nil"/>
            </w:tcBorders>
            <w:noWrap/>
            <w:hideMark/>
            <w:tcPrChange w:id="1528" w:author="Dylan CHEN" w:date="2026-08-27T16:09:00Z" w16du:dateUtc="2026-08-27T08:09:00Z">
              <w:tcPr>
                <w:tcW w:w="2785" w:type="dxa"/>
                <w:gridSpan w:val="2"/>
                <w:tcBorders>
                  <w:top w:val="nil"/>
                  <w:left w:val="nil"/>
                  <w:bottom w:val="nil"/>
                  <w:right w:val="nil"/>
                </w:tcBorders>
                <w:noWrap/>
                <w:hideMark/>
              </w:tcPr>
            </w:tcPrChange>
          </w:tcPr>
          <w:p w14:paraId="66F0CB9B" w14:textId="77777777" w:rsidR="00717310" w:rsidRPr="00015210" w:rsidRDefault="00717310" w:rsidP="00717310">
            <w:pPr>
              <w:jc w:val="center"/>
              <w:rPr>
                <w:b/>
                <w:bCs/>
                <w:color w:val="000000"/>
                <w:sz w:val="20"/>
                <w:szCs w:val="20"/>
              </w:rPr>
            </w:pPr>
            <w:r w:rsidRPr="00015210">
              <w:rPr>
                <w:b/>
                <w:bCs/>
                <w:color w:val="000000"/>
                <w:sz w:val="20"/>
                <w:szCs w:val="20"/>
              </w:rPr>
              <w:t>0.282**</w:t>
            </w:r>
          </w:p>
        </w:tc>
        <w:tc>
          <w:tcPr>
            <w:tcW w:w="2980" w:type="dxa"/>
            <w:tcBorders>
              <w:top w:val="nil"/>
              <w:left w:val="nil"/>
              <w:bottom w:val="nil"/>
              <w:right w:val="nil"/>
            </w:tcBorders>
            <w:noWrap/>
            <w:hideMark/>
            <w:tcPrChange w:id="1529" w:author="Dylan CHEN" w:date="2026-08-27T16:09:00Z" w16du:dateUtc="2026-08-27T08:09:00Z">
              <w:tcPr>
                <w:tcW w:w="2980" w:type="dxa"/>
                <w:tcBorders>
                  <w:top w:val="nil"/>
                  <w:left w:val="nil"/>
                  <w:bottom w:val="nil"/>
                  <w:right w:val="nil"/>
                </w:tcBorders>
                <w:noWrap/>
                <w:hideMark/>
              </w:tcPr>
            </w:tcPrChange>
          </w:tcPr>
          <w:p w14:paraId="3EBFDA31" w14:textId="77777777" w:rsidR="00717310" w:rsidRPr="00015210" w:rsidRDefault="00717310" w:rsidP="00717310">
            <w:pPr>
              <w:jc w:val="center"/>
              <w:rPr>
                <w:color w:val="000000"/>
                <w:sz w:val="20"/>
                <w:szCs w:val="20"/>
              </w:rPr>
            </w:pPr>
            <w:r w:rsidRPr="00015210">
              <w:rPr>
                <w:color w:val="000000"/>
                <w:sz w:val="20"/>
                <w:szCs w:val="20"/>
              </w:rPr>
              <w:t>-0.046</w:t>
            </w:r>
          </w:p>
        </w:tc>
      </w:tr>
      <w:tr w:rsidR="00717310" w:rsidRPr="00015210" w14:paraId="1362E878" w14:textId="77777777" w:rsidTr="002E1246">
        <w:trPr>
          <w:jc w:val="center"/>
          <w:trPrChange w:id="1530" w:author="Dylan CHEN" w:date="2026-08-27T16:09:00Z" w16du:dateUtc="2026-08-27T08:09:00Z">
            <w:trPr>
              <w:jc w:val="center"/>
            </w:trPr>
          </w:trPrChange>
        </w:trPr>
        <w:tc>
          <w:tcPr>
            <w:tcW w:w="3690" w:type="dxa"/>
            <w:vMerge/>
            <w:tcBorders>
              <w:top w:val="nil"/>
              <w:left w:val="nil"/>
              <w:bottom w:val="nil"/>
              <w:right w:val="nil"/>
            </w:tcBorders>
            <w:hideMark/>
            <w:tcPrChange w:id="1531" w:author="Dylan CHEN" w:date="2026-08-27T16:09:00Z" w16du:dateUtc="2026-08-27T08:09:00Z">
              <w:tcPr>
                <w:tcW w:w="3595" w:type="dxa"/>
                <w:vMerge/>
                <w:tcBorders>
                  <w:top w:val="nil"/>
                  <w:left w:val="nil"/>
                  <w:bottom w:val="nil"/>
                  <w:right w:val="nil"/>
                </w:tcBorders>
                <w:hideMark/>
              </w:tcPr>
            </w:tcPrChange>
          </w:tcPr>
          <w:p w14:paraId="7E89456E"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Change w:id="1532" w:author="Dylan CHEN" w:date="2026-08-27T16:09:00Z" w16du:dateUtc="2026-08-27T08:09:00Z">
              <w:tcPr>
                <w:tcW w:w="2785" w:type="dxa"/>
                <w:gridSpan w:val="2"/>
                <w:tcBorders>
                  <w:top w:val="nil"/>
                  <w:left w:val="nil"/>
                  <w:bottom w:val="nil"/>
                  <w:right w:val="nil"/>
                </w:tcBorders>
                <w:noWrap/>
                <w:hideMark/>
              </w:tcPr>
            </w:tcPrChange>
          </w:tcPr>
          <w:p w14:paraId="73397E66" w14:textId="77777777" w:rsidR="00717310" w:rsidRPr="00015210" w:rsidRDefault="00717310" w:rsidP="00717310">
            <w:pPr>
              <w:jc w:val="center"/>
              <w:rPr>
                <w:b/>
                <w:bCs/>
                <w:color w:val="000000"/>
                <w:sz w:val="20"/>
                <w:szCs w:val="20"/>
              </w:rPr>
            </w:pPr>
            <w:r w:rsidRPr="00015210">
              <w:rPr>
                <w:b/>
                <w:bCs/>
                <w:color w:val="000000"/>
                <w:sz w:val="20"/>
                <w:szCs w:val="20"/>
              </w:rPr>
              <w:t>(0.099)</w:t>
            </w:r>
          </w:p>
        </w:tc>
        <w:tc>
          <w:tcPr>
            <w:tcW w:w="2980" w:type="dxa"/>
            <w:tcBorders>
              <w:top w:val="nil"/>
              <w:left w:val="nil"/>
              <w:bottom w:val="nil"/>
              <w:right w:val="nil"/>
            </w:tcBorders>
            <w:noWrap/>
            <w:hideMark/>
            <w:tcPrChange w:id="1533" w:author="Dylan CHEN" w:date="2026-08-27T16:09:00Z" w16du:dateUtc="2026-08-27T08:09:00Z">
              <w:tcPr>
                <w:tcW w:w="2980" w:type="dxa"/>
                <w:tcBorders>
                  <w:top w:val="nil"/>
                  <w:left w:val="nil"/>
                  <w:bottom w:val="nil"/>
                  <w:right w:val="nil"/>
                </w:tcBorders>
                <w:noWrap/>
                <w:hideMark/>
              </w:tcPr>
            </w:tcPrChange>
          </w:tcPr>
          <w:p w14:paraId="7FB30F67" w14:textId="77777777" w:rsidR="00717310" w:rsidRPr="00015210" w:rsidRDefault="00717310" w:rsidP="00717310">
            <w:pPr>
              <w:jc w:val="center"/>
              <w:rPr>
                <w:color w:val="000000"/>
                <w:sz w:val="20"/>
                <w:szCs w:val="20"/>
              </w:rPr>
            </w:pPr>
            <w:r w:rsidRPr="00015210">
              <w:rPr>
                <w:color w:val="000000"/>
                <w:sz w:val="20"/>
                <w:szCs w:val="20"/>
              </w:rPr>
              <w:t>(0.134)</w:t>
            </w:r>
          </w:p>
        </w:tc>
      </w:tr>
      <w:tr w:rsidR="00717310" w:rsidRPr="00015210" w14:paraId="50EB3A7D" w14:textId="77777777" w:rsidTr="002E1246">
        <w:trPr>
          <w:jc w:val="center"/>
          <w:trPrChange w:id="1534" w:author="Dylan CHEN" w:date="2026-08-27T16:09:00Z" w16du:dateUtc="2026-08-27T08:09:00Z">
            <w:trPr>
              <w:jc w:val="center"/>
            </w:trPr>
          </w:trPrChange>
        </w:trPr>
        <w:tc>
          <w:tcPr>
            <w:tcW w:w="3690" w:type="dxa"/>
            <w:vMerge w:val="restart"/>
            <w:tcBorders>
              <w:top w:val="nil"/>
              <w:left w:val="nil"/>
              <w:bottom w:val="nil"/>
              <w:right w:val="nil"/>
            </w:tcBorders>
            <w:noWrap/>
            <w:hideMark/>
            <w:tcPrChange w:id="1535" w:author="Dylan CHEN" w:date="2026-08-27T16:09:00Z" w16du:dateUtc="2026-08-27T08:09:00Z">
              <w:tcPr>
                <w:tcW w:w="3595" w:type="dxa"/>
                <w:vMerge w:val="restart"/>
                <w:tcBorders>
                  <w:top w:val="nil"/>
                  <w:left w:val="nil"/>
                  <w:bottom w:val="nil"/>
                  <w:right w:val="nil"/>
                </w:tcBorders>
                <w:noWrap/>
                <w:hideMark/>
              </w:tcPr>
            </w:tcPrChange>
          </w:tcPr>
          <w:p w14:paraId="547CF56C"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690" w:type="dxa"/>
            <w:tcBorders>
              <w:top w:val="nil"/>
              <w:left w:val="nil"/>
              <w:bottom w:val="nil"/>
              <w:right w:val="nil"/>
            </w:tcBorders>
            <w:noWrap/>
            <w:hideMark/>
            <w:tcPrChange w:id="1536" w:author="Dylan CHEN" w:date="2026-08-27T16:09:00Z" w16du:dateUtc="2026-08-27T08:09:00Z">
              <w:tcPr>
                <w:tcW w:w="2785" w:type="dxa"/>
                <w:gridSpan w:val="2"/>
                <w:tcBorders>
                  <w:top w:val="nil"/>
                  <w:left w:val="nil"/>
                  <w:bottom w:val="nil"/>
                  <w:right w:val="nil"/>
                </w:tcBorders>
                <w:noWrap/>
                <w:hideMark/>
              </w:tcPr>
            </w:tcPrChange>
          </w:tcPr>
          <w:p w14:paraId="58E0020E" w14:textId="77777777" w:rsidR="00717310" w:rsidRPr="00015210" w:rsidRDefault="00717310" w:rsidP="00717310">
            <w:pPr>
              <w:jc w:val="center"/>
              <w:rPr>
                <w:b/>
                <w:bCs/>
                <w:color w:val="000000"/>
                <w:sz w:val="20"/>
                <w:szCs w:val="20"/>
              </w:rPr>
            </w:pPr>
            <w:r w:rsidRPr="00015210">
              <w:rPr>
                <w:b/>
                <w:bCs/>
                <w:color w:val="000000"/>
                <w:sz w:val="20"/>
                <w:szCs w:val="20"/>
              </w:rPr>
              <w:t>-0.059***</w:t>
            </w:r>
          </w:p>
        </w:tc>
        <w:tc>
          <w:tcPr>
            <w:tcW w:w="2980" w:type="dxa"/>
            <w:tcBorders>
              <w:top w:val="nil"/>
              <w:left w:val="nil"/>
              <w:bottom w:val="nil"/>
              <w:right w:val="nil"/>
            </w:tcBorders>
            <w:noWrap/>
            <w:hideMark/>
            <w:tcPrChange w:id="1537" w:author="Dylan CHEN" w:date="2026-08-27T16:09:00Z" w16du:dateUtc="2026-08-27T08:09:00Z">
              <w:tcPr>
                <w:tcW w:w="2980" w:type="dxa"/>
                <w:tcBorders>
                  <w:top w:val="nil"/>
                  <w:left w:val="nil"/>
                  <w:bottom w:val="nil"/>
                  <w:right w:val="nil"/>
                </w:tcBorders>
                <w:noWrap/>
                <w:hideMark/>
              </w:tcPr>
            </w:tcPrChange>
          </w:tcPr>
          <w:p w14:paraId="24BBBA6A" w14:textId="77777777" w:rsidR="00717310" w:rsidRPr="00015210" w:rsidRDefault="00717310" w:rsidP="00717310">
            <w:pPr>
              <w:jc w:val="center"/>
              <w:rPr>
                <w:color w:val="000000"/>
                <w:sz w:val="20"/>
                <w:szCs w:val="20"/>
              </w:rPr>
            </w:pPr>
            <w:r w:rsidRPr="00015210">
              <w:rPr>
                <w:color w:val="000000"/>
                <w:sz w:val="20"/>
                <w:szCs w:val="20"/>
              </w:rPr>
              <w:t>-0.017</w:t>
            </w:r>
          </w:p>
        </w:tc>
      </w:tr>
      <w:tr w:rsidR="00717310" w:rsidRPr="00015210" w14:paraId="50162393" w14:textId="77777777" w:rsidTr="002E1246">
        <w:trPr>
          <w:jc w:val="center"/>
          <w:trPrChange w:id="1538" w:author="Dylan CHEN" w:date="2026-08-27T16:09:00Z" w16du:dateUtc="2026-08-27T08:09:00Z">
            <w:trPr>
              <w:jc w:val="center"/>
            </w:trPr>
          </w:trPrChange>
        </w:trPr>
        <w:tc>
          <w:tcPr>
            <w:tcW w:w="3690" w:type="dxa"/>
            <w:vMerge/>
            <w:tcBorders>
              <w:top w:val="nil"/>
              <w:left w:val="nil"/>
              <w:bottom w:val="nil"/>
              <w:right w:val="nil"/>
            </w:tcBorders>
            <w:hideMark/>
            <w:tcPrChange w:id="1539" w:author="Dylan CHEN" w:date="2026-08-27T16:09:00Z" w16du:dateUtc="2026-08-27T08:09:00Z">
              <w:tcPr>
                <w:tcW w:w="3595" w:type="dxa"/>
                <w:vMerge/>
                <w:tcBorders>
                  <w:top w:val="nil"/>
                  <w:left w:val="nil"/>
                  <w:bottom w:val="nil"/>
                  <w:right w:val="nil"/>
                </w:tcBorders>
                <w:hideMark/>
              </w:tcPr>
            </w:tcPrChange>
          </w:tcPr>
          <w:p w14:paraId="6B2FC046"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Change w:id="1540" w:author="Dylan CHEN" w:date="2026-08-27T16:09:00Z" w16du:dateUtc="2026-08-27T08:09:00Z">
              <w:tcPr>
                <w:tcW w:w="2785" w:type="dxa"/>
                <w:gridSpan w:val="2"/>
                <w:tcBorders>
                  <w:top w:val="nil"/>
                  <w:left w:val="nil"/>
                  <w:bottom w:val="nil"/>
                  <w:right w:val="nil"/>
                </w:tcBorders>
                <w:noWrap/>
                <w:hideMark/>
              </w:tcPr>
            </w:tcPrChange>
          </w:tcPr>
          <w:p w14:paraId="21F028BB" w14:textId="77777777" w:rsidR="00717310" w:rsidRPr="00015210" w:rsidRDefault="00717310" w:rsidP="00717310">
            <w:pPr>
              <w:jc w:val="center"/>
              <w:rPr>
                <w:b/>
                <w:bCs/>
                <w:color w:val="000000"/>
                <w:sz w:val="20"/>
                <w:szCs w:val="20"/>
              </w:rPr>
            </w:pPr>
            <w:r w:rsidRPr="00015210">
              <w:rPr>
                <w:b/>
                <w:bCs/>
                <w:color w:val="000000"/>
                <w:sz w:val="20"/>
                <w:szCs w:val="20"/>
              </w:rPr>
              <w:t>(0.017)</w:t>
            </w:r>
          </w:p>
        </w:tc>
        <w:tc>
          <w:tcPr>
            <w:tcW w:w="2980" w:type="dxa"/>
            <w:tcBorders>
              <w:top w:val="nil"/>
              <w:left w:val="nil"/>
              <w:bottom w:val="nil"/>
              <w:right w:val="nil"/>
            </w:tcBorders>
            <w:noWrap/>
            <w:hideMark/>
            <w:tcPrChange w:id="1541" w:author="Dylan CHEN" w:date="2026-08-27T16:09:00Z" w16du:dateUtc="2026-08-27T08:09:00Z">
              <w:tcPr>
                <w:tcW w:w="2980" w:type="dxa"/>
                <w:tcBorders>
                  <w:top w:val="nil"/>
                  <w:left w:val="nil"/>
                  <w:bottom w:val="nil"/>
                  <w:right w:val="nil"/>
                </w:tcBorders>
                <w:noWrap/>
                <w:hideMark/>
              </w:tcPr>
            </w:tcPrChange>
          </w:tcPr>
          <w:p w14:paraId="1557459C" w14:textId="77777777" w:rsidR="00717310" w:rsidRPr="00015210" w:rsidRDefault="00717310" w:rsidP="00717310">
            <w:pPr>
              <w:jc w:val="center"/>
              <w:rPr>
                <w:color w:val="000000"/>
                <w:sz w:val="20"/>
                <w:szCs w:val="20"/>
              </w:rPr>
            </w:pPr>
            <w:r w:rsidRPr="00015210">
              <w:rPr>
                <w:color w:val="000000"/>
                <w:sz w:val="20"/>
                <w:szCs w:val="20"/>
              </w:rPr>
              <w:t>(0.024)</w:t>
            </w:r>
          </w:p>
        </w:tc>
      </w:tr>
      <w:tr w:rsidR="00717310" w:rsidRPr="00015210" w14:paraId="27E9420D" w14:textId="77777777" w:rsidTr="002E1246">
        <w:trPr>
          <w:jc w:val="center"/>
          <w:trPrChange w:id="1542" w:author="Dylan CHEN" w:date="2026-08-27T16:09:00Z" w16du:dateUtc="2026-08-27T08:09:00Z">
            <w:trPr>
              <w:jc w:val="center"/>
            </w:trPr>
          </w:trPrChange>
        </w:trPr>
        <w:tc>
          <w:tcPr>
            <w:tcW w:w="3690" w:type="dxa"/>
            <w:vMerge w:val="restart"/>
            <w:tcBorders>
              <w:top w:val="nil"/>
              <w:left w:val="nil"/>
              <w:bottom w:val="single" w:sz="4" w:space="0" w:color="000000"/>
              <w:right w:val="nil"/>
            </w:tcBorders>
            <w:noWrap/>
            <w:hideMark/>
            <w:tcPrChange w:id="1543" w:author="Dylan CHEN" w:date="2026-08-27T16:09:00Z" w16du:dateUtc="2026-08-27T08:09:00Z">
              <w:tcPr>
                <w:tcW w:w="3595" w:type="dxa"/>
                <w:vMerge w:val="restart"/>
                <w:tcBorders>
                  <w:top w:val="nil"/>
                  <w:left w:val="nil"/>
                  <w:bottom w:val="single" w:sz="4" w:space="0" w:color="000000"/>
                  <w:right w:val="nil"/>
                </w:tcBorders>
                <w:noWrap/>
                <w:hideMark/>
              </w:tcPr>
            </w:tcPrChange>
          </w:tcPr>
          <w:p w14:paraId="7C5F9730"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690" w:type="dxa"/>
            <w:tcBorders>
              <w:top w:val="nil"/>
              <w:left w:val="nil"/>
              <w:bottom w:val="nil"/>
              <w:right w:val="nil"/>
            </w:tcBorders>
            <w:noWrap/>
            <w:hideMark/>
            <w:tcPrChange w:id="1544" w:author="Dylan CHEN" w:date="2026-08-27T16:09:00Z" w16du:dateUtc="2026-08-27T08:09:00Z">
              <w:tcPr>
                <w:tcW w:w="2785" w:type="dxa"/>
                <w:gridSpan w:val="2"/>
                <w:tcBorders>
                  <w:top w:val="nil"/>
                  <w:left w:val="nil"/>
                  <w:bottom w:val="nil"/>
                  <w:right w:val="nil"/>
                </w:tcBorders>
                <w:noWrap/>
                <w:hideMark/>
              </w:tcPr>
            </w:tcPrChange>
          </w:tcPr>
          <w:p w14:paraId="7A381601" w14:textId="77777777" w:rsidR="00717310" w:rsidRPr="00015210" w:rsidRDefault="00717310" w:rsidP="00717310">
            <w:pPr>
              <w:jc w:val="center"/>
              <w:rPr>
                <w:color w:val="000000"/>
                <w:sz w:val="20"/>
                <w:szCs w:val="20"/>
              </w:rPr>
            </w:pPr>
            <w:r w:rsidRPr="00015210">
              <w:rPr>
                <w:color w:val="000000"/>
                <w:sz w:val="20"/>
                <w:szCs w:val="20"/>
              </w:rPr>
              <w:t>0.002</w:t>
            </w:r>
          </w:p>
        </w:tc>
        <w:tc>
          <w:tcPr>
            <w:tcW w:w="2980" w:type="dxa"/>
            <w:tcBorders>
              <w:top w:val="nil"/>
              <w:left w:val="nil"/>
              <w:bottom w:val="nil"/>
              <w:right w:val="nil"/>
            </w:tcBorders>
            <w:noWrap/>
            <w:hideMark/>
            <w:tcPrChange w:id="1545" w:author="Dylan CHEN" w:date="2026-08-27T16:09:00Z" w16du:dateUtc="2026-08-27T08:09:00Z">
              <w:tcPr>
                <w:tcW w:w="2980" w:type="dxa"/>
                <w:tcBorders>
                  <w:top w:val="nil"/>
                  <w:left w:val="nil"/>
                  <w:bottom w:val="nil"/>
                  <w:right w:val="nil"/>
                </w:tcBorders>
                <w:noWrap/>
                <w:hideMark/>
              </w:tcPr>
            </w:tcPrChange>
          </w:tcPr>
          <w:p w14:paraId="54B11115" w14:textId="77777777" w:rsidR="00717310" w:rsidRPr="00015210" w:rsidRDefault="00717310" w:rsidP="00717310">
            <w:pPr>
              <w:jc w:val="center"/>
              <w:rPr>
                <w:color w:val="000000"/>
                <w:sz w:val="20"/>
                <w:szCs w:val="20"/>
              </w:rPr>
            </w:pPr>
            <w:r w:rsidRPr="00015210">
              <w:rPr>
                <w:color w:val="000000"/>
                <w:sz w:val="20"/>
                <w:szCs w:val="20"/>
              </w:rPr>
              <w:t>0.012</w:t>
            </w:r>
          </w:p>
        </w:tc>
      </w:tr>
      <w:tr w:rsidR="00717310" w:rsidRPr="00015210" w14:paraId="06882EF1" w14:textId="77777777" w:rsidTr="002E1246">
        <w:trPr>
          <w:jc w:val="center"/>
          <w:trPrChange w:id="1546" w:author="Dylan CHEN" w:date="2026-08-27T16:09:00Z" w16du:dateUtc="2026-08-27T08:09:00Z">
            <w:trPr>
              <w:jc w:val="center"/>
            </w:trPr>
          </w:trPrChange>
        </w:trPr>
        <w:tc>
          <w:tcPr>
            <w:tcW w:w="3690" w:type="dxa"/>
            <w:vMerge/>
            <w:tcBorders>
              <w:top w:val="nil"/>
              <w:left w:val="nil"/>
              <w:bottom w:val="single" w:sz="4" w:space="0" w:color="000000"/>
              <w:right w:val="nil"/>
            </w:tcBorders>
            <w:hideMark/>
            <w:tcPrChange w:id="1547" w:author="Dylan CHEN" w:date="2026-08-27T16:09:00Z" w16du:dateUtc="2026-08-27T08:09:00Z">
              <w:tcPr>
                <w:tcW w:w="3595" w:type="dxa"/>
                <w:vMerge/>
                <w:tcBorders>
                  <w:top w:val="nil"/>
                  <w:left w:val="nil"/>
                  <w:bottom w:val="single" w:sz="4" w:space="0" w:color="000000"/>
                  <w:right w:val="nil"/>
                </w:tcBorders>
                <w:hideMark/>
              </w:tcPr>
            </w:tcPrChange>
          </w:tcPr>
          <w:p w14:paraId="3A97A405" w14:textId="77777777" w:rsidR="00717310" w:rsidRPr="00015210" w:rsidRDefault="00717310" w:rsidP="00717310">
            <w:pPr>
              <w:rPr>
                <w:i/>
                <w:iCs/>
                <w:color w:val="000000"/>
                <w:sz w:val="20"/>
                <w:szCs w:val="20"/>
              </w:rPr>
            </w:pPr>
          </w:p>
        </w:tc>
        <w:tc>
          <w:tcPr>
            <w:tcW w:w="2690" w:type="dxa"/>
            <w:tcBorders>
              <w:top w:val="nil"/>
              <w:left w:val="nil"/>
              <w:bottom w:val="single" w:sz="4" w:space="0" w:color="auto"/>
              <w:right w:val="nil"/>
            </w:tcBorders>
            <w:noWrap/>
            <w:hideMark/>
            <w:tcPrChange w:id="1548" w:author="Dylan CHEN" w:date="2026-08-27T16:09:00Z" w16du:dateUtc="2026-08-27T08:09:00Z">
              <w:tcPr>
                <w:tcW w:w="2785" w:type="dxa"/>
                <w:gridSpan w:val="2"/>
                <w:tcBorders>
                  <w:top w:val="nil"/>
                  <w:left w:val="nil"/>
                  <w:bottom w:val="single" w:sz="4" w:space="0" w:color="auto"/>
                  <w:right w:val="nil"/>
                </w:tcBorders>
                <w:noWrap/>
                <w:hideMark/>
              </w:tcPr>
            </w:tcPrChange>
          </w:tcPr>
          <w:p w14:paraId="667C2F9A" w14:textId="77777777" w:rsidR="00717310" w:rsidRPr="00015210" w:rsidRDefault="00717310" w:rsidP="00717310">
            <w:pPr>
              <w:jc w:val="center"/>
              <w:rPr>
                <w:color w:val="000000"/>
                <w:sz w:val="20"/>
                <w:szCs w:val="20"/>
              </w:rPr>
            </w:pPr>
            <w:r w:rsidRPr="00015210">
              <w:rPr>
                <w:color w:val="000000"/>
                <w:sz w:val="20"/>
                <w:szCs w:val="20"/>
              </w:rPr>
              <w:t>(0.005)</w:t>
            </w:r>
          </w:p>
        </w:tc>
        <w:tc>
          <w:tcPr>
            <w:tcW w:w="2980" w:type="dxa"/>
            <w:tcBorders>
              <w:top w:val="nil"/>
              <w:left w:val="nil"/>
              <w:bottom w:val="single" w:sz="4" w:space="0" w:color="auto"/>
              <w:right w:val="nil"/>
            </w:tcBorders>
            <w:noWrap/>
            <w:hideMark/>
            <w:tcPrChange w:id="1549" w:author="Dylan CHEN" w:date="2026-08-27T16:09:00Z" w16du:dateUtc="2026-08-27T08:09:00Z">
              <w:tcPr>
                <w:tcW w:w="2980" w:type="dxa"/>
                <w:tcBorders>
                  <w:top w:val="nil"/>
                  <w:left w:val="nil"/>
                  <w:bottom w:val="single" w:sz="4" w:space="0" w:color="auto"/>
                  <w:right w:val="nil"/>
                </w:tcBorders>
                <w:noWrap/>
                <w:hideMark/>
              </w:tcPr>
            </w:tcPrChange>
          </w:tcPr>
          <w:p w14:paraId="453B1457" w14:textId="77777777" w:rsidR="00717310" w:rsidRPr="00015210" w:rsidRDefault="00717310" w:rsidP="00717310">
            <w:pPr>
              <w:jc w:val="center"/>
              <w:rPr>
                <w:color w:val="000000"/>
                <w:sz w:val="20"/>
                <w:szCs w:val="20"/>
              </w:rPr>
            </w:pPr>
            <w:r w:rsidRPr="00015210">
              <w:rPr>
                <w:color w:val="000000"/>
                <w:sz w:val="20"/>
                <w:szCs w:val="20"/>
              </w:rPr>
              <w:t>(0.008)</w:t>
            </w:r>
          </w:p>
        </w:tc>
      </w:tr>
      <w:tr w:rsidR="00717310" w:rsidRPr="00015210" w14:paraId="2B6F81AB" w14:textId="77777777" w:rsidTr="002E1246">
        <w:trPr>
          <w:jc w:val="center"/>
          <w:trPrChange w:id="1550" w:author="Dylan CHEN" w:date="2026-08-27T16:09:00Z" w16du:dateUtc="2026-08-27T08:09:00Z">
            <w:trPr>
              <w:jc w:val="center"/>
            </w:trPr>
          </w:trPrChange>
        </w:trPr>
        <w:tc>
          <w:tcPr>
            <w:tcW w:w="3690" w:type="dxa"/>
            <w:tcBorders>
              <w:top w:val="nil"/>
              <w:left w:val="nil"/>
              <w:bottom w:val="nil"/>
              <w:right w:val="nil"/>
            </w:tcBorders>
            <w:noWrap/>
            <w:hideMark/>
            <w:tcPrChange w:id="1551" w:author="Dylan CHEN" w:date="2026-08-27T16:09:00Z" w16du:dateUtc="2026-08-27T08:09:00Z">
              <w:tcPr>
                <w:tcW w:w="3595" w:type="dxa"/>
                <w:tcBorders>
                  <w:top w:val="nil"/>
                  <w:left w:val="nil"/>
                  <w:bottom w:val="nil"/>
                  <w:right w:val="nil"/>
                </w:tcBorders>
                <w:noWrap/>
                <w:hideMark/>
              </w:tcPr>
            </w:tcPrChange>
          </w:tcPr>
          <w:p w14:paraId="317D8528" w14:textId="77777777" w:rsidR="00717310" w:rsidRPr="00015210" w:rsidRDefault="00717310" w:rsidP="00717310">
            <w:pPr>
              <w:rPr>
                <w:color w:val="000000"/>
                <w:sz w:val="20"/>
                <w:szCs w:val="20"/>
              </w:rPr>
            </w:pPr>
            <w:r w:rsidRPr="00015210">
              <w:rPr>
                <w:color w:val="000000"/>
                <w:sz w:val="20"/>
                <w:szCs w:val="20"/>
              </w:rPr>
              <w:t>question controls</w:t>
            </w:r>
          </w:p>
        </w:tc>
        <w:tc>
          <w:tcPr>
            <w:tcW w:w="2690" w:type="dxa"/>
            <w:tcBorders>
              <w:top w:val="nil"/>
              <w:left w:val="nil"/>
              <w:bottom w:val="nil"/>
              <w:right w:val="nil"/>
            </w:tcBorders>
            <w:noWrap/>
            <w:hideMark/>
            <w:tcPrChange w:id="1552" w:author="Dylan CHEN" w:date="2026-08-27T16:09:00Z" w16du:dateUtc="2026-08-27T08:09:00Z">
              <w:tcPr>
                <w:tcW w:w="2785" w:type="dxa"/>
                <w:gridSpan w:val="2"/>
                <w:tcBorders>
                  <w:top w:val="nil"/>
                  <w:left w:val="nil"/>
                  <w:bottom w:val="nil"/>
                  <w:right w:val="nil"/>
                </w:tcBorders>
                <w:noWrap/>
                <w:hideMark/>
              </w:tcPr>
            </w:tcPrChange>
          </w:tcPr>
          <w:p w14:paraId="376A0C73"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1553" w:author="Dylan CHEN" w:date="2026-08-27T16:09:00Z" w16du:dateUtc="2026-08-27T08:09:00Z">
              <w:tcPr>
                <w:tcW w:w="2980" w:type="dxa"/>
                <w:tcBorders>
                  <w:top w:val="nil"/>
                  <w:left w:val="nil"/>
                  <w:bottom w:val="nil"/>
                  <w:right w:val="nil"/>
                </w:tcBorders>
                <w:noWrap/>
                <w:hideMark/>
              </w:tcPr>
            </w:tcPrChange>
          </w:tcPr>
          <w:p w14:paraId="7A6C651A"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72BD71A" w14:textId="77777777" w:rsidTr="002E1246">
        <w:trPr>
          <w:jc w:val="center"/>
          <w:trPrChange w:id="1554" w:author="Dylan CHEN" w:date="2026-08-27T16:09:00Z" w16du:dateUtc="2026-08-27T08:09:00Z">
            <w:trPr>
              <w:jc w:val="center"/>
            </w:trPr>
          </w:trPrChange>
        </w:trPr>
        <w:tc>
          <w:tcPr>
            <w:tcW w:w="3690" w:type="dxa"/>
            <w:tcBorders>
              <w:top w:val="nil"/>
              <w:left w:val="nil"/>
              <w:bottom w:val="nil"/>
              <w:right w:val="nil"/>
            </w:tcBorders>
            <w:noWrap/>
            <w:hideMark/>
            <w:tcPrChange w:id="1555" w:author="Dylan CHEN" w:date="2026-08-27T16:09:00Z" w16du:dateUtc="2026-08-27T08:09:00Z">
              <w:tcPr>
                <w:tcW w:w="3595" w:type="dxa"/>
                <w:tcBorders>
                  <w:top w:val="nil"/>
                  <w:left w:val="nil"/>
                  <w:bottom w:val="nil"/>
                  <w:right w:val="nil"/>
                </w:tcBorders>
                <w:noWrap/>
                <w:hideMark/>
              </w:tcPr>
            </w:tcPrChange>
          </w:tcPr>
          <w:p w14:paraId="6FCE5443" w14:textId="77777777" w:rsidR="00717310" w:rsidRPr="00015210" w:rsidRDefault="00717310" w:rsidP="00717310">
            <w:pPr>
              <w:rPr>
                <w:color w:val="000000"/>
                <w:sz w:val="20"/>
                <w:szCs w:val="20"/>
              </w:rPr>
            </w:pPr>
            <w:r w:rsidRPr="00015210">
              <w:rPr>
                <w:color w:val="000000"/>
                <w:sz w:val="20"/>
                <w:szCs w:val="20"/>
              </w:rPr>
              <w:t>questioner controls</w:t>
            </w:r>
          </w:p>
        </w:tc>
        <w:tc>
          <w:tcPr>
            <w:tcW w:w="2690" w:type="dxa"/>
            <w:tcBorders>
              <w:top w:val="nil"/>
              <w:left w:val="nil"/>
              <w:bottom w:val="nil"/>
              <w:right w:val="nil"/>
            </w:tcBorders>
            <w:noWrap/>
            <w:hideMark/>
            <w:tcPrChange w:id="1556" w:author="Dylan CHEN" w:date="2026-08-27T16:09:00Z" w16du:dateUtc="2026-08-27T08:09:00Z">
              <w:tcPr>
                <w:tcW w:w="2785" w:type="dxa"/>
                <w:gridSpan w:val="2"/>
                <w:tcBorders>
                  <w:top w:val="nil"/>
                  <w:left w:val="nil"/>
                  <w:bottom w:val="nil"/>
                  <w:right w:val="nil"/>
                </w:tcBorders>
                <w:noWrap/>
                <w:hideMark/>
              </w:tcPr>
            </w:tcPrChange>
          </w:tcPr>
          <w:p w14:paraId="598371B2"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1557" w:author="Dylan CHEN" w:date="2026-08-27T16:09:00Z" w16du:dateUtc="2026-08-27T08:09:00Z">
              <w:tcPr>
                <w:tcW w:w="2980" w:type="dxa"/>
                <w:tcBorders>
                  <w:top w:val="nil"/>
                  <w:left w:val="nil"/>
                  <w:bottom w:val="nil"/>
                  <w:right w:val="nil"/>
                </w:tcBorders>
                <w:noWrap/>
                <w:hideMark/>
              </w:tcPr>
            </w:tcPrChange>
          </w:tcPr>
          <w:p w14:paraId="22AD8DF6"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3C5523E" w14:textId="77777777" w:rsidTr="002E1246">
        <w:trPr>
          <w:jc w:val="center"/>
          <w:trPrChange w:id="1558" w:author="Dylan CHEN" w:date="2026-08-27T16:09:00Z" w16du:dateUtc="2026-08-27T08:09:00Z">
            <w:trPr>
              <w:jc w:val="center"/>
            </w:trPr>
          </w:trPrChange>
        </w:trPr>
        <w:tc>
          <w:tcPr>
            <w:tcW w:w="3690" w:type="dxa"/>
            <w:tcBorders>
              <w:top w:val="nil"/>
              <w:left w:val="nil"/>
              <w:bottom w:val="nil"/>
              <w:right w:val="nil"/>
            </w:tcBorders>
            <w:noWrap/>
            <w:hideMark/>
            <w:tcPrChange w:id="1559" w:author="Dylan CHEN" w:date="2026-08-27T16:09:00Z" w16du:dateUtc="2026-08-27T08:09:00Z">
              <w:tcPr>
                <w:tcW w:w="3595" w:type="dxa"/>
                <w:tcBorders>
                  <w:top w:val="nil"/>
                  <w:left w:val="nil"/>
                  <w:bottom w:val="nil"/>
                  <w:right w:val="nil"/>
                </w:tcBorders>
                <w:noWrap/>
                <w:hideMark/>
              </w:tcPr>
            </w:tcPrChange>
          </w:tcPr>
          <w:p w14:paraId="67E7FE3F" w14:textId="77777777" w:rsidR="00717310" w:rsidRPr="00015210" w:rsidRDefault="00717310" w:rsidP="00717310">
            <w:pPr>
              <w:rPr>
                <w:color w:val="000000"/>
                <w:sz w:val="20"/>
                <w:szCs w:val="20"/>
              </w:rPr>
            </w:pPr>
            <w:r w:rsidRPr="00015210">
              <w:rPr>
                <w:color w:val="000000"/>
                <w:sz w:val="20"/>
                <w:szCs w:val="20"/>
              </w:rPr>
              <w:t>question timing FE</w:t>
            </w:r>
          </w:p>
        </w:tc>
        <w:tc>
          <w:tcPr>
            <w:tcW w:w="2690" w:type="dxa"/>
            <w:tcBorders>
              <w:top w:val="nil"/>
              <w:left w:val="nil"/>
              <w:bottom w:val="nil"/>
              <w:right w:val="nil"/>
            </w:tcBorders>
            <w:noWrap/>
            <w:hideMark/>
            <w:tcPrChange w:id="1560" w:author="Dylan CHEN" w:date="2026-08-27T16:09:00Z" w16du:dateUtc="2026-08-27T08:09:00Z">
              <w:tcPr>
                <w:tcW w:w="2785" w:type="dxa"/>
                <w:gridSpan w:val="2"/>
                <w:tcBorders>
                  <w:top w:val="nil"/>
                  <w:left w:val="nil"/>
                  <w:bottom w:val="nil"/>
                  <w:right w:val="nil"/>
                </w:tcBorders>
                <w:noWrap/>
                <w:hideMark/>
              </w:tcPr>
            </w:tcPrChange>
          </w:tcPr>
          <w:p w14:paraId="4A11B631"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1561" w:author="Dylan CHEN" w:date="2026-08-27T16:09:00Z" w16du:dateUtc="2026-08-27T08:09:00Z">
              <w:tcPr>
                <w:tcW w:w="2980" w:type="dxa"/>
                <w:tcBorders>
                  <w:top w:val="nil"/>
                  <w:left w:val="nil"/>
                  <w:bottom w:val="nil"/>
                  <w:right w:val="nil"/>
                </w:tcBorders>
                <w:noWrap/>
                <w:hideMark/>
              </w:tcPr>
            </w:tcPrChange>
          </w:tcPr>
          <w:p w14:paraId="24874095"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A4D7782" w14:textId="77777777" w:rsidTr="002E1246">
        <w:trPr>
          <w:jc w:val="center"/>
          <w:trPrChange w:id="1562" w:author="Dylan CHEN" w:date="2026-08-27T16:09:00Z" w16du:dateUtc="2026-08-27T08:09:00Z">
            <w:trPr>
              <w:jc w:val="center"/>
            </w:trPr>
          </w:trPrChange>
        </w:trPr>
        <w:tc>
          <w:tcPr>
            <w:tcW w:w="3690" w:type="dxa"/>
            <w:tcBorders>
              <w:top w:val="nil"/>
              <w:left w:val="nil"/>
              <w:bottom w:val="single" w:sz="4" w:space="0" w:color="auto"/>
              <w:right w:val="nil"/>
            </w:tcBorders>
            <w:noWrap/>
            <w:hideMark/>
            <w:tcPrChange w:id="1563" w:author="Dylan CHEN" w:date="2026-08-27T16:09:00Z" w16du:dateUtc="2026-08-27T08:09:00Z">
              <w:tcPr>
                <w:tcW w:w="3595" w:type="dxa"/>
                <w:tcBorders>
                  <w:top w:val="nil"/>
                  <w:left w:val="nil"/>
                  <w:bottom w:val="single" w:sz="4" w:space="0" w:color="auto"/>
                  <w:right w:val="nil"/>
                </w:tcBorders>
                <w:noWrap/>
                <w:hideMark/>
              </w:tcPr>
            </w:tcPrChange>
          </w:tcPr>
          <w:p w14:paraId="73F1049D" w14:textId="77777777" w:rsidR="00717310" w:rsidRPr="00015210" w:rsidRDefault="00717310" w:rsidP="00717310">
            <w:pPr>
              <w:rPr>
                <w:color w:val="000000"/>
                <w:sz w:val="20"/>
                <w:szCs w:val="20"/>
              </w:rPr>
            </w:pPr>
            <w:r w:rsidRPr="00015210">
              <w:rPr>
                <w:color w:val="000000"/>
                <w:sz w:val="20"/>
                <w:szCs w:val="20"/>
              </w:rPr>
              <w:t>N</w:t>
            </w:r>
          </w:p>
        </w:tc>
        <w:tc>
          <w:tcPr>
            <w:tcW w:w="2690" w:type="dxa"/>
            <w:tcBorders>
              <w:top w:val="nil"/>
              <w:left w:val="nil"/>
              <w:bottom w:val="single" w:sz="4" w:space="0" w:color="auto"/>
              <w:right w:val="nil"/>
            </w:tcBorders>
            <w:noWrap/>
            <w:hideMark/>
            <w:tcPrChange w:id="1564" w:author="Dylan CHEN" w:date="2026-08-27T16:09:00Z" w16du:dateUtc="2026-08-27T08:09:00Z">
              <w:tcPr>
                <w:tcW w:w="2785" w:type="dxa"/>
                <w:gridSpan w:val="2"/>
                <w:tcBorders>
                  <w:top w:val="nil"/>
                  <w:left w:val="nil"/>
                  <w:bottom w:val="single" w:sz="4" w:space="0" w:color="auto"/>
                  <w:right w:val="nil"/>
                </w:tcBorders>
                <w:noWrap/>
                <w:hideMark/>
              </w:tcPr>
            </w:tcPrChange>
          </w:tcPr>
          <w:p w14:paraId="004AF10D" w14:textId="77777777" w:rsidR="00717310" w:rsidRPr="00015210" w:rsidRDefault="00717310" w:rsidP="00717310">
            <w:pPr>
              <w:jc w:val="center"/>
              <w:rPr>
                <w:color w:val="000000"/>
                <w:sz w:val="20"/>
                <w:szCs w:val="20"/>
              </w:rPr>
            </w:pPr>
            <w:r w:rsidRPr="00015210">
              <w:rPr>
                <w:color w:val="000000"/>
                <w:sz w:val="20"/>
                <w:szCs w:val="20"/>
              </w:rPr>
              <w:t>2,377</w:t>
            </w:r>
          </w:p>
        </w:tc>
        <w:tc>
          <w:tcPr>
            <w:tcW w:w="2980" w:type="dxa"/>
            <w:tcBorders>
              <w:top w:val="nil"/>
              <w:left w:val="nil"/>
              <w:bottom w:val="single" w:sz="4" w:space="0" w:color="auto"/>
              <w:right w:val="nil"/>
            </w:tcBorders>
            <w:noWrap/>
            <w:hideMark/>
            <w:tcPrChange w:id="1565" w:author="Dylan CHEN" w:date="2026-08-27T16:09:00Z" w16du:dateUtc="2026-08-27T08:09:00Z">
              <w:tcPr>
                <w:tcW w:w="2980" w:type="dxa"/>
                <w:tcBorders>
                  <w:top w:val="nil"/>
                  <w:left w:val="nil"/>
                  <w:bottom w:val="single" w:sz="4" w:space="0" w:color="auto"/>
                  <w:right w:val="nil"/>
                </w:tcBorders>
                <w:noWrap/>
                <w:hideMark/>
              </w:tcPr>
            </w:tcPrChange>
          </w:tcPr>
          <w:p w14:paraId="560E367F" w14:textId="77777777" w:rsidR="00717310" w:rsidRPr="00015210" w:rsidRDefault="00717310" w:rsidP="00717310">
            <w:pPr>
              <w:jc w:val="center"/>
              <w:rPr>
                <w:color w:val="000000"/>
                <w:sz w:val="20"/>
                <w:szCs w:val="20"/>
              </w:rPr>
            </w:pPr>
            <w:r w:rsidRPr="00015210">
              <w:rPr>
                <w:color w:val="000000"/>
                <w:sz w:val="20"/>
                <w:szCs w:val="20"/>
              </w:rPr>
              <w:t>1,235</w:t>
            </w:r>
          </w:p>
        </w:tc>
      </w:tr>
    </w:tbl>
    <w:p w14:paraId="59F24999" w14:textId="78F31601" w:rsidR="00C1485A" w:rsidRPr="00015210" w:rsidRDefault="00C1485A" w:rsidP="00C1485A">
      <w:pPr>
        <w:pStyle w:val="Notes"/>
      </w:pPr>
      <w:r w:rsidRPr="00596C3A">
        <w:rPr>
          <w:rPrChange w:id="1566" w:author="Dylan CHEN" w:date="2026-08-30T09:46:00Z" w16du:dateUtc="2026-08-30T01:46:00Z">
            <w:rPr>
              <w:i/>
              <w:iCs/>
            </w:rPr>
          </w:rPrChange>
        </w:rPr>
        <w:t>Notes.</w:t>
      </w:r>
      <w:r w:rsidRPr="00015210">
        <w:t xml:space="preserve"> </w:t>
      </w:r>
      <w:ins w:id="1567" w:author="Dylan CHEN" w:date="2026-08-30T09:46:00Z" w16du:dateUtc="2026-08-30T01:46:00Z">
        <w:r w:rsidR="00596C3A">
          <w:rPr>
            <w:rFonts w:hint="eastAsia"/>
          </w:rPr>
          <w:t xml:space="preserve">1. </w:t>
        </w:r>
      </w:ins>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ins w:id="1568" w:author="Dylan CHEN" w:date="2026-08-30T09:46:00Z" w16du:dateUtc="2026-08-30T01:46:00Z">
        <w:r w:rsidR="00596C3A">
          <w:br/>
        </w:r>
        <w:r w:rsidR="00596C3A">
          <w:rPr>
            <w:rFonts w:hint="eastAsia"/>
          </w:rPr>
          <w:t xml:space="preserve">2, </w:t>
        </w:r>
      </w:ins>
      <w:r w:rsidRPr="00015210">
        <w:t xml:space="preserve">Questions are split at the </w:t>
      </w:r>
      <w:r w:rsidR="00CA6948" w:rsidRPr="00015210">
        <w:t>mean</w:t>
      </w:r>
      <w:r w:rsidRPr="00015210">
        <w:t xml:space="preserve"> of the difficulty score. Splitting at the </w:t>
      </w:r>
      <w:r w:rsidR="00CA6948" w:rsidRPr="00015210">
        <w:t>median</w:t>
      </w:r>
      <w:r w:rsidRPr="00015210">
        <w:t xml:space="preserve"> produces similar results.</w:t>
      </w:r>
    </w:p>
    <w:p w14:paraId="50620180" w14:textId="2DA031EB" w:rsidR="00625971" w:rsidRPr="0049010E" w:rsidRDefault="00C1485A" w:rsidP="0049010E">
      <w:pPr>
        <w:pStyle w:val="Heading3"/>
      </w:pPr>
      <w:bookmarkStart w:id="1569" w:name="OLE_LINK17"/>
      <w:r w:rsidRPr="0049010E">
        <w:t>Why Length Reduces Contribution (H2)</w:t>
      </w:r>
    </w:p>
    <w:p w14:paraId="2730E6EF" w14:textId="32B83FFA" w:rsidR="00625971" w:rsidRPr="00BF6686" w:rsidRDefault="00625971" w:rsidP="00625971">
      <w:pPr>
        <w:pStyle w:val="Paragraph0"/>
      </w:pPr>
      <w:r w:rsidRPr="00BF6686">
        <w:t>The length slope shows that as the AI answer gets longer, its presence under the question becomes more of a deterrent to human contribution. In our theoretical development</w:t>
      </w:r>
      <w:ins w:id="1570" w:author="Dylan CHEN" w:date="2026-08-30T09:46:00Z" w16du:dateUtc="2026-08-30T01:46:00Z">
        <w:r w:rsidR="00596C3A">
          <w:rPr>
            <w:rFonts w:hint="eastAsia"/>
          </w:rPr>
          <w:t>,</w:t>
        </w:r>
      </w:ins>
      <w:r w:rsidRPr="00BF6686">
        <w:t xml:space="preserve"> we argued that </w:t>
      </w:r>
      <w:r>
        <w:rPr>
          <w:rFonts w:hint="eastAsia"/>
        </w:rPr>
        <w:t>human answerers treat</w:t>
      </w:r>
      <w:r w:rsidRPr="00BF6686">
        <w:t xml:space="preserve"> length as a </w:t>
      </w:r>
      <w:r>
        <w:rPr>
          <w:rFonts w:hint="eastAsia"/>
        </w:rPr>
        <w:t>proxy</w:t>
      </w:r>
      <w:r w:rsidRPr="00BF6686">
        <w:t xml:space="preserve"> for coverage</w:t>
      </w:r>
      <w:r>
        <w:rPr>
          <w:rFonts w:hint="eastAsia"/>
        </w:rPr>
        <w:t xml:space="preserve"> (i.e., </w:t>
      </w:r>
      <w:r w:rsidRPr="00BF6686">
        <w:t xml:space="preserve">how much ground the </w:t>
      </w:r>
      <w:r>
        <w:rPr>
          <w:rFonts w:hint="eastAsia"/>
        </w:rPr>
        <w:t xml:space="preserve">AI </w:t>
      </w:r>
      <w:r w:rsidRPr="00BF6686">
        <w:t>answer</w:t>
      </w:r>
      <w:r>
        <w:rPr>
          <w:rFonts w:hint="eastAsia"/>
        </w:rPr>
        <w:t xml:space="preserve"> </w:t>
      </w:r>
      <w:r w:rsidRPr="00BF6686">
        <w:t>addresses</w:t>
      </w:r>
      <w:r>
        <w:rPr>
          <w:rFonts w:hint="eastAsia"/>
        </w:rPr>
        <w:t>)</w:t>
      </w:r>
      <w:r w:rsidRPr="00BF6686">
        <w:t>, and stay out when little untouched ground appears to be left. This section probes that account against the most natural alternative.</w:t>
      </w:r>
    </w:p>
    <w:p w14:paraId="1A181B85" w14:textId="77777777" w:rsidR="00625971" w:rsidRDefault="00625971" w:rsidP="00625971">
      <w:pPr>
        <w:pStyle w:val="Paragraph0"/>
      </w:pPr>
      <w:r w:rsidRPr="00BF6686">
        <w:t>The alternative is that length proxies for quality rather than coverage</w:t>
      </w:r>
      <w:r>
        <w:t>.</w:t>
      </w:r>
      <w:r w:rsidRPr="00BF6686">
        <w:t xml:space="preserve"> </w:t>
      </w:r>
      <w:r>
        <w:t>A</w:t>
      </w:r>
      <w:r w:rsidRPr="00BF6686">
        <w:t xml:space="preserve"> longer answer seems more thorough and authoritative, </w:t>
      </w:r>
      <w:r>
        <w:t>which signals</w:t>
      </w:r>
      <w:r w:rsidRPr="00BF6686">
        <w:t xml:space="preserve"> a high bar that would be hard to outperform. Both accounts are consistent with the competition lens and both work through length. </w:t>
      </w:r>
    </w:p>
    <w:p w14:paraId="29E475BD" w14:textId="023065B1" w:rsidR="00625971" w:rsidRDefault="00625971" w:rsidP="00625971">
      <w:pPr>
        <w:pStyle w:val="Paragraph0"/>
      </w:pPr>
      <w:r w:rsidRPr="00BF6686">
        <w:t xml:space="preserve">The fast nature of the entry decision favors coverage. Length is plausibly informative about </w:t>
      </w:r>
      <w:r w:rsidRPr="00BF6686">
        <w:lastRenderedPageBreak/>
        <w:t>coverage</w:t>
      </w:r>
      <w:ins w:id="1571" w:author="Prof. LIU Ben" w:date="2026-08-30T01:05:00Z" w16du:dateUtc="2026-08-29T17:05:00Z">
        <w:r w:rsidR="00E02DA9">
          <w:rPr>
            <w:rFonts w:hint="eastAsia"/>
          </w:rPr>
          <w:t xml:space="preserve">. </w:t>
        </w:r>
      </w:ins>
      <w:del w:id="1572" w:author="Prof. LIU Ben" w:date="2026-08-30T01:05:00Z" w16du:dateUtc="2026-08-29T17:05:00Z">
        <w:r w:rsidRPr="00BF6686" w:rsidDel="00E02DA9">
          <w:delText xml:space="preserve">: </w:delText>
        </w:r>
      </w:del>
      <w:ins w:id="1573" w:author="Prof. LIU Ben" w:date="2026-08-30T01:05:00Z" w16du:dateUtc="2026-08-29T17:05:00Z">
        <w:r w:rsidR="00E02DA9">
          <w:rPr>
            <w:rFonts w:hint="eastAsia"/>
          </w:rPr>
          <w:t>A</w:t>
        </w:r>
      </w:ins>
      <w:del w:id="1574" w:author="Prof. LIU Ben" w:date="2026-08-30T01:05:00Z" w16du:dateUtc="2026-08-29T17:05:00Z">
        <w:r w:rsidRPr="00BF6686" w:rsidDel="00E02DA9">
          <w:delText>a</w:delText>
        </w:r>
      </w:del>
      <w:r w:rsidRPr="00BF6686">
        <w:t xml:space="preserve"> longer, more heavily itemized answer looks like it touches more distinct points. </w:t>
      </w:r>
      <w:r>
        <w:rPr>
          <w:rFonts w:hint="eastAsia"/>
        </w:rPr>
        <w:t>However, i</w:t>
      </w:r>
      <w:r w:rsidRPr="00BF6686">
        <w:t>t is uninformative about quality, which can be judged only through the careful reading that a fast entry decision does not involve. An answerer glancing at length can form an impression of how much ground is covered, but not of whether that ground is covered correctly. This yields separable predictions. If length proxies for coverage, then actual coverage should carry the deterrent, and accounting for it should absorb the length effect; if length proxies for quality, then actual quality should do so.</w:t>
      </w:r>
    </w:p>
    <w:p w14:paraId="3C85A4E2" w14:textId="77777777" w:rsidR="00625971" w:rsidRPr="00BF6686" w:rsidRDefault="00625971" w:rsidP="00625971">
      <w:pPr>
        <w:pStyle w:val="Paragraph0"/>
      </w:pPr>
      <w:r w:rsidRPr="00BF6686">
        <w:t xml:space="preserve">Our main results already speak against the </w:t>
      </w:r>
      <w:r>
        <w:rPr>
          <w:rFonts w:hint="eastAsia"/>
        </w:rPr>
        <w:t>proxy for quality explanation</w:t>
      </w:r>
      <w:r w:rsidRPr="00BF6686">
        <w:t xml:space="preserve">. The actual quality of the AI answer is not associated with the entry decision; if answerers were using length to proxy for quality, higher actual quality would be linked to less entry, and it is not. We then test the </w:t>
      </w:r>
      <w:r>
        <w:rPr>
          <w:rFonts w:hint="eastAsia"/>
        </w:rPr>
        <w:t xml:space="preserve">proxy for </w:t>
      </w:r>
      <w:r w:rsidRPr="00BF6686">
        <w:t xml:space="preserve">coverage </w:t>
      </w:r>
      <w:r>
        <w:rPr>
          <w:rFonts w:hint="eastAsia"/>
        </w:rPr>
        <w:t>account</w:t>
      </w:r>
      <w:r w:rsidRPr="00BF6686">
        <w:t xml:space="preserve"> directly, measuring </w:t>
      </w:r>
      <w:r>
        <w:rPr>
          <w:rFonts w:hint="eastAsia"/>
        </w:rPr>
        <w:t xml:space="preserve">the AI answer </w:t>
      </w:r>
      <w:r w:rsidRPr="00BF6686">
        <w:t>coverage as the count of distinct points the answer lays out.</w:t>
      </w:r>
    </w:p>
    <w:p w14:paraId="6E13480B" w14:textId="4569E748" w:rsidR="00625971" w:rsidRPr="00BF6686" w:rsidRDefault="00625971" w:rsidP="00625971">
      <w:pPr>
        <w:pStyle w:val="Paragraph0"/>
      </w:pPr>
      <w:r w:rsidRPr="00BF6686">
        <w:t xml:space="preserve">Table 11 sets out the logic. </w:t>
      </w:r>
      <w:r w:rsidRPr="00325599">
        <w:t xml:space="preserve">Columns 1 and 2 reproduce our main results. </w:t>
      </w:r>
      <w:r w:rsidRPr="00BF6686">
        <w:t xml:space="preserve">Column 1 includes only the interaction with length, which is negative and significant (−0.044, p&lt;0.01). Column 2 adds the interaction with quality. If length were a proxy for quality, accounting for quality should absorb the length effect; instead the length interaction is essentially unchanged (−0.046, p&lt;0.001) and the quality interaction is insignificant, so length is not standing in for quality. Column 3 adds the interaction with coverage. Here the length interaction falls in magnitude and to </w:t>
      </w:r>
      <w:ins w:id="1575" w:author="Prof. LIU Ben" w:date="2026-08-30T01:07:00Z" w16du:dateUtc="2026-08-29T17:07:00Z">
        <w:r w:rsidR="00BB236B">
          <w:rPr>
            <w:rFonts w:hint="eastAsia"/>
          </w:rPr>
          <w:t>non</w:t>
        </w:r>
      </w:ins>
      <w:del w:id="1576" w:author="Prof. LIU Ben" w:date="2026-08-30T01:07:00Z" w16du:dateUtc="2026-08-29T17:07:00Z">
        <w:r w:rsidRPr="00BF6686" w:rsidDel="00BB236B">
          <w:delText xml:space="preserve">marginal </w:delText>
        </w:r>
      </w:del>
      <w:r w:rsidRPr="00BF6686">
        <w:t xml:space="preserve">significance (−0.028, p&lt;0.1) </w:t>
      </w:r>
      <w:r>
        <w:rPr>
          <w:rFonts w:hint="eastAsia"/>
        </w:rPr>
        <w:t>and</w:t>
      </w:r>
      <w:r w:rsidRPr="00BF6686">
        <w:t xml:space="preserve"> coverage is negative and significant (−0.007, p&lt;0.05). This is what it looks like for a proxy to be resolved: once the quantity that length stands in for is measured, the deterrent attaches to that quantity, and length</w:t>
      </w:r>
      <w:r>
        <w:t>’</w:t>
      </w:r>
      <w:r w:rsidRPr="00BF6686">
        <w:t>s own coefficient absorbs into it. Length deters because answerers use it as a proxy for coverage.</w:t>
      </w:r>
    </w:p>
    <w:p w14:paraId="74BFB4F2" w14:textId="70F8A646" w:rsidR="00625971" w:rsidRPr="00BF6686" w:rsidRDefault="00625971" w:rsidP="00625971">
      <w:pPr>
        <w:pStyle w:val="Paragraph0"/>
      </w:pPr>
      <w:r w:rsidRPr="00BF6686">
        <w:t xml:space="preserve">One might ask whether length and coverage are simply the same quantity measured twice, </w:t>
      </w:r>
      <w:r w:rsidRPr="00BF6686">
        <w:lastRenderedPageBreak/>
        <w:t>which would make the test vacuous. They are not: their correlation is only moderate (</w:t>
      </w:r>
      <w:ins w:id="1577" w:author="Prof. LIU Ben" w:date="2026-08-30T01:08:00Z" w16du:dateUtc="2026-08-29T17:08:00Z">
        <w:r w:rsidR="00BB236B">
          <w:rPr>
            <w:rFonts w:hint="eastAsia"/>
          </w:rPr>
          <w:t xml:space="preserve">correlation = </w:t>
        </w:r>
      </w:ins>
      <w:del w:id="1578" w:author="Dylan CHEN" w:date="2026-08-27T21:27:00Z" w16du:dateUtc="2026-08-27T13:27:00Z">
        <w:r w:rsidRPr="00BF6686" w:rsidDel="00625971">
          <w:rPr>
            <w:highlight w:val="yellow"/>
          </w:rPr>
          <w:delText>[X]</w:delText>
        </w:r>
      </w:del>
      <w:ins w:id="1579" w:author="Dylan CHEN" w:date="2026-08-27T21:27:00Z" w16du:dateUtc="2026-08-27T13:27:00Z">
        <w:r>
          <w:rPr>
            <w:rFonts w:hint="eastAsia"/>
          </w:rPr>
          <w:t>0.448</w:t>
        </w:r>
      </w:ins>
      <w:r w:rsidRPr="00BF6686">
        <w:t>), because AI answers can be padded with filler or repetition that adds length without adding ground. This has two implications. First, it is what makes the test informative; if length and coverage moved in lockstep, no test could reveal which quantity the answerer is proxying for. Second, the asymmetry is why length proxies for coverage rather than quality: at a glance, length remains a positive, if imperfect, indicator of how much ground is covered, whereas it says nothing about whether that ground is covered correctly. The answerer glances at how far the answer runs, and given the structured format of these AI answers, that glance stands in for roughly how much has already been said.</w:t>
      </w:r>
    </w:p>
    <w:p w14:paraId="4DE7AF78" w14:textId="2DEB369E" w:rsidR="00C1485A" w:rsidRPr="00015210" w:rsidRDefault="00C1485A" w:rsidP="00C1485A">
      <w:pPr>
        <w:pStyle w:val="TableFiguretitle"/>
      </w:pPr>
      <w:r w:rsidRPr="00015210">
        <w:t>Table 1</w:t>
      </w:r>
      <w:r w:rsidR="00717310">
        <w:t>1</w:t>
      </w:r>
      <w:r w:rsidRPr="00015210">
        <w:t xml:space="preserve">. </w:t>
      </w:r>
      <w:ins w:id="1580" w:author="Dylan CHEN" w:date="2026-08-27T16:43:00Z" w16du:dateUtc="2026-08-27T08:43:00Z">
        <w:r w:rsidR="00AA69A0" w:rsidRPr="00AA69A0">
          <w:t xml:space="preserve">Why </w:t>
        </w:r>
        <w:r w:rsidR="00AA69A0">
          <w:rPr>
            <w:rFonts w:hint="eastAsia"/>
          </w:rPr>
          <w:t>l</w:t>
        </w:r>
        <w:r w:rsidR="00AA69A0" w:rsidRPr="00AA69A0">
          <w:t xml:space="preserve">ength </w:t>
        </w:r>
        <w:r w:rsidR="00AA69A0">
          <w:rPr>
            <w:rFonts w:hint="eastAsia"/>
          </w:rPr>
          <w:t>r</w:t>
        </w:r>
        <w:r w:rsidR="00AA69A0" w:rsidRPr="00AA69A0">
          <w:t>educe</w:t>
        </w:r>
      </w:ins>
      <w:ins w:id="1581" w:author="Dylan CHEN" w:date="2026-08-27T16:44:00Z" w16du:dateUtc="2026-08-27T08:44:00Z">
        <w:r w:rsidR="00AA69A0">
          <w:rPr>
            <w:rFonts w:hint="eastAsia"/>
          </w:rPr>
          <w:t>s</w:t>
        </w:r>
      </w:ins>
      <w:ins w:id="1582" w:author="Dylan CHEN" w:date="2026-08-27T16:43:00Z" w16du:dateUtc="2026-08-27T08:43:00Z">
        <w:r w:rsidR="00AA69A0" w:rsidRPr="00AA69A0">
          <w:t xml:space="preserve"> </w:t>
        </w:r>
        <w:r w:rsidR="00AA69A0">
          <w:rPr>
            <w:rFonts w:hint="eastAsia"/>
          </w:rPr>
          <w:t>answer supply</w:t>
        </w:r>
        <w:del w:id="1583" w:author="Prof. LIU Ben" w:date="2026-08-30T01:10:00Z" w16du:dateUtc="2026-08-29T17:10:00Z">
          <w:r w:rsidR="00AA69A0" w:rsidDel="00BB236B">
            <w:rPr>
              <w:rFonts w:hint="eastAsia"/>
            </w:rPr>
            <w:delText>?</w:delText>
          </w:r>
        </w:del>
      </w:ins>
      <w:del w:id="1584" w:author="Dylan CHEN" w:date="2026-08-27T16:44:00Z" w16du:dateUtc="2026-08-27T08:44:00Z">
        <w:r w:rsidRPr="00015210" w:rsidDel="00AA69A0">
          <w:delText>The role of answer coverage</w:delText>
        </w:r>
      </w:del>
      <w:r w:rsidRPr="00015210">
        <w:t xml:space="preserve"> (</w:t>
      </w:r>
      <w:ins w:id="1585" w:author="Dylan CHEN" w:date="2026-08-27T16:43:00Z" w16du:dateUtc="2026-08-27T08:43:00Z">
        <w:r w:rsidR="00AA69A0">
          <w:rPr>
            <w:rFonts w:hint="eastAsia"/>
          </w:rPr>
          <w:t xml:space="preserve">for </w:t>
        </w:r>
      </w:ins>
      <w:r w:rsidRPr="00015210">
        <w:t>H2)</w:t>
      </w:r>
    </w:p>
    <w:tbl>
      <w:tblPr>
        <w:tblW w:w="5000" w:type="pct"/>
        <w:jc w:val="center"/>
        <w:tblLayout w:type="fixed"/>
        <w:tblLook w:val="04A0" w:firstRow="1" w:lastRow="0" w:firstColumn="1" w:lastColumn="0" w:noHBand="0" w:noVBand="1"/>
      </w:tblPr>
      <w:tblGrid>
        <w:gridCol w:w="1780"/>
        <w:gridCol w:w="1391"/>
        <w:gridCol w:w="3489"/>
        <w:gridCol w:w="2700"/>
      </w:tblGrid>
      <w:tr w:rsidR="000A2973" w:rsidRPr="00015210" w14:paraId="0FF4284C" w14:textId="77777777" w:rsidTr="00D2526D">
        <w:trPr>
          <w:jc w:val="center"/>
        </w:trPr>
        <w:tc>
          <w:tcPr>
            <w:tcW w:w="1780" w:type="dxa"/>
            <w:tcBorders>
              <w:top w:val="single" w:sz="4" w:space="0" w:color="auto"/>
              <w:left w:val="nil"/>
              <w:bottom w:val="nil"/>
              <w:right w:val="nil"/>
            </w:tcBorders>
            <w:noWrap/>
            <w:hideMark/>
          </w:tcPr>
          <w:p w14:paraId="49A62107"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 </w:t>
            </w:r>
          </w:p>
        </w:tc>
        <w:tc>
          <w:tcPr>
            <w:tcW w:w="1391" w:type="dxa"/>
            <w:tcBorders>
              <w:top w:val="single" w:sz="4" w:space="0" w:color="auto"/>
              <w:left w:val="nil"/>
              <w:bottom w:val="nil"/>
              <w:right w:val="nil"/>
            </w:tcBorders>
            <w:noWrap/>
            <w:hideMark/>
          </w:tcPr>
          <w:p w14:paraId="054DEDA7" w14:textId="77777777" w:rsidR="000A2973" w:rsidRPr="00015210" w:rsidRDefault="000A2973">
            <w:pPr>
              <w:jc w:val="center"/>
              <w:rPr>
                <w:color w:val="000000"/>
                <w:sz w:val="20"/>
                <w:szCs w:val="20"/>
              </w:rPr>
            </w:pPr>
            <w:r w:rsidRPr="00015210">
              <w:rPr>
                <w:color w:val="000000"/>
                <w:sz w:val="20"/>
                <w:szCs w:val="20"/>
              </w:rPr>
              <w:t>(1)</w:t>
            </w:r>
          </w:p>
        </w:tc>
        <w:tc>
          <w:tcPr>
            <w:tcW w:w="3489" w:type="dxa"/>
            <w:tcBorders>
              <w:top w:val="single" w:sz="4" w:space="0" w:color="auto"/>
              <w:left w:val="nil"/>
              <w:bottom w:val="nil"/>
              <w:right w:val="nil"/>
            </w:tcBorders>
            <w:noWrap/>
            <w:hideMark/>
          </w:tcPr>
          <w:p w14:paraId="19A2C68F" w14:textId="77777777" w:rsidR="000A2973" w:rsidRPr="00015210" w:rsidRDefault="000A2973">
            <w:pPr>
              <w:jc w:val="center"/>
              <w:rPr>
                <w:color w:val="000000"/>
                <w:sz w:val="20"/>
                <w:szCs w:val="20"/>
              </w:rPr>
            </w:pPr>
            <w:r w:rsidRPr="00015210">
              <w:rPr>
                <w:color w:val="000000"/>
                <w:sz w:val="20"/>
                <w:szCs w:val="20"/>
              </w:rPr>
              <w:t>(2)</w:t>
            </w:r>
          </w:p>
        </w:tc>
        <w:tc>
          <w:tcPr>
            <w:tcW w:w="2700" w:type="dxa"/>
            <w:tcBorders>
              <w:top w:val="single" w:sz="4" w:space="0" w:color="auto"/>
              <w:left w:val="nil"/>
              <w:bottom w:val="nil"/>
              <w:right w:val="nil"/>
            </w:tcBorders>
            <w:noWrap/>
            <w:hideMark/>
          </w:tcPr>
          <w:p w14:paraId="14A819D8" w14:textId="77777777" w:rsidR="000A2973" w:rsidRPr="00015210" w:rsidRDefault="000A2973">
            <w:pPr>
              <w:jc w:val="center"/>
              <w:rPr>
                <w:color w:val="000000"/>
                <w:sz w:val="20"/>
                <w:szCs w:val="20"/>
              </w:rPr>
            </w:pPr>
            <w:r w:rsidRPr="00015210">
              <w:rPr>
                <w:color w:val="000000"/>
                <w:sz w:val="20"/>
                <w:szCs w:val="20"/>
              </w:rPr>
              <w:t>(3)</w:t>
            </w:r>
          </w:p>
        </w:tc>
      </w:tr>
      <w:tr w:rsidR="000A2973" w:rsidRPr="00015210" w14:paraId="1132B1FB" w14:textId="77777777" w:rsidTr="00D2526D">
        <w:trPr>
          <w:jc w:val="center"/>
        </w:trPr>
        <w:tc>
          <w:tcPr>
            <w:tcW w:w="1780" w:type="dxa"/>
            <w:tcBorders>
              <w:top w:val="nil"/>
              <w:left w:val="nil"/>
              <w:bottom w:val="nil"/>
              <w:right w:val="nil"/>
            </w:tcBorders>
            <w:noWrap/>
            <w:hideMark/>
          </w:tcPr>
          <w:p w14:paraId="24BAA143"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DV</w:t>
            </w:r>
          </w:p>
        </w:tc>
        <w:tc>
          <w:tcPr>
            <w:tcW w:w="7580" w:type="dxa"/>
            <w:gridSpan w:val="3"/>
            <w:tcBorders>
              <w:top w:val="nil"/>
              <w:left w:val="nil"/>
              <w:bottom w:val="single" w:sz="4" w:space="0" w:color="auto"/>
              <w:right w:val="nil"/>
            </w:tcBorders>
            <w:hideMark/>
          </w:tcPr>
          <w:p w14:paraId="26C93CEA" w14:textId="6929CE8F" w:rsidR="000A2973" w:rsidRPr="00015210" w:rsidRDefault="000A2973">
            <w:pPr>
              <w:jc w:val="center"/>
              <w:rPr>
                <w:color w:val="000000"/>
                <w:sz w:val="20"/>
                <w:szCs w:val="20"/>
              </w:rPr>
            </w:pPr>
            <w:r w:rsidRPr="00015210">
              <w:rPr>
                <w:color w:val="000000"/>
                <w:sz w:val="20"/>
                <w:szCs w:val="20"/>
              </w:rPr>
              <w:t>Log(</w:t>
            </w:r>
            <w:ins w:id="1586" w:author="Dylan CHEN" w:date="2026-08-27T16:09:00Z" w16du:dateUtc="2026-08-27T08:09:00Z">
              <w:r w:rsidR="002E1246">
                <w:rPr>
                  <w:rFonts w:hint="eastAsia"/>
                  <w:color w:val="000000"/>
                  <w:sz w:val="20"/>
                  <w:szCs w:val="20"/>
                </w:rPr>
                <w:t xml:space="preserve">human </w:t>
              </w:r>
            </w:ins>
            <w:r w:rsidRPr="00015210">
              <w:rPr>
                <w:color w:val="000000"/>
                <w:sz w:val="20"/>
                <w:szCs w:val="20"/>
              </w:rPr>
              <w:t>answer number in 7 days)</w:t>
            </w:r>
          </w:p>
        </w:tc>
      </w:tr>
      <w:tr w:rsidR="000A2973" w:rsidRPr="00015210" w14:paraId="06207ADB" w14:textId="77777777" w:rsidTr="00D2526D">
        <w:trPr>
          <w:jc w:val="center"/>
        </w:trPr>
        <w:tc>
          <w:tcPr>
            <w:tcW w:w="1780" w:type="dxa"/>
            <w:vMerge w:val="restart"/>
            <w:tcBorders>
              <w:top w:val="nil"/>
              <w:left w:val="nil"/>
              <w:bottom w:val="nil"/>
              <w:right w:val="nil"/>
            </w:tcBorders>
            <w:noWrap/>
            <w:hideMark/>
          </w:tcPr>
          <w:p w14:paraId="60E29CE9"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91" w:type="dxa"/>
            <w:tcBorders>
              <w:top w:val="nil"/>
              <w:left w:val="nil"/>
              <w:bottom w:val="nil"/>
              <w:right w:val="nil"/>
            </w:tcBorders>
            <w:noWrap/>
            <w:hideMark/>
          </w:tcPr>
          <w:p w14:paraId="70AA6F5B" w14:textId="77777777" w:rsidR="000A2973" w:rsidRPr="00015210" w:rsidRDefault="000A2973">
            <w:pPr>
              <w:jc w:val="center"/>
              <w:rPr>
                <w:color w:val="000000"/>
                <w:sz w:val="20"/>
                <w:szCs w:val="20"/>
              </w:rPr>
            </w:pPr>
            <w:r w:rsidRPr="00015210">
              <w:rPr>
                <w:color w:val="000000"/>
                <w:sz w:val="20"/>
                <w:szCs w:val="20"/>
              </w:rPr>
              <w:t>0.202**</w:t>
            </w:r>
          </w:p>
        </w:tc>
        <w:tc>
          <w:tcPr>
            <w:tcW w:w="3489" w:type="dxa"/>
            <w:tcBorders>
              <w:top w:val="nil"/>
              <w:left w:val="nil"/>
              <w:bottom w:val="nil"/>
              <w:right w:val="nil"/>
            </w:tcBorders>
            <w:noWrap/>
            <w:hideMark/>
          </w:tcPr>
          <w:p w14:paraId="557EF8A8" w14:textId="77777777" w:rsidR="000A2973" w:rsidRPr="00015210" w:rsidRDefault="000A2973">
            <w:pPr>
              <w:jc w:val="center"/>
              <w:rPr>
                <w:color w:val="000000"/>
                <w:sz w:val="20"/>
                <w:szCs w:val="20"/>
              </w:rPr>
            </w:pPr>
            <w:r w:rsidRPr="00015210">
              <w:rPr>
                <w:color w:val="000000"/>
                <w:sz w:val="20"/>
                <w:szCs w:val="20"/>
              </w:rPr>
              <w:t>0.188*</w:t>
            </w:r>
          </w:p>
        </w:tc>
        <w:tc>
          <w:tcPr>
            <w:tcW w:w="2700" w:type="dxa"/>
            <w:tcBorders>
              <w:top w:val="nil"/>
              <w:left w:val="nil"/>
              <w:bottom w:val="nil"/>
              <w:right w:val="nil"/>
            </w:tcBorders>
            <w:noWrap/>
            <w:hideMark/>
          </w:tcPr>
          <w:p w14:paraId="031635F4" w14:textId="77777777" w:rsidR="000A2973" w:rsidRPr="00015210" w:rsidRDefault="000A2973">
            <w:pPr>
              <w:jc w:val="center"/>
              <w:rPr>
                <w:color w:val="000000"/>
                <w:sz w:val="20"/>
                <w:szCs w:val="20"/>
              </w:rPr>
            </w:pPr>
            <w:r w:rsidRPr="00015210">
              <w:rPr>
                <w:color w:val="000000"/>
                <w:sz w:val="20"/>
                <w:szCs w:val="20"/>
              </w:rPr>
              <w:t>0.129</w:t>
            </w:r>
          </w:p>
        </w:tc>
      </w:tr>
      <w:tr w:rsidR="000A2973" w:rsidRPr="00015210" w14:paraId="3C85A0FA" w14:textId="77777777" w:rsidTr="00D2526D">
        <w:trPr>
          <w:jc w:val="center"/>
        </w:trPr>
        <w:tc>
          <w:tcPr>
            <w:tcW w:w="1780" w:type="dxa"/>
            <w:vMerge/>
            <w:tcBorders>
              <w:top w:val="nil"/>
              <w:left w:val="nil"/>
              <w:bottom w:val="nil"/>
              <w:right w:val="nil"/>
            </w:tcBorders>
            <w:hideMark/>
          </w:tcPr>
          <w:p w14:paraId="2715D34B"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0B57A369" w14:textId="77777777" w:rsidR="000A2973" w:rsidRPr="00015210" w:rsidRDefault="000A2973">
            <w:pPr>
              <w:jc w:val="center"/>
              <w:rPr>
                <w:color w:val="000000"/>
                <w:sz w:val="20"/>
                <w:szCs w:val="20"/>
              </w:rPr>
            </w:pPr>
            <w:r w:rsidRPr="00015210">
              <w:rPr>
                <w:color w:val="000000"/>
                <w:sz w:val="20"/>
                <w:szCs w:val="20"/>
              </w:rPr>
              <w:t>(0.078)</w:t>
            </w:r>
          </w:p>
        </w:tc>
        <w:tc>
          <w:tcPr>
            <w:tcW w:w="3489" w:type="dxa"/>
            <w:tcBorders>
              <w:top w:val="nil"/>
              <w:left w:val="nil"/>
              <w:bottom w:val="nil"/>
              <w:right w:val="nil"/>
            </w:tcBorders>
            <w:noWrap/>
            <w:hideMark/>
          </w:tcPr>
          <w:p w14:paraId="3C24A3B3" w14:textId="77777777" w:rsidR="000A2973" w:rsidRPr="00015210" w:rsidRDefault="000A2973">
            <w:pPr>
              <w:jc w:val="center"/>
              <w:rPr>
                <w:color w:val="000000"/>
                <w:sz w:val="20"/>
                <w:szCs w:val="20"/>
              </w:rPr>
            </w:pPr>
            <w:r w:rsidRPr="00015210">
              <w:rPr>
                <w:color w:val="000000"/>
                <w:sz w:val="20"/>
                <w:szCs w:val="20"/>
              </w:rPr>
              <w:t>(0.080)</w:t>
            </w:r>
          </w:p>
        </w:tc>
        <w:tc>
          <w:tcPr>
            <w:tcW w:w="2700" w:type="dxa"/>
            <w:tcBorders>
              <w:top w:val="nil"/>
              <w:left w:val="nil"/>
              <w:bottom w:val="nil"/>
              <w:right w:val="nil"/>
            </w:tcBorders>
            <w:noWrap/>
            <w:hideMark/>
          </w:tcPr>
          <w:p w14:paraId="64A8D87A" w14:textId="77777777" w:rsidR="000A2973" w:rsidRPr="00015210" w:rsidRDefault="000A2973">
            <w:pPr>
              <w:jc w:val="center"/>
              <w:rPr>
                <w:color w:val="000000"/>
                <w:sz w:val="20"/>
                <w:szCs w:val="20"/>
              </w:rPr>
            </w:pPr>
            <w:r w:rsidRPr="00015210">
              <w:rPr>
                <w:color w:val="000000"/>
                <w:sz w:val="20"/>
                <w:szCs w:val="20"/>
              </w:rPr>
              <w:t>(0.087)</w:t>
            </w:r>
          </w:p>
        </w:tc>
      </w:tr>
      <w:tr w:rsidR="000A2973" w:rsidRPr="00015210" w14:paraId="6F79A870" w14:textId="77777777" w:rsidTr="00D2526D">
        <w:trPr>
          <w:jc w:val="center"/>
        </w:trPr>
        <w:tc>
          <w:tcPr>
            <w:tcW w:w="1780" w:type="dxa"/>
            <w:vMerge w:val="restart"/>
            <w:tcBorders>
              <w:top w:val="nil"/>
              <w:left w:val="nil"/>
              <w:bottom w:val="nil"/>
              <w:right w:val="nil"/>
            </w:tcBorders>
            <w:noWrap/>
            <w:hideMark/>
          </w:tcPr>
          <w:p w14:paraId="6D7D7CCC"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91" w:type="dxa"/>
            <w:tcBorders>
              <w:top w:val="nil"/>
              <w:left w:val="nil"/>
              <w:bottom w:val="nil"/>
              <w:right w:val="nil"/>
            </w:tcBorders>
            <w:noWrap/>
            <w:hideMark/>
          </w:tcPr>
          <w:p w14:paraId="0229801F" w14:textId="77777777" w:rsidR="000A2973" w:rsidRPr="00015210" w:rsidRDefault="000A2973">
            <w:pPr>
              <w:jc w:val="center"/>
              <w:rPr>
                <w:color w:val="000000"/>
                <w:sz w:val="20"/>
                <w:szCs w:val="20"/>
              </w:rPr>
            </w:pPr>
            <w:r w:rsidRPr="00015210">
              <w:rPr>
                <w:color w:val="000000"/>
                <w:sz w:val="20"/>
                <w:szCs w:val="20"/>
              </w:rPr>
              <w:t>-0.044**</w:t>
            </w:r>
          </w:p>
        </w:tc>
        <w:tc>
          <w:tcPr>
            <w:tcW w:w="3489" w:type="dxa"/>
            <w:tcBorders>
              <w:top w:val="nil"/>
              <w:left w:val="nil"/>
              <w:bottom w:val="nil"/>
              <w:right w:val="nil"/>
            </w:tcBorders>
            <w:noWrap/>
            <w:hideMark/>
          </w:tcPr>
          <w:p w14:paraId="0D24C8DB" w14:textId="77777777" w:rsidR="000A2973" w:rsidRPr="00015210" w:rsidRDefault="000A2973">
            <w:pPr>
              <w:jc w:val="center"/>
              <w:rPr>
                <w:color w:val="000000"/>
                <w:sz w:val="20"/>
                <w:szCs w:val="20"/>
              </w:rPr>
            </w:pPr>
            <w:r w:rsidRPr="00015210">
              <w:rPr>
                <w:color w:val="000000"/>
                <w:sz w:val="20"/>
                <w:szCs w:val="20"/>
              </w:rPr>
              <w:t>-0.046***</w:t>
            </w:r>
          </w:p>
        </w:tc>
        <w:tc>
          <w:tcPr>
            <w:tcW w:w="2700" w:type="dxa"/>
            <w:tcBorders>
              <w:top w:val="nil"/>
              <w:left w:val="nil"/>
              <w:bottom w:val="nil"/>
              <w:right w:val="nil"/>
            </w:tcBorders>
            <w:noWrap/>
            <w:hideMark/>
          </w:tcPr>
          <w:p w14:paraId="573A37C0" w14:textId="7D078C73" w:rsidR="000A2973" w:rsidRPr="00015210" w:rsidRDefault="000A2973">
            <w:pPr>
              <w:jc w:val="center"/>
              <w:rPr>
                <w:rFonts w:ascii="Heiti TC" w:eastAsia="Heiti TC" w:hAnsi="Heiti TC" w:cs="Heiti TC"/>
                <w:color w:val="000000"/>
                <w:sz w:val="20"/>
                <w:szCs w:val="20"/>
              </w:rPr>
            </w:pPr>
            <w:r w:rsidRPr="00015210">
              <w:rPr>
                <w:color w:val="000000"/>
                <w:sz w:val="20"/>
                <w:szCs w:val="20"/>
              </w:rPr>
              <w:t>-0.028</w:t>
            </w:r>
            <w:r w:rsidR="00BF0DF5" w:rsidRPr="00015210">
              <w:rPr>
                <w:rFonts w:ascii="Heiti TC" w:eastAsia="Heiti TC" w:hAnsi="Heiti TC" w:cs="Heiti TC"/>
                <w:color w:val="000000"/>
                <w:sz w:val="20"/>
                <w:szCs w:val="20"/>
              </w:rPr>
              <w:t>.</w:t>
            </w:r>
          </w:p>
        </w:tc>
      </w:tr>
      <w:tr w:rsidR="000A2973" w:rsidRPr="00015210" w14:paraId="51C287A4" w14:textId="77777777" w:rsidTr="00D2526D">
        <w:trPr>
          <w:jc w:val="center"/>
        </w:trPr>
        <w:tc>
          <w:tcPr>
            <w:tcW w:w="1780" w:type="dxa"/>
            <w:vMerge/>
            <w:tcBorders>
              <w:top w:val="nil"/>
              <w:left w:val="nil"/>
              <w:bottom w:val="nil"/>
              <w:right w:val="nil"/>
            </w:tcBorders>
            <w:hideMark/>
          </w:tcPr>
          <w:p w14:paraId="293FD098"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10320D18" w14:textId="77777777" w:rsidR="000A2973" w:rsidRPr="00015210" w:rsidRDefault="000A2973">
            <w:pPr>
              <w:jc w:val="center"/>
              <w:rPr>
                <w:color w:val="000000"/>
                <w:sz w:val="20"/>
                <w:szCs w:val="20"/>
              </w:rPr>
            </w:pPr>
            <w:r w:rsidRPr="00015210">
              <w:rPr>
                <w:color w:val="000000"/>
                <w:sz w:val="20"/>
                <w:szCs w:val="20"/>
              </w:rPr>
              <w:t>(0.014)</w:t>
            </w:r>
          </w:p>
        </w:tc>
        <w:tc>
          <w:tcPr>
            <w:tcW w:w="3489" w:type="dxa"/>
            <w:tcBorders>
              <w:top w:val="nil"/>
              <w:left w:val="nil"/>
              <w:bottom w:val="nil"/>
              <w:right w:val="nil"/>
            </w:tcBorders>
            <w:noWrap/>
            <w:hideMark/>
          </w:tcPr>
          <w:p w14:paraId="6B2D1C32" w14:textId="77777777" w:rsidR="000A2973" w:rsidRPr="00015210" w:rsidRDefault="000A2973">
            <w:pPr>
              <w:jc w:val="center"/>
              <w:rPr>
                <w:color w:val="000000"/>
                <w:sz w:val="20"/>
                <w:szCs w:val="20"/>
              </w:rPr>
            </w:pPr>
            <w:r w:rsidRPr="00015210">
              <w:rPr>
                <w:color w:val="000000"/>
                <w:sz w:val="20"/>
                <w:szCs w:val="20"/>
              </w:rPr>
              <w:t>(0.014)</w:t>
            </w:r>
          </w:p>
        </w:tc>
        <w:tc>
          <w:tcPr>
            <w:tcW w:w="2700" w:type="dxa"/>
            <w:tcBorders>
              <w:top w:val="nil"/>
              <w:left w:val="nil"/>
              <w:bottom w:val="nil"/>
              <w:right w:val="nil"/>
            </w:tcBorders>
            <w:noWrap/>
            <w:hideMark/>
          </w:tcPr>
          <w:p w14:paraId="3C9F9922" w14:textId="77777777" w:rsidR="000A2973" w:rsidRPr="00015210" w:rsidRDefault="000A2973">
            <w:pPr>
              <w:jc w:val="center"/>
              <w:rPr>
                <w:color w:val="000000"/>
                <w:sz w:val="20"/>
                <w:szCs w:val="20"/>
              </w:rPr>
            </w:pPr>
            <w:r w:rsidRPr="00015210">
              <w:rPr>
                <w:color w:val="000000"/>
                <w:sz w:val="20"/>
                <w:szCs w:val="20"/>
              </w:rPr>
              <w:t>(0.016)</w:t>
            </w:r>
          </w:p>
        </w:tc>
      </w:tr>
      <w:tr w:rsidR="000A2973" w:rsidRPr="00015210" w14:paraId="706EAACE" w14:textId="77777777" w:rsidTr="00D2526D">
        <w:trPr>
          <w:jc w:val="center"/>
        </w:trPr>
        <w:tc>
          <w:tcPr>
            <w:tcW w:w="1780" w:type="dxa"/>
            <w:vMerge w:val="restart"/>
            <w:tcBorders>
              <w:top w:val="nil"/>
              <w:left w:val="nil"/>
              <w:bottom w:val="nil"/>
              <w:right w:val="nil"/>
            </w:tcBorders>
            <w:noWrap/>
            <w:hideMark/>
          </w:tcPr>
          <w:p w14:paraId="2EDA73B3"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91" w:type="dxa"/>
            <w:tcBorders>
              <w:top w:val="nil"/>
              <w:left w:val="nil"/>
              <w:bottom w:val="nil"/>
              <w:right w:val="nil"/>
            </w:tcBorders>
            <w:noWrap/>
            <w:hideMark/>
          </w:tcPr>
          <w:p w14:paraId="0D955AB2"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35C508C6"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62EE70E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4658A740" w14:textId="77777777" w:rsidTr="00D2526D">
        <w:trPr>
          <w:jc w:val="center"/>
        </w:trPr>
        <w:tc>
          <w:tcPr>
            <w:tcW w:w="1780" w:type="dxa"/>
            <w:vMerge/>
            <w:tcBorders>
              <w:top w:val="nil"/>
              <w:left w:val="nil"/>
              <w:bottom w:val="nil"/>
              <w:right w:val="nil"/>
            </w:tcBorders>
            <w:hideMark/>
          </w:tcPr>
          <w:p w14:paraId="609B8CF5"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4A7B710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7CAC64E5"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7CA7A457"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0BF1D73A" w14:textId="77777777" w:rsidTr="00D2526D">
        <w:trPr>
          <w:jc w:val="center"/>
        </w:trPr>
        <w:tc>
          <w:tcPr>
            <w:tcW w:w="1780" w:type="dxa"/>
            <w:vMerge w:val="restart"/>
            <w:tcBorders>
              <w:top w:val="nil"/>
              <w:left w:val="nil"/>
              <w:bottom w:val="single" w:sz="4" w:space="0" w:color="000000"/>
              <w:right w:val="nil"/>
            </w:tcBorders>
            <w:noWrap/>
            <w:hideMark/>
          </w:tcPr>
          <w:p w14:paraId="52150FA6"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Coverage</w:t>
            </w:r>
            <w:r w:rsidRPr="00015210">
              <w:rPr>
                <w:i/>
                <w:iCs/>
                <w:color w:val="000000"/>
                <w:sz w:val="20"/>
                <w:szCs w:val="20"/>
                <w:vertAlign w:val="subscript"/>
              </w:rPr>
              <w:t>i</w:t>
            </w:r>
          </w:p>
        </w:tc>
        <w:tc>
          <w:tcPr>
            <w:tcW w:w="1391" w:type="dxa"/>
            <w:tcBorders>
              <w:top w:val="nil"/>
              <w:left w:val="nil"/>
              <w:bottom w:val="nil"/>
              <w:right w:val="nil"/>
            </w:tcBorders>
            <w:noWrap/>
            <w:hideMark/>
          </w:tcPr>
          <w:p w14:paraId="0D064580"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nil"/>
              <w:right w:val="nil"/>
            </w:tcBorders>
            <w:noWrap/>
            <w:hideMark/>
          </w:tcPr>
          <w:p w14:paraId="44A4EC15"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nil"/>
              <w:right w:val="nil"/>
            </w:tcBorders>
            <w:noWrap/>
            <w:hideMark/>
          </w:tcPr>
          <w:p w14:paraId="0601BE65" w14:textId="77777777" w:rsidR="000A2973" w:rsidRPr="00015210" w:rsidRDefault="000A2973">
            <w:pPr>
              <w:jc w:val="center"/>
              <w:rPr>
                <w:b/>
                <w:bCs/>
                <w:color w:val="000000"/>
                <w:sz w:val="20"/>
                <w:szCs w:val="20"/>
              </w:rPr>
            </w:pPr>
            <w:r w:rsidRPr="00015210">
              <w:rPr>
                <w:b/>
                <w:bCs/>
                <w:color w:val="000000"/>
                <w:sz w:val="20"/>
                <w:szCs w:val="20"/>
              </w:rPr>
              <w:t>-0.007*</w:t>
            </w:r>
          </w:p>
        </w:tc>
      </w:tr>
      <w:tr w:rsidR="000A2973" w:rsidRPr="00015210" w14:paraId="6FD11CFC" w14:textId="77777777" w:rsidTr="00D2526D">
        <w:trPr>
          <w:jc w:val="center"/>
        </w:trPr>
        <w:tc>
          <w:tcPr>
            <w:tcW w:w="1780" w:type="dxa"/>
            <w:vMerge/>
            <w:tcBorders>
              <w:top w:val="nil"/>
              <w:left w:val="nil"/>
              <w:bottom w:val="single" w:sz="4" w:space="0" w:color="000000"/>
              <w:right w:val="nil"/>
            </w:tcBorders>
            <w:hideMark/>
          </w:tcPr>
          <w:p w14:paraId="57DA77D4" w14:textId="77777777" w:rsidR="000A2973" w:rsidRPr="00015210" w:rsidRDefault="000A2973">
            <w:pPr>
              <w:rPr>
                <w:i/>
                <w:iCs/>
                <w:color w:val="000000"/>
                <w:sz w:val="20"/>
                <w:szCs w:val="20"/>
              </w:rPr>
            </w:pPr>
          </w:p>
        </w:tc>
        <w:tc>
          <w:tcPr>
            <w:tcW w:w="1391" w:type="dxa"/>
            <w:tcBorders>
              <w:top w:val="nil"/>
              <w:left w:val="nil"/>
              <w:bottom w:val="single" w:sz="4" w:space="0" w:color="auto"/>
              <w:right w:val="nil"/>
            </w:tcBorders>
            <w:noWrap/>
            <w:hideMark/>
          </w:tcPr>
          <w:p w14:paraId="7333DCD9"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single" w:sz="4" w:space="0" w:color="auto"/>
              <w:right w:val="nil"/>
            </w:tcBorders>
            <w:noWrap/>
            <w:hideMark/>
          </w:tcPr>
          <w:p w14:paraId="27AC730F"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single" w:sz="4" w:space="0" w:color="auto"/>
              <w:right w:val="nil"/>
            </w:tcBorders>
            <w:noWrap/>
            <w:hideMark/>
          </w:tcPr>
          <w:p w14:paraId="1DC6D474" w14:textId="77777777" w:rsidR="000A2973" w:rsidRPr="00015210" w:rsidRDefault="000A2973">
            <w:pPr>
              <w:jc w:val="center"/>
              <w:rPr>
                <w:b/>
                <w:bCs/>
                <w:color w:val="000000"/>
                <w:sz w:val="20"/>
                <w:szCs w:val="20"/>
              </w:rPr>
            </w:pPr>
            <w:r w:rsidRPr="00015210">
              <w:rPr>
                <w:b/>
                <w:bCs/>
                <w:color w:val="000000"/>
                <w:sz w:val="20"/>
                <w:szCs w:val="20"/>
              </w:rPr>
              <w:t>(0.003)</w:t>
            </w:r>
          </w:p>
        </w:tc>
      </w:tr>
      <w:tr w:rsidR="000A2973" w:rsidRPr="00015210" w14:paraId="356AC759" w14:textId="77777777" w:rsidTr="00D2526D">
        <w:trPr>
          <w:jc w:val="center"/>
        </w:trPr>
        <w:tc>
          <w:tcPr>
            <w:tcW w:w="1780" w:type="dxa"/>
            <w:tcBorders>
              <w:top w:val="nil"/>
              <w:left w:val="nil"/>
              <w:bottom w:val="nil"/>
              <w:right w:val="nil"/>
            </w:tcBorders>
            <w:noWrap/>
            <w:hideMark/>
          </w:tcPr>
          <w:p w14:paraId="4451EE40" w14:textId="77777777" w:rsidR="000A2973" w:rsidRPr="00015210" w:rsidRDefault="000A2973">
            <w:pPr>
              <w:rPr>
                <w:color w:val="000000"/>
                <w:sz w:val="20"/>
                <w:szCs w:val="20"/>
              </w:rPr>
            </w:pPr>
            <w:r w:rsidRPr="00015210">
              <w:rPr>
                <w:color w:val="000000"/>
                <w:sz w:val="20"/>
                <w:szCs w:val="20"/>
              </w:rPr>
              <w:t>question controls</w:t>
            </w:r>
          </w:p>
        </w:tc>
        <w:tc>
          <w:tcPr>
            <w:tcW w:w="1391" w:type="dxa"/>
            <w:tcBorders>
              <w:top w:val="nil"/>
              <w:left w:val="nil"/>
              <w:bottom w:val="nil"/>
              <w:right w:val="nil"/>
            </w:tcBorders>
            <w:noWrap/>
            <w:hideMark/>
          </w:tcPr>
          <w:p w14:paraId="162DED16"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AED24AE"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76A5102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27F26BFE" w14:textId="77777777" w:rsidTr="00D2526D">
        <w:trPr>
          <w:jc w:val="center"/>
        </w:trPr>
        <w:tc>
          <w:tcPr>
            <w:tcW w:w="1780" w:type="dxa"/>
            <w:tcBorders>
              <w:top w:val="nil"/>
              <w:left w:val="nil"/>
              <w:bottom w:val="nil"/>
              <w:right w:val="nil"/>
            </w:tcBorders>
            <w:noWrap/>
            <w:hideMark/>
          </w:tcPr>
          <w:p w14:paraId="5C6E66F0" w14:textId="77777777" w:rsidR="000A2973" w:rsidRPr="00015210" w:rsidRDefault="000A2973">
            <w:pPr>
              <w:rPr>
                <w:color w:val="000000"/>
                <w:sz w:val="20"/>
                <w:szCs w:val="20"/>
              </w:rPr>
            </w:pPr>
            <w:r w:rsidRPr="00015210">
              <w:rPr>
                <w:color w:val="000000"/>
                <w:sz w:val="20"/>
                <w:szCs w:val="20"/>
              </w:rPr>
              <w:t>questioner controls</w:t>
            </w:r>
          </w:p>
        </w:tc>
        <w:tc>
          <w:tcPr>
            <w:tcW w:w="1391" w:type="dxa"/>
            <w:tcBorders>
              <w:top w:val="nil"/>
              <w:left w:val="nil"/>
              <w:bottom w:val="nil"/>
              <w:right w:val="nil"/>
            </w:tcBorders>
            <w:noWrap/>
            <w:hideMark/>
          </w:tcPr>
          <w:p w14:paraId="126FFB94"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6D130FF0"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0F576CB7"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0F44F0E1" w14:textId="77777777" w:rsidTr="00D2526D">
        <w:trPr>
          <w:jc w:val="center"/>
        </w:trPr>
        <w:tc>
          <w:tcPr>
            <w:tcW w:w="1780" w:type="dxa"/>
            <w:tcBorders>
              <w:top w:val="nil"/>
              <w:left w:val="nil"/>
              <w:bottom w:val="nil"/>
              <w:right w:val="nil"/>
            </w:tcBorders>
            <w:noWrap/>
            <w:hideMark/>
          </w:tcPr>
          <w:p w14:paraId="1A25BC01" w14:textId="77777777" w:rsidR="000A2973" w:rsidRPr="00015210" w:rsidRDefault="000A2973">
            <w:pPr>
              <w:rPr>
                <w:color w:val="000000"/>
                <w:sz w:val="20"/>
                <w:szCs w:val="20"/>
              </w:rPr>
            </w:pPr>
            <w:r w:rsidRPr="00015210">
              <w:rPr>
                <w:color w:val="000000"/>
                <w:sz w:val="20"/>
                <w:szCs w:val="20"/>
              </w:rPr>
              <w:t>question timing FE</w:t>
            </w:r>
          </w:p>
        </w:tc>
        <w:tc>
          <w:tcPr>
            <w:tcW w:w="1391" w:type="dxa"/>
            <w:tcBorders>
              <w:top w:val="nil"/>
              <w:left w:val="nil"/>
              <w:bottom w:val="nil"/>
              <w:right w:val="nil"/>
            </w:tcBorders>
            <w:noWrap/>
            <w:hideMark/>
          </w:tcPr>
          <w:p w14:paraId="34AA25D7"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E7A7AC6"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3BC4FDA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161F3B8C" w14:textId="77777777" w:rsidTr="00D2526D">
        <w:trPr>
          <w:jc w:val="center"/>
        </w:trPr>
        <w:tc>
          <w:tcPr>
            <w:tcW w:w="1780" w:type="dxa"/>
            <w:tcBorders>
              <w:top w:val="nil"/>
              <w:left w:val="nil"/>
              <w:bottom w:val="single" w:sz="4" w:space="0" w:color="auto"/>
              <w:right w:val="nil"/>
            </w:tcBorders>
            <w:noWrap/>
            <w:hideMark/>
          </w:tcPr>
          <w:p w14:paraId="62D99418" w14:textId="77777777" w:rsidR="000A2973" w:rsidRPr="00015210" w:rsidRDefault="000A2973">
            <w:pPr>
              <w:rPr>
                <w:color w:val="000000"/>
                <w:sz w:val="20"/>
                <w:szCs w:val="20"/>
              </w:rPr>
            </w:pPr>
            <w:r w:rsidRPr="00015210">
              <w:rPr>
                <w:color w:val="000000"/>
                <w:sz w:val="20"/>
                <w:szCs w:val="20"/>
              </w:rPr>
              <w:t>N</w:t>
            </w:r>
          </w:p>
        </w:tc>
        <w:tc>
          <w:tcPr>
            <w:tcW w:w="1391" w:type="dxa"/>
            <w:tcBorders>
              <w:top w:val="nil"/>
              <w:left w:val="nil"/>
              <w:bottom w:val="single" w:sz="4" w:space="0" w:color="auto"/>
              <w:right w:val="nil"/>
            </w:tcBorders>
            <w:noWrap/>
            <w:hideMark/>
          </w:tcPr>
          <w:p w14:paraId="50134AF0" w14:textId="77777777" w:rsidR="000A2973" w:rsidRPr="00015210" w:rsidRDefault="000A2973">
            <w:pPr>
              <w:jc w:val="center"/>
              <w:rPr>
                <w:color w:val="000000"/>
                <w:sz w:val="20"/>
                <w:szCs w:val="20"/>
              </w:rPr>
            </w:pPr>
            <w:r w:rsidRPr="00015210">
              <w:rPr>
                <w:color w:val="000000"/>
                <w:sz w:val="20"/>
                <w:szCs w:val="20"/>
              </w:rPr>
              <w:t>3,613</w:t>
            </w:r>
          </w:p>
        </w:tc>
        <w:tc>
          <w:tcPr>
            <w:tcW w:w="3489" w:type="dxa"/>
            <w:tcBorders>
              <w:top w:val="nil"/>
              <w:left w:val="nil"/>
              <w:bottom w:val="single" w:sz="4" w:space="0" w:color="auto"/>
              <w:right w:val="nil"/>
            </w:tcBorders>
            <w:noWrap/>
            <w:hideMark/>
          </w:tcPr>
          <w:p w14:paraId="0F2EBA73" w14:textId="77777777" w:rsidR="000A2973" w:rsidRPr="00015210" w:rsidRDefault="000A2973">
            <w:pPr>
              <w:jc w:val="center"/>
              <w:rPr>
                <w:color w:val="000000"/>
                <w:sz w:val="20"/>
                <w:szCs w:val="20"/>
              </w:rPr>
            </w:pPr>
            <w:r w:rsidRPr="00015210">
              <w:rPr>
                <w:color w:val="000000"/>
                <w:sz w:val="20"/>
                <w:szCs w:val="20"/>
              </w:rPr>
              <w:t>3,612</w:t>
            </w:r>
          </w:p>
        </w:tc>
        <w:tc>
          <w:tcPr>
            <w:tcW w:w="2700" w:type="dxa"/>
            <w:tcBorders>
              <w:top w:val="nil"/>
              <w:left w:val="nil"/>
              <w:bottom w:val="single" w:sz="4" w:space="0" w:color="auto"/>
              <w:right w:val="nil"/>
            </w:tcBorders>
            <w:noWrap/>
            <w:hideMark/>
          </w:tcPr>
          <w:p w14:paraId="0EB3786A" w14:textId="77777777" w:rsidR="000A2973" w:rsidRPr="00015210" w:rsidRDefault="000A2973">
            <w:pPr>
              <w:jc w:val="center"/>
              <w:rPr>
                <w:color w:val="000000"/>
                <w:sz w:val="20"/>
                <w:szCs w:val="20"/>
              </w:rPr>
            </w:pPr>
            <w:r w:rsidRPr="00015210">
              <w:rPr>
                <w:color w:val="000000"/>
                <w:sz w:val="20"/>
                <w:szCs w:val="20"/>
              </w:rPr>
              <w:t>3,613</w:t>
            </w:r>
          </w:p>
        </w:tc>
      </w:tr>
    </w:tbl>
    <w:p w14:paraId="6472773C" w14:textId="3EF45EB4" w:rsidR="00C1485A" w:rsidRPr="00015210" w:rsidRDefault="00C1485A" w:rsidP="00C1485A">
      <w:pPr>
        <w:pStyle w:val="Notes"/>
      </w:pPr>
      <w:r w:rsidRPr="00596C3A">
        <w:rPr>
          <w:rPrChange w:id="1587" w:author="Dylan CHEN" w:date="2026-08-30T09:46:00Z" w16du:dateUtc="2026-08-30T01:46:00Z">
            <w:rPr>
              <w:i/>
              <w:iCs/>
            </w:rPr>
          </w:rPrChange>
        </w:rPr>
        <w:t>Notes.</w:t>
      </w:r>
      <w:r w:rsidRPr="00015210">
        <w:t xml:space="preserve"> </w:t>
      </w:r>
      <w:ins w:id="1588" w:author="Dylan CHEN" w:date="2026-08-30T09:46:00Z" w16du:dateUtc="2026-08-30T01:46:00Z">
        <w:r w:rsidR="00596C3A">
          <w:rPr>
            <w:rFonts w:hint="eastAsia"/>
          </w:rPr>
          <w:t xml:space="preserve">1. </w:t>
        </w:r>
      </w:ins>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ins w:id="1589" w:author="Dylan CHEN" w:date="2026-08-30T09:46:00Z" w16du:dateUtc="2026-08-30T01:46:00Z">
        <w:r w:rsidR="00596C3A">
          <w:br/>
        </w:r>
        <w:r w:rsidR="00596C3A">
          <w:rPr>
            <w:rFonts w:hint="eastAsia"/>
          </w:rPr>
          <w:t xml:space="preserve">2. </w:t>
        </w:r>
      </w:ins>
      <w:r w:rsidRPr="00015210">
        <w:t xml:space="preserve">Column 2 has fewer observations because </w:t>
      </w:r>
      <w:ins w:id="1590" w:author="Dylan CHEN" w:date="2026-08-30T09:39:00Z" w16du:dateUtc="2026-08-30T01:39:00Z">
        <w:r w:rsidR="00596C3A" w:rsidRPr="00596C3A">
          <w:t>the LLM declined to provide the assessment for a specific AI answer.</w:t>
        </w:r>
      </w:ins>
      <w:del w:id="1591" w:author="Dylan CHEN" w:date="2026-08-30T09:39:00Z" w16du:dateUtc="2026-08-30T01:39:00Z">
        <w:r w:rsidRPr="00015210" w:rsidDel="00596C3A">
          <w:delText xml:space="preserve">computing quality is not possible for a small number of questions affected by </w:delText>
        </w:r>
        <w:commentRangeStart w:id="1592"/>
        <w:r w:rsidRPr="00015210" w:rsidDel="00596C3A">
          <w:delText>connection issues.</w:delText>
        </w:r>
        <w:commentRangeEnd w:id="1592"/>
        <w:r w:rsidR="008169F6" w:rsidRPr="00015210" w:rsidDel="00596C3A">
          <w:rPr>
            <w:rStyle w:val="CommentReference"/>
            <w:sz w:val="20"/>
          </w:rPr>
          <w:commentReference w:id="1592"/>
        </w:r>
      </w:del>
    </w:p>
    <w:bookmarkEnd w:id="1569"/>
    <w:p w14:paraId="5BC72538" w14:textId="77777777" w:rsidR="00797DC6" w:rsidRPr="00015210" w:rsidRDefault="00797DC6" w:rsidP="00797DC6"/>
    <w:p w14:paraId="4BDA0CD9" w14:textId="20F3E05A" w:rsidR="00C1485A" w:rsidRPr="00015210" w:rsidRDefault="008A6F83" w:rsidP="0049010E">
      <w:pPr>
        <w:pStyle w:val="Heading3"/>
      </w:pPr>
      <w:r w:rsidRPr="00015210">
        <w:t>W</w:t>
      </w:r>
      <w:r w:rsidR="00C1485A" w:rsidRPr="00015210">
        <w:t xml:space="preserve">hy </w:t>
      </w:r>
      <w:r w:rsidRPr="00015210">
        <w:t>H</w:t>
      </w:r>
      <w:r w:rsidR="00C1485A" w:rsidRPr="00015210">
        <w:t xml:space="preserve">igher AI </w:t>
      </w:r>
      <w:r w:rsidRPr="00015210">
        <w:t>Q</w:t>
      </w:r>
      <w:r w:rsidR="00C1485A" w:rsidRPr="00015210">
        <w:t xml:space="preserve">uality </w:t>
      </w:r>
      <w:r w:rsidR="00827D2F" w:rsidRPr="00015210">
        <w:t>R</w:t>
      </w:r>
      <w:r w:rsidR="00C1485A" w:rsidRPr="00015210">
        <w:t xml:space="preserve">aises </w:t>
      </w:r>
      <w:r w:rsidRPr="00015210">
        <w:t>C</w:t>
      </w:r>
      <w:r w:rsidR="00C1485A" w:rsidRPr="00015210">
        <w:t xml:space="preserve">ontribution </w:t>
      </w:r>
      <w:r w:rsidRPr="00015210">
        <w:t>Q</w:t>
      </w:r>
      <w:r w:rsidR="00C1485A" w:rsidRPr="00015210">
        <w:t>uality (H</w:t>
      </w:r>
      <w:r w:rsidR="0046130B" w:rsidRPr="00015210">
        <w:t>6</w:t>
      </w:r>
      <w:r w:rsidR="00C1485A" w:rsidRPr="00015210">
        <w:t>)</w:t>
      </w:r>
    </w:p>
    <w:p w14:paraId="7117977B" w14:textId="14724EC7" w:rsidR="00BB236B" w:rsidRPr="00BB236B" w:rsidRDefault="00BB236B">
      <w:pPr>
        <w:pStyle w:val="Paragraph0"/>
        <w:rPr>
          <w:ins w:id="1593" w:author="Prof. LIU Ben" w:date="2026-08-30T01:15:00Z" w16du:dateUtc="2026-08-29T17:15:00Z"/>
          <w:rPrChange w:id="1594" w:author="Prof. LIU Ben" w:date="2026-08-30T01:15:00Z" w16du:dateUtc="2026-08-29T17:15:00Z">
            <w:rPr>
              <w:ins w:id="1595" w:author="Prof. LIU Ben" w:date="2026-08-30T01:15:00Z" w16du:dateUtc="2026-08-29T17:15:00Z"/>
              <w:color w:val="000000"/>
            </w:rPr>
          </w:rPrChange>
        </w:rPr>
        <w:pPrChange w:id="1596" w:author="Prof. LIU Ben" w:date="2026-08-30T01:15:00Z" w16du:dateUtc="2026-08-29T17:15:00Z">
          <w:pPr/>
        </w:pPrChange>
      </w:pPr>
      <w:ins w:id="1597" w:author="Prof. LIU Ben" w:date="2026-08-30T01:15:00Z" w16du:dateUtc="2026-08-29T17:15:00Z">
        <w:r w:rsidRPr="00BB236B">
          <w:rPr>
            <w:rPrChange w:id="1598" w:author="Prof. LIU Ben" w:date="2026-08-30T01:15:00Z" w16du:dateUtc="2026-08-29T17:15:00Z">
              <w:rPr>
                <w:color w:val="000000"/>
              </w:rPr>
            </w:rPrChange>
          </w:rPr>
          <w:t>The main results show that a higher-quality AI answer is followed by a higher-quality human answer. Our account is reuse and redirection: a stronger AI answer lowers the cost of producing a strong human answer because it hands the contributor something to build on</w:t>
        </w:r>
      </w:ins>
      <w:ins w:id="1599" w:author="Prof. LIU Ben" w:date="2026-08-30T01:16:00Z" w16du:dateUtc="2026-08-29T17:16:00Z">
        <w:r w:rsidR="00650942">
          <w:rPr>
            <w:rFonts w:hint="eastAsia"/>
          </w:rPr>
          <w:t xml:space="preserve"> (e.g., </w:t>
        </w:r>
      </w:ins>
      <w:ins w:id="1600" w:author="Prof. LIU Ben" w:date="2026-08-30T01:15:00Z" w16du:dateUtc="2026-08-29T17:15:00Z">
        <w:r w:rsidRPr="00BB236B">
          <w:rPr>
            <w:rPrChange w:id="1601" w:author="Prof. LIU Ben" w:date="2026-08-30T01:15:00Z" w16du:dateUtc="2026-08-29T17:15:00Z">
              <w:rPr>
                <w:color w:val="000000"/>
              </w:rPr>
            </w:rPrChange>
          </w:rPr>
          <w:t>sound material to adapt or a viable direction to develop</w:t>
        </w:r>
      </w:ins>
      <w:ins w:id="1602" w:author="Prof. LIU Ben" w:date="2026-08-30T01:16:00Z" w16du:dateUtc="2026-08-29T17:16:00Z">
        <w:r w:rsidR="00650942">
          <w:rPr>
            <w:rFonts w:hint="eastAsia"/>
          </w:rPr>
          <w:t xml:space="preserve">), </w:t>
        </w:r>
      </w:ins>
      <w:ins w:id="1603" w:author="Prof. LIU Ben" w:date="2026-08-30T01:15:00Z" w16du:dateUtc="2026-08-29T17:15:00Z">
        <w:r w:rsidRPr="00BB236B">
          <w:rPr>
            <w:rPrChange w:id="1604" w:author="Prof. LIU Ben" w:date="2026-08-30T01:15:00Z" w16du:dateUtc="2026-08-29T17:15:00Z">
              <w:rPr>
                <w:color w:val="000000"/>
              </w:rPr>
            </w:rPrChange>
          </w:rPr>
          <w:t>so the answer a given contributor can produce at a given level of effort improves as the AI answer improves.</w:t>
        </w:r>
      </w:ins>
    </w:p>
    <w:p w14:paraId="05A909F0" w14:textId="416E614D" w:rsidR="00650942" w:rsidRPr="00650942" w:rsidRDefault="00650942">
      <w:pPr>
        <w:pStyle w:val="Paragraph0"/>
        <w:rPr>
          <w:ins w:id="1605" w:author="Prof. LIU Ben" w:date="2026-08-30T01:17:00Z" w16du:dateUtc="2026-08-29T17:17:00Z"/>
          <w:rPrChange w:id="1606" w:author="Prof. LIU Ben" w:date="2026-08-30T01:17:00Z" w16du:dateUtc="2026-08-29T17:17:00Z">
            <w:rPr>
              <w:ins w:id="1607" w:author="Prof. LIU Ben" w:date="2026-08-30T01:17:00Z" w16du:dateUtc="2026-08-29T17:17:00Z"/>
              <w:color w:val="000000"/>
            </w:rPr>
          </w:rPrChange>
        </w:rPr>
        <w:pPrChange w:id="1608" w:author="Prof. LIU Ben" w:date="2026-08-30T01:17:00Z" w16du:dateUtc="2026-08-29T17:17:00Z">
          <w:pPr/>
        </w:pPrChange>
      </w:pPr>
      <w:ins w:id="1609" w:author="Prof. LIU Ben" w:date="2026-08-30T01:17:00Z" w16du:dateUtc="2026-08-29T17:17:00Z">
        <w:r w:rsidRPr="00650942">
          <w:rPr>
            <w:rPrChange w:id="1610" w:author="Prof. LIU Ben" w:date="2026-08-30T01:17:00Z" w16du:dateUtc="2026-08-29T17:17:00Z">
              <w:rPr>
                <w:color w:val="000000"/>
              </w:rPr>
            </w:rPrChange>
          </w:rPr>
          <w:lastRenderedPageBreak/>
          <w:t xml:space="preserve">Reuse and redirection is not the only way to read this result. Two alternatives could produce the same aggregate pattern. The first is </w:t>
        </w:r>
        <w:r w:rsidRPr="00650942">
          <w:rPr>
            <w:i/>
            <w:iCs/>
            <w:rPrChange w:id="1611" w:author="Prof. LIU Ben" w:date="2026-08-30T01:17:00Z" w16du:dateUtc="2026-08-29T17:17:00Z">
              <w:rPr>
                <w:color w:val="000000"/>
              </w:rPr>
            </w:rPrChange>
          </w:rPr>
          <w:t>selection</w:t>
        </w:r>
        <w:r w:rsidRPr="00650942">
          <w:rPr>
            <w:rPrChange w:id="1612" w:author="Prof. LIU Ben" w:date="2026-08-30T01:17:00Z" w16du:dateUtc="2026-08-29T17:17:00Z">
              <w:rPr>
                <w:color w:val="000000"/>
              </w:rPr>
            </w:rPrChange>
          </w:rPr>
          <w:t xml:space="preserve">: a higher-quality AI answer may draw contributions from more expert users, so the observed rise reflects who shows up rather than how any given person writes. The second is </w:t>
        </w:r>
        <w:r w:rsidRPr="00650942">
          <w:rPr>
            <w:i/>
            <w:iCs/>
            <w:rPrChange w:id="1613" w:author="Prof. LIU Ben" w:date="2026-08-30T01:17:00Z" w16du:dateUtc="2026-08-29T17:17:00Z">
              <w:rPr>
                <w:color w:val="000000"/>
              </w:rPr>
            </w:rPrChange>
          </w:rPr>
          <w:t>differentiation</w:t>
        </w:r>
        <w:r w:rsidRPr="00650942">
          <w:rPr>
            <w:rPrChange w:id="1614" w:author="Prof. LIU Ben" w:date="2026-08-30T01:17:00Z" w16du:dateUtc="2026-08-29T17:17:00Z">
              <w:rPr>
                <w:color w:val="000000"/>
              </w:rPr>
            </w:rPrChange>
          </w:rPr>
          <w:t xml:space="preserve">: rather than building on the AI answer, humans may steer away from it, competing by </w:t>
        </w:r>
        <w:r>
          <w:rPr>
            <w:rFonts w:hint="eastAsia"/>
          </w:rPr>
          <w:t>providing</w:t>
        </w:r>
        <w:r w:rsidRPr="00650942">
          <w:rPr>
            <w:rPrChange w:id="1615" w:author="Prof. LIU Ben" w:date="2026-08-30T01:17:00Z" w16du:dateUtc="2026-08-29T17:17:00Z">
              <w:rPr>
                <w:color w:val="000000"/>
              </w:rPr>
            </w:rPrChange>
          </w:rPr>
          <w:t xml:space="preserve"> what the AI does not, such as personal experience or a novel angle. The three accounts make different, testable predictions, and we use three pieces of evidence to separate them: which dimension of the human answer rises with AI quality, whether more expert contributors appear, and whether human answers move toward or away from the AI.</w:t>
        </w:r>
      </w:ins>
    </w:p>
    <w:p w14:paraId="02EE39FA" w14:textId="6F8C3038" w:rsidR="00650942" w:rsidRPr="00650942" w:rsidRDefault="00650942">
      <w:pPr>
        <w:pStyle w:val="Paragraph0"/>
        <w:rPr>
          <w:ins w:id="1616" w:author="Prof. LIU Ben" w:date="2026-08-30T01:18:00Z" w16du:dateUtc="2026-08-29T17:18:00Z"/>
          <w:rPrChange w:id="1617" w:author="Prof. LIU Ben" w:date="2026-08-30T01:18:00Z" w16du:dateUtc="2026-08-29T17:18:00Z">
            <w:rPr>
              <w:ins w:id="1618" w:author="Prof. LIU Ben" w:date="2026-08-30T01:18:00Z" w16du:dateUtc="2026-08-29T17:18:00Z"/>
              <w:color w:val="000000"/>
            </w:rPr>
          </w:rPrChange>
        </w:rPr>
        <w:pPrChange w:id="1619" w:author="Prof. LIU Ben" w:date="2026-08-30T01:18:00Z" w16du:dateUtc="2026-08-29T17:18:00Z">
          <w:pPr/>
        </w:pPrChange>
      </w:pPr>
      <w:ins w:id="1620" w:author="Prof. LIU Ben" w:date="2026-08-30T01:18:00Z" w16du:dateUtc="2026-08-29T17:18:00Z">
        <w:r w:rsidRPr="00650942">
          <w:rPr>
            <w:b/>
            <w:bCs/>
            <w:rPrChange w:id="1621" w:author="Prof. LIU Ben" w:date="2026-08-30T01:18:00Z" w16du:dateUtc="2026-08-29T17:18:00Z">
              <w:rPr>
                <w:i/>
                <w:iCs/>
                <w:color w:val="000000"/>
              </w:rPr>
            </w:rPrChange>
          </w:rPr>
          <w:t>Which dimension rises pins down the mechanism</w:t>
        </w:r>
        <w:r w:rsidRPr="00650942">
          <w:rPr>
            <w:rPrChange w:id="1622" w:author="Prof. LIU Ben" w:date="2026-08-30T01:18:00Z" w16du:dateUtc="2026-08-29T17:18:00Z">
              <w:rPr>
                <w:i/>
                <w:iCs/>
                <w:color w:val="000000"/>
              </w:rPr>
            </w:rPrChange>
          </w:rPr>
          <w:t>.</w:t>
        </w:r>
        <w:r w:rsidRPr="00650942">
          <w:rPr>
            <w:rPrChange w:id="1623" w:author="Prof. LIU Ben" w:date="2026-08-30T01:18:00Z" w16du:dateUtc="2026-08-29T17:18:00Z">
              <w:rPr>
                <w:color w:val="000000"/>
              </w:rPr>
            </w:rPrChange>
          </w:rPr>
          <w:t xml:space="preserve"> Reuse and differentiation disagree about where in the human answer the gain should appear. Reuse predicts the gain should concentrate on accuracy, because what a contributor can actually borrow or build on from a strong AI answer is its correct technical content</w:t>
        </w:r>
      </w:ins>
      <w:ins w:id="1624" w:author="Prof. LIU Ben" w:date="2026-08-30T01:19:00Z" w16du:dateUtc="2026-08-29T17:19:00Z">
        <w:r>
          <w:rPr>
            <w:rFonts w:hint="eastAsia"/>
          </w:rPr>
          <w:t xml:space="preserve">, </w:t>
        </w:r>
        <w:r>
          <w:t>including</w:t>
        </w:r>
        <w:r>
          <w:rPr>
            <w:rFonts w:hint="eastAsia"/>
          </w:rPr>
          <w:t xml:space="preserve"> </w:t>
        </w:r>
      </w:ins>
      <w:ins w:id="1625" w:author="Prof. LIU Ben" w:date="2026-08-30T01:18:00Z" w16du:dateUtc="2026-08-29T17:18:00Z">
        <w:r w:rsidRPr="00650942">
          <w:rPr>
            <w:rPrChange w:id="1626" w:author="Prof. LIU Ben" w:date="2026-08-30T01:18:00Z" w16du:dateUtc="2026-08-29T17:18:00Z">
              <w:rPr>
                <w:color w:val="000000"/>
              </w:rPr>
            </w:rPrChange>
          </w:rPr>
          <w:t>a sound diagnosis, working code, the right direction</w:t>
        </w:r>
      </w:ins>
      <w:ins w:id="1627" w:author="Prof. LIU Ben" w:date="2026-08-30T01:19:00Z" w16du:dateUtc="2026-08-29T17:19:00Z">
        <w:r>
          <w:rPr>
            <w:rFonts w:hint="eastAsia"/>
          </w:rPr>
          <w:t xml:space="preserve">, </w:t>
        </w:r>
      </w:ins>
      <w:ins w:id="1628" w:author="Prof. LIU Ben" w:date="2026-08-30T01:18:00Z" w16du:dateUtc="2026-08-29T17:18:00Z">
        <w:r w:rsidRPr="00650942">
          <w:rPr>
            <w:rPrChange w:id="1629" w:author="Prof. LIU Ben" w:date="2026-08-30T01:18:00Z" w16du:dateUtc="2026-08-29T17:18:00Z">
              <w:rPr>
                <w:color w:val="000000"/>
              </w:rPr>
            </w:rPrChange>
          </w:rPr>
          <w:t xml:space="preserve">and reusing that material is precisely what makes the resulting human answer more accurate. Differentiation predicts the opposite: if humans compete by distinguishing themselves from a strong AI answer, the gains should land on dimensions where humans hold a distinctive edge and the AI offers nothing to reuse, such as personal experience or </w:t>
        </w:r>
      </w:ins>
      <w:ins w:id="1630" w:author="Prof. LIU Ben" w:date="2026-08-30T01:21:00Z" w16du:dateUtc="2026-08-29T17:21:00Z">
        <w:r>
          <w:rPr>
            <w:rFonts w:hint="eastAsia"/>
          </w:rPr>
          <w:t>alternative solutions</w:t>
        </w:r>
      </w:ins>
      <w:ins w:id="1631" w:author="Prof. LIU Ben" w:date="2026-08-30T01:18:00Z" w16du:dateUtc="2026-08-29T17:18:00Z">
        <w:r w:rsidRPr="00650942">
          <w:rPr>
            <w:rPrChange w:id="1632" w:author="Prof. LIU Ben" w:date="2026-08-30T01:18:00Z" w16du:dateUtc="2026-08-29T17:18:00Z">
              <w:rPr>
                <w:color w:val="000000"/>
              </w:rPr>
            </w:rPrChange>
          </w:rPr>
          <w:t xml:space="preserve">. To separate the two, we use an LLM to score ten quality dimensions of the first human answer: clarity, readability, accuracy, relevance, detail level, and the presence of personal experience, insight, innovative approaches, alternative solutions, and engaging storytelling (see Online Appendix C for definitions and validation). We regress each dimension on AI quality. Only one dimension responds. As Column 1 of Table 12 shows, the interaction between </w:t>
        </w:r>
      </w:ins>
      <m:oMath>
        <m:r>
          <w:ins w:id="1633" w:author="Prof. LIU Ben" w:date="2026-08-30T01:18:00Z" w16du:dateUtc="2026-08-29T17:18:00Z">
            <w:rPr>
              <w:rFonts w:ascii="Cambria Math" w:hAnsi="Cambria Math"/>
            </w:rPr>
            <m:t>A</m:t>
          </w:ins>
        </m:r>
        <m:sSub>
          <m:sSubPr>
            <m:ctrlPr>
              <w:ins w:id="1634" w:author="Prof. LIU Ben" w:date="2026-08-30T01:18:00Z" w16du:dateUtc="2026-08-29T17:18:00Z">
                <w:rPr>
                  <w:rFonts w:ascii="Cambria Math" w:hAnsi="Cambria Math"/>
                </w:rPr>
              </w:ins>
            </m:ctrlPr>
          </m:sSubPr>
          <m:e>
            <m:r>
              <w:ins w:id="1635" w:author="Prof. LIU Ben" w:date="2026-08-30T01:18:00Z" w16du:dateUtc="2026-08-29T17:18:00Z">
                <w:rPr>
                  <w:rFonts w:ascii="Cambria Math" w:hAnsi="Cambria Math"/>
                </w:rPr>
                <m:t>I</m:t>
              </w:ins>
            </m:r>
          </m:e>
          <m:sub>
            <m:r>
              <w:ins w:id="1636" w:author="Prof. LIU Ben" w:date="2026-08-30T01:18:00Z" w16du:dateUtc="2026-08-29T17:18:00Z">
                <w:rPr>
                  <w:rFonts w:ascii="Cambria Math" w:hAnsi="Cambria Math"/>
                </w:rPr>
                <m:t>i</m:t>
              </w:ins>
            </m:r>
          </m:sub>
        </m:sSub>
      </m:oMath>
      <w:ins w:id="1637" w:author="Prof. LIU Ben" w:date="2026-08-30T01:18:00Z" w16du:dateUtc="2026-08-29T17:18:00Z">
        <w:r w:rsidRPr="00650942">
          <w:rPr>
            <w:rPrChange w:id="1638" w:author="Prof. LIU Ben" w:date="2026-08-30T01:18:00Z" w16du:dateUtc="2026-08-29T17:18:00Z">
              <w:rPr>
                <w:color w:val="000000"/>
              </w:rPr>
            </w:rPrChange>
          </w:rPr>
          <w:t xml:space="preserve">and answer quality is positive and significant on accuracy (0.083, p &lt; 0.05), while for the other nine </w:t>
        </w:r>
        <w:r w:rsidRPr="00650942">
          <w:rPr>
            <w:rPrChange w:id="1639" w:author="Prof. LIU Ben" w:date="2026-08-30T01:18:00Z" w16du:dateUtc="2026-08-29T17:18:00Z">
              <w:rPr>
                <w:color w:val="000000"/>
              </w:rPr>
            </w:rPrChange>
          </w:rPr>
          <w:lastRenderedPageBreak/>
          <w:t>dimensions AI quality has no significant effect. A higher-quality AI answer is followed by a more accurate human answer, and by nothing else. This is exactly the signature reuse predicts, and it weighs against differentiation.</w:t>
        </w:r>
      </w:ins>
    </w:p>
    <w:p w14:paraId="32A2BD54" w14:textId="644EDB4B" w:rsidR="00A00064" w:rsidDel="00650942" w:rsidRDefault="00A00064" w:rsidP="00A00064">
      <w:pPr>
        <w:pStyle w:val="Paragraph0"/>
        <w:rPr>
          <w:del w:id="1640" w:author="Prof. LIU Ben" w:date="2026-08-30T01:16:00Z" w16du:dateUtc="2026-08-29T17:16:00Z"/>
        </w:rPr>
      </w:pPr>
      <w:del w:id="1641" w:author="Prof. LIU Ben" w:date="2026-08-30T01:16:00Z" w16du:dateUtc="2026-08-29T17:16:00Z">
        <w:r w:rsidRPr="00D2526D" w:rsidDel="00650942">
          <w:delText xml:space="preserve">The main results show that a higher-quality AI answer is followed by a higher-quality human answer. Our account is standard-setting: the AI answer establishes a standard for the competition, and the human answerer clears it by investing effort that scales with the level the AI demonstrates. </w:delText>
        </w:r>
      </w:del>
    </w:p>
    <w:p w14:paraId="28461D2E" w14:textId="398BD16E" w:rsidR="00A00064" w:rsidRPr="00D2526D" w:rsidDel="00650942" w:rsidRDefault="00A00064" w:rsidP="00D2526D">
      <w:pPr>
        <w:pStyle w:val="Paragraph0"/>
        <w:rPr>
          <w:del w:id="1642" w:author="Prof. LIU Ben" w:date="2026-08-30T01:18:00Z" w16du:dateUtc="2026-08-29T17:18:00Z"/>
        </w:rPr>
      </w:pPr>
      <w:del w:id="1643" w:author="Prof. LIU Ben" w:date="2026-08-30T01:18:00Z" w16du:dateUtc="2026-08-29T17:18:00Z">
        <w:r w:rsidRPr="00D2526D" w:rsidDel="00650942">
          <w:delText xml:space="preserve">Standard-setting is not the only way to read the main result. Two alternatives could produce the same aggregate pattern. The first is </w:delText>
        </w:r>
        <w:r w:rsidRPr="00D2526D" w:rsidDel="00650942">
          <w:rPr>
            <w:i/>
            <w:iCs/>
          </w:rPr>
          <w:delText>selection</w:delText>
        </w:r>
        <w:r w:rsidRPr="00D2526D" w:rsidDel="00650942">
          <w:delText xml:space="preserve">: a higher-quality AI answer may draw contributions from more expert users, so the observed rise reflects who shows up rather than how any given person writes. The second is </w:delText>
        </w:r>
        <w:r w:rsidRPr="00D2526D" w:rsidDel="00650942">
          <w:rPr>
            <w:i/>
            <w:iCs/>
          </w:rPr>
          <w:delText>differentiation</w:delText>
        </w:r>
        <w:r w:rsidRPr="00D2526D" w:rsidDel="00650942">
          <w:delText xml:space="preserve">: rather than meeting the AI on its own terms, humans may steer away from it, competing by </w:delText>
        </w:r>
        <w:r w:rsidDel="00650942">
          <w:delText>providing</w:delText>
        </w:r>
        <w:r w:rsidRPr="00D2526D" w:rsidDel="00650942">
          <w:delText xml:space="preserve"> what the AI does not, such as personal experience or a novel angle. The three accounts make different, testable predictions, and we use three pieces of evidence to separate them: which dimension of the human answer rises with AI quality, whether more expert contributors appear, and whether human answers move toward or away from the AI.</w:delText>
        </w:r>
      </w:del>
    </w:p>
    <w:p w14:paraId="24DA2323" w14:textId="3BF36258" w:rsidR="00A00064" w:rsidDel="00650942" w:rsidRDefault="00A00064" w:rsidP="00A00064">
      <w:pPr>
        <w:pStyle w:val="Paragraph0"/>
        <w:rPr>
          <w:del w:id="1644" w:author="Prof. LIU Ben" w:date="2026-08-30T01:22:00Z" w16du:dateUtc="2026-08-29T17:22:00Z"/>
        </w:rPr>
      </w:pPr>
      <w:del w:id="1645" w:author="Prof. LIU Ben" w:date="2026-08-30T01:22:00Z" w16du:dateUtc="2026-08-29T17:22:00Z">
        <w:r w:rsidRPr="00D2526D" w:rsidDel="00650942">
          <w:rPr>
            <w:b/>
            <w:bCs/>
          </w:rPr>
          <w:delText>Which dimension rises pins down the mechanism</w:delText>
        </w:r>
        <w:r w:rsidRPr="00D2526D" w:rsidDel="00650942">
          <w:delText xml:space="preserve">. Standard-setting and differentiation disagree about where in the human answer the gain should appear. Standard-setting predicts the gain </w:delText>
        </w:r>
        <w:r w:rsidDel="00650942">
          <w:delText xml:space="preserve">may </w:delText>
        </w:r>
        <w:r w:rsidRPr="00D2526D" w:rsidDel="00650942">
          <w:delText xml:space="preserve">concentrate on accuracy, because accuracy is fundamental to what such a platform is for: a question is posted to resolve a concrete problem, and an answer </w:delText>
        </w:r>
      </w:del>
      <w:ins w:id="1646" w:author="Dylan CHEN" w:date="2026-08-27T17:13:00Z" w16du:dateUtc="2026-08-27T09:13:00Z">
        <w:del w:id="1647" w:author="Prof. LIU Ben" w:date="2026-08-30T01:22:00Z" w16du:dateUtc="2026-08-29T17:22:00Z">
          <w:r w:rsidR="00321F5C" w:rsidRPr="00321F5C" w:rsidDel="00650942">
            <w:delText xml:space="preserve">whose claims </w:delText>
          </w:r>
        </w:del>
      </w:ins>
      <w:del w:id="1648" w:author="Prof. LIU Ben" w:date="2026-08-30T01:22:00Z" w16du:dateUtc="2026-08-29T17:22:00Z">
        <w:r w:rsidRPr="00D2526D" w:rsidDel="00650942">
          <w:delText>do</w:delText>
        </w:r>
        <w:r w:rsidDel="00650942">
          <w:delText>es</w:delText>
        </w:r>
        <w:r w:rsidRPr="00D2526D" w:rsidDel="00650942">
          <w:delText xml:space="preserve"> not hold or whose code does not run fails at the one thing that matters most. Differentiation predicts the opposite: if humans compete by distinguishing themselves from a strong AI answer, the gains should land on dimensions where humans hold a distinctive edge over AI, such as personal experience or engaging storytelling. To separate the two, we use an LLM to score ten quality dimensions of the first human answer: clarity, readability, accuracy, relevance, detail level, and the presence of personal experience, insight, innovative approaches, alternative solutions, and engaging storytelling (see Online Appendix </w:delText>
        </w:r>
      </w:del>
      <w:ins w:id="1649" w:author="Dylan CHEN" w:date="2026-08-29T09:46:00Z" w16du:dateUtc="2026-08-29T01:46:00Z">
        <w:del w:id="1650" w:author="Prof. LIU Ben" w:date="2026-08-30T01:22:00Z" w16du:dateUtc="2026-08-29T17:22:00Z">
          <w:r w:rsidR="00D42624" w:rsidDel="00650942">
            <w:rPr>
              <w:rFonts w:hint="eastAsia"/>
            </w:rPr>
            <w:delText>C</w:delText>
          </w:r>
        </w:del>
      </w:ins>
      <w:del w:id="1651" w:author="Prof. LIU Ben" w:date="2026-08-30T01:22:00Z" w16du:dateUtc="2026-08-29T17:22:00Z">
        <w:r w:rsidRPr="00D2526D" w:rsidDel="00650942">
          <w:delText xml:space="preserve">B for definitions and validation). We regress each dimension on AI quality. Only one dimension responds. As Column 1 of Table 12 shows, the interaction between </w:delText>
        </w:r>
      </w:del>
      <m:oMath>
        <m:r>
          <w:del w:id="1652" w:author="Prof. LIU Ben" w:date="2026-08-30T01:22:00Z" w16du:dateUtc="2026-08-29T17:22:00Z">
            <w:rPr>
              <w:rFonts w:ascii="Cambria Math" w:hAnsi="Cambria Math"/>
            </w:rPr>
            <m:t>A</m:t>
          </w:del>
        </m:r>
        <m:sSub>
          <m:sSubPr>
            <m:ctrlPr>
              <w:del w:id="1653" w:author="Prof. LIU Ben" w:date="2026-08-30T01:22:00Z" w16du:dateUtc="2026-08-29T17:22:00Z">
                <w:rPr>
                  <w:rFonts w:ascii="Cambria Math" w:hAnsi="Cambria Math"/>
                </w:rPr>
              </w:del>
            </m:ctrlPr>
          </m:sSubPr>
          <m:e>
            <m:r>
              <w:del w:id="1654" w:author="Prof. LIU Ben" w:date="2026-08-30T01:22:00Z" w16du:dateUtc="2026-08-29T17:22:00Z">
                <w:rPr>
                  <w:rFonts w:ascii="Cambria Math" w:hAnsi="Cambria Math"/>
                </w:rPr>
                <m:t>I</m:t>
              </w:del>
            </m:r>
          </m:e>
          <m:sub>
            <m:r>
              <w:del w:id="1655" w:author="Prof. LIU Ben" w:date="2026-08-30T01:22:00Z" w16du:dateUtc="2026-08-29T17:22:00Z">
                <w:rPr>
                  <w:rFonts w:ascii="Cambria Math" w:hAnsi="Cambria Math"/>
                </w:rPr>
                <m:t>i</m:t>
              </w:del>
            </m:r>
          </m:sub>
        </m:sSub>
      </m:oMath>
      <w:del w:id="1656" w:author="Prof. LIU Ben" w:date="2026-08-30T01:22:00Z" w16du:dateUtc="2026-08-29T17:22:00Z">
        <w:r w:rsidRPr="00D2526D" w:rsidDel="00650942">
          <w:delText>and answer quality is positive and significant on accuracy (0.083, p &lt; 0.05), while for the other nine dimensions AI quality has no significant effect. A higher-quality AI answer is followed by a more accurate human answer, and by nothing else. This is precisely the signature standard-setting predicts, and it weighs directly against differentiation: the human-edge dimensions, including personal experience and storytelling, do not move, so contributors are not competing by playing to those strengths.</w:delText>
        </w:r>
      </w:del>
    </w:p>
    <w:p w14:paraId="76EE9976" w14:textId="2B3A9804" w:rsidR="00A00064" w:rsidRDefault="00A00064" w:rsidP="00A00064">
      <w:pPr>
        <w:pStyle w:val="Paragraph0"/>
        <w:rPr>
          <w:ins w:id="1657" w:author="Prof. LIU Ben" w:date="2026-08-30T01:23:00Z" w16du:dateUtc="2026-08-29T17:23:00Z"/>
        </w:rPr>
      </w:pPr>
      <w:r w:rsidRPr="00325599">
        <w:rPr>
          <w:b/>
          <w:bCs/>
        </w:rPr>
        <w:t>Ruling out selection</w:t>
      </w:r>
      <w:r w:rsidRPr="00325599">
        <w:t xml:space="preserve">. If selection drove the result, a higher-quality AI answer should attract more expert first contributors, and the quality gain would follow from their expertise rather than from any change in behavior. We measure the expertise of the first human contributor by the number of previously accepted answers within the relevant tag and regress it on AI quality. Column 2 of Table 12 shows no such relationship: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ins w:id="1658" w:author="Dylan CHEN" w:date="2026-08-27T17:14:00Z" w16du:dateUtc="2026-08-27T09:14:00Z">
        <w:r w:rsidR="00321F5C">
          <w:rPr>
            <w:rFonts w:hint="eastAsia"/>
          </w:rPr>
          <w:t xml:space="preserve"> </w:t>
        </w:r>
      </w:ins>
      <w:r w:rsidRPr="00325599">
        <w:t xml:space="preserve">and answer quality is insignificant (-0.005), as are the other coefficients. Higher AI quality does not pull in more expert contributors, so the accuracy gain in Column 1 reflects how a given contributor responds to the AI, not a change in who responds. </w:t>
      </w:r>
      <w:del w:id="1659" w:author="Prof. LIU Ben" w:date="2026-08-30T01:24:00Z" w16du:dateUtc="2026-08-29T17:24:00Z">
        <w:r w:rsidRPr="00325599" w:rsidDel="00650942">
          <w:delText>Selection is ruled out.</w:delText>
        </w:r>
      </w:del>
    </w:p>
    <w:p w14:paraId="7F40B668" w14:textId="6C4701E1" w:rsidR="00650942" w:rsidRPr="00325599" w:rsidDel="00650942" w:rsidRDefault="00650942" w:rsidP="00A00064">
      <w:pPr>
        <w:pStyle w:val="Paragraph0"/>
        <w:rPr>
          <w:del w:id="1660" w:author="Prof. LIU Ben" w:date="2026-08-30T01:24:00Z" w16du:dateUtc="2026-08-29T17:24:00Z"/>
        </w:rPr>
      </w:pPr>
    </w:p>
    <w:p w14:paraId="56186E09" w14:textId="015C797E" w:rsidR="00596C3A" w:rsidRPr="00015210" w:rsidRDefault="002B58E3" w:rsidP="00596C3A">
      <w:pPr>
        <w:pStyle w:val="TableFiguretitle"/>
        <w:rPr>
          <w:rFonts w:hint="eastAsia"/>
        </w:rPr>
      </w:pPr>
      <w:r w:rsidRPr="00015210">
        <w:t>Table 1</w:t>
      </w:r>
      <w:r>
        <w:t>2</w:t>
      </w:r>
      <w:r w:rsidRPr="00015210">
        <w:t xml:space="preserve">. </w:t>
      </w:r>
      <w:ins w:id="1661" w:author="Dylan CHEN" w:date="2026-08-27T16:44:00Z" w16du:dateUtc="2026-08-27T08:44:00Z">
        <w:r w:rsidR="008C3BDB">
          <w:rPr>
            <w:rFonts w:hint="eastAsia"/>
          </w:rPr>
          <w:t>Effect on f</w:t>
        </w:r>
      </w:ins>
      <w:del w:id="1662" w:author="Dylan CHEN" w:date="2026-08-27T16:44:00Z" w16du:dateUtc="2026-08-27T08:44:00Z">
        <w:r w:rsidRPr="00015210" w:rsidDel="008C3BDB">
          <w:delText>F</w:delText>
        </w:r>
      </w:del>
      <w:r w:rsidRPr="00015210">
        <w:t>irst human answer expertise and accuracy (H6, selection test and evidence from quality dimension)</w:t>
      </w:r>
    </w:p>
    <w:tbl>
      <w:tblPr>
        <w:tblW w:w="5000" w:type="pct"/>
        <w:jc w:val="center"/>
        <w:tblLayout w:type="fixed"/>
        <w:tblLook w:val="04A0" w:firstRow="1" w:lastRow="0" w:firstColumn="1" w:lastColumn="0" w:noHBand="0" w:noVBand="1"/>
        <w:tblPrChange w:id="1663" w:author="Dylan CHEN" w:date="2026-08-30T09:46:00Z" w16du:dateUtc="2026-08-30T01:46:00Z">
          <w:tblPr>
            <w:tblW w:w="4896" w:type="pct"/>
            <w:jc w:val="center"/>
            <w:tblLayout w:type="fixed"/>
            <w:tblLook w:val="04A0" w:firstRow="1" w:lastRow="0" w:firstColumn="1" w:lastColumn="0" w:noHBand="0" w:noVBand="1"/>
          </w:tblPr>
        </w:tblPrChange>
      </w:tblPr>
      <w:tblGrid>
        <w:gridCol w:w="3672"/>
        <w:gridCol w:w="2844"/>
        <w:gridCol w:w="2844"/>
        <w:tblGridChange w:id="1664">
          <w:tblGrid>
            <w:gridCol w:w="3595"/>
            <w:gridCol w:w="77"/>
            <w:gridCol w:w="2708"/>
            <w:gridCol w:w="136"/>
            <w:gridCol w:w="2649"/>
            <w:gridCol w:w="195"/>
          </w:tblGrid>
        </w:tblGridChange>
      </w:tblGrid>
      <w:tr w:rsidR="002B58E3" w:rsidRPr="00015210" w14:paraId="0F6F4D2D" w14:textId="77777777" w:rsidTr="00596C3A">
        <w:trPr>
          <w:jc w:val="center"/>
          <w:trPrChange w:id="1665" w:author="Dylan CHEN" w:date="2026-08-30T09:46:00Z" w16du:dateUtc="2026-08-30T01:46:00Z">
            <w:trPr>
              <w:gridAfter w:val="0"/>
              <w:jc w:val="center"/>
            </w:trPr>
          </w:trPrChange>
        </w:trPr>
        <w:tc>
          <w:tcPr>
            <w:tcW w:w="3595" w:type="dxa"/>
            <w:tcBorders>
              <w:top w:val="single" w:sz="4" w:space="0" w:color="auto"/>
              <w:left w:val="nil"/>
              <w:bottom w:val="nil"/>
              <w:right w:val="nil"/>
            </w:tcBorders>
            <w:noWrap/>
            <w:hideMark/>
            <w:tcPrChange w:id="1666" w:author="Dylan CHEN" w:date="2026-08-30T09:46:00Z" w16du:dateUtc="2026-08-30T01:46:00Z">
              <w:tcPr>
                <w:tcW w:w="3595" w:type="dxa"/>
                <w:tcBorders>
                  <w:top w:val="single" w:sz="4" w:space="0" w:color="auto"/>
                  <w:left w:val="nil"/>
                  <w:bottom w:val="nil"/>
                  <w:right w:val="nil"/>
                </w:tcBorders>
                <w:noWrap/>
                <w:hideMark/>
              </w:tcPr>
            </w:tcPrChange>
          </w:tcPr>
          <w:p w14:paraId="35723861"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 </w:t>
            </w:r>
          </w:p>
        </w:tc>
        <w:tc>
          <w:tcPr>
            <w:tcW w:w="2785" w:type="dxa"/>
            <w:tcBorders>
              <w:top w:val="single" w:sz="4" w:space="0" w:color="auto"/>
              <w:left w:val="nil"/>
              <w:bottom w:val="nil"/>
              <w:right w:val="nil"/>
            </w:tcBorders>
            <w:tcPrChange w:id="1667" w:author="Dylan CHEN" w:date="2026-08-30T09:46:00Z" w16du:dateUtc="2026-08-30T01:46:00Z">
              <w:tcPr>
                <w:tcW w:w="2785" w:type="dxa"/>
                <w:gridSpan w:val="2"/>
                <w:tcBorders>
                  <w:top w:val="single" w:sz="4" w:space="0" w:color="auto"/>
                  <w:left w:val="nil"/>
                  <w:bottom w:val="nil"/>
                  <w:right w:val="nil"/>
                </w:tcBorders>
              </w:tcPr>
            </w:tcPrChange>
          </w:tcPr>
          <w:p w14:paraId="79E9BCB9" w14:textId="76FC029D"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2785" w:type="dxa"/>
            <w:tcBorders>
              <w:top w:val="single" w:sz="4" w:space="0" w:color="auto"/>
              <w:left w:val="nil"/>
              <w:bottom w:val="nil"/>
              <w:right w:val="nil"/>
            </w:tcBorders>
            <w:noWrap/>
            <w:hideMark/>
            <w:tcPrChange w:id="1668" w:author="Dylan CHEN" w:date="2026-08-30T09:46:00Z" w16du:dateUtc="2026-08-30T01:46:00Z">
              <w:tcPr>
                <w:tcW w:w="2785" w:type="dxa"/>
                <w:gridSpan w:val="2"/>
                <w:tcBorders>
                  <w:top w:val="single" w:sz="4" w:space="0" w:color="auto"/>
                  <w:left w:val="nil"/>
                  <w:bottom w:val="nil"/>
                  <w:right w:val="nil"/>
                </w:tcBorders>
                <w:noWrap/>
                <w:hideMark/>
              </w:tcPr>
            </w:tcPrChange>
          </w:tcPr>
          <w:p w14:paraId="16F9FD18" w14:textId="3CFD32F7"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r>
      <w:tr w:rsidR="002B58E3" w:rsidRPr="00015210" w14:paraId="30D31099" w14:textId="77777777" w:rsidTr="00596C3A">
        <w:trPr>
          <w:jc w:val="center"/>
          <w:trPrChange w:id="1669" w:author="Dylan CHEN" w:date="2026-08-30T09:46:00Z" w16du:dateUtc="2026-08-30T01:46:00Z">
            <w:trPr>
              <w:gridAfter w:val="0"/>
              <w:jc w:val="center"/>
            </w:trPr>
          </w:trPrChange>
        </w:trPr>
        <w:tc>
          <w:tcPr>
            <w:tcW w:w="3595" w:type="dxa"/>
            <w:tcBorders>
              <w:top w:val="nil"/>
              <w:left w:val="nil"/>
              <w:bottom w:val="nil"/>
              <w:right w:val="nil"/>
            </w:tcBorders>
            <w:noWrap/>
            <w:hideMark/>
            <w:tcPrChange w:id="1670" w:author="Dylan CHEN" w:date="2026-08-30T09:46:00Z" w16du:dateUtc="2026-08-30T01:46:00Z">
              <w:tcPr>
                <w:tcW w:w="3595" w:type="dxa"/>
                <w:tcBorders>
                  <w:top w:val="nil"/>
                  <w:left w:val="nil"/>
                  <w:bottom w:val="nil"/>
                  <w:right w:val="nil"/>
                </w:tcBorders>
                <w:noWrap/>
                <w:hideMark/>
              </w:tcPr>
            </w:tcPrChange>
          </w:tcPr>
          <w:p w14:paraId="3BF06774"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DV</w:t>
            </w:r>
          </w:p>
        </w:tc>
        <w:tc>
          <w:tcPr>
            <w:tcW w:w="2785" w:type="dxa"/>
            <w:tcBorders>
              <w:top w:val="nil"/>
              <w:left w:val="nil"/>
              <w:bottom w:val="single" w:sz="4" w:space="0" w:color="auto"/>
              <w:right w:val="nil"/>
            </w:tcBorders>
            <w:tcPrChange w:id="1671" w:author="Dylan CHEN" w:date="2026-08-30T09:46:00Z" w16du:dateUtc="2026-08-30T01:46:00Z">
              <w:tcPr>
                <w:tcW w:w="2785" w:type="dxa"/>
                <w:gridSpan w:val="2"/>
                <w:tcBorders>
                  <w:top w:val="nil"/>
                  <w:left w:val="nil"/>
                  <w:bottom w:val="single" w:sz="4" w:space="0" w:color="auto"/>
                  <w:right w:val="nil"/>
                </w:tcBorders>
                <w:vAlign w:val="center"/>
              </w:tcPr>
            </w:tcPrChange>
          </w:tcPr>
          <w:p w14:paraId="10BD9826" w14:textId="48F6F80C" w:rsidR="002B58E3" w:rsidRPr="00015210" w:rsidRDefault="002E1246" w:rsidP="009A4D13">
            <w:pPr>
              <w:jc w:val="center"/>
              <w:rPr>
                <w:color w:val="000000"/>
                <w:sz w:val="20"/>
                <w:szCs w:val="20"/>
              </w:rPr>
            </w:pPr>
            <w:ins w:id="1672" w:author="Dylan CHEN" w:date="2026-08-27T16:07:00Z" w16du:dateUtc="2026-08-27T08:07:00Z">
              <w:r>
                <w:rPr>
                  <w:rFonts w:hint="eastAsia"/>
                  <w:color w:val="000000"/>
                  <w:sz w:val="20"/>
                  <w:szCs w:val="20"/>
                </w:rPr>
                <w:t>First human</w:t>
              </w:r>
            </w:ins>
            <w:del w:id="1673" w:author="Dylan CHEN" w:date="2026-08-27T16:07:00Z" w16du:dateUtc="2026-08-27T08:07:00Z">
              <w:r w:rsidR="002B58E3" w:rsidRPr="00015210" w:rsidDel="002E1246">
                <w:rPr>
                  <w:color w:val="000000"/>
                  <w:sz w:val="20"/>
                  <w:szCs w:val="20"/>
                </w:rPr>
                <w:delText>Human 1 A</w:delText>
              </w:r>
            </w:del>
            <w:ins w:id="1674" w:author="Dylan CHEN" w:date="2026-08-27T16:07:00Z" w16du:dateUtc="2026-08-27T08:07:00Z">
              <w:r>
                <w:rPr>
                  <w:rFonts w:hint="eastAsia"/>
                  <w:color w:val="000000"/>
                  <w:sz w:val="20"/>
                  <w:szCs w:val="20"/>
                </w:rPr>
                <w:t xml:space="preserve"> answer a</w:t>
              </w:r>
            </w:ins>
            <w:r w:rsidR="002B58E3" w:rsidRPr="00015210">
              <w:rPr>
                <w:color w:val="000000"/>
                <w:sz w:val="20"/>
                <w:szCs w:val="20"/>
              </w:rPr>
              <w:t>ccuracy</w:t>
            </w:r>
          </w:p>
        </w:tc>
        <w:tc>
          <w:tcPr>
            <w:tcW w:w="2785" w:type="dxa"/>
            <w:tcBorders>
              <w:top w:val="nil"/>
              <w:left w:val="nil"/>
              <w:bottom w:val="single" w:sz="4" w:space="0" w:color="auto"/>
              <w:right w:val="nil"/>
            </w:tcBorders>
            <w:hideMark/>
            <w:tcPrChange w:id="1675" w:author="Dylan CHEN" w:date="2026-08-30T09:46:00Z" w16du:dateUtc="2026-08-30T01:46:00Z">
              <w:tcPr>
                <w:tcW w:w="2785" w:type="dxa"/>
                <w:gridSpan w:val="2"/>
                <w:tcBorders>
                  <w:top w:val="nil"/>
                  <w:left w:val="nil"/>
                  <w:bottom w:val="single" w:sz="4" w:space="0" w:color="auto"/>
                  <w:right w:val="nil"/>
                </w:tcBorders>
                <w:vAlign w:val="center"/>
                <w:hideMark/>
              </w:tcPr>
            </w:tcPrChange>
          </w:tcPr>
          <w:p w14:paraId="54829676" w14:textId="6D7E1EF6" w:rsidR="002B58E3" w:rsidRPr="00015210" w:rsidRDefault="002B58E3" w:rsidP="009A4D13">
            <w:pPr>
              <w:jc w:val="center"/>
              <w:rPr>
                <w:color w:val="000000"/>
                <w:sz w:val="20"/>
                <w:szCs w:val="20"/>
              </w:rPr>
            </w:pPr>
            <w:del w:id="1676" w:author="Dylan CHEN" w:date="2026-08-27T16:07:00Z" w16du:dateUtc="2026-08-27T08:07:00Z">
              <w:r w:rsidRPr="00015210" w:rsidDel="002E1246">
                <w:rPr>
                  <w:color w:val="000000"/>
                  <w:sz w:val="20"/>
                  <w:szCs w:val="20"/>
                </w:rPr>
                <w:delText>Human 1</w:delText>
              </w:r>
            </w:del>
            <w:ins w:id="1677" w:author="Dylan CHEN" w:date="2026-08-27T16:07:00Z" w16du:dateUtc="2026-08-27T08:07:00Z">
              <w:r w:rsidR="002E1246">
                <w:rPr>
                  <w:rFonts w:hint="eastAsia"/>
                  <w:color w:val="000000"/>
                  <w:sz w:val="20"/>
                  <w:szCs w:val="20"/>
                </w:rPr>
                <w:t>First human</w:t>
              </w:r>
            </w:ins>
            <w:r w:rsidRPr="00015210">
              <w:rPr>
                <w:color w:val="000000"/>
                <w:sz w:val="20"/>
                <w:szCs w:val="20"/>
              </w:rPr>
              <w:t xml:space="preserve"> </w:t>
            </w:r>
            <w:ins w:id="1678" w:author="Dylan CHEN" w:date="2026-08-27T16:07:00Z" w16du:dateUtc="2026-08-27T08:07:00Z">
              <w:r w:rsidR="002E1246">
                <w:rPr>
                  <w:rFonts w:hint="eastAsia"/>
                  <w:color w:val="000000"/>
                  <w:sz w:val="20"/>
                  <w:szCs w:val="20"/>
                </w:rPr>
                <w:t>e</w:t>
              </w:r>
            </w:ins>
            <w:del w:id="1679" w:author="Dylan CHEN" w:date="2026-08-27T16:07:00Z" w16du:dateUtc="2026-08-27T08:07:00Z">
              <w:r w:rsidRPr="00015210" w:rsidDel="002E1246">
                <w:rPr>
                  <w:color w:val="000000"/>
                  <w:sz w:val="20"/>
                  <w:szCs w:val="20"/>
                </w:rPr>
                <w:delText>E</w:delText>
              </w:r>
            </w:del>
            <w:r w:rsidRPr="00015210">
              <w:rPr>
                <w:color w:val="000000"/>
                <w:sz w:val="20"/>
                <w:szCs w:val="20"/>
              </w:rPr>
              <w:t>xpertise</w:t>
            </w:r>
          </w:p>
        </w:tc>
      </w:tr>
      <w:tr w:rsidR="002B58E3" w:rsidRPr="00015210" w14:paraId="785EA82C" w14:textId="77777777" w:rsidTr="00596C3A">
        <w:trPr>
          <w:jc w:val="center"/>
          <w:trPrChange w:id="1680" w:author="Dylan CHEN" w:date="2026-08-30T09:46:00Z" w16du:dateUtc="2026-08-30T01:46:00Z">
            <w:trPr>
              <w:gridAfter w:val="0"/>
              <w:jc w:val="center"/>
            </w:trPr>
          </w:trPrChange>
        </w:trPr>
        <w:tc>
          <w:tcPr>
            <w:tcW w:w="3595" w:type="dxa"/>
            <w:vMerge w:val="restart"/>
            <w:tcBorders>
              <w:top w:val="nil"/>
              <w:left w:val="nil"/>
              <w:bottom w:val="nil"/>
              <w:right w:val="nil"/>
            </w:tcBorders>
            <w:noWrap/>
            <w:hideMark/>
            <w:tcPrChange w:id="1681" w:author="Dylan CHEN" w:date="2026-08-30T09:46:00Z" w16du:dateUtc="2026-08-30T01:46:00Z">
              <w:tcPr>
                <w:tcW w:w="3595" w:type="dxa"/>
                <w:vMerge w:val="restart"/>
                <w:tcBorders>
                  <w:top w:val="nil"/>
                  <w:left w:val="nil"/>
                  <w:bottom w:val="nil"/>
                  <w:right w:val="nil"/>
                </w:tcBorders>
                <w:noWrap/>
                <w:hideMark/>
              </w:tcPr>
            </w:tcPrChange>
          </w:tcPr>
          <w:p w14:paraId="2C308E5B"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85" w:type="dxa"/>
            <w:tcBorders>
              <w:top w:val="nil"/>
              <w:left w:val="nil"/>
              <w:bottom w:val="nil"/>
              <w:right w:val="nil"/>
            </w:tcBorders>
            <w:tcPrChange w:id="1682" w:author="Dylan CHEN" w:date="2026-08-30T09:46:00Z" w16du:dateUtc="2026-08-30T01:46:00Z">
              <w:tcPr>
                <w:tcW w:w="2785" w:type="dxa"/>
                <w:gridSpan w:val="2"/>
                <w:tcBorders>
                  <w:top w:val="nil"/>
                  <w:left w:val="nil"/>
                  <w:bottom w:val="nil"/>
                  <w:right w:val="nil"/>
                </w:tcBorders>
              </w:tcPr>
            </w:tcPrChange>
          </w:tcPr>
          <w:p w14:paraId="5DD20B8E" w14:textId="77777777" w:rsidR="002B58E3" w:rsidRPr="00015210" w:rsidRDefault="002B58E3" w:rsidP="009A4D13">
            <w:pPr>
              <w:jc w:val="center"/>
              <w:rPr>
                <w:color w:val="000000"/>
                <w:sz w:val="20"/>
                <w:szCs w:val="20"/>
              </w:rPr>
            </w:pPr>
            <w:r w:rsidRPr="00015210">
              <w:rPr>
                <w:color w:val="000000"/>
                <w:sz w:val="20"/>
                <w:szCs w:val="20"/>
              </w:rPr>
              <w:t>0.852</w:t>
            </w:r>
          </w:p>
        </w:tc>
        <w:tc>
          <w:tcPr>
            <w:tcW w:w="2785" w:type="dxa"/>
            <w:tcBorders>
              <w:top w:val="nil"/>
              <w:left w:val="nil"/>
              <w:bottom w:val="nil"/>
              <w:right w:val="nil"/>
            </w:tcBorders>
            <w:noWrap/>
            <w:hideMark/>
            <w:tcPrChange w:id="1683" w:author="Dylan CHEN" w:date="2026-08-30T09:46:00Z" w16du:dateUtc="2026-08-30T01:46:00Z">
              <w:tcPr>
                <w:tcW w:w="2785" w:type="dxa"/>
                <w:gridSpan w:val="2"/>
                <w:tcBorders>
                  <w:top w:val="nil"/>
                  <w:left w:val="nil"/>
                  <w:bottom w:val="nil"/>
                  <w:right w:val="nil"/>
                </w:tcBorders>
                <w:noWrap/>
                <w:hideMark/>
              </w:tcPr>
            </w:tcPrChange>
          </w:tcPr>
          <w:p w14:paraId="5E121FE6" w14:textId="77777777" w:rsidR="002B58E3" w:rsidRPr="00015210" w:rsidRDefault="002B58E3" w:rsidP="009A4D13">
            <w:pPr>
              <w:jc w:val="center"/>
              <w:rPr>
                <w:color w:val="000000"/>
                <w:sz w:val="20"/>
                <w:szCs w:val="20"/>
              </w:rPr>
            </w:pPr>
            <w:r w:rsidRPr="00015210">
              <w:rPr>
                <w:color w:val="000000"/>
                <w:sz w:val="20"/>
                <w:szCs w:val="20"/>
              </w:rPr>
              <w:t>0.048</w:t>
            </w:r>
          </w:p>
        </w:tc>
      </w:tr>
      <w:tr w:rsidR="002B58E3" w:rsidRPr="00015210" w14:paraId="5CCB0559" w14:textId="77777777" w:rsidTr="00596C3A">
        <w:trPr>
          <w:jc w:val="center"/>
          <w:trPrChange w:id="1684" w:author="Dylan CHEN" w:date="2026-08-30T09:46:00Z" w16du:dateUtc="2026-08-30T01:46:00Z">
            <w:trPr>
              <w:gridAfter w:val="0"/>
              <w:jc w:val="center"/>
            </w:trPr>
          </w:trPrChange>
        </w:trPr>
        <w:tc>
          <w:tcPr>
            <w:tcW w:w="3595" w:type="dxa"/>
            <w:vMerge/>
            <w:tcBorders>
              <w:top w:val="nil"/>
              <w:left w:val="nil"/>
              <w:bottom w:val="nil"/>
              <w:right w:val="nil"/>
            </w:tcBorders>
            <w:hideMark/>
            <w:tcPrChange w:id="1685" w:author="Dylan CHEN" w:date="2026-08-30T09:46:00Z" w16du:dateUtc="2026-08-30T01:46:00Z">
              <w:tcPr>
                <w:tcW w:w="3595" w:type="dxa"/>
                <w:vMerge/>
                <w:tcBorders>
                  <w:top w:val="nil"/>
                  <w:left w:val="nil"/>
                  <w:bottom w:val="nil"/>
                  <w:right w:val="nil"/>
                </w:tcBorders>
                <w:hideMark/>
              </w:tcPr>
            </w:tcPrChange>
          </w:tcPr>
          <w:p w14:paraId="62669638"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Change w:id="1686" w:author="Dylan CHEN" w:date="2026-08-30T09:46:00Z" w16du:dateUtc="2026-08-30T01:46:00Z">
              <w:tcPr>
                <w:tcW w:w="2785" w:type="dxa"/>
                <w:gridSpan w:val="2"/>
                <w:tcBorders>
                  <w:top w:val="nil"/>
                  <w:left w:val="nil"/>
                  <w:bottom w:val="nil"/>
                  <w:right w:val="nil"/>
                </w:tcBorders>
              </w:tcPr>
            </w:tcPrChange>
          </w:tcPr>
          <w:p w14:paraId="149DD476" w14:textId="77777777" w:rsidR="002B58E3" w:rsidRPr="00015210" w:rsidRDefault="002B58E3" w:rsidP="009A4D13">
            <w:pPr>
              <w:jc w:val="center"/>
              <w:rPr>
                <w:color w:val="000000"/>
                <w:sz w:val="20"/>
                <w:szCs w:val="20"/>
              </w:rPr>
            </w:pPr>
            <w:r w:rsidRPr="00015210">
              <w:rPr>
                <w:color w:val="000000"/>
                <w:sz w:val="20"/>
                <w:szCs w:val="20"/>
              </w:rPr>
              <w:t>(0.726)</w:t>
            </w:r>
          </w:p>
        </w:tc>
        <w:tc>
          <w:tcPr>
            <w:tcW w:w="2785" w:type="dxa"/>
            <w:tcBorders>
              <w:top w:val="nil"/>
              <w:left w:val="nil"/>
              <w:bottom w:val="nil"/>
              <w:right w:val="nil"/>
            </w:tcBorders>
            <w:noWrap/>
            <w:hideMark/>
            <w:tcPrChange w:id="1687" w:author="Dylan CHEN" w:date="2026-08-30T09:46:00Z" w16du:dateUtc="2026-08-30T01:46:00Z">
              <w:tcPr>
                <w:tcW w:w="2785" w:type="dxa"/>
                <w:gridSpan w:val="2"/>
                <w:tcBorders>
                  <w:top w:val="nil"/>
                  <w:left w:val="nil"/>
                  <w:bottom w:val="nil"/>
                  <w:right w:val="nil"/>
                </w:tcBorders>
                <w:noWrap/>
                <w:hideMark/>
              </w:tcPr>
            </w:tcPrChange>
          </w:tcPr>
          <w:p w14:paraId="05EC7ED9" w14:textId="77777777" w:rsidR="002B58E3" w:rsidRPr="00015210" w:rsidRDefault="002B58E3" w:rsidP="009A4D13">
            <w:pPr>
              <w:jc w:val="center"/>
              <w:rPr>
                <w:color w:val="000000"/>
                <w:sz w:val="20"/>
                <w:szCs w:val="20"/>
              </w:rPr>
            </w:pPr>
            <w:r w:rsidRPr="00015210">
              <w:rPr>
                <w:color w:val="000000"/>
                <w:sz w:val="20"/>
                <w:szCs w:val="20"/>
              </w:rPr>
              <w:t>(0.519)</w:t>
            </w:r>
          </w:p>
        </w:tc>
      </w:tr>
      <w:tr w:rsidR="002B58E3" w:rsidRPr="00015210" w14:paraId="56D1AAC0" w14:textId="77777777" w:rsidTr="00596C3A">
        <w:trPr>
          <w:jc w:val="center"/>
          <w:trPrChange w:id="1688" w:author="Dylan CHEN" w:date="2026-08-30T09:46:00Z" w16du:dateUtc="2026-08-30T01:46:00Z">
            <w:trPr>
              <w:gridAfter w:val="0"/>
              <w:jc w:val="center"/>
            </w:trPr>
          </w:trPrChange>
        </w:trPr>
        <w:tc>
          <w:tcPr>
            <w:tcW w:w="3595" w:type="dxa"/>
            <w:vMerge w:val="restart"/>
            <w:tcBorders>
              <w:top w:val="nil"/>
              <w:left w:val="nil"/>
              <w:bottom w:val="nil"/>
              <w:right w:val="nil"/>
            </w:tcBorders>
            <w:noWrap/>
            <w:hideMark/>
            <w:tcPrChange w:id="1689" w:author="Dylan CHEN" w:date="2026-08-30T09:46:00Z" w16du:dateUtc="2026-08-30T01:46:00Z">
              <w:tcPr>
                <w:tcW w:w="3595" w:type="dxa"/>
                <w:vMerge w:val="restart"/>
                <w:tcBorders>
                  <w:top w:val="nil"/>
                  <w:left w:val="nil"/>
                  <w:bottom w:val="nil"/>
                  <w:right w:val="nil"/>
                </w:tcBorders>
                <w:noWrap/>
                <w:hideMark/>
              </w:tcPr>
            </w:tcPrChange>
          </w:tcPr>
          <w:p w14:paraId="73992236"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785" w:type="dxa"/>
            <w:tcBorders>
              <w:top w:val="nil"/>
              <w:left w:val="nil"/>
              <w:bottom w:val="nil"/>
              <w:right w:val="nil"/>
            </w:tcBorders>
            <w:tcPrChange w:id="1690" w:author="Dylan CHEN" w:date="2026-08-30T09:46:00Z" w16du:dateUtc="2026-08-30T01:46:00Z">
              <w:tcPr>
                <w:tcW w:w="2785" w:type="dxa"/>
                <w:gridSpan w:val="2"/>
                <w:tcBorders>
                  <w:top w:val="nil"/>
                  <w:left w:val="nil"/>
                  <w:bottom w:val="nil"/>
                  <w:right w:val="nil"/>
                </w:tcBorders>
              </w:tcPr>
            </w:tcPrChange>
          </w:tcPr>
          <w:p w14:paraId="54C26D9F" w14:textId="77777777" w:rsidR="002B58E3" w:rsidRPr="00015210" w:rsidRDefault="002B58E3" w:rsidP="009A4D13">
            <w:pPr>
              <w:jc w:val="center"/>
              <w:rPr>
                <w:color w:val="000000"/>
                <w:sz w:val="20"/>
                <w:szCs w:val="20"/>
              </w:rPr>
            </w:pPr>
            <w:r w:rsidRPr="00015210">
              <w:rPr>
                <w:color w:val="000000"/>
                <w:sz w:val="20"/>
                <w:szCs w:val="20"/>
              </w:rPr>
              <w:t>-0.239·</w:t>
            </w:r>
          </w:p>
        </w:tc>
        <w:tc>
          <w:tcPr>
            <w:tcW w:w="2785" w:type="dxa"/>
            <w:tcBorders>
              <w:top w:val="nil"/>
              <w:left w:val="nil"/>
              <w:bottom w:val="nil"/>
              <w:right w:val="nil"/>
            </w:tcBorders>
            <w:noWrap/>
            <w:hideMark/>
            <w:tcPrChange w:id="1691" w:author="Dylan CHEN" w:date="2026-08-30T09:46:00Z" w16du:dateUtc="2026-08-30T01:46:00Z">
              <w:tcPr>
                <w:tcW w:w="2785" w:type="dxa"/>
                <w:gridSpan w:val="2"/>
                <w:tcBorders>
                  <w:top w:val="nil"/>
                  <w:left w:val="nil"/>
                  <w:bottom w:val="nil"/>
                  <w:right w:val="nil"/>
                </w:tcBorders>
                <w:noWrap/>
                <w:hideMark/>
              </w:tcPr>
            </w:tcPrChange>
          </w:tcPr>
          <w:p w14:paraId="41F45E47" w14:textId="77777777" w:rsidR="002B58E3" w:rsidRPr="00015210" w:rsidRDefault="002B58E3" w:rsidP="009A4D13">
            <w:pPr>
              <w:jc w:val="center"/>
              <w:rPr>
                <w:color w:val="000000"/>
                <w:sz w:val="20"/>
                <w:szCs w:val="20"/>
              </w:rPr>
            </w:pPr>
            <w:r w:rsidRPr="00015210">
              <w:rPr>
                <w:color w:val="000000"/>
                <w:sz w:val="20"/>
                <w:szCs w:val="20"/>
              </w:rPr>
              <w:t>0.011</w:t>
            </w:r>
          </w:p>
        </w:tc>
      </w:tr>
      <w:tr w:rsidR="002B58E3" w:rsidRPr="00015210" w14:paraId="45410016" w14:textId="77777777" w:rsidTr="00596C3A">
        <w:trPr>
          <w:jc w:val="center"/>
          <w:trPrChange w:id="1692" w:author="Dylan CHEN" w:date="2026-08-30T09:46:00Z" w16du:dateUtc="2026-08-30T01:46:00Z">
            <w:trPr>
              <w:gridAfter w:val="0"/>
              <w:jc w:val="center"/>
            </w:trPr>
          </w:trPrChange>
        </w:trPr>
        <w:tc>
          <w:tcPr>
            <w:tcW w:w="3595" w:type="dxa"/>
            <w:vMerge/>
            <w:tcBorders>
              <w:top w:val="nil"/>
              <w:left w:val="nil"/>
              <w:bottom w:val="nil"/>
              <w:right w:val="nil"/>
            </w:tcBorders>
            <w:hideMark/>
            <w:tcPrChange w:id="1693" w:author="Dylan CHEN" w:date="2026-08-30T09:46:00Z" w16du:dateUtc="2026-08-30T01:46:00Z">
              <w:tcPr>
                <w:tcW w:w="3595" w:type="dxa"/>
                <w:vMerge/>
                <w:tcBorders>
                  <w:top w:val="nil"/>
                  <w:left w:val="nil"/>
                  <w:bottom w:val="nil"/>
                  <w:right w:val="nil"/>
                </w:tcBorders>
                <w:hideMark/>
              </w:tcPr>
            </w:tcPrChange>
          </w:tcPr>
          <w:p w14:paraId="4490633D"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Change w:id="1694" w:author="Dylan CHEN" w:date="2026-08-30T09:46:00Z" w16du:dateUtc="2026-08-30T01:46:00Z">
              <w:tcPr>
                <w:tcW w:w="2785" w:type="dxa"/>
                <w:gridSpan w:val="2"/>
                <w:tcBorders>
                  <w:top w:val="nil"/>
                  <w:left w:val="nil"/>
                  <w:bottom w:val="nil"/>
                  <w:right w:val="nil"/>
                </w:tcBorders>
              </w:tcPr>
            </w:tcPrChange>
          </w:tcPr>
          <w:p w14:paraId="723BECAE" w14:textId="77777777" w:rsidR="002B58E3" w:rsidRPr="00015210" w:rsidRDefault="002B58E3" w:rsidP="009A4D13">
            <w:pPr>
              <w:jc w:val="center"/>
              <w:rPr>
                <w:color w:val="000000"/>
                <w:sz w:val="20"/>
                <w:szCs w:val="20"/>
              </w:rPr>
            </w:pPr>
            <w:r w:rsidRPr="00015210">
              <w:rPr>
                <w:color w:val="000000"/>
                <w:sz w:val="20"/>
                <w:szCs w:val="20"/>
              </w:rPr>
              <w:t>(0.129)</w:t>
            </w:r>
          </w:p>
        </w:tc>
        <w:tc>
          <w:tcPr>
            <w:tcW w:w="2785" w:type="dxa"/>
            <w:tcBorders>
              <w:top w:val="nil"/>
              <w:left w:val="nil"/>
              <w:bottom w:val="nil"/>
              <w:right w:val="nil"/>
            </w:tcBorders>
            <w:noWrap/>
            <w:hideMark/>
            <w:tcPrChange w:id="1695" w:author="Dylan CHEN" w:date="2026-08-30T09:46:00Z" w16du:dateUtc="2026-08-30T01:46:00Z">
              <w:tcPr>
                <w:tcW w:w="2785" w:type="dxa"/>
                <w:gridSpan w:val="2"/>
                <w:tcBorders>
                  <w:top w:val="nil"/>
                  <w:left w:val="nil"/>
                  <w:bottom w:val="nil"/>
                  <w:right w:val="nil"/>
                </w:tcBorders>
                <w:noWrap/>
                <w:hideMark/>
              </w:tcPr>
            </w:tcPrChange>
          </w:tcPr>
          <w:p w14:paraId="7FF3C106" w14:textId="77777777" w:rsidR="002B58E3" w:rsidRPr="00015210" w:rsidRDefault="002B58E3" w:rsidP="009A4D13">
            <w:pPr>
              <w:jc w:val="center"/>
              <w:rPr>
                <w:color w:val="000000"/>
                <w:sz w:val="20"/>
                <w:szCs w:val="20"/>
              </w:rPr>
            </w:pPr>
            <w:r w:rsidRPr="00015210">
              <w:rPr>
                <w:color w:val="000000"/>
                <w:sz w:val="20"/>
                <w:szCs w:val="20"/>
              </w:rPr>
              <w:t>(0.091)</w:t>
            </w:r>
          </w:p>
        </w:tc>
      </w:tr>
      <w:tr w:rsidR="002B58E3" w:rsidRPr="00015210" w14:paraId="7FABCBAB" w14:textId="77777777" w:rsidTr="00596C3A">
        <w:trPr>
          <w:jc w:val="center"/>
          <w:trPrChange w:id="1696" w:author="Dylan CHEN" w:date="2026-08-30T09:46:00Z" w16du:dateUtc="2026-08-30T01:46:00Z">
            <w:trPr>
              <w:gridAfter w:val="0"/>
              <w:jc w:val="center"/>
            </w:trPr>
          </w:trPrChange>
        </w:trPr>
        <w:tc>
          <w:tcPr>
            <w:tcW w:w="3595" w:type="dxa"/>
            <w:vMerge w:val="restart"/>
            <w:tcBorders>
              <w:top w:val="nil"/>
              <w:left w:val="nil"/>
              <w:bottom w:val="single" w:sz="4" w:space="0" w:color="000000"/>
              <w:right w:val="nil"/>
            </w:tcBorders>
            <w:noWrap/>
            <w:hideMark/>
            <w:tcPrChange w:id="1697" w:author="Dylan CHEN" w:date="2026-08-30T09:46:00Z" w16du:dateUtc="2026-08-30T01:46:00Z">
              <w:tcPr>
                <w:tcW w:w="3595" w:type="dxa"/>
                <w:vMerge w:val="restart"/>
                <w:tcBorders>
                  <w:top w:val="nil"/>
                  <w:left w:val="nil"/>
                  <w:bottom w:val="single" w:sz="4" w:space="0" w:color="000000"/>
                  <w:right w:val="nil"/>
                </w:tcBorders>
                <w:noWrap/>
                <w:hideMark/>
              </w:tcPr>
            </w:tcPrChange>
          </w:tcPr>
          <w:p w14:paraId="69AD1E09"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785" w:type="dxa"/>
            <w:tcBorders>
              <w:top w:val="nil"/>
              <w:left w:val="nil"/>
              <w:bottom w:val="nil"/>
              <w:right w:val="nil"/>
            </w:tcBorders>
            <w:tcPrChange w:id="1698" w:author="Dylan CHEN" w:date="2026-08-30T09:46:00Z" w16du:dateUtc="2026-08-30T01:46:00Z">
              <w:tcPr>
                <w:tcW w:w="2785" w:type="dxa"/>
                <w:gridSpan w:val="2"/>
                <w:tcBorders>
                  <w:top w:val="nil"/>
                  <w:left w:val="nil"/>
                  <w:bottom w:val="nil"/>
                  <w:right w:val="nil"/>
                </w:tcBorders>
              </w:tcPr>
            </w:tcPrChange>
          </w:tcPr>
          <w:p w14:paraId="31663B80" w14:textId="77777777" w:rsidR="002B58E3" w:rsidRPr="00015210" w:rsidRDefault="002B58E3" w:rsidP="009A4D13">
            <w:pPr>
              <w:jc w:val="center"/>
              <w:rPr>
                <w:color w:val="000000"/>
                <w:sz w:val="20"/>
                <w:szCs w:val="20"/>
              </w:rPr>
            </w:pPr>
            <w:r w:rsidRPr="00015210">
              <w:rPr>
                <w:color w:val="000000"/>
                <w:sz w:val="20"/>
                <w:szCs w:val="20"/>
              </w:rPr>
              <w:t>0.083*</w:t>
            </w:r>
          </w:p>
        </w:tc>
        <w:tc>
          <w:tcPr>
            <w:tcW w:w="2785" w:type="dxa"/>
            <w:tcBorders>
              <w:top w:val="nil"/>
              <w:left w:val="nil"/>
              <w:bottom w:val="nil"/>
              <w:right w:val="nil"/>
            </w:tcBorders>
            <w:noWrap/>
            <w:hideMark/>
            <w:tcPrChange w:id="1699" w:author="Dylan CHEN" w:date="2026-08-30T09:46:00Z" w16du:dateUtc="2026-08-30T01:46:00Z">
              <w:tcPr>
                <w:tcW w:w="2785" w:type="dxa"/>
                <w:gridSpan w:val="2"/>
                <w:tcBorders>
                  <w:top w:val="nil"/>
                  <w:left w:val="nil"/>
                  <w:bottom w:val="nil"/>
                  <w:right w:val="nil"/>
                </w:tcBorders>
                <w:noWrap/>
                <w:hideMark/>
              </w:tcPr>
            </w:tcPrChange>
          </w:tcPr>
          <w:p w14:paraId="3A057D7C" w14:textId="77777777" w:rsidR="002B58E3" w:rsidRPr="00015210" w:rsidRDefault="002B58E3" w:rsidP="009A4D13">
            <w:pPr>
              <w:jc w:val="center"/>
              <w:rPr>
                <w:color w:val="000000"/>
                <w:sz w:val="20"/>
                <w:szCs w:val="20"/>
              </w:rPr>
            </w:pPr>
            <w:r w:rsidRPr="00015210">
              <w:rPr>
                <w:color w:val="000000"/>
                <w:sz w:val="20"/>
                <w:szCs w:val="20"/>
              </w:rPr>
              <w:t>-0.005</w:t>
            </w:r>
          </w:p>
        </w:tc>
      </w:tr>
      <w:tr w:rsidR="002B58E3" w:rsidRPr="00015210" w14:paraId="6B3C0CA3" w14:textId="77777777" w:rsidTr="00596C3A">
        <w:trPr>
          <w:jc w:val="center"/>
          <w:trPrChange w:id="1700" w:author="Dylan CHEN" w:date="2026-08-30T09:46:00Z" w16du:dateUtc="2026-08-30T01:46:00Z">
            <w:trPr>
              <w:gridAfter w:val="0"/>
              <w:jc w:val="center"/>
            </w:trPr>
          </w:trPrChange>
        </w:trPr>
        <w:tc>
          <w:tcPr>
            <w:tcW w:w="3595" w:type="dxa"/>
            <w:vMerge/>
            <w:tcBorders>
              <w:top w:val="nil"/>
              <w:left w:val="nil"/>
              <w:bottom w:val="single" w:sz="4" w:space="0" w:color="000000"/>
              <w:right w:val="nil"/>
            </w:tcBorders>
            <w:hideMark/>
            <w:tcPrChange w:id="1701" w:author="Dylan CHEN" w:date="2026-08-30T09:46:00Z" w16du:dateUtc="2026-08-30T01:46:00Z">
              <w:tcPr>
                <w:tcW w:w="3595" w:type="dxa"/>
                <w:vMerge/>
                <w:tcBorders>
                  <w:top w:val="nil"/>
                  <w:left w:val="nil"/>
                  <w:bottom w:val="single" w:sz="4" w:space="0" w:color="000000"/>
                  <w:right w:val="nil"/>
                </w:tcBorders>
                <w:hideMark/>
              </w:tcPr>
            </w:tcPrChange>
          </w:tcPr>
          <w:p w14:paraId="7CB16637" w14:textId="77777777" w:rsidR="002B58E3" w:rsidRPr="00015210" w:rsidRDefault="002B58E3" w:rsidP="009A4D13">
            <w:pPr>
              <w:rPr>
                <w:i/>
                <w:iCs/>
                <w:color w:val="000000"/>
                <w:sz w:val="20"/>
                <w:szCs w:val="20"/>
              </w:rPr>
            </w:pPr>
          </w:p>
        </w:tc>
        <w:tc>
          <w:tcPr>
            <w:tcW w:w="2785" w:type="dxa"/>
            <w:tcBorders>
              <w:top w:val="nil"/>
              <w:left w:val="nil"/>
              <w:bottom w:val="single" w:sz="4" w:space="0" w:color="auto"/>
              <w:right w:val="nil"/>
            </w:tcBorders>
            <w:tcPrChange w:id="1702" w:author="Dylan CHEN" w:date="2026-08-30T09:46:00Z" w16du:dateUtc="2026-08-30T01:46:00Z">
              <w:tcPr>
                <w:tcW w:w="2785" w:type="dxa"/>
                <w:gridSpan w:val="2"/>
                <w:tcBorders>
                  <w:top w:val="nil"/>
                  <w:left w:val="nil"/>
                  <w:bottom w:val="single" w:sz="4" w:space="0" w:color="auto"/>
                  <w:right w:val="nil"/>
                </w:tcBorders>
              </w:tcPr>
            </w:tcPrChange>
          </w:tcPr>
          <w:p w14:paraId="3CAB3900" w14:textId="77777777" w:rsidR="002B58E3" w:rsidRPr="00015210" w:rsidRDefault="002B58E3" w:rsidP="009A4D13">
            <w:pPr>
              <w:jc w:val="center"/>
              <w:rPr>
                <w:color w:val="000000"/>
                <w:sz w:val="20"/>
                <w:szCs w:val="20"/>
              </w:rPr>
            </w:pPr>
            <w:r w:rsidRPr="00015210">
              <w:rPr>
                <w:color w:val="000000"/>
                <w:sz w:val="20"/>
                <w:szCs w:val="20"/>
              </w:rPr>
              <w:t>(0.041)</w:t>
            </w:r>
          </w:p>
        </w:tc>
        <w:tc>
          <w:tcPr>
            <w:tcW w:w="2785" w:type="dxa"/>
            <w:tcBorders>
              <w:top w:val="nil"/>
              <w:left w:val="nil"/>
              <w:bottom w:val="single" w:sz="4" w:space="0" w:color="auto"/>
              <w:right w:val="nil"/>
            </w:tcBorders>
            <w:noWrap/>
            <w:hideMark/>
            <w:tcPrChange w:id="1703" w:author="Dylan CHEN" w:date="2026-08-30T09:46:00Z" w16du:dateUtc="2026-08-30T01:46:00Z">
              <w:tcPr>
                <w:tcW w:w="2785" w:type="dxa"/>
                <w:gridSpan w:val="2"/>
                <w:tcBorders>
                  <w:top w:val="nil"/>
                  <w:left w:val="nil"/>
                  <w:bottom w:val="single" w:sz="4" w:space="0" w:color="auto"/>
                  <w:right w:val="nil"/>
                </w:tcBorders>
                <w:noWrap/>
                <w:hideMark/>
              </w:tcPr>
            </w:tcPrChange>
          </w:tcPr>
          <w:p w14:paraId="0FB699EF" w14:textId="77777777" w:rsidR="002B58E3" w:rsidRPr="00015210" w:rsidRDefault="002B58E3" w:rsidP="009A4D13">
            <w:pPr>
              <w:jc w:val="center"/>
              <w:rPr>
                <w:color w:val="000000"/>
                <w:sz w:val="20"/>
                <w:szCs w:val="20"/>
              </w:rPr>
            </w:pPr>
            <w:r w:rsidRPr="00015210">
              <w:rPr>
                <w:color w:val="000000"/>
                <w:sz w:val="20"/>
                <w:szCs w:val="20"/>
              </w:rPr>
              <w:t>(0.032)</w:t>
            </w:r>
          </w:p>
        </w:tc>
      </w:tr>
      <w:tr w:rsidR="002B58E3" w:rsidRPr="00015210" w14:paraId="70CE0E09" w14:textId="77777777" w:rsidTr="00596C3A">
        <w:trPr>
          <w:jc w:val="center"/>
          <w:trPrChange w:id="1704" w:author="Dylan CHEN" w:date="2026-08-30T09:46:00Z" w16du:dateUtc="2026-08-30T01:46:00Z">
            <w:trPr>
              <w:gridAfter w:val="0"/>
              <w:jc w:val="center"/>
            </w:trPr>
          </w:trPrChange>
        </w:trPr>
        <w:tc>
          <w:tcPr>
            <w:tcW w:w="3595" w:type="dxa"/>
            <w:tcBorders>
              <w:top w:val="nil"/>
              <w:left w:val="nil"/>
              <w:bottom w:val="nil"/>
              <w:right w:val="nil"/>
            </w:tcBorders>
            <w:noWrap/>
            <w:hideMark/>
            <w:tcPrChange w:id="1705" w:author="Dylan CHEN" w:date="2026-08-30T09:46:00Z" w16du:dateUtc="2026-08-30T01:46:00Z">
              <w:tcPr>
                <w:tcW w:w="3595" w:type="dxa"/>
                <w:tcBorders>
                  <w:top w:val="nil"/>
                  <w:left w:val="nil"/>
                  <w:bottom w:val="nil"/>
                  <w:right w:val="nil"/>
                </w:tcBorders>
                <w:noWrap/>
                <w:hideMark/>
              </w:tcPr>
            </w:tcPrChange>
          </w:tcPr>
          <w:p w14:paraId="79BDA67F" w14:textId="77777777" w:rsidR="002B58E3" w:rsidRPr="00015210" w:rsidRDefault="002B58E3" w:rsidP="009A4D13">
            <w:pPr>
              <w:rPr>
                <w:color w:val="000000"/>
                <w:sz w:val="20"/>
                <w:szCs w:val="20"/>
              </w:rPr>
            </w:pPr>
            <w:r w:rsidRPr="00015210">
              <w:rPr>
                <w:color w:val="000000"/>
                <w:sz w:val="20"/>
                <w:szCs w:val="20"/>
              </w:rPr>
              <w:t>question controls</w:t>
            </w:r>
          </w:p>
        </w:tc>
        <w:tc>
          <w:tcPr>
            <w:tcW w:w="2785" w:type="dxa"/>
            <w:tcBorders>
              <w:top w:val="nil"/>
              <w:left w:val="nil"/>
              <w:bottom w:val="nil"/>
              <w:right w:val="nil"/>
            </w:tcBorders>
            <w:tcPrChange w:id="1706" w:author="Dylan CHEN" w:date="2026-08-30T09:46:00Z" w16du:dateUtc="2026-08-30T01:46:00Z">
              <w:tcPr>
                <w:tcW w:w="2785" w:type="dxa"/>
                <w:gridSpan w:val="2"/>
                <w:tcBorders>
                  <w:top w:val="nil"/>
                  <w:left w:val="nil"/>
                  <w:bottom w:val="nil"/>
                  <w:right w:val="nil"/>
                </w:tcBorders>
              </w:tcPr>
            </w:tcPrChange>
          </w:tcPr>
          <w:p w14:paraId="7BA95BE1"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Change w:id="1707" w:author="Dylan CHEN" w:date="2026-08-30T09:46:00Z" w16du:dateUtc="2026-08-30T01:46:00Z">
              <w:tcPr>
                <w:tcW w:w="2785" w:type="dxa"/>
                <w:gridSpan w:val="2"/>
                <w:tcBorders>
                  <w:top w:val="nil"/>
                  <w:left w:val="nil"/>
                  <w:bottom w:val="nil"/>
                  <w:right w:val="nil"/>
                </w:tcBorders>
                <w:noWrap/>
                <w:hideMark/>
              </w:tcPr>
            </w:tcPrChange>
          </w:tcPr>
          <w:p w14:paraId="2B36CFC9"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7BCCC72" w14:textId="77777777" w:rsidTr="00596C3A">
        <w:trPr>
          <w:jc w:val="center"/>
          <w:trPrChange w:id="1708" w:author="Dylan CHEN" w:date="2026-08-30T09:46:00Z" w16du:dateUtc="2026-08-30T01:46:00Z">
            <w:trPr>
              <w:gridAfter w:val="0"/>
              <w:jc w:val="center"/>
            </w:trPr>
          </w:trPrChange>
        </w:trPr>
        <w:tc>
          <w:tcPr>
            <w:tcW w:w="3595" w:type="dxa"/>
            <w:tcBorders>
              <w:top w:val="nil"/>
              <w:left w:val="nil"/>
              <w:bottom w:val="nil"/>
              <w:right w:val="nil"/>
            </w:tcBorders>
            <w:noWrap/>
            <w:hideMark/>
            <w:tcPrChange w:id="1709" w:author="Dylan CHEN" w:date="2026-08-30T09:46:00Z" w16du:dateUtc="2026-08-30T01:46:00Z">
              <w:tcPr>
                <w:tcW w:w="3595" w:type="dxa"/>
                <w:tcBorders>
                  <w:top w:val="nil"/>
                  <w:left w:val="nil"/>
                  <w:bottom w:val="nil"/>
                  <w:right w:val="nil"/>
                </w:tcBorders>
                <w:noWrap/>
                <w:hideMark/>
              </w:tcPr>
            </w:tcPrChange>
          </w:tcPr>
          <w:p w14:paraId="2BFD5C11" w14:textId="77777777" w:rsidR="002B58E3" w:rsidRPr="00015210" w:rsidRDefault="002B58E3" w:rsidP="009A4D13">
            <w:pPr>
              <w:rPr>
                <w:color w:val="000000"/>
                <w:sz w:val="20"/>
                <w:szCs w:val="20"/>
              </w:rPr>
            </w:pPr>
            <w:r w:rsidRPr="00015210">
              <w:rPr>
                <w:color w:val="000000"/>
                <w:sz w:val="20"/>
                <w:szCs w:val="20"/>
              </w:rPr>
              <w:t>questioner controls</w:t>
            </w:r>
          </w:p>
        </w:tc>
        <w:tc>
          <w:tcPr>
            <w:tcW w:w="2785" w:type="dxa"/>
            <w:tcBorders>
              <w:top w:val="nil"/>
              <w:left w:val="nil"/>
              <w:bottom w:val="nil"/>
              <w:right w:val="nil"/>
            </w:tcBorders>
            <w:tcPrChange w:id="1710" w:author="Dylan CHEN" w:date="2026-08-30T09:46:00Z" w16du:dateUtc="2026-08-30T01:46:00Z">
              <w:tcPr>
                <w:tcW w:w="2785" w:type="dxa"/>
                <w:gridSpan w:val="2"/>
                <w:tcBorders>
                  <w:top w:val="nil"/>
                  <w:left w:val="nil"/>
                  <w:bottom w:val="nil"/>
                  <w:right w:val="nil"/>
                </w:tcBorders>
              </w:tcPr>
            </w:tcPrChange>
          </w:tcPr>
          <w:p w14:paraId="31C1C8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Change w:id="1711" w:author="Dylan CHEN" w:date="2026-08-30T09:46:00Z" w16du:dateUtc="2026-08-30T01:46:00Z">
              <w:tcPr>
                <w:tcW w:w="2785" w:type="dxa"/>
                <w:gridSpan w:val="2"/>
                <w:tcBorders>
                  <w:top w:val="nil"/>
                  <w:left w:val="nil"/>
                  <w:bottom w:val="nil"/>
                  <w:right w:val="nil"/>
                </w:tcBorders>
                <w:noWrap/>
                <w:hideMark/>
              </w:tcPr>
            </w:tcPrChange>
          </w:tcPr>
          <w:p w14:paraId="72274631"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5B110686" w14:textId="77777777" w:rsidTr="00596C3A">
        <w:trPr>
          <w:jc w:val="center"/>
          <w:trPrChange w:id="1712" w:author="Dylan CHEN" w:date="2026-08-30T09:46:00Z" w16du:dateUtc="2026-08-30T01:46:00Z">
            <w:trPr>
              <w:gridAfter w:val="0"/>
              <w:jc w:val="center"/>
            </w:trPr>
          </w:trPrChange>
        </w:trPr>
        <w:tc>
          <w:tcPr>
            <w:tcW w:w="3595" w:type="dxa"/>
            <w:tcBorders>
              <w:top w:val="nil"/>
              <w:left w:val="nil"/>
              <w:bottom w:val="nil"/>
              <w:right w:val="nil"/>
            </w:tcBorders>
            <w:noWrap/>
            <w:hideMark/>
            <w:tcPrChange w:id="1713" w:author="Dylan CHEN" w:date="2026-08-30T09:46:00Z" w16du:dateUtc="2026-08-30T01:46:00Z">
              <w:tcPr>
                <w:tcW w:w="3595" w:type="dxa"/>
                <w:tcBorders>
                  <w:top w:val="nil"/>
                  <w:left w:val="nil"/>
                  <w:bottom w:val="nil"/>
                  <w:right w:val="nil"/>
                </w:tcBorders>
                <w:noWrap/>
                <w:hideMark/>
              </w:tcPr>
            </w:tcPrChange>
          </w:tcPr>
          <w:p w14:paraId="50FC1AFD" w14:textId="77777777" w:rsidR="002B58E3" w:rsidRPr="00015210" w:rsidRDefault="002B58E3" w:rsidP="009A4D13">
            <w:pPr>
              <w:rPr>
                <w:color w:val="000000"/>
                <w:sz w:val="20"/>
                <w:szCs w:val="20"/>
              </w:rPr>
            </w:pPr>
            <w:r w:rsidRPr="00015210">
              <w:rPr>
                <w:color w:val="000000"/>
                <w:sz w:val="20"/>
                <w:szCs w:val="20"/>
              </w:rPr>
              <w:t>question timing FE</w:t>
            </w:r>
          </w:p>
        </w:tc>
        <w:tc>
          <w:tcPr>
            <w:tcW w:w="2785" w:type="dxa"/>
            <w:tcBorders>
              <w:top w:val="nil"/>
              <w:left w:val="nil"/>
              <w:bottom w:val="nil"/>
              <w:right w:val="nil"/>
            </w:tcBorders>
            <w:tcPrChange w:id="1714" w:author="Dylan CHEN" w:date="2026-08-30T09:46:00Z" w16du:dateUtc="2026-08-30T01:46:00Z">
              <w:tcPr>
                <w:tcW w:w="2785" w:type="dxa"/>
                <w:gridSpan w:val="2"/>
                <w:tcBorders>
                  <w:top w:val="nil"/>
                  <w:left w:val="nil"/>
                  <w:bottom w:val="nil"/>
                  <w:right w:val="nil"/>
                </w:tcBorders>
              </w:tcPr>
            </w:tcPrChange>
          </w:tcPr>
          <w:p w14:paraId="72A433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Change w:id="1715" w:author="Dylan CHEN" w:date="2026-08-30T09:46:00Z" w16du:dateUtc="2026-08-30T01:46:00Z">
              <w:tcPr>
                <w:tcW w:w="2785" w:type="dxa"/>
                <w:gridSpan w:val="2"/>
                <w:tcBorders>
                  <w:top w:val="nil"/>
                  <w:left w:val="nil"/>
                  <w:bottom w:val="nil"/>
                  <w:right w:val="nil"/>
                </w:tcBorders>
                <w:noWrap/>
                <w:hideMark/>
              </w:tcPr>
            </w:tcPrChange>
          </w:tcPr>
          <w:p w14:paraId="204A3CF3"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912D9F5" w14:textId="77777777" w:rsidTr="00596C3A">
        <w:trPr>
          <w:jc w:val="center"/>
          <w:trPrChange w:id="1716" w:author="Dylan CHEN" w:date="2026-08-30T09:46:00Z" w16du:dateUtc="2026-08-30T01:46:00Z">
            <w:trPr>
              <w:gridAfter w:val="0"/>
              <w:jc w:val="center"/>
            </w:trPr>
          </w:trPrChange>
        </w:trPr>
        <w:tc>
          <w:tcPr>
            <w:tcW w:w="3595" w:type="dxa"/>
            <w:tcBorders>
              <w:top w:val="nil"/>
              <w:left w:val="nil"/>
              <w:bottom w:val="single" w:sz="4" w:space="0" w:color="auto"/>
              <w:right w:val="nil"/>
            </w:tcBorders>
            <w:noWrap/>
            <w:hideMark/>
            <w:tcPrChange w:id="1717" w:author="Dylan CHEN" w:date="2026-08-30T09:46:00Z" w16du:dateUtc="2026-08-30T01:46:00Z">
              <w:tcPr>
                <w:tcW w:w="3595" w:type="dxa"/>
                <w:tcBorders>
                  <w:top w:val="nil"/>
                  <w:left w:val="nil"/>
                  <w:bottom w:val="single" w:sz="4" w:space="0" w:color="auto"/>
                  <w:right w:val="nil"/>
                </w:tcBorders>
                <w:noWrap/>
                <w:hideMark/>
              </w:tcPr>
            </w:tcPrChange>
          </w:tcPr>
          <w:p w14:paraId="37343120" w14:textId="77777777" w:rsidR="002B58E3" w:rsidRPr="00015210" w:rsidRDefault="002B58E3" w:rsidP="009A4D13">
            <w:pPr>
              <w:rPr>
                <w:color w:val="000000"/>
                <w:sz w:val="20"/>
                <w:szCs w:val="20"/>
              </w:rPr>
            </w:pPr>
            <w:r w:rsidRPr="00015210">
              <w:rPr>
                <w:color w:val="000000"/>
                <w:sz w:val="20"/>
                <w:szCs w:val="20"/>
              </w:rPr>
              <w:t>N</w:t>
            </w:r>
          </w:p>
        </w:tc>
        <w:tc>
          <w:tcPr>
            <w:tcW w:w="2785" w:type="dxa"/>
            <w:tcBorders>
              <w:top w:val="nil"/>
              <w:left w:val="nil"/>
              <w:bottom w:val="single" w:sz="4" w:space="0" w:color="auto"/>
              <w:right w:val="nil"/>
            </w:tcBorders>
            <w:tcPrChange w:id="1718" w:author="Dylan CHEN" w:date="2026-08-30T09:46:00Z" w16du:dateUtc="2026-08-30T01:46:00Z">
              <w:tcPr>
                <w:tcW w:w="2785" w:type="dxa"/>
                <w:gridSpan w:val="2"/>
                <w:tcBorders>
                  <w:top w:val="nil"/>
                  <w:left w:val="nil"/>
                  <w:bottom w:val="single" w:sz="4" w:space="0" w:color="auto"/>
                  <w:right w:val="nil"/>
                </w:tcBorders>
              </w:tcPr>
            </w:tcPrChange>
          </w:tcPr>
          <w:p w14:paraId="684D686C" w14:textId="77777777" w:rsidR="002B58E3" w:rsidRPr="00015210" w:rsidRDefault="002B58E3" w:rsidP="009A4D13">
            <w:pPr>
              <w:jc w:val="center"/>
              <w:rPr>
                <w:color w:val="000000"/>
                <w:sz w:val="20"/>
                <w:szCs w:val="20"/>
              </w:rPr>
            </w:pPr>
            <w:r w:rsidRPr="00015210">
              <w:rPr>
                <w:color w:val="000000"/>
                <w:sz w:val="20"/>
                <w:szCs w:val="20"/>
              </w:rPr>
              <w:t>2,728</w:t>
            </w:r>
          </w:p>
        </w:tc>
        <w:tc>
          <w:tcPr>
            <w:tcW w:w="2785" w:type="dxa"/>
            <w:tcBorders>
              <w:top w:val="nil"/>
              <w:left w:val="nil"/>
              <w:bottom w:val="single" w:sz="4" w:space="0" w:color="auto"/>
              <w:right w:val="nil"/>
            </w:tcBorders>
            <w:noWrap/>
            <w:hideMark/>
            <w:tcPrChange w:id="1719" w:author="Dylan CHEN" w:date="2026-08-30T09:46:00Z" w16du:dateUtc="2026-08-30T01:46:00Z">
              <w:tcPr>
                <w:tcW w:w="2785" w:type="dxa"/>
                <w:gridSpan w:val="2"/>
                <w:tcBorders>
                  <w:top w:val="nil"/>
                  <w:left w:val="nil"/>
                  <w:bottom w:val="single" w:sz="4" w:space="0" w:color="auto"/>
                  <w:right w:val="nil"/>
                </w:tcBorders>
                <w:noWrap/>
                <w:hideMark/>
              </w:tcPr>
            </w:tcPrChange>
          </w:tcPr>
          <w:p w14:paraId="7CABE23B" w14:textId="77777777" w:rsidR="002B58E3" w:rsidRPr="00015210" w:rsidRDefault="002B58E3" w:rsidP="009A4D13">
            <w:pPr>
              <w:jc w:val="center"/>
              <w:rPr>
                <w:color w:val="000000"/>
                <w:sz w:val="20"/>
                <w:szCs w:val="20"/>
              </w:rPr>
            </w:pPr>
            <w:r w:rsidRPr="00015210">
              <w:rPr>
                <w:color w:val="000000"/>
                <w:sz w:val="20"/>
                <w:szCs w:val="20"/>
              </w:rPr>
              <w:t>2,747</w:t>
            </w:r>
          </w:p>
        </w:tc>
      </w:tr>
    </w:tbl>
    <w:p w14:paraId="134074D5" w14:textId="4C30D0AF" w:rsidR="002B58E3" w:rsidRPr="00015210" w:rsidRDefault="002B58E3" w:rsidP="002B58E3">
      <w:pPr>
        <w:pStyle w:val="Notes"/>
      </w:pPr>
      <w:r w:rsidRPr="00596C3A">
        <w:rPr>
          <w:rPrChange w:id="1720" w:author="Dylan CHEN" w:date="2026-08-30T09:47:00Z" w16du:dateUtc="2026-08-30T01:47:00Z">
            <w:rPr>
              <w:i/>
              <w:iCs/>
            </w:rPr>
          </w:rPrChange>
        </w:rPr>
        <w:t>Notes.</w:t>
      </w:r>
      <w:r w:rsidRPr="00015210">
        <w:t xml:space="preserve"> </w:t>
      </w:r>
      <w:ins w:id="1721" w:author="Dylan CHEN" w:date="2026-08-30T09:47:00Z" w16du:dateUtc="2026-08-30T01:47:00Z">
        <w:r w:rsidR="00596C3A">
          <w:rPr>
            <w:rFonts w:hint="eastAsia"/>
          </w:rPr>
          <w:t xml:space="preserve">1. </w:t>
        </w:r>
      </w:ins>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ins w:id="1722" w:author="Dylan CHEN" w:date="2026-08-30T09:47:00Z" w16du:dateUtc="2026-08-30T01:47:00Z">
        <w:r w:rsidR="00596C3A">
          <w:br/>
        </w:r>
        <w:r w:rsidR="00596C3A">
          <w:rPr>
            <w:rFonts w:hint="eastAsia"/>
          </w:rPr>
          <w:t xml:space="preserve">2. </w:t>
        </w:r>
      </w:ins>
      <w:r w:rsidRPr="00015210">
        <w:t>The sample includes questions with a first human answer.</w:t>
      </w:r>
    </w:p>
    <w:p w14:paraId="72393B5B" w14:textId="421CB60A" w:rsidR="008169F6" w:rsidRPr="008169F6" w:rsidRDefault="00A00064">
      <w:pPr>
        <w:pStyle w:val="Paragraph0"/>
        <w:rPr>
          <w:ins w:id="1723" w:author="Prof. LIU Ben" w:date="2026-08-30T01:26:00Z" w16du:dateUtc="2026-08-29T17:26:00Z"/>
          <w:rPrChange w:id="1724" w:author="Prof. LIU Ben" w:date="2026-08-30T01:26:00Z" w16du:dateUtc="2026-08-29T17:26:00Z">
            <w:rPr>
              <w:ins w:id="1725" w:author="Prof. LIU Ben" w:date="2026-08-30T01:26:00Z" w16du:dateUtc="2026-08-29T17:26:00Z"/>
              <w:color w:val="000000"/>
            </w:rPr>
          </w:rPrChange>
        </w:rPr>
        <w:pPrChange w:id="1726" w:author="Prof. LIU Ben" w:date="2026-08-30T01:29:00Z" w16du:dateUtc="2026-08-29T17:29:00Z">
          <w:pPr/>
        </w:pPrChange>
      </w:pPr>
      <w:r w:rsidRPr="00D2526D">
        <w:rPr>
          <w:b/>
          <w:bCs/>
        </w:rPr>
        <w:t>Ruling out differentiation</w:t>
      </w:r>
      <w:r w:rsidRPr="00D2526D">
        <w:t xml:space="preserve">. </w:t>
      </w:r>
      <w:ins w:id="1727" w:author="Prof. LIU Ben" w:date="2026-08-30T01:26:00Z" w16du:dateUtc="2026-08-29T17:26:00Z">
        <w:r w:rsidR="008169F6" w:rsidRPr="008169F6">
          <w:rPr>
            <w:rPrChange w:id="1728" w:author="Prof. LIU Ben" w:date="2026-08-30T01:26:00Z" w16du:dateUtc="2026-08-29T17:26:00Z">
              <w:rPr>
                <w:color w:val="000000"/>
              </w:rPr>
            </w:rPrChange>
          </w:rPr>
          <w:t>The dimension evidence already points away from differentiation; a second test confirms it from a different angle by examining how similar the human answer is to the AI answer.</w:t>
        </w:r>
      </w:ins>
      <w:ins w:id="1729" w:author="Prof. LIU Ben" w:date="2026-08-30T01:28:00Z" w16du:dateUtc="2026-08-29T17:28:00Z">
        <w:r w:rsidR="008169F6">
          <w:rPr>
            <w:rFonts w:hint="eastAsia"/>
          </w:rPr>
          <w:t xml:space="preserve"> </w:t>
        </w:r>
        <w:r w:rsidR="008169F6" w:rsidRPr="008169F6">
          <w:rPr>
            <w:rPrChange w:id="1730" w:author="Prof. LIU Ben" w:date="2026-08-30T01:28:00Z" w16du:dateUtc="2026-08-29T17:28:00Z">
              <w:rPr>
                <w:color w:val="000000"/>
              </w:rPr>
            </w:rPrChange>
          </w:rPr>
          <w:t xml:space="preserve">Differentiation predicts </w:t>
        </w:r>
        <w:r w:rsidR="008169F6">
          <w:rPr>
            <w:rFonts w:hint="eastAsia"/>
          </w:rPr>
          <w:t>that</w:t>
        </w:r>
        <w:r w:rsidR="008169F6" w:rsidRPr="008169F6">
          <w:rPr>
            <w:rPrChange w:id="1731" w:author="Prof. LIU Ben" w:date="2026-08-30T01:28:00Z" w16du:dateUtc="2026-08-29T17:28:00Z">
              <w:rPr>
                <w:color w:val="000000"/>
              </w:rPr>
            </w:rPrChange>
          </w:rPr>
          <w:t xml:space="preserve"> if humans compete by giving answers that differ from the AI, then a better AI answer should make the human answer less similar to it.</w:t>
        </w:r>
      </w:ins>
      <w:ins w:id="1732" w:author="Prof. LIU Ben" w:date="2026-08-30T01:29:00Z" w16du:dateUtc="2026-08-29T17:29:00Z">
        <w:r w:rsidR="008169F6">
          <w:rPr>
            <w:rFonts w:hint="eastAsia"/>
          </w:rPr>
          <w:t xml:space="preserve"> </w:t>
        </w:r>
      </w:ins>
      <w:ins w:id="1733" w:author="Prof. LIU Ben" w:date="2026-08-30T01:26:00Z" w16du:dateUtc="2026-08-29T17:26:00Z">
        <w:r w:rsidR="008169F6" w:rsidRPr="008169F6">
          <w:rPr>
            <w:rPrChange w:id="1734" w:author="Prof. LIU Ben" w:date="2026-08-30T01:26:00Z" w16du:dateUtc="2026-08-29T17:26:00Z">
              <w:rPr>
                <w:color w:val="000000"/>
              </w:rPr>
            </w:rPrChange>
          </w:rPr>
          <w:t xml:space="preserve">We measure the semantic similarity between the AI answer and the first human </w:t>
        </w:r>
        <w:r w:rsidR="008169F6" w:rsidRPr="008169F6">
          <w:rPr>
            <w:rPrChange w:id="1735" w:author="Prof. LIU Ben" w:date="2026-08-30T01:26:00Z" w16du:dateUtc="2026-08-29T17:26:00Z">
              <w:rPr>
                <w:color w:val="000000"/>
              </w:rPr>
            </w:rPrChange>
          </w:rPr>
          <w:lastRenderedPageBreak/>
          <w:t xml:space="preserve">answer using Sentence-BERT. Table 13 supports reuse and redirection. The coefficient on </w:t>
        </w:r>
      </w:ins>
      <m:oMath>
        <m:r>
          <w:ins w:id="1736" w:author="Prof. LIU Ben" w:date="2026-08-30T01:26:00Z" w16du:dateUtc="2026-08-29T17:26:00Z">
            <w:rPr>
              <w:rFonts w:ascii="Cambria Math" w:hAnsi="Cambria Math"/>
            </w:rPr>
            <m:t>AIAnswerQualit</m:t>
          </w:ins>
        </m:r>
        <m:sSub>
          <m:sSubPr>
            <m:ctrlPr>
              <w:ins w:id="1737" w:author="Prof. LIU Ben" w:date="2026-08-30T01:26:00Z" w16du:dateUtc="2026-08-29T17:26:00Z">
                <w:rPr>
                  <w:rFonts w:ascii="Cambria Math" w:hAnsi="Cambria Math"/>
                </w:rPr>
              </w:ins>
            </m:ctrlPr>
          </m:sSubPr>
          <m:e>
            <m:r>
              <w:ins w:id="1738" w:author="Prof. LIU Ben" w:date="2026-08-30T01:26:00Z" w16du:dateUtc="2026-08-29T17:26:00Z">
                <w:rPr>
                  <w:rFonts w:ascii="Cambria Math" w:hAnsi="Cambria Math"/>
                </w:rPr>
                <m:t>y</m:t>
              </w:ins>
            </m:r>
          </m:e>
          <m:sub>
            <m:r>
              <w:ins w:id="1739" w:author="Prof. LIU Ben" w:date="2026-08-30T01:26:00Z" w16du:dateUtc="2026-08-29T17:26:00Z">
                <w:rPr>
                  <w:rFonts w:ascii="Cambria Math" w:hAnsi="Cambria Math"/>
                </w:rPr>
                <m:t>i</m:t>
              </w:ins>
            </m:r>
          </m:sub>
        </m:sSub>
      </m:oMath>
      <w:ins w:id="1740" w:author="Prof. LIU Ben" w:date="2026-08-30T01:26:00Z" w16du:dateUtc="2026-08-29T17:26:00Z">
        <w:r w:rsidR="008169F6" w:rsidRPr="008169F6">
          <w:rPr>
            <w:rPrChange w:id="1741" w:author="Prof. LIU Ben" w:date="2026-08-30T01:26:00Z" w16du:dateUtc="2026-08-29T17:26:00Z">
              <w:rPr>
                <w:color w:val="000000"/>
              </w:rPr>
            </w:rPrChange>
          </w:rPr>
          <w:t xml:space="preserve">is positive and significant (0.011, p &lt; 0.001): as the AI answer improves, the human answer grows closer to it. This is the direct opposite of what differentiation predicts. </w:t>
        </w:r>
      </w:ins>
    </w:p>
    <w:p w14:paraId="218032A0" w14:textId="4F878A49" w:rsidR="00A00064" w:rsidRPr="00D2526D" w:rsidDel="008169F6" w:rsidRDefault="00A00064" w:rsidP="00D2526D">
      <w:pPr>
        <w:pStyle w:val="Paragraph0"/>
        <w:rPr>
          <w:del w:id="1742" w:author="Prof. LIU Ben" w:date="2026-08-30T01:29:00Z" w16du:dateUtc="2026-08-29T17:29:00Z"/>
        </w:rPr>
      </w:pPr>
      <w:del w:id="1743" w:author="Prof. LIU Ben" w:date="2026-08-30T01:29:00Z" w16du:dateUtc="2026-08-29T17:29:00Z">
        <w:r w:rsidRPr="00D2526D" w:rsidDel="008169F6">
          <w:delText xml:space="preserve">The dimension evidence already points away from differentiation; a second test confirms it from a different angle, by examining how similar the human answer is to the AI answer. The differentiation account makes a clear prediction here: if humans compete by </w:delText>
        </w:r>
      </w:del>
      <w:del w:id="1744" w:author="Prof. LIU Ben" w:date="2026-08-30T01:25:00Z" w16du:dateUtc="2026-08-29T17:25:00Z">
        <w:r w:rsidRPr="00D2526D" w:rsidDel="00650942">
          <w:delText>carving out separate territory, they deliberately avoid overlapping with the AI</w:delText>
        </w:r>
      </w:del>
      <w:del w:id="1745" w:author="Prof. LIU Ben" w:date="2026-08-30T01:29:00Z" w16du:dateUtc="2026-08-29T17:29:00Z">
        <w:r w:rsidRPr="00D2526D" w:rsidDel="008169F6">
          <w:delText xml:space="preserve">, so a higher-quality AI answer should push the human answer </w:delText>
        </w:r>
        <w:r w:rsidRPr="00D2526D" w:rsidDel="008169F6">
          <w:rPr>
            <w:i/>
            <w:iCs/>
          </w:rPr>
          <w:delText>away</w:delText>
        </w:r>
        <w:r w:rsidRPr="00D2526D" w:rsidDel="008169F6">
          <w:delText xml:space="preserve"> from it and similarity should </w:delText>
        </w:r>
        <w:r w:rsidRPr="00D2526D" w:rsidDel="008169F6">
          <w:rPr>
            <w:i/>
            <w:iCs/>
          </w:rPr>
          <w:delText>fall</w:delText>
        </w:r>
        <w:r w:rsidRPr="00D2526D" w:rsidDel="008169F6">
          <w:delText xml:space="preserve">. Standard-setting predicts no such retreat. </w:delText>
        </w:r>
        <w:r w:rsidR="00FC2E19" w:rsidDel="008169F6">
          <w:delText>M</w:delText>
        </w:r>
        <w:r w:rsidRPr="00D2526D" w:rsidDel="008169F6">
          <w:delText>eeting the standard</w:delText>
        </w:r>
        <w:r w:rsidR="00FC2E19" w:rsidDel="008169F6">
          <w:delText xml:space="preserve"> demonstrated by the AI answer</w:delText>
        </w:r>
        <w:r w:rsidRPr="00D2526D" w:rsidDel="008169F6">
          <w:delText xml:space="preserve"> does not require staying close to the AI, but it does tend to produce convergence: on a well-defined technical question the correct content is relatively narrow, so a human answer that clears a higher bar tends to arrive at the same correct solution the AI reached, and similarity </w:delText>
        </w:r>
        <w:r w:rsidR="00FC2E19" w:rsidDel="008169F6">
          <w:delText>may actually rise</w:delText>
        </w:r>
        <w:r w:rsidRPr="00D2526D" w:rsidDel="008169F6">
          <w:delText xml:space="preserve">. We measure the semantic similarity between the AI answer and the first human answer using Sentence-BERT. Table 13 supports standard-setting. The coefficient on </w:delText>
        </w:r>
        <w:r w:rsidR="00FC2E19" w:rsidRPr="00D2526D" w:rsidDel="008169F6">
          <w:rPr>
            <w:i/>
            <w:iCs/>
          </w:rPr>
          <w:delText>AIAnswerQuality</w:delText>
        </w:r>
        <w:r w:rsidR="00FC2E19" w:rsidDel="008169F6">
          <w:rPr>
            <w:i/>
            <w:iCs/>
            <w:vertAlign w:val="subscript"/>
          </w:rPr>
          <w:delText>i</w:delText>
        </w:r>
        <w:r w:rsidR="00FC2E19" w:rsidDel="008169F6">
          <w:rPr>
            <w:i/>
            <w:iCs/>
          </w:rPr>
          <w:delText xml:space="preserve"> </w:delText>
        </w:r>
        <w:r w:rsidRPr="00D2526D" w:rsidDel="008169F6">
          <w:delText>is positive and significant (0.011, p &lt; 0.001): as the AI answer improves, the human answer grows closer to it, not farther. This is the direct opposite of what differentiation predicts. Humans do not walk away from a strong AI answer to stake out separate ground; writing on their own, they converge on the same correct solution the standard demands.</w:delText>
        </w:r>
      </w:del>
    </w:p>
    <w:p w14:paraId="0A6316AC" w14:textId="29185CB1" w:rsidR="00D25B8E" w:rsidRPr="00015210" w:rsidRDefault="00D25B8E" w:rsidP="00D25B8E">
      <w:pPr>
        <w:pStyle w:val="TableFiguretitle"/>
      </w:pPr>
      <w:r w:rsidRPr="00015210">
        <w:t xml:space="preserve">Table </w:t>
      </w:r>
      <w:r w:rsidR="004B4800" w:rsidRPr="00015210">
        <w:t>1</w:t>
      </w:r>
      <w:r w:rsidR="004B4800">
        <w:t>3</w:t>
      </w:r>
      <w:r w:rsidRPr="00015210">
        <w:t xml:space="preserve">. </w:t>
      </w:r>
      <w:ins w:id="1746" w:author="Dylan CHEN" w:date="2026-08-27T16:44:00Z" w16du:dateUtc="2026-08-27T08:44:00Z">
        <w:r w:rsidR="008C3BDB">
          <w:rPr>
            <w:rFonts w:hint="eastAsia"/>
          </w:rPr>
          <w:t>Effect on s</w:t>
        </w:r>
      </w:ins>
      <w:del w:id="1747" w:author="Dylan CHEN" w:date="2026-08-27T16:44:00Z" w16du:dateUtc="2026-08-27T08:44:00Z">
        <w:r w:rsidRPr="00015210" w:rsidDel="008C3BDB">
          <w:delText>S</w:delText>
        </w:r>
      </w:del>
      <w:r w:rsidRPr="00015210">
        <w:t xml:space="preserve">imilarity between the </w:t>
      </w:r>
      <w:del w:id="1748" w:author="Dylan CHEN" w:date="2026-08-27T16:45:00Z" w16du:dateUtc="2026-08-27T08:45:00Z">
        <w:r w:rsidRPr="00015210" w:rsidDel="008C3BDB">
          <w:delText xml:space="preserve">first </w:delText>
        </w:r>
      </w:del>
      <w:ins w:id="1749" w:author="Dylan CHEN" w:date="2026-08-27T16:45:00Z" w16du:dateUtc="2026-08-27T08:45:00Z">
        <w:r w:rsidR="008C3BDB">
          <w:rPr>
            <w:rFonts w:hint="eastAsia"/>
          </w:rPr>
          <w:t>AI</w:t>
        </w:r>
        <w:r w:rsidR="008C3BDB" w:rsidRPr="00015210">
          <w:t xml:space="preserve"> </w:t>
        </w:r>
      </w:ins>
      <w:r w:rsidRPr="00015210">
        <w:t xml:space="preserve">and </w:t>
      </w:r>
      <w:del w:id="1750" w:author="Dylan CHEN" w:date="2026-08-27T16:45:00Z" w16du:dateUtc="2026-08-27T08:45:00Z">
        <w:r w:rsidRPr="00015210" w:rsidDel="008C3BDB">
          <w:delText xml:space="preserve">second </w:delText>
        </w:r>
      </w:del>
      <w:ins w:id="1751" w:author="Dylan CHEN" w:date="2026-08-27T16:45:00Z" w16du:dateUtc="2026-08-27T08:45:00Z">
        <w:r w:rsidR="008C3BDB">
          <w:rPr>
            <w:rFonts w:hint="eastAsia"/>
          </w:rPr>
          <w:t>human</w:t>
        </w:r>
        <w:r w:rsidR="008C3BDB" w:rsidRPr="00015210">
          <w:t xml:space="preserve"> </w:t>
        </w:r>
      </w:ins>
      <w:r w:rsidRPr="00015210">
        <w:t>answer</w:t>
      </w:r>
      <w:del w:id="1752" w:author="Dylan CHEN" w:date="2026-08-27T16:45:00Z" w16du:dateUtc="2026-08-27T08:45:00Z">
        <w:r w:rsidRPr="00015210" w:rsidDel="008C3BDB">
          <w:delText>s</w:delText>
        </w:r>
      </w:del>
      <w:r w:rsidRPr="00015210">
        <w:t xml:space="preserve"> (H</w:t>
      </w:r>
      <w:r w:rsidR="00143D3A" w:rsidRPr="00015210">
        <w:t>6</w:t>
      </w:r>
      <w:r w:rsidRPr="00015210">
        <w:t xml:space="preserve">, </w:t>
      </w:r>
      <w:ins w:id="1753" w:author="Dylan CHEN" w:date="2026-08-27T16:45:00Z" w16du:dateUtc="2026-08-27T08:45:00Z">
        <w:r w:rsidR="008C3BDB">
          <w:rPr>
            <w:rFonts w:hint="eastAsia"/>
          </w:rPr>
          <w:t>s</w:t>
        </w:r>
        <w:r w:rsidR="008C3BDB" w:rsidRPr="008C3BDB">
          <w:t>tandard-</w:t>
        </w:r>
        <w:r w:rsidR="008C3BDB">
          <w:rPr>
            <w:rFonts w:hint="eastAsia"/>
          </w:rPr>
          <w:t>s</w:t>
        </w:r>
        <w:r w:rsidR="008C3BDB" w:rsidRPr="008C3BDB">
          <w:t>etting</w:t>
        </w:r>
        <w:r w:rsidR="008C3BDB" w:rsidRPr="008C3BDB" w:rsidDel="008C3BDB">
          <w:t xml:space="preserve"> </w:t>
        </w:r>
      </w:ins>
      <w:del w:id="1754" w:author="Dylan CHEN" w:date="2026-08-27T16:45:00Z" w16du:dateUtc="2026-08-27T08:45:00Z">
        <w:r w:rsidR="00A04922" w:rsidRPr="00015210" w:rsidDel="008C3BDB">
          <w:delText>improving</w:delText>
        </w:r>
        <w:r w:rsidRPr="00015210" w:rsidDel="008C3BDB">
          <w:delText xml:space="preserve"> </w:delText>
        </w:r>
      </w:del>
      <w:r w:rsidRPr="00015210">
        <w:t>versus differentiation)</w:t>
      </w:r>
    </w:p>
    <w:tbl>
      <w:tblPr>
        <w:tblW w:w="5000" w:type="pct"/>
        <w:jc w:val="center"/>
        <w:tblLook w:val="04A0" w:firstRow="1" w:lastRow="0" w:firstColumn="1" w:lastColumn="0" w:noHBand="0" w:noVBand="1"/>
      </w:tblPr>
      <w:tblGrid>
        <w:gridCol w:w="4792"/>
        <w:gridCol w:w="4568"/>
      </w:tblGrid>
      <w:tr w:rsidR="00A04922" w:rsidRPr="00015210" w14:paraId="2C99FEF5" w14:textId="1C05F2F0" w:rsidTr="00D2526D">
        <w:trPr>
          <w:jc w:val="center"/>
        </w:trPr>
        <w:tc>
          <w:tcPr>
            <w:tcW w:w="3840" w:type="dxa"/>
            <w:tcBorders>
              <w:top w:val="single" w:sz="4" w:space="0" w:color="auto"/>
              <w:left w:val="nil"/>
              <w:bottom w:val="nil"/>
              <w:right w:val="nil"/>
            </w:tcBorders>
            <w:noWrap/>
            <w:hideMark/>
          </w:tcPr>
          <w:p w14:paraId="65D903F1" w14:textId="058F50E0" w:rsidR="00A04922" w:rsidRPr="00015210" w:rsidRDefault="00A04922">
            <w:pPr>
              <w:rPr>
                <w:rFonts w:ascii="Georgia" w:hAnsi="Georgia"/>
                <w:color w:val="000000"/>
                <w:sz w:val="20"/>
                <w:szCs w:val="20"/>
              </w:rPr>
            </w:pPr>
            <w:r w:rsidRPr="00015210">
              <w:rPr>
                <w:rFonts w:ascii="Georgia" w:hAnsi="Georgia"/>
                <w:color w:val="000000"/>
                <w:sz w:val="20"/>
                <w:szCs w:val="20"/>
              </w:rPr>
              <w:t> </w:t>
            </w:r>
          </w:p>
        </w:tc>
        <w:tc>
          <w:tcPr>
            <w:tcW w:w="3660" w:type="dxa"/>
            <w:tcBorders>
              <w:top w:val="single" w:sz="4" w:space="0" w:color="auto"/>
              <w:left w:val="nil"/>
              <w:bottom w:val="nil"/>
              <w:right w:val="nil"/>
            </w:tcBorders>
            <w:noWrap/>
            <w:hideMark/>
          </w:tcPr>
          <w:p w14:paraId="51791150" w14:textId="36D4C7E8" w:rsidR="00A04922" w:rsidRPr="00015210" w:rsidRDefault="00A04922">
            <w:pPr>
              <w:jc w:val="center"/>
              <w:rPr>
                <w:color w:val="000000"/>
                <w:sz w:val="20"/>
                <w:szCs w:val="20"/>
              </w:rPr>
            </w:pPr>
            <w:r w:rsidRPr="00015210">
              <w:rPr>
                <w:color w:val="000000"/>
                <w:sz w:val="20"/>
                <w:szCs w:val="20"/>
              </w:rPr>
              <w:t>(1)</w:t>
            </w:r>
          </w:p>
        </w:tc>
      </w:tr>
      <w:tr w:rsidR="00A04922" w:rsidRPr="00015210" w14:paraId="39F419BB" w14:textId="046DC774" w:rsidTr="00D2526D">
        <w:trPr>
          <w:jc w:val="center"/>
        </w:trPr>
        <w:tc>
          <w:tcPr>
            <w:tcW w:w="3840" w:type="dxa"/>
            <w:tcBorders>
              <w:top w:val="nil"/>
              <w:left w:val="nil"/>
              <w:bottom w:val="nil"/>
              <w:right w:val="nil"/>
            </w:tcBorders>
            <w:noWrap/>
            <w:hideMark/>
          </w:tcPr>
          <w:p w14:paraId="2AD6CF20" w14:textId="2ABDA8E4" w:rsidR="00A04922" w:rsidRPr="00015210" w:rsidRDefault="00A04922">
            <w:pPr>
              <w:rPr>
                <w:rFonts w:ascii="Georgia" w:hAnsi="Georgia"/>
                <w:color w:val="000000"/>
                <w:sz w:val="20"/>
                <w:szCs w:val="20"/>
              </w:rPr>
            </w:pPr>
            <w:r w:rsidRPr="00015210">
              <w:rPr>
                <w:rFonts w:ascii="Georgia" w:hAnsi="Georgia"/>
                <w:color w:val="000000"/>
                <w:sz w:val="20"/>
                <w:szCs w:val="20"/>
              </w:rPr>
              <w:t>DV</w:t>
            </w:r>
          </w:p>
        </w:tc>
        <w:tc>
          <w:tcPr>
            <w:tcW w:w="3660" w:type="dxa"/>
            <w:tcBorders>
              <w:top w:val="nil"/>
              <w:left w:val="nil"/>
              <w:bottom w:val="single" w:sz="4" w:space="0" w:color="auto"/>
              <w:right w:val="nil"/>
            </w:tcBorders>
            <w:hideMark/>
          </w:tcPr>
          <w:p w14:paraId="0DD4DB77" w14:textId="61A14F58" w:rsidR="00A04922" w:rsidRPr="00015210" w:rsidRDefault="00A04922">
            <w:pPr>
              <w:jc w:val="center"/>
              <w:rPr>
                <w:color w:val="000000"/>
                <w:sz w:val="20"/>
                <w:szCs w:val="20"/>
              </w:rPr>
            </w:pPr>
            <w:r w:rsidRPr="00015210">
              <w:rPr>
                <w:color w:val="000000"/>
                <w:sz w:val="20"/>
                <w:szCs w:val="20"/>
              </w:rPr>
              <w:t>Similarity (AI Answer, Human Answer)</w:t>
            </w:r>
          </w:p>
        </w:tc>
      </w:tr>
      <w:tr w:rsidR="00A04922" w:rsidRPr="00015210" w14:paraId="09B28F9D" w14:textId="53713AE7" w:rsidTr="00D2526D">
        <w:trPr>
          <w:jc w:val="center"/>
        </w:trPr>
        <w:tc>
          <w:tcPr>
            <w:tcW w:w="3840" w:type="dxa"/>
            <w:vMerge w:val="restart"/>
            <w:tcBorders>
              <w:top w:val="nil"/>
              <w:left w:val="nil"/>
              <w:bottom w:val="nil"/>
              <w:right w:val="nil"/>
            </w:tcBorders>
            <w:noWrap/>
            <w:hideMark/>
          </w:tcPr>
          <w:p w14:paraId="648BE8EF" w14:textId="4EC52070" w:rsidR="00A04922" w:rsidRPr="00015210" w:rsidRDefault="00A04922">
            <w:pPr>
              <w:rPr>
                <w:i/>
                <w:iCs/>
                <w:color w:val="000000"/>
                <w:sz w:val="20"/>
                <w:szCs w:val="20"/>
              </w:rPr>
            </w:pPr>
            <w:r w:rsidRPr="00015210">
              <w:rPr>
                <w:i/>
                <w:iCs/>
                <w:color w:val="000000"/>
                <w:sz w:val="20"/>
                <w:szCs w:val="20"/>
              </w:rPr>
              <w:t>AIAnswerLength</w:t>
            </w:r>
            <w:r w:rsidRPr="00015210">
              <w:rPr>
                <w:i/>
                <w:iCs/>
                <w:color w:val="000000"/>
                <w:sz w:val="20"/>
                <w:szCs w:val="20"/>
                <w:vertAlign w:val="subscript"/>
              </w:rPr>
              <w:t>i</w:t>
            </w:r>
          </w:p>
        </w:tc>
        <w:tc>
          <w:tcPr>
            <w:tcW w:w="3660" w:type="dxa"/>
            <w:tcBorders>
              <w:top w:val="nil"/>
              <w:left w:val="nil"/>
              <w:bottom w:val="nil"/>
              <w:right w:val="nil"/>
            </w:tcBorders>
            <w:noWrap/>
            <w:hideMark/>
          </w:tcPr>
          <w:p w14:paraId="6673F608" w14:textId="1D7959A8" w:rsidR="00A04922" w:rsidRPr="00015210" w:rsidRDefault="00A04922">
            <w:pPr>
              <w:jc w:val="center"/>
              <w:rPr>
                <w:color w:val="000000"/>
                <w:sz w:val="20"/>
                <w:szCs w:val="20"/>
              </w:rPr>
            </w:pPr>
            <w:r w:rsidRPr="00015210">
              <w:rPr>
                <w:color w:val="000000"/>
                <w:sz w:val="20"/>
                <w:szCs w:val="20"/>
              </w:rPr>
              <w:t>0.005</w:t>
            </w:r>
          </w:p>
        </w:tc>
      </w:tr>
      <w:tr w:rsidR="00A04922" w:rsidRPr="00015210" w14:paraId="3025AD18" w14:textId="4FBAED10" w:rsidTr="00D2526D">
        <w:trPr>
          <w:jc w:val="center"/>
        </w:trPr>
        <w:tc>
          <w:tcPr>
            <w:tcW w:w="3840" w:type="dxa"/>
            <w:vMerge/>
            <w:tcBorders>
              <w:top w:val="nil"/>
              <w:left w:val="nil"/>
              <w:bottom w:val="nil"/>
              <w:right w:val="nil"/>
            </w:tcBorders>
            <w:hideMark/>
          </w:tcPr>
          <w:p w14:paraId="223C336F" w14:textId="39ED8496" w:rsidR="00A04922" w:rsidRPr="00015210" w:rsidRDefault="00A04922">
            <w:pPr>
              <w:rPr>
                <w:i/>
                <w:iCs/>
                <w:color w:val="000000"/>
                <w:sz w:val="20"/>
                <w:szCs w:val="20"/>
              </w:rPr>
            </w:pPr>
          </w:p>
        </w:tc>
        <w:tc>
          <w:tcPr>
            <w:tcW w:w="3660" w:type="dxa"/>
            <w:tcBorders>
              <w:top w:val="nil"/>
              <w:left w:val="nil"/>
              <w:bottom w:val="nil"/>
              <w:right w:val="nil"/>
            </w:tcBorders>
            <w:noWrap/>
            <w:hideMark/>
          </w:tcPr>
          <w:p w14:paraId="7A8DE20B" w14:textId="7D94C79E" w:rsidR="00A04922" w:rsidRPr="00015210" w:rsidRDefault="00A04922">
            <w:pPr>
              <w:jc w:val="center"/>
              <w:rPr>
                <w:color w:val="000000"/>
                <w:sz w:val="20"/>
                <w:szCs w:val="20"/>
              </w:rPr>
            </w:pPr>
            <w:r w:rsidRPr="00015210">
              <w:rPr>
                <w:color w:val="000000"/>
                <w:sz w:val="20"/>
                <w:szCs w:val="20"/>
              </w:rPr>
              <w:t>(0.011)</w:t>
            </w:r>
          </w:p>
        </w:tc>
      </w:tr>
      <w:tr w:rsidR="00A04922" w:rsidRPr="00015210" w14:paraId="4A16F0E4" w14:textId="7CFF1A67" w:rsidTr="00D2526D">
        <w:trPr>
          <w:jc w:val="center"/>
        </w:trPr>
        <w:tc>
          <w:tcPr>
            <w:tcW w:w="3840" w:type="dxa"/>
            <w:vMerge w:val="restart"/>
            <w:tcBorders>
              <w:top w:val="nil"/>
              <w:left w:val="nil"/>
              <w:bottom w:val="single" w:sz="4" w:space="0" w:color="000000"/>
              <w:right w:val="nil"/>
            </w:tcBorders>
            <w:noWrap/>
            <w:hideMark/>
          </w:tcPr>
          <w:p w14:paraId="306E372E" w14:textId="08589147" w:rsidR="00A04922" w:rsidRPr="00015210" w:rsidRDefault="00A04922">
            <w:pPr>
              <w:rPr>
                <w:i/>
                <w:iCs/>
                <w:color w:val="000000"/>
                <w:sz w:val="20"/>
                <w:szCs w:val="20"/>
              </w:rPr>
            </w:pPr>
            <w:r w:rsidRPr="00015210">
              <w:rPr>
                <w:i/>
                <w:iCs/>
                <w:color w:val="000000"/>
                <w:sz w:val="20"/>
                <w:szCs w:val="20"/>
              </w:rPr>
              <w:t>AIAnswerQuality</w:t>
            </w:r>
            <w:r w:rsidRPr="00015210">
              <w:rPr>
                <w:i/>
                <w:iCs/>
                <w:color w:val="000000"/>
                <w:sz w:val="20"/>
                <w:szCs w:val="20"/>
                <w:vertAlign w:val="subscript"/>
              </w:rPr>
              <w:t>i</w:t>
            </w:r>
          </w:p>
        </w:tc>
        <w:tc>
          <w:tcPr>
            <w:tcW w:w="3660" w:type="dxa"/>
            <w:tcBorders>
              <w:top w:val="nil"/>
              <w:left w:val="nil"/>
              <w:bottom w:val="nil"/>
              <w:right w:val="nil"/>
            </w:tcBorders>
            <w:noWrap/>
            <w:hideMark/>
          </w:tcPr>
          <w:p w14:paraId="0F47A1CD" w14:textId="07CDCB5B" w:rsidR="00A04922" w:rsidRPr="00015210" w:rsidRDefault="00A04922">
            <w:pPr>
              <w:jc w:val="center"/>
              <w:rPr>
                <w:b/>
                <w:bCs/>
                <w:color w:val="000000"/>
                <w:sz w:val="20"/>
                <w:szCs w:val="20"/>
              </w:rPr>
            </w:pPr>
            <w:r w:rsidRPr="00015210">
              <w:rPr>
                <w:b/>
                <w:bCs/>
                <w:color w:val="000000"/>
                <w:sz w:val="20"/>
                <w:szCs w:val="20"/>
              </w:rPr>
              <w:t>0.011***</w:t>
            </w:r>
          </w:p>
        </w:tc>
      </w:tr>
      <w:tr w:rsidR="00A04922" w:rsidRPr="00015210" w14:paraId="707FD5E9" w14:textId="38FC1B6C" w:rsidTr="00D2526D">
        <w:trPr>
          <w:jc w:val="center"/>
        </w:trPr>
        <w:tc>
          <w:tcPr>
            <w:tcW w:w="3840" w:type="dxa"/>
            <w:vMerge/>
            <w:tcBorders>
              <w:top w:val="nil"/>
              <w:left w:val="nil"/>
              <w:bottom w:val="single" w:sz="4" w:space="0" w:color="000000"/>
              <w:right w:val="nil"/>
            </w:tcBorders>
            <w:hideMark/>
          </w:tcPr>
          <w:p w14:paraId="6D24363D" w14:textId="61A4D209" w:rsidR="00A04922" w:rsidRPr="00015210" w:rsidRDefault="00A04922">
            <w:pPr>
              <w:rPr>
                <w:i/>
                <w:iCs/>
                <w:color w:val="000000"/>
                <w:sz w:val="20"/>
                <w:szCs w:val="20"/>
              </w:rPr>
            </w:pPr>
          </w:p>
        </w:tc>
        <w:tc>
          <w:tcPr>
            <w:tcW w:w="3660" w:type="dxa"/>
            <w:tcBorders>
              <w:top w:val="nil"/>
              <w:left w:val="nil"/>
              <w:bottom w:val="single" w:sz="4" w:space="0" w:color="auto"/>
              <w:right w:val="nil"/>
            </w:tcBorders>
            <w:noWrap/>
            <w:hideMark/>
          </w:tcPr>
          <w:p w14:paraId="2141B314" w14:textId="1249EC54" w:rsidR="00A04922" w:rsidRPr="00015210" w:rsidRDefault="00A04922">
            <w:pPr>
              <w:jc w:val="center"/>
              <w:rPr>
                <w:b/>
                <w:bCs/>
                <w:color w:val="000000"/>
                <w:sz w:val="20"/>
                <w:szCs w:val="20"/>
              </w:rPr>
            </w:pPr>
            <w:r w:rsidRPr="00015210">
              <w:rPr>
                <w:b/>
                <w:bCs/>
                <w:color w:val="000000"/>
                <w:sz w:val="20"/>
                <w:szCs w:val="20"/>
              </w:rPr>
              <w:t>(0.003)</w:t>
            </w:r>
          </w:p>
        </w:tc>
      </w:tr>
      <w:tr w:rsidR="00A04922" w:rsidRPr="00015210" w14:paraId="297818A1" w14:textId="25F6C866" w:rsidTr="00D2526D">
        <w:trPr>
          <w:jc w:val="center"/>
        </w:trPr>
        <w:tc>
          <w:tcPr>
            <w:tcW w:w="3840" w:type="dxa"/>
            <w:tcBorders>
              <w:top w:val="nil"/>
              <w:left w:val="nil"/>
              <w:bottom w:val="nil"/>
              <w:right w:val="nil"/>
            </w:tcBorders>
            <w:noWrap/>
            <w:hideMark/>
          </w:tcPr>
          <w:p w14:paraId="733E4F11" w14:textId="454E1408" w:rsidR="00A04922" w:rsidRPr="00015210" w:rsidRDefault="00A04922">
            <w:pPr>
              <w:rPr>
                <w:color w:val="000000"/>
                <w:sz w:val="20"/>
                <w:szCs w:val="20"/>
              </w:rPr>
            </w:pPr>
            <w:r w:rsidRPr="00015210">
              <w:rPr>
                <w:color w:val="000000"/>
                <w:sz w:val="20"/>
                <w:szCs w:val="20"/>
              </w:rPr>
              <w:t>question controls</w:t>
            </w:r>
          </w:p>
        </w:tc>
        <w:tc>
          <w:tcPr>
            <w:tcW w:w="3660" w:type="dxa"/>
            <w:tcBorders>
              <w:top w:val="nil"/>
              <w:left w:val="nil"/>
              <w:bottom w:val="nil"/>
              <w:right w:val="nil"/>
            </w:tcBorders>
            <w:noWrap/>
            <w:hideMark/>
          </w:tcPr>
          <w:p w14:paraId="386C2FF2" w14:textId="02EF009A" w:rsidR="00A04922" w:rsidRPr="00015210" w:rsidRDefault="00A04922">
            <w:pPr>
              <w:jc w:val="center"/>
              <w:rPr>
                <w:color w:val="000000"/>
                <w:sz w:val="20"/>
                <w:szCs w:val="20"/>
              </w:rPr>
            </w:pPr>
            <w:r w:rsidRPr="00015210">
              <w:rPr>
                <w:color w:val="000000"/>
                <w:sz w:val="20"/>
                <w:szCs w:val="20"/>
              </w:rPr>
              <w:t>√</w:t>
            </w:r>
          </w:p>
        </w:tc>
      </w:tr>
      <w:tr w:rsidR="00A04922" w:rsidRPr="00015210" w14:paraId="20B31628" w14:textId="56637819" w:rsidTr="00D2526D">
        <w:trPr>
          <w:jc w:val="center"/>
        </w:trPr>
        <w:tc>
          <w:tcPr>
            <w:tcW w:w="3840" w:type="dxa"/>
            <w:tcBorders>
              <w:top w:val="nil"/>
              <w:left w:val="nil"/>
              <w:bottom w:val="nil"/>
              <w:right w:val="nil"/>
            </w:tcBorders>
            <w:noWrap/>
            <w:hideMark/>
          </w:tcPr>
          <w:p w14:paraId="7F55976D" w14:textId="54F95440" w:rsidR="00A04922" w:rsidRPr="00015210" w:rsidRDefault="00A04922">
            <w:pPr>
              <w:rPr>
                <w:color w:val="000000"/>
                <w:sz w:val="20"/>
                <w:szCs w:val="20"/>
              </w:rPr>
            </w:pPr>
            <w:r w:rsidRPr="00015210">
              <w:rPr>
                <w:color w:val="000000"/>
                <w:sz w:val="20"/>
                <w:szCs w:val="20"/>
              </w:rPr>
              <w:t>questioner controls</w:t>
            </w:r>
          </w:p>
        </w:tc>
        <w:tc>
          <w:tcPr>
            <w:tcW w:w="3660" w:type="dxa"/>
            <w:tcBorders>
              <w:top w:val="nil"/>
              <w:left w:val="nil"/>
              <w:bottom w:val="nil"/>
              <w:right w:val="nil"/>
            </w:tcBorders>
            <w:noWrap/>
            <w:hideMark/>
          </w:tcPr>
          <w:p w14:paraId="119F209E" w14:textId="41257E1A" w:rsidR="00A04922" w:rsidRPr="00015210" w:rsidRDefault="00A04922">
            <w:pPr>
              <w:jc w:val="center"/>
              <w:rPr>
                <w:color w:val="000000"/>
                <w:sz w:val="20"/>
                <w:szCs w:val="20"/>
              </w:rPr>
            </w:pPr>
            <w:r w:rsidRPr="00015210">
              <w:rPr>
                <w:color w:val="000000"/>
                <w:sz w:val="20"/>
                <w:szCs w:val="20"/>
              </w:rPr>
              <w:t>√</w:t>
            </w:r>
          </w:p>
        </w:tc>
      </w:tr>
      <w:tr w:rsidR="00A04922" w:rsidRPr="00015210" w14:paraId="33A43990" w14:textId="47AFF60E" w:rsidTr="00D2526D">
        <w:trPr>
          <w:jc w:val="center"/>
        </w:trPr>
        <w:tc>
          <w:tcPr>
            <w:tcW w:w="3840" w:type="dxa"/>
            <w:tcBorders>
              <w:top w:val="nil"/>
              <w:left w:val="nil"/>
              <w:bottom w:val="nil"/>
              <w:right w:val="nil"/>
            </w:tcBorders>
            <w:noWrap/>
            <w:hideMark/>
          </w:tcPr>
          <w:p w14:paraId="1165BE52" w14:textId="316D4B6F" w:rsidR="00A04922" w:rsidRPr="00015210" w:rsidRDefault="00A04922">
            <w:pPr>
              <w:rPr>
                <w:color w:val="000000"/>
                <w:sz w:val="20"/>
                <w:szCs w:val="20"/>
              </w:rPr>
            </w:pPr>
            <w:r w:rsidRPr="00015210">
              <w:rPr>
                <w:color w:val="000000"/>
                <w:sz w:val="20"/>
                <w:szCs w:val="20"/>
              </w:rPr>
              <w:t>question timing FE</w:t>
            </w:r>
          </w:p>
        </w:tc>
        <w:tc>
          <w:tcPr>
            <w:tcW w:w="3660" w:type="dxa"/>
            <w:tcBorders>
              <w:top w:val="nil"/>
              <w:left w:val="nil"/>
              <w:bottom w:val="nil"/>
              <w:right w:val="nil"/>
            </w:tcBorders>
            <w:noWrap/>
            <w:hideMark/>
          </w:tcPr>
          <w:p w14:paraId="074315B3" w14:textId="49406D5A" w:rsidR="00A04922" w:rsidRPr="00015210" w:rsidRDefault="00A04922">
            <w:pPr>
              <w:jc w:val="center"/>
              <w:rPr>
                <w:color w:val="000000"/>
                <w:sz w:val="20"/>
                <w:szCs w:val="20"/>
              </w:rPr>
            </w:pPr>
            <w:r w:rsidRPr="00015210">
              <w:rPr>
                <w:color w:val="000000"/>
                <w:sz w:val="20"/>
                <w:szCs w:val="20"/>
              </w:rPr>
              <w:t>√</w:t>
            </w:r>
          </w:p>
        </w:tc>
      </w:tr>
      <w:tr w:rsidR="00A04922" w:rsidRPr="00015210" w14:paraId="4D6949FC" w14:textId="22040FB3" w:rsidTr="00D2526D">
        <w:trPr>
          <w:jc w:val="center"/>
        </w:trPr>
        <w:tc>
          <w:tcPr>
            <w:tcW w:w="3840" w:type="dxa"/>
            <w:tcBorders>
              <w:top w:val="nil"/>
              <w:left w:val="nil"/>
              <w:bottom w:val="single" w:sz="4" w:space="0" w:color="auto"/>
              <w:right w:val="nil"/>
            </w:tcBorders>
            <w:noWrap/>
            <w:hideMark/>
          </w:tcPr>
          <w:p w14:paraId="3E41125E" w14:textId="60F4C0ED" w:rsidR="00A04922" w:rsidRPr="00015210" w:rsidRDefault="00A04922">
            <w:pPr>
              <w:rPr>
                <w:color w:val="000000"/>
                <w:sz w:val="20"/>
                <w:szCs w:val="20"/>
              </w:rPr>
            </w:pPr>
            <w:r w:rsidRPr="00015210">
              <w:rPr>
                <w:color w:val="000000"/>
                <w:sz w:val="20"/>
                <w:szCs w:val="20"/>
              </w:rPr>
              <w:t>N</w:t>
            </w:r>
          </w:p>
        </w:tc>
        <w:tc>
          <w:tcPr>
            <w:tcW w:w="3660" w:type="dxa"/>
            <w:tcBorders>
              <w:top w:val="nil"/>
              <w:left w:val="nil"/>
              <w:bottom w:val="single" w:sz="4" w:space="0" w:color="auto"/>
              <w:right w:val="nil"/>
            </w:tcBorders>
            <w:noWrap/>
            <w:hideMark/>
          </w:tcPr>
          <w:p w14:paraId="616A7DCF" w14:textId="3EA02DA6" w:rsidR="00A04922" w:rsidRPr="00015210" w:rsidRDefault="00A04922">
            <w:pPr>
              <w:jc w:val="center"/>
              <w:rPr>
                <w:color w:val="000000"/>
                <w:sz w:val="20"/>
                <w:szCs w:val="20"/>
              </w:rPr>
            </w:pPr>
            <w:r w:rsidRPr="00015210">
              <w:rPr>
                <w:color w:val="000000"/>
                <w:sz w:val="20"/>
                <w:szCs w:val="20"/>
              </w:rPr>
              <w:t>1,277</w:t>
            </w:r>
          </w:p>
        </w:tc>
      </w:tr>
    </w:tbl>
    <w:p w14:paraId="5DE31550" w14:textId="7A0590DD" w:rsidR="00C1485A" w:rsidRDefault="00D25B8E" w:rsidP="007423EE">
      <w:pPr>
        <w:pStyle w:val="Notes"/>
      </w:pPr>
      <w:r w:rsidRPr="00596C3A">
        <w:rPr>
          <w:rPrChange w:id="1755" w:author="Dylan CHEN" w:date="2026-08-30T09:47:00Z" w16du:dateUtc="2026-08-30T01:47:00Z">
            <w:rPr>
              <w:i/>
              <w:iCs/>
            </w:rPr>
          </w:rPrChange>
        </w:rPr>
        <w:t>Notes.</w:t>
      </w:r>
      <w:r w:rsidRPr="00015210">
        <w:t xml:space="preserve"> </w:t>
      </w:r>
      <w:ins w:id="1756" w:author="Dylan CHEN" w:date="2026-08-30T09:47:00Z" w16du:dateUtc="2026-08-30T01:47:00Z">
        <w:r w:rsidR="00596C3A">
          <w:rPr>
            <w:rFonts w:hint="eastAsia"/>
          </w:rPr>
          <w:t xml:space="preserve">1. </w:t>
        </w:r>
      </w:ins>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ins w:id="1757" w:author="Dylan CHEN" w:date="2026-08-30T09:47:00Z" w16du:dateUtc="2026-08-30T01:47:00Z">
        <w:r w:rsidR="00596C3A">
          <w:br/>
        </w:r>
        <w:r w:rsidR="00596C3A">
          <w:rPr>
            <w:rFonts w:hint="eastAsia"/>
          </w:rPr>
          <w:t xml:space="preserve">2. </w:t>
        </w:r>
      </w:ins>
      <w:r w:rsidRPr="00015210">
        <w:t>Similarity is computed with Sentence-BERT. The sample includes questions with at least two answers.</w:t>
      </w:r>
    </w:p>
    <w:p w14:paraId="1C677F31" w14:textId="77777777" w:rsidR="00FC2E19" w:rsidRDefault="00FC2E19" w:rsidP="007423EE">
      <w:pPr>
        <w:pStyle w:val="Notes"/>
      </w:pPr>
    </w:p>
    <w:p w14:paraId="35B0529F" w14:textId="38270A9F" w:rsidR="00C1485A" w:rsidRPr="00015210" w:rsidDel="008169F6" w:rsidRDefault="00FC2E19" w:rsidP="00D2526D">
      <w:pPr>
        <w:pStyle w:val="Paragraph0"/>
        <w:rPr>
          <w:del w:id="1758" w:author="Prof. LIU Ben" w:date="2026-08-30T01:31:00Z" w16du:dateUtc="2026-08-29T17:31:00Z"/>
        </w:rPr>
      </w:pPr>
      <w:del w:id="1759" w:author="Prof. LIU Ben" w:date="2026-08-30T01:31:00Z" w16du:dateUtc="2026-08-29T17:31:00Z">
        <w:r w:rsidRPr="00D2526D" w:rsidDel="008169F6">
          <w:delText xml:space="preserve">Taken together, the three tests converge on standard-setting. The gain from higher AI quality lands on accuracy, the dimension that is fundamental on a technical platform, and not on the human-edge dimensions differentiation would predict; it does not come from more expert contributors arriving, which rules out selection; and human answers grow more similar to stronger AI answers rather than diverging from them, which rules out differentiation. </w:delText>
        </w:r>
      </w:del>
    </w:p>
    <w:p w14:paraId="6A15FA40" w14:textId="21D1D7E5" w:rsidR="00190B9B" w:rsidRDefault="00190B9B" w:rsidP="00190B9B">
      <w:pPr>
        <w:pStyle w:val="Heading1"/>
      </w:pPr>
      <w:r>
        <w:rPr>
          <w:rFonts w:hint="eastAsia"/>
        </w:rPr>
        <w:t>Discussion and Conclusions</w:t>
      </w:r>
    </w:p>
    <w:p w14:paraId="09A08FF0" w14:textId="77777777" w:rsidR="008169F6" w:rsidRDefault="00625971" w:rsidP="00581262">
      <w:pPr>
        <w:pStyle w:val="Heading2"/>
        <w:rPr>
          <w:ins w:id="1760" w:author="Prof. LIU Ben" w:date="2026-08-30T01:31:00Z" w16du:dateUtc="2026-08-29T17:31:00Z"/>
        </w:rPr>
        <w:pPrChange w:id="1761" w:author="Dylan CHEN" w:date="2026-08-30T09:48:00Z" w16du:dateUtc="2026-08-30T01:48:00Z">
          <w:pPr>
            <w:pStyle w:val="Paragraph0"/>
          </w:pPr>
        </w:pPrChange>
      </w:pPr>
      <w:r w:rsidRPr="00BF6686">
        <w:t>Main results</w:t>
      </w:r>
      <w:del w:id="1762" w:author="Dylan CHEN" w:date="2026-08-30T09:54:00Z" w16du:dateUtc="2026-08-30T01:54:00Z">
        <w:r w:rsidRPr="00BF6686" w:rsidDel="001D6083">
          <w:delText>.</w:delText>
        </w:r>
      </w:del>
      <w:del w:id="1763" w:author="Dylan CHEN" w:date="2026-08-30T09:48:00Z" w16du:dateUtc="2026-08-30T01:48:00Z">
        <w:r w:rsidRPr="00BF6686" w:rsidDel="00581262">
          <w:delText xml:space="preserve"> </w:delText>
        </w:r>
      </w:del>
    </w:p>
    <w:p w14:paraId="6AA1042E" w14:textId="77777777" w:rsidR="00043612" w:rsidRPr="00043612" w:rsidRDefault="00043612">
      <w:pPr>
        <w:pStyle w:val="Paragraph0"/>
        <w:rPr>
          <w:ins w:id="1764" w:author="Prof. LIU Ben" w:date="2026-08-30T01:43:00Z" w16du:dateUtc="2026-08-29T17:43:00Z"/>
          <w:rPrChange w:id="1765" w:author="Prof. LIU Ben" w:date="2026-08-30T01:44:00Z" w16du:dateUtc="2026-08-29T17:44:00Z">
            <w:rPr>
              <w:ins w:id="1766" w:author="Prof. LIU Ben" w:date="2026-08-30T01:43:00Z" w16du:dateUtc="2026-08-29T17:43:00Z"/>
              <w:color w:val="000000"/>
            </w:rPr>
          </w:rPrChange>
        </w:rPr>
        <w:pPrChange w:id="1767" w:author="Prof. LIU Ben" w:date="2026-08-30T01:44:00Z" w16du:dateUtc="2026-08-29T17:44:00Z">
          <w:pPr>
            <w:spacing w:before="100" w:beforeAutospacing="1" w:after="100" w:afterAutospacing="1"/>
          </w:pPr>
        </w:pPrChange>
      </w:pPr>
      <w:ins w:id="1768" w:author="Prof. LIU Ben" w:date="2026-08-30T01:43:00Z" w16du:dateUtc="2026-08-29T17:43:00Z">
        <w:r w:rsidRPr="00043612">
          <w:rPr>
            <w:rPrChange w:id="1769" w:author="Prof. LIU Ben" w:date="2026-08-30T01:44:00Z" w16du:dateUtc="2026-08-29T17:44:00Z">
              <w:rPr>
                <w:color w:val="000000"/>
              </w:rPr>
            </w:rPrChange>
          </w:rPr>
          <w:t>Using a randomized field experiment at a leading technical Q&amp;A community, we examine how a labeled, platform-provided internal GenAI answer affects human contribution when external GenAI remains available. We separate the total effect of an AI answer into the effect of its label and the effects of its content, and we distinguish two decisions a human answerer makes: whether to answer and how good that answer will be.</w:t>
        </w:r>
      </w:ins>
    </w:p>
    <w:p w14:paraId="500CD8B4" w14:textId="77777777" w:rsidR="00043612" w:rsidRPr="00043612" w:rsidRDefault="00043612">
      <w:pPr>
        <w:pStyle w:val="Paragraph0"/>
        <w:rPr>
          <w:ins w:id="1770" w:author="Prof. LIU Ben" w:date="2026-08-30T01:44:00Z" w16du:dateUtc="2026-08-29T17:44:00Z"/>
          <w:rPrChange w:id="1771" w:author="Prof. LIU Ben" w:date="2026-08-30T01:44:00Z" w16du:dateUtc="2026-08-29T17:44:00Z">
            <w:rPr>
              <w:ins w:id="1772" w:author="Prof. LIU Ben" w:date="2026-08-30T01:44:00Z" w16du:dateUtc="2026-08-29T17:44:00Z"/>
              <w:color w:val="000000"/>
            </w:rPr>
          </w:rPrChange>
        </w:rPr>
        <w:pPrChange w:id="1773" w:author="Prof. LIU Ben" w:date="2026-08-30T01:44:00Z" w16du:dateUtc="2026-08-29T17:44:00Z">
          <w:pPr>
            <w:spacing w:before="100" w:beforeAutospacing="1" w:after="100" w:afterAutospacing="1"/>
          </w:pPr>
        </w:pPrChange>
      </w:pPr>
      <w:ins w:id="1774" w:author="Prof. LIU Ben" w:date="2026-08-30T01:44:00Z" w16du:dateUtc="2026-08-29T17:44:00Z">
        <w:r w:rsidRPr="00043612">
          <w:rPr>
            <w:rPrChange w:id="1775" w:author="Prof. LIU Ben" w:date="2026-08-30T01:44:00Z" w16du:dateUtc="2026-08-29T17:44:00Z">
              <w:rPr>
                <w:color w:val="000000"/>
              </w:rPr>
            </w:rPrChange>
          </w:rPr>
          <w:t>For answer supply, the AI label raises human contribution. This is consistent with a skeptical community that treats the machine as a weak competitor whose presence invites participation. Longer AI content, by contrast, suppresses contribution, because it signals that much of the question has been covered. Because typical AI answers in our setting are substantial, the length effect dominates the label effect, and the average effect on supply is negative. The quality of the AI answer does not shift supply.</w:t>
        </w:r>
      </w:ins>
    </w:p>
    <w:p w14:paraId="17E243BD" w14:textId="7790C9FD" w:rsidR="00043612" w:rsidRPr="00043612" w:rsidRDefault="00043612">
      <w:pPr>
        <w:pStyle w:val="Paragraph0"/>
        <w:rPr>
          <w:ins w:id="1776" w:author="Prof. LIU Ben" w:date="2026-08-30T01:44:00Z" w16du:dateUtc="2026-08-29T17:44:00Z"/>
          <w:rPrChange w:id="1777" w:author="Prof. LIU Ben" w:date="2026-08-30T01:44:00Z" w16du:dateUtc="2026-08-29T17:44:00Z">
            <w:rPr>
              <w:ins w:id="1778" w:author="Prof. LIU Ben" w:date="2026-08-30T01:44:00Z" w16du:dateUtc="2026-08-29T17:44:00Z"/>
              <w:color w:val="000000"/>
            </w:rPr>
          </w:rPrChange>
        </w:rPr>
        <w:pPrChange w:id="1779" w:author="Prof. LIU Ben" w:date="2026-08-30T01:44:00Z" w16du:dateUtc="2026-08-29T17:44:00Z">
          <w:pPr>
            <w:spacing w:before="100" w:beforeAutospacing="1" w:after="100" w:afterAutospacing="1"/>
          </w:pPr>
        </w:pPrChange>
      </w:pPr>
      <w:ins w:id="1780" w:author="Prof. LIU Ben" w:date="2026-08-30T01:44:00Z" w16du:dateUtc="2026-08-29T17:44:00Z">
        <w:r w:rsidRPr="00043612">
          <w:rPr>
            <w:rPrChange w:id="1781" w:author="Prof. LIU Ben" w:date="2026-08-30T01:44:00Z" w16du:dateUtc="2026-08-29T17:44:00Z">
              <w:rPr>
                <w:color w:val="000000"/>
              </w:rPr>
            </w:rPrChange>
          </w:rPr>
          <w:lastRenderedPageBreak/>
          <w:t>For contribution quality, neither the label nor the length of the AI answer matters. A higher-quality AI answer raises the quality of the first human answer, because it gives the contributor sound material to adapt and a viable direction to develop.</w:t>
        </w:r>
      </w:ins>
    </w:p>
    <w:p w14:paraId="5E4D7509" w14:textId="48BC8C79" w:rsidR="00043612" w:rsidRPr="00043612" w:rsidRDefault="00043612">
      <w:pPr>
        <w:pStyle w:val="Paragraph0"/>
        <w:rPr>
          <w:ins w:id="1782" w:author="Prof. LIU Ben" w:date="2026-08-30T01:44:00Z" w16du:dateUtc="2026-08-29T17:44:00Z"/>
          <w:rPrChange w:id="1783" w:author="Prof. LIU Ben" w:date="2026-08-30T01:44:00Z" w16du:dateUtc="2026-08-29T17:44:00Z">
            <w:rPr>
              <w:ins w:id="1784" w:author="Prof. LIU Ben" w:date="2026-08-30T01:44:00Z" w16du:dateUtc="2026-08-29T17:44:00Z"/>
              <w:color w:val="000000"/>
            </w:rPr>
          </w:rPrChange>
        </w:rPr>
        <w:pPrChange w:id="1785" w:author="Prof. LIU Ben" w:date="2026-08-30T01:44:00Z" w16du:dateUtc="2026-08-29T17:44:00Z">
          <w:pPr>
            <w:spacing w:before="100" w:beforeAutospacing="1" w:after="100" w:afterAutospacing="1"/>
          </w:pPr>
        </w:pPrChange>
      </w:pPr>
      <w:ins w:id="1786" w:author="Prof. LIU Ben" w:date="2026-08-30T01:44:00Z" w16du:dateUtc="2026-08-29T17:44:00Z">
        <w:r w:rsidRPr="00043612">
          <w:rPr>
            <w:rPrChange w:id="1787" w:author="Prof. LIU Ben" w:date="2026-08-30T01:44:00Z" w16du:dateUtc="2026-08-29T17:44:00Z">
              <w:rPr>
                <w:color w:val="000000"/>
              </w:rPr>
            </w:rPrChange>
          </w:rPr>
          <w:t xml:space="preserve">Our mechanism tests support this account. The label effect concentrates on difficult questions, where </w:t>
        </w:r>
      </w:ins>
      <w:ins w:id="1788" w:author="Prof. LIU Ben" w:date="2026-08-30T01:47:00Z" w16du:dateUtc="2026-08-29T17:47:00Z">
        <w:r w:rsidR="00D575AD">
          <w:rPr>
            <w:rFonts w:hint="eastAsia"/>
          </w:rPr>
          <w:t>the perception of AI as a weak competitor is more salient and relevant</w:t>
        </w:r>
      </w:ins>
      <w:ins w:id="1789" w:author="Prof. LIU Ben" w:date="2026-08-30T01:44:00Z" w16du:dateUtc="2026-08-29T17:44:00Z">
        <w:r w:rsidRPr="00043612">
          <w:rPr>
            <w:rPrChange w:id="1790" w:author="Prof. LIU Ben" w:date="2026-08-30T01:44:00Z" w16du:dateUtc="2026-08-29T17:44:00Z">
              <w:rPr>
                <w:color w:val="000000"/>
              </w:rPr>
            </w:rPrChange>
          </w:rPr>
          <w:t>. Coverage rather than perceived quality drives the length effect. Higher AI quality raises human answer quality through reuse rather than through the selection of stronger contributors or through differentiation from the AI answer. Two findings make this clear: the gain concentrates on accuracy, the dimension a contributor can borrow and the dimension that is fundamental on a technical platform, and human answers grow more similar to stronger AI answers rather than more distinct from them.</w:t>
        </w:r>
      </w:ins>
    </w:p>
    <w:p w14:paraId="2E7A6AD0" w14:textId="7B40DD3F" w:rsidR="00625971" w:rsidRPr="00BF6686" w:rsidDel="00043612" w:rsidRDefault="00625971" w:rsidP="00625971">
      <w:pPr>
        <w:pStyle w:val="Paragraph0"/>
        <w:rPr>
          <w:del w:id="1791" w:author="Prof. LIU Ben" w:date="2026-08-30T01:37:00Z" w16du:dateUtc="2026-08-29T17:37:00Z"/>
        </w:rPr>
      </w:pPr>
      <w:del w:id="1792" w:author="Prof. LIU Ben" w:date="2026-08-30T01:37:00Z" w16du:dateUtc="2026-08-29T17:37:00Z">
        <w:r w:rsidRPr="00BF6686" w:rsidDel="00043612">
          <w:delText xml:space="preserve">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For answer supply, the AI label raises human contribution, consistent with a skeptical community appraising the machine as a weak competitor whose presence invites participation, while longer AI content signals coverage and suppresses contribution. Because typical AI answers in our setting </w:delText>
        </w:r>
        <w:r w:rsidDel="00043612">
          <w:delText>have</w:delText>
        </w:r>
        <w:r w:rsidRPr="00BF6686" w:rsidDel="00043612">
          <w:delText xml:space="preserve"> substantial content, the length effect dominates the label effect on supply and the average effect is negative. For contribution quality, the label alone does not change quality, but a higher-quality AI answer raises the quality of the first human answer by setting a higher standard to which contributors respond with greater effort. Our mechanism tests support this account: the label effect concentrates on difficult questions, where a weak competitor still leaves room to add value; coverage rather than perceived quality drives the length effect; and higher AI quality raises human answer quality through standard-setting rather than through the selection of stronger contributors or through differentiation from the AI answer. In particular, the gain from a stronger AI answer concentrates on accuracy, the dimension that is fundamental on a technical platform, which is the signature standard-setting predicts.</w:delText>
        </w:r>
      </w:del>
    </w:p>
    <w:p w14:paraId="4BDAABC3" w14:textId="77777777" w:rsidR="008169F6" w:rsidRDefault="00625971" w:rsidP="00581262">
      <w:pPr>
        <w:pStyle w:val="Heading2"/>
        <w:rPr>
          <w:ins w:id="1793" w:author="Prof. LIU Ben" w:date="2026-08-30T01:31:00Z" w16du:dateUtc="2026-08-29T17:31:00Z"/>
          <w:rFonts w:hint="eastAsia"/>
        </w:rPr>
        <w:pPrChange w:id="1794" w:author="Dylan CHEN" w:date="2026-08-30T09:48:00Z" w16du:dateUtc="2026-08-30T01:48:00Z">
          <w:pPr>
            <w:pStyle w:val="Paragraph0"/>
          </w:pPr>
        </w:pPrChange>
      </w:pPr>
      <w:r w:rsidRPr="00BF6686">
        <w:t>Theoretical contribution</w:t>
      </w:r>
      <w:del w:id="1795" w:author="Dylan CHEN" w:date="2026-08-30T09:48:00Z" w16du:dateUtc="2026-08-30T01:48:00Z">
        <w:r w:rsidRPr="00BF6686" w:rsidDel="00581262">
          <w:delText xml:space="preserve">. </w:delText>
        </w:r>
      </w:del>
    </w:p>
    <w:p w14:paraId="6695237E" w14:textId="1E3B03F8" w:rsidR="00D575AD" w:rsidRPr="00D575AD" w:rsidRDefault="00D575AD">
      <w:pPr>
        <w:pStyle w:val="Paragraph0"/>
        <w:rPr>
          <w:ins w:id="1796" w:author="Prof. LIU Ben" w:date="2026-08-30T01:57:00Z" w16du:dateUtc="2026-08-29T17:57:00Z"/>
          <w:rPrChange w:id="1797" w:author="Prof. LIU Ben" w:date="2026-08-30T01:57:00Z" w16du:dateUtc="2026-08-29T17:57:00Z">
            <w:rPr>
              <w:ins w:id="1798" w:author="Prof. LIU Ben" w:date="2026-08-30T01:57:00Z" w16du:dateUtc="2026-08-29T17:57:00Z"/>
              <w:color w:val="000000"/>
            </w:rPr>
          </w:rPrChange>
        </w:rPr>
        <w:pPrChange w:id="1799" w:author="Prof. LIU Ben" w:date="2026-08-30T01:57:00Z" w16du:dateUtc="2026-08-29T17:57:00Z">
          <w:pPr>
            <w:spacing w:before="100" w:beforeAutospacing="1" w:after="100" w:afterAutospacing="1"/>
          </w:pPr>
        </w:pPrChange>
      </w:pPr>
      <w:ins w:id="1800" w:author="Prof. LIU Ben" w:date="2026-08-30T01:57:00Z" w16du:dateUtc="2026-08-29T17:57:00Z">
        <w:r w:rsidRPr="00D575AD">
          <w:rPr>
            <w:rPrChange w:id="1801" w:author="Prof. LIU Ben" w:date="2026-08-30T01:57:00Z" w16du:dateUtc="2026-08-29T17:57:00Z">
              <w:rPr>
                <w:color w:val="000000"/>
              </w:rPr>
            </w:rPrChange>
          </w:rPr>
          <w:t xml:space="preserve">We contribute to the literature on GenAI in online communities by </w:t>
        </w:r>
        <w:r>
          <w:rPr>
            <w:rFonts w:hint="eastAsia"/>
          </w:rPr>
          <w:t>investigating</w:t>
        </w:r>
        <w:r w:rsidRPr="00D575AD">
          <w:rPr>
            <w:rPrChange w:id="1802" w:author="Prof. LIU Ben" w:date="2026-08-30T01:57:00Z" w16du:dateUtc="2026-08-29T17:57:00Z">
              <w:rPr>
                <w:color w:val="000000"/>
              </w:rPr>
            </w:rPrChange>
          </w:rPr>
          <w:t xml:space="preserve"> platform-provided internal GenAI as a governance arrangement distinct from external GenAI, and by examining its consequences for human contributors when external GenAI remains available. Prior work often bundles the effect of AI content with the effect of the AI label. Our setting makes both the source and the content of the AI contribution visible, so we can estimate the two effects separately and test the distinct decisions through which each operates. We show that a community</w:t>
        </w:r>
        <w:r w:rsidR="00E4064C">
          <w:t>’</w:t>
        </w:r>
        <w:r w:rsidRPr="00D575AD">
          <w:rPr>
            <w:rPrChange w:id="1803" w:author="Prof. LIU Ben" w:date="2026-08-30T01:57:00Z" w16du:dateUtc="2026-08-29T17:57:00Z">
              <w:rPr>
                <w:color w:val="000000"/>
              </w:rPr>
            </w:rPrChange>
          </w:rPr>
          <w:t xml:space="preserve">s response to an AI competitor is not a single quantity but depends on identifiable features of the AI answer, and that these features act through the specific level of processing at which they become available. </w:t>
        </w:r>
      </w:ins>
    </w:p>
    <w:p w14:paraId="027F96BB" w14:textId="2FF0E26E" w:rsidR="00D575AD" w:rsidRPr="00D575AD" w:rsidRDefault="00D575AD">
      <w:pPr>
        <w:pStyle w:val="Paragraph0"/>
        <w:rPr>
          <w:ins w:id="1804" w:author="Prof. LIU Ben" w:date="2026-08-30T01:57:00Z" w16du:dateUtc="2026-08-29T17:57:00Z"/>
          <w:rPrChange w:id="1805" w:author="Prof. LIU Ben" w:date="2026-08-30T01:57:00Z" w16du:dateUtc="2026-08-29T17:57:00Z">
            <w:rPr>
              <w:ins w:id="1806" w:author="Prof. LIU Ben" w:date="2026-08-30T01:57:00Z" w16du:dateUtc="2026-08-29T17:57:00Z"/>
              <w:color w:val="000000"/>
            </w:rPr>
          </w:rPrChange>
        </w:rPr>
        <w:pPrChange w:id="1807" w:author="Prof. LIU Ben" w:date="2026-08-30T01:57:00Z" w16du:dateUtc="2026-08-29T17:57:00Z">
          <w:pPr>
            <w:spacing w:before="100" w:beforeAutospacing="1" w:after="100" w:afterAutospacing="1"/>
          </w:pPr>
        </w:pPrChange>
      </w:pPr>
      <w:ins w:id="1808" w:author="Prof. LIU Ben" w:date="2026-08-30T01:57:00Z" w16du:dateUtc="2026-08-29T17:57:00Z">
        <w:r w:rsidRPr="00D575AD">
          <w:rPr>
            <w:rPrChange w:id="1809" w:author="Prof. LIU Ben" w:date="2026-08-30T01:57:00Z" w16du:dateUtc="2026-08-29T17:57:00Z">
              <w:rPr>
                <w:color w:val="000000"/>
              </w:rPr>
            </w:rPrChange>
          </w:rPr>
          <w:t>We also extend research on how prior contributions shape subsequent contribution. Th</w:t>
        </w:r>
      </w:ins>
      <w:ins w:id="1810" w:author="Prof. LIU Ben" w:date="2026-08-30T01:58:00Z" w16du:dateUtc="2026-08-29T17:58:00Z">
        <w:r w:rsidR="00E4064C">
          <w:rPr>
            <w:rFonts w:hint="eastAsia"/>
          </w:rPr>
          <w:t>is</w:t>
        </w:r>
      </w:ins>
      <w:ins w:id="1811" w:author="Prof. LIU Ben" w:date="2026-08-30T01:57:00Z" w16du:dateUtc="2026-08-29T17:57:00Z">
        <w:r w:rsidRPr="00D575AD">
          <w:rPr>
            <w:rPrChange w:id="1812" w:author="Prof. LIU Ben" w:date="2026-08-30T01:57:00Z" w16du:dateUtc="2026-08-29T17:57:00Z">
              <w:rPr>
                <w:color w:val="000000"/>
              </w:rPr>
            </w:rPrChange>
          </w:rPr>
          <w:t xml:space="preserve"> literature establishes how the presence, volume, quality, and source of existing content affect a </w:t>
        </w:r>
        <w:r w:rsidRPr="00D575AD">
          <w:rPr>
            <w:rPrChange w:id="1813" w:author="Prof. LIU Ben" w:date="2026-08-30T01:57:00Z" w16du:dateUtc="2026-08-29T17:57:00Z">
              <w:rPr>
                <w:color w:val="000000"/>
              </w:rPr>
            </w:rPrChange>
          </w:rPr>
          <w:lastRenderedPageBreak/>
          <w:t>newcomer</w:t>
        </w:r>
      </w:ins>
      <w:ins w:id="1814" w:author="Prof. LIU Ben" w:date="2026-08-30T01:58:00Z" w16du:dateUtc="2026-08-29T17:58:00Z">
        <w:r w:rsidR="00E4064C">
          <w:t>’</w:t>
        </w:r>
      </w:ins>
      <w:ins w:id="1815" w:author="Prof. LIU Ben" w:date="2026-08-30T01:57:00Z" w16du:dateUtc="2026-08-29T17:57:00Z">
        <w:r w:rsidRPr="00D575AD">
          <w:rPr>
            <w:rPrChange w:id="1816" w:author="Prof. LIU Ben" w:date="2026-08-30T01:57:00Z" w16du:dateUtc="2026-08-29T17:57:00Z">
              <w:rPr>
                <w:color w:val="000000"/>
              </w:rPr>
            </w:rPrChange>
          </w:rPr>
          <w:t xml:space="preserve">s decision, but it was developed almost entirely on human prior contributors. These features do not carry the same meaning when the prior contributor is an identified machine. The source cue invites entry rather than foreclosing it, and the same length and quality that would be read one way from a trusted human are read differently when the community regards the author as a weak competitor. </w:t>
        </w:r>
      </w:ins>
      <w:ins w:id="1817" w:author="Prof. LIU Ben" w:date="2026-08-30T01:59:00Z" w16du:dateUtc="2026-08-29T17:59:00Z">
        <w:r w:rsidR="00E4064C">
          <w:rPr>
            <w:rFonts w:hint="eastAsia"/>
          </w:rPr>
          <w:t>Separating</w:t>
        </w:r>
      </w:ins>
      <w:ins w:id="1818" w:author="Prof. LIU Ben" w:date="2026-08-30T01:57:00Z" w16du:dateUtc="2026-08-29T17:57:00Z">
        <w:r w:rsidRPr="00D575AD">
          <w:rPr>
            <w:rPrChange w:id="1819" w:author="Prof. LIU Ben" w:date="2026-08-30T01:57:00Z" w16du:dateUtc="2026-08-29T17:57:00Z">
              <w:rPr>
                <w:color w:val="000000"/>
              </w:rPr>
            </w:rPrChange>
          </w:rPr>
          <w:t xml:space="preserve"> the label from the content makes this point demonstrable, and it is not available to designs in which the AI is an invisible drafting aid or a private substitute. It also distinguishes our account from a substitution view. Pure substitution predicts only decline, whereas an AI competitor whose content can be reused opens the route by which a better AI answer leads humans to write better rather than less.</w:t>
        </w:r>
      </w:ins>
    </w:p>
    <w:p w14:paraId="73C6445E" w14:textId="49E80B2C" w:rsidR="00D575AD" w:rsidRPr="00D575AD" w:rsidRDefault="00D575AD">
      <w:pPr>
        <w:pStyle w:val="Paragraph0"/>
        <w:rPr>
          <w:ins w:id="1820" w:author="Prof. LIU Ben" w:date="2026-08-30T01:57:00Z" w16du:dateUtc="2026-08-29T17:57:00Z"/>
          <w:rPrChange w:id="1821" w:author="Prof. LIU Ben" w:date="2026-08-30T01:57:00Z" w16du:dateUtc="2026-08-29T17:57:00Z">
            <w:rPr>
              <w:ins w:id="1822" w:author="Prof. LIU Ben" w:date="2026-08-30T01:57:00Z" w16du:dateUtc="2026-08-29T17:57:00Z"/>
              <w:color w:val="000000"/>
            </w:rPr>
          </w:rPrChange>
        </w:rPr>
        <w:pPrChange w:id="1823" w:author="Prof. LIU Ben" w:date="2026-08-30T01:57:00Z" w16du:dateUtc="2026-08-29T17:57:00Z">
          <w:pPr>
            <w:spacing w:before="100" w:beforeAutospacing="1" w:after="100" w:afterAutospacing="1"/>
          </w:pPr>
        </w:pPrChange>
      </w:pPr>
      <w:ins w:id="1824" w:author="Prof. LIU Ben" w:date="2026-08-30T01:57:00Z" w16du:dateUtc="2026-08-29T17:57:00Z">
        <w:r w:rsidRPr="00D575AD">
          <w:rPr>
            <w:rPrChange w:id="1825" w:author="Prof. LIU Ben" w:date="2026-08-30T01:57:00Z" w16du:dateUtc="2026-08-29T17:57:00Z">
              <w:rPr>
                <w:color w:val="000000"/>
              </w:rPr>
            </w:rPrChange>
          </w:rPr>
          <w:t>The decomposition also carries a forward-looking benefit. Because our results tie the total AI effect to the content characteristics of the AI answer rather than to a fixed average, they provide a basis for reasoning about settings we do not observe. As AI capabilities advance and the properties of AI answers shift, one can combine the AI label effect with the corresponding AI content effect to anticipate how AI will reshape human contribution under the same competition mechanism. The label</w:t>
        </w:r>
      </w:ins>
      <w:ins w:id="1826" w:author="Prof. LIU Ben" w:date="2026-08-30T02:00:00Z" w16du:dateUtc="2026-08-29T18:00:00Z">
        <w:r w:rsidR="00E4064C">
          <w:t>’</w:t>
        </w:r>
      </w:ins>
      <w:ins w:id="1827" w:author="Prof. LIU Ben" w:date="2026-08-30T01:57:00Z" w16du:dateUtc="2026-08-29T17:57:00Z">
        <w:r w:rsidRPr="00D575AD">
          <w:rPr>
            <w:rPrChange w:id="1828" w:author="Prof. LIU Ben" w:date="2026-08-30T01:57:00Z" w16du:dateUtc="2026-08-29T17:57:00Z">
              <w:rPr>
                <w:color w:val="000000"/>
              </w:rPr>
            </w:rPrChange>
          </w:rPr>
          <w:t>s role remains contingent on community beliefs that may themselves change.</w:t>
        </w:r>
      </w:ins>
    </w:p>
    <w:p w14:paraId="1839D273" w14:textId="694070D2" w:rsidR="00D575AD" w:rsidRPr="00D575AD" w:rsidRDefault="00D575AD">
      <w:pPr>
        <w:pStyle w:val="Paragraph0"/>
        <w:rPr>
          <w:ins w:id="1829" w:author="Prof. LIU Ben" w:date="2026-08-30T01:57:00Z" w16du:dateUtc="2026-08-29T17:57:00Z"/>
          <w:rPrChange w:id="1830" w:author="Prof. LIU Ben" w:date="2026-08-30T01:57:00Z" w16du:dateUtc="2026-08-29T17:57:00Z">
            <w:rPr>
              <w:ins w:id="1831" w:author="Prof. LIU Ben" w:date="2026-08-30T01:57:00Z" w16du:dateUtc="2026-08-29T17:57:00Z"/>
              <w:color w:val="000000"/>
            </w:rPr>
          </w:rPrChange>
        </w:rPr>
        <w:pPrChange w:id="1832" w:author="Prof. LIU Ben" w:date="2026-08-30T01:57:00Z" w16du:dateUtc="2026-08-29T17:57:00Z">
          <w:pPr>
            <w:spacing w:before="100" w:beforeAutospacing="1" w:after="100" w:afterAutospacing="1"/>
          </w:pPr>
        </w:pPrChange>
      </w:pPr>
      <w:ins w:id="1833" w:author="Prof. LIU Ben" w:date="2026-08-30T01:57:00Z" w16du:dateUtc="2026-08-29T17:57:00Z">
        <w:r w:rsidRPr="00D575AD">
          <w:rPr>
            <w:rPrChange w:id="1834" w:author="Prof. LIU Ben" w:date="2026-08-30T01:57:00Z" w16du:dateUtc="2026-08-29T17:57:00Z">
              <w:rPr>
                <w:color w:val="000000"/>
              </w:rPr>
            </w:rPrChange>
          </w:rPr>
          <w:t>The most direct point of comparison is Su et al. (2025), who study Quora</w:t>
        </w:r>
      </w:ins>
      <w:ins w:id="1835" w:author="Prof. LIU Ben" w:date="2026-08-30T02:00:00Z" w16du:dateUtc="2026-08-29T18:00:00Z">
        <w:r w:rsidR="00E4064C">
          <w:t>’</w:t>
        </w:r>
      </w:ins>
      <w:ins w:id="1836" w:author="Prof. LIU Ben" w:date="2026-08-30T01:57:00Z" w16du:dateUtc="2026-08-29T17:57:00Z">
        <w:r w:rsidRPr="00D575AD">
          <w:rPr>
            <w:rPrChange w:id="1837" w:author="Prof. LIU Ben" w:date="2026-08-30T01:57:00Z" w16du:dateUtc="2026-08-29T17:57:00Z">
              <w:rPr>
                <w:color w:val="000000"/>
              </w:rPr>
            </w:rPrChange>
          </w:rPr>
          <w:t>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they are two readings of the same mechanism under different conditions. The AI label effect dominates in Su et al.</w:t>
        </w:r>
      </w:ins>
      <w:ins w:id="1838" w:author="Prof. LIU Ben" w:date="2026-08-30T02:00:00Z" w16du:dateUtc="2026-08-29T18:00:00Z">
        <w:r w:rsidR="00E4064C">
          <w:t>’</w:t>
        </w:r>
      </w:ins>
      <w:ins w:id="1839" w:author="Prof. LIU Ben" w:date="2026-08-30T01:57:00Z" w16du:dateUtc="2026-08-29T17:57:00Z">
        <w:r w:rsidRPr="00D575AD">
          <w:rPr>
            <w:rPrChange w:id="1840" w:author="Prof. LIU Ben" w:date="2026-08-30T01:57:00Z" w16du:dateUtc="2026-08-29T17:57:00Z">
              <w:rPr>
                <w:color w:val="000000"/>
              </w:rPr>
            </w:rPrChange>
          </w:rPr>
          <w:t>s (2025) setting, and the deterrent role of length does not materialize there.</w:t>
        </w:r>
      </w:ins>
    </w:p>
    <w:p w14:paraId="7D4B3966" w14:textId="70B8271F" w:rsidR="00D575AD" w:rsidRPr="00D575AD" w:rsidRDefault="00D575AD">
      <w:pPr>
        <w:pStyle w:val="Paragraph0"/>
        <w:rPr>
          <w:ins w:id="1841" w:author="Prof. LIU Ben" w:date="2026-08-30T01:57:00Z" w16du:dateUtc="2026-08-29T17:57:00Z"/>
          <w:rPrChange w:id="1842" w:author="Prof. LIU Ben" w:date="2026-08-30T01:57:00Z" w16du:dateUtc="2026-08-29T17:57:00Z">
            <w:rPr>
              <w:ins w:id="1843" w:author="Prof. LIU Ben" w:date="2026-08-30T01:57:00Z" w16du:dateUtc="2026-08-29T17:57:00Z"/>
              <w:color w:val="000000"/>
            </w:rPr>
          </w:rPrChange>
        </w:rPr>
        <w:pPrChange w:id="1844" w:author="Prof. LIU Ben" w:date="2026-08-30T01:57:00Z" w16du:dateUtc="2026-08-29T17:57:00Z">
          <w:pPr>
            <w:spacing w:before="100" w:beforeAutospacing="1" w:after="100" w:afterAutospacing="1"/>
          </w:pPr>
        </w:pPrChange>
      </w:pPr>
      <w:ins w:id="1845" w:author="Prof. LIU Ben" w:date="2026-08-30T01:57:00Z" w16du:dateUtc="2026-08-29T17:57:00Z">
        <w:r w:rsidRPr="00D575AD">
          <w:rPr>
            <w:rPrChange w:id="1846" w:author="Prof. LIU Ben" w:date="2026-08-30T01:57:00Z" w16du:dateUtc="2026-08-29T17:57:00Z">
              <w:rPr>
                <w:color w:val="000000"/>
              </w:rPr>
            </w:rPrChange>
          </w:rPr>
          <w:t xml:space="preserve">The reason lies in whether contributors read the length of the AI answer as a signal of </w:t>
        </w:r>
        <w:r w:rsidRPr="00D575AD">
          <w:rPr>
            <w:rPrChange w:id="1847" w:author="Prof. LIU Ben" w:date="2026-08-30T01:57:00Z" w16du:dateUtc="2026-08-29T17:57:00Z">
              <w:rPr>
                <w:color w:val="000000"/>
              </w:rPr>
            </w:rPrChange>
          </w:rPr>
          <w:lastRenderedPageBreak/>
          <w:t xml:space="preserve">coverage when they decide whether to enter. In our technical setting, contributors treat length as a fast, surface cue for how much of the question has already been addressed, and a question that appears substantially addressed offers less perceived room for a new contribution. Length suppresses entry. Quora, by contrast, is a general-interest platform whose content is largely experiential and open-ended, and where many distinct answers can coexist and be valued at once. There, the value of a human contribution rests on personal experience and perspective that additional AI length may not foreclose, so length </w:t>
        </w:r>
      </w:ins>
      <w:ins w:id="1848" w:author="Prof. LIU Ben" w:date="2026-08-30T02:01:00Z" w16du:dateUtc="2026-08-29T18:01:00Z">
        <w:r w:rsidR="00E4064C">
          <w:rPr>
            <w:rFonts w:hint="eastAsia"/>
          </w:rPr>
          <w:t xml:space="preserve">may </w:t>
        </w:r>
      </w:ins>
      <w:ins w:id="1849" w:author="Prof. LIU Ben" w:date="2026-08-30T01:57:00Z" w16du:dateUtc="2026-08-29T17:57:00Z">
        <w:r w:rsidRPr="00D575AD">
          <w:rPr>
            <w:rPrChange w:id="1850" w:author="Prof. LIU Ben" w:date="2026-08-30T01:57:00Z" w16du:dateUtc="2026-08-29T17:57:00Z">
              <w:rPr>
                <w:color w:val="000000"/>
              </w:rPr>
            </w:rPrChange>
          </w:rPr>
          <w:t>not</w:t>
        </w:r>
      </w:ins>
      <w:ins w:id="1851" w:author="Prof. LIU Ben" w:date="2026-08-30T02:01:00Z" w16du:dateUtc="2026-08-29T18:01:00Z">
        <w:r w:rsidR="00E4064C">
          <w:rPr>
            <w:rFonts w:hint="eastAsia"/>
          </w:rPr>
          <w:t xml:space="preserve"> be</w:t>
        </w:r>
      </w:ins>
      <w:ins w:id="1852" w:author="Prof. LIU Ben" w:date="2026-08-30T01:57:00Z" w16du:dateUtc="2026-08-29T17:57:00Z">
        <w:r w:rsidRPr="00D575AD">
          <w:rPr>
            <w:rPrChange w:id="1853" w:author="Prof. LIU Ben" w:date="2026-08-30T01:57:00Z" w16du:dateUtc="2026-08-29T17:57:00Z">
              <w:rPr>
                <w:color w:val="000000"/>
              </w:rPr>
            </w:rPrChange>
          </w:rPr>
          <w:t xml:space="preserve"> read as a coverage cue. The deterrent channel that dominates our setting is muted, and the positive label effect prevails.</w:t>
        </w:r>
      </w:ins>
    </w:p>
    <w:p w14:paraId="49E60407" w14:textId="14D5B39D" w:rsidR="00D575AD" w:rsidRPr="00D575AD" w:rsidRDefault="00D575AD">
      <w:pPr>
        <w:pStyle w:val="Paragraph0"/>
        <w:rPr>
          <w:ins w:id="1854" w:author="Prof. LIU Ben" w:date="2026-08-30T01:57:00Z" w16du:dateUtc="2026-08-29T17:57:00Z"/>
          <w:rPrChange w:id="1855" w:author="Prof. LIU Ben" w:date="2026-08-30T01:57:00Z" w16du:dateUtc="2026-08-29T17:57:00Z">
            <w:rPr>
              <w:ins w:id="1856" w:author="Prof. LIU Ben" w:date="2026-08-30T01:57:00Z" w16du:dateUtc="2026-08-29T17:57:00Z"/>
              <w:color w:val="000000"/>
            </w:rPr>
          </w:rPrChange>
        </w:rPr>
        <w:pPrChange w:id="1857" w:author="Prof. LIU Ben" w:date="2026-08-30T01:57:00Z" w16du:dateUtc="2026-08-29T17:57:00Z">
          <w:pPr>
            <w:spacing w:before="100" w:beforeAutospacing="1" w:after="100" w:afterAutospacing="1"/>
          </w:pPr>
        </w:pPrChange>
      </w:pPr>
      <w:ins w:id="1858" w:author="Prof. LIU Ben" w:date="2026-08-30T01:57:00Z" w16du:dateUtc="2026-08-29T17:57:00Z">
        <w:r w:rsidRPr="00D575AD">
          <w:rPr>
            <w:rPrChange w:id="1859" w:author="Prof. LIU Ben" w:date="2026-08-30T01:57:00Z" w16du:dateUtc="2026-08-29T17:57:00Z">
              <w:rPr>
                <w:color w:val="000000"/>
              </w:rPr>
            </w:rPrChange>
          </w:rPr>
          <w:t>Timing compounds this contrast. In Su et al. (2025)</w:t>
        </w:r>
      </w:ins>
      <w:ins w:id="1860" w:author="Dylan CHEN" w:date="2026-08-30T09:37:00Z" w16du:dateUtc="2026-08-30T01:37:00Z">
        <w:r w:rsidR="002825DC">
          <w:rPr>
            <w:rFonts w:hint="eastAsia"/>
          </w:rPr>
          <w:t>,</w:t>
        </w:r>
      </w:ins>
      <w:ins w:id="1861" w:author="Prof. LIU Ben" w:date="2026-08-30T01:57:00Z" w16du:dateUtc="2026-08-29T17:57:00Z">
        <w:r w:rsidRPr="00D575AD">
          <w:rPr>
            <w:rPrChange w:id="1862" w:author="Prof. LIU Ben" w:date="2026-08-30T01:57:00Z" w16du:dateUtc="2026-08-29T17:57:00Z">
              <w:rPr>
                <w:color w:val="000000"/>
              </w:rPr>
            </w:rPrChange>
          </w:rPr>
          <w:t xml:space="preserve"> </w:t>
        </w:r>
      </w:ins>
      <w:ins w:id="1863" w:author="Dylan CHEN" w:date="2026-08-30T09:37:00Z" w16du:dateUtc="2026-08-30T01:37:00Z">
        <w:r w:rsidR="002825DC">
          <w:rPr>
            <w:rFonts w:hint="eastAsia"/>
          </w:rPr>
          <w:t>t</w:t>
        </w:r>
        <w:r w:rsidR="002825DC" w:rsidRPr="002825DC">
          <w:t xml:space="preserve">he AI answer is introduced long after the original question was posted (among questions receiving one, average pre-policy tenure is roughly 49 months) and at least one human answer is already present. </w:t>
        </w:r>
        <w:r w:rsidR="002825DC">
          <w:rPr>
            <w:rFonts w:hint="eastAsia"/>
          </w:rPr>
          <w:t xml:space="preserve">So </w:t>
        </w:r>
      </w:ins>
      <w:ins w:id="1864" w:author="Prof. LIU Ben" w:date="2026-08-30T01:57:00Z" w16du:dateUtc="2026-08-29T17:57:00Z">
        <w:del w:id="1865" w:author="Dylan CHEN" w:date="2026-08-30T09:37:00Z" w16du:dateUtc="2026-08-30T01:37:00Z">
          <w:r w:rsidRPr="00D575AD" w:rsidDel="002825DC">
            <w:rPr>
              <w:rPrChange w:id="1866" w:author="Prof. LIU Ben" w:date="2026-08-30T01:57:00Z" w16du:dateUtc="2026-08-29T17:57:00Z">
                <w:rPr>
                  <w:color w:val="000000"/>
                </w:rPr>
              </w:rPrChange>
            </w:rPr>
            <w:delText xml:space="preserve">the AI answer is </w:delText>
          </w:r>
          <w:commentRangeStart w:id="1867"/>
          <w:r w:rsidRPr="00D575AD" w:rsidDel="002825DC">
            <w:rPr>
              <w:rPrChange w:id="1868" w:author="Prof. LIU Ben" w:date="2026-08-30T01:57:00Z" w16du:dateUtc="2026-08-29T17:57:00Z">
                <w:rPr>
                  <w:color w:val="000000"/>
                </w:rPr>
              </w:rPrChange>
            </w:rPr>
            <w:delText>added roughly three months after posting</w:delText>
          </w:r>
        </w:del>
      </w:ins>
      <w:commentRangeEnd w:id="1867"/>
      <w:del w:id="1869" w:author="Dylan CHEN" w:date="2026-08-30T09:37:00Z" w16du:dateUtc="2026-08-30T01:37:00Z">
        <w:r w:rsidR="00E4064C" w:rsidRPr="00D575AD" w:rsidDel="002825DC">
          <w:rPr>
            <w:rStyle w:val="CommentReference"/>
            <w:sz w:val="24"/>
            <w:rPrChange w:id="1870" w:author="Prof. LIU Ben" w:date="2026-08-30T01:57:00Z" w16du:dateUtc="2026-08-29T17:57:00Z">
              <w:rPr>
                <w:rStyle w:val="CommentReference"/>
                <w:color w:val="000000"/>
                <w:sz w:val="24"/>
              </w:rPr>
            </w:rPrChange>
          </w:rPr>
          <w:commentReference w:id="1867"/>
        </w:r>
      </w:del>
      <w:ins w:id="1871" w:author="Prof. LIU Ben" w:date="2026-08-30T01:57:00Z" w16du:dateUtc="2026-08-29T17:57:00Z">
        <w:del w:id="1872" w:author="Dylan CHEN" w:date="2026-08-30T09:37:00Z" w16du:dateUtc="2026-08-30T01:37:00Z">
          <w:r w:rsidRPr="00D575AD" w:rsidDel="002825DC">
            <w:rPr>
              <w:rPrChange w:id="1873" w:author="Prof. LIU Ben" w:date="2026-08-30T01:57:00Z" w16du:dateUtc="2026-08-29T17:57:00Z">
                <w:rPr>
                  <w:color w:val="000000"/>
                </w:rPr>
              </w:rPrChange>
            </w:rPr>
            <w:delText xml:space="preserve">, once human answers have already accumulated, so </w:delText>
          </w:r>
        </w:del>
        <w:r w:rsidRPr="00D575AD">
          <w:rPr>
            <w:rPrChange w:id="1874" w:author="Prof. LIU Ben" w:date="2026-08-30T01:57:00Z" w16du:dateUtc="2026-08-29T17:57:00Z">
              <w:rPr>
                <w:color w:val="000000"/>
              </w:rPr>
            </w:rPrChange>
          </w:rPr>
          <w:t>the AI enters as a retrospective supplement to an established discussion rather than as the competitor a contributor confronts on arrival. In our setting</w:t>
        </w:r>
      </w:ins>
      <w:ins w:id="1875" w:author="Dylan CHEN" w:date="2026-08-30T09:34:00Z" w16du:dateUtc="2026-08-30T01:34:00Z">
        <w:r w:rsidR="005C7EBE">
          <w:rPr>
            <w:rFonts w:hint="eastAsia"/>
          </w:rPr>
          <w:t>,</w:t>
        </w:r>
      </w:ins>
      <w:ins w:id="1876" w:author="Prof. LIU Ben" w:date="2026-08-30T01:57:00Z" w16du:dateUtc="2026-08-29T17:57:00Z">
        <w:r w:rsidRPr="00D575AD">
          <w:rPr>
            <w:rPrChange w:id="1877" w:author="Prof. LIU Ben" w:date="2026-08-30T01:57:00Z" w16du:dateUtc="2026-08-29T17:57:00Z">
              <w:rPr>
                <w:color w:val="000000"/>
              </w:rPr>
            </w:rPrChange>
          </w:rPr>
          <w:t xml:space="preserve"> the AI answer is generated</w:t>
        </w:r>
      </w:ins>
      <w:ins w:id="1878" w:author="Prof. LIU Ben" w:date="2026-08-30T02:02:00Z" w16du:dateUtc="2026-08-29T18:02:00Z">
        <w:r w:rsidR="00E4064C">
          <w:rPr>
            <w:rFonts w:hint="eastAsia"/>
          </w:rPr>
          <w:t xml:space="preserve"> quickly after the question posting</w:t>
        </w:r>
      </w:ins>
      <w:ins w:id="1879" w:author="Prof. LIU Ben" w:date="2026-08-30T01:57:00Z" w16du:dateUtc="2026-08-29T17:57:00Z">
        <w:r w:rsidRPr="00D575AD">
          <w:rPr>
            <w:rPrChange w:id="1880" w:author="Prof. LIU Ben" w:date="2026-08-30T01:57:00Z" w16du:dateUtc="2026-08-29T17:57:00Z">
              <w:rPr>
                <w:color w:val="000000"/>
              </w:rPr>
            </w:rPrChange>
          </w:rPr>
          <w:t xml:space="preserve"> and before human contributor</w:t>
        </w:r>
      </w:ins>
      <w:ins w:id="1881" w:author="Prof. LIU Ben" w:date="2026-08-30T02:03:00Z" w16du:dateUtc="2026-08-29T18:03:00Z">
        <w:r w:rsidR="00E4064C">
          <w:rPr>
            <w:rFonts w:hint="eastAsia"/>
          </w:rPr>
          <w:t>s</w:t>
        </w:r>
      </w:ins>
      <w:ins w:id="1882" w:author="Prof. LIU Ben" w:date="2026-08-30T01:57:00Z" w16du:dateUtc="2026-08-29T17:57:00Z">
        <w:r w:rsidRPr="00D575AD">
          <w:rPr>
            <w:rPrChange w:id="1883" w:author="Prof. LIU Ben" w:date="2026-08-30T01:57:00Z" w16du:dateUtc="2026-08-29T17:57:00Z">
              <w:rPr>
                <w:color w:val="000000"/>
              </w:rPr>
            </w:rPrChange>
          </w:rPr>
          <w:t xml:space="preserve"> arrive, so it is the rival a contributor evaluates at the moment of entry. This configuration activates the fast entry decision and the slower crafting decision we theorize, whereas a retrospective supplement largely does not.</w:t>
        </w:r>
      </w:ins>
    </w:p>
    <w:p w14:paraId="29608634" w14:textId="388A3F84" w:rsidR="00625971" w:rsidDel="00D575AD" w:rsidRDefault="00D575AD" w:rsidP="005C7EBE">
      <w:pPr>
        <w:pStyle w:val="Paragraph0"/>
        <w:rPr>
          <w:del w:id="1884" w:author="Prof. LIU Ben" w:date="2026-08-30T01:53:00Z" w16du:dateUtc="2026-08-29T17:53:00Z"/>
        </w:rPr>
        <w:pPrChange w:id="1885" w:author="Dylan CHEN" w:date="2026-08-30T09:34:00Z" w16du:dateUtc="2026-08-30T01:34:00Z">
          <w:pPr>
            <w:pStyle w:val="Paragraph0"/>
          </w:pPr>
        </w:pPrChange>
      </w:pPr>
      <w:ins w:id="1886" w:author="Prof. LIU Ben" w:date="2026-08-30T01:57:00Z" w16du:dateUtc="2026-08-29T17:57:00Z">
        <w:r w:rsidRPr="00D575AD">
          <w:rPr>
            <w:rPrChange w:id="1887" w:author="Prof. LIU Ben" w:date="2026-08-30T01:57:00Z" w16du:dateUtc="2026-08-29T17:57:00Z">
              <w:rPr>
                <w:color w:val="000000"/>
              </w:rPr>
            </w:rPrChange>
          </w:rPr>
          <w:t xml:space="preserve">Taken as a whole, the comparison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an apparent conflict in the literature into a single conditional prediction, under which an internal AI may act as </w:t>
        </w:r>
      </w:ins>
      <w:ins w:id="1888" w:author="Dylan CHEN" w:date="2026-08-30T09:34:00Z" w16du:dateUtc="2026-08-30T01:34:00Z">
        <w:r w:rsidR="005C7EBE">
          <w:rPr>
            <w:rFonts w:hint="eastAsia"/>
          </w:rPr>
          <w:t xml:space="preserve">a </w:t>
        </w:r>
      </w:ins>
      <w:ins w:id="1889" w:author="Prof. LIU Ben" w:date="2026-08-30T01:57:00Z" w16du:dateUtc="2026-08-29T17:57:00Z">
        <w:r w:rsidRPr="00D575AD">
          <w:rPr>
            <w:rPrChange w:id="1890" w:author="Prof. LIU Ben" w:date="2026-08-30T01:57:00Z" w16du:dateUtc="2026-08-29T17:57:00Z">
              <w:rPr>
                <w:color w:val="000000"/>
              </w:rPr>
            </w:rPrChange>
          </w:rPr>
          <w:t xml:space="preserve">complement or competitor depending on the domain, on how much content the AI provides, on how readily that content is read as coverage, and on when the AI answer arrives </w:t>
        </w:r>
        <w:r w:rsidRPr="00D575AD">
          <w:rPr>
            <w:rPrChange w:id="1891" w:author="Prof. LIU Ben" w:date="2026-08-30T01:57:00Z" w16du:dateUtc="2026-08-29T17:57:00Z">
              <w:rPr>
                <w:color w:val="000000"/>
              </w:rPr>
            </w:rPrChange>
          </w:rPr>
          <w:lastRenderedPageBreak/>
          <w:t>relative to human contributors.</w:t>
        </w:r>
      </w:ins>
      <w:del w:id="1892" w:author="Prof. LIU Ben" w:date="2026-08-30T01:53:00Z" w16du:dateUtc="2026-08-29T17:53:00Z">
        <w:r w:rsidR="00625971" w:rsidRPr="00BF6686" w:rsidDel="00D575AD">
          <w:delText xml:space="preserve">We contribute to the emerging literature on </w:delText>
        </w:r>
        <w:r w:rsidR="00625971" w:rsidDel="00D575AD">
          <w:delText>Gen</w:delText>
        </w:r>
        <w:r w:rsidR="00625971" w:rsidRPr="00BF6686" w:rsidDel="00D575AD">
          <w:delText>AI in online communities by studying platform-provided internal GenAI as a governance arrangement distinct from external GenAI, and by examining its consequences for human contributors in a competitive setting where external GenAI remains available.</w:delText>
        </w:r>
      </w:del>
    </w:p>
    <w:p w14:paraId="205D15AF" w14:textId="77777777" w:rsidR="00D575AD" w:rsidRPr="00BF6686" w:rsidRDefault="00D575AD" w:rsidP="005C7EBE">
      <w:pPr>
        <w:pStyle w:val="Paragraph0"/>
        <w:rPr>
          <w:ins w:id="1893" w:author="Prof. LIU Ben" w:date="2026-08-30T01:57:00Z" w16du:dateUtc="2026-08-29T17:57:00Z"/>
        </w:rPr>
      </w:pPr>
    </w:p>
    <w:p w14:paraId="77094E28" w14:textId="7705FCAE" w:rsidR="00625971" w:rsidRPr="00BF6686" w:rsidDel="00D575AD" w:rsidRDefault="00625971" w:rsidP="00625971">
      <w:pPr>
        <w:pStyle w:val="Paragraph0"/>
        <w:rPr>
          <w:del w:id="1894" w:author="Prof. LIU Ben" w:date="2026-08-30T01:53:00Z" w16du:dateUtc="2026-08-29T17:53:00Z"/>
        </w:rPr>
      </w:pPr>
      <w:del w:id="1895" w:author="Prof. LIU Ben" w:date="2026-08-30T01:53:00Z" w16du:dateUtc="2026-08-29T17:53:00Z">
        <w:r w:rsidRPr="00BF6686" w:rsidDel="00D575AD">
          <w:delText>Wh</w:delText>
        </w:r>
        <w:r w:rsidDel="00D575AD">
          <w:delText>ile</w:delText>
        </w:r>
        <w:r w:rsidRPr="00BF6686" w:rsidDel="00D575AD">
          <w:delText xml:space="preserve"> prior work often bundles the effect of AI content with the effect of the AI label, our setting makes both the source and the content of the AI contribution visible and allows us to estimate the AI label effect separately from the AI content effect and to test the distinct decision processes through which each operates. Grounding this decomposition </w:delText>
        </w:r>
        <w:r w:rsidDel="00D575AD">
          <w:rPr>
            <w:rFonts w:hint="eastAsia"/>
          </w:rPr>
          <w:delText>in</w:delText>
        </w:r>
        <w:r w:rsidDel="00D575AD">
          <w:delText xml:space="preserve"> a competition lens and two systems of thinking framework</w:delText>
        </w:r>
        <w:r w:rsidRPr="00BF6686" w:rsidDel="00D575AD">
          <w:delText>, we show that a community</w:delText>
        </w:r>
        <w:r w:rsidDel="00D575AD">
          <w:delText>’</w:delText>
        </w:r>
        <w:r w:rsidRPr="00BF6686" w:rsidDel="00D575AD">
          <w:delText>s response to an AI competitor is not a single quantity but depends on identifiable features of the AI answer. This also extends research on how prior contributions shape subsequent contribution. That literature establishes how the presence, volume, quality, and source of existing content affect a newcomer</w:delText>
        </w:r>
        <w:r w:rsidDel="00D575AD">
          <w:delText>’</w:delText>
        </w:r>
        <w:r w:rsidRPr="00BF6686" w:rsidDel="00D575AD">
          <w:delText>s decision, but it was developed almost entirely on human prior contributors. Our setting shows that these features do not carry the same meaning when the prior contributor is an identified machine: the source cue (the label) invites entry rather than foreclosing it, and the same length and quality that would be read one way from a trusted human are read differently when the community regards the author as a weak competitor. Isolating the label from the content is what makes this point demonstrable, and it is not available to designs in which the AI is an invisible drafting aid or a private substitute.</w:delText>
        </w:r>
      </w:del>
    </w:p>
    <w:p w14:paraId="3B08497F" w14:textId="19C0C6DD" w:rsidR="00625971" w:rsidRPr="00BF6686" w:rsidDel="00D575AD" w:rsidRDefault="00625971" w:rsidP="00625971">
      <w:pPr>
        <w:pStyle w:val="Paragraph0"/>
        <w:rPr>
          <w:del w:id="1896" w:author="Prof. LIU Ben" w:date="2026-08-30T01:53:00Z" w16du:dateUtc="2026-08-29T17:53:00Z"/>
        </w:rPr>
      </w:pPr>
      <w:del w:id="1897" w:author="Prof. LIU Ben" w:date="2026-08-30T01:53:00Z" w16du:dateUtc="2026-08-29T17:53:00Z">
        <w:r w:rsidRPr="00BF6686" w:rsidDel="00D575AD">
          <w:delText>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 while recognizing that the label</w:delText>
        </w:r>
        <w:r w:rsidDel="00D575AD">
          <w:delText>’</w:delText>
        </w:r>
        <w:r w:rsidRPr="00BF6686" w:rsidDel="00D575AD">
          <w:delText>s role is contingent on community beliefs that may themselves change.</w:delText>
        </w:r>
      </w:del>
    </w:p>
    <w:p w14:paraId="47F85571" w14:textId="24C4C16D" w:rsidR="00625971" w:rsidRPr="00BF6686" w:rsidDel="00D575AD" w:rsidRDefault="00625971" w:rsidP="00625971">
      <w:pPr>
        <w:pStyle w:val="Paragraph0"/>
        <w:rPr>
          <w:del w:id="1898" w:author="Prof. LIU Ben" w:date="2026-08-30T01:53:00Z" w16du:dateUtc="2026-08-29T17:53:00Z"/>
        </w:rPr>
      </w:pPr>
      <w:del w:id="1899" w:author="Prof. LIU Ben" w:date="2026-08-30T01:53:00Z" w16du:dateUtc="2026-08-29T17:53:00Z">
        <w:r w:rsidRPr="00BF6686" w:rsidDel="00D575AD">
          <w:delText>The most direct point of comparison is Su et al. (2025), who study Quora</w:delText>
        </w:r>
        <w:r w:rsidDel="00D575AD">
          <w:delText>’</w:delText>
        </w:r>
        <w:r w:rsidRPr="00BF6686" w:rsidDel="00D575AD">
          <w:delText>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our framework shows that they are two readings of the same underlying mechanism operating under different conditions. The core of the divergence is that the AI label effect dominates in Su et al.</w:delText>
        </w:r>
        <w:r w:rsidDel="00D575AD">
          <w:delText>’</w:delText>
        </w:r>
        <w:r w:rsidRPr="00BF6686" w:rsidDel="00D575AD">
          <w:delText>s (2025) setting, while the deterrent role of length does not materialize there.</w:delText>
        </w:r>
      </w:del>
    </w:p>
    <w:p w14:paraId="1CF2B4C2" w14:textId="16C189F9" w:rsidR="00625971" w:rsidRPr="00BF6686" w:rsidDel="00D575AD" w:rsidRDefault="00625971" w:rsidP="00625971">
      <w:pPr>
        <w:pStyle w:val="Paragraph0"/>
        <w:rPr>
          <w:del w:id="1900" w:author="Prof. LIU Ben" w:date="2026-08-30T01:53:00Z" w16du:dateUtc="2026-08-29T17:53:00Z"/>
        </w:rPr>
      </w:pPr>
      <w:del w:id="1901" w:author="Prof. LIU Ben" w:date="2026-08-30T01:53:00Z" w16du:dateUtc="2026-08-29T17:53:00Z">
        <w:r w:rsidRPr="00BF6686" w:rsidDel="00D575AD">
          <w:delText xml:space="preserve">The reason lies in whether contributors read the length of the AI answer as a signal of coverage at the moment they decide whether to enter. In our technical setting, </w:delText>
        </w:r>
        <w:r w:rsidDel="00D575AD">
          <w:delText>w</w:delText>
        </w:r>
        <w:r w:rsidRPr="00BF6686" w:rsidDel="00D575AD">
          <w:delText>hen contributors glance at an AI answer before reading it closely, they draw on the length of the answer as a fast, surface cue for how much of the question has already been addressed, and a question that appears substantially addressed offers less perceived room for a new contribution. Length</w:delText>
        </w:r>
        <w:r w:rsidDel="00D575AD">
          <w:delText xml:space="preserve"> </w:delText>
        </w:r>
        <w:r w:rsidRPr="00BF6686" w:rsidDel="00D575AD">
          <w:delText xml:space="preserve">operates as a coverage cue that suppresses entry. Quora, by contrast, is a general-interest platform whose content is largely experiential, interpretive, and open-ended, and where many distinct answers can coexist and be valued at once. In such a setting a longer AI answer does not reduce the perceived room to contribute, because the value of a human contribution rests on personal experience and perspective that additional length from the AI </w:delText>
        </w:r>
        <w:r w:rsidDel="00D575AD">
          <w:delText>may</w:delText>
        </w:r>
        <w:r w:rsidRPr="00BF6686" w:rsidDel="00D575AD">
          <w:delText xml:space="preserve"> not foreclose. Length is thus not read as a coverage cue that crowds out entry, so the deterrent channel that dominates our setting is muted, and the positive label effect prevails.</w:delText>
        </w:r>
      </w:del>
    </w:p>
    <w:p w14:paraId="260D2EC0" w14:textId="323BEB25" w:rsidR="00625971" w:rsidRPr="00BF6686" w:rsidDel="00D575AD" w:rsidRDefault="00625971" w:rsidP="00625971">
      <w:pPr>
        <w:pStyle w:val="Paragraph0"/>
        <w:rPr>
          <w:del w:id="1902" w:author="Prof. LIU Ben" w:date="2026-08-30T01:53:00Z" w16du:dateUtc="2026-08-29T17:53:00Z"/>
        </w:rPr>
      </w:pPr>
      <w:del w:id="1903" w:author="Prof. LIU Ben" w:date="2026-08-30T01:53:00Z" w16du:dateUtc="2026-08-29T17:53:00Z">
        <w:r w:rsidRPr="00BF6686" w:rsidDel="00D575AD">
          <w:delText>Timing compounds this contrast. In Su et al. (2025) the AI answer is added roughly three months after posting, once human answers have already accumulated, so the AI enters as a retrospective supplement to an established discussion rather than as the competitor a contributor confronts on arrival. In our setting the AI answer is generated within minutes and occupies the first position before any human contributor arrives, so it is the rival that a contributor evaluates at the moment of the entry decision. This is precisely the configuration in which the fast entry decision and the slower quality decision we theorize become operative; in a retrospective supplement they largely do not.</w:delText>
        </w:r>
      </w:del>
    </w:p>
    <w:p w14:paraId="62C73F09" w14:textId="3260849F" w:rsidR="00625971" w:rsidRPr="00BF6686" w:rsidDel="00D575AD" w:rsidRDefault="00625971" w:rsidP="00625971">
      <w:pPr>
        <w:pStyle w:val="Paragraph0"/>
        <w:rPr>
          <w:del w:id="1904" w:author="Prof. LIU Ben" w:date="2026-08-30T01:53:00Z" w16du:dateUtc="2026-08-29T17:53:00Z"/>
        </w:rPr>
      </w:pPr>
      <w:del w:id="1905" w:author="Prof. LIU Ben" w:date="2026-08-30T01:53:00Z" w16du:dateUtc="2026-08-29T17:53:00Z">
        <w:r w:rsidRPr="00BF6686" w:rsidDel="00D575AD">
          <w:delText>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under which an internal AI may play different roles as complement or competitor depending on the domain, on how much content the AI provides, on how readily that content is read as coverage, and on when the AI answer arrives relative to human contributors.</w:delText>
        </w:r>
      </w:del>
    </w:p>
    <w:p w14:paraId="6D52490E" w14:textId="77777777" w:rsidR="008169F6" w:rsidRDefault="00625971" w:rsidP="00581262">
      <w:pPr>
        <w:pStyle w:val="Heading2"/>
        <w:rPr>
          <w:ins w:id="1906" w:author="Prof. LIU Ben" w:date="2026-08-30T01:31:00Z" w16du:dateUtc="2026-08-29T17:31:00Z"/>
          <w:rFonts w:hint="eastAsia"/>
        </w:rPr>
        <w:pPrChange w:id="1907" w:author="Dylan CHEN" w:date="2026-08-30T09:49:00Z" w16du:dateUtc="2026-08-30T01:49:00Z">
          <w:pPr>
            <w:pStyle w:val="Paragraph0"/>
          </w:pPr>
        </w:pPrChange>
      </w:pPr>
      <w:r w:rsidRPr="00BF6686">
        <w:t>Practical implication</w:t>
      </w:r>
      <w:del w:id="1908" w:author="Dylan CHEN" w:date="2026-08-30T09:49:00Z" w16du:dateUtc="2026-08-30T01:49:00Z">
        <w:r w:rsidRPr="00BF6686" w:rsidDel="00581262">
          <w:delText xml:space="preserve">. </w:delText>
        </w:r>
      </w:del>
    </w:p>
    <w:p w14:paraId="06C9D1EB" w14:textId="1A95C3ED" w:rsidR="00420C48" w:rsidRPr="00420C48" w:rsidRDefault="00420C48">
      <w:pPr>
        <w:pStyle w:val="Paragraph0"/>
        <w:rPr>
          <w:ins w:id="1909" w:author="Prof. LIU Ben" w:date="2026-08-30T02:12:00Z" w16du:dateUtc="2026-08-29T18:12:00Z"/>
          <w:rPrChange w:id="1910" w:author="Prof. LIU Ben" w:date="2026-08-30T02:12:00Z" w16du:dateUtc="2026-08-29T18:12:00Z">
            <w:rPr>
              <w:ins w:id="1911" w:author="Prof. LIU Ben" w:date="2026-08-30T02:12:00Z" w16du:dateUtc="2026-08-29T18:12:00Z"/>
              <w:color w:val="000000"/>
            </w:rPr>
          </w:rPrChange>
        </w:rPr>
        <w:pPrChange w:id="1912" w:author="Prof. LIU Ben" w:date="2026-08-30T02:12:00Z" w16du:dateUtc="2026-08-29T18:12:00Z">
          <w:pPr>
            <w:spacing w:before="100" w:beforeAutospacing="1" w:after="100" w:afterAutospacing="1"/>
          </w:pPr>
        </w:pPrChange>
      </w:pPr>
      <w:ins w:id="1913" w:author="Prof. LIU Ben" w:date="2026-08-30T02:12:00Z" w16du:dateUtc="2026-08-29T18:12:00Z">
        <w:r w:rsidRPr="00420C48">
          <w:rPr>
            <w:rPrChange w:id="1914" w:author="Prof. LIU Ben" w:date="2026-08-30T02:12:00Z" w16du:dateUtc="2026-08-29T18:12:00Z">
              <w:rPr>
                <w:color w:val="000000"/>
              </w:rPr>
            </w:rPrChange>
          </w:rPr>
          <w:t xml:space="preserve">Platforms that cannot eliminate external GenAI can still design an internal GenAI system, and our findings speak to how that design should proceed. The central lesson is that the label and the content of an internal AI answer are separate </w:t>
        </w:r>
      </w:ins>
      <w:ins w:id="1915" w:author="Prof. LIU Ben" w:date="2026-08-30T02:13:00Z" w16du:dateUtc="2026-08-29T18:13:00Z">
        <w:r>
          <w:rPr>
            <w:rFonts w:hint="eastAsia"/>
          </w:rPr>
          <w:t>design choices</w:t>
        </w:r>
      </w:ins>
      <w:ins w:id="1916" w:author="Prof. LIU Ben" w:date="2026-08-30T02:12:00Z" w16du:dateUtc="2026-08-29T18:12:00Z">
        <w:r w:rsidRPr="00420C48">
          <w:rPr>
            <w:rPrChange w:id="1917" w:author="Prof. LIU Ben" w:date="2026-08-30T02:12:00Z" w16du:dateUtc="2026-08-29T18:12:00Z">
              <w:rPr>
                <w:color w:val="000000"/>
              </w:rPr>
            </w:rPrChange>
          </w:rPr>
          <w:t xml:space="preserve"> that move human contribution in different ways. A visible AI label is not inherently harmful and can draw people in, above all on difficult questions where a weak competitor leaves room to add value, so platforms </w:t>
        </w:r>
      </w:ins>
      <w:ins w:id="1918" w:author="Prof. LIU Ben" w:date="2026-08-30T02:13:00Z" w16du:dateUtc="2026-08-29T18:13:00Z">
        <w:r>
          <w:rPr>
            <w:rFonts w:hint="eastAsia"/>
          </w:rPr>
          <w:t>do not need to</w:t>
        </w:r>
      </w:ins>
      <w:ins w:id="1919" w:author="Prof. LIU Ben" w:date="2026-08-30T02:12:00Z" w16du:dateUtc="2026-08-29T18:12:00Z">
        <w:r w:rsidRPr="00420C48">
          <w:rPr>
            <w:rPrChange w:id="1920" w:author="Prof. LIU Ben" w:date="2026-08-30T02:12:00Z" w16du:dateUtc="2026-08-29T18:12:00Z">
              <w:rPr>
                <w:color w:val="000000"/>
              </w:rPr>
            </w:rPrChange>
          </w:rPr>
          <w:t xml:space="preserve"> conceal that an answer is machine-generated.</w:t>
        </w:r>
      </w:ins>
    </w:p>
    <w:p w14:paraId="0786D2C1" w14:textId="12606492" w:rsidR="00420C48" w:rsidRPr="00420C48" w:rsidRDefault="00420C48">
      <w:pPr>
        <w:pStyle w:val="Paragraph0"/>
        <w:rPr>
          <w:ins w:id="1921" w:author="Prof. LIU Ben" w:date="2026-08-30T02:12:00Z" w16du:dateUtc="2026-08-29T18:12:00Z"/>
          <w:rPrChange w:id="1922" w:author="Prof. LIU Ben" w:date="2026-08-30T02:12:00Z" w16du:dateUtc="2026-08-29T18:12:00Z">
            <w:rPr>
              <w:ins w:id="1923" w:author="Prof. LIU Ben" w:date="2026-08-30T02:12:00Z" w16du:dateUtc="2026-08-29T18:12:00Z"/>
              <w:color w:val="000000"/>
            </w:rPr>
          </w:rPrChange>
        </w:rPr>
        <w:pPrChange w:id="1924" w:author="Prof. LIU Ben" w:date="2026-08-30T02:13:00Z" w16du:dateUtc="2026-08-29T18:13:00Z">
          <w:pPr>
            <w:spacing w:before="100" w:beforeAutospacing="1" w:after="100" w:afterAutospacing="1"/>
          </w:pPr>
        </w:pPrChange>
      </w:pPr>
      <w:ins w:id="1925" w:author="Prof. LIU Ben" w:date="2026-08-30T02:12:00Z" w16du:dateUtc="2026-08-29T18:12:00Z">
        <w:r w:rsidRPr="00420C48">
          <w:rPr>
            <w:rPrChange w:id="1926" w:author="Prof. LIU Ben" w:date="2026-08-30T02:12:00Z" w16du:dateUtc="2026-08-29T18:12:00Z">
              <w:rPr>
                <w:color w:val="000000"/>
              </w:rPr>
            </w:rPrChange>
          </w:rPr>
          <w:t xml:space="preserve">The deterrent force comes from content that reads as </w:t>
        </w:r>
      </w:ins>
      <w:ins w:id="1927" w:author="Prof. LIU Ben" w:date="2026-08-30T02:13:00Z" w16du:dateUtc="2026-08-29T18:13:00Z">
        <w:r>
          <w:rPr>
            <w:rFonts w:hint="eastAsia"/>
          </w:rPr>
          <w:t xml:space="preserve">already </w:t>
        </w:r>
      </w:ins>
      <w:ins w:id="1928" w:author="Prof. LIU Ben" w:date="2026-08-30T02:12:00Z" w16du:dateUtc="2026-08-29T18:12:00Z">
        <w:r w:rsidRPr="00420C48">
          <w:rPr>
            <w:rPrChange w:id="1929" w:author="Prof. LIU Ben" w:date="2026-08-30T02:12:00Z" w16du:dateUtc="2026-08-29T18:12:00Z">
              <w:rPr>
                <w:color w:val="000000"/>
              </w:rPr>
            </w:rPrChange>
          </w:rPr>
          <w:t xml:space="preserve">covering the question. Platforms that want to sustain answer volume should therefore be cautious about placing long AI answers in the </w:t>
        </w:r>
      </w:ins>
      <w:ins w:id="1930" w:author="Prof. LIU Ben" w:date="2026-08-30T02:13:00Z" w16du:dateUtc="2026-08-29T18:13:00Z">
        <w:r>
          <w:rPr>
            <w:rFonts w:hint="eastAsia"/>
          </w:rPr>
          <w:t>salient position</w:t>
        </w:r>
      </w:ins>
      <w:ins w:id="1931" w:author="Prof. LIU Ben" w:date="2026-08-30T02:12:00Z" w16du:dateUtc="2026-08-29T18:12:00Z">
        <w:r w:rsidRPr="00420C48">
          <w:rPr>
            <w:rPrChange w:id="1932" w:author="Prof. LIU Ben" w:date="2026-08-30T02:12:00Z" w16du:dateUtc="2026-08-29T18:12:00Z">
              <w:rPr>
                <w:color w:val="000000"/>
              </w:rPr>
            </w:rPrChange>
          </w:rPr>
          <w:t>, and might present that content in a shorter or summarized form so it does not appear, at a glance, to have filled the solution space. A higher-quality AI answer works in the opposite direction. It hands contributors sound material and a direction to follow, so improving the internal AI raises the quality of human answers.</w:t>
        </w:r>
      </w:ins>
    </w:p>
    <w:p w14:paraId="5A4FFA4C" w14:textId="184FA717" w:rsidR="00420C48" w:rsidRPr="00420C48" w:rsidRDefault="00420C48">
      <w:pPr>
        <w:pStyle w:val="Paragraph0"/>
        <w:rPr>
          <w:ins w:id="1933" w:author="Prof. LIU Ben" w:date="2026-08-30T02:12:00Z" w16du:dateUtc="2026-08-29T18:12:00Z"/>
          <w:rPrChange w:id="1934" w:author="Prof. LIU Ben" w:date="2026-08-30T02:12:00Z" w16du:dateUtc="2026-08-29T18:12:00Z">
            <w:rPr>
              <w:ins w:id="1935" w:author="Prof. LIU Ben" w:date="2026-08-30T02:12:00Z" w16du:dateUtc="2026-08-29T18:12:00Z"/>
              <w:color w:val="000000"/>
            </w:rPr>
          </w:rPrChange>
        </w:rPr>
        <w:pPrChange w:id="1936" w:author="Prof. LIU Ben" w:date="2026-08-30T02:15:00Z" w16du:dateUtc="2026-08-29T18:15:00Z">
          <w:pPr>
            <w:spacing w:before="100" w:beforeAutospacing="1" w:after="100" w:afterAutospacing="1"/>
          </w:pPr>
        </w:pPrChange>
      </w:pPr>
      <w:ins w:id="1937" w:author="Prof. LIU Ben" w:date="2026-08-30T02:14:00Z" w16du:dateUtc="2026-08-29T18:14:00Z">
        <w:r>
          <w:rPr>
            <w:rFonts w:hint="eastAsia"/>
          </w:rPr>
          <w:t>T</w:t>
        </w:r>
      </w:ins>
      <w:ins w:id="1938" w:author="Prof. LIU Ben" w:date="2026-08-30T02:15:00Z" w16du:dateUtc="2026-08-29T18:15:00Z">
        <w:r>
          <w:rPr>
            <w:rFonts w:hint="eastAsia"/>
          </w:rPr>
          <w:t xml:space="preserve">he </w:t>
        </w:r>
      </w:ins>
      <w:ins w:id="1939" w:author="Prof. LIU Ben" w:date="2026-08-30T02:12:00Z" w16du:dateUtc="2026-08-29T18:12:00Z">
        <w:r w:rsidRPr="00420C48">
          <w:rPr>
            <w:rPrChange w:id="1940" w:author="Prof. LIU Ben" w:date="2026-08-30T02:12:00Z" w16du:dateUtc="2026-08-29T18:12:00Z">
              <w:rPr>
                <w:color w:val="000000"/>
              </w:rPr>
            </w:rPrChange>
          </w:rPr>
          <w:t xml:space="preserve">managerial upshot </w:t>
        </w:r>
      </w:ins>
      <w:ins w:id="1941" w:author="Prof. LIU Ben" w:date="2026-08-30T02:15:00Z" w16du:dateUtc="2026-08-29T18:15:00Z">
        <w:r>
          <w:rPr>
            <w:rFonts w:hint="eastAsia"/>
          </w:rPr>
          <w:t>is that t</w:t>
        </w:r>
      </w:ins>
      <w:ins w:id="1942" w:author="Prof. LIU Ben" w:date="2026-08-30T02:12:00Z" w16du:dateUtc="2026-08-29T18:12:00Z">
        <w:r w:rsidRPr="00420C48">
          <w:rPr>
            <w:rPrChange w:id="1943" w:author="Prof. LIU Ben" w:date="2026-08-30T02:12:00Z" w16du:dateUtc="2026-08-29T18:12:00Z">
              <w:rPr>
                <w:color w:val="000000"/>
              </w:rPr>
            </w:rPrChange>
          </w:rPr>
          <w:t xml:space="preserve">he two </w:t>
        </w:r>
      </w:ins>
      <w:ins w:id="1944" w:author="Prof. LIU Ben" w:date="2026-08-30T02:15:00Z" w16du:dateUtc="2026-08-29T18:15:00Z">
        <w:r>
          <w:rPr>
            <w:rFonts w:hint="eastAsia"/>
          </w:rPr>
          <w:t>design choices</w:t>
        </w:r>
      </w:ins>
      <w:ins w:id="1945" w:author="Prof. LIU Ben" w:date="2026-08-30T02:12:00Z" w16du:dateUtc="2026-08-29T18:12:00Z">
        <w:r w:rsidRPr="00420C48">
          <w:rPr>
            <w:rPrChange w:id="1946" w:author="Prof. LIU Ben" w:date="2026-08-30T02:12:00Z" w16du:dateUtc="2026-08-29T18:12:00Z">
              <w:rPr>
                <w:color w:val="000000"/>
              </w:rPr>
            </w:rPrChange>
          </w:rPr>
          <w:t xml:space="preserve"> should be tuned in opposite directions</w:t>
        </w:r>
      </w:ins>
      <w:ins w:id="1947" w:author="Prof. LIU Ben" w:date="2026-08-30T02:15:00Z" w16du:dateUtc="2026-08-29T18:15:00Z">
        <w:r>
          <w:rPr>
            <w:rFonts w:hint="eastAsia"/>
          </w:rPr>
          <w:t xml:space="preserve">, that is, </w:t>
        </w:r>
      </w:ins>
      <w:ins w:id="1948" w:author="Prof. LIU Ben" w:date="2026-08-30T02:12:00Z" w16du:dateUtc="2026-08-29T18:12:00Z">
        <w:r w:rsidRPr="00420C48">
          <w:rPr>
            <w:rPrChange w:id="1949" w:author="Prof. LIU Ben" w:date="2026-08-30T02:12:00Z" w16du:dateUtc="2026-08-29T18:12:00Z">
              <w:rPr>
                <w:color w:val="000000"/>
              </w:rPr>
            </w:rPrChange>
          </w:rPr>
          <w:t xml:space="preserve">hold visible length down while pushing accuracy and useful coverage up. This combination captures the reuse gains that lift human quality while limiting the displacement that longer answers cause, which </w:t>
        </w:r>
      </w:ins>
      <w:ins w:id="1950" w:author="Prof. LIU Ben" w:date="2026-08-30T02:15:00Z" w16du:dateUtc="2026-08-29T18:15:00Z">
        <w:r>
          <w:rPr>
            <w:rFonts w:hint="eastAsia"/>
          </w:rPr>
          <w:t>allows</w:t>
        </w:r>
      </w:ins>
      <w:ins w:id="1951" w:author="Prof. LIU Ben" w:date="2026-08-30T02:12:00Z" w16du:dateUtc="2026-08-29T18:12:00Z">
        <w:r w:rsidRPr="00420C48">
          <w:rPr>
            <w:rPrChange w:id="1952" w:author="Prof. LIU Ben" w:date="2026-08-30T02:12:00Z" w16du:dateUtc="2026-08-29T18:12:00Z">
              <w:rPr>
                <w:color w:val="000000"/>
              </w:rPr>
            </w:rPrChange>
          </w:rPr>
          <w:t xml:space="preserve"> a platform </w:t>
        </w:r>
      </w:ins>
      <w:ins w:id="1953" w:author="Prof. LIU Ben" w:date="2026-08-30T02:15:00Z" w16du:dateUtc="2026-08-29T18:15:00Z">
        <w:r>
          <w:rPr>
            <w:rFonts w:hint="eastAsia"/>
          </w:rPr>
          <w:t xml:space="preserve">to </w:t>
        </w:r>
      </w:ins>
      <w:ins w:id="1954" w:author="Prof. LIU Ben" w:date="2026-08-30T02:12:00Z" w16du:dateUtc="2026-08-29T18:12:00Z">
        <w:r w:rsidRPr="00420C48">
          <w:rPr>
            <w:rPrChange w:id="1955" w:author="Prof. LIU Ben" w:date="2026-08-30T02:12:00Z" w16du:dateUtc="2026-08-29T18:12:00Z">
              <w:rPr>
                <w:color w:val="000000"/>
              </w:rPr>
            </w:rPrChange>
          </w:rPr>
          <w:t>integrate a capable AI and preserve the distinctive value of human contribution.</w:t>
        </w:r>
      </w:ins>
    </w:p>
    <w:p w14:paraId="10CA1A75" w14:textId="7CBBC8A6" w:rsidR="00625971" w:rsidDel="00E4064C" w:rsidRDefault="00625971" w:rsidP="007F1E67">
      <w:pPr>
        <w:pStyle w:val="Paragraph0"/>
        <w:rPr>
          <w:del w:id="1956" w:author="Prof. LIU Ben" w:date="2026-08-30T02:05:00Z" w16du:dateUtc="2026-08-29T18:05:00Z"/>
        </w:rPr>
      </w:pPr>
      <w:del w:id="1957" w:author="Prof. LIU Ben" w:date="2026-08-30T02:05:00Z" w16du:dateUtc="2026-08-29T18:05:00Z">
        <w:r w:rsidRPr="00BF6686" w:rsidDel="00E4064C">
          <w:delText>For platforms that cannot eliminate external GenAI, building an internal GenAI system is the one strategic action that is both forced upon them and fully within their power to design, and our findings speak</w:delText>
        </w:r>
      </w:del>
      <w:del w:id="1958" w:author="Prof. LIU Ben" w:date="2026-08-30T02:04:00Z" w16du:dateUtc="2026-08-29T18:04:00Z">
        <w:r w:rsidRPr="00BF6686" w:rsidDel="00E4064C">
          <w:delText xml:space="preserve"> directly</w:delText>
        </w:r>
      </w:del>
      <w:del w:id="1959" w:author="Prof. LIU Ben" w:date="2026-08-30T02:05:00Z" w16du:dateUtc="2026-08-29T18:05:00Z">
        <w:r w:rsidRPr="00BF6686" w:rsidDel="00E4064C">
          <w:delText xml:space="preserve"> to how that design should proceed. The key managerial lesson is that the label and the content of an internal GenAI answer must be managed as separate </w:delText>
        </w:r>
        <w:r w:rsidDel="00E4064C">
          <w:delText>design choices</w:delText>
        </w:r>
        <w:r w:rsidRPr="00BF6686" w:rsidDel="00E4064C">
          <w:delText>, because they move human contribution in different ways. The visible AI label is not inherently harmful and can invite human participation, especially on difficult questions where a weak competitor still leaves room to add value, so platforms need not hide the fact that an answer is machine-generated.</w:delText>
        </w:r>
      </w:del>
    </w:p>
    <w:p w14:paraId="3465BA58" w14:textId="30A1B14B" w:rsidR="00625971" w:rsidRPr="00BF6686" w:rsidDel="00E4064C" w:rsidRDefault="00625971" w:rsidP="00625971">
      <w:pPr>
        <w:pStyle w:val="Paragraph0"/>
        <w:rPr>
          <w:del w:id="1960" w:author="Prof. LIU Ben" w:date="2026-08-30T02:05:00Z" w16du:dateUtc="2026-08-29T18:05:00Z"/>
        </w:rPr>
      </w:pPr>
      <w:del w:id="1961" w:author="Prof. LIU Ben" w:date="2026-08-30T02:05:00Z" w16du:dateUtc="2026-08-29T18:05:00Z">
        <w:r w:rsidRPr="00BF6686" w:rsidDel="00E4064C">
          <w:delText>The deterrent force comes instead from content that is read as covering the question, which suggests that platforms concerned with sustaining answer volume should be cautious about displaying long AI answers in the first position, for example by presenting AI content in a shorter or summarized form so that it does not read, at a glance, as having occupied the solution space. At the same time, a higher-quality AI answer raises the quality of the first human answer by setting a higher standard, and contributors respond by investing more effort to meet the standard the AI demonstrates, with the gain concentrating on accuracy. This implies that improving the internal GenAI need not erode human contribution and can instead raise the quality of human answers.</w:delText>
        </w:r>
      </w:del>
    </w:p>
    <w:p w14:paraId="3DAA9284" w14:textId="29A3B97B" w:rsidR="00625971" w:rsidRPr="00BF6686" w:rsidDel="00E4064C" w:rsidRDefault="007F1E67" w:rsidP="00625971">
      <w:pPr>
        <w:pStyle w:val="Paragraph0"/>
        <w:rPr>
          <w:del w:id="1962" w:author="Prof. LIU Ben" w:date="2026-08-30T02:05:00Z" w16du:dateUtc="2026-08-29T18:05:00Z"/>
        </w:rPr>
      </w:pPr>
      <w:ins w:id="1963" w:author="Dylan CHEN" w:date="2026-08-28T22:35:00Z" w16du:dateUtc="2026-08-28T14:35:00Z">
        <w:del w:id="1964" w:author="Prof. LIU Ben" w:date="2026-08-30T02:05:00Z" w16du:dateUtc="2026-08-29T18:05:00Z">
          <w:r w:rsidRPr="007F1E67" w:rsidDel="00E4064C">
            <w:delText>These findings suggest that platforms should treat answer length and substantive quality as separate design levers. Length shapes whether users perceive room to enter, whereas quality shapes the standard faced by those who do enter. The central design objective should therefore be to maximize informational density: every unit of visible text should deliver as much technical accuracy and useful coverage as possible. Platforms should remove padding, repetition, and formulaic exposition that expand an answer without adding substantive value. This configuration preserves opportunities for participation while presenting subsequent contributors with a demanding standard that encourages greater care in preparing their own responses</w:delText>
          </w:r>
        </w:del>
      </w:ins>
      <w:del w:id="1965" w:author="Prof. LIU Ben" w:date="2026-08-30T02:05:00Z" w16du:dateUtc="2026-08-29T18:05:00Z">
        <w:r w:rsidR="00625971" w:rsidRPr="00BF6686" w:rsidDel="00E4064C">
          <w:delText xml:space="preserve">The two </w:delText>
        </w:r>
        <w:r w:rsidR="00625971" w:rsidDel="00E4064C">
          <w:delText>design choices</w:delText>
        </w:r>
        <w:r w:rsidR="00625971" w:rsidRPr="00BF6686" w:rsidDel="00E4064C">
          <w:delText xml:space="preserve"> point to a sharper design principle than </w:delText>
        </w:r>
        <w:r w:rsidR="00625971" w:rsidDel="00E4064C">
          <w:delText>“</w:delText>
        </w:r>
        <w:r w:rsidR="00625971" w:rsidRPr="00BF6686" w:rsidDel="00E4064C">
          <w:delText>improve the AI.</w:delText>
        </w:r>
        <w:r w:rsidR="00625971" w:rsidDel="00E4064C">
          <w:delText>”</w:delText>
        </w:r>
        <w:r w:rsidR="00625971" w:rsidRPr="00BF6686" w:rsidDel="00E4064C">
          <w:delText xml:space="preserve"> Because length deters entry while quality raises human answer quality, the two often move together for the wrong reason: much AI-generated text is padded rather than substantive, adding the length that displaces entry without adding the quality that lifts human answers. Such verbose-but-empty output is the worst case for a knowledge community. The right target is therefore the informational density of the AI answer, its accuracy and useful coverage per unit of length, rather than its sheer volume. Concise, high-quality answers capture the gains of quality while minimizing the displacement that length produces, </w:delText>
        </w:r>
        <w:r w:rsidR="00625971" w:rsidDel="00E4064C">
          <w:delText>which allows</w:delText>
        </w:r>
        <w:r w:rsidR="00625971" w:rsidRPr="00BF6686" w:rsidDel="00E4064C">
          <w:delText xml:space="preserve"> platforms to integrate capable AI while preserving the distinctive value of human contribution.</w:delText>
        </w:r>
      </w:del>
    </w:p>
    <w:p w14:paraId="36D11182" w14:textId="77777777" w:rsidR="008169F6" w:rsidRDefault="00625971" w:rsidP="00290C90">
      <w:pPr>
        <w:pStyle w:val="Heading2"/>
        <w:rPr>
          <w:ins w:id="1966" w:author="Prof. LIU Ben" w:date="2026-08-30T01:31:00Z" w16du:dateUtc="2026-08-29T17:31:00Z"/>
          <w:rFonts w:hint="eastAsia"/>
        </w:rPr>
        <w:pPrChange w:id="1967" w:author="Dylan CHEN" w:date="2026-08-30T09:49:00Z" w16du:dateUtc="2026-08-30T01:49:00Z">
          <w:pPr>
            <w:pStyle w:val="Paragraph0"/>
          </w:pPr>
        </w:pPrChange>
      </w:pPr>
      <w:r w:rsidRPr="00BF6686">
        <w:t>Limitations</w:t>
      </w:r>
      <w:del w:id="1968" w:author="Dylan CHEN" w:date="2026-08-30T09:49:00Z" w16du:dateUtc="2026-08-30T01:49:00Z">
        <w:r w:rsidRPr="00BF6686" w:rsidDel="00290C90">
          <w:delText xml:space="preserve">. </w:delText>
        </w:r>
      </w:del>
    </w:p>
    <w:p w14:paraId="02B2B844" w14:textId="77777777" w:rsidR="00420C48" w:rsidRDefault="00625971" w:rsidP="007F1E67">
      <w:pPr>
        <w:pStyle w:val="Paragraph0"/>
        <w:rPr>
          <w:ins w:id="1969" w:author="Prof. LIU Ben" w:date="2026-08-30T02:16:00Z" w16du:dateUtc="2026-08-29T18:16:00Z"/>
        </w:rPr>
      </w:pPr>
      <w:r w:rsidRPr="00BF6686">
        <w:t xml:space="preserve">Several limitations qualify our conclusions and point to future work. First, our evidence comes from a single technical Q&amp;A community, where contributions </w:t>
      </w:r>
      <w:r>
        <w:t>can be</w:t>
      </w:r>
      <w:r w:rsidRPr="00BF6686">
        <w:t xml:space="preserve"> evaluated on correctness and where practitioners at the time held domain-specific doubts about AI capability. </w:t>
      </w:r>
      <w:r w:rsidRPr="00BF6686">
        <w:lastRenderedPageBreak/>
        <w:t>As our comparison with Su et al. (2025) makes clear, the sign of the aggregate effect depends on the domain and on the timing of the AI answer</w:t>
      </w:r>
      <w:r>
        <w:t>’</w:t>
      </w:r>
      <w:r w:rsidRPr="00BF6686">
        <w: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w:t>
      </w:r>
    </w:p>
    <w:p w14:paraId="7F5C65E1" w14:textId="77777777" w:rsidR="00420C48" w:rsidRDefault="00625971" w:rsidP="007F1E67">
      <w:pPr>
        <w:pStyle w:val="Paragraph0"/>
        <w:rPr>
          <w:ins w:id="1970" w:author="Prof. LIU Ben" w:date="2026-08-30T02:17:00Z" w16du:dateUtc="2026-08-29T18:17:00Z"/>
        </w:rPr>
      </w:pPr>
      <w:r w:rsidRPr="00BF6686">
        <w:t xml:space="preserve">Second, the appraisal of AI as a weak competitor is historically situated, and as beliefs about AI capability continue to </w:t>
      </w:r>
      <w:r>
        <w:rPr>
          <w:rFonts w:hint="eastAsia"/>
        </w:rPr>
        <w:t>evolve</w:t>
      </w:r>
      <w:r w:rsidRPr="00BF6686">
        <w:t xml:space="preserve">, the AI label effect may change; our decomposition anticipates this shift but cannot by itself pin down when it will occur. </w:t>
      </w:r>
    </w:p>
    <w:p w14:paraId="74CA9552" w14:textId="0FF234A8" w:rsidR="00981D68" w:rsidRPr="00D2526D" w:rsidDel="00625971" w:rsidRDefault="00625971">
      <w:pPr>
        <w:pStyle w:val="Paragraph0"/>
        <w:rPr>
          <w:del w:id="1971" w:author="Dylan CHEN" w:date="2026-08-27T21:21:00Z" w16du:dateUtc="2026-08-27T13:21:00Z"/>
        </w:rPr>
      </w:pPr>
      <w:r w:rsidRPr="00BF6686">
        <w:t xml:space="preserve">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w:t>
      </w:r>
      <w:ins w:id="1972" w:author="Prof. LIU Ben" w:date="2026-08-30T02:17:00Z" w16du:dateUtc="2026-08-29T18:17:00Z">
        <w:r w:rsidR="00420C48">
          <w:rPr>
            <w:rFonts w:hint="eastAsia"/>
          </w:rPr>
          <w:t>investigate</w:t>
        </w:r>
      </w:ins>
      <w:del w:id="1973" w:author="Prof. LIU Ben" w:date="2026-08-30T02:17:00Z" w16du:dateUtc="2026-08-29T18:17:00Z">
        <w:r w:rsidRPr="00BF6686" w:rsidDel="00420C48">
          <w:delText>study</w:delText>
        </w:r>
      </w:del>
      <w:r w:rsidRPr="00BF6686">
        <w:t xml:space="preserve"> longer-run consequences for community membership and the composition of human expertise.</w:t>
      </w:r>
      <w:del w:id="1974" w:author="Dylan CHEN" w:date="2026-08-27T21:21:00Z" w16du:dateUtc="2026-08-27T13:21:00Z">
        <w:r w:rsidR="00981D68" w:rsidRPr="00D2526D" w:rsidDel="00625971">
          <w:rPr>
            <w:b/>
            <w:bCs/>
          </w:rPr>
          <w:delText>Main results</w:delText>
        </w:r>
        <w:r w:rsidR="00981D68" w:rsidRPr="00D2526D" w:rsidDel="00625971">
          <w:delText xml:space="preserve">. 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For answer supply, the AI label raises human contribution, consistent with a skeptical community appraising the machine as a weak competitor whose presence invites participation, while longer AI content signals coverage and suppresses contribution. Because typical AI answers in our setting </w:delText>
        </w:r>
        <w:r w:rsidR="00D503A6" w:rsidDel="00625971">
          <w:delText>have</w:delText>
        </w:r>
        <w:r w:rsidR="00981D68" w:rsidRPr="00D2526D" w:rsidDel="00625971">
          <w:delText xml:space="preserve"> substantial content, the length effect dominates the label effect on supply and the average effect is negative. For contribution quality, the label alone does not change quality, but a higher-quality AI answer raises the quality of the first human answer by setting a higher standard to which contributors respond with greater effort. Our mechanism tests support this account: the label effect concentrates on difficult questions, where a weak competitor still leaves room to add value; coverage rather than perceived quality drives the length effect; and higher AI quality raises human answer quality through standard-setting rather than through the selection of stronger contributors or through differentiation from the AI answer. In particular, the gain from a stronger AI answer concentrates on accuracy, the dimension that is fundamental on a technical platform, which is the signature standard-setting predicts.</w:delText>
        </w:r>
      </w:del>
    </w:p>
    <w:p w14:paraId="1ACF54AA" w14:textId="208E5827" w:rsidR="00981D68" w:rsidRPr="00D2526D" w:rsidDel="00625971" w:rsidRDefault="00981D68">
      <w:pPr>
        <w:pStyle w:val="Paragraph0"/>
        <w:rPr>
          <w:del w:id="1975" w:author="Dylan CHEN" w:date="2026-08-27T21:21:00Z" w16du:dateUtc="2026-08-27T13:21:00Z"/>
        </w:rPr>
      </w:pPr>
      <w:del w:id="1976" w:author="Dylan CHEN" w:date="2026-08-27T21:21:00Z" w16du:dateUtc="2026-08-27T13:21:00Z">
        <w:r w:rsidRPr="00D2526D" w:rsidDel="00625971">
          <w:rPr>
            <w:b/>
            <w:bCs/>
          </w:rPr>
          <w:delText>Theoretical contribution</w:delText>
        </w:r>
        <w:r w:rsidRPr="00D2526D" w:rsidDel="00625971">
          <w:delText xml:space="preserve">. We contribute to the emerging literature on </w:delText>
        </w:r>
        <w:r w:rsidR="00D503A6" w:rsidDel="00625971">
          <w:delText>Gen</w:delText>
        </w:r>
        <w:r w:rsidRPr="00D2526D" w:rsidDel="00625971">
          <w:delText>AI in online communities by studying platform-provided internal GenAI as a governance arrangement distinct from external GenAI, and by examining its consequences for human contributors in a competitive setting where external GenAI remains available.</w:delText>
        </w:r>
      </w:del>
    </w:p>
    <w:p w14:paraId="1EEFCA90" w14:textId="61A871D2" w:rsidR="00981D68" w:rsidRPr="00D2526D" w:rsidDel="00625971" w:rsidRDefault="00981D68">
      <w:pPr>
        <w:pStyle w:val="Paragraph0"/>
        <w:rPr>
          <w:del w:id="1977" w:author="Dylan CHEN" w:date="2026-08-27T21:21:00Z" w16du:dateUtc="2026-08-27T13:21:00Z"/>
        </w:rPr>
      </w:pPr>
      <w:del w:id="1978" w:author="Dylan CHEN" w:date="2026-08-27T21:21:00Z" w16du:dateUtc="2026-08-27T13:21:00Z">
        <w:r w:rsidRPr="00D2526D" w:rsidDel="00625971">
          <w:delText>Wh</w:delText>
        </w:r>
        <w:r w:rsidR="00D503A6" w:rsidDel="00625971">
          <w:delText>ile</w:delText>
        </w:r>
        <w:r w:rsidRPr="00D2526D" w:rsidDel="00625971">
          <w:delText xml:space="preserve"> prior work often bundles the effect of AI content with the effect of the AI label, our setting makes both the source and the content of the AI contribution visible and allows us to estimate the AI label effect separately from the AI content effect and to test the distinct decision processes through which each operates. Grounding this decomposition </w:delText>
        </w:r>
      </w:del>
      <w:del w:id="1979" w:author="Dylan CHEN" w:date="2026-08-27T17:14:00Z" w16du:dateUtc="2026-08-27T09:14:00Z">
        <w:r w:rsidR="00D503A6" w:rsidDel="00321F5C">
          <w:delText xml:space="preserve">from </w:delText>
        </w:r>
      </w:del>
      <w:del w:id="1980" w:author="Dylan CHEN" w:date="2026-08-27T21:21:00Z" w16du:dateUtc="2026-08-27T13:21:00Z">
        <w:r w:rsidR="00D503A6" w:rsidDel="00625971">
          <w:delText>a competition lens and two systems of thinking framework</w:delText>
        </w:r>
        <w:r w:rsidRPr="00D2526D" w:rsidDel="00625971">
          <w:delText>, we show that a community</w:delText>
        </w:r>
        <w:r w:rsidR="00D503A6" w:rsidDel="00625971">
          <w:delText>’</w:delText>
        </w:r>
        <w:r w:rsidRPr="00D2526D" w:rsidDel="00625971">
          <w:delText>s response to an AI competitor is not a single quantity but depends on identifiable features of the AI answer. This also extends research on how prior contributions shape subsequent contribution. That literature establishes how the presence, volume, quality, and source of existing content affect a newcomer</w:delText>
        </w:r>
        <w:r w:rsidR="00D503A6" w:rsidDel="00625971">
          <w:delText>’</w:delText>
        </w:r>
        <w:r w:rsidRPr="00D2526D" w:rsidDel="00625971">
          <w:delText>s decision, but it was developed almost entirely on human prior contributors. Our setting shows that these features do not carry the same meaning when the prior contributor is an identified machine: the source cue (the label) invites entry rather than foreclosing it, and the same length and quality that would be read one way from a trusted human are read differently when the community regards the author as a weak competitor. Isolating the label from the content is what makes this point demonstrable, and it is not available to designs in which the AI is an invisible drafting aid or a private substitute.</w:delText>
        </w:r>
      </w:del>
    </w:p>
    <w:p w14:paraId="703AB0C1" w14:textId="4AC94D16" w:rsidR="00981D68" w:rsidRPr="00D2526D" w:rsidDel="00625971" w:rsidRDefault="00981D68">
      <w:pPr>
        <w:pStyle w:val="Paragraph0"/>
        <w:rPr>
          <w:del w:id="1981" w:author="Dylan CHEN" w:date="2026-08-27T21:21:00Z" w16du:dateUtc="2026-08-27T13:21:00Z"/>
        </w:rPr>
      </w:pPr>
      <w:del w:id="1982" w:author="Dylan CHEN" w:date="2026-08-27T21:21:00Z" w16du:dateUtc="2026-08-27T13:21:00Z">
        <w:r w:rsidRPr="00D2526D" w:rsidDel="00625971">
          <w:delText>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 while recognizing that the label</w:delText>
        </w:r>
        <w:r w:rsidR="00D503A6" w:rsidDel="00625971">
          <w:delText>’</w:delText>
        </w:r>
        <w:r w:rsidRPr="00D2526D" w:rsidDel="00625971">
          <w:delText>s role is contingent on community beliefs that may themselves change.</w:delText>
        </w:r>
      </w:del>
    </w:p>
    <w:p w14:paraId="169BD008" w14:textId="597A2CF6" w:rsidR="00981D68" w:rsidRPr="00D2526D" w:rsidDel="00625971" w:rsidRDefault="00981D68">
      <w:pPr>
        <w:pStyle w:val="Paragraph0"/>
        <w:rPr>
          <w:del w:id="1983" w:author="Dylan CHEN" w:date="2026-08-27T21:21:00Z" w16du:dateUtc="2026-08-27T13:21:00Z"/>
        </w:rPr>
      </w:pPr>
      <w:del w:id="1984" w:author="Dylan CHEN" w:date="2026-08-27T21:21:00Z" w16du:dateUtc="2026-08-27T13:21:00Z">
        <w:r w:rsidRPr="00D2526D" w:rsidDel="00625971">
          <w:delText>The most direct point of comparison is Su et al. (2025), who study Quora</w:delText>
        </w:r>
        <w:r w:rsidR="00D503A6" w:rsidDel="00625971">
          <w:delText>’</w:delText>
        </w:r>
        <w:r w:rsidRPr="00D2526D" w:rsidDel="00625971">
          <w:delText>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our framework shows that they are two readings of the same underlying mechanism operating under different conditions. The core of the divergence is that the AI label effect dominates in Su et al.</w:delText>
        </w:r>
        <w:r w:rsidR="00D503A6" w:rsidDel="00625971">
          <w:delText>’</w:delText>
        </w:r>
        <w:r w:rsidRPr="00D2526D" w:rsidDel="00625971">
          <w:delText>s (2025) setting, while the deterrent role of length does not materialize there.</w:delText>
        </w:r>
      </w:del>
    </w:p>
    <w:p w14:paraId="72887661" w14:textId="1D6F3C40" w:rsidR="00981D68" w:rsidRPr="00D2526D" w:rsidDel="00625971" w:rsidRDefault="00981D68">
      <w:pPr>
        <w:pStyle w:val="Paragraph0"/>
        <w:rPr>
          <w:del w:id="1985" w:author="Dylan CHEN" w:date="2026-08-27T21:21:00Z" w16du:dateUtc="2026-08-27T13:21:00Z"/>
        </w:rPr>
      </w:pPr>
      <w:del w:id="1986" w:author="Dylan CHEN" w:date="2026-08-27T21:21:00Z" w16du:dateUtc="2026-08-27T13:21:00Z">
        <w:r w:rsidRPr="00D2526D" w:rsidDel="00625971">
          <w:delText xml:space="preserve">The reason lies in whether contributors read the length of the AI answer as a signal of coverage at the moment they decide whether to enter. In our technical setting, </w:delText>
        </w:r>
        <w:r w:rsidR="00D503A6" w:rsidDel="00625971">
          <w:delText>w</w:delText>
        </w:r>
        <w:r w:rsidRPr="00D2526D" w:rsidDel="00625971">
          <w:delText>hen contributors glance at an AI answer before reading it closely, they draw on the length of the answer as a fast, surface cue for how much of the question has already been addressed, and a question that appears substantially addressed offers less perceived room for a new contribution. Length</w:delText>
        </w:r>
        <w:r w:rsidR="00D503A6" w:rsidDel="00625971">
          <w:delText xml:space="preserve"> </w:delText>
        </w:r>
        <w:r w:rsidRPr="00D2526D" w:rsidDel="00625971">
          <w:delText xml:space="preserve">operates as a coverage cue that suppresses entry. Quora, by contrast, is a general-interest platform whose content is largely experiential, interpretive, and open-ended, and where many distinct answers can coexist and be valued at once. In such a setting a longer AI answer does not reduce the perceived room to contribute, because the value of a human contribution rests on personal experience and perspective that additional length from the AI </w:delText>
        </w:r>
        <w:r w:rsidR="00D503A6" w:rsidDel="00625971">
          <w:delText>may</w:delText>
        </w:r>
        <w:r w:rsidRPr="00D2526D" w:rsidDel="00625971">
          <w:delText xml:space="preserve"> not foreclose. Length is thus not read as a coverage cue that crowds out entry, so the deterrent channel that dominates our setting is muted, and the positive label effect prevails.</w:delText>
        </w:r>
      </w:del>
    </w:p>
    <w:p w14:paraId="78325F45" w14:textId="71328D7D" w:rsidR="00981D68" w:rsidRPr="00D2526D" w:rsidDel="00625971" w:rsidRDefault="00981D68">
      <w:pPr>
        <w:pStyle w:val="Paragraph0"/>
        <w:rPr>
          <w:del w:id="1987" w:author="Dylan CHEN" w:date="2026-08-27T21:21:00Z" w16du:dateUtc="2026-08-27T13:21:00Z"/>
        </w:rPr>
      </w:pPr>
      <w:del w:id="1988" w:author="Dylan CHEN" w:date="2026-08-27T21:21:00Z" w16du:dateUtc="2026-08-27T13:21:00Z">
        <w:r w:rsidRPr="00D2526D" w:rsidDel="00625971">
          <w:delText>Timing compounds this contrast. In Su et al. (2025) the AI answer is added roughly three months after posting, once human answers have already accumulated, so the AI enters as a retrospective supplement to an established discussion rather than as the competitor a contributor confronts on arrival. In our setting the AI answer is generated within minutes and occupies the first position before any human contributor arrives, so it is the rival that a contributor evaluates at the moment of the entry decision. This is precisely the configuration in which the fast entry decision and the slower quality decision we theorize become operative; in a retrospective supplement they largely do not.</w:delText>
        </w:r>
      </w:del>
    </w:p>
    <w:p w14:paraId="3F7DD9D2" w14:textId="234AE50B" w:rsidR="00981D68" w:rsidRPr="00D2526D" w:rsidDel="00625971" w:rsidRDefault="00981D68">
      <w:pPr>
        <w:pStyle w:val="Paragraph0"/>
        <w:rPr>
          <w:del w:id="1989" w:author="Dylan CHEN" w:date="2026-08-27T21:21:00Z" w16du:dateUtc="2026-08-27T13:21:00Z"/>
        </w:rPr>
      </w:pPr>
      <w:del w:id="1990" w:author="Dylan CHEN" w:date="2026-08-27T21:21:00Z" w16du:dateUtc="2026-08-27T13:21:00Z">
        <w:r w:rsidRPr="00D2526D" w:rsidDel="00625971">
          <w:delText>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under which an internal AI may play different roles as complement or competitor depending on the domain, on how much content the AI provides, on how readily that content is read as coverage, and on when the AI answer arrives relative to human contributors.</w:delText>
        </w:r>
      </w:del>
    </w:p>
    <w:p w14:paraId="5A1A1B96" w14:textId="59B64C29" w:rsidR="00981D68" w:rsidRPr="00D2526D" w:rsidDel="00625971" w:rsidRDefault="00981D68">
      <w:pPr>
        <w:pStyle w:val="Paragraph0"/>
        <w:rPr>
          <w:del w:id="1991" w:author="Dylan CHEN" w:date="2026-08-27T21:21:00Z" w16du:dateUtc="2026-08-27T13:21:00Z"/>
        </w:rPr>
      </w:pPr>
      <w:del w:id="1992" w:author="Dylan CHEN" w:date="2026-08-27T21:21:00Z" w16du:dateUtc="2026-08-27T13:21:00Z">
        <w:r w:rsidRPr="00D2526D" w:rsidDel="00625971">
          <w:rPr>
            <w:b/>
            <w:bCs/>
          </w:rPr>
          <w:delText>Practical implication</w:delText>
        </w:r>
        <w:r w:rsidRPr="00D2526D" w:rsidDel="00625971">
          <w:delText xml:space="preserve">. For platforms that cannot eliminate external GenAI, building an 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as separate </w:delText>
        </w:r>
        <w:r w:rsidR="00D503A6" w:rsidDel="00625971">
          <w:delText>design choices</w:delText>
        </w:r>
        <w:r w:rsidRPr="00D2526D" w:rsidDel="00625971">
          <w:delText>, because they move human contribution in different ways. The visible AI label is not inherently harmful and can invite human participation, especially on difficult questions where a weak competitor still leaves room to add value, so platforms need not hide the fact that an answer is machine-generated.</w:delText>
        </w:r>
      </w:del>
    </w:p>
    <w:p w14:paraId="36A14294" w14:textId="0C4A57A1" w:rsidR="00981D68" w:rsidRPr="00D2526D" w:rsidDel="00625971" w:rsidRDefault="00981D68">
      <w:pPr>
        <w:pStyle w:val="Paragraph0"/>
        <w:rPr>
          <w:del w:id="1993" w:author="Dylan CHEN" w:date="2026-08-27T21:21:00Z" w16du:dateUtc="2026-08-27T13:21:00Z"/>
        </w:rPr>
      </w:pPr>
      <w:del w:id="1994" w:author="Dylan CHEN" w:date="2026-08-27T21:21:00Z" w16du:dateUtc="2026-08-27T13:21:00Z">
        <w:r w:rsidRPr="00D2526D" w:rsidDel="00625971">
          <w:delText>The deterrent force comes instead from content that is read as covering the question, which suggests that platforms concerned with sustaining answer volume should be cautious about displaying long AI answers in the first position, for example by presenting AI content in a shorter or summarized form so that it does not read, at a glance, as having occupied the solution space. At the same time, a higher-quality AI answer raises the quality of the first human answer by setting a higher standard, and contributors respond by investing more effort to meet the standard the AI demonstrates, with the gain concentrating on accuracy. This implies that improving the internal GenAI need not erode human contribution and can instead raise the quality of human answers.</w:delText>
        </w:r>
      </w:del>
    </w:p>
    <w:p w14:paraId="6383EF9F" w14:textId="13E87197" w:rsidR="00981D68" w:rsidRPr="00D2526D" w:rsidDel="00625971" w:rsidRDefault="00981D68">
      <w:pPr>
        <w:pStyle w:val="Paragraph0"/>
        <w:rPr>
          <w:del w:id="1995" w:author="Dylan CHEN" w:date="2026-08-27T21:21:00Z" w16du:dateUtc="2026-08-27T13:21:00Z"/>
        </w:rPr>
      </w:pPr>
      <w:commentRangeStart w:id="1996"/>
      <w:del w:id="1997" w:author="Dylan CHEN" w:date="2026-08-27T21:21:00Z" w16du:dateUtc="2026-08-27T13:21:00Z">
        <w:r w:rsidRPr="00D2526D" w:rsidDel="00625971">
          <w:delText xml:space="preserve">The two </w:delText>
        </w:r>
        <w:r w:rsidR="00D503A6" w:rsidDel="00625971">
          <w:delText>design choices</w:delText>
        </w:r>
        <w:r w:rsidRPr="00D2526D" w:rsidDel="00625971">
          <w:delText xml:space="preserve"> point to a sharper design principle than </w:delText>
        </w:r>
        <w:r w:rsidR="00D503A6" w:rsidDel="00625971">
          <w:delText>“</w:delText>
        </w:r>
        <w:r w:rsidRPr="00D2526D" w:rsidDel="00625971">
          <w:delText>improve the AI.</w:delText>
        </w:r>
        <w:r w:rsidR="00D503A6" w:rsidDel="00625971">
          <w:delText>”</w:delText>
        </w:r>
        <w:r w:rsidRPr="00D2526D" w:rsidDel="00625971">
          <w:delText xml:space="preserve"> Because length deters entry while quality raises human answer quality, the two often move together for the wrong reason: much AI-generated text is padded rather than substantive, adding the length that displaces entry without adding the quality that lifts human answers. Such verbose-but-empty output is the worst case for a knowledge community. The right target is therefore the informational density of the AI answer, its accuracy and useful coverage per unit of length, rather than its sheer volume. Concise, high-quality answers capture the gains of quality while minimizing the displacement that length produces, </w:delText>
        </w:r>
        <w:r w:rsidR="00D503A6" w:rsidDel="00625971">
          <w:delText>which allows</w:delText>
        </w:r>
        <w:r w:rsidRPr="00D2526D" w:rsidDel="00625971">
          <w:delText xml:space="preserve"> platforms to integrate capable AI while preserving the distinctive value of human contribution.</w:delText>
        </w:r>
        <w:commentRangeEnd w:id="1996"/>
        <w:r w:rsidR="00D503A6" w:rsidRPr="00D2526D" w:rsidDel="00625971">
          <w:rPr>
            <w:rStyle w:val="CommentReference"/>
            <w:sz w:val="24"/>
          </w:rPr>
          <w:commentReference w:id="1996"/>
        </w:r>
      </w:del>
    </w:p>
    <w:p w14:paraId="578C8804" w14:textId="1A183A1F" w:rsidR="00981D68" w:rsidRPr="00D2526D" w:rsidRDefault="00981D68" w:rsidP="007F1E67">
      <w:pPr>
        <w:pStyle w:val="Paragraph0"/>
      </w:pPr>
      <w:del w:id="1998" w:author="Dylan CHEN" w:date="2026-08-27T21:21:00Z" w16du:dateUtc="2026-08-27T13:21:00Z">
        <w:r w:rsidRPr="00D2526D" w:rsidDel="00625971">
          <w:rPr>
            <w:b/>
            <w:bCs/>
          </w:rPr>
          <w:delText>Limitations</w:delText>
        </w:r>
        <w:r w:rsidRPr="00D2526D" w:rsidDel="00625971">
          <w:delText xml:space="preserve">. Several limitations qualify our conclusions and point to future work. First, our evidence comes from a single technical Q&amp;A community, where contributions </w:delText>
        </w:r>
        <w:r w:rsidR="00A53668" w:rsidDel="00625971">
          <w:delText>can be</w:delText>
        </w:r>
        <w:r w:rsidRPr="00D2526D" w:rsidDel="00625971">
          <w:delText xml:space="preserve"> evaluated on correctness and where practitioners at the time held domain-specific doubts about AI capability. As our comparison with Su et al. (2025) makes clear, the sign of the aggregate effect depends on the domain and on the timing of the AI answer</w:delText>
        </w:r>
        <w:r w:rsidR="00A53668" w:rsidDel="00625971">
          <w:delText>’</w:delText>
        </w:r>
        <w:r w:rsidRPr="00D2526D" w:rsidDel="00625971">
          <w:delTex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Second, the appraisal of AI as a weak competitor is historically situated, and as beliefs about AI capability continue to </w:delText>
        </w:r>
      </w:del>
      <w:del w:id="1999" w:author="Dylan CHEN" w:date="2026-08-27T17:15:00Z" w16du:dateUtc="2026-08-27T09:15:00Z">
        <w:r w:rsidRPr="00D2526D" w:rsidDel="00321F5C">
          <w:delText>revise</w:delText>
        </w:r>
      </w:del>
      <w:del w:id="2000" w:author="Dylan CHEN" w:date="2026-08-27T21:21:00Z" w16du:dateUtc="2026-08-27T13:21:00Z">
        <w:r w:rsidRPr="00D2526D" w:rsidDel="00625971">
          <w:delText>, the AI label effect may change; our decomposition anticipates this shift but cannot by itself pin down when it will occur. 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study longer-run consequences for community membership and the composition of human expertise.</w:delText>
        </w:r>
      </w:del>
    </w:p>
    <w:p w14:paraId="2C717DA1" w14:textId="7C5DB5C1" w:rsidR="00B96D8F" w:rsidRPr="00015210" w:rsidRDefault="00B96D8F" w:rsidP="00B96D8F">
      <w:pPr>
        <w:pStyle w:val="Heading1"/>
        <w:numPr>
          <w:ilvl w:val="0"/>
          <w:numId w:val="0"/>
        </w:numPr>
        <w:ind w:left="360" w:hanging="360"/>
      </w:pPr>
      <w:r w:rsidRPr="00015210">
        <w:t>Reference</w:t>
      </w:r>
      <w:ins w:id="2001" w:author="Dylan CHEN" w:date="2026-08-27T17:15:00Z" w16du:dateUtc="2026-08-27T09:15:00Z">
        <w:r w:rsidR="00321F5C">
          <w:rPr>
            <w:rFonts w:hint="eastAsia"/>
          </w:rPr>
          <w:t>s</w:t>
        </w:r>
      </w:ins>
    </w:p>
    <w:p w14:paraId="0F3D3E8D" w14:textId="77777777" w:rsidR="00DC684C" w:rsidRPr="00DC684C" w:rsidRDefault="00B96D8F" w:rsidP="00DC684C">
      <w:pPr>
        <w:pStyle w:val="Bibliography"/>
      </w:pPr>
      <w:r w:rsidRPr="00015210">
        <w:fldChar w:fldCharType="begin"/>
      </w:r>
      <w:r w:rsidR="00DC684C">
        <w:instrText xml:space="preserve"> ADDIN ZOTERO_BIBL {"uncited":[],"omitted":[],"custom":[]} CSL_BIBLIOGRAPHY </w:instrText>
      </w:r>
      <w:r w:rsidRPr="00015210">
        <w:fldChar w:fldCharType="separate"/>
      </w:r>
      <w:r w:rsidR="00DC684C" w:rsidRPr="00DC684C">
        <w:t xml:space="preserve">Anderson, B. R., Shah, J. H., &amp; Kreminski, M. (2024). Homogenization Effects of Large Language Models on Human Creative Ideation. In </w:t>
      </w:r>
      <w:r w:rsidR="00DC684C" w:rsidRPr="00DC684C">
        <w:rPr>
          <w:i/>
          <w:iCs/>
        </w:rPr>
        <w:t>Proceedings of the 16th Conference on Creativity &amp; Cognition</w:t>
      </w:r>
      <w:r w:rsidR="00DC684C" w:rsidRPr="00DC684C">
        <w:t>, 413–425.</w:t>
      </w:r>
    </w:p>
    <w:p w14:paraId="3B956663" w14:textId="77777777" w:rsidR="00DC684C" w:rsidRPr="00DC684C" w:rsidRDefault="00DC684C" w:rsidP="00DC684C">
      <w:pPr>
        <w:pStyle w:val="Bibliography"/>
      </w:pPr>
      <w:r w:rsidRPr="00DC684C">
        <w:t>Austin, P. C. (2009). Balance Diagnostics for Comparing the Distribution of Baseline Covariates between Treatment Groups in Propensity</w:t>
      </w:r>
      <w:r w:rsidRPr="00DC684C">
        <w:rPr>
          <w:rFonts w:cs="Cambria Math"/>
        </w:rPr>
        <w:t>‐</w:t>
      </w:r>
      <w:r w:rsidRPr="00DC684C">
        <w:t xml:space="preserve">score Matched Samples. </w:t>
      </w:r>
      <w:r w:rsidRPr="00DC684C">
        <w:rPr>
          <w:i/>
          <w:iCs/>
        </w:rPr>
        <w:t>Statistics in Medicine</w:t>
      </w:r>
      <w:r w:rsidRPr="00DC684C">
        <w:t>, 28(25), 3083–3107.</w:t>
      </w:r>
    </w:p>
    <w:p w14:paraId="6D85C286" w14:textId="77777777" w:rsidR="00DC684C" w:rsidRPr="00DC684C" w:rsidRDefault="00DC684C" w:rsidP="00DC684C">
      <w:pPr>
        <w:pStyle w:val="Bibliography"/>
      </w:pPr>
      <w:r w:rsidRPr="00DC684C">
        <w:t xml:space="preserve">Berger, P., Hennig, P., Bocklisch, T., Herold, T., &amp; Meinel, C. (2016). A Journey of Bounty Hunters: Analyzing the Influence of Reward Systems on StackOverflow Question Response Times. In </w:t>
      </w:r>
      <w:r w:rsidRPr="00DC684C">
        <w:rPr>
          <w:i/>
          <w:iCs/>
        </w:rPr>
        <w:t>2016 IEEE/WIC/ACM International Conference on Web Intelligence (WI)</w:t>
      </w:r>
      <w:r w:rsidRPr="00DC684C">
        <w:t>, 644–649.</w:t>
      </w:r>
    </w:p>
    <w:p w14:paraId="3F84715C" w14:textId="77777777" w:rsidR="00DC684C" w:rsidRPr="00DC684C" w:rsidRDefault="00DC684C" w:rsidP="00DC684C">
      <w:pPr>
        <w:pStyle w:val="Bibliography"/>
      </w:pPr>
      <w:r w:rsidRPr="00DC684C">
        <w:t xml:space="preserve">Borwankar, S., Khern-am-nuai, W., Pocheptsova Ghosh, A., &amp; Kannan, K. N. (2026). </w:t>
      </w:r>
      <w:r w:rsidRPr="00DC684C">
        <w:rPr>
          <w:i/>
          <w:iCs/>
        </w:rPr>
        <w:t>Unraveling the Impact: An Empirical Investigation of ChatGPT’s Exclusion from Stack Overflow</w:t>
      </w:r>
      <w:r w:rsidRPr="00DC684C">
        <w:t>. SSRN Scholarly Paper.</w:t>
      </w:r>
    </w:p>
    <w:p w14:paraId="56FDB8CD" w14:textId="77777777" w:rsidR="00DC684C" w:rsidRPr="00DC684C" w:rsidRDefault="00DC684C" w:rsidP="00DC684C">
      <w:pPr>
        <w:pStyle w:val="Bibliography"/>
      </w:pPr>
      <w:r w:rsidRPr="00DC684C">
        <w:t xml:space="preserve">Burke, M., Kraut, R., &amp; Joyce, E. (2010). Membership Claims and Requests: Conversation-Level Newcomer Socialization Strategies in Online Groups. </w:t>
      </w:r>
      <w:r w:rsidRPr="00DC684C">
        <w:rPr>
          <w:i/>
          <w:iCs/>
        </w:rPr>
        <w:t>Small Group Research</w:t>
      </w:r>
      <w:r w:rsidRPr="00DC684C">
        <w:t>, 32(9), 1600–1631.</w:t>
      </w:r>
    </w:p>
    <w:p w14:paraId="5EA77D44" w14:textId="77777777" w:rsidR="00DC684C" w:rsidRPr="00DC684C" w:rsidRDefault="00DC684C" w:rsidP="00DC684C">
      <w:pPr>
        <w:pStyle w:val="Bibliography"/>
      </w:pPr>
      <w:r w:rsidRPr="00DC684C">
        <w:lastRenderedPageBreak/>
        <w:t xml:space="preserve">Burtch, G., Lee, D., &amp; Chen, Z. (2024). The Consequences of Generative AI for Online Knowledge Communities. </w:t>
      </w:r>
      <w:r w:rsidRPr="00DC684C">
        <w:rPr>
          <w:i/>
          <w:iCs/>
        </w:rPr>
        <w:t>Scientific Reports</w:t>
      </w:r>
      <w:r w:rsidRPr="00DC684C">
        <w:t>, 14(1), 10413.</w:t>
      </w:r>
    </w:p>
    <w:p w14:paraId="5A7D9003" w14:textId="77777777" w:rsidR="00DC684C" w:rsidRPr="00DC684C" w:rsidRDefault="00DC684C" w:rsidP="00DC684C">
      <w:pPr>
        <w:pStyle w:val="Bibliography"/>
      </w:pPr>
      <w:r w:rsidRPr="00DC684C">
        <w:t xml:space="preserve">Calefato, F., Lanubile, F., &amp; Novielli, N. (2018). How to Ask for Technical Help? Evidence-Based Guidelines for Writing Questions on Stack Overflow. </w:t>
      </w:r>
      <w:r w:rsidRPr="00DC684C">
        <w:rPr>
          <w:i/>
          <w:iCs/>
        </w:rPr>
        <w:t>Information and Software Technology</w:t>
      </w:r>
      <w:r w:rsidRPr="00DC684C">
        <w:t>, 94, 186–207.</w:t>
      </w:r>
    </w:p>
    <w:p w14:paraId="1E0ABC07" w14:textId="77777777" w:rsidR="00DC684C" w:rsidRPr="00DC684C" w:rsidRDefault="00DC684C" w:rsidP="00DC684C">
      <w:pPr>
        <w:pStyle w:val="Bibliography"/>
      </w:pPr>
      <w:r w:rsidRPr="00DC684C">
        <w:t xml:space="preserve">Castelo, N., Bos, M. W., &amp; Lehmann, D. R. (2019). Task-Dependent Algorithm Aversion. </w:t>
      </w:r>
      <w:r w:rsidRPr="00DC684C">
        <w:rPr>
          <w:i/>
          <w:iCs/>
        </w:rPr>
        <w:t>Journal of Marketing Research</w:t>
      </w:r>
      <w:r w:rsidRPr="00DC684C">
        <w:t>, 56(5), 809–825.</w:t>
      </w:r>
    </w:p>
    <w:p w14:paraId="1CDC1277" w14:textId="77777777" w:rsidR="00DC684C" w:rsidRPr="00DC684C" w:rsidRDefault="00DC684C" w:rsidP="00DC684C">
      <w:pPr>
        <w:pStyle w:val="Bibliography"/>
      </w:pPr>
      <w:r w:rsidRPr="00DC684C">
        <w:t xml:space="preserve">Chen, J., &amp; Roth, J. (2024). Logs with Zeros? Some Problems and Solutions. </w:t>
      </w:r>
      <w:r w:rsidRPr="00DC684C">
        <w:rPr>
          <w:i/>
          <w:iCs/>
        </w:rPr>
        <w:t>The Quarterly Journal of Economics</w:t>
      </w:r>
      <w:r w:rsidRPr="00DC684C">
        <w:t>, 139(2), 891–936.</w:t>
      </w:r>
    </w:p>
    <w:p w14:paraId="41BD225E" w14:textId="77777777" w:rsidR="00DC684C" w:rsidRPr="00DC684C" w:rsidRDefault="00DC684C" w:rsidP="00DC684C">
      <w:pPr>
        <w:pStyle w:val="Bibliography"/>
      </w:pPr>
      <w:r w:rsidRPr="00DC684C">
        <w:t xml:space="preserve">Chen, L., Baird, A., &amp; Straub, D. (2022). The Impact of Hierarchical Privilege Levels and Non-Hierarchical Incentives on Continued Contribution in Online Q&amp;A Communities: A Motivational Model of Gamification Goals. </w:t>
      </w:r>
      <w:r w:rsidRPr="00DC684C">
        <w:rPr>
          <w:i/>
          <w:iCs/>
        </w:rPr>
        <w:t>Decision Support Systems</w:t>
      </w:r>
      <w:r w:rsidRPr="00DC684C">
        <w:t>, 153, 113667.</w:t>
      </w:r>
    </w:p>
    <w:p w14:paraId="0FDC4066" w14:textId="77777777" w:rsidR="00DC684C" w:rsidRPr="00DC684C" w:rsidRDefault="00DC684C" w:rsidP="00DC684C">
      <w:pPr>
        <w:pStyle w:val="Bibliography"/>
      </w:pPr>
      <w:r w:rsidRPr="00DC684C">
        <w:t xml:space="preserve">Chen, M., Su, K.-H., &amp; Tsai, W. (2007). Competitive Tension: The Awareness-Motivation-Capability Perspective. </w:t>
      </w:r>
      <w:r w:rsidRPr="00DC684C">
        <w:rPr>
          <w:i/>
          <w:iCs/>
        </w:rPr>
        <w:t>Academy of Management Journal</w:t>
      </w:r>
      <w:r w:rsidRPr="00DC684C">
        <w:t>, 50(1), 101–118.</w:t>
      </w:r>
    </w:p>
    <w:p w14:paraId="0F9F5124" w14:textId="77777777" w:rsidR="00DC684C" w:rsidRPr="00DC684C" w:rsidRDefault="00DC684C" w:rsidP="00DC684C">
      <w:pPr>
        <w:pStyle w:val="Bibliography"/>
      </w:pPr>
      <w:r w:rsidRPr="00DC684C">
        <w:t xml:space="preserve">Chen, M.-J. (2009). Competitive Dynamics Research: An Insider’s Odyssey. </w:t>
      </w:r>
      <w:r w:rsidRPr="00DC684C">
        <w:rPr>
          <w:i/>
          <w:iCs/>
        </w:rPr>
        <w:t>Asia Pacific Journal of Management</w:t>
      </w:r>
      <w:r w:rsidRPr="00DC684C">
        <w:t>, 26(1), 5–25.</w:t>
      </w:r>
    </w:p>
    <w:p w14:paraId="6DF87B83" w14:textId="77777777" w:rsidR="00DC684C" w:rsidRPr="00DC684C" w:rsidRDefault="00DC684C" w:rsidP="00DC684C">
      <w:pPr>
        <w:pStyle w:val="Bibliography"/>
      </w:pPr>
      <w:r w:rsidRPr="00DC684C">
        <w:t xml:space="preserve">Chen, Y., Harper, F. M., Konstan, J., &amp; Li, S. X. (2010). Social Comparisons and Contributions to Online Communities: A Field Experiment on MovieLens. </w:t>
      </w:r>
      <w:r w:rsidRPr="00DC684C">
        <w:rPr>
          <w:i/>
          <w:iCs/>
        </w:rPr>
        <w:t>American Economic Review</w:t>
      </w:r>
      <w:r w:rsidRPr="00DC684C">
        <w:t>, 100(4), 1358–1398.</w:t>
      </w:r>
    </w:p>
    <w:p w14:paraId="70A73B96" w14:textId="77777777" w:rsidR="00DC684C" w:rsidRPr="00DC684C" w:rsidRDefault="00DC684C" w:rsidP="00DC684C">
      <w:pPr>
        <w:pStyle w:val="Bibliography"/>
      </w:pPr>
      <w:r w:rsidRPr="00DC684C">
        <w:t xml:space="preserve">Demirci, O., Hannane, J., &amp; Zhu, X. (2024). Who Is AI Replacing? The Impact of GenAI on Online Freelancing Platforms. </w:t>
      </w:r>
      <w:r w:rsidRPr="00DC684C">
        <w:rPr>
          <w:i/>
          <w:iCs/>
        </w:rPr>
        <w:t>Management Science</w:t>
      </w:r>
      <w:r w:rsidRPr="00DC684C">
        <w:t>.</w:t>
      </w:r>
    </w:p>
    <w:p w14:paraId="5AA5D204" w14:textId="77777777" w:rsidR="00DC684C" w:rsidRPr="00DC684C" w:rsidRDefault="00DC684C" w:rsidP="00DC684C">
      <w:pPr>
        <w:pStyle w:val="Bibliography"/>
      </w:pPr>
      <w:r w:rsidRPr="00DC684C">
        <w:t xml:space="preserve">Dietvorst, B. J., Simmons, J. P., &amp; Massey, C. (2015). Algorithm Aversion: People Erroneously Avoid Algorithms after Seeing Them Err. </w:t>
      </w:r>
      <w:r w:rsidRPr="00DC684C">
        <w:rPr>
          <w:i/>
          <w:iCs/>
        </w:rPr>
        <w:t>Journal of Experimental Psychology: General</w:t>
      </w:r>
      <w:r w:rsidRPr="00DC684C">
        <w:t>, 144(1), 114–126.</w:t>
      </w:r>
    </w:p>
    <w:p w14:paraId="2676CC48" w14:textId="77777777" w:rsidR="00DC684C" w:rsidRPr="00DC684C" w:rsidRDefault="00DC684C" w:rsidP="00DC684C">
      <w:pPr>
        <w:pStyle w:val="Bibliography"/>
      </w:pPr>
      <w:r w:rsidRPr="00DC684C">
        <w:t xml:space="preserve">Doshi, A. R., &amp; Hauser, O. P. (2024). Generative AI Enhances Individual Creativity but Reduces the Collective Diversity of Novel Content. </w:t>
      </w:r>
      <w:r w:rsidRPr="00DC684C">
        <w:rPr>
          <w:i/>
          <w:iCs/>
        </w:rPr>
        <w:t>Science Advances</w:t>
      </w:r>
      <w:r w:rsidRPr="00DC684C">
        <w:t>, 10(28), eadn5290.</w:t>
      </w:r>
    </w:p>
    <w:p w14:paraId="36879E0E" w14:textId="77777777" w:rsidR="00DC684C" w:rsidRPr="00DC684C" w:rsidRDefault="00DC684C" w:rsidP="00DC684C">
      <w:pPr>
        <w:pStyle w:val="Bibliography"/>
      </w:pPr>
      <w:r w:rsidRPr="00DC684C">
        <w:t xml:space="preserve">Evans, J. St. B. T., &amp; Stanovich, K. E. (2013). Dual-Process Theories of Higher Cognition: Advancing the Debate. </w:t>
      </w:r>
      <w:r w:rsidRPr="00DC684C">
        <w:rPr>
          <w:i/>
          <w:iCs/>
        </w:rPr>
        <w:t>Perspectives on Psychological Science</w:t>
      </w:r>
      <w:r w:rsidRPr="00DC684C">
        <w:t>, 8(3), 223–241.</w:t>
      </w:r>
    </w:p>
    <w:p w14:paraId="0BC745E6" w14:textId="77777777" w:rsidR="00DC684C" w:rsidRPr="00DC684C" w:rsidRDefault="00DC684C" w:rsidP="00DC684C">
      <w:pPr>
        <w:pStyle w:val="Bibliography"/>
      </w:pPr>
      <w:r w:rsidRPr="00DC684C">
        <w:t xml:space="preserve">Fang, Y., &amp; Zhou, T. (2026). Impact of AI-Generated Content Restriction Policy on User Contribution: Evidence from an Online Knowledge-Sharing Platform. </w:t>
      </w:r>
      <w:r w:rsidRPr="00DC684C">
        <w:rPr>
          <w:i/>
          <w:iCs/>
        </w:rPr>
        <w:t>Information &amp; Management</w:t>
      </w:r>
      <w:r w:rsidRPr="00DC684C">
        <w:t>, 63(3), 104322.</w:t>
      </w:r>
    </w:p>
    <w:p w14:paraId="76D12E9E" w14:textId="77777777" w:rsidR="00DC684C" w:rsidRPr="00DC684C" w:rsidRDefault="00DC684C" w:rsidP="00DC684C">
      <w:pPr>
        <w:pStyle w:val="Bibliography"/>
      </w:pPr>
      <w:r w:rsidRPr="00DC684C">
        <w:t xml:space="preserve">Hsieh, K.-Y., Tsai, W., &amp; Chen, M.-J. (2015). If They Can Do It, Why Not Us? Competitors as Reference Points for Justifying Escalation of Commitment. </w:t>
      </w:r>
      <w:r w:rsidRPr="00DC684C">
        <w:rPr>
          <w:i/>
          <w:iCs/>
        </w:rPr>
        <w:t>Academy of Management Journal</w:t>
      </w:r>
      <w:r w:rsidRPr="00DC684C">
        <w:t>, 58(1), 38–58.</w:t>
      </w:r>
    </w:p>
    <w:p w14:paraId="51F647BA" w14:textId="77777777" w:rsidR="00DC684C" w:rsidRPr="00DC684C" w:rsidRDefault="00DC684C" w:rsidP="00DC684C">
      <w:pPr>
        <w:pStyle w:val="Bibliography"/>
      </w:pPr>
      <w:r w:rsidRPr="00DC684C">
        <w:t xml:space="preserve">Hui, X., Reshef, O., &amp; Zhou, L. (2024). The Short-Term Effects of Generative Artificial Intelligence on Employment: Evidence from an Online Labor Market. </w:t>
      </w:r>
      <w:r w:rsidRPr="00DC684C">
        <w:rPr>
          <w:i/>
          <w:iCs/>
        </w:rPr>
        <w:t>Organization Science</w:t>
      </w:r>
      <w:r w:rsidRPr="00DC684C">
        <w:t>, 35(6), 1977–1989.</w:t>
      </w:r>
    </w:p>
    <w:p w14:paraId="702A8CCC" w14:textId="77777777" w:rsidR="00DC684C" w:rsidRPr="00DC684C" w:rsidRDefault="00DC684C" w:rsidP="00DC684C">
      <w:pPr>
        <w:pStyle w:val="Bibliography"/>
      </w:pPr>
      <w:r w:rsidRPr="00DC684C">
        <w:t xml:space="preserve">Jiang, S., Nguyen, D. K., Dai, P.-F., &amp; Meng, Q. (2024). Monetary Income as Opportunity Cost: Exploring the Negative Effect on Free Knowledge Contribution of Knowledge Suppliers. </w:t>
      </w:r>
      <w:r w:rsidRPr="00DC684C">
        <w:rPr>
          <w:i/>
          <w:iCs/>
        </w:rPr>
        <w:t>Journal of Knowledge Management</w:t>
      </w:r>
      <w:r w:rsidRPr="00DC684C">
        <w:t>, 28(2), 440–462.</w:t>
      </w:r>
    </w:p>
    <w:p w14:paraId="2B687355" w14:textId="77777777" w:rsidR="00DC684C" w:rsidRPr="00DC684C" w:rsidRDefault="00DC684C" w:rsidP="00DC684C">
      <w:pPr>
        <w:pStyle w:val="Bibliography"/>
      </w:pPr>
      <w:r w:rsidRPr="00DC684C">
        <w:t xml:space="preserve">Kabir, S., Udo-Imeh, D. N., Kou, B., &amp; Zhang, T. (2024). Is Stack Overflow Obsolete? An Empirical Study of the Characteristics of ChatGPT Answers to Stack Overflow Questions. In </w:t>
      </w:r>
      <w:r w:rsidRPr="00DC684C">
        <w:rPr>
          <w:i/>
          <w:iCs/>
        </w:rPr>
        <w:t>Proceedings of the 2024 CHI Conference on Human Factors in Computing Systems</w:t>
      </w:r>
      <w:r w:rsidRPr="00DC684C">
        <w:t>, 1–17.</w:t>
      </w:r>
    </w:p>
    <w:p w14:paraId="611D5C11" w14:textId="77777777" w:rsidR="00DC684C" w:rsidRPr="00DC684C" w:rsidRDefault="00DC684C" w:rsidP="00DC684C">
      <w:pPr>
        <w:pStyle w:val="Bibliography"/>
      </w:pPr>
      <w:r w:rsidRPr="00DC684C">
        <w:lastRenderedPageBreak/>
        <w:t xml:space="preserve">Kahneman, D. (2003). A Perspective on Judgment and Choice: Mapping Bounded Rationality. </w:t>
      </w:r>
      <w:r w:rsidRPr="00DC684C">
        <w:rPr>
          <w:i/>
          <w:iCs/>
        </w:rPr>
        <w:t>American Psychologist</w:t>
      </w:r>
      <w:r w:rsidRPr="00DC684C">
        <w:t>, 58(9), 697–720.</w:t>
      </w:r>
    </w:p>
    <w:p w14:paraId="3E61F05C" w14:textId="77777777" w:rsidR="00DC684C" w:rsidRPr="00DC684C" w:rsidRDefault="00DC684C" w:rsidP="00DC684C">
      <w:pPr>
        <w:pStyle w:val="Bibliography"/>
      </w:pPr>
      <w:r w:rsidRPr="00DC684C">
        <w:t xml:space="preserve">Kahneman, D. (2011). Thinking, Fast and Slow. </w:t>
      </w:r>
      <w:r w:rsidRPr="00DC684C">
        <w:rPr>
          <w:i/>
          <w:iCs/>
        </w:rPr>
        <w:t>Farrar, Straus and Giroux</w:t>
      </w:r>
      <w:r w:rsidRPr="00DC684C">
        <w:t>.</w:t>
      </w:r>
    </w:p>
    <w:p w14:paraId="4E4EE0BF" w14:textId="77777777" w:rsidR="00DC684C" w:rsidRPr="00DC684C" w:rsidRDefault="00DC684C" w:rsidP="00DC684C">
      <w:pPr>
        <w:pStyle w:val="Bibliography"/>
      </w:pPr>
      <w:r w:rsidRPr="00DC684C">
        <w:t xml:space="preserve">Kahneman, D., &amp; Frederick, S. (2002). Representativeness Revisited: Attribute Substitution in Intuitive Judgment. </w:t>
      </w:r>
      <w:r w:rsidRPr="00DC684C">
        <w:rPr>
          <w:i/>
          <w:iCs/>
        </w:rPr>
        <w:t>Heuristics and Biases: The Psychology of Intuitive Judgment</w:t>
      </w:r>
      <w:r w:rsidRPr="00DC684C">
        <w:t>, 49(49–81), 74.</w:t>
      </w:r>
    </w:p>
    <w:p w14:paraId="4310EBBC" w14:textId="77777777" w:rsidR="00DC684C" w:rsidRPr="00DC684C" w:rsidRDefault="00DC684C" w:rsidP="00DC684C">
      <w:pPr>
        <w:pStyle w:val="Bibliography"/>
      </w:pPr>
      <w:r w:rsidRPr="00DC684C">
        <w:t xml:space="preserve">Lee, J., &amp; Lee, G. G. (2025). Structured Reasoning and Answer Verification: Enhancing Question Answering System Accuracy and Explainability. </w:t>
      </w:r>
      <w:r w:rsidRPr="00DC684C">
        <w:rPr>
          <w:i/>
          <w:iCs/>
        </w:rPr>
        <w:t>Knowledge-Based Systems</w:t>
      </w:r>
      <w:r w:rsidRPr="00DC684C">
        <w:t>, 311, 113091.</w:t>
      </w:r>
    </w:p>
    <w:p w14:paraId="7B3057CC" w14:textId="77777777" w:rsidR="00DC684C" w:rsidRPr="00DC684C" w:rsidRDefault="00DC684C" w:rsidP="00DC684C">
      <w:pPr>
        <w:pStyle w:val="Bibliography"/>
      </w:pPr>
      <w:r w:rsidRPr="00DC684C">
        <w:t xml:space="preserve">Li, H., Shankar, R., &amp; Stallaert, J. (2020). Invested or Indebted: Ex-Ante and Ex-Post Reciprocity in Online Knowledge Sharing Communities. </w:t>
      </w:r>
      <w:r w:rsidRPr="00DC684C">
        <w:rPr>
          <w:i/>
          <w:iCs/>
        </w:rPr>
        <w:t>ACM Transactions on Management Information Systems</w:t>
      </w:r>
      <w:r w:rsidRPr="00DC684C">
        <w:t>, 11(1), 1–26.</w:t>
      </w:r>
    </w:p>
    <w:p w14:paraId="08A51869" w14:textId="77777777" w:rsidR="00DC684C" w:rsidRPr="00DC684C" w:rsidRDefault="00DC684C" w:rsidP="00DC684C">
      <w:pPr>
        <w:pStyle w:val="Bibliography"/>
      </w:pPr>
      <w:r w:rsidRPr="00DC684C">
        <w:t xml:space="preserve">Li, L., Li, A., Song, X., Li, X., Huang, K., &amp; Ye, E. M. (2023). Characterizing Response Quantity on Academic Social Q&amp;A Sites: A Multidiscipline Comparison of Linguistic Characteristics of Questions. </w:t>
      </w:r>
      <w:r w:rsidRPr="00DC684C">
        <w:rPr>
          <w:i/>
          <w:iCs/>
        </w:rPr>
        <w:t>Library Hi Tech</w:t>
      </w:r>
      <w:r w:rsidRPr="00DC684C">
        <w:t>, 41(3), 921–938.</w:t>
      </w:r>
    </w:p>
    <w:p w14:paraId="40A62BD1" w14:textId="77777777" w:rsidR="00DC684C" w:rsidRPr="00DC684C" w:rsidRDefault="00DC684C" w:rsidP="00DC684C">
      <w:pPr>
        <w:pStyle w:val="Bibliography"/>
      </w:pPr>
      <w:r w:rsidRPr="00DC684C">
        <w:t xml:space="preserve">Li, P., Castelo, N., Katona, Z., &amp; Sarvary, M. (2024). Frontiers: Determining the Validity of Large Language Models for Automated Perceptual Analysis. </w:t>
      </w:r>
      <w:r w:rsidRPr="00DC684C">
        <w:rPr>
          <w:i/>
          <w:iCs/>
        </w:rPr>
        <w:t>Marketing Science</w:t>
      </w:r>
      <w:r w:rsidRPr="00DC684C">
        <w:t>, 43(2), 254–266.</w:t>
      </w:r>
    </w:p>
    <w:p w14:paraId="41EBC931" w14:textId="77777777" w:rsidR="00DC684C" w:rsidRPr="00DC684C" w:rsidRDefault="00DC684C" w:rsidP="00DC684C">
      <w:pPr>
        <w:pStyle w:val="Bibliography"/>
      </w:pPr>
      <w:r w:rsidRPr="00DC684C">
        <w:t xml:space="preserve">Li, X., &amp; Kim, K. (2025). Impacts of Generative AI on User Contributions: Evidence from a Coding Q &amp;A Platform. </w:t>
      </w:r>
      <w:r w:rsidRPr="00DC684C">
        <w:rPr>
          <w:i/>
          <w:iCs/>
        </w:rPr>
        <w:t>Marketing Letters</w:t>
      </w:r>
      <w:r w:rsidRPr="00DC684C">
        <w:t>, 36(3), 577–591.</w:t>
      </w:r>
    </w:p>
    <w:p w14:paraId="0D923598" w14:textId="77777777" w:rsidR="00DC684C" w:rsidRPr="00DC684C" w:rsidRDefault="00DC684C" w:rsidP="00DC684C">
      <w:pPr>
        <w:pStyle w:val="Bibliography"/>
      </w:pPr>
      <w:r w:rsidRPr="00DC684C">
        <w:t xml:space="preserve">Logg, J. M., Minson, J. A., &amp; Moore, D. A. (2019). Algorithm Appreciation: People Prefer Algorithmic to Human Judgment. </w:t>
      </w:r>
      <w:r w:rsidRPr="00DC684C">
        <w:rPr>
          <w:i/>
          <w:iCs/>
        </w:rPr>
        <w:t>Organizational Behavior and Human Decision Processes</w:t>
      </w:r>
      <w:r w:rsidRPr="00DC684C">
        <w:t>, 151, 90–103.</w:t>
      </w:r>
    </w:p>
    <w:p w14:paraId="3D1EC510" w14:textId="77777777" w:rsidR="00DC684C" w:rsidRPr="00DC684C" w:rsidRDefault="00DC684C" w:rsidP="00DC684C">
      <w:pPr>
        <w:pStyle w:val="Bibliography"/>
      </w:pPr>
      <w:r w:rsidRPr="00DC684C">
        <w:t xml:space="preserve">Longoni, C., Fradkin, A., Cian, L., &amp; Pennycook, G. (2022). News from Generative Artificial Intelligence Is Believed Less. In </w:t>
      </w:r>
      <w:r w:rsidRPr="00DC684C">
        <w:rPr>
          <w:i/>
          <w:iCs/>
        </w:rPr>
        <w:t>Proceedings of the 2022 ACM Conference on Fairness, Accountability, and Transparency</w:t>
      </w:r>
      <w:r w:rsidRPr="00DC684C">
        <w:t>, 97–106.</w:t>
      </w:r>
    </w:p>
    <w:p w14:paraId="607ABD2B" w14:textId="77777777" w:rsidR="00DC684C" w:rsidRPr="00DC684C" w:rsidRDefault="00DC684C" w:rsidP="00DC684C">
      <w:pPr>
        <w:pStyle w:val="Bibliography"/>
      </w:pPr>
      <w:r w:rsidRPr="00DC684C">
        <w:t xml:space="preserve">Meng, X., Webster, S. A., &amp; Butler, B. S. (2013). Motivational Effects of Badge Systems on Participation in Stack Exchange Social Q&amp;A Online Community. In </w:t>
      </w:r>
      <w:r w:rsidRPr="00DC684C">
        <w:rPr>
          <w:i/>
          <w:iCs/>
        </w:rPr>
        <w:t>Proceedings of Americas Conference on Information Systems</w:t>
      </w:r>
      <w:r w:rsidRPr="00DC684C">
        <w:t>, (Vol. 4), 2478–2484.</w:t>
      </w:r>
    </w:p>
    <w:p w14:paraId="5FB809F7" w14:textId="77777777" w:rsidR="00DC684C" w:rsidRPr="00DC684C" w:rsidRDefault="00DC684C" w:rsidP="00DC684C">
      <w:pPr>
        <w:pStyle w:val="Bibliography"/>
      </w:pPr>
      <w:r w:rsidRPr="00DC684C">
        <w:t xml:space="preserve">Moon, J. Y., &amp; Sproull, L. S. (2008). The Role of Feedback in Managing the Internet-Based Volunteer Work Force. </w:t>
      </w:r>
      <w:r w:rsidRPr="00DC684C">
        <w:rPr>
          <w:i/>
          <w:iCs/>
        </w:rPr>
        <w:t>Information Systems Research</w:t>
      </w:r>
      <w:r w:rsidRPr="00DC684C">
        <w:t>, 19(4), 494–515.</w:t>
      </w:r>
    </w:p>
    <w:p w14:paraId="32631F6C" w14:textId="77777777" w:rsidR="00DC684C" w:rsidRPr="00DC684C" w:rsidRDefault="00DC684C" w:rsidP="00DC684C">
      <w:pPr>
        <w:pStyle w:val="Bibliography"/>
      </w:pPr>
      <w:r w:rsidRPr="00DC684C">
        <w:t xml:space="preserve">Olson Jr, M. (1971). </w:t>
      </w:r>
      <w:r w:rsidRPr="00DC684C">
        <w:rPr>
          <w:i/>
          <w:iCs/>
        </w:rPr>
        <w:t>The Logic of Collective Action: Public Goods and the Theory of Groups, with a New Preface and Appendix</w:t>
      </w:r>
      <w:r w:rsidRPr="00DC684C">
        <w:t>. (Vol. 124).</w:t>
      </w:r>
    </w:p>
    <w:p w14:paraId="1FB95225" w14:textId="77777777" w:rsidR="00DC684C" w:rsidRPr="00DC684C" w:rsidRDefault="00DC684C" w:rsidP="00DC684C">
      <w:pPr>
        <w:pStyle w:val="Bibliography"/>
      </w:pPr>
      <w:r w:rsidRPr="00DC684C">
        <w:t xml:space="preserve">Oster, E. (2019). Unobservable Selection and Coefficient Stability: Theory and Evidence. </w:t>
      </w:r>
      <w:r w:rsidRPr="00DC684C">
        <w:rPr>
          <w:i/>
          <w:iCs/>
        </w:rPr>
        <w:t>Journal of Business &amp; Economic Statistics</w:t>
      </w:r>
      <w:r w:rsidRPr="00DC684C">
        <w:t>, 37(2), 187–204.</w:t>
      </w:r>
    </w:p>
    <w:p w14:paraId="23911C1A" w14:textId="77777777" w:rsidR="00DC684C" w:rsidRPr="00DC684C" w:rsidRDefault="00DC684C" w:rsidP="00DC684C">
      <w:pPr>
        <w:pStyle w:val="Bibliography"/>
      </w:pPr>
      <w:r w:rsidRPr="00DC684C">
        <w:t xml:space="preserve">Quinn, M., &amp; Gutt, D. (2025). Heterogeneous Effects of Generative Artificial Intelligence (GenAI) on Knowledge Seeking in Online Communities. </w:t>
      </w:r>
      <w:r w:rsidRPr="00DC684C">
        <w:rPr>
          <w:i/>
          <w:iCs/>
        </w:rPr>
        <w:t>Journal of Management Information Systems</w:t>
      </w:r>
      <w:r w:rsidRPr="00DC684C">
        <w:t>, 42(2), 370–399.</w:t>
      </w:r>
    </w:p>
    <w:p w14:paraId="10EFCFF0" w14:textId="77777777" w:rsidR="00DC684C" w:rsidRPr="00DC684C" w:rsidRDefault="00DC684C" w:rsidP="00DC684C">
      <w:pPr>
        <w:pStyle w:val="Bibliography"/>
      </w:pPr>
      <w:r w:rsidRPr="00DC684C">
        <w:t xml:space="preserve">Rao, X., Shan, G., &amp; Qiu, L. (2026). </w:t>
      </w:r>
      <w:r w:rsidRPr="00DC684C">
        <w:rPr>
          <w:i/>
          <w:iCs/>
        </w:rPr>
        <w:t>How Generative AI Transforms Questioning Behavior on Q&amp;A Platforms: Evidence from A Natural Experiment with Pilot Usage of ChatGPT</w:t>
      </w:r>
      <w:r w:rsidRPr="00DC684C">
        <w:t>. SSRN Scholarly Paper.</w:t>
      </w:r>
    </w:p>
    <w:p w14:paraId="5B08F065" w14:textId="77777777" w:rsidR="00DC684C" w:rsidRPr="00DC684C" w:rsidRDefault="00DC684C" w:rsidP="00DC684C">
      <w:pPr>
        <w:pStyle w:val="Bibliography"/>
      </w:pPr>
      <w:r w:rsidRPr="00DC684C">
        <w:t xml:space="preserve">del Rio-Chanona, R. M., Laurentsyeva, N., &amp; Wachs, J. (2024). Large Language Models Reduce Public Knowledge Sharing on Online Q&amp;A Platforms. </w:t>
      </w:r>
      <w:r w:rsidRPr="00DC684C">
        <w:rPr>
          <w:i/>
          <w:iCs/>
        </w:rPr>
        <w:t>PNAS Nexus</w:t>
      </w:r>
      <w:r w:rsidRPr="00DC684C">
        <w:t>, 3(9), pgae400.</w:t>
      </w:r>
    </w:p>
    <w:p w14:paraId="00FB341A" w14:textId="77777777" w:rsidR="00DC684C" w:rsidRPr="00DC684C" w:rsidRDefault="00DC684C" w:rsidP="00DC684C">
      <w:pPr>
        <w:pStyle w:val="Bibliography"/>
      </w:pPr>
      <w:r w:rsidRPr="00DC684C">
        <w:lastRenderedPageBreak/>
        <w:t xml:space="preserve">Sanatizadeh, A., Lu, Y., Zhao, K., &amp; Hu, Y. (2025). Engagement or Entanglement? The Dual Impact of Generative Artificial Intelligence in Online Knowledge Exchange Platforms. </w:t>
      </w:r>
      <w:r w:rsidRPr="00DC684C">
        <w:rPr>
          <w:i/>
          <w:iCs/>
        </w:rPr>
        <w:t>Information &amp; Management</w:t>
      </w:r>
      <w:r w:rsidRPr="00DC684C">
        <w:t>, 62(6), 104178.</w:t>
      </w:r>
    </w:p>
    <w:p w14:paraId="400A8204" w14:textId="77777777" w:rsidR="00DC684C" w:rsidRPr="00DC684C" w:rsidRDefault="00DC684C" w:rsidP="00DC684C">
      <w:pPr>
        <w:pStyle w:val="Bibliography"/>
      </w:pPr>
      <w:r w:rsidRPr="00DC684C">
        <w:t xml:space="preserve">Shan, G., &amp; Qiu, L. (2026). Examining the Impact of Generative AI on Users’ Voluntary Knowledge Contribution: Evidence from a Natural Experiment on Stack Overflow. </w:t>
      </w:r>
      <w:r w:rsidRPr="00DC684C">
        <w:rPr>
          <w:i/>
          <w:iCs/>
        </w:rPr>
        <w:t>Information Systems Research</w:t>
      </w:r>
      <w:r w:rsidRPr="00DC684C">
        <w:t>, 37(2), 1021–1041.</w:t>
      </w:r>
    </w:p>
    <w:p w14:paraId="6E2AB29C" w14:textId="77777777" w:rsidR="00DC684C" w:rsidRPr="00DC684C" w:rsidRDefault="00DC684C" w:rsidP="00DC684C">
      <w:pPr>
        <w:pStyle w:val="Bibliography"/>
      </w:pPr>
      <w:r w:rsidRPr="00DC684C">
        <w:t xml:space="preserve">Shi, C., Hu, P., Fan, W., &amp; Qiu, L. (2024). Competitive Peer Influence on Knowledge Contribution Behaviors in Online Q&amp;A Communities: A Social Comparison Perspective. </w:t>
      </w:r>
      <w:r w:rsidRPr="00DC684C">
        <w:rPr>
          <w:i/>
          <w:iCs/>
        </w:rPr>
        <w:t>Internet Research</w:t>
      </w:r>
      <w:r w:rsidRPr="00DC684C">
        <w:t>, 34(5), 1577–1601.</w:t>
      </w:r>
    </w:p>
    <w:p w14:paraId="77130A32" w14:textId="77777777" w:rsidR="00DC684C" w:rsidRPr="00DC684C" w:rsidRDefault="00DC684C" w:rsidP="00DC684C">
      <w:pPr>
        <w:pStyle w:val="Bibliography"/>
      </w:pPr>
      <w:r w:rsidRPr="00DC684C">
        <w:t xml:space="preserve">Shin, M., Kim, J., van Opheusden, B., &amp; Griffiths, T. L. (2023). Superhuman Artificial Intelligence Can Improve Human Decision-Making by Increasing Novelty. </w:t>
      </w:r>
      <w:r w:rsidRPr="00DC684C">
        <w:rPr>
          <w:i/>
          <w:iCs/>
        </w:rPr>
        <w:t>Proceedings of the National Academy of Sciences</w:t>
      </w:r>
      <w:r w:rsidRPr="00DC684C">
        <w:t>, 120(12), e2214840120.</w:t>
      </w:r>
    </w:p>
    <w:p w14:paraId="307B2636" w14:textId="77777777" w:rsidR="00DC684C" w:rsidRPr="00DC684C" w:rsidRDefault="00DC684C" w:rsidP="00DC684C">
      <w:pPr>
        <w:pStyle w:val="Bibliography"/>
      </w:pPr>
      <w:r w:rsidRPr="00DC684C">
        <w:t xml:space="preserve">Su, Y., Zhang, K., Wang, Q., &amp; Qiu, L. (2025). </w:t>
      </w:r>
      <w:r w:rsidRPr="00DC684C">
        <w:rPr>
          <w:i/>
          <w:iCs/>
        </w:rPr>
        <w:t>Generative AI and Human Knowledge Sharing: Evidence from A Natural Experiment</w:t>
      </w:r>
      <w:r w:rsidRPr="00DC684C">
        <w:t>. SSRN Scholarly Paper.</w:t>
      </w:r>
    </w:p>
    <w:p w14:paraId="7F75BDCE" w14:textId="77777777" w:rsidR="00DC684C" w:rsidRPr="00DC684C" w:rsidRDefault="00DC684C" w:rsidP="00DC684C">
      <w:pPr>
        <w:pStyle w:val="Bibliography"/>
      </w:pPr>
      <w:r w:rsidRPr="00DC684C">
        <w:t xml:space="preserve">Tversky, A., &amp; Kahneman, D. (1973). Availability: A Heuristic for Judging Frequency and Probability. </w:t>
      </w:r>
      <w:r w:rsidRPr="00DC684C">
        <w:rPr>
          <w:i/>
          <w:iCs/>
        </w:rPr>
        <w:t>Cognitive Psychology</w:t>
      </w:r>
      <w:r w:rsidRPr="00DC684C">
        <w:t>, 5(2), 207–232.</w:t>
      </w:r>
    </w:p>
    <w:p w14:paraId="62FF8005" w14:textId="77777777" w:rsidR="00DC684C" w:rsidRPr="00DC684C" w:rsidRDefault="00DC684C" w:rsidP="00DC684C">
      <w:pPr>
        <w:pStyle w:val="Bibliography"/>
      </w:pPr>
      <w:r w:rsidRPr="00DC684C">
        <w:t xml:space="preserve">Wang, N., Liu, Y., &amp; Xiao, S. (2022). Which Feedback Matters? The Role of Expressions and Valence in Continuous High-Quality Knowledge Contribution in the Online Q&amp;A Community. </w:t>
      </w:r>
      <w:r w:rsidRPr="00DC684C">
        <w:rPr>
          <w:i/>
          <w:iCs/>
        </w:rPr>
        <w:t>Decision Support Systems</w:t>
      </w:r>
      <w:r w:rsidRPr="00DC684C">
        <w:t>, 156, 113750.</w:t>
      </w:r>
    </w:p>
    <w:p w14:paraId="7EDF2724" w14:textId="77777777" w:rsidR="00DC684C" w:rsidRPr="00DC684C" w:rsidRDefault="00DC684C" w:rsidP="00DC684C">
      <w:pPr>
        <w:pStyle w:val="Bibliography"/>
      </w:pPr>
      <w:r w:rsidRPr="00DC684C">
        <w:t xml:space="preserve">Wang, X. (Shawn), &amp; Zheng, J. (2024). </w:t>
      </w:r>
      <w:r w:rsidRPr="00DC684C">
        <w:rPr>
          <w:i/>
          <w:iCs/>
        </w:rPr>
        <w:t>Can Banning AI-Generated Content Save User-Generated Q&amp;A Platforms?</w:t>
      </w:r>
      <w:r w:rsidRPr="00DC684C">
        <w:t xml:space="preserve"> SSRN Scholarly Paper.</w:t>
      </w:r>
    </w:p>
    <w:p w14:paraId="51ED7C6C" w14:textId="77777777" w:rsidR="00DC684C" w:rsidRPr="00DC684C" w:rsidRDefault="00DC684C" w:rsidP="00DC684C">
      <w:pPr>
        <w:pStyle w:val="Bibliography"/>
      </w:pPr>
      <w:r w:rsidRPr="00DC684C">
        <w:t xml:space="preserve">Xue, J., Wang, L., Zheng, J., Li, Y., &amp; Tan, Y. (2026). Can ChatGPT Kill User-Generated Q&amp;A Platforms? </w:t>
      </w:r>
      <w:r w:rsidRPr="00DC684C">
        <w:rPr>
          <w:i/>
          <w:iCs/>
        </w:rPr>
        <w:t>Information Systems Research</w:t>
      </w:r>
      <w:r w:rsidRPr="00DC684C">
        <w:t>.</w:t>
      </w:r>
    </w:p>
    <w:p w14:paraId="1ECB2E1A" w14:textId="77777777" w:rsidR="00DC684C" w:rsidRPr="00DC684C" w:rsidRDefault="00DC684C" w:rsidP="00DC684C">
      <w:pPr>
        <w:pStyle w:val="Bibliography"/>
      </w:pPr>
      <w:r w:rsidRPr="00DC684C">
        <w:t xml:space="preserve">Yiu, S., Seamans, R., Raj, M., &amp; Liu, T. (2026). Worker Repositioning and Technological Change: Evidence from an Online Labor Market. </w:t>
      </w:r>
      <w:r w:rsidRPr="00DC684C">
        <w:rPr>
          <w:i/>
          <w:iCs/>
        </w:rPr>
        <w:t>Organization Science</w:t>
      </w:r>
      <w:r w:rsidRPr="00DC684C">
        <w:t>.</w:t>
      </w:r>
    </w:p>
    <w:p w14:paraId="73B46060" w14:textId="77777777" w:rsidR="00DC684C" w:rsidRPr="00DC684C" w:rsidRDefault="00DC684C" w:rsidP="00DC684C">
      <w:pPr>
        <w:pStyle w:val="Bibliography"/>
      </w:pPr>
      <w:r w:rsidRPr="00DC684C">
        <w:t xml:space="preserve">Zhang, L., Li, Y.-N., Peng, T.-Q., &amp; Wu, Y. (2022). Dynamics of the Social Construction of Knowledge: An Empirical Study of Zhihu in China. </w:t>
      </w:r>
      <w:r w:rsidRPr="00DC684C">
        <w:rPr>
          <w:i/>
          <w:iCs/>
        </w:rPr>
        <w:t>EPJ Data Science</w:t>
      </w:r>
      <w:r w:rsidRPr="00DC684C">
        <w:t>, 11(1), 35.</w:t>
      </w:r>
    </w:p>
    <w:p w14:paraId="69E24745" w14:textId="77777777" w:rsidR="00DC684C" w:rsidRPr="00DC684C" w:rsidRDefault="00DC684C" w:rsidP="00DC684C">
      <w:pPr>
        <w:pStyle w:val="Bibliography"/>
      </w:pPr>
      <w:r w:rsidRPr="00DC684C">
        <w:t xml:space="preserve">Zhang, X. (Michael), &amp; Zhu, F. (2011). Group Size and Incentives to Contribute: A Natural Experiment at Chinese Wikipedia. </w:t>
      </w:r>
      <w:r w:rsidRPr="00DC684C">
        <w:rPr>
          <w:i/>
          <w:iCs/>
        </w:rPr>
        <w:t>American Economic Review</w:t>
      </w:r>
      <w:r w:rsidRPr="00DC684C">
        <w:t>, 101(4), 1601–1615.</w:t>
      </w:r>
    </w:p>
    <w:p w14:paraId="4684B71E" w14:textId="28D520C6" w:rsidR="00B96D8F" w:rsidRPr="00015210" w:rsidRDefault="00B96D8F" w:rsidP="00DC684C">
      <w:pPr>
        <w:pStyle w:val="Bibliography"/>
        <w:rPr>
          <w:szCs w:val="24"/>
          <w:lang w:eastAsia="zh-CN"/>
        </w:rPr>
      </w:pPr>
      <w:r w:rsidRPr="00015210">
        <w:fldChar w:fldCharType="end"/>
      </w:r>
      <w:bookmarkEnd w:id="1"/>
    </w:p>
    <w:sectPr w:rsidR="00B96D8F" w:rsidRPr="00015210" w:rsidSect="000862C8">
      <w:headerReference w:type="even" r:id="rId26"/>
      <w:footerReference w:type="even" r:id="rId27"/>
      <w:footerReference w:type="default" r:id="rId28"/>
      <w:headerReference w:type="first" r:id="rId29"/>
      <w:footerReference w:type="first" r:id="rId30"/>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58" w:author="Prof. LIU Ben" w:date="2026-08-29T22:36:00Z" w:initials="BL">
    <w:p w14:paraId="3C34E2E9" w14:textId="77777777" w:rsidR="007C76EF" w:rsidRDefault="007C76EF" w:rsidP="007C76EF">
      <w:r>
        <w:rPr>
          <w:rStyle w:val="CommentReference"/>
        </w:rPr>
        <w:annotationRef/>
      </w:r>
      <w:r>
        <w:rPr>
          <w:rFonts w:ascii="Georgia" w:eastAsiaTheme="minorEastAsia" w:hAnsi="Georgia" w:cs="Georgia"/>
          <w:sz w:val="20"/>
          <w:szCs w:val="20"/>
          <w:lang w:eastAsia="en-US"/>
        </w:rPr>
        <w:t xml:space="preserve">two citations are deleted. we do NOT need them. Remove them from the reference. </w:t>
      </w:r>
    </w:p>
  </w:comment>
  <w:comment w:id="818" w:author="Prof. LIU Ben" w:date="2026-08-29T23:38:00Z" w:initials="BL">
    <w:p w14:paraId="23940E4A" w14:textId="77777777" w:rsidR="00326B32" w:rsidRDefault="00326B32" w:rsidP="00326B32">
      <w:r>
        <w:rPr>
          <w:rStyle w:val="CommentReference"/>
        </w:rPr>
        <w:annotationRef/>
      </w:r>
      <w:r>
        <w:rPr>
          <w:rFonts w:ascii="Georgia" w:eastAsiaTheme="minorEastAsia" w:hAnsi="Georgia" w:cs="Georgia"/>
          <w:sz w:val="20"/>
          <w:szCs w:val="20"/>
          <w:lang w:eastAsia="en-US"/>
        </w:rPr>
        <w:t>remove it because the link no longer works.</w:t>
      </w:r>
    </w:p>
  </w:comment>
  <w:comment w:id="819" w:author="Prof. LIU Ben" w:date="2026-08-29T23:40:00Z" w:initials="BL">
    <w:p w14:paraId="22EA322F" w14:textId="77777777" w:rsidR="00326B32" w:rsidRDefault="00326B32" w:rsidP="00326B32">
      <w:r>
        <w:rPr>
          <w:rStyle w:val="CommentReference"/>
        </w:rPr>
        <w:annotationRef/>
      </w:r>
      <w:r>
        <w:rPr>
          <w:rFonts w:ascii="Georgia" w:eastAsiaTheme="minorEastAsia" w:hAnsi="Georgia" w:cs="Georgia"/>
          <w:sz w:val="20"/>
          <w:szCs w:val="20"/>
          <w:lang w:eastAsia="en-US"/>
        </w:rPr>
        <w:t xml:space="preserve">just the say the plaform executive confirms that the AI answer is generated based on the question content when a question is posted </w:t>
      </w:r>
    </w:p>
  </w:comment>
  <w:comment w:id="1448" w:author="Prof. LIU Ben" w:date="2026-08-30T00:55:00Z" w:initials="BL">
    <w:p w14:paraId="7659B525" w14:textId="77777777" w:rsidR="00E02DA9" w:rsidRDefault="00E02DA9" w:rsidP="00E02DA9">
      <w:r>
        <w:rPr>
          <w:rStyle w:val="CommentReference"/>
        </w:rPr>
        <w:annotationRef/>
      </w:r>
      <w:r>
        <w:rPr>
          <w:rFonts w:ascii="Georgia" w:eastAsiaTheme="minorEastAsia" w:hAnsi="Georgia" w:cs="Georgia"/>
          <w:sz w:val="20"/>
          <w:szCs w:val="20"/>
          <w:lang w:eastAsia="en-US"/>
        </w:rPr>
        <w:t>reference should be added.</w:t>
      </w:r>
    </w:p>
  </w:comment>
  <w:comment w:id="1592" w:author="Prof. LIU Ben" w:date="2026-08-30T01:30:00Z" w:initials="BL">
    <w:p w14:paraId="02FFF3D5" w14:textId="77777777" w:rsidR="008169F6" w:rsidRDefault="008169F6" w:rsidP="008169F6">
      <w:r>
        <w:rPr>
          <w:rStyle w:val="CommentReference"/>
        </w:rPr>
        <w:annotationRef/>
      </w:r>
      <w:r>
        <w:rPr>
          <w:rFonts w:ascii="Georgia" w:eastAsiaTheme="minorEastAsia" w:hAnsi="Georgia" w:cs="Georgia"/>
          <w:sz w:val="20"/>
          <w:szCs w:val="20"/>
          <w:lang w:eastAsia="en-US"/>
        </w:rPr>
        <w:t>still not corrected.</w:t>
      </w:r>
    </w:p>
  </w:comment>
  <w:comment w:id="1867" w:author="Prof. LIU Ben" w:date="2026-08-30T02:01:00Z" w:initials="BL">
    <w:p w14:paraId="3868DD24" w14:textId="77777777" w:rsidR="00E4064C" w:rsidRDefault="00E4064C" w:rsidP="00E4064C">
      <w:r>
        <w:rPr>
          <w:rStyle w:val="CommentReference"/>
        </w:rPr>
        <w:annotationRef/>
      </w:r>
      <w:r>
        <w:rPr>
          <w:rFonts w:ascii="Georgia" w:eastAsiaTheme="minorEastAsia" w:hAnsi="Georgia" w:cs="Georgia"/>
          <w:sz w:val="20"/>
          <w:szCs w:val="20"/>
          <w:lang w:eastAsia="en-US"/>
        </w:rPr>
        <w:t>still not revised. see my edits in the literature review.</w:t>
      </w:r>
    </w:p>
  </w:comment>
  <w:comment w:id="1996" w:author="Prof. LIU Ben" w:date="2026-08-26T14:17:00Z" w:initials="BL">
    <w:p w14:paraId="3CF0DD6E" w14:textId="77777777" w:rsidR="00D503A6" w:rsidRDefault="00D503A6" w:rsidP="00D503A6">
      <w:r>
        <w:rPr>
          <w:rStyle w:val="CommentReference"/>
        </w:rPr>
        <w:annotationRef/>
      </w:r>
      <w:r>
        <w:rPr>
          <w:rFonts w:ascii="Georgia" w:eastAsiaTheme="minorEastAsia" w:hAnsi="Georgia" w:cs="Georgia"/>
          <w:sz w:val="20"/>
          <w:szCs w:val="20"/>
          <w:lang w:eastAsia="en-US"/>
        </w:rPr>
        <w:t>there might be repetition on earlier content. Revise the wording to make it different.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C34E2E9" w15:done="0"/>
  <w15:commentEx w15:paraId="23940E4A" w15:done="0"/>
  <w15:commentEx w15:paraId="22EA322F" w15:done="0"/>
  <w15:commentEx w15:paraId="7659B525" w15:done="0"/>
  <w15:commentEx w15:paraId="02FFF3D5" w15:done="0"/>
  <w15:commentEx w15:paraId="3868DD24" w15:done="1"/>
  <w15:commentEx w15:paraId="3CF0DD6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029D674" w16cex:dateUtc="2026-08-29T14:36:00Z"/>
  <w16cex:commentExtensible w16cex:durableId="7AB04631" w16cex:dateUtc="2026-08-29T15:38:00Z"/>
  <w16cex:commentExtensible w16cex:durableId="0641BBE3" w16cex:dateUtc="2026-08-29T15:40:00Z"/>
  <w16cex:commentExtensible w16cex:durableId="30EF32D2" w16cex:dateUtc="2026-08-29T16:55:00Z"/>
  <w16cex:commentExtensible w16cex:durableId="1BFF369E" w16cex:dateUtc="2026-08-29T17:30:00Z"/>
  <w16cex:commentExtensible w16cex:durableId="142CD6C5" w16cex:dateUtc="2026-08-29T18:01:00Z"/>
  <w16cex:commentExtensible w16cex:durableId="3486C603" w16cex:dateUtc="2026-08-26T0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C34E2E9" w16cid:durableId="5029D674"/>
  <w16cid:commentId w16cid:paraId="23940E4A" w16cid:durableId="7AB04631"/>
  <w16cid:commentId w16cid:paraId="22EA322F" w16cid:durableId="0641BBE3"/>
  <w16cid:commentId w16cid:paraId="7659B525" w16cid:durableId="30EF32D2"/>
  <w16cid:commentId w16cid:paraId="02FFF3D5" w16cid:durableId="1BFF369E"/>
  <w16cid:commentId w16cid:paraId="3868DD24" w16cid:durableId="142CD6C5"/>
  <w16cid:commentId w16cid:paraId="3CF0DD6E" w16cid:durableId="3486C6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3B5118" w14:textId="77777777" w:rsidR="003860AB" w:rsidRPr="00015210" w:rsidRDefault="003860AB" w:rsidP="00413127">
      <w:r w:rsidRPr="00015210">
        <w:separator/>
      </w:r>
    </w:p>
    <w:p w14:paraId="28A2D046" w14:textId="77777777" w:rsidR="003860AB" w:rsidRPr="00015210" w:rsidRDefault="003860AB" w:rsidP="00413127"/>
    <w:p w14:paraId="091CDD02" w14:textId="77777777" w:rsidR="003860AB" w:rsidRPr="00015210" w:rsidRDefault="003860AB" w:rsidP="00413127"/>
    <w:p w14:paraId="33574575" w14:textId="77777777" w:rsidR="003860AB" w:rsidRPr="00015210" w:rsidRDefault="003860AB"/>
  </w:endnote>
  <w:endnote w:type="continuationSeparator" w:id="0">
    <w:p w14:paraId="2E73BC2C" w14:textId="77777777" w:rsidR="003860AB" w:rsidRPr="00015210" w:rsidRDefault="003860AB" w:rsidP="00413127">
      <w:r w:rsidRPr="00015210">
        <w:continuationSeparator/>
      </w:r>
    </w:p>
    <w:p w14:paraId="29069F7B" w14:textId="77777777" w:rsidR="003860AB" w:rsidRPr="00015210" w:rsidRDefault="003860AB" w:rsidP="00413127"/>
    <w:p w14:paraId="7E20EDB3" w14:textId="77777777" w:rsidR="003860AB" w:rsidRPr="00015210" w:rsidRDefault="003860AB" w:rsidP="00413127"/>
    <w:p w14:paraId="504BD8D3" w14:textId="77777777" w:rsidR="003860AB" w:rsidRPr="00015210" w:rsidRDefault="003860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iti TC">
    <w:panose1 w:val="02000000000000000000"/>
    <w:charset w:val="80"/>
    <w:family w:val="auto"/>
    <w:pitch w:val="variable"/>
    <w:sig w:usb0="8000002F" w:usb1="0807004A" w:usb2="00000010" w:usb3="00000000" w:csb0="003E0001"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49949A3A" w14:textId="77777777" w:rsidR="003B7867" w:rsidRPr="00015210" w:rsidRDefault="003B7867" w:rsidP="00413127"/>
  <w:p w14:paraId="64ED76C3" w14:textId="77777777" w:rsidR="003B7867" w:rsidRPr="00015210"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sz w:val="20"/>
      </w:rPr>
    </w:sdtEndPr>
    <w:sdtContent>
      <w:p w14:paraId="1A937F16" w14:textId="14ABD1E0" w:rsidR="003B7867" w:rsidRPr="00015210" w:rsidRDefault="003B7867">
        <w:pPr>
          <w:pStyle w:val="Footer"/>
          <w:jc w:val="center"/>
        </w:pPr>
        <w:r w:rsidRPr="00015210">
          <w:rPr>
            <w:rFonts w:ascii="Times New Roman" w:hAnsi="Times New Roman" w:cs="Times New Roman"/>
            <w:sz w:val="20"/>
          </w:rPr>
          <w:fldChar w:fldCharType="begin"/>
        </w:r>
        <w:r w:rsidRPr="00015210">
          <w:rPr>
            <w:rFonts w:ascii="Times New Roman" w:hAnsi="Times New Roman" w:cs="Times New Roman"/>
            <w:sz w:val="20"/>
          </w:rPr>
          <w:instrText xml:space="preserve"> PAGE   \* MERGEFORMAT </w:instrText>
        </w:r>
        <w:r w:rsidRPr="00015210">
          <w:rPr>
            <w:rFonts w:ascii="Times New Roman" w:hAnsi="Times New Roman" w:cs="Times New Roman"/>
            <w:sz w:val="20"/>
          </w:rPr>
          <w:fldChar w:fldCharType="separate"/>
        </w:r>
        <w:r w:rsidR="004238D2" w:rsidRPr="00015210">
          <w:rPr>
            <w:rFonts w:ascii="Times New Roman" w:hAnsi="Times New Roman" w:cs="Times New Roman"/>
            <w:sz w:val="20"/>
          </w:rPr>
          <w:t>9</w:t>
        </w:r>
        <w:r w:rsidRPr="00015210">
          <w:rPr>
            <w:rFonts w:ascii="Times New Roman" w:hAnsi="Times New Roman" w:cs="Times New Roman"/>
            <w:sz w:val="20"/>
          </w:rPr>
          <w:fldChar w:fldCharType="end"/>
        </w:r>
      </w:p>
    </w:sdtContent>
  </w:sdt>
  <w:p w14:paraId="3043229C" w14:textId="77777777" w:rsidR="003B7867" w:rsidRPr="00015210"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separate"/>
    </w:r>
    <w:r w:rsidRPr="00015210">
      <w:rPr>
        <w:b/>
      </w:rPr>
      <w:t>1</w:t>
    </w:r>
    <w:r w:rsidRPr="00015210">
      <w:rPr>
        <w:b/>
      </w:rPr>
      <w:fldChar w:fldCharType="end"/>
    </w:r>
  </w:p>
  <w:p w14:paraId="5A822EE6" w14:textId="77777777" w:rsidR="003B7867" w:rsidRPr="00015210" w:rsidRDefault="003B7867" w:rsidP="00413127"/>
  <w:p w14:paraId="4F4E1003" w14:textId="77777777" w:rsidR="003B7867" w:rsidRPr="00015210"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33088042" w14:textId="77777777" w:rsidR="003B7867" w:rsidRPr="00015210" w:rsidRDefault="003B7867" w:rsidP="00413127"/>
  <w:p w14:paraId="59D228DB" w14:textId="77777777" w:rsidR="003B7867" w:rsidRPr="00015210"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Content>
      <w:p w14:paraId="6E1EB2D2" w14:textId="6F2B135B" w:rsidR="003B7867" w:rsidRPr="00015210" w:rsidRDefault="003B7867">
        <w:pPr>
          <w:pStyle w:val="Footer"/>
          <w:jc w:val="center"/>
        </w:pPr>
        <w:r w:rsidRPr="00015210">
          <w:fldChar w:fldCharType="begin"/>
        </w:r>
        <w:r w:rsidRPr="00015210">
          <w:instrText xml:space="preserve"> PAGE   \* MERGEFORMAT </w:instrText>
        </w:r>
        <w:r w:rsidRPr="00015210">
          <w:fldChar w:fldCharType="separate"/>
        </w:r>
        <w:r w:rsidR="004238D2" w:rsidRPr="00015210">
          <w:t>29</w:t>
        </w:r>
        <w:r w:rsidRPr="00015210">
          <w:fldChar w:fldCharType="end"/>
        </w:r>
      </w:p>
    </w:sdtContent>
  </w:sdt>
  <w:p w14:paraId="2D0EAB23" w14:textId="77777777" w:rsidR="003B7867" w:rsidRPr="00015210"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end"/>
    </w:r>
  </w:p>
  <w:p w14:paraId="2FD6AC45" w14:textId="77777777" w:rsidR="003B7867" w:rsidRPr="00015210" w:rsidRDefault="003B7867" w:rsidP="00413127"/>
  <w:p w14:paraId="7072FC95" w14:textId="77777777" w:rsidR="003B7867" w:rsidRPr="00015210"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C6B858" w14:textId="77777777" w:rsidR="003860AB" w:rsidRPr="00015210" w:rsidRDefault="003860AB">
      <w:r w:rsidRPr="00015210">
        <w:separator/>
      </w:r>
    </w:p>
  </w:footnote>
  <w:footnote w:type="continuationSeparator" w:id="0">
    <w:p w14:paraId="639ECAD1" w14:textId="77777777" w:rsidR="003860AB" w:rsidRPr="00015210" w:rsidRDefault="003860AB" w:rsidP="00413127">
      <w:r w:rsidRPr="00015210">
        <w:continuationSeparator/>
      </w:r>
    </w:p>
  </w:footnote>
  <w:footnote w:type="continuationNotice" w:id="1">
    <w:p w14:paraId="34184AD6" w14:textId="77777777" w:rsidR="003860AB" w:rsidRPr="00015210" w:rsidRDefault="003860AB" w:rsidP="003549C6">
      <w:pPr>
        <w:pStyle w:val="Footer"/>
        <w:rPr>
          <w:lang w:eastAsia="zh-CN"/>
        </w:rPr>
      </w:pPr>
    </w:p>
  </w:footnote>
  <w:footnote w:id="2">
    <w:p w14:paraId="196B26DD" w14:textId="047CB816" w:rsidR="005C375D" w:rsidRPr="00015210" w:rsidDel="00505892" w:rsidRDefault="005C375D" w:rsidP="005C375D">
      <w:pPr>
        <w:pStyle w:val="Footnotes"/>
        <w:rPr>
          <w:del w:id="693" w:author="Prof. LIU Ben" w:date="2026-08-29T22:41:00Z" w16du:dateUtc="2026-08-29T14:41:00Z"/>
          <w:lang w:eastAsia="zh-CN"/>
        </w:rPr>
      </w:pPr>
      <w:del w:id="694" w:author="Prof. LIU Ben" w:date="2026-08-29T22:41:00Z" w16du:dateUtc="2026-08-29T14:41:00Z">
        <w:r w:rsidRPr="00015210" w:rsidDel="00505892">
          <w:rPr>
            <w:rStyle w:val="FootnoteReference"/>
          </w:rPr>
          <w:footnoteRef/>
        </w:r>
        <w:r w:rsidRPr="00015210" w:rsidDel="00505892">
          <w:delText xml:space="preserve"> We should be precise about the belief we attribute to this population, because it is narrower than the general “AI slop” view. Members of SegmentFault are professional developers, and many had already adopted general-purpose AI tools for routine tasks, so they did not hold the blanket view that AI writes poorly. Their reservation was domain-specific. </w:delText>
        </w:r>
      </w:del>
      <w:ins w:id="695" w:author="Dylan CHEN" w:date="2026-08-27T16:12:00Z" w16du:dateUtc="2026-08-27T08:12:00Z">
        <w:del w:id="696" w:author="Prof. LIU Ben" w:date="2026-08-29T22:41:00Z" w16du:dateUtc="2026-08-29T14:41:00Z">
          <w:r w:rsidR="00701DB1" w:rsidRPr="00701DB1" w:rsidDel="00505892">
            <w:delText xml:space="preserve">Anecdotal evidence in our community suggests that many practitioners had not yet revised their view of AI capability in response to the emergence of large language models, and the dominant discourse in developer communities continued to cast AI-generated answers as unreliable and error-prone on technical problems. User comments under the randomized experiment announcement shows that users expressed substantial skepticism and dissatisfaction rather than unquestioned trust toward AI-generated answers. </w:delText>
          </w:r>
        </w:del>
      </w:ins>
      <w:del w:id="697" w:author="Prof. LIU Ben" w:date="2026-08-29T22:41:00Z" w16du:dateUtc="2026-08-29T14:41:00Z">
        <w:r w:rsidRPr="00015210" w:rsidDel="00505892">
          <w:delText>Throughout our observation window, developer discourse continued to describe AI-generated answers as unreliable on technical problems, and members had not revised that assessment in light of large language models. The belief, in short, is that the AI has probably not solved the particular problem at hand.</w:delText>
        </w:r>
      </w:del>
    </w:p>
  </w:footnote>
  <w:footnote w:id="3">
    <w:p w14:paraId="6E015E89" w14:textId="77777777" w:rsidR="00904A3D" w:rsidRPr="00413127" w:rsidRDefault="00904A3D" w:rsidP="00904A3D">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1" w:anchor="technology-questions" w:history="1">
        <w:r w:rsidRPr="00413127">
          <w:rPr>
            <w:rStyle w:val="Hyperlink"/>
            <w:szCs w:val="22"/>
          </w:rPr>
          <w:t>https://stackexchange.com/sites?view=list#technology-questions</w:t>
        </w:r>
      </w:hyperlink>
      <w:r w:rsidRPr="00413127">
        <w:t>.</w:t>
      </w:r>
    </w:p>
  </w:footnote>
  <w:footnote w:id="4">
    <w:p w14:paraId="268D5DAF" w14:textId="77777777" w:rsidR="00904A3D" w:rsidRPr="00413127" w:rsidRDefault="00904A3D" w:rsidP="00904A3D">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5">
    <w:p w14:paraId="7F55FBDE" w14:textId="77777777" w:rsidR="00904A3D" w:rsidRPr="00D657E2" w:rsidRDefault="00904A3D" w:rsidP="00904A3D">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6">
    <w:p w14:paraId="151AC5FA" w14:textId="77777777" w:rsidR="00904A3D" w:rsidRPr="00701301" w:rsidRDefault="00904A3D" w:rsidP="00904A3D">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7">
    <w:p w14:paraId="7AADDD9B" w14:textId="77777777" w:rsidR="00904A3D" w:rsidRPr="008C6C83" w:rsidRDefault="00904A3D" w:rsidP="00904A3D">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Pr="00015210" w:rsidRDefault="003B7867" w:rsidP="00413127">
    <w:r w:rsidRPr="00015210">
      <w:t>Track</w:t>
    </w:r>
  </w:p>
  <w:p w14:paraId="678D9890" w14:textId="77777777" w:rsidR="003B7867" w:rsidRPr="00015210" w:rsidRDefault="003B7867" w:rsidP="00413127"/>
  <w:p w14:paraId="56EA62B0" w14:textId="77777777" w:rsidR="003B7867" w:rsidRPr="00015210" w:rsidRDefault="003B7867" w:rsidP="00413127"/>
  <w:p w14:paraId="3052B5B3" w14:textId="77777777" w:rsidR="003B7867" w:rsidRPr="00015210" w:rsidRDefault="003B7867" w:rsidP="00413127"/>
  <w:p w14:paraId="6726B587" w14:textId="77777777" w:rsidR="003B7867" w:rsidRPr="00015210" w:rsidRDefault="003B7867" w:rsidP="00413127"/>
  <w:p w14:paraId="52553C42" w14:textId="77777777" w:rsidR="003B7867" w:rsidRPr="00015210" w:rsidRDefault="003B7867" w:rsidP="00413127"/>
  <w:p w14:paraId="43BF51E9" w14:textId="02640660" w:rsidR="003B7867" w:rsidRPr="00015210" w:rsidRDefault="003B7867" w:rsidP="00413127">
    <w:r w:rsidRPr="00015210">
      <w:t xml:space="preserve"> Title</w:t>
    </w:r>
  </w:p>
  <w:p w14:paraId="1DB63BC0" w14:textId="77777777" w:rsidR="003B7867" w:rsidRPr="00015210" w:rsidRDefault="003B7867" w:rsidP="00413127"/>
  <w:p w14:paraId="731F0200" w14:textId="77777777" w:rsidR="003B7867" w:rsidRPr="00015210"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Pr="00015210" w:rsidRDefault="003B7867" w:rsidP="00413127"/>
  <w:p w14:paraId="20E8FE56" w14:textId="77777777" w:rsidR="003B7867" w:rsidRPr="00015210" w:rsidRDefault="003B7867" w:rsidP="00413127"/>
  <w:p w14:paraId="2571EFD4" w14:textId="77777777" w:rsidR="003B7867" w:rsidRPr="00015210"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Pr="00015210" w:rsidRDefault="003B7867" w:rsidP="00413127">
    <w:r w:rsidRPr="00015210">
      <w:t>Track Title</w:t>
    </w:r>
  </w:p>
  <w:p w14:paraId="43B47C7C" w14:textId="77777777" w:rsidR="003B7867" w:rsidRPr="00015210" w:rsidRDefault="003B7867" w:rsidP="00413127"/>
  <w:p w14:paraId="62998732" w14:textId="77777777" w:rsidR="003B7867" w:rsidRPr="00015210"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Pr="00015210" w:rsidRDefault="003B7867" w:rsidP="00413127"/>
  <w:p w14:paraId="36D83C61" w14:textId="77777777" w:rsidR="003B7867" w:rsidRPr="00015210" w:rsidRDefault="003B7867" w:rsidP="00413127"/>
  <w:p w14:paraId="5724E31A" w14:textId="77777777" w:rsidR="003B7867" w:rsidRPr="00015210"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DA225D"/>
    <w:multiLevelType w:val="multilevel"/>
    <w:tmpl w:val="EE688DEE"/>
    <w:lvl w:ilvl="0">
      <w:start w:val="4"/>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8"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91608D3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6"/>
  </w:num>
  <w:num w:numId="2" w16cid:durableId="1145466880">
    <w:abstractNumId w:val="13"/>
  </w:num>
  <w:num w:numId="3" w16cid:durableId="1804150287">
    <w:abstractNumId w:val="11"/>
  </w:num>
  <w:num w:numId="4" w16cid:durableId="1274947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7"/>
  </w:num>
  <w:num w:numId="18" w16cid:durableId="614288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1"/>
  </w:num>
  <w:num w:numId="23" w16cid:durableId="280649607">
    <w:abstractNumId w:val="20"/>
  </w:num>
  <w:num w:numId="24" w16cid:durableId="527137722">
    <w:abstractNumId w:val="6"/>
  </w:num>
  <w:num w:numId="25" w16cid:durableId="2107069515">
    <w:abstractNumId w:val="4"/>
  </w:num>
  <w:num w:numId="26" w16cid:durableId="770852514">
    <w:abstractNumId w:val="15"/>
  </w:num>
  <w:num w:numId="27" w16cid:durableId="1723482129">
    <w:abstractNumId w:val="8"/>
  </w:num>
  <w:num w:numId="28" w16cid:durableId="398600208">
    <w:abstractNumId w:val="22"/>
  </w:num>
  <w:num w:numId="29" w16cid:durableId="1963917999">
    <w:abstractNumId w:val="19"/>
  </w:num>
  <w:num w:numId="30" w16cid:durableId="347879171">
    <w:abstractNumId w:val="12"/>
  </w:num>
  <w:num w:numId="31" w16cid:durableId="1367218950">
    <w:abstractNumId w:val="10"/>
  </w:num>
  <w:num w:numId="32" w16cid:durableId="1615167152">
    <w:abstractNumId w:val="18"/>
  </w:num>
  <w:num w:numId="33" w16cid:durableId="1244267135">
    <w:abstractNumId w:val="25"/>
  </w:num>
  <w:num w:numId="34" w16cid:durableId="1625497491">
    <w:abstractNumId w:val="14"/>
  </w:num>
  <w:num w:numId="35" w16cid:durableId="403721713">
    <w:abstractNumId w:val="9"/>
  </w:num>
  <w:num w:numId="36" w16cid:durableId="963270583">
    <w:abstractNumId w:val="21"/>
  </w:num>
  <w:num w:numId="37" w16cid:durableId="1701929370">
    <w:abstractNumId w:val="14"/>
  </w:num>
  <w:num w:numId="38" w16cid:durableId="1270627970">
    <w:abstractNumId w:val="14"/>
  </w:num>
  <w:num w:numId="39" w16cid:durableId="13919536">
    <w:abstractNumId w:val="23"/>
  </w:num>
  <w:num w:numId="40" w16cid:durableId="746418125">
    <w:abstractNumId w:val="3"/>
  </w:num>
  <w:num w:numId="41" w16cid:durableId="2051806368">
    <w:abstractNumId w:val="24"/>
  </w:num>
  <w:num w:numId="42" w16cid:durableId="2033065691">
    <w:abstractNumId w:val="0"/>
  </w:num>
  <w:num w:numId="43" w16cid:durableId="920722745">
    <w:abstractNumId w:val="5"/>
  </w:num>
  <w:num w:numId="44" w16cid:durableId="156462228">
    <w:abstractNumId w:val="14"/>
  </w:num>
  <w:num w:numId="45" w16cid:durableId="9922180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4"/>
  </w:num>
  <w:num w:numId="47" w16cid:durableId="1587112760">
    <w:abstractNumId w:val="14"/>
  </w:num>
  <w:num w:numId="48" w16cid:durableId="1376155354">
    <w:abstractNumId w:val="14"/>
  </w:num>
  <w:num w:numId="49" w16cid:durableId="1320960151">
    <w:abstractNumId w:val="14"/>
  </w:num>
  <w:num w:numId="50" w16cid:durableId="670568694">
    <w:abstractNumId w:val="14"/>
  </w:num>
  <w:num w:numId="51" w16cid:durableId="1763794997">
    <w:abstractNumId w:val="14"/>
  </w:num>
  <w:num w:numId="52" w16cid:durableId="306321427">
    <w:abstractNumId w:val="14"/>
  </w:num>
  <w:num w:numId="53" w16cid:durableId="135489777">
    <w:abstractNumId w:val="14"/>
  </w:num>
  <w:num w:numId="54" w16cid:durableId="724180242">
    <w:abstractNumId w:val="14"/>
  </w:num>
  <w:num w:numId="55" w16cid:durableId="1113549081">
    <w:abstractNumId w:val="7"/>
  </w:num>
  <w:num w:numId="56" w16cid:durableId="2034959284">
    <w:abstractNumId w:val="14"/>
  </w:num>
  <w:num w:numId="57" w16cid:durableId="1333295303">
    <w:abstractNumId w:val="14"/>
  </w:num>
  <w:num w:numId="58" w16cid:durableId="1040664144">
    <w:abstractNumId w:val="14"/>
  </w:num>
  <w:num w:numId="59" w16cid:durableId="1756895364">
    <w:abstractNumId w:val="14"/>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rof. LIU Ben">
    <w15:presenceInfo w15:providerId="AD" w15:userId="S::qianqliu@um.cityu.edu.hk::0399b488-429f-4550-bd90-600d7bce4605"/>
  </w15:person>
  <w15:person w15:author="Dylan CHEN">
    <w15:presenceInfo w15:providerId="None" w15:userId="Dylan CHE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233"/>
    <w:rsid w:val="00001322"/>
    <w:rsid w:val="0000165D"/>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0D8D"/>
    <w:rsid w:val="000110BA"/>
    <w:rsid w:val="00011171"/>
    <w:rsid w:val="00011398"/>
    <w:rsid w:val="00012144"/>
    <w:rsid w:val="00012289"/>
    <w:rsid w:val="000146CF"/>
    <w:rsid w:val="000146E5"/>
    <w:rsid w:val="00014807"/>
    <w:rsid w:val="00015206"/>
    <w:rsid w:val="00015210"/>
    <w:rsid w:val="00015C15"/>
    <w:rsid w:val="000166A0"/>
    <w:rsid w:val="000167D8"/>
    <w:rsid w:val="00017589"/>
    <w:rsid w:val="000206AB"/>
    <w:rsid w:val="000209B1"/>
    <w:rsid w:val="000213CB"/>
    <w:rsid w:val="000213DD"/>
    <w:rsid w:val="00021C3B"/>
    <w:rsid w:val="00021C90"/>
    <w:rsid w:val="00022E1F"/>
    <w:rsid w:val="00023488"/>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0CA"/>
    <w:rsid w:val="000335F5"/>
    <w:rsid w:val="00034808"/>
    <w:rsid w:val="000352E4"/>
    <w:rsid w:val="000354B8"/>
    <w:rsid w:val="00035A0E"/>
    <w:rsid w:val="0003641C"/>
    <w:rsid w:val="00036A9F"/>
    <w:rsid w:val="00036D6D"/>
    <w:rsid w:val="00036F6B"/>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612"/>
    <w:rsid w:val="000437E6"/>
    <w:rsid w:val="0004401D"/>
    <w:rsid w:val="00044340"/>
    <w:rsid w:val="000445D6"/>
    <w:rsid w:val="00044D5E"/>
    <w:rsid w:val="000453E1"/>
    <w:rsid w:val="00045A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266"/>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8F4"/>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76D85"/>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5B86"/>
    <w:rsid w:val="0008607E"/>
    <w:rsid w:val="000862C8"/>
    <w:rsid w:val="00086726"/>
    <w:rsid w:val="00086CD1"/>
    <w:rsid w:val="00086E47"/>
    <w:rsid w:val="00087172"/>
    <w:rsid w:val="0008741B"/>
    <w:rsid w:val="00087632"/>
    <w:rsid w:val="00087E2D"/>
    <w:rsid w:val="0009022B"/>
    <w:rsid w:val="0009053A"/>
    <w:rsid w:val="00090889"/>
    <w:rsid w:val="00091013"/>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583"/>
    <w:rsid w:val="000A1D6D"/>
    <w:rsid w:val="000A23A4"/>
    <w:rsid w:val="000A2762"/>
    <w:rsid w:val="000A2973"/>
    <w:rsid w:val="000A29EC"/>
    <w:rsid w:val="000A2BF0"/>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04"/>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DF4"/>
    <w:rsid w:val="000C38A5"/>
    <w:rsid w:val="000C392C"/>
    <w:rsid w:val="000C39A2"/>
    <w:rsid w:val="000C3B5C"/>
    <w:rsid w:val="000C4428"/>
    <w:rsid w:val="000C502E"/>
    <w:rsid w:val="000C51DC"/>
    <w:rsid w:val="000C59BE"/>
    <w:rsid w:val="000C616D"/>
    <w:rsid w:val="000C63BE"/>
    <w:rsid w:val="000C65E3"/>
    <w:rsid w:val="000C67DD"/>
    <w:rsid w:val="000D004E"/>
    <w:rsid w:val="000D01DB"/>
    <w:rsid w:val="000D02F9"/>
    <w:rsid w:val="000D0704"/>
    <w:rsid w:val="000D0945"/>
    <w:rsid w:val="000D186B"/>
    <w:rsid w:val="000D1BBE"/>
    <w:rsid w:val="000D2631"/>
    <w:rsid w:val="000D2BA5"/>
    <w:rsid w:val="000D2E92"/>
    <w:rsid w:val="000D303C"/>
    <w:rsid w:val="000D3852"/>
    <w:rsid w:val="000D38D0"/>
    <w:rsid w:val="000D3C7C"/>
    <w:rsid w:val="000D3D3C"/>
    <w:rsid w:val="000D3FB4"/>
    <w:rsid w:val="000D42B7"/>
    <w:rsid w:val="000D4453"/>
    <w:rsid w:val="000D4582"/>
    <w:rsid w:val="000D48EE"/>
    <w:rsid w:val="000D4937"/>
    <w:rsid w:val="000D4DDE"/>
    <w:rsid w:val="000D50E8"/>
    <w:rsid w:val="000D5425"/>
    <w:rsid w:val="000D551A"/>
    <w:rsid w:val="000D59B0"/>
    <w:rsid w:val="000D5CF7"/>
    <w:rsid w:val="000D5F32"/>
    <w:rsid w:val="000D6DDF"/>
    <w:rsid w:val="000D7275"/>
    <w:rsid w:val="000D7A36"/>
    <w:rsid w:val="000E12AF"/>
    <w:rsid w:val="000E199B"/>
    <w:rsid w:val="000E1F20"/>
    <w:rsid w:val="000E2083"/>
    <w:rsid w:val="000E27D6"/>
    <w:rsid w:val="000E2819"/>
    <w:rsid w:val="000E2F04"/>
    <w:rsid w:val="000E3138"/>
    <w:rsid w:val="000E345B"/>
    <w:rsid w:val="000E4011"/>
    <w:rsid w:val="000E41A4"/>
    <w:rsid w:val="000E45CC"/>
    <w:rsid w:val="000E4888"/>
    <w:rsid w:val="000E49BD"/>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4C3"/>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5F44"/>
    <w:rsid w:val="001165F9"/>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60B"/>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4EC0"/>
    <w:rsid w:val="001457F5"/>
    <w:rsid w:val="00145EB1"/>
    <w:rsid w:val="001461C7"/>
    <w:rsid w:val="00146A79"/>
    <w:rsid w:val="00146A88"/>
    <w:rsid w:val="001471CF"/>
    <w:rsid w:val="001471F8"/>
    <w:rsid w:val="00147375"/>
    <w:rsid w:val="00147377"/>
    <w:rsid w:val="0014752F"/>
    <w:rsid w:val="00147BA4"/>
    <w:rsid w:val="0015025B"/>
    <w:rsid w:val="001503DB"/>
    <w:rsid w:val="00150990"/>
    <w:rsid w:val="00151A3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47C"/>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0B9B"/>
    <w:rsid w:val="0019162B"/>
    <w:rsid w:val="00191954"/>
    <w:rsid w:val="001919C4"/>
    <w:rsid w:val="00191D81"/>
    <w:rsid w:val="0019216E"/>
    <w:rsid w:val="001921D4"/>
    <w:rsid w:val="0019295C"/>
    <w:rsid w:val="001929B8"/>
    <w:rsid w:val="00192AB3"/>
    <w:rsid w:val="00192D39"/>
    <w:rsid w:val="00192E84"/>
    <w:rsid w:val="00194150"/>
    <w:rsid w:val="001945B2"/>
    <w:rsid w:val="001947DD"/>
    <w:rsid w:val="00194A09"/>
    <w:rsid w:val="00194AA2"/>
    <w:rsid w:val="00194BF6"/>
    <w:rsid w:val="00194E09"/>
    <w:rsid w:val="0019581E"/>
    <w:rsid w:val="00195B6A"/>
    <w:rsid w:val="00195BF5"/>
    <w:rsid w:val="001966F5"/>
    <w:rsid w:val="00196AC5"/>
    <w:rsid w:val="00197753"/>
    <w:rsid w:val="00197850"/>
    <w:rsid w:val="00197BEE"/>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0E5"/>
    <w:rsid w:val="001C2974"/>
    <w:rsid w:val="001C2B1A"/>
    <w:rsid w:val="001C3209"/>
    <w:rsid w:val="001C3581"/>
    <w:rsid w:val="001C35C3"/>
    <w:rsid w:val="001C370B"/>
    <w:rsid w:val="001C3949"/>
    <w:rsid w:val="001C3DEF"/>
    <w:rsid w:val="001C4316"/>
    <w:rsid w:val="001C4573"/>
    <w:rsid w:val="001C4E9A"/>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083"/>
    <w:rsid w:val="001D6174"/>
    <w:rsid w:val="001D66A2"/>
    <w:rsid w:val="001D6939"/>
    <w:rsid w:val="001D6B2B"/>
    <w:rsid w:val="001D6B2C"/>
    <w:rsid w:val="001D6BD7"/>
    <w:rsid w:val="001D7379"/>
    <w:rsid w:val="001D7460"/>
    <w:rsid w:val="001D7BCE"/>
    <w:rsid w:val="001E0B82"/>
    <w:rsid w:val="001E11A4"/>
    <w:rsid w:val="001E13F8"/>
    <w:rsid w:val="001E155F"/>
    <w:rsid w:val="001E1C7F"/>
    <w:rsid w:val="001E1E9E"/>
    <w:rsid w:val="001E2590"/>
    <w:rsid w:val="001E2CA0"/>
    <w:rsid w:val="001E2EB1"/>
    <w:rsid w:val="001E325D"/>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A4E"/>
    <w:rsid w:val="00206C16"/>
    <w:rsid w:val="00207003"/>
    <w:rsid w:val="002079A8"/>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C3C"/>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58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D35"/>
    <w:rsid w:val="00243F2B"/>
    <w:rsid w:val="00244185"/>
    <w:rsid w:val="00244216"/>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DFC"/>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74F"/>
    <w:rsid w:val="00276913"/>
    <w:rsid w:val="00276D6C"/>
    <w:rsid w:val="00276E7E"/>
    <w:rsid w:val="00280571"/>
    <w:rsid w:val="00281139"/>
    <w:rsid w:val="002813AF"/>
    <w:rsid w:val="0028195B"/>
    <w:rsid w:val="00281D2C"/>
    <w:rsid w:val="00281FD2"/>
    <w:rsid w:val="002825DC"/>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C90"/>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A1"/>
    <w:rsid w:val="002A3DCC"/>
    <w:rsid w:val="002A3EF5"/>
    <w:rsid w:val="002A4166"/>
    <w:rsid w:val="002A4749"/>
    <w:rsid w:val="002A4D44"/>
    <w:rsid w:val="002A5611"/>
    <w:rsid w:val="002A5BB4"/>
    <w:rsid w:val="002A5E00"/>
    <w:rsid w:val="002A63B5"/>
    <w:rsid w:val="002A69B5"/>
    <w:rsid w:val="002A6D1F"/>
    <w:rsid w:val="002A6DE9"/>
    <w:rsid w:val="002A7374"/>
    <w:rsid w:val="002A7477"/>
    <w:rsid w:val="002A7753"/>
    <w:rsid w:val="002B076A"/>
    <w:rsid w:val="002B0A41"/>
    <w:rsid w:val="002B0C22"/>
    <w:rsid w:val="002B0CAE"/>
    <w:rsid w:val="002B130F"/>
    <w:rsid w:val="002B16F6"/>
    <w:rsid w:val="002B1A96"/>
    <w:rsid w:val="002B1AEC"/>
    <w:rsid w:val="002B1F20"/>
    <w:rsid w:val="002B2DDE"/>
    <w:rsid w:val="002B3054"/>
    <w:rsid w:val="002B3665"/>
    <w:rsid w:val="002B3B5F"/>
    <w:rsid w:val="002B4005"/>
    <w:rsid w:val="002B42D7"/>
    <w:rsid w:val="002B47B3"/>
    <w:rsid w:val="002B4DC4"/>
    <w:rsid w:val="002B58E3"/>
    <w:rsid w:val="002B5B01"/>
    <w:rsid w:val="002B5D28"/>
    <w:rsid w:val="002B6225"/>
    <w:rsid w:val="002B64A7"/>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6EC2"/>
    <w:rsid w:val="002C7743"/>
    <w:rsid w:val="002C7C59"/>
    <w:rsid w:val="002D0013"/>
    <w:rsid w:val="002D03AF"/>
    <w:rsid w:val="002D0683"/>
    <w:rsid w:val="002D07DC"/>
    <w:rsid w:val="002D0ADD"/>
    <w:rsid w:val="002D1756"/>
    <w:rsid w:val="002D1B68"/>
    <w:rsid w:val="002D1C42"/>
    <w:rsid w:val="002D1C95"/>
    <w:rsid w:val="002D1D32"/>
    <w:rsid w:val="002D223D"/>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D79A5"/>
    <w:rsid w:val="002E0B2D"/>
    <w:rsid w:val="002E1246"/>
    <w:rsid w:val="002E1494"/>
    <w:rsid w:val="002E16A0"/>
    <w:rsid w:val="002E1C2D"/>
    <w:rsid w:val="002E1F7C"/>
    <w:rsid w:val="002E25FA"/>
    <w:rsid w:val="002E2872"/>
    <w:rsid w:val="002E2D21"/>
    <w:rsid w:val="002E2F5E"/>
    <w:rsid w:val="002E2F77"/>
    <w:rsid w:val="002E32A4"/>
    <w:rsid w:val="002E35F2"/>
    <w:rsid w:val="002E363E"/>
    <w:rsid w:val="002E36F6"/>
    <w:rsid w:val="002E37FE"/>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C91"/>
    <w:rsid w:val="002E7DBF"/>
    <w:rsid w:val="002F05AB"/>
    <w:rsid w:val="002F0D57"/>
    <w:rsid w:val="002F2138"/>
    <w:rsid w:val="002F23F4"/>
    <w:rsid w:val="002F3285"/>
    <w:rsid w:val="002F3DF8"/>
    <w:rsid w:val="002F400D"/>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2976"/>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59A"/>
    <w:rsid w:val="0031362F"/>
    <w:rsid w:val="00313A96"/>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1F5C"/>
    <w:rsid w:val="0032207A"/>
    <w:rsid w:val="0032264F"/>
    <w:rsid w:val="0032272D"/>
    <w:rsid w:val="0032354C"/>
    <w:rsid w:val="00323A00"/>
    <w:rsid w:val="00323E62"/>
    <w:rsid w:val="00324F67"/>
    <w:rsid w:val="00324FC5"/>
    <w:rsid w:val="00325B5F"/>
    <w:rsid w:val="00325E8B"/>
    <w:rsid w:val="00325F7A"/>
    <w:rsid w:val="003266E4"/>
    <w:rsid w:val="003267E3"/>
    <w:rsid w:val="00326B32"/>
    <w:rsid w:val="00326F4B"/>
    <w:rsid w:val="0032754E"/>
    <w:rsid w:val="00327E5C"/>
    <w:rsid w:val="00331970"/>
    <w:rsid w:val="00331AAC"/>
    <w:rsid w:val="00331E35"/>
    <w:rsid w:val="00332029"/>
    <w:rsid w:val="003322EC"/>
    <w:rsid w:val="00332495"/>
    <w:rsid w:val="003324F4"/>
    <w:rsid w:val="00332B43"/>
    <w:rsid w:val="00333469"/>
    <w:rsid w:val="0033353E"/>
    <w:rsid w:val="00333885"/>
    <w:rsid w:val="00333923"/>
    <w:rsid w:val="00333E7A"/>
    <w:rsid w:val="00333EA5"/>
    <w:rsid w:val="00334A4F"/>
    <w:rsid w:val="003351A7"/>
    <w:rsid w:val="00335C71"/>
    <w:rsid w:val="00335D7D"/>
    <w:rsid w:val="00335ED8"/>
    <w:rsid w:val="00335FA7"/>
    <w:rsid w:val="00336BEB"/>
    <w:rsid w:val="0033708B"/>
    <w:rsid w:val="00337485"/>
    <w:rsid w:val="003374EB"/>
    <w:rsid w:val="00337629"/>
    <w:rsid w:val="003377C0"/>
    <w:rsid w:val="00337AD4"/>
    <w:rsid w:val="00340D4E"/>
    <w:rsid w:val="0034238C"/>
    <w:rsid w:val="003424FF"/>
    <w:rsid w:val="00342671"/>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4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61E"/>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0AB"/>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6DFE"/>
    <w:rsid w:val="00397245"/>
    <w:rsid w:val="00397483"/>
    <w:rsid w:val="00397AD8"/>
    <w:rsid w:val="00397C80"/>
    <w:rsid w:val="003A03BE"/>
    <w:rsid w:val="003A0665"/>
    <w:rsid w:val="003A077E"/>
    <w:rsid w:val="003A1218"/>
    <w:rsid w:val="003A1438"/>
    <w:rsid w:val="003A174C"/>
    <w:rsid w:val="003A18BB"/>
    <w:rsid w:val="003A19AC"/>
    <w:rsid w:val="003A272E"/>
    <w:rsid w:val="003A2B8C"/>
    <w:rsid w:val="003A34B4"/>
    <w:rsid w:val="003A3A36"/>
    <w:rsid w:val="003A3B5B"/>
    <w:rsid w:val="003A3EEF"/>
    <w:rsid w:val="003A42A3"/>
    <w:rsid w:val="003A46C7"/>
    <w:rsid w:val="003A485D"/>
    <w:rsid w:val="003A4ACC"/>
    <w:rsid w:val="003A51C4"/>
    <w:rsid w:val="003A57AA"/>
    <w:rsid w:val="003A5BA2"/>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3D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5AE"/>
    <w:rsid w:val="003F3A8A"/>
    <w:rsid w:val="003F3FBD"/>
    <w:rsid w:val="003F4A05"/>
    <w:rsid w:val="003F4FC4"/>
    <w:rsid w:val="003F5869"/>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17957"/>
    <w:rsid w:val="004208E6"/>
    <w:rsid w:val="00420C48"/>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249D"/>
    <w:rsid w:val="00433100"/>
    <w:rsid w:val="00433252"/>
    <w:rsid w:val="004338A0"/>
    <w:rsid w:val="00433ABB"/>
    <w:rsid w:val="00433BFC"/>
    <w:rsid w:val="00434354"/>
    <w:rsid w:val="0043482D"/>
    <w:rsid w:val="00435259"/>
    <w:rsid w:val="004367C4"/>
    <w:rsid w:val="004371CE"/>
    <w:rsid w:val="00437599"/>
    <w:rsid w:val="00437BA6"/>
    <w:rsid w:val="00437F62"/>
    <w:rsid w:val="00437F86"/>
    <w:rsid w:val="00440309"/>
    <w:rsid w:val="00441D07"/>
    <w:rsid w:val="00442236"/>
    <w:rsid w:val="0044258F"/>
    <w:rsid w:val="004429AB"/>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239F"/>
    <w:rsid w:val="00453AAA"/>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2D08"/>
    <w:rsid w:val="0047374E"/>
    <w:rsid w:val="00473801"/>
    <w:rsid w:val="00473F8E"/>
    <w:rsid w:val="0047466A"/>
    <w:rsid w:val="004746DB"/>
    <w:rsid w:val="00474E64"/>
    <w:rsid w:val="00475513"/>
    <w:rsid w:val="00475A22"/>
    <w:rsid w:val="00475B1C"/>
    <w:rsid w:val="0047645F"/>
    <w:rsid w:val="004766DC"/>
    <w:rsid w:val="00476C43"/>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10E"/>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1CB"/>
    <w:rsid w:val="004B32C3"/>
    <w:rsid w:val="004B363E"/>
    <w:rsid w:val="004B3C2B"/>
    <w:rsid w:val="004B3E85"/>
    <w:rsid w:val="004B40A3"/>
    <w:rsid w:val="004B449A"/>
    <w:rsid w:val="004B4800"/>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3C9"/>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041"/>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4BE"/>
    <w:rsid w:val="004E3A52"/>
    <w:rsid w:val="004E47BE"/>
    <w:rsid w:val="004E50CF"/>
    <w:rsid w:val="004E55FA"/>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421"/>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892"/>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347F"/>
    <w:rsid w:val="005244EC"/>
    <w:rsid w:val="005251E1"/>
    <w:rsid w:val="00525402"/>
    <w:rsid w:val="0052565F"/>
    <w:rsid w:val="00525695"/>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0B"/>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6B58"/>
    <w:rsid w:val="005478AD"/>
    <w:rsid w:val="005500A0"/>
    <w:rsid w:val="0055136E"/>
    <w:rsid w:val="00551547"/>
    <w:rsid w:val="00551AAB"/>
    <w:rsid w:val="00551CFA"/>
    <w:rsid w:val="00552136"/>
    <w:rsid w:val="00552556"/>
    <w:rsid w:val="005529CF"/>
    <w:rsid w:val="00552B9B"/>
    <w:rsid w:val="00553576"/>
    <w:rsid w:val="0055381D"/>
    <w:rsid w:val="005542CC"/>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B2D"/>
    <w:rsid w:val="00571CC3"/>
    <w:rsid w:val="00572CD6"/>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1262"/>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504"/>
    <w:rsid w:val="0059080E"/>
    <w:rsid w:val="00590901"/>
    <w:rsid w:val="00590BA3"/>
    <w:rsid w:val="00590C2F"/>
    <w:rsid w:val="00591E5E"/>
    <w:rsid w:val="00592BDE"/>
    <w:rsid w:val="00592C83"/>
    <w:rsid w:val="005931C9"/>
    <w:rsid w:val="0059437A"/>
    <w:rsid w:val="005943D5"/>
    <w:rsid w:val="00594555"/>
    <w:rsid w:val="00594CA9"/>
    <w:rsid w:val="00594D08"/>
    <w:rsid w:val="00594E5F"/>
    <w:rsid w:val="00594F82"/>
    <w:rsid w:val="0059564F"/>
    <w:rsid w:val="005962E4"/>
    <w:rsid w:val="00596C3A"/>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A5E"/>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75D"/>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EBE"/>
    <w:rsid w:val="005C7F1A"/>
    <w:rsid w:val="005D017E"/>
    <w:rsid w:val="005D02D3"/>
    <w:rsid w:val="005D052F"/>
    <w:rsid w:val="005D0D86"/>
    <w:rsid w:val="005D0E8F"/>
    <w:rsid w:val="005D121D"/>
    <w:rsid w:val="005D193E"/>
    <w:rsid w:val="005D1CA2"/>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399"/>
    <w:rsid w:val="0062555E"/>
    <w:rsid w:val="006258B0"/>
    <w:rsid w:val="00625971"/>
    <w:rsid w:val="00626525"/>
    <w:rsid w:val="00626622"/>
    <w:rsid w:val="00626925"/>
    <w:rsid w:val="006269DB"/>
    <w:rsid w:val="00626A6B"/>
    <w:rsid w:val="00626E41"/>
    <w:rsid w:val="006270EE"/>
    <w:rsid w:val="00627CB7"/>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0716"/>
    <w:rsid w:val="006411CF"/>
    <w:rsid w:val="00642A6F"/>
    <w:rsid w:val="00642F44"/>
    <w:rsid w:val="0064395F"/>
    <w:rsid w:val="00643A07"/>
    <w:rsid w:val="006441C6"/>
    <w:rsid w:val="00645582"/>
    <w:rsid w:val="0064587A"/>
    <w:rsid w:val="00645B16"/>
    <w:rsid w:val="00645E0B"/>
    <w:rsid w:val="00645F9A"/>
    <w:rsid w:val="00646012"/>
    <w:rsid w:val="00646845"/>
    <w:rsid w:val="006468F1"/>
    <w:rsid w:val="0064691E"/>
    <w:rsid w:val="00646AD4"/>
    <w:rsid w:val="00646D7F"/>
    <w:rsid w:val="00647569"/>
    <w:rsid w:val="006477D0"/>
    <w:rsid w:val="00647C52"/>
    <w:rsid w:val="00647DD6"/>
    <w:rsid w:val="006501DB"/>
    <w:rsid w:val="0065038E"/>
    <w:rsid w:val="00650942"/>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3D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54B"/>
    <w:rsid w:val="00672750"/>
    <w:rsid w:val="00672803"/>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4D67"/>
    <w:rsid w:val="006A50F6"/>
    <w:rsid w:val="006A5416"/>
    <w:rsid w:val="006A57BB"/>
    <w:rsid w:val="006A5859"/>
    <w:rsid w:val="006A58BB"/>
    <w:rsid w:val="006A5F6C"/>
    <w:rsid w:val="006A6079"/>
    <w:rsid w:val="006A6142"/>
    <w:rsid w:val="006A6991"/>
    <w:rsid w:val="006A6AAF"/>
    <w:rsid w:val="006A6B48"/>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9B"/>
    <w:rsid w:val="006B5EBE"/>
    <w:rsid w:val="006B6145"/>
    <w:rsid w:val="006B617F"/>
    <w:rsid w:val="006B6542"/>
    <w:rsid w:val="006B6BE7"/>
    <w:rsid w:val="006B6F37"/>
    <w:rsid w:val="006B7BD7"/>
    <w:rsid w:val="006C021A"/>
    <w:rsid w:val="006C0477"/>
    <w:rsid w:val="006C0EE4"/>
    <w:rsid w:val="006C11FC"/>
    <w:rsid w:val="006C1443"/>
    <w:rsid w:val="006C25BD"/>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BDC"/>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68B"/>
    <w:rsid w:val="006F391D"/>
    <w:rsid w:val="006F3ACF"/>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257"/>
    <w:rsid w:val="006F73F6"/>
    <w:rsid w:val="006F78FA"/>
    <w:rsid w:val="006F7C81"/>
    <w:rsid w:val="006F7D5F"/>
    <w:rsid w:val="006F7DEB"/>
    <w:rsid w:val="006F7F4B"/>
    <w:rsid w:val="00700174"/>
    <w:rsid w:val="00700411"/>
    <w:rsid w:val="0070088A"/>
    <w:rsid w:val="007009D0"/>
    <w:rsid w:val="00701301"/>
    <w:rsid w:val="00701983"/>
    <w:rsid w:val="00701DB1"/>
    <w:rsid w:val="007021DF"/>
    <w:rsid w:val="0070278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333"/>
    <w:rsid w:val="007124D4"/>
    <w:rsid w:val="00712A8B"/>
    <w:rsid w:val="00712E39"/>
    <w:rsid w:val="0071339E"/>
    <w:rsid w:val="00713DE4"/>
    <w:rsid w:val="00714221"/>
    <w:rsid w:val="00714332"/>
    <w:rsid w:val="00714720"/>
    <w:rsid w:val="00714C03"/>
    <w:rsid w:val="007152A4"/>
    <w:rsid w:val="007154F4"/>
    <w:rsid w:val="00716308"/>
    <w:rsid w:val="007166B3"/>
    <w:rsid w:val="007169BE"/>
    <w:rsid w:val="00717310"/>
    <w:rsid w:val="00717541"/>
    <w:rsid w:val="00717669"/>
    <w:rsid w:val="007177EF"/>
    <w:rsid w:val="00717875"/>
    <w:rsid w:val="00717A70"/>
    <w:rsid w:val="00720205"/>
    <w:rsid w:val="00720D48"/>
    <w:rsid w:val="00721076"/>
    <w:rsid w:val="007213C1"/>
    <w:rsid w:val="00721807"/>
    <w:rsid w:val="00721D51"/>
    <w:rsid w:val="00721E18"/>
    <w:rsid w:val="00721F70"/>
    <w:rsid w:val="007223BD"/>
    <w:rsid w:val="00723193"/>
    <w:rsid w:val="00723241"/>
    <w:rsid w:val="007232A8"/>
    <w:rsid w:val="00723301"/>
    <w:rsid w:val="00723913"/>
    <w:rsid w:val="007240BB"/>
    <w:rsid w:val="00724A3D"/>
    <w:rsid w:val="00725680"/>
    <w:rsid w:val="00725743"/>
    <w:rsid w:val="00726098"/>
    <w:rsid w:val="00726144"/>
    <w:rsid w:val="0072652A"/>
    <w:rsid w:val="007266CB"/>
    <w:rsid w:val="00730206"/>
    <w:rsid w:val="00730636"/>
    <w:rsid w:val="0073098E"/>
    <w:rsid w:val="00730A54"/>
    <w:rsid w:val="00730AF4"/>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3EE"/>
    <w:rsid w:val="00742883"/>
    <w:rsid w:val="007429B7"/>
    <w:rsid w:val="007430F6"/>
    <w:rsid w:val="007443B6"/>
    <w:rsid w:val="0074456B"/>
    <w:rsid w:val="00744C6C"/>
    <w:rsid w:val="007450BA"/>
    <w:rsid w:val="0074595E"/>
    <w:rsid w:val="00745A6A"/>
    <w:rsid w:val="00745C3B"/>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B34"/>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B04"/>
    <w:rsid w:val="00767C68"/>
    <w:rsid w:val="00767D50"/>
    <w:rsid w:val="00767EDF"/>
    <w:rsid w:val="00770076"/>
    <w:rsid w:val="007706F2"/>
    <w:rsid w:val="00771550"/>
    <w:rsid w:val="0077161A"/>
    <w:rsid w:val="00771772"/>
    <w:rsid w:val="00771D6B"/>
    <w:rsid w:val="00772235"/>
    <w:rsid w:val="0077227B"/>
    <w:rsid w:val="00772CFA"/>
    <w:rsid w:val="0077305E"/>
    <w:rsid w:val="00773102"/>
    <w:rsid w:val="007733CB"/>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5A3"/>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790"/>
    <w:rsid w:val="007A0B2B"/>
    <w:rsid w:val="007A1199"/>
    <w:rsid w:val="007A226D"/>
    <w:rsid w:val="007A3874"/>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16C"/>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6EF"/>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1FF"/>
    <w:rsid w:val="007E0C8E"/>
    <w:rsid w:val="007E128C"/>
    <w:rsid w:val="007E1B90"/>
    <w:rsid w:val="007E20E5"/>
    <w:rsid w:val="007E2EFF"/>
    <w:rsid w:val="007E2F8A"/>
    <w:rsid w:val="007E3103"/>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1E6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CCB"/>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1FD7"/>
    <w:rsid w:val="00812879"/>
    <w:rsid w:val="00812B17"/>
    <w:rsid w:val="00813A34"/>
    <w:rsid w:val="00813AED"/>
    <w:rsid w:val="00813E31"/>
    <w:rsid w:val="0081415A"/>
    <w:rsid w:val="008142A6"/>
    <w:rsid w:val="00814E9D"/>
    <w:rsid w:val="00814FB5"/>
    <w:rsid w:val="008162F2"/>
    <w:rsid w:val="008166B9"/>
    <w:rsid w:val="008169F6"/>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4004"/>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A40"/>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06F3"/>
    <w:rsid w:val="00861D5E"/>
    <w:rsid w:val="00861DB7"/>
    <w:rsid w:val="00861FEA"/>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3F2"/>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162B"/>
    <w:rsid w:val="00891BD8"/>
    <w:rsid w:val="00891DE3"/>
    <w:rsid w:val="00893AAB"/>
    <w:rsid w:val="00894221"/>
    <w:rsid w:val="008949BF"/>
    <w:rsid w:val="008949FD"/>
    <w:rsid w:val="00895307"/>
    <w:rsid w:val="00895629"/>
    <w:rsid w:val="008958D0"/>
    <w:rsid w:val="00895D5E"/>
    <w:rsid w:val="00896143"/>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C7B"/>
    <w:rsid w:val="008A1ED7"/>
    <w:rsid w:val="008A2388"/>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0EA7"/>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3BD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242"/>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1910"/>
    <w:rsid w:val="009023C3"/>
    <w:rsid w:val="0090296F"/>
    <w:rsid w:val="00902CBB"/>
    <w:rsid w:val="00903228"/>
    <w:rsid w:val="0090370B"/>
    <w:rsid w:val="009038ED"/>
    <w:rsid w:val="00903A2A"/>
    <w:rsid w:val="00903E34"/>
    <w:rsid w:val="009040F9"/>
    <w:rsid w:val="00904A3D"/>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4EA8"/>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BD2"/>
    <w:rsid w:val="00937E83"/>
    <w:rsid w:val="009407CD"/>
    <w:rsid w:val="00940A64"/>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3F0A"/>
    <w:rsid w:val="00954DD3"/>
    <w:rsid w:val="00954E68"/>
    <w:rsid w:val="00955025"/>
    <w:rsid w:val="00955908"/>
    <w:rsid w:val="009559EB"/>
    <w:rsid w:val="00955BC2"/>
    <w:rsid w:val="0095622D"/>
    <w:rsid w:val="009562C2"/>
    <w:rsid w:val="00957314"/>
    <w:rsid w:val="009574E0"/>
    <w:rsid w:val="00957879"/>
    <w:rsid w:val="00957E71"/>
    <w:rsid w:val="00960013"/>
    <w:rsid w:val="0096012F"/>
    <w:rsid w:val="00960740"/>
    <w:rsid w:val="00960960"/>
    <w:rsid w:val="00960BD3"/>
    <w:rsid w:val="00960CA8"/>
    <w:rsid w:val="00962397"/>
    <w:rsid w:val="00962F4B"/>
    <w:rsid w:val="0096317C"/>
    <w:rsid w:val="009632AE"/>
    <w:rsid w:val="00963733"/>
    <w:rsid w:val="009644F4"/>
    <w:rsid w:val="0096500B"/>
    <w:rsid w:val="009653BF"/>
    <w:rsid w:val="009659AE"/>
    <w:rsid w:val="0096600F"/>
    <w:rsid w:val="009668D6"/>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89A"/>
    <w:rsid w:val="00976C13"/>
    <w:rsid w:val="00976D1A"/>
    <w:rsid w:val="00976FE6"/>
    <w:rsid w:val="00977799"/>
    <w:rsid w:val="0098023D"/>
    <w:rsid w:val="0098027F"/>
    <w:rsid w:val="0098098F"/>
    <w:rsid w:val="009812AE"/>
    <w:rsid w:val="0098145E"/>
    <w:rsid w:val="00981CBD"/>
    <w:rsid w:val="00981D68"/>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2568"/>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6F7"/>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064"/>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922"/>
    <w:rsid w:val="00A04BAB"/>
    <w:rsid w:val="00A050BA"/>
    <w:rsid w:val="00A05D6E"/>
    <w:rsid w:val="00A06C32"/>
    <w:rsid w:val="00A06C50"/>
    <w:rsid w:val="00A06EFA"/>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6D5"/>
    <w:rsid w:val="00A308E2"/>
    <w:rsid w:val="00A30F8D"/>
    <w:rsid w:val="00A31120"/>
    <w:rsid w:val="00A316F4"/>
    <w:rsid w:val="00A31786"/>
    <w:rsid w:val="00A32145"/>
    <w:rsid w:val="00A323C8"/>
    <w:rsid w:val="00A32714"/>
    <w:rsid w:val="00A32D70"/>
    <w:rsid w:val="00A33926"/>
    <w:rsid w:val="00A33B4B"/>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668"/>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032"/>
    <w:rsid w:val="00A63984"/>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285C"/>
    <w:rsid w:val="00A73084"/>
    <w:rsid w:val="00A73120"/>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407"/>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9A0"/>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BCA"/>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3EBF"/>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1D9A"/>
    <w:rsid w:val="00B01ED5"/>
    <w:rsid w:val="00B02A9A"/>
    <w:rsid w:val="00B035D3"/>
    <w:rsid w:val="00B03B0D"/>
    <w:rsid w:val="00B04148"/>
    <w:rsid w:val="00B05845"/>
    <w:rsid w:val="00B05B16"/>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3C5"/>
    <w:rsid w:val="00B25542"/>
    <w:rsid w:val="00B25774"/>
    <w:rsid w:val="00B25CF5"/>
    <w:rsid w:val="00B25F46"/>
    <w:rsid w:val="00B25F49"/>
    <w:rsid w:val="00B2644D"/>
    <w:rsid w:val="00B27CC5"/>
    <w:rsid w:val="00B27DC6"/>
    <w:rsid w:val="00B27F44"/>
    <w:rsid w:val="00B30224"/>
    <w:rsid w:val="00B308EC"/>
    <w:rsid w:val="00B30902"/>
    <w:rsid w:val="00B30B47"/>
    <w:rsid w:val="00B31BBB"/>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552"/>
    <w:rsid w:val="00B35DD1"/>
    <w:rsid w:val="00B35E4B"/>
    <w:rsid w:val="00B35EC5"/>
    <w:rsid w:val="00B369E9"/>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AB5"/>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429"/>
    <w:rsid w:val="00B67710"/>
    <w:rsid w:val="00B7063F"/>
    <w:rsid w:val="00B708F2"/>
    <w:rsid w:val="00B70EDE"/>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B8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23A"/>
    <w:rsid w:val="00B93679"/>
    <w:rsid w:val="00B93A9A"/>
    <w:rsid w:val="00B945DF"/>
    <w:rsid w:val="00B9496F"/>
    <w:rsid w:val="00B949FD"/>
    <w:rsid w:val="00B94C7C"/>
    <w:rsid w:val="00B951E2"/>
    <w:rsid w:val="00B95976"/>
    <w:rsid w:val="00B96286"/>
    <w:rsid w:val="00B96759"/>
    <w:rsid w:val="00B96D8F"/>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5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36B"/>
    <w:rsid w:val="00BB2944"/>
    <w:rsid w:val="00BB350A"/>
    <w:rsid w:val="00BB35EF"/>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D7DAA"/>
    <w:rsid w:val="00BE0112"/>
    <w:rsid w:val="00BE01BD"/>
    <w:rsid w:val="00BE0299"/>
    <w:rsid w:val="00BE0419"/>
    <w:rsid w:val="00BE09AC"/>
    <w:rsid w:val="00BE0A7C"/>
    <w:rsid w:val="00BE0AC0"/>
    <w:rsid w:val="00BE0B7F"/>
    <w:rsid w:val="00BE1845"/>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0DF5"/>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2B7"/>
    <w:rsid w:val="00BF689D"/>
    <w:rsid w:val="00BF6D66"/>
    <w:rsid w:val="00BF72F4"/>
    <w:rsid w:val="00BF73D2"/>
    <w:rsid w:val="00C00132"/>
    <w:rsid w:val="00C00DF1"/>
    <w:rsid w:val="00C00F63"/>
    <w:rsid w:val="00C0108E"/>
    <w:rsid w:val="00C01768"/>
    <w:rsid w:val="00C01DAE"/>
    <w:rsid w:val="00C02117"/>
    <w:rsid w:val="00C0235C"/>
    <w:rsid w:val="00C02829"/>
    <w:rsid w:val="00C02978"/>
    <w:rsid w:val="00C030E2"/>
    <w:rsid w:val="00C0363D"/>
    <w:rsid w:val="00C03C85"/>
    <w:rsid w:val="00C03C8A"/>
    <w:rsid w:val="00C03E43"/>
    <w:rsid w:val="00C04377"/>
    <w:rsid w:val="00C04682"/>
    <w:rsid w:val="00C04FB1"/>
    <w:rsid w:val="00C052B6"/>
    <w:rsid w:val="00C0557A"/>
    <w:rsid w:val="00C05737"/>
    <w:rsid w:val="00C05C04"/>
    <w:rsid w:val="00C064ED"/>
    <w:rsid w:val="00C07449"/>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342"/>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0D9"/>
    <w:rsid w:val="00C37D03"/>
    <w:rsid w:val="00C40741"/>
    <w:rsid w:val="00C407D6"/>
    <w:rsid w:val="00C40AFD"/>
    <w:rsid w:val="00C40DFC"/>
    <w:rsid w:val="00C41216"/>
    <w:rsid w:val="00C414D3"/>
    <w:rsid w:val="00C41649"/>
    <w:rsid w:val="00C4181C"/>
    <w:rsid w:val="00C41A58"/>
    <w:rsid w:val="00C42000"/>
    <w:rsid w:val="00C427EC"/>
    <w:rsid w:val="00C4344D"/>
    <w:rsid w:val="00C43900"/>
    <w:rsid w:val="00C44590"/>
    <w:rsid w:val="00C44991"/>
    <w:rsid w:val="00C44A47"/>
    <w:rsid w:val="00C451BA"/>
    <w:rsid w:val="00C454A0"/>
    <w:rsid w:val="00C4582F"/>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21B"/>
    <w:rsid w:val="00C5280B"/>
    <w:rsid w:val="00C52C81"/>
    <w:rsid w:val="00C52F4F"/>
    <w:rsid w:val="00C5339B"/>
    <w:rsid w:val="00C53F76"/>
    <w:rsid w:val="00C542A7"/>
    <w:rsid w:val="00C54467"/>
    <w:rsid w:val="00C55112"/>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764"/>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935"/>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011"/>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983"/>
    <w:rsid w:val="00CA5B4B"/>
    <w:rsid w:val="00CA5E62"/>
    <w:rsid w:val="00CA623E"/>
    <w:rsid w:val="00CA63E2"/>
    <w:rsid w:val="00CA6948"/>
    <w:rsid w:val="00CA69FF"/>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D1A"/>
    <w:rsid w:val="00CB7F7B"/>
    <w:rsid w:val="00CC0A72"/>
    <w:rsid w:val="00CC0B02"/>
    <w:rsid w:val="00CC13FA"/>
    <w:rsid w:val="00CC199B"/>
    <w:rsid w:val="00CC22F7"/>
    <w:rsid w:val="00CC2600"/>
    <w:rsid w:val="00CC292E"/>
    <w:rsid w:val="00CC2BB7"/>
    <w:rsid w:val="00CC2EBE"/>
    <w:rsid w:val="00CC3AB0"/>
    <w:rsid w:val="00CC3B6A"/>
    <w:rsid w:val="00CC43ED"/>
    <w:rsid w:val="00CC5F2D"/>
    <w:rsid w:val="00CC63A2"/>
    <w:rsid w:val="00CC6967"/>
    <w:rsid w:val="00CC6A0A"/>
    <w:rsid w:val="00CC6AB3"/>
    <w:rsid w:val="00CC6C71"/>
    <w:rsid w:val="00CD0246"/>
    <w:rsid w:val="00CD02B9"/>
    <w:rsid w:val="00CD05E0"/>
    <w:rsid w:val="00CD06B7"/>
    <w:rsid w:val="00CD0944"/>
    <w:rsid w:val="00CD0BAA"/>
    <w:rsid w:val="00CD0D6F"/>
    <w:rsid w:val="00CD11B5"/>
    <w:rsid w:val="00CD179B"/>
    <w:rsid w:val="00CD17EB"/>
    <w:rsid w:val="00CD1A54"/>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1F0C"/>
    <w:rsid w:val="00CF2013"/>
    <w:rsid w:val="00CF206C"/>
    <w:rsid w:val="00CF24D3"/>
    <w:rsid w:val="00CF27C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3D32"/>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688"/>
    <w:rsid w:val="00D2377A"/>
    <w:rsid w:val="00D23999"/>
    <w:rsid w:val="00D23A73"/>
    <w:rsid w:val="00D23B05"/>
    <w:rsid w:val="00D23B08"/>
    <w:rsid w:val="00D240F0"/>
    <w:rsid w:val="00D2411B"/>
    <w:rsid w:val="00D247BD"/>
    <w:rsid w:val="00D2485E"/>
    <w:rsid w:val="00D24BDC"/>
    <w:rsid w:val="00D24C56"/>
    <w:rsid w:val="00D24DC4"/>
    <w:rsid w:val="00D2526D"/>
    <w:rsid w:val="00D255A8"/>
    <w:rsid w:val="00D25B8E"/>
    <w:rsid w:val="00D25C29"/>
    <w:rsid w:val="00D25DF1"/>
    <w:rsid w:val="00D26048"/>
    <w:rsid w:val="00D26153"/>
    <w:rsid w:val="00D2622C"/>
    <w:rsid w:val="00D2681C"/>
    <w:rsid w:val="00D2682C"/>
    <w:rsid w:val="00D26DA2"/>
    <w:rsid w:val="00D27125"/>
    <w:rsid w:val="00D306EF"/>
    <w:rsid w:val="00D30816"/>
    <w:rsid w:val="00D314CA"/>
    <w:rsid w:val="00D31AAA"/>
    <w:rsid w:val="00D31C0C"/>
    <w:rsid w:val="00D31DB0"/>
    <w:rsid w:val="00D31DEE"/>
    <w:rsid w:val="00D32032"/>
    <w:rsid w:val="00D32B29"/>
    <w:rsid w:val="00D32CCA"/>
    <w:rsid w:val="00D3356B"/>
    <w:rsid w:val="00D337EF"/>
    <w:rsid w:val="00D339DD"/>
    <w:rsid w:val="00D33A31"/>
    <w:rsid w:val="00D33CC1"/>
    <w:rsid w:val="00D3400E"/>
    <w:rsid w:val="00D34073"/>
    <w:rsid w:val="00D346ED"/>
    <w:rsid w:val="00D34E41"/>
    <w:rsid w:val="00D34FE3"/>
    <w:rsid w:val="00D357DE"/>
    <w:rsid w:val="00D35B50"/>
    <w:rsid w:val="00D35BBC"/>
    <w:rsid w:val="00D35BD9"/>
    <w:rsid w:val="00D361D9"/>
    <w:rsid w:val="00D36B4E"/>
    <w:rsid w:val="00D36D6E"/>
    <w:rsid w:val="00D36DED"/>
    <w:rsid w:val="00D36F54"/>
    <w:rsid w:val="00D378AE"/>
    <w:rsid w:val="00D37B94"/>
    <w:rsid w:val="00D37D1F"/>
    <w:rsid w:val="00D37EA8"/>
    <w:rsid w:val="00D4064B"/>
    <w:rsid w:val="00D412DF"/>
    <w:rsid w:val="00D41412"/>
    <w:rsid w:val="00D414E1"/>
    <w:rsid w:val="00D423C0"/>
    <w:rsid w:val="00D42624"/>
    <w:rsid w:val="00D426A6"/>
    <w:rsid w:val="00D42ACE"/>
    <w:rsid w:val="00D4354D"/>
    <w:rsid w:val="00D45479"/>
    <w:rsid w:val="00D46215"/>
    <w:rsid w:val="00D467F9"/>
    <w:rsid w:val="00D471F3"/>
    <w:rsid w:val="00D4773C"/>
    <w:rsid w:val="00D47815"/>
    <w:rsid w:val="00D503A6"/>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4F0"/>
    <w:rsid w:val="00D575AD"/>
    <w:rsid w:val="00D575DD"/>
    <w:rsid w:val="00D57AB5"/>
    <w:rsid w:val="00D57CAA"/>
    <w:rsid w:val="00D607E9"/>
    <w:rsid w:val="00D60B98"/>
    <w:rsid w:val="00D61640"/>
    <w:rsid w:val="00D617EF"/>
    <w:rsid w:val="00D61B81"/>
    <w:rsid w:val="00D61EA7"/>
    <w:rsid w:val="00D623AF"/>
    <w:rsid w:val="00D62FC7"/>
    <w:rsid w:val="00D62FD7"/>
    <w:rsid w:val="00D631F3"/>
    <w:rsid w:val="00D63560"/>
    <w:rsid w:val="00D63752"/>
    <w:rsid w:val="00D63883"/>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4972"/>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9CD"/>
    <w:rsid w:val="00D83C6C"/>
    <w:rsid w:val="00D83D7F"/>
    <w:rsid w:val="00D83D85"/>
    <w:rsid w:val="00D83FFD"/>
    <w:rsid w:val="00D84430"/>
    <w:rsid w:val="00D8484F"/>
    <w:rsid w:val="00D851F2"/>
    <w:rsid w:val="00D85718"/>
    <w:rsid w:val="00D8576F"/>
    <w:rsid w:val="00D8659F"/>
    <w:rsid w:val="00D86D0E"/>
    <w:rsid w:val="00D87370"/>
    <w:rsid w:val="00D873F7"/>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01"/>
    <w:rsid w:val="00DB0115"/>
    <w:rsid w:val="00DB0A45"/>
    <w:rsid w:val="00DB12A2"/>
    <w:rsid w:val="00DB16E0"/>
    <w:rsid w:val="00DB1710"/>
    <w:rsid w:val="00DB1AEE"/>
    <w:rsid w:val="00DB221E"/>
    <w:rsid w:val="00DB2307"/>
    <w:rsid w:val="00DB2389"/>
    <w:rsid w:val="00DB242A"/>
    <w:rsid w:val="00DB2932"/>
    <w:rsid w:val="00DB3813"/>
    <w:rsid w:val="00DB3943"/>
    <w:rsid w:val="00DB3BE4"/>
    <w:rsid w:val="00DB3FCF"/>
    <w:rsid w:val="00DB47E0"/>
    <w:rsid w:val="00DB4ED1"/>
    <w:rsid w:val="00DB5129"/>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5B6"/>
    <w:rsid w:val="00DC38D1"/>
    <w:rsid w:val="00DC44F4"/>
    <w:rsid w:val="00DC4534"/>
    <w:rsid w:val="00DC51E2"/>
    <w:rsid w:val="00DC5F70"/>
    <w:rsid w:val="00DC684C"/>
    <w:rsid w:val="00DC6A58"/>
    <w:rsid w:val="00DC6A66"/>
    <w:rsid w:val="00DC720A"/>
    <w:rsid w:val="00DC7364"/>
    <w:rsid w:val="00DC74DF"/>
    <w:rsid w:val="00DC76F4"/>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632"/>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25"/>
    <w:rsid w:val="00DE579D"/>
    <w:rsid w:val="00DE585D"/>
    <w:rsid w:val="00DE5DC8"/>
    <w:rsid w:val="00DE5F14"/>
    <w:rsid w:val="00DE626F"/>
    <w:rsid w:val="00DE63E2"/>
    <w:rsid w:val="00DE658D"/>
    <w:rsid w:val="00DE6D17"/>
    <w:rsid w:val="00DE6D48"/>
    <w:rsid w:val="00DE6F39"/>
    <w:rsid w:val="00DE78EA"/>
    <w:rsid w:val="00DE7985"/>
    <w:rsid w:val="00DE7B91"/>
    <w:rsid w:val="00DE7D8B"/>
    <w:rsid w:val="00DF063F"/>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2DA9"/>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441"/>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405"/>
    <w:rsid w:val="00E32565"/>
    <w:rsid w:val="00E32A82"/>
    <w:rsid w:val="00E33ACD"/>
    <w:rsid w:val="00E33AFE"/>
    <w:rsid w:val="00E349E9"/>
    <w:rsid w:val="00E34E3C"/>
    <w:rsid w:val="00E35230"/>
    <w:rsid w:val="00E35232"/>
    <w:rsid w:val="00E352CD"/>
    <w:rsid w:val="00E3592E"/>
    <w:rsid w:val="00E35EB7"/>
    <w:rsid w:val="00E36260"/>
    <w:rsid w:val="00E36608"/>
    <w:rsid w:val="00E368FA"/>
    <w:rsid w:val="00E36B2B"/>
    <w:rsid w:val="00E3707E"/>
    <w:rsid w:val="00E373B8"/>
    <w:rsid w:val="00E3771B"/>
    <w:rsid w:val="00E37798"/>
    <w:rsid w:val="00E37B08"/>
    <w:rsid w:val="00E40062"/>
    <w:rsid w:val="00E40475"/>
    <w:rsid w:val="00E4064C"/>
    <w:rsid w:val="00E4077F"/>
    <w:rsid w:val="00E40E4D"/>
    <w:rsid w:val="00E41443"/>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93"/>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B0A"/>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67E6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B87"/>
    <w:rsid w:val="00E74D7C"/>
    <w:rsid w:val="00E75116"/>
    <w:rsid w:val="00E75469"/>
    <w:rsid w:val="00E76701"/>
    <w:rsid w:val="00E76C4F"/>
    <w:rsid w:val="00E76F25"/>
    <w:rsid w:val="00E771D3"/>
    <w:rsid w:val="00E774DE"/>
    <w:rsid w:val="00E77C3D"/>
    <w:rsid w:val="00E77D6A"/>
    <w:rsid w:val="00E77F9F"/>
    <w:rsid w:val="00E8036F"/>
    <w:rsid w:val="00E80495"/>
    <w:rsid w:val="00E80D32"/>
    <w:rsid w:val="00E81B22"/>
    <w:rsid w:val="00E81BD7"/>
    <w:rsid w:val="00E81C9C"/>
    <w:rsid w:val="00E81F1F"/>
    <w:rsid w:val="00E820D2"/>
    <w:rsid w:val="00E82135"/>
    <w:rsid w:val="00E8272E"/>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2B4"/>
    <w:rsid w:val="00E91597"/>
    <w:rsid w:val="00E9172F"/>
    <w:rsid w:val="00E91871"/>
    <w:rsid w:val="00E91CEF"/>
    <w:rsid w:val="00E91EB0"/>
    <w:rsid w:val="00E92099"/>
    <w:rsid w:val="00E92748"/>
    <w:rsid w:val="00E9283D"/>
    <w:rsid w:val="00E92A64"/>
    <w:rsid w:val="00E92BBE"/>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4D9A"/>
    <w:rsid w:val="00EE5090"/>
    <w:rsid w:val="00EE5517"/>
    <w:rsid w:val="00EE5CFC"/>
    <w:rsid w:val="00EE621F"/>
    <w:rsid w:val="00EE6AC7"/>
    <w:rsid w:val="00EE6E1F"/>
    <w:rsid w:val="00EE6EB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04E"/>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45BB"/>
    <w:rsid w:val="00F0501B"/>
    <w:rsid w:val="00F05551"/>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901"/>
    <w:rsid w:val="00F17DAC"/>
    <w:rsid w:val="00F17DBF"/>
    <w:rsid w:val="00F20469"/>
    <w:rsid w:val="00F2071C"/>
    <w:rsid w:val="00F2088D"/>
    <w:rsid w:val="00F20B64"/>
    <w:rsid w:val="00F20B90"/>
    <w:rsid w:val="00F2202B"/>
    <w:rsid w:val="00F22332"/>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340"/>
    <w:rsid w:val="00F55A35"/>
    <w:rsid w:val="00F55C77"/>
    <w:rsid w:val="00F566A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BC0"/>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77C96"/>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D5A"/>
    <w:rsid w:val="00F85EE9"/>
    <w:rsid w:val="00F860E6"/>
    <w:rsid w:val="00F8738B"/>
    <w:rsid w:val="00F8746A"/>
    <w:rsid w:val="00F87703"/>
    <w:rsid w:val="00F87A55"/>
    <w:rsid w:val="00F87B8B"/>
    <w:rsid w:val="00F9071A"/>
    <w:rsid w:val="00F9080D"/>
    <w:rsid w:val="00F911E8"/>
    <w:rsid w:val="00F91445"/>
    <w:rsid w:val="00F919C6"/>
    <w:rsid w:val="00F919DE"/>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0C54"/>
    <w:rsid w:val="00FB1936"/>
    <w:rsid w:val="00FB1DCF"/>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5AF7"/>
    <w:rsid w:val="00FB6D31"/>
    <w:rsid w:val="00FC047A"/>
    <w:rsid w:val="00FC06B5"/>
    <w:rsid w:val="00FC0A68"/>
    <w:rsid w:val="00FC0EB2"/>
    <w:rsid w:val="00FC0EDE"/>
    <w:rsid w:val="00FC0F0F"/>
    <w:rsid w:val="00FC0F74"/>
    <w:rsid w:val="00FC1C1C"/>
    <w:rsid w:val="00FC1D5E"/>
    <w:rsid w:val="00FC2195"/>
    <w:rsid w:val="00FC2DF8"/>
    <w:rsid w:val="00FC2E19"/>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053"/>
    <w:rsid w:val="00FE013F"/>
    <w:rsid w:val="00FE01A0"/>
    <w:rsid w:val="00FE0312"/>
    <w:rsid w:val="00FE04EF"/>
    <w:rsid w:val="00FE0706"/>
    <w:rsid w:val="00FE0D6E"/>
    <w:rsid w:val="00FE0FD1"/>
    <w:rsid w:val="00FE19FF"/>
    <w:rsid w:val="00FE2269"/>
    <w:rsid w:val="00FE22DC"/>
    <w:rsid w:val="00FE2CF2"/>
    <w:rsid w:val="00FE306E"/>
    <w:rsid w:val="00FE37BA"/>
    <w:rsid w:val="00FE3E21"/>
    <w:rsid w:val="00FE3EAE"/>
    <w:rsid w:val="00FE437F"/>
    <w:rsid w:val="00FE4AF1"/>
    <w:rsid w:val="00FE52D2"/>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331"/>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942"/>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49010E"/>
    <w:pPr>
      <w:numPr>
        <w:ilvl w:val="1"/>
        <w:numId w:val="34"/>
      </w:numPr>
      <w:spacing w:after="0" w:line="480" w:lineRule="auto"/>
      <w:ind w:left="432"/>
      <w:jc w:val="center"/>
      <w:outlineLvl w:val="1"/>
    </w:pPr>
    <w:rPr>
      <w:rFonts w:ascii="Times New Roman" w:eastAsia="Times New Roman" w:hAnsi="Times New Roman"/>
      <w:b/>
      <w:kern w:val="32"/>
      <w:sz w:val="24"/>
      <w:lang w:eastAsia="zh-CN"/>
    </w:rPr>
  </w:style>
  <w:style w:type="paragraph" w:styleId="Heading3">
    <w:name w:val="heading 3"/>
    <w:basedOn w:val="Heading2"/>
    <w:next w:val="Normal"/>
    <w:link w:val="Heading3Char"/>
    <w:qFormat/>
    <w:rsid w:val="0049010E"/>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49010E"/>
    <w:rPr>
      <w:rFonts w:ascii="Times New Roman" w:eastAsia="Times New Roman" w:hAnsi="Times New Roman"/>
      <w:b/>
      <w:kern w:val="32"/>
      <w:sz w:val="24"/>
      <w:lang w:eastAsia="zh-CN"/>
    </w:rPr>
  </w:style>
  <w:style w:type="character" w:customStyle="1" w:styleId="Heading3Char">
    <w:name w:val="Heading 3 Char"/>
    <w:basedOn w:val="DefaultParagraphFont"/>
    <w:link w:val="Heading3"/>
    <w:rsid w:val="0049010E"/>
    <w:rPr>
      <w:rFonts w:ascii="Times New Roman" w:eastAsia="DengXian Light" w:hAnsi="Times New Roman"/>
      <w:b/>
      <w:kern w:val="32"/>
      <w:sz w:val="24"/>
      <w:lang w:eastAsia="zh-CN"/>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63733"/>
    <w:pPr>
      <w:widowControl w:val="0"/>
      <w:spacing w:after="0" w:line="480" w:lineRule="auto"/>
      <w:ind w:firstLine="533"/>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96373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header" Target="header3.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image" Target="media/image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1/relationships/commentsExtended" Target="commentsExtended.xm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comments" Target="comments.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microsoft.com/office/2018/08/relationships/commentsExtensible" Target="commentsExtensible.xml"/><Relationship Id="rId27" Type="http://schemas.openxmlformats.org/officeDocument/2006/relationships/footer" Target="footer4.xml"/><Relationship Id="rId30" Type="http://schemas.openxmlformats.org/officeDocument/2006/relationships/footer" Target="footer6.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stackexchange.com/sites?view=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5.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54</Pages>
  <Words>57630</Words>
  <Characters>338870</Characters>
  <Application>Microsoft Office Word</Application>
  <DocSecurity>0</DocSecurity>
  <Lines>14733</Lines>
  <Paragraphs>9912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3</cp:revision>
  <cp:lastPrinted>2026-08-29T18:18:00Z</cp:lastPrinted>
  <dcterms:created xsi:type="dcterms:W3CDTF">2026-08-30T01:50:00Z</dcterms:created>
  <dcterms:modified xsi:type="dcterms:W3CDTF">2026-08-30T02:01:00Z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id="m72zElp0"/&gt;&lt;style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