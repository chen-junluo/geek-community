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rsidP="00B36B32">
      <w:pPr>
        <w:pStyle w:val="Paragraph"/>
        <w:pPrChange w:id="1" w:author="Dylan CHEN" w:date="2026-08-29T21:25:00Z" w16du:dateUtc="2026-08-29T13:25:00Z">
          <w:pPr>
            <w:pStyle w:val="NormalWeb"/>
          </w:pPr>
        </w:pPrChange>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rsidP="00B36B32">
      <w:pPr>
        <w:pStyle w:val="Paragraph"/>
        <w:pPrChange w:id="2" w:author="Dylan CHEN" w:date="2026-08-29T21:25:00Z" w16du:dateUtc="2026-08-29T13:25:00Z">
          <w:pPr>
            <w:pStyle w:val="NormalWeb"/>
          </w:pPr>
        </w:pPrChange>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rsidP="00B36B32">
      <w:pPr>
        <w:pStyle w:val="Paragraph"/>
        <w:pPrChange w:id="3" w:author="Dylan CHEN" w:date="2026-08-29T21:25:00Z" w16du:dateUtc="2026-08-29T13:25:00Z">
          <w:pPr>
            <w:pStyle w:val="NormalWeb"/>
          </w:pPr>
        </w:pPrChange>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374122" w:rsidRDefault="00BE7589" w:rsidP="00217EB5">
      <w:pPr>
        <w:pStyle w:val="Paragraph"/>
        <w:rPr>
          <w:b/>
          <w:bCs/>
          <w:rPrChange w:id="4" w:author="Dylan CHEN" w:date="2026-08-29T21:41:00Z" w16du:dateUtc="2026-08-29T13:41:00Z">
            <w:rPr/>
          </w:rPrChange>
        </w:rPr>
        <w:pPrChange w:id="5" w:author="Dylan CHEN" w:date="2026-08-29T21:25:00Z" w16du:dateUtc="2026-08-29T13:25:00Z">
          <w:pPr>
            <w:pStyle w:val="NormalWeb"/>
            <w:spacing w:before="0" w:beforeAutospacing="0" w:after="0" w:afterAutospacing="0"/>
          </w:pPr>
        </w:pPrChange>
      </w:pPr>
      <w:r w:rsidRPr="00374122">
        <w:rPr>
          <w:b/>
          <w:bCs/>
          <w:rPrChange w:id="6" w:author="Dylan CHEN" w:date="2026-08-29T21:41:00Z" w16du:dateUtc="2026-08-29T13:41:00Z">
            <w:rPr/>
          </w:rPrChange>
        </w:rPr>
        <w:t>References</w:t>
      </w:r>
      <w:r w:rsidR="00C66435" w:rsidRPr="00374122">
        <w:rPr>
          <w:b/>
          <w:bCs/>
          <w:rPrChange w:id="7" w:author="Dylan CHEN" w:date="2026-08-29T21:41:00Z" w16du:dateUtc="2026-08-29T13:41:00Z">
            <w:rPr/>
          </w:rPrChange>
        </w:rPr>
        <w:t>:</w:t>
      </w:r>
    </w:p>
    <w:p w14:paraId="0852D9E3" w14:textId="6FF5E2DA" w:rsidR="00BE7589" w:rsidRPr="00313E6C" w:rsidRDefault="00BE7589" w:rsidP="00217EB5">
      <w:pPr>
        <w:pStyle w:val="Paragraph"/>
        <w:pPrChange w:id="8"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rsidP="00217EB5">
      <w:pPr>
        <w:pStyle w:val="Paragraph"/>
        <w:pPrChange w:id="9"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rsidP="00217EB5">
      <w:pPr>
        <w:pStyle w:val="Paragraph"/>
        <w:pPrChange w:id="10" w:author="Dylan CHEN" w:date="2026-08-29T21:25:00Z" w16du:dateUtc="2026-08-29T13:25:00Z">
          <w:pPr>
            <w:pStyle w:val="NormalWeb"/>
            <w:spacing w:before="0" w:beforeAutospacing="0" w:after="0" w:afterAutospacing="0"/>
            <w:ind w:left="360" w:hanging="360"/>
          </w:pPr>
        </w:pPrChange>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rsidP="00217EB5">
      <w:pPr>
        <w:pStyle w:val="Paragraph"/>
        <w:pPrChange w:id="11" w:author="Dylan CHEN" w:date="2026-08-29T21:25:00Z" w16du:dateUtc="2026-08-29T13:25: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rsidP="00217EB5">
      <w:pPr>
        <w:pStyle w:val="Paragraph"/>
        <w:pPrChange w:id="12" w:author="Dylan CHEN" w:date="2026-08-29T21:25:00Z" w16du:dateUtc="2026-08-29T13:25: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ins w:id="13" w:author="Dylan CHEN" w:date="2026-08-29T21:40:00Z" w16du:dateUtc="2026-08-29T13:40:00Z"/>
          <w:rFonts w:hint="eastAsia"/>
        </w:rPr>
      </w:pPr>
      <w:ins w:id="14" w:author="Dylan CHEN" w:date="2026-08-29T21:40:00Z" w16du:dateUtc="2026-08-29T13:40:00Z">
        <w:r w:rsidRPr="00313E6C">
          <w:t>Su, Y., Zhang, K., Wang, Q., &amp; Qiu, L. (2025). Generative AI and human knowledge sharing: Evidence from a natural experiment [Working paper]. SSRN.</w:t>
        </w:r>
      </w:ins>
    </w:p>
    <w:p w14:paraId="48DD6F5F" w14:textId="5481017F" w:rsidR="00BE7589" w:rsidRPr="00313E6C" w:rsidDel="00AB0278" w:rsidRDefault="00BE7589" w:rsidP="00217EB5">
      <w:pPr>
        <w:pStyle w:val="Paragraph"/>
        <w:rPr>
          <w:del w:id="15" w:author="Dylan CHEN" w:date="2026-08-29T21:40:00Z" w16du:dateUtc="2026-08-29T13:40:00Z"/>
        </w:rPr>
        <w:pPrChange w:id="16" w:author="Dylan CHEN" w:date="2026-08-29T21:25:00Z" w16du:dateUtc="2026-08-29T13:25:00Z">
          <w:pPr>
            <w:pStyle w:val="NormalWeb"/>
            <w:spacing w:before="0" w:beforeAutospacing="0" w:after="0" w:afterAutospacing="0"/>
            <w:ind w:left="360" w:hanging="360"/>
          </w:pPr>
        </w:pPrChange>
      </w:pPr>
      <w:del w:id="17" w:author="Dylan CHEN" w:date="2026-08-29T21:40:00Z" w16du:dateUtc="2026-08-29T13:40:00Z">
        <w:r w:rsidRPr="00313E6C" w:rsidDel="00AB0278">
          <w:delText>Su, Y., Zhang, K., Wang, Q., &amp; Qiu, L. (2025). Generative AI and human knowledge sharing: Evidence from a natural experiment [Working paper].</w:delText>
        </w:r>
      </w:del>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8"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5DF4F25B" w:rsidR="00E917F3" w:rsidRDefault="00E917F3" w:rsidP="00B36B32">
      <w:pPr>
        <w:pStyle w:val="Paragraph"/>
        <w:pPrChange w:id="19" w:author="Dylan CHEN" w:date="2026-08-29T21:25:00Z" w16du:dateUtc="2026-08-29T13:25:00Z">
          <w:pPr>
            <w:pStyle w:val="NormalWeb"/>
          </w:pPr>
        </w:pPrChange>
      </w:pPr>
      <w:r>
        <w:t xml:space="preserve">We have addressed this concern as a central focus of the revision. Following your suggestion in Comment SE-5,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ins w:id="20" w:author="Dylan CHEN" w:date="2026-08-30T18:00:00Z" w16du:dateUtc="2026-08-30T10:00:00Z">
        <w:r w:rsidR="004543B1" w:rsidRPr="004543B1">
          <w:t>the crafting decision, which concerns both how good the human answer will be and how it will be produced, if the answerer decides to contribute</w:t>
        </w:r>
      </w:ins>
      <w:del w:id="21" w:author="Dylan CHEN" w:date="2026-08-30T18:00:00Z" w16du:dateUtc="2026-08-30T10:00:00Z">
        <w:r w:rsidDel="004543B1">
          <w:delText xml:space="preserve">the </w:delText>
        </w:r>
        <w:r w:rsidDel="004543B1">
          <w:rPr>
            <w:rStyle w:val="Strong"/>
          </w:rPr>
          <w:delText>quality decision</w:delText>
        </w:r>
        <w:r w:rsidDel="004543B1">
          <w:delText>, or how good the human answer will be if the answerer decides to contribute</w:delText>
        </w:r>
      </w:del>
      <w:r>
        <w:t xml:space="preserve">. </w:t>
      </w:r>
    </w:p>
    <w:p w14:paraId="4FDBBC43" w14:textId="0B0E9D82" w:rsidR="00E917F3" w:rsidRDefault="00E917F3" w:rsidP="00B36B32">
      <w:pPr>
        <w:pStyle w:val="Paragraph"/>
        <w:pPrChange w:id="22" w:author="Dylan CHEN" w:date="2026-08-29T21:25:00Z" w16du:dateUtc="2026-08-29T13:25:00Z">
          <w:pPr>
            <w:pStyle w:val="NormalWeb"/>
          </w:pPr>
        </w:pPrChange>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rsidP="00B36B32">
      <w:pPr>
        <w:pStyle w:val="Paragraph"/>
        <w:pPrChange w:id="23" w:author="Dylan CHEN" w:date="2026-08-29T21:25:00Z" w16du:dateUtc="2026-08-29T13:25:00Z">
          <w:pPr>
            <w:pStyle w:val="NormalWeb"/>
          </w:pPr>
        </w:pPrChange>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3590C96"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ins w:id="24" w:author="Dylan CHEN" w:date="2026-08-30T18:00:00Z" w16du:dateUtc="2026-08-30T10:00:00Z">
        <w:r w:rsidR="004543B1"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del w:id="25" w:author="Dylan CHEN" w:date="2026-08-30T18:00:00Z" w16du:dateUtc="2026-08-30T10:00:00Z">
        <w:r w:rsidDel="004543B1">
          <w:rPr>
            <w:color w:val="000000"/>
          </w:rPr>
          <w:delText>Once a human answerer has decided to contribute, AI-answer quality provides a demonstrated standard that the human answer must meet or exceed to be worth reading.</w:delText>
        </w:r>
      </w:del>
    </w:p>
    <w:p w14:paraId="35B9575B" w14:textId="505B9337" w:rsidR="00E917F3" w:rsidRDefault="00E917F3" w:rsidP="00B36B32">
      <w:pPr>
        <w:pStyle w:val="Paragraph"/>
        <w:pPrChange w:id="26" w:author="Dylan CHEN" w:date="2026-08-29T21:25:00Z" w16du:dateUtc="2026-08-29T13:25:00Z">
          <w:pPr>
            <w:pStyle w:val="NormalWeb"/>
          </w:pPr>
        </w:pPrChange>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ins w:id="27" w:author="Dylan CHEN" w:date="2026-08-30T18:01:00Z" w16du:dateUtc="2026-08-30T10:01:00Z">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ins>
      <w:del w:id="28" w:author="Dylan CHEN" w:date="2026-08-30T18:01:00Z" w16du:dateUtc="2026-08-30T10:01:00Z">
        <w:r w:rsidDel="004543B1">
          <w:delText>while quality is a System 2 decision because it is made after the answerer has committed to answering and must determine how good the submitted answer will be.</w:delText>
        </w:r>
      </w:del>
    </w:p>
    <w:p w14:paraId="22591474" w14:textId="1503890C" w:rsidR="00E917F3" w:rsidRDefault="00E917F3" w:rsidP="00B36B32">
      <w:pPr>
        <w:pStyle w:val="Paragraph"/>
        <w:pPrChange w:id="29" w:author="Dylan CHEN" w:date="2026-08-29T21:25:00Z" w16du:dateUtc="2026-08-29T13:25:00Z">
          <w:pPr>
            <w:pStyle w:val="NormalWeb"/>
          </w:pPr>
        </w:pPrChange>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ins w:id="30" w:author="Dylan CHEN" w:date="2026-08-30T18:01:00Z" w16du:dateUtc="2026-08-30T10:01:00Z">
        <w:r w:rsidR="004543B1" w:rsidRPr="004543B1">
          <w:t>serving as a foundation the answerer can reuse and redirect to lower the cost of producing a high-quality answer</w:t>
        </w:r>
      </w:ins>
      <w:del w:id="31" w:author="Dylan CHEN" w:date="2026-08-30T18:01:00Z" w16du:dateUtc="2026-08-30T10:01:00Z">
        <w:r w:rsidDel="004543B1">
          <w:delText>setting a demonstrated standard</w:delText>
        </w:r>
      </w:del>
      <w:r>
        <w:t>, but the AI label and AI-answer length do not systematically shape human answer quality once the answerer has entered.</w:t>
      </w:r>
    </w:p>
    <w:p w14:paraId="4E726A2D" w14:textId="76211240" w:rsidR="00E917F3" w:rsidRDefault="00E917F3" w:rsidP="00B36B32">
      <w:pPr>
        <w:pStyle w:val="Paragraph"/>
        <w:pPrChange w:id="32" w:author="Dylan CHEN" w:date="2026-08-29T21:25:00Z" w16du:dateUtc="2026-08-29T13:25:00Z">
          <w:pPr>
            <w:pStyle w:val="NormalWeb"/>
          </w:pPr>
        </w:pPrChange>
      </w:pPr>
      <w:r>
        <w:t>In line with this framework, the revised manuscript develops six hypotheses</w:t>
      </w:r>
      <w:r>
        <w:rPr>
          <w:rFonts w:hint="eastAsia"/>
        </w:rPr>
        <w:t xml:space="preserve"> (see </w:t>
      </w:r>
      <w:commentRangeStart w:id="33"/>
      <w:r>
        <w:rPr>
          <w:rFonts w:hint="eastAsia"/>
        </w:rPr>
        <w:t xml:space="preserve">Figure </w:t>
      </w:r>
      <w:del w:id="34" w:author="Dylan CHEN" w:date="2026-08-29T16:46:00Z" w16du:dateUtc="2026-08-29T08:46:00Z">
        <w:r w:rsidDel="001F085E">
          <w:rPr>
            <w:rFonts w:hint="eastAsia"/>
          </w:rPr>
          <w:delText>x</w:delText>
        </w:r>
        <w:commentRangeEnd w:id="33"/>
        <w:r w:rsidDel="001F085E">
          <w:rPr>
            <w:rStyle w:val="CommentReference"/>
            <w:rFonts w:hint="eastAsia"/>
            <w:sz w:val="24"/>
            <w:szCs w:val="24"/>
          </w:rPr>
          <w:commentReference w:id="33"/>
        </w:r>
        <w:r w:rsidDel="001F085E">
          <w:rPr>
            <w:rFonts w:hint="eastAsia"/>
          </w:rPr>
          <w:delText xml:space="preserve"> </w:delText>
        </w:r>
      </w:del>
      <w:ins w:id="35" w:author="Dylan CHEN" w:date="2026-08-29T16:46:00Z" w16du:dateUtc="2026-08-29T08:46:00Z">
        <w:r w:rsidR="001F085E">
          <w:t xml:space="preserve">SE-1 </w:t>
        </w:r>
      </w:ins>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rsidP="00B36B32">
      <w:pPr>
        <w:pStyle w:val="Paragraph"/>
        <w:pPrChange w:id="36" w:author="Dylan CHEN" w:date="2026-08-29T21:25:00Z" w16du:dateUtc="2026-08-29T13:25:00Z">
          <w:pPr>
            <w:pStyle w:val="NormalWeb"/>
          </w:pPr>
        </w:pPrChange>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rsidP="00B36B32">
      <w:pPr>
        <w:pStyle w:val="Paragraph"/>
        <w:pPrChange w:id="37" w:author="Dylan CHEN" w:date="2026-08-29T21:25:00Z" w16du:dateUtc="2026-08-29T13:25:00Z">
          <w:pPr>
            <w:pStyle w:val="NormalWeb"/>
          </w:pPr>
        </w:pPrChange>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7108FA41" w:rsidR="00B27AE0" w:rsidRPr="00015210" w:rsidRDefault="00B27AE0" w:rsidP="00B27AE0">
      <w:pPr>
        <w:jc w:val="center"/>
      </w:pPr>
      <w:del w:id="38" w:author="Dylan CHEN" w:date="2026-08-30T17:51:00Z" w16du:dateUtc="2026-08-30T09:51:00Z">
        <w:r w:rsidDel="00CF4D5F">
          <w:rPr>
            <w:noProof/>
          </w:rPr>
          <w:drawing>
            <wp:inline distT="0" distB="0" distL="0" distR="0" wp14:anchorId="054871B1" wp14:editId="557B2A0C">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39" w:author="Dylan CHEN" w:date="2026-08-30T17:51:00Z" w16du:dateUtc="2026-08-30T09:51:00Z">
        <w:r w:rsidR="00CF4D5F" w:rsidRPr="00CF4D5F">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21C8CE87" w14:textId="176A3301" w:rsidR="00B27AE0" w:rsidRDefault="00B27AE0" w:rsidP="001F085E">
      <w:pPr>
        <w:spacing w:before="120" w:after="120"/>
        <w:jc w:val="center"/>
      </w:pPr>
      <w:r w:rsidRPr="00015210">
        <w:t xml:space="preserve">Figure </w:t>
      </w:r>
      <w:ins w:id="40" w:author="Dylan CHEN" w:date="2026-08-29T16:46:00Z" w16du:dateUtc="2026-08-29T08:46:00Z">
        <w:r w:rsidR="001F085E">
          <w:t>SE-1</w:t>
        </w:r>
      </w:ins>
      <w:del w:id="41" w:author="Dylan CHEN" w:date="2026-08-29T16:46:00Z" w16du:dateUtc="2026-08-29T08:46:00Z">
        <w:r w:rsidDel="001F085E">
          <w:delText>3</w:delText>
        </w:r>
      </w:del>
      <w:r w:rsidRPr="00015210">
        <w:t>. Conceptual framework</w:t>
      </w:r>
    </w:p>
    <w:p w14:paraId="037F0E79" w14:textId="77777777" w:rsidR="0099016B" w:rsidRPr="00313E6C" w:rsidRDefault="0099016B" w:rsidP="00D241ED"/>
    <w:p w14:paraId="1D049FF8" w14:textId="0D55E4BB" w:rsidR="00BE7589" w:rsidRPr="00374122" w:rsidRDefault="00BE7589" w:rsidP="00FA77BC">
      <w:pPr>
        <w:pStyle w:val="Paragraph"/>
        <w:rPr>
          <w:b/>
          <w:bCs/>
          <w:rPrChange w:id="42" w:author="Dylan CHEN" w:date="2026-08-29T21:41:00Z" w16du:dateUtc="2026-08-29T13:41:00Z">
            <w:rPr/>
          </w:rPrChange>
        </w:rPr>
        <w:pPrChange w:id="43" w:author="Dylan CHEN" w:date="2026-08-29T21:25:00Z" w16du:dateUtc="2026-08-29T13:25:00Z">
          <w:pPr>
            <w:pStyle w:val="NormalWeb"/>
            <w:spacing w:before="0" w:beforeAutospacing="0" w:after="0" w:afterAutospacing="0"/>
          </w:pPr>
        </w:pPrChange>
      </w:pPr>
      <w:r w:rsidRPr="00374122">
        <w:rPr>
          <w:b/>
          <w:bCs/>
          <w:rPrChange w:id="44" w:author="Dylan CHEN" w:date="2026-08-29T21:41:00Z" w16du:dateUtc="2026-08-29T13:41:00Z">
            <w:rPr/>
          </w:rPrChange>
        </w:rPr>
        <w:t>References</w:t>
      </w:r>
      <w:r w:rsidR="00034C31" w:rsidRPr="00374122">
        <w:rPr>
          <w:b/>
          <w:bCs/>
          <w:rPrChange w:id="45" w:author="Dylan CHEN" w:date="2026-08-29T21:41:00Z" w16du:dateUtc="2026-08-29T13:41:00Z">
            <w:rPr/>
          </w:rPrChange>
        </w:rPr>
        <w:t>:</w:t>
      </w:r>
    </w:p>
    <w:p w14:paraId="5579AFEE" w14:textId="73F01000" w:rsidR="00BE7589" w:rsidRPr="00313E6C" w:rsidRDefault="00BE7589" w:rsidP="00FA77BC">
      <w:pPr>
        <w:pStyle w:val="Paragraph"/>
        <w:pPrChange w:id="46"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rsidP="00FA77BC">
      <w:pPr>
        <w:pStyle w:val="Paragraph"/>
        <w:pPrChange w:id="47"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33303518" w14:textId="77777777" w:rsidR="00BE7589" w:rsidRPr="00313E6C" w:rsidRDefault="00BE7589" w:rsidP="00FA77BC">
      <w:pPr>
        <w:pStyle w:val="Paragraph"/>
        <w:pPrChange w:id="48" w:author="Dylan CHEN" w:date="2026-08-29T21:25:00Z" w16du:dateUtc="2026-08-29T13:25: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5B71A804" w14:textId="77777777" w:rsidR="00BE7589" w:rsidRPr="00313E6C" w:rsidRDefault="00BE7589" w:rsidP="00FA77BC">
      <w:pPr>
        <w:pStyle w:val="Paragraph"/>
        <w:pPrChange w:id="49" w:author="Dylan CHEN" w:date="2026-08-29T21:25:00Z" w16du:dateUtc="2026-08-29T13:25: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E4C01B4" w14:textId="21EF02DF" w:rsidR="00BE7589" w:rsidRPr="00313E6C" w:rsidRDefault="00BE7589" w:rsidP="00FA77BC">
      <w:pPr>
        <w:pStyle w:val="Paragraph"/>
        <w:rPr>
          <w:rFonts w:hint="eastAsia"/>
        </w:rPr>
        <w:pPrChange w:id="50" w:author="Dylan CHEN" w:date="2026-08-29T21:25:00Z" w16du:dateUtc="2026-08-29T13:25:00Z">
          <w:pPr>
            <w:pStyle w:val="NormalWeb"/>
            <w:spacing w:before="0" w:beforeAutospacing="0" w:after="0" w:afterAutospacing="0"/>
            <w:ind w:left="360" w:hanging="360"/>
          </w:pPr>
        </w:pPrChange>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7777777" w:rsidR="00B972C1" w:rsidRDefault="00B972C1" w:rsidP="000E18A1">
      <w:pPr>
        <w:pStyle w:val="Paragraph"/>
      </w:pPr>
      <w:r>
        <w:t>We are grateful for this guidance. Following your suggestion, we have revised both the theoretical framework and the empirical analysis so that the tests correspond more directly to the mechanisms we advance.</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7777777" w:rsidR="00B972C1" w:rsidRDefault="00B972C1" w:rsidP="000E18A1">
      <w:pPr>
        <w:pStyle w:val="Paragraph"/>
      </w:pPr>
      <w:r>
        <w:t>Second, we reconsidered the position-effect analysis in light of the reviewers’ concerns. We agree that adequately testing this mechanism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77777777" w:rsidR="00B972C1" w:rsidRDefault="00B972C1" w:rsidP="000E18A1">
      <w:pPr>
        <w:pStyle w:val="Paragraph"/>
      </w:pPr>
      <w:r>
        <w:t>Taken together, these revisions align the empirical analyses more closely with the theoretical mechanisms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033E5C5A"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commentRangeStart w:id="51"/>
      <w:del w:id="52" w:author="Dylan CHEN" w:date="2026-08-30T17:27:00Z" w16du:dateUtc="2026-08-30T09:27:00Z">
        <w:r w:rsidDel="00A14A78">
          <w:delText>XXX</w:delText>
        </w:r>
        <w:commentRangeEnd w:id="51"/>
        <w:r w:rsidDel="00A14A78">
          <w:rPr>
            <w:rStyle w:val="CommentReference"/>
            <w:sz w:val="24"/>
            <w:szCs w:val="24"/>
          </w:rPr>
          <w:commentReference w:id="51"/>
        </w:r>
        <w:r w:rsidDel="00A14A78">
          <w:delText xml:space="preserve"> </w:delText>
        </w:r>
      </w:del>
      <w:ins w:id="53" w:author="Dylan CHEN" w:date="2026-08-30T17:27:00Z" w16du:dateUtc="2026-08-30T09:27:00Z">
        <w:r w:rsidR="00A14A78">
          <w:rPr>
            <w:rFonts w:hint="eastAsia"/>
          </w:rPr>
          <w:t>48</w:t>
        </w:r>
        <w:r w:rsidR="00A14A78">
          <w:t xml:space="preserve"> </w:t>
        </w:r>
      </w:ins>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rPr>
          <w:rFonts w:hint="eastAsia"/>
        </w:rPr>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54" w:name="OLE_LINK40"/>
      <w:r w:rsidRPr="00313E6C">
        <w:rPr>
          <w:rFonts w:eastAsia="SimSun"/>
          <w:b/>
          <w:bCs/>
          <w:kern w:val="2"/>
        </w:rPr>
        <w:lastRenderedPageBreak/>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0D796A81" w14:textId="5F92A217" w:rsidR="000B24A4" w:rsidDel="00B25861" w:rsidRDefault="00B25861" w:rsidP="00E9096D">
      <w:pPr>
        <w:pStyle w:val="Paragraph"/>
        <w:rPr>
          <w:del w:id="55" w:author="Dylan CHEN" w:date="2026-08-30T19:38:00Z" w16du:dateUtc="2026-08-30T11:38:00Z"/>
        </w:rPr>
      </w:pPr>
      <w:ins w:id="56" w:author="Dylan CHEN" w:date="2026-08-30T19:38:00Z" w16du:dateUtc="2026-08-30T11:38:00Z">
        <w:r w:rsidRPr="00B25861">
          <w:t>Following the suggestion of the review panel, we have further differentiated our study from Su et al. (2025) and, more broadly, from the two other closely related studies. Table SE-3 positions the four studies along the dimensions that drive our identification.</w:t>
        </w:r>
      </w:ins>
      <w:del w:id="57" w:author="Dylan CHEN" w:date="2026-08-30T19:38:00Z" w16du:dateUtc="2026-08-30T11:38:00Z">
        <w:r w:rsidR="00D86AAD" w:rsidRPr="00313E6C" w:rsidDel="00B25861">
          <w:delText>Following the suggestion of the review panel,</w:delText>
        </w:r>
        <w:r w:rsidR="00CD67CD" w:rsidRPr="00313E6C" w:rsidDel="00B25861">
          <w:delText xml:space="preserve"> we have </w:delText>
        </w:r>
        <w:r w:rsidR="000B24A4" w:rsidDel="00B25861">
          <w:delText>further</w:delText>
        </w:r>
        <w:r w:rsidR="00CD67CD" w:rsidRPr="00313E6C" w:rsidDel="00B25861">
          <w:delText xml:space="preserve"> differentiat</w:delText>
        </w:r>
        <w:r w:rsidR="000B24A4" w:rsidDel="00B25861">
          <w:delText xml:space="preserve">ed </w:delText>
        </w:r>
        <w:r w:rsidR="00CD67CD" w:rsidRPr="00313E6C" w:rsidDel="00B25861">
          <w:delText xml:space="preserve">from Su et al. (2025) around </w:delText>
        </w:r>
        <w:r w:rsidR="000B24A4" w:rsidDel="00B25861">
          <w:delText>the exten</w:delText>
        </w:r>
      </w:del>
      <w:del w:id="58" w:author="Dylan CHEN" w:date="2026-08-29T18:42:00Z" w16du:dateUtc="2026-08-29T10:42:00Z">
        <w:r w:rsidR="000B24A4" w:rsidDel="00D81333">
          <w:delText>d</w:delText>
        </w:r>
      </w:del>
      <w:del w:id="59" w:author="Dylan CHEN" w:date="2026-08-30T19:38:00Z" w16du:dateUtc="2026-08-30T11:38:00Z">
        <w:r w:rsidR="000B24A4" w:rsidDel="00B25861">
          <w:delText xml:space="preserve"> users may feel the </w:delText>
        </w:r>
        <w:r w:rsidR="00CD67CD" w:rsidRPr="00313E6C" w:rsidDel="00B25861">
          <w:delText xml:space="preserve">internal </w:delText>
        </w:r>
        <w:r w:rsidR="000B24A4" w:rsidDel="00B25861">
          <w:delText>Gen</w:delText>
        </w:r>
        <w:r w:rsidR="00CD67CD" w:rsidRPr="00313E6C" w:rsidDel="00B25861">
          <w:delText xml:space="preserve">AI as a </w:delText>
        </w:r>
        <w:r w:rsidR="000B24A4" w:rsidDel="00B25861">
          <w:delText xml:space="preserve">competitor. </w:delText>
        </w:r>
      </w:del>
    </w:p>
    <w:p w14:paraId="1BCC6F48" w14:textId="723E6AC3" w:rsidR="00CD67CD" w:rsidRDefault="00CD67CD" w:rsidP="00E9096D">
      <w:pPr>
        <w:pStyle w:val="Paragraph"/>
      </w:pPr>
      <w:del w:id="60" w:author="Dylan CHEN" w:date="2026-08-30T19:38:00Z" w16du:dateUtc="2026-08-30T11:38:00Z">
        <w:r w:rsidRPr="00313E6C" w:rsidDel="00B25861">
          <w:delText xml:space="preserve">Two observable factors jointly determine </w:delText>
        </w:r>
        <w:r w:rsidR="000B24A4" w:rsidDel="00B25861">
          <w:delText>this evaluation</w:delText>
        </w:r>
        <w:r w:rsidRPr="00313E6C" w:rsidDel="00B25861">
          <w:delText>. The first is the community</w:delText>
        </w:r>
        <w:r w:rsidR="003834AA" w:rsidRPr="00313E6C" w:rsidDel="00B25861">
          <w:delText>’</w:delText>
        </w:r>
        <w:r w:rsidRPr="00313E6C" w:rsidDel="00B25861">
          <w:delText>s evaluation culture (Context). The second is the mode of AI deployment (Implementation Mode). Table</w:delText>
        </w:r>
      </w:del>
      <w:del w:id="61" w:author="Dylan CHEN" w:date="2026-08-29T21:37:00Z" w16du:dateUtc="2026-08-29T13:37:00Z">
        <w:r w:rsidRPr="00313E6C" w:rsidDel="00733ECE">
          <w:delText xml:space="preserve"> R1-5</w:delText>
        </w:r>
      </w:del>
      <w:del w:id="62" w:author="Dylan CHEN" w:date="2026-08-30T19:38:00Z" w16du:dateUtc="2026-08-30T11:38:00Z">
        <w:r w:rsidRPr="00313E6C" w:rsidDel="00B25861">
          <w:delText xml:space="preserve"> positions the two studies along both factors, together with their designs</w:delText>
        </w:r>
        <w:r w:rsidR="00325E46" w:rsidDel="00B25861">
          <w:delText xml:space="preserve"> and</w:delText>
        </w:r>
        <w:r w:rsidRPr="00313E6C" w:rsidDel="00B25861">
          <w:delText xml:space="preserve"> findings.</w:delText>
        </w:r>
      </w:del>
    </w:p>
    <w:p w14:paraId="59CE8602" w14:textId="2F2FB9E4" w:rsidR="000B24A4" w:rsidRPr="00015210" w:rsidRDefault="000B24A4" w:rsidP="000B24A4">
      <w:pPr>
        <w:pStyle w:val="TableFiguretitle"/>
      </w:pPr>
      <w:r w:rsidRPr="00015210">
        <w:t xml:space="preserve">Table </w:t>
      </w:r>
      <w:ins w:id="63" w:author="Dylan CHEN" w:date="2026-08-29T21:37:00Z" w16du:dateUtc="2026-08-29T13:37:00Z">
        <w:r w:rsidR="00733ECE">
          <w:rPr>
            <w:rFonts w:hint="eastAsia"/>
          </w:rPr>
          <w:t>SE-3</w:t>
        </w:r>
      </w:ins>
      <w:del w:id="64" w:author="Dylan CHEN" w:date="2026-08-29T18:17:00Z" w16du:dateUtc="2026-08-29T10:17:00Z">
        <w:r w:rsidDel="00B12B55">
          <w:delText>A1</w:delText>
        </w:r>
      </w:del>
      <w:r w:rsidRPr="00015210">
        <w:t>. Positioning relative to the three most closely related studies</w:t>
      </w:r>
    </w:p>
    <w:tbl>
      <w:tblPr>
        <w:tblW w:w="0" w:type="auto"/>
        <w:jc w:val="center"/>
        <w:tblLayout w:type="fixed"/>
        <w:tblCellMar>
          <w:left w:w="14" w:type="dxa"/>
          <w:right w:w="14" w:type="dxa"/>
        </w:tblCellMar>
        <w:tblLook w:val="04A0" w:firstRow="1" w:lastRow="0" w:firstColumn="1" w:lastColumn="0" w:noHBand="0" w:noVBand="1"/>
      </w:tblPr>
      <w:tblGrid>
        <w:gridCol w:w="1829"/>
        <w:gridCol w:w="1036"/>
        <w:gridCol w:w="545"/>
        <w:gridCol w:w="1710"/>
        <w:gridCol w:w="911"/>
        <w:gridCol w:w="1249"/>
        <w:gridCol w:w="2060"/>
      </w:tblGrid>
      <w:tr w:rsidR="000B24A4" w:rsidRPr="00015210" w:rsidDel="00B25861" w14:paraId="0241A019" w14:textId="78A856BF" w:rsidTr="001F085E">
        <w:trPr>
          <w:trHeight w:val="360"/>
          <w:jc w:val="center"/>
          <w:del w:id="65" w:author="Dylan CHEN" w:date="2026-08-30T19:37:00Z" w16du:dateUtc="2026-08-30T11:37:00Z"/>
        </w:trPr>
        <w:tc>
          <w:tcPr>
            <w:tcW w:w="2865" w:type="dxa"/>
            <w:gridSpan w:val="2"/>
            <w:tcBorders>
              <w:top w:val="single" w:sz="8" w:space="0" w:color="auto"/>
              <w:left w:val="single" w:sz="8" w:space="0" w:color="auto"/>
              <w:bottom w:val="single" w:sz="8" w:space="0" w:color="auto"/>
              <w:right w:val="single" w:sz="8" w:space="0" w:color="auto"/>
            </w:tcBorders>
            <w:vAlign w:val="center"/>
            <w:hideMark/>
          </w:tcPr>
          <w:tbl>
            <w:tblPr>
              <w:tblW w:w="5000" w:type="pct"/>
              <w:jc w:val="center"/>
              <w:tblLayout w:type="fixed"/>
              <w:tblCellMar>
                <w:left w:w="0" w:type="dxa"/>
                <w:right w:w="0" w:type="dxa"/>
              </w:tblCellMar>
              <w:tblLook w:val="04A0" w:firstRow="1" w:lastRow="0" w:firstColumn="1" w:lastColumn="0" w:noHBand="0" w:noVBand="1"/>
            </w:tblPr>
            <w:tblGrid>
              <w:gridCol w:w="553"/>
              <w:gridCol w:w="481"/>
              <w:gridCol w:w="518"/>
              <w:gridCol w:w="647"/>
              <w:gridCol w:w="618"/>
            </w:tblGrid>
            <w:tr w:rsidR="00B25861" w:rsidRPr="00B25861" w14:paraId="1A2C91D2" w14:textId="77777777" w:rsidTr="00515634">
              <w:trPr>
                <w:trHeight w:val="360"/>
                <w:jc w:val="center"/>
                <w:ins w:id="66" w:author="Dylan CHEN" w:date="2026-08-30T19:37:00Z" w16du:dateUtc="2026-08-30T11:37:00Z"/>
              </w:trPr>
              <w:tc>
                <w:tcPr>
                  <w:tcW w:w="1829" w:type="dxa"/>
                  <w:tcBorders>
                    <w:top w:val="single" w:sz="8" w:space="0" w:color="auto"/>
                    <w:left w:val="single" w:sz="8" w:space="0" w:color="auto"/>
                    <w:bottom w:val="single" w:sz="8" w:space="0" w:color="auto"/>
                    <w:right w:val="single" w:sz="8" w:space="0" w:color="auto"/>
                  </w:tcBorders>
                  <w:vAlign w:val="center"/>
                  <w:hideMark/>
                </w:tcPr>
                <w:p w14:paraId="5BDEECB7" w14:textId="77777777" w:rsidR="00B25861" w:rsidRPr="00B25861" w:rsidRDefault="00B25861" w:rsidP="00B25861">
                  <w:pPr>
                    <w:jc w:val="center"/>
                    <w:rPr>
                      <w:ins w:id="67" w:author="Dylan CHEN" w:date="2026-08-30T19:37:00Z" w16du:dateUtc="2026-08-30T11:37:00Z"/>
                      <w:b/>
                      <w:bCs/>
                      <w:color w:val="000000"/>
                      <w:sz w:val="22"/>
                      <w:szCs w:val="22"/>
                    </w:rPr>
                  </w:pPr>
                  <w:bookmarkStart w:id="68" w:name="OLE_LINK4"/>
                  <w:ins w:id="69" w:author="Dylan CHEN" w:date="2026-08-30T19:37:00Z" w16du:dateUtc="2026-08-30T11:37:00Z">
                    <w:r w:rsidRPr="00B25861">
                      <w:rPr>
                        <w:b/>
                        <w:bCs/>
                        <w:color w:val="000000"/>
                        <w:sz w:val="22"/>
                        <w:szCs w:val="22"/>
                      </w:rPr>
                      <w:t>Dimension</w:t>
                    </w:r>
                  </w:ins>
                </w:p>
              </w:tc>
              <w:tc>
                <w:tcPr>
                  <w:tcW w:w="1581" w:type="dxa"/>
                  <w:tcBorders>
                    <w:top w:val="single" w:sz="8" w:space="0" w:color="auto"/>
                    <w:left w:val="nil"/>
                    <w:bottom w:val="single" w:sz="8" w:space="0" w:color="auto"/>
                    <w:right w:val="single" w:sz="8" w:space="0" w:color="auto"/>
                  </w:tcBorders>
                  <w:vAlign w:val="center"/>
                  <w:hideMark/>
                </w:tcPr>
                <w:p w14:paraId="122C1996" w14:textId="77777777" w:rsidR="00B25861" w:rsidRPr="00B25861" w:rsidRDefault="00B25861" w:rsidP="00B25861">
                  <w:pPr>
                    <w:jc w:val="center"/>
                    <w:rPr>
                      <w:ins w:id="70" w:author="Dylan CHEN" w:date="2026-08-30T19:37:00Z" w16du:dateUtc="2026-08-30T11:37:00Z"/>
                      <w:b/>
                      <w:bCs/>
                      <w:color w:val="000000"/>
                      <w:sz w:val="22"/>
                      <w:szCs w:val="22"/>
                    </w:rPr>
                  </w:pPr>
                  <w:ins w:id="71" w:author="Dylan CHEN" w:date="2026-08-30T19:37:00Z" w16du:dateUtc="2026-08-30T11:37:00Z">
                    <w:r w:rsidRPr="00B25861">
                      <w:rPr>
                        <w:b/>
                        <w:bCs/>
                        <w:color w:val="000000"/>
                        <w:sz w:val="22"/>
                        <w:szCs w:val="22"/>
                      </w:rPr>
                      <w:t>Xue et al. (2026)</w:t>
                    </w:r>
                  </w:ins>
                </w:p>
              </w:tc>
              <w:tc>
                <w:tcPr>
                  <w:tcW w:w="1710" w:type="dxa"/>
                  <w:tcBorders>
                    <w:top w:val="single" w:sz="8" w:space="0" w:color="auto"/>
                    <w:left w:val="nil"/>
                    <w:bottom w:val="single" w:sz="8" w:space="0" w:color="auto"/>
                    <w:right w:val="single" w:sz="8" w:space="0" w:color="auto"/>
                  </w:tcBorders>
                  <w:vAlign w:val="center"/>
                  <w:hideMark/>
                </w:tcPr>
                <w:p w14:paraId="40DE5D58" w14:textId="77777777" w:rsidR="00B25861" w:rsidRPr="00B25861" w:rsidRDefault="00B25861" w:rsidP="00B25861">
                  <w:pPr>
                    <w:jc w:val="center"/>
                    <w:rPr>
                      <w:ins w:id="72" w:author="Dylan CHEN" w:date="2026-08-30T19:37:00Z" w16du:dateUtc="2026-08-30T11:37:00Z"/>
                      <w:b/>
                      <w:bCs/>
                      <w:color w:val="000000"/>
                      <w:sz w:val="22"/>
                      <w:szCs w:val="22"/>
                    </w:rPr>
                  </w:pPr>
                  <w:ins w:id="73" w:author="Dylan CHEN" w:date="2026-08-30T19:37:00Z" w16du:dateUtc="2026-08-30T11:37:00Z">
                    <w:r w:rsidRPr="00B25861">
                      <w:rPr>
                        <w:b/>
                        <w:bCs/>
                        <w:color w:val="000000"/>
                        <w:sz w:val="22"/>
                        <w:szCs w:val="22"/>
                      </w:rPr>
                      <w:t>Shan &amp; Qiu (2026)</w:t>
                    </w:r>
                  </w:ins>
                </w:p>
              </w:tc>
              <w:tc>
                <w:tcPr>
                  <w:tcW w:w="2160" w:type="dxa"/>
                  <w:tcBorders>
                    <w:top w:val="single" w:sz="8" w:space="0" w:color="auto"/>
                    <w:left w:val="nil"/>
                    <w:bottom w:val="single" w:sz="8" w:space="0" w:color="auto"/>
                    <w:right w:val="single" w:sz="8" w:space="0" w:color="auto"/>
                  </w:tcBorders>
                  <w:vAlign w:val="center"/>
                  <w:hideMark/>
                </w:tcPr>
                <w:p w14:paraId="2DAFC83F" w14:textId="77777777" w:rsidR="00B25861" w:rsidRPr="00B25861" w:rsidRDefault="00B25861" w:rsidP="00B25861">
                  <w:pPr>
                    <w:jc w:val="center"/>
                    <w:rPr>
                      <w:ins w:id="74" w:author="Dylan CHEN" w:date="2026-08-30T19:37:00Z" w16du:dateUtc="2026-08-30T11:37:00Z"/>
                      <w:b/>
                      <w:bCs/>
                      <w:color w:val="000000"/>
                      <w:sz w:val="22"/>
                      <w:szCs w:val="22"/>
                    </w:rPr>
                  </w:pPr>
                  <w:ins w:id="75"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
                <w:p w14:paraId="4BA1D31B" w14:textId="77777777" w:rsidR="00B25861" w:rsidRPr="00B25861" w:rsidRDefault="00B25861" w:rsidP="00B25861">
                  <w:pPr>
                    <w:jc w:val="center"/>
                    <w:rPr>
                      <w:ins w:id="76" w:author="Dylan CHEN" w:date="2026-08-30T19:37:00Z" w16du:dateUtc="2026-08-30T11:37:00Z"/>
                      <w:b/>
                      <w:bCs/>
                      <w:color w:val="000000"/>
                      <w:sz w:val="22"/>
                      <w:szCs w:val="22"/>
                    </w:rPr>
                  </w:pPr>
                  <w:ins w:id="77" w:author="Dylan CHEN" w:date="2026-08-30T19:37:00Z" w16du:dateUtc="2026-08-30T11:37:00Z">
                    <w:r w:rsidRPr="00B25861">
                      <w:rPr>
                        <w:b/>
                        <w:bCs/>
                        <w:color w:val="000000"/>
                        <w:sz w:val="22"/>
                        <w:szCs w:val="22"/>
                      </w:rPr>
                      <w:t>Our study</w:t>
                    </w:r>
                  </w:ins>
                </w:p>
              </w:tc>
            </w:tr>
            <w:tr w:rsidR="00B25861" w:rsidRPr="00B25861" w14:paraId="73496F1C" w14:textId="77777777" w:rsidTr="00515634">
              <w:trPr>
                <w:trHeight w:val="40"/>
                <w:jc w:val="center"/>
                <w:ins w:id="78"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3AE2E50E" w14:textId="77777777" w:rsidR="00B25861" w:rsidRPr="00B25861" w:rsidRDefault="00B25861" w:rsidP="00B25861">
                  <w:pPr>
                    <w:rPr>
                      <w:ins w:id="79" w:author="Dylan CHEN" w:date="2026-08-30T19:37:00Z" w16du:dateUtc="2026-08-30T11:37:00Z"/>
                      <w:color w:val="000000"/>
                      <w:sz w:val="22"/>
                      <w:szCs w:val="22"/>
                    </w:rPr>
                  </w:pPr>
                  <w:ins w:id="80" w:author="Dylan CHEN" w:date="2026-08-30T19:37:00Z" w16du:dateUtc="2026-08-30T11:37:00Z">
                    <w:r w:rsidRPr="00B25861">
                      <w:rPr>
                        <w:color w:val="000000"/>
                        <w:sz w:val="22"/>
                        <w:szCs w:val="22"/>
                      </w:rPr>
                      <w:t>Primary outcome</w:t>
                    </w:r>
                  </w:ins>
                </w:p>
              </w:tc>
              <w:tc>
                <w:tcPr>
                  <w:tcW w:w="1581" w:type="dxa"/>
                  <w:tcBorders>
                    <w:top w:val="nil"/>
                    <w:left w:val="nil"/>
                    <w:bottom w:val="single" w:sz="8" w:space="0" w:color="auto"/>
                    <w:right w:val="single" w:sz="8" w:space="0" w:color="auto"/>
                  </w:tcBorders>
                  <w:vAlign w:val="center"/>
                  <w:hideMark/>
                </w:tcPr>
                <w:p w14:paraId="2D7A13AB" w14:textId="77777777" w:rsidR="00B25861" w:rsidRPr="00B25861" w:rsidRDefault="00B25861" w:rsidP="00B25861">
                  <w:pPr>
                    <w:jc w:val="center"/>
                    <w:rPr>
                      <w:ins w:id="81" w:author="Dylan CHEN" w:date="2026-08-30T19:37:00Z" w16du:dateUtc="2026-08-30T11:37:00Z"/>
                      <w:color w:val="000000"/>
                      <w:sz w:val="22"/>
                      <w:szCs w:val="22"/>
                    </w:rPr>
                  </w:pPr>
                  <w:ins w:id="82" w:author="Dylan CHEN" w:date="2026-08-30T19:37:00Z" w16du:dateUtc="2026-08-30T11:37:00Z">
                    <w:r w:rsidRPr="00B25861">
                      <w:rPr>
                        <w:color w:val="000000"/>
                        <w:sz w:val="22"/>
                        <w:szCs w:val="22"/>
                      </w:rPr>
                      <w:t>Question (supply &amp; quality)</w:t>
                    </w:r>
                  </w:ins>
                </w:p>
              </w:tc>
              <w:tc>
                <w:tcPr>
                  <w:tcW w:w="1710" w:type="dxa"/>
                  <w:tcBorders>
                    <w:top w:val="nil"/>
                    <w:left w:val="nil"/>
                    <w:bottom w:val="single" w:sz="8" w:space="0" w:color="auto"/>
                    <w:right w:val="single" w:sz="8" w:space="0" w:color="auto"/>
                  </w:tcBorders>
                  <w:vAlign w:val="center"/>
                  <w:hideMark/>
                </w:tcPr>
                <w:p w14:paraId="3F5148D5" w14:textId="77777777" w:rsidR="00B25861" w:rsidRPr="00B25861" w:rsidRDefault="00B25861" w:rsidP="00B25861">
                  <w:pPr>
                    <w:jc w:val="center"/>
                    <w:rPr>
                      <w:ins w:id="83" w:author="Dylan CHEN" w:date="2026-08-30T19:37:00Z" w16du:dateUtc="2026-08-30T11:37:00Z"/>
                      <w:color w:val="000000"/>
                      <w:sz w:val="22"/>
                      <w:szCs w:val="22"/>
                    </w:rPr>
                  </w:pPr>
                  <w:ins w:id="84" w:author="Dylan CHEN" w:date="2026-08-30T19:37:00Z" w16du:dateUtc="2026-08-30T11:37:00Z">
                    <w:r w:rsidRPr="00B25861">
                      <w:rPr>
                        <w:color w:val="000000"/>
                        <w:sz w:val="22"/>
                        <w:szCs w:val="22"/>
                      </w:rPr>
                      <w:t xml:space="preserve">Answer (supply, length &amp; readability) </w:t>
                    </w:r>
                  </w:ins>
                </w:p>
              </w:tc>
              <w:tc>
                <w:tcPr>
                  <w:tcW w:w="2160" w:type="dxa"/>
                  <w:tcBorders>
                    <w:top w:val="nil"/>
                    <w:left w:val="nil"/>
                    <w:bottom w:val="single" w:sz="8" w:space="0" w:color="auto"/>
                    <w:right w:val="single" w:sz="8" w:space="0" w:color="auto"/>
                  </w:tcBorders>
                  <w:vAlign w:val="center"/>
                  <w:hideMark/>
                </w:tcPr>
                <w:p w14:paraId="2C63F8AF" w14:textId="77777777" w:rsidR="00B25861" w:rsidRPr="00B25861" w:rsidRDefault="00B25861" w:rsidP="00B25861">
                  <w:pPr>
                    <w:jc w:val="center"/>
                    <w:rPr>
                      <w:ins w:id="85" w:author="Dylan CHEN" w:date="2026-08-30T19:37:00Z" w16du:dateUtc="2026-08-30T11:37:00Z"/>
                      <w:color w:val="000000"/>
                      <w:sz w:val="22"/>
                      <w:szCs w:val="22"/>
                    </w:rPr>
                  </w:pPr>
                  <w:ins w:id="86"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
                <w:p w14:paraId="12481B3B" w14:textId="77777777" w:rsidR="00B25861" w:rsidRPr="00B25861" w:rsidRDefault="00B25861" w:rsidP="00B25861">
                  <w:pPr>
                    <w:jc w:val="center"/>
                    <w:rPr>
                      <w:ins w:id="87" w:author="Dylan CHEN" w:date="2026-08-30T19:37:00Z" w16du:dateUtc="2026-08-30T11:37:00Z"/>
                      <w:color w:val="000000"/>
                      <w:sz w:val="22"/>
                      <w:szCs w:val="22"/>
                    </w:rPr>
                  </w:pPr>
                  <w:ins w:id="88" w:author="Dylan CHEN" w:date="2026-08-30T19:37:00Z" w16du:dateUtc="2026-08-30T11:37:00Z">
                    <w:r w:rsidRPr="00B25861">
                      <w:rPr>
                        <w:color w:val="000000"/>
                        <w:sz w:val="22"/>
                        <w:szCs w:val="22"/>
                      </w:rPr>
                      <w:t>Answer (supply &amp; quality)</w:t>
                    </w:r>
                  </w:ins>
                </w:p>
              </w:tc>
            </w:tr>
            <w:tr w:rsidR="00B25861" w:rsidRPr="00B25861" w14:paraId="7FA86314" w14:textId="77777777" w:rsidTr="00515634">
              <w:trPr>
                <w:trHeight w:val="40"/>
                <w:jc w:val="center"/>
                <w:ins w:id="89"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63388CB7" w14:textId="77777777" w:rsidR="00B25861" w:rsidRPr="00B25861" w:rsidRDefault="00B25861" w:rsidP="00B25861">
                  <w:pPr>
                    <w:rPr>
                      <w:ins w:id="90" w:author="Dylan CHEN" w:date="2026-08-30T19:37:00Z" w16du:dateUtc="2026-08-30T11:37:00Z"/>
                      <w:color w:val="000000"/>
                      <w:sz w:val="22"/>
                      <w:szCs w:val="22"/>
                    </w:rPr>
                  </w:pPr>
                  <w:ins w:id="91" w:author="Dylan CHEN" w:date="2026-08-30T19:37:00Z" w16du:dateUtc="2026-08-30T11:37:00Z">
                    <w:r w:rsidRPr="00B25861">
                      <w:rPr>
                        <w:color w:val="000000"/>
                        <w:sz w:val="22"/>
                        <w:szCs w:val="22"/>
                      </w:rPr>
                      <w:t>Domain and basis of contribution value</w:t>
                    </w:r>
                  </w:ins>
                </w:p>
              </w:tc>
              <w:tc>
                <w:tcPr>
                  <w:tcW w:w="1581" w:type="dxa"/>
                  <w:tcBorders>
                    <w:top w:val="nil"/>
                    <w:left w:val="nil"/>
                    <w:bottom w:val="single" w:sz="8" w:space="0" w:color="auto"/>
                    <w:right w:val="single" w:sz="8" w:space="0" w:color="auto"/>
                  </w:tcBorders>
                  <w:vAlign w:val="center"/>
                  <w:hideMark/>
                </w:tcPr>
                <w:p w14:paraId="0B7B38F4" w14:textId="77777777" w:rsidR="00B25861" w:rsidRPr="00B25861" w:rsidRDefault="00B25861" w:rsidP="00B25861">
                  <w:pPr>
                    <w:jc w:val="center"/>
                    <w:rPr>
                      <w:ins w:id="92" w:author="Dylan CHEN" w:date="2026-08-30T19:37:00Z" w16du:dateUtc="2026-08-30T11:37:00Z"/>
                      <w:color w:val="000000"/>
                      <w:sz w:val="22"/>
                      <w:szCs w:val="22"/>
                    </w:rPr>
                  </w:pPr>
                  <w:ins w:id="93" w:author="Dylan CHEN" w:date="2026-08-30T19:37:00Z" w16du:dateUtc="2026-08-30T11:37:00Z">
                    <w:r w:rsidRPr="00B25861">
                      <w:rPr>
                        <w:color w:val="000000"/>
                        <w:sz w:val="22"/>
                        <w:szCs w:val="22"/>
                      </w:rPr>
                      <w:t>Technical; correctness</w:t>
                    </w:r>
                  </w:ins>
                </w:p>
              </w:tc>
              <w:tc>
                <w:tcPr>
                  <w:tcW w:w="1710" w:type="dxa"/>
                  <w:tcBorders>
                    <w:top w:val="nil"/>
                    <w:left w:val="nil"/>
                    <w:bottom w:val="single" w:sz="8" w:space="0" w:color="auto"/>
                    <w:right w:val="single" w:sz="8" w:space="0" w:color="auto"/>
                  </w:tcBorders>
                  <w:vAlign w:val="center"/>
                  <w:hideMark/>
                </w:tcPr>
                <w:p w14:paraId="11448E68" w14:textId="77777777" w:rsidR="00B25861" w:rsidRPr="00B25861" w:rsidRDefault="00B25861" w:rsidP="00B25861">
                  <w:pPr>
                    <w:jc w:val="center"/>
                    <w:rPr>
                      <w:ins w:id="94" w:author="Dylan CHEN" w:date="2026-08-30T19:37:00Z" w16du:dateUtc="2026-08-30T11:37:00Z"/>
                      <w:color w:val="000000"/>
                      <w:sz w:val="22"/>
                      <w:szCs w:val="22"/>
                    </w:rPr>
                  </w:pPr>
                  <w:ins w:id="95" w:author="Dylan CHEN" w:date="2026-08-30T19:37:00Z" w16du:dateUtc="2026-08-30T11:37:00Z">
                    <w:r w:rsidRPr="00B25861">
                      <w:rPr>
                        <w:color w:val="000000"/>
                        <w:sz w:val="22"/>
                        <w:szCs w:val="22"/>
                      </w:rPr>
                      <w:t>Technical; correctness</w:t>
                    </w:r>
                  </w:ins>
                </w:p>
              </w:tc>
              <w:tc>
                <w:tcPr>
                  <w:tcW w:w="2160" w:type="dxa"/>
                  <w:tcBorders>
                    <w:top w:val="nil"/>
                    <w:left w:val="nil"/>
                    <w:bottom w:val="single" w:sz="8" w:space="0" w:color="auto"/>
                    <w:right w:val="single" w:sz="8" w:space="0" w:color="auto"/>
                  </w:tcBorders>
                  <w:vAlign w:val="center"/>
                  <w:hideMark/>
                </w:tcPr>
                <w:p w14:paraId="0E17F43E" w14:textId="77777777" w:rsidR="00B25861" w:rsidRPr="00B25861" w:rsidRDefault="00B25861" w:rsidP="00B25861">
                  <w:pPr>
                    <w:jc w:val="center"/>
                    <w:rPr>
                      <w:ins w:id="96" w:author="Dylan CHEN" w:date="2026-08-30T19:37:00Z" w16du:dateUtc="2026-08-30T11:37:00Z"/>
                      <w:color w:val="000000"/>
                      <w:sz w:val="22"/>
                      <w:szCs w:val="22"/>
                    </w:rPr>
                  </w:pPr>
                  <w:ins w:id="97"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
                <w:p w14:paraId="48019470" w14:textId="77777777" w:rsidR="00B25861" w:rsidRPr="00B25861" w:rsidRDefault="00B25861" w:rsidP="00B25861">
                  <w:pPr>
                    <w:jc w:val="center"/>
                    <w:rPr>
                      <w:ins w:id="98" w:author="Dylan CHEN" w:date="2026-08-30T19:37:00Z" w16du:dateUtc="2026-08-30T11:37:00Z"/>
                      <w:color w:val="000000"/>
                      <w:sz w:val="22"/>
                      <w:szCs w:val="22"/>
                    </w:rPr>
                  </w:pPr>
                  <w:ins w:id="99" w:author="Dylan CHEN" w:date="2026-08-30T19:37:00Z" w16du:dateUtc="2026-08-30T11:37:00Z">
                    <w:r w:rsidRPr="00B25861">
                      <w:rPr>
                        <w:color w:val="000000"/>
                        <w:sz w:val="22"/>
                        <w:szCs w:val="22"/>
                      </w:rPr>
                      <w:t xml:space="preserve">Technical; correctness </w:t>
                    </w:r>
                  </w:ins>
                </w:p>
              </w:tc>
            </w:tr>
            <w:tr w:rsidR="00B25861" w:rsidRPr="00B25861" w14:paraId="34478487" w14:textId="77777777" w:rsidTr="00515634">
              <w:trPr>
                <w:trHeight w:val="360"/>
                <w:jc w:val="center"/>
                <w:ins w:id="100"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79EDE0A9" w14:textId="77777777" w:rsidR="00B25861" w:rsidRPr="00B25861" w:rsidRDefault="00B25861" w:rsidP="00B25861">
                  <w:pPr>
                    <w:rPr>
                      <w:ins w:id="101" w:author="Dylan CHEN" w:date="2026-08-30T19:37:00Z" w16du:dateUtc="2026-08-30T11:37:00Z"/>
                      <w:color w:val="000000"/>
                      <w:sz w:val="22"/>
                      <w:szCs w:val="22"/>
                    </w:rPr>
                  </w:pPr>
                  <w:ins w:id="102" w:author="Dylan CHEN" w:date="2026-08-30T19:37:00Z" w16du:dateUtc="2026-08-30T11:37:00Z">
                    <w:r w:rsidRPr="00B25861">
                      <w:rPr>
                        <w:color w:val="000000"/>
                        <w:sz w:val="22"/>
                        <w:szCs w:val="22"/>
                      </w:rPr>
                      <w:t>Locus of AI</w:t>
                    </w:r>
                  </w:ins>
                </w:p>
              </w:tc>
              <w:tc>
                <w:tcPr>
                  <w:tcW w:w="1581" w:type="dxa"/>
                  <w:tcBorders>
                    <w:top w:val="nil"/>
                    <w:left w:val="nil"/>
                    <w:bottom w:val="single" w:sz="8" w:space="0" w:color="auto"/>
                    <w:right w:val="single" w:sz="8" w:space="0" w:color="auto"/>
                  </w:tcBorders>
                  <w:vAlign w:val="center"/>
                  <w:hideMark/>
                </w:tcPr>
                <w:p w14:paraId="35D0B0E6" w14:textId="77777777" w:rsidR="00B25861" w:rsidRPr="00B25861" w:rsidRDefault="00B25861" w:rsidP="00B25861">
                  <w:pPr>
                    <w:jc w:val="center"/>
                    <w:rPr>
                      <w:ins w:id="103" w:author="Dylan CHEN" w:date="2026-08-30T19:37:00Z" w16du:dateUtc="2026-08-30T11:37:00Z"/>
                      <w:color w:val="000000"/>
                      <w:sz w:val="22"/>
                      <w:szCs w:val="22"/>
                    </w:rPr>
                  </w:pPr>
                  <w:ins w:id="104" w:author="Dylan CHEN" w:date="2026-08-30T19:37:00Z" w16du:dateUtc="2026-08-30T11:37:00Z">
                    <w:r w:rsidRPr="00B25861">
                      <w:rPr>
                        <w:color w:val="000000"/>
                        <w:sz w:val="22"/>
                        <w:szCs w:val="22"/>
                      </w:rPr>
                      <w:t>External</w:t>
                    </w:r>
                  </w:ins>
                </w:p>
              </w:tc>
              <w:tc>
                <w:tcPr>
                  <w:tcW w:w="1710" w:type="dxa"/>
                  <w:tcBorders>
                    <w:top w:val="nil"/>
                    <w:left w:val="nil"/>
                    <w:bottom w:val="single" w:sz="8" w:space="0" w:color="auto"/>
                    <w:right w:val="single" w:sz="8" w:space="0" w:color="auto"/>
                  </w:tcBorders>
                  <w:vAlign w:val="center"/>
                  <w:hideMark/>
                </w:tcPr>
                <w:p w14:paraId="221F4AFD" w14:textId="77777777" w:rsidR="00B25861" w:rsidRPr="00B25861" w:rsidRDefault="00B25861" w:rsidP="00B25861">
                  <w:pPr>
                    <w:jc w:val="center"/>
                    <w:rPr>
                      <w:ins w:id="105" w:author="Dylan CHEN" w:date="2026-08-30T19:37:00Z" w16du:dateUtc="2026-08-30T11:37:00Z"/>
                      <w:color w:val="000000"/>
                      <w:sz w:val="22"/>
                      <w:szCs w:val="22"/>
                    </w:rPr>
                  </w:pPr>
                  <w:ins w:id="106" w:author="Dylan CHEN" w:date="2026-08-30T19:37:00Z" w16du:dateUtc="2026-08-30T11:37:00Z">
                    <w:r w:rsidRPr="00B25861">
                      <w:rPr>
                        <w:color w:val="000000"/>
                        <w:sz w:val="22"/>
                        <w:szCs w:val="22"/>
                      </w:rPr>
                      <w:t>External</w:t>
                    </w:r>
                  </w:ins>
                </w:p>
              </w:tc>
              <w:tc>
                <w:tcPr>
                  <w:tcW w:w="2160" w:type="dxa"/>
                  <w:tcBorders>
                    <w:top w:val="nil"/>
                    <w:left w:val="nil"/>
                    <w:bottom w:val="single" w:sz="8" w:space="0" w:color="auto"/>
                    <w:right w:val="single" w:sz="8" w:space="0" w:color="auto"/>
                  </w:tcBorders>
                  <w:vAlign w:val="center"/>
                  <w:hideMark/>
                </w:tcPr>
                <w:p w14:paraId="258C80D0" w14:textId="77777777" w:rsidR="00B25861" w:rsidRPr="00B25861" w:rsidRDefault="00B25861" w:rsidP="00B25861">
                  <w:pPr>
                    <w:jc w:val="center"/>
                    <w:rPr>
                      <w:ins w:id="107" w:author="Dylan CHEN" w:date="2026-08-30T19:37:00Z" w16du:dateUtc="2026-08-30T11:37:00Z"/>
                      <w:color w:val="000000"/>
                      <w:sz w:val="22"/>
                      <w:szCs w:val="22"/>
                    </w:rPr>
                  </w:pPr>
                  <w:ins w:id="108"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
                <w:p w14:paraId="1A36682F" w14:textId="77777777" w:rsidR="00B25861" w:rsidRPr="00B25861" w:rsidRDefault="00B25861" w:rsidP="00B25861">
                  <w:pPr>
                    <w:jc w:val="center"/>
                    <w:rPr>
                      <w:ins w:id="109" w:author="Dylan CHEN" w:date="2026-08-30T19:37:00Z" w16du:dateUtc="2026-08-30T11:37:00Z"/>
                      <w:color w:val="000000"/>
                      <w:sz w:val="22"/>
                      <w:szCs w:val="22"/>
                    </w:rPr>
                  </w:pPr>
                  <w:ins w:id="110" w:author="Dylan CHEN" w:date="2026-08-30T19:37:00Z" w16du:dateUtc="2026-08-30T11:37:00Z">
                    <w:r w:rsidRPr="00B25861">
                      <w:rPr>
                        <w:color w:val="000000"/>
                        <w:sz w:val="22"/>
                        <w:szCs w:val="22"/>
                      </w:rPr>
                      <w:t>Platform-internal</w:t>
                    </w:r>
                  </w:ins>
                </w:p>
              </w:tc>
            </w:tr>
            <w:tr w:rsidR="00B25861" w:rsidRPr="00B25861" w14:paraId="2C3277D9" w14:textId="77777777" w:rsidTr="00515634">
              <w:trPr>
                <w:trHeight w:val="43"/>
                <w:jc w:val="center"/>
                <w:ins w:id="111"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36B40463" w14:textId="77777777" w:rsidR="00B25861" w:rsidRPr="00B25861" w:rsidRDefault="00B25861" w:rsidP="00B25861">
                  <w:pPr>
                    <w:rPr>
                      <w:ins w:id="112" w:author="Dylan CHEN" w:date="2026-08-30T19:37:00Z" w16du:dateUtc="2026-08-30T11:37:00Z"/>
                      <w:color w:val="000000"/>
                      <w:sz w:val="22"/>
                      <w:szCs w:val="22"/>
                    </w:rPr>
                  </w:pPr>
                  <w:ins w:id="113" w:author="Dylan CHEN" w:date="2026-08-30T19:37:00Z" w16du:dateUtc="2026-08-30T11:37:00Z">
                    <w:r w:rsidRPr="00B25861">
                      <w:rPr>
                        <w:color w:val="000000"/>
                        <w:sz w:val="22"/>
                        <w:szCs w:val="22"/>
                      </w:rPr>
                      <w:t xml:space="preserve">Timing of AI answer </w:t>
                    </w:r>
                  </w:ins>
                </w:p>
              </w:tc>
              <w:tc>
                <w:tcPr>
                  <w:tcW w:w="1581" w:type="dxa"/>
                  <w:tcBorders>
                    <w:top w:val="nil"/>
                    <w:left w:val="nil"/>
                    <w:bottom w:val="single" w:sz="8" w:space="0" w:color="auto"/>
                    <w:right w:val="single" w:sz="8" w:space="0" w:color="auto"/>
                  </w:tcBorders>
                  <w:vAlign w:val="center"/>
                  <w:hideMark/>
                </w:tcPr>
                <w:p w14:paraId="33191F89" w14:textId="77777777" w:rsidR="00B25861" w:rsidRPr="00B25861" w:rsidRDefault="00B25861" w:rsidP="00B25861">
                  <w:pPr>
                    <w:jc w:val="center"/>
                    <w:rPr>
                      <w:ins w:id="114" w:author="Dylan CHEN" w:date="2026-08-30T19:37:00Z" w16du:dateUtc="2026-08-30T11:37:00Z"/>
                      <w:color w:val="000000"/>
                      <w:sz w:val="22"/>
                      <w:szCs w:val="22"/>
                    </w:rPr>
                  </w:pPr>
                  <w:ins w:id="115" w:author="Dylan CHEN" w:date="2026-08-30T19:37:00Z" w16du:dateUtc="2026-08-30T11:37:00Z">
                    <w:r w:rsidRPr="00B25861">
                      <w:rPr>
                        <w:color w:val="000000"/>
                        <w:sz w:val="22"/>
                        <w:szCs w:val="22"/>
                      </w:rPr>
                      <w:t>NA</w:t>
                    </w:r>
                  </w:ins>
                </w:p>
              </w:tc>
              <w:tc>
                <w:tcPr>
                  <w:tcW w:w="1710" w:type="dxa"/>
                  <w:tcBorders>
                    <w:top w:val="nil"/>
                    <w:left w:val="nil"/>
                    <w:bottom w:val="single" w:sz="8" w:space="0" w:color="auto"/>
                    <w:right w:val="single" w:sz="8" w:space="0" w:color="auto"/>
                  </w:tcBorders>
                  <w:vAlign w:val="center"/>
                  <w:hideMark/>
                </w:tcPr>
                <w:p w14:paraId="65DB8EE1" w14:textId="77777777" w:rsidR="00B25861" w:rsidRPr="00B25861" w:rsidRDefault="00B25861" w:rsidP="00B25861">
                  <w:pPr>
                    <w:jc w:val="center"/>
                    <w:rPr>
                      <w:ins w:id="116" w:author="Dylan CHEN" w:date="2026-08-30T19:37:00Z" w16du:dateUtc="2026-08-30T11:37:00Z"/>
                      <w:color w:val="000000"/>
                      <w:sz w:val="22"/>
                      <w:szCs w:val="22"/>
                    </w:rPr>
                  </w:pPr>
                  <w:ins w:id="117" w:author="Dylan CHEN" w:date="2026-08-30T19:37:00Z" w16du:dateUtc="2026-08-30T11:37:00Z">
                    <w:r w:rsidRPr="00B25861">
                      <w:rPr>
                        <w:color w:val="000000"/>
                        <w:sz w:val="22"/>
                        <w:szCs w:val="22"/>
                      </w:rPr>
                      <w:t>NA</w:t>
                    </w:r>
                  </w:ins>
                </w:p>
              </w:tc>
              <w:tc>
                <w:tcPr>
                  <w:tcW w:w="2160" w:type="dxa"/>
                  <w:tcBorders>
                    <w:top w:val="nil"/>
                    <w:left w:val="nil"/>
                    <w:bottom w:val="single" w:sz="8" w:space="0" w:color="auto"/>
                    <w:right w:val="single" w:sz="8" w:space="0" w:color="auto"/>
                  </w:tcBorders>
                  <w:vAlign w:val="center"/>
                  <w:hideMark/>
                </w:tcPr>
                <w:p w14:paraId="33052BD9" w14:textId="77777777" w:rsidR="00B25861" w:rsidRPr="00B25861" w:rsidRDefault="00B25861" w:rsidP="00B25861">
                  <w:pPr>
                    <w:jc w:val="center"/>
                    <w:rPr>
                      <w:ins w:id="118" w:author="Dylan CHEN" w:date="2026-08-30T19:37:00Z" w16du:dateUtc="2026-08-30T11:37:00Z"/>
                      <w:color w:val="000000"/>
                      <w:sz w:val="22"/>
                      <w:szCs w:val="22"/>
                    </w:rPr>
                  </w:pPr>
                  <w:ins w:id="119"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
                <w:p w14:paraId="68700310" w14:textId="77777777" w:rsidR="00B25861" w:rsidRPr="00B25861" w:rsidRDefault="00B25861" w:rsidP="00B25861">
                  <w:pPr>
                    <w:jc w:val="center"/>
                    <w:rPr>
                      <w:ins w:id="120" w:author="Dylan CHEN" w:date="2026-08-30T19:37:00Z" w16du:dateUtc="2026-08-30T11:37:00Z"/>
                      <w:color w:val="000000"/>
                      <w:sz w:val="22"/>
                      <w:szCs w:val="22"/>
                    </w:rPr>
                  </w:pPr>
                  <w:ins w:id="121" w:author="Dylan CHEN" w:date="2026-08-30T19:37:00Z" w16du:dateUtc="2026-08-30T11:37:00Z">
                    <w:r w:rsidRPr="00B25861">
                      <w:rPr>
                        <w:color w:val="000000"/>
                        <w:sz w:val="22"/>
                        <w:szCs w:val="22"/>
                      </w:rPr>
                      <w:t xml:space="preserve">immediately after posting </w:t>
                    </w:r>
                  </w:ins>
                </w:p>
              </w:tc>
            </w:tr>
            <w:tr w:rsidR="00B25861" w:rsidRPr="00B25861" w14:paraId="6719FCBD" w14:textId="77777777" w:rsidTr="00515634">
              <w:trPr>
                <w:trHeight w:val="61"/>
                <w:jc w:val="center"/>
                <w:ins w:id="122"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272C7D0D" w14:textId="77777777" w:rsidR="00B25861" w:rsidRPr="00B25861" w:rsidRDefault="00B25861" w:rsidP="00B25861">
                  <w:pPr>
                    <w:rPr>
                      <w:ins w:id="123" w:author="Dylan CHEN" w:date="2026-08-30T19:37:00Z" w16du:dateUtc="2026-08-30T11:37:00Z"/>
                      <w:color w:val="000000"/>
                      <w:sz w:val="22"/>
                      <w:szCs w:val="22"/>
                    </w:rPr>
                  </w:pPr>
                  <w:ins w:id="124" w:author="Dylan CHEN" w:date="2026-08-30T19:37:00Z" w16du:dateUtc="2026-08-30T11:37:00Z">
                    <w:r w:rsidRPr="00B25861">
                      <w:rPr>
                        <w:color w:val="000000"/>
                        <w:sz w:val="22"/>
                        <w:szCs w:val="22"/>
                      </w:rPr>
                      <w:t>AI’s relation to the human answerer</w:t>
                    </w:r>
                  </w:ins>
                </w:p>
              </w:tc>
              <w:tc>
                <w:tcPr>
                  <w:tcW w:w="1581" w:type="dxa"/>
                  <w:tcBorders>
                    <w:top w:val="nil"/>
                    <w:left w:val="nil"/>
                    <w:bottom w:val="single" w:sz="8" w:space="0" w:color="auto"/>
                    <w:right w:val="single" w:sz="8" w:space="0" w:color="auto"/>
                  </w:tcBorders>
                  <w:vAlign w:val="center"/>
                  <w:hideMark/>
                </w:tcPr>
                <w:p w14:paraId="70C61E8E" w14:textId="77777777" w:rsidR="00B25861" w:rsidRPr="00B25861" w:rsidRDefault="00B25861" w:rsidP="00B25861">
                  <w:pPr>
                    <w:jc w:val="center"/>
                    <w:rPr>
                      <w:ins w:id="125" w:author="Dylan CHEN" w:date="2026-08-30T19:37:00Z" w16du:dateUtc="2026-08-30T11:37:00Z"/>
                      <w:color w:val="000000"/>
                      <w:sz w:val="22"/>
                      <w:szCs w:val="22"/>
                    </w:rPr>
                  </w:pPr>
                  <w:ins w:id="126" w:author="Dylan CHEN" w:date="2026-08-30T19:37:00Z" w16du:dateUtc="2026-08-30T11:37:00Z">
                    <w:r w:rsidRPr="00B25861">
                      <w:rPr>
                        <w:color w:val="000000"/>
                        <w:sz w:val="22"/>
                        <w:szCs w:val="22"/>
                      </w:rPr>
                      <w:t>None – diverts questions pre-arrival</w:t>
                    </w:r>
                  </w:ins>
                </w:p>
              </w:tc>
              <w:tc>
                <w:tcPr>
                  <w:tcW w:w="1710" w:type="dxa"/>
                  <w:tcBorders>
                    <w:top w:val="nil"/>
                    <w:left w:val="nil"/>
                    <w:bottom w:val="single" w:sz="8" w:space="0" w:color="auto"/>
                    <w:right w:val="single" w:sz="8" w:space="0" w:color="auto"/>
                  </w:tcBorders>
                  <w:vAlign w:val="center"/>
                  <w:hideMark/>
                </w:tcPr>
                <w:p w14:paraId="7B8F2EAF" w14:textId="77777777" w:rsidR="00B25861" w:rsidRPr="00B25861" w:rsidRDefault="00B25861" w:rsidP="00B25861">
                  <w:pPr>
                    <w:jc w:val="center"/>
                    <w:rPr>
                      <w:ins w:id="127" w:author="Dylan CHEN" w:date="2026-08-30T19:37:00Z" w16du:dateUtc="2026-08-30T11:37:00Z"/>
                      <w:color w:val="000000"/>
                      <w:sz w:val="22"/>
                      <w:szCs w:val="22"/>
                    </w:rPr>
                  </w:pPr>
                  <w:ins w:id="128" w:author="Dylan CHEN" w:date="2026-08-30T19:37:00Z" w16du:dateUtc="2026-08-30T11:37:00Z">
                    <w:r w:rsidRPr="00B25861">
                      <w:rPr>
                        <w:color w:val="000000"/>
                        <w:sz w:val="22"/>
                        <w:szCs w:val="22"/>
                      </w:rPr>
                      <w:t xml:space="preserve">Collaborator </w:t>
                    </w:r>
                  </w:ins>
                </w:p>
              </w:tc>
              <w:tc>
                <w:tcPr>
                  <w:tcW w:w="2160" w:type="dxa"/>
                  <w:tcBorders>
                    <w:top w:val="nil"/>
                    <w:left w:val="nil"/>
                    <w:bottom w:val="single" w:sz="8" w:space="0" w:color="auto"/>
                    <w:right w:val="single" w:sz="8" w:space="0" w:color="auto"/>
                  </w:tcBorders>
                  <w:vAlign w:val="center"/>
                  <w:hideMark/>
                </w:tcPr>
                <w:p w14:paraId="3EFEEE94" w14:textId="77777777" w:rsidR="00B25861" w:rsidRPr="00B25861" w:rsidRDefault="00B25861" w:rsidP="00B25861">
                  <w:pPr>
                    <w:jc w:val="center"/>
                    <w:rPr>
                      <w:ins w:id="129" w:author="Dylan CHEN" w:date="2026-08-30T19:37:00Z" w16du:dateUtc="2026-08-30T11:37:00Z"/>
                      <w:color w:val="000000"/>
                      <w:sz w:val="22"/>
                      <w:szCs w:val="22"/>
                    </w:rPr>
                  </w:pPr>
                  <w:ins w:id="130"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
                <w:p w14:paraId="5513791C" w14:textId="77777777" w:rsidR="00B25861" w:rsidRPr="00B25861" w:rsidRDefault="00B25861" w:rsidP="00B25861">
                  <w:pPr>
                    <w:jc w:val="center"/>
                    <w:rPr>
                      <w:ins w:id="131" w:author="Dylan CHEN" w:date="2026-08-30T19:37:00Z" w16du:dateUtc="2026-08-30T11:37:00Z"/>
                      <w:color w:val="000000"/>
                      <w:sz w:val="22"/>
                      <w:szCs w:val="22"/>
                    </w:rPr>
                  </w:pPr>
                  <w:ins w:id="132" w:author="Dylan CHEN" w:date="2026-08-30T19:37:00Z" w16du:dateUtc="2026-08-30T11:37:00Z">
                    <w:r w:rsidRPr="00B25861">
                      <w:rPr>
                        <w:color w:val="000000"/>
                        <w:sz w:val="22"/>
                        <w:szCs w:val="22"/>
                      </w:rPr>
                      <w:t>Direct competitor</w:t>
                    </w:r>
                  </w:ins>
                </w:p>
              </w:tc>
            </w:tr>
            <w:tr w:rsidR="00B25861" w:rsidRPr="00B25861" w14:paraId="611FC8BC" w14:textId="77777777" w:rsidTr="00515634">
              <w:trPr>
                <w:trHeight w:val="40"/>
                <w:jc w:val="center"/>
                <w:ins w:id="133"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6B01C922" w14:textId="77777777" w:rsidR="00B25861" w:rsidRPr="00B25861" w:rsidRDefault="00B25861" w:rsidP="00B25861">
                  <w:pPr>
                    <w:rPr>
                      <w:ins w:id="134" w:author="Dylan CHEN" w:date="2026-08-30T19:37:00Z" w16du:dateUtc="2026-08-30T11:37:00Z"/>
                      <w:color w:val="000000"/>
                      <w:sz w:val="22"/>
                      <w:szCs w:val="22"/>
                    </w:rPr>
                  </w:pPr>
                  <w:ins w:id="135" w:author="Dylan CHEN" w:date="2026-08-30T19:37:00Z" w16du:dateUtc="2026-08-30T11:37:00Z">
                    <w:r w:rsidRPr="00B25861">
                      <w:rPr>
                        <w:color w:val="000000"/>
                        <w:sz w:val="22"/>
                        <w:szCs w:val="22"/>
                      </w:rPr>
                      <w:t xml:space="preserve">AI identifiable </w:t>
                    </w:r>
                  </w:ins>
                </w:p>
              </w:tc>
              <w:tc>
                <w:tcPr>
                  <w:tcW w:w="1581" w:type="dxa"/>
                  <w:tcBorders>
                    <w:top w:val="nil"/>
                    <w:left w:val="nil"/>
                    <w:bottom w:val="single" w:sz="8" w:space="0" w:color="auto"/>
                    <w:right w:val="single" w:sz="8" w:space="0" w:color="auto"/>
                  </w:tcBorders>
                  <w:vAlign w:val="center"/>
                  <w:hideMark/>
                </w:tcPr>
                <w:p w14:paraId="3E8DFB76" w14:textId="77777777" w:rsidR="00B25861" w:rsidRPr="00B25861" w:rsidRDefault="00B25861" w:rsidP="00B25861">
                  <w:pPr>
                    <w:jc w:val="center"/>
                    <w:rPr>
                      <w:ins w:id="136" w:author="Dylan CHEN" w:date="2026-08-30T19:37:00Z" w16du:dateUtc="2026-08-30T11:37:00Z"/>
                      <w:color w:val="000000"/>
                      <w:sz w:val="22"/>
                      <w:szCs w:val="22"/>
                    </w:rPr>
                  </w:pPr>
                  <w:ins w:id="137"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67F4BD19" w14:textId="77777777" w:rsidR="00B25861" w:rsidRPr="00B25861" w:rsidRDefault="00B25861" w:rsidP="00B25861">
                  <w:pPr>
                    <w:jc w:val="center"/>
                    <w:rPr>
                      <w:ins w:id="138" w:author="Dylan CHEN" w:date="2026-08-30T19:37:00Z" w16du:dateUtc="2026-08-30T11:37:00Z"/>
                      <w:color w:val="000000"/>
                      <w:sz w:val="22"/>
                      <w:szCs w:val="22"/>
                    </w:rPr>
                  </w:pPr>
                  <w:ins w:id="139"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3307631E" w14:textId="77777777" w:rsidR="00B25861" w:rsidRPr="00B25861" w:rsidRDefault="00B25861" w:rsidP="00B25861">
                  <w:pPr>
                    <w:jc w:val="center"/>
                    <w:rPr>
                      <w:ins w:id="140" w:author="Dylan CHEN" w:date="2026-08-30T19:37:00Z" w16du:dateUtc="2026-08-30T11:37:00Z"/>
                      <w:color w:val="000000"/>
                      <w:sz w:val="22"/>
                      <w:szCs w:val="22"/>
                    </w:rPr>
                  </w:pPr>
                  <w:ins w:id="141"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
                <w:p w14:paraId="3D72331E" w14:textId="77777777" w:rsidR="00B25861" w:rsidRPr="00B25861" w:rsidRDefault="00B25861" w:rsidP="00B25861">
                  <w:pPr>
                    <w:jc w:val="center"/>
                    <w:rPr>
                      <w:ins w:id="142" w:author="Dylan CHEN" w:date="2026-08-30T19:37:00Z" w16du:dateUtc="2026-08-30T11:37:00Z"/>
                      <w:color w:val="000000"/>
                      <w:sz w:val="22"/>
                      <w:szCs w:val="22"/>
                    </w:rPr>
                  </w:pPr>
                  <w:ins w:id="143" w:author="Dylan CHEN" w:date="2026-08-30T19:37:00Z" w16du:dateUtc="2026-08-30T11:37:00Z">
                    <w:r w:rsidRPr="00B25861">
                      <w:rPr>
                        <w:color w:val="000000"/>
                        <w:sz w:val="22"/>
                        <w:szCs w:val="22"/>
                      </w:rPr>
                      <w:t>Yes</w:t>
                    </w:r>
                  </w:ins>
                </w:p>
              </w:tc>
            </w:tr>
            <w:tr w:rsidR="00B25861" w:rsidRPr="00B25861" w14:paraId="4EC2AE5E" w14:textId="77777777" w:rsidTr="00515634">
              <w:trPr>
                <w:trHeight w:val="79"/>
                <w:jc w:val="center"/>
                <w:ins w:id="144"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1B64AF0A" w14:textId="77777777" w:rsidR="00B25861" w:rsidRPr="00B25861" w:rsidRDefault="00B25861" w:rsidP="00B25861">
                  <w:pPr>
                    <w:rPr>
                      <w:ins w:id="145" w:author="Dylan CHEN" w:date="2026-08-30T19:37:00Z" w16du:dateUtc="2026-08-30T11:37:00Z"/>
                      <w:color w:val="000000"/>
                      <w:sz w:val="22"/>
                      <w:szCs w:val="22"/>
                    </w:rPr>
                  </w:pPr>
                  <w:ins w:id="146"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tcBorders>
                    <w:top w:val="nil"/>
                    <w:left w:val="nil"/>
                    <w:bottom w:val="single" w:sz="8" w:space="0" w:color="auto"/>
                    <w:right w:val="single" w:sz="8" w:space="0" w:color="auto"/>
                  </w:tcBorders>
                  <w:vAlign w:val="center"/>
                  <w:hideMark/>
                </w:tcPr>
                <w:p w14:paraId="009BC4D7" w14:textId="77777777" w:rsidR="00B25861" w:rsidRPr="00B25861" w:rsidRDefault="00B25861" w:rsidP="00B25861">
                  <w:pPr>
                    <w:jc w:val="center"/>
                    <w:rPr>
                      <w:ins w:id="147" w:author="Dylan CHEN" w:date="2026-08-30T19:37:00Z" w16du:dateUtc="2026-08-30T11:37:00Z"/>
                      <w:color w:val="000000"/>
                      <w:sz w:val="22"/>
                      <w:szCs w:val="22"/>
                    </w:rPr>
                  </w:pPr>
                  <w:ins w:id="148"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72DB140A" w14:textId="77777777" w:rsidR="00B25861" w:rsidRPr="00B25861" w:rsidRDefault="00B25861" w:rsidP="00B25861">
                  <w:pPr>
                    <w:jc w:val="center"/>
                    <w:rPr>
                      <w:ins w:id="149" w:author="Dylan CHEN" w:date="2026-08-30T19:37:00Z" w16du:dateUtc="2026-08-30T11:37:00Z"/>
                      <w:color w:val="000000"/>
                      <w:sz w:val="22"/>
                      <w:szCs w:val="22"/>
                    </w:rPr>
                  </w:pPr>
                  <w:ins w:id="150"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599CBCB8" w14:textId="77777777" w:rsidR="00B25861" w:rsidRPr="00B25861" w:rsidRDefault="00B25861" w:rsidP="00B25861">
                  <w:pPr>
                    <w:jc w:val="center"/>
                    <w:rPr>
                      <w:ins w:id="151" w:author="Dylan CHEN" w:date="2026-08-30T19:37:00Z" w16du:dateUtc="2026-08-30T11:37:00Z"/>
                      <w:color w:val="000000"/>
                      <w:sz w:val="22"/>
                      <w:szCs w:val="22"/>
                    </w:rPr>
                  </w:pPr>
                  <w:ins w:id="152"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
                <w:p w14:paraId="6D00B23D" w14:textId="77777777" w:rsidR="00B25861" w:rsidRPr="00B25861" w:rsidRDefault="00B25861" w:rsidP="00B25861">
                  <w:pPr>
                    <w:jc w:val="center"/>
                    <w:rPr>
                      <w:ins w:id="153" w:author="Dylan CHEN" w:date="2026-08-30T19:37:00Z" w16du:dateUtc="2026-08-30T11:37:00Z"/>
                      <w:color w:val="000000"/>
                      <w:sz w:val="22"/>
                      <w:szCs w:val="22"/>
                    </w:rPr>
                  </w:pPr>
                  <w:ins w:id="154" w:author="Dylan CHEN" w:date="2026-08-30T19:37:00Z" w16du:dateUtc="2026-08-30T11:37:00Z">
                    <w:r w:rsidRPr="00B25861">
                      <w:rPr>
                        <w:color w:val="000000"/>
                        <w:sz w:val="22"/>
                        <w:szCs w:val="22"/>
                      </w:rPr>
                      <w:t>Yes</w:t>
                    </w:r>
                  </w:ins>
                </w:p>
              </w:tc>
            </w:tr>
            <w:tr w:rsidR="00B25861" w:rsidRPr="00B25861" w14:paraId="2B393D73" w14:textId="77777777" w:rsidTr="00515634">
              <w:trPr>
                <w:trHeight w:val="40"/>
                <w:jc w:val="center"/>
                <w:ins w:id="155"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1DA82EAE" w14:textId="77777777" w:rsidR="00B25861" w:rsidRPr="00B25861" w:rsidRDefault="00B25861" w:rsidP="00B25861">
                  <w:pPr>
                    <w:rPr>
                      <w:ins w:id="156" w:author="Dylan CHEN" w:date="2026-08-30T19:37:00Z" w16du:dateUtc="2026-08-30T11:37:00Z"/>
                      <w:color w:val="000000"/>
                      <w:sz w:val="22"/>
                      <w:szCs w:val="22"/>
                    </w:rPr>
                  </w:pPr>
                  <w:ins w:id="157" w:author="Dylan CHEN" w:date="2026-08-30T19:37:00Z" w16du:dateUtc="2026-08-30T11:37:00Z">
                    <w:r w:rsidRPr="00B25861">
                      <w:rPr>
                        <w:color w:val="000000"/>
                        <w:sz w:val="22"/>
                        <w:szCs w:val="22"/>
                      </w:rPr>
                      <w:t>Research design</w:t>
                    </w:r>
                  </w:ins>
                </w:p>
              </w:tc>
              <w:tc>
                <w:tcPr>
                  <w:tcW w:w="1581" w:type="dxa"/>
                  <w:tcBorders>
                    <w:top w:val="nil"/>
                    <w:left w:val="nil"/>
                    <w:bottom w:val="single" w:sz="8" w:space="0" w:color="auto"/>
                    <w:right w:val="single" w:sz="8" w:space="0" w:color="auto"/>
                  </w:tcBorders>
                  <w:vAlign w:val="center"/>
                  <w:hideMark/>
                </w:tcPr>
                <w:p w14:paraId="58139D94" w14:textId="77777777" w:rsidR="00B25861" w:rsidRPr="00B25861" w:rsidRDefault="00B25861" w:rsidP="00B25861">
                  <w:pPr>
                    <w:jc w:val="center"/>
                    <w:rPr>
                      <w:ins w:id="158" w:author="Dylan CHEN" w:date="2026-08-30T19:37:00Z" w16du:dateUtc="2026-08-30T11:37:00Z"/>
                      <w:color w:val="000000"/>
                      <w:sz w:val="22"/>
                      <w:szCs w:val="22"/>
                    </w:rPr>
                  </w:pPr>
                  <w:ins w:id="159" w:author="Dylan CHEN" w:date="2026-08-30T19:37:00Z" w16du:dateUtc="2026-08-30T11:37:00Z">
                    <w:r w:rsidRPr="00B25861">
                      <w:rPr>
                        <w:color w:val="000000"/>
                        <w:sz w:val="22"/>
                        <w:szCs w:val="22"/>
                      </w:rPr>
                      <w:t>Natural experiment</w:t>
                    </w:r>
                  </w:ins>
                </w:p>
              </w:tc>
              <w:tc>
                <w:tcPr>
                  <w:tcW w:w="1710" w:type="dxa"/>
                  <w:tcBorders>
                    <w:top w:val="nil"/>
                    <w:left w:val="nil"/>
                    <w:bottom w:val="single" w:sz="8" w:space="0" w:color="auto"/>
                    <w:right w:val="single" w:sz="8" w:space="0" w:color="auto"/>
                  </w:tcBorders>
                  <w:vAlign w:val="center"/>
                  <w:hideMark/>
                </w:tcPr>
                <w:p w14:paraId="039124D7" w14:textId="77777777" w:rsidR="00B25861" w:rsidRPr="00B25861" w:rsidRDefault="00B25861" w:rsidP="00B25861">
                  <w:pPr>
                    <w:jc w:val="center"/>
                    <w:rPr>
                      <w:ins w:id="160" w:author="Dylan CHEN" w:date="2026-08-30T19:37:00Z" w16du:dateUtc="2026-08-30T11:37:00Z"/>
                      <w:color w:val="000000"/>
                      <w:sz w:val="22"/>
                      <w:szCs w:val="22"/>
                    </w:rPr>
                  </w:pPr>
                  <w:ins w:id="161" w:author="Dylan CHEN" w:date="2026-08-30T19:37:00Z" w16du:dateUtc="2026-08-30T11:37:00Z">
                    <w:r w:rsidRPr="00B25861">
                      <w:rPr>
                        <w:color w:val="000000"/>
                        <w:sz w:val="22"/>
                        <w:szCs w:val="22"/>
                      </w:rPr>
                      <w:t>Natural experiment</w:t>
                    </w:r>
                  </w:ins>
                </w:p>
              </w:tc>
              <w:tc>
                <w:tcPr>
                  <w:tcW w:w="2160" w:type="dxa"/>
                  <w:tcBorders>
                    <w:top w:val="nil"/>
                    <w:left w:val="nil"/>
                    <w:bottom w:val="single" w:sz="8" w:space="0" w:color="auto"/>
                    <w:right w:val="single" w:sz="8" w:space="0" w:color="auto"/>
                  </w:tcBorders>
                  <w:vAlign w:val="center"/>
                  <w:hideMark/>
                </w:tcPr>
                <w:p w14:paraId="723EF90F" w14:textId="77777777" w:rsidR="00B25861" w:rsidRPr="00B25861" w:rsidRDefault="00B25861" w:rsidP="00B25861">
                  <w:pPr>
                    <w:jc w:val="center"/>
                    <w:rPr>
                      <w:ins w:id="162" w:author="Dylan CHEN" w:date="2026-08-30T19:37:00Z" w16du:dateUtc="2026-08-30T11:37:00Z"/>
                      <w:color w:val="000000"/>
                      <w:sz w:val="22"/>
                      <w:szCs w:val="22"/>
                    </w:rPr>
                  </w:pPr>
                  <w:ins w:id="163"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
                <w:p w14:paraId="74E5B40D" w14:textId="77777777" w:rsidR="00B25861" w:rsidRPr="00B25861" w:rsidRDefault="00B25861" w:rsidP="00B25861">
                  <w:pPr>
                    <w:jc w:val="center"/>
                    <w:rPr>
                      <w:ins w:id="164" w:author="Dylan CHEN" w:date="2026-08-30T19:37:00Z" w16du:dateUtc="2026-08-30T11:37:00Z"/>
                      <w:color w:val="000000"/>
                      <w:sz w:val="22"/>
                      <w:szCs w:val="22"/>
                    </w:rPr>
                  </w:pPr>
                  <w:ins w:id="165" w:author="Dylan CHEN" w:date="2026-08-30T19:37:00Z" w16du:dateUtc="2026-08-30T11:37:00Z">
                    <w:r w:rsidRPr="00B25861">
                      <w:rPr>
                        <w:color w:val="000000"/>
                        <w:sz w:val="22"/>
                        <w:szCs w:val="22"/>
                      </w:rPr>
                      <w:t>Randomized field experiment</w:t>
                    </w:r>
                  </w:ins>
                </w:p>
              </w:tc>
            </w:tr>
          </w:tbl>
          <w:bookmarkEnd w:id="68"/>
          <w:p w14:paraId="62F7EFEA" w14:textId="2F33511A" w:rsidR="000B24A4" w:rsidRPr="00015210" w:rsidDel="00B25861" w:rsidRDefault="000B24A4" w:rsidP="00874B70">
            <w:pPr>
              <w:jc w:val="center"/>
              <w:rPr>
                <w:del w:id="166" w:author="Dylan CHEN" w:date="2026-08-30T19:37:00Z" w16du:dateUtc="2026-08-30T11:37:00Z"/>
                <w:b/>
                <w:bCs/>
                <w:color w:val="000000"/>
                <w:sz w:val="22"/>
                <w:szCs w:val="22"/>
              </w:rPr>
            </w:pPr>
            <w:del w:id="167" w:author="Dylan CHEN" w:date="2026-08-30T19:37:00Z" w16du:dateUtc="2026-08-30T11:37:00Z">
              <w:r w:rsidRPr="00015210" w:rsidDel="00B25861">
                <w:rPr>
                  <w:b/>
                  <w:bCs/>
                  <w:color w:val="000000"/>
                  <w:sz w:val="22"/>
                  <w:szCs w:val="22"/>
                </w:rPr>
                <w:delText>Dimension</w:delText>
              </w:r>
            </w:del>
          </w:p>
        </w:tc>
        <w:tc>
          <w:tcPr>
            <w:tcW w:w="3166" w:type="dxa"/>
            <w:gridSpan w:val="3"/>
            <w:tcBorders>
              <w:top w:val="single" w:sz="8" w:space="0" w:color="auto"/>
              <w:left w:val="nil"/>
              <w:bottom w:val="single" w:sz="8" w:space="0" w:color="auto"/>
              <w:right w:val="single" w:sz="8" w:space="0" w:color="auto"/>
            </w:tcBorders>
            <w:vAlign w:val="center"/>
            <w:hideMark/>
          </w:tcPr>
          <w:p w14:paraId="16670472" w14:textId="4BBEB3CA" w:rsidR="000B24A4" w:rsidRPr="00015210" w:rsidDel="00B25861" w:rsidRDefault="000B24A4" w:rsidP="00874B70">
            <w:pPr>
              <w:jc w:val="center"/>
              <w:rPr>
                <w:del w:id="168" w:author="Dylan CHEN" w:date="2026-08-30T19:37:00Z" w16du:dateUtc="2026-08-30T11:37:00Z"/>
                <w:b/>
                <w:bCs/>
                <w:color w:val="000000"/>
                <w:sz w:val="22"/>
                <w:szCs w:val="22"/>
              </w:rPr>
            </w:pPr>
            <w:del w:id="169" w:author="Dylan CHEN" w:date="2026-08-30T19:37:00Z" w16du:dateUtc="2026-08-30T11:37:00Z">
              <w:r w:rsidRPr="00015210" w:rsidDel="00B25861">
                <w:rPr>
                  <w:b/>
                  <w:bCs/>
                  <w:color w:val="000000"/>
                  <w:sz w:val="22"/>
                  <w:szCs w:val="22"/>
                </w:rPr>
                <w:delText>Su et al. (2025)</w:delText>
              </w:r>
            </w:del>
          </w:p>
        </w:tc>
        <w:tc>
          <w:tcPr>
            <w:tcW w:w="3309" w:type="dxa"/>
            <w:gridSpan w:val="2"/>
            <w:tcBorders>
              <w:top w:val="single" w:sz="8" w:space="0" w:color="auto"/>
              <w:left w:val="nil"/>
              <w:bottom w:val="single" w:sz="8" w:space="0" w:color="auto"/>
              <w:right w:val="single" w:sz="8" w:space="0" w:color="auto"/>
            </w:tcBorders>
            <w:vAlign w:val="center"/>
            <w:hideMark/>
          </w:tcPr>
          <w:p w14:paraId="092241C4" w14:textId="2FD0CF2A" w:rsidR="000B24A4" w:rsidRPr="00015210" w:rsidDel="00B25861" w:rsidRDefault="000B24A4" w:rsidP="00874B70">
            <w:pPr>
              <w:jc w:val="center"/>
              <w:rPr>
                <w:del w:id="170" w:author="Dylan CHEN" w:date="2026-08-30T19:37:00Z" w16du:dateUtc="2026-08-30T11:37:00Z"/>
                <w:b/>
                <w:bCs/>
                <w:color w:val="000000"/>
                <w:sz w:val="22"/>
                <w:szCs w:val="22"/>
              </w:rPr>
            </w:pPr>
            <w:del w:id="171" w:author="Dylan CHEN" w:date="2026-08-30T19:37:00Z" w16du:dateUtc="2026-08-30T11:37:00Z">
              <w:r w:rsidRPr="00015210" w:rsidDel="00B25861">
                <w:rPr>
                  <w:b/>
                  <w:bCs/>
                  <w:color w:val="000000"/>
                  <w:sz w:val="22"/>
                  <w:szCs w:val="22"/>
                </w:rPr>
                <w:delText>This study</w:delText>
              </w:r>
            </w:del>
          </w:p>
        </w:tc>
      </w:tr>
      <w:tr w:rsidR="000B24A4" w:rsidRPr="00015210" w:rsidDel="00B25861" w14:paraId="6ABA9588" w14:textId="7FF5CD35" w:rsidTr="001F085E">
        <w:trPr>
          <w:trHeight w:val="40"/>
          <w:jc w:val="center"/>
          <w:del w:id="172" w:author="Dylan CHEN" w:date="2026-08-30T19:37:00Z" w16du:dateUtc="2026-08-30T11:37:00Z"/>
        </w:trPr>
        <w:tc>
          <w:tcPr>
            <w:tcW w:w="2865" w:type="dxa"/>
            <w:gridSpan w:val="2"/>
            <w:tcBorders>
              <w:top w:val="nil"/>
              <w:left w:val="single" w:sz="8" w:space="0" w:color="auto"/>
              <w:bottom w:val="single" w:sz="8" w:space="0" w:color="auto"/>
              <w:right w:val="single" w:sz="8" w:space="0" w:color="auto"/>
            </w:tcBorders>
            <w:vAlign w:val="center"/>
            <w:hideMark/>
          </w:tcPr>
          <w:p w14:paraId="6B42C90C" w14:textId="51BFBB78" w:rsidR="000B24A4" w:rsidRPr="00015210" w:rsidDel="00B25861" w:rsidRDefault="000B24A4" w:rsidP="00874B70">
            <w:pPr>
              <w:rPr>
                <w:del w:id="173" w:author="Dylan CHEN" w:date="2026-08-30T19:37:00Z" w16du:dateUtc="2026-08-30T11:37:00Z"/>
                <w:color w:val="000000"/>
                <w:sz w:val="22"/>
                <w:szCs w:val="22"/>
              </w:rPr>
            </w:pPr>
            <w:del w:id="174" w:author="Dylan CHEN" w:date="2026-08-30T19:37:00Z" w16du:dateUtc="2026-08-30T11:37:00Z">
              <w:r w:rsidRPr="00015210" w:rsidDel="00B25861">
                <w:rPr>
                  <w:color w:val="000000"/>
                  <w:sz w:val="22"/>
                  <w:szCs w:val="22"/>
                </w:rPr>
                <w:delText xml:space="preserve">Domain </w:delText>
              </w:r>
            </w:del>
          </w:p>
        </w:tc>
        <w:tc>
          <w:tcPr>
            <w:tcW w:w="3166" w:type="dxa"/>
            <w:gridSpan w:val="3"/>
            <w:tcBorders>
              <w:top w:val="nil"/>
              <w:left w:val="nil"/>
              <w:bottom w:val="single" w:sz="8" w:space="0" w:color="auto"/>
              <w:right w:val="single" w:sz="8" w:space="0" w:color="auto"/>
            </w:tcBorders>
            <w:vAlign w:val="center"/>
            <w:hideMark/>
          </w:tcPr>
          <w:p w14:paraId="42359474" w14:textId="4D8A0556" w:rsidR="000B24A4" w:rsidRPr="00015210" w:rsidDel="00B25861" w:rsidRDefault="000B24A4" w:rsidP="00874B70">
            <w:pPr>
              <w:jc w:val="center"/>
              <w:rPr>
                <w:del w:id="175" w:author="Dylan CHEN" w:date="2026-08-30T19:37:00Z" w16du:dateUtc="2026-08-30T11:37:00Z"/>
                <w:color w:val="000000"/>
                <w:sz w:val="22"/>
                <w:szCs w:val="22"/>
              </w:rPr>
            </w:pPr>
            <w:del w:id="176" w:author="Dylan CHEN" w:date="2026-08-30T19:37:00Z" w16du:dateUtc="2026-08-30T11:37:00Z">
              <w:r w:rsidRPr="00015210" w:rsidDel="00B25861">
                <w:rPr>
                  <w:color w:val="000000"/>
                  <w:sz w:val="22"/>
                  <w:szCs w:val="22"/>
                </w:rPr>
                <w:delText xml:space="preserve">General-interest; </w:delText>
              </w:r>
            </w:del>
          </w:p>
        </w:tc>
        <w:tc>
          <w:tcPr>
            <w:tcW w:w="3309" w:type="dxa"/>
            <w:gridSpan w:val="2"/>
            <w:tcBorders>
              <w:top w:val="nil"/>
              <w:left w:val="nil"/>
              <w:bottom w:val="single" w:sz="8" w:space="0" w:color="auto"/>
              <w:right w:val="single" w:sz="8" w:space="0" w:color="auto"/>
            </w:tcBorders>
            <w:vAlign w:val="center"/>
            <w:hideMark/>
          </w:tcPr>
          <w:p w14:paraId="1C8D1064" w14:textId="48ABC01C" w:rsidR="000B24A4" w:rsidRPr="00015210" w:rsidDel="00B25861" w:rsidRDefault="000B24A4" w:rsidP="00874B70">
            <w:pPr>
              <w:jc w:val="center"/>
              <w:rPr>
                <w:del w:id="177" w:author="Dylan CHEN" w:date="2026-08-30T19:37:00Z" w16du:dateUtc="2026-08-30T11:37:00Z"/>
                <w:color w:val="000000"/>
                <w:sz w:val="22"/>
                <w:szCs w:val="22"/>
              </w:rPr>
            </w:pPr>
            <w:del w:id="178" w:author="Dylan CHEN" w:date="2026-08-30T19:37:00Z" w16du:dateUtc="2026-08-30T11:37:00Z">
              <w:r w:rsidRPr="00015210" w:rsidDel="00B25861">
                <w:rPr>
                  <w:color w:val="000000"/>
                  <w:sz w:val="22"/>
                  <w:szCs w:val="22"/>
                </w:rPr>
                <w:delText xml:space="preserve">Technical; </w:delText>
              </w:r>
            </w:del>
          </w:p>
        </w:tc>
      </w:tr>
      <w:tr w:rsidR="000B24A4" w:rsidRPr="00015210" w:rsidDel="00B25861" w14:paraId="1B689028" w14:textId="1B9BF714" w:rsidTr="001F085E">
        <w:trPr>
          <w:trHeight w:val="40"/>
          <w:jc w:val="center"/>
          <w:del w:id="179" w:author="Dylan CHEN" w:date="2026-08-30T19:37:00Z" w16du:dateUtc="2026-08-30T11:37:00Z"/>
        </w:trPr>
        <w:tc>
          <w:tcPr>
            <w:tcW w:w="2865" w:type="dxa"/>
            <w:gridSpan w:val="2"/>
            <w:tcBorders>
              <w:top w:val="nil"/>
              <w:left w:val="single" w:sz="8" w:space="0" w:color="auto"/>
              <w:bottom w:val="single" w:sz="8" w:space="0" w:color="auto"/>
              <w:right w:val="single" w:sz="8" w:space="0" w:color="auto"/>
            </w:tcBorders>
            <w:vAlign w:val="center"/>
          </w:tcPr>
          <w:p w14:paraId="13076E02" w14:textId="5C9A92E7" w:rsidR="000B24A4" w:rsidRPr="00015210" w:rsidDel="00B25861" w:rsidRDefault="000B24A4" w:rsidP="00874B70">
            <w:pPr>
              <w:rPr>
                <w:del w:id="180" w:author="Dylan CHEN" w:date="2026-08-30T19:37:00Z" w16du:dateUtc="2026-08-30T11:37:00Z"/>
                <w:color w:val="000000"/>
                <w:sz w:val="22"/>
                <w:szCs w:val="22"/>
              </w:rPr>
            </w:pPr>
            <w:del w:id="181" w:author="Dylan CHEN" w:date="2026-08-30T19:37:00Z" w16du:dateUtc="2026-08-30T11:37:00Z">
              <w:r w:rsidDel="00B25861">
                <w:rPr>
                  <w:color w:val="000000"/>
                  <w:sz w:val="22"/>
                  <w:szCs w:val="22"/>
                </w:rPr>
                <w:delText xml:space="preserve">Answer </w:delText>
              </w:r>
              <w:r w:rsidRPr="00015210" w:rsidDel="00B25861">
                <w:rPr>
                  <w:color w:val="000000"/>
                  <w:sz w:val="22"/>
                  <w:szCs w:val="22"/>
                </w:rPr>
                <w:delText>value</w:delText>
              </w:r>
            </w:del>
          </w:p>
        </w:tc>
        <w:tc>
          <w:tcPr>
            <w:tcW w:w="3166" w:type="dxa"/>
            <w:gridSpan w:val="3"/>
            <w:tcBorders>
              <w:top w:val="nil"/>
              <w:left w:val="nil"/>
              <w:bottom w:val="single" w:sz="8" w:space="0" w:color="auto"/>
              <w:right w:val="single" w:sz="8" w:space="0" w:color="auto"/>
            </w:tcBorders>
            <w:vAlign w:val="center"/>
          </w:tcPr>
          <w:p w14:paraId="7EF680E2" w14:textId="492A3649" w:rsidR="000B24A4" w:rsidRPr="00015210" w:rsidDel="00B25861" w:rsidRDefault="000B24A4" w:rsidP="00874B70">
            <w:pPr>
              <w:jc w:val="center"/>
              <w:rPr>
                <w:del w:id="182" w:author="Dylan CHEN" w:date="2026-08-30T19:37:00Z" w16du:dateUtc="2026-08-30T11:37:00Z"/>
                <w:color w:val="000000"/>
                <w:sz w:val="22"/>
                <w:szCs w:val="22"/>
              </w:rPr>
            </w:pPr>
            <w:del w:id="183" w:author="Dylan CHEN" w:date="2026-08-30T19:37:00Z" w16du:dateUtc="2026-08-30T11:37:00Z">
              <w:r w:rsidRPr="00015210" w:rsidDel="00B25861">
                <w:rPr>
                  <w:color w:val="000000"/>
                  <w:sz w:val="22"/>
                  <w:szCs w:val="22"/>
                </w:rPr>
                <w:delText>experience and interpretation</w:delText>
              </w:r>
            </w:del>
          </w:p>
        </w:tc>
        <w:tc>
          <w:tcPr>
            <w:tcW w:w="3309" w:type="dxa"/>
            <w:gridSpan w:val="2"/>
            <w:tcBorders>
              <w:top w:val="nil"/>
              <w:left w:val="nil"/>
              <w:bottom w:val="single" w:sz="8" w:space="0" w:color="auto"/>
              <w:right w:val="single" w:sz="8" w:space="0" w:color="auto"/>
            </w:tcBorders>
            <w:vAlign w:val="center"/>
          </w:tcPr>
          <w:p w14:paraId="51BB5995" w14:textId="6089A56B" w:rsidR="000B24A4" w:rsidRPr="00015210" w:rsidDel="00B25861" w:rsidRDefault="000B24A4" w:rsidP="00874B70">
            <w:pPr>
              <w:jc w:val="center"/>
              <w:rPr>
                <w:del w:id="184" w:author="Dylan CHEN" w:date="2026-08-30T19:37:00Z" w16du:dateUtc="2026-08-30T11:37:00Z"/>
                <w:color w:val="000000"/>
                <w:sz w:val="22"/>
                <w:szCs w:val="22"/>
              </w:rPr>
            </w:pPr>
            <w:del w:id="185" w:author="Dylan CHEN" w:date="2026-08-30T19:37:00Z" w16du:dateUtc="2026-08-30T11:37:00Z">
              <w:r w:rsidRPr="00015210" w:rsidDel="00B25861">
                <w:rPr>
                  <w:color w:val="000000"/>
                  <w:sz w:val="22"/>
                  <w:szCs w:val="22"/>
                </w:rPr>
                <w:delText>correctness and efficiency</w:delText>
              </w:r>
            </w:del>
          </w:p>
        </w:tc>
      </w:tr>
      <w:tr w:rsidR="000B24A4" w:rsidRPr="00015210" w:rsidDel="00B25861" w14:paraId="79E2D16B" w14:textId="21C50EB3" w:rsidTr="001F085E">
        <w:trPr>
          <w:trHeight w:val="43"/>
          <w:jc w:val="center"/>
          <w:del w:id="186" w:author="Dylan CHEN" w:date="2026-08-30T19:37:00Z" w16du:dateUtc="2026-08-30T11:37:00Z"/>
        </w:trPr>
        <w:tc>
          <w:tcPr>
            <w:tcW w:w="2865" w:type="dxa"/>
            <w:gridSpan w:val="2"/>
            <w:tcBorders>
              <w:top w:val="nil"/>
              <w:left w:val="single" w:sz="8" w:space="0" w:color="auto"/>
              <w:bottom w:val="single" w:sz="8" w:space="0" w:color="auto"/>
              <w:right w:val="single" w:sz="8" w:space="0" w:color="auto"/>
            </w:tcBorders>
            <w:vAlign w:val="center"/>
            <w:hideMark/>
          </w:tcPr>
          <w:p w14:paraId="28B45638" w14:textId="6318612A" w:rsidR="000B24A4" w:rsidRPr="00015210" w:rsidDel="00B25861" w:rsidRDefault="000B24A4" w:rsidP="00874B70">
            <w:pPr>
              <w:rPr>
                <w:del w:id="187" w:author="Dylan CHEN" w:date="2026-08-30T19:37:00Z" w16du:dateUtc="2026-08-30T11:37:00Z"/>
                <w:color w:val="000000"/>
                <w:sz w:val="22"/>
                <w:szCs w:val="22"/>
              </w:rPr>
            </w:pPr>
            <w:del w:id="188" w:author="Dylan CHEN" w:date="2026-08-30T19:37:00Z" w16du:dateUtc="2026-08-30T11:37:00Z">
              <w:r w:rsidRPr="00015210" w:rsidDel="00B25861">
                <w:rPr>
                  <w:color w:val="000000"/>
                  <w:sz w:val="22"/>
                  <w:szCs w:val="22"/>
                </w:rPr>
                <w:delText xml:space="preserve">Timing of AI answer </w:delText>
              </w:r>
            </w:del>
          </w:p>
        </w:tc>
        <w:tc>
          <w:tcPr>
            <w:tcW w:w="3166" w:type="dxa"/>
            <w:gridSpan w:val="3"/>
            <w:tcBorders>
              <w:top w:val="nil"/>
              <w:left w:val="nil"/>
              <w:bottom w:val="single" w:sz="8" w:space="0" w:color="auto"/>
              <w:right w:val="single" w:sz="8" w:space="0" w:color="auto"/>
            </w:tcBorders>
            <w:vAlign w:val="center"/>
            <w:hideMark/>
          </w:tcPr>
          <w:p w14:paraId="4D5F9BA3" w14:textId="6DDEDDEC" w:rsidR="000B24A4" w:rsidRPr="00015210" w:rsidDel="00B25861" w:rsidRDefault="000B24A4" w:rsidP="00874B70">
            <w:pPr>
              <w:jc w:val="center"/>
              <w:rPr>
                <w:del w:id="189" w:author="Dylan CHEN" w:date="2026-08-30T19:37:00Z" w16du:dateUtc="2026-08-30T11:37:00Z"/>
                <w:color w:val="000000"/>
                <w:sz w:val="22"/>
                <w:szCs w:val="22"/>
              </w:rPr>
            </w:pPr>
            <w:del w:id="190" w:author="Dylan CHEN" w:date="2026-08-30T19:37:00Z" w16du:dateUtc="2026-08-30T11:37:00Z">
              <w:r w:rsidRPr="00015210" w:rsidDel="00B25861">
                <w:rPr>
                  <w:color w:val="000000"/>
                  <w:sz w:val="22"/>
                  <w:szCs w:val="22"/>
                </w:rPr>
                <w:delText xml:space="preserve">after </w:delText>
              </w:r>
              <w:r w:rsidR="00325E46" w:rsidDel="00B25861">
                <w:rPr>
                  <w:color w:val="000000"/>
                  <w:sz w:val="22"/>
                  <w:szCs w:val="22"/>
                </w:rPr>
                <w:delText xml:space="preserve">many human </w:delText>
              </w:r>
              <w:r w:rsidRPr="00015210" w:rsidDel="00B25861">
                <w:rPr>
                  <w:color w:val="000000"/>
                  <w:sz w:val="22"/>
                  <w:szCs w:val="22"/>
                </w:rPr>
                <w:delText>posting</w:delText>
              </w:r>
            </w:del>
          </w:p>
        </w:tc>
        <w:tc>
          <w:tcPr>
            <w:tcW w:w="3309" w:type="dxa"/>
            <w:gridSpan w:val="2"/>
            <w:tcBorders>
              <w:top w:val="nil"/>
              <w:left w:val="nil"/>
              <w:bottom w:val="single" w:sz="8" w:space="0" w:color="auto"/>
              <w:right w:val="single" w:sz="8" w:space="0" w:color="auto"/>
            </w:tcBorders>
            <w:vAlign w:val="center"/>
            <w:hideMark/>
          </w:tcPr>
          <w:p w14:paraId="67E29108" w14:textId="553D0A68" w:rsidR="000B24A4" w:rsidRPr="00015210" w:rsidDel="00B25861" w:rsidRDefault="000B24A4" w:rsidP="00874B70">
            <w:pPr>
              <w:jc w:val="center"/>
              <w:rPr>
                <w:del w:id="191" w:author="Dylan CHEN" w:date="2026-08-30T19:37:00Z" w16du:dateUtc="2026-08-30T11:37:00Z"/>
                <w:color w:val="000000"/>
                <w:sz w:val="22"/>
                <w:szCs w:val="22"/>
              </w:rPr>
            </w:pPr>
            <w:del w:id="192" w:author="Dylan CHEN" w:date="2026-08-30T19:37:00Z" w16du:dateUtc="2026-08-30T11:37:00Z">
              <w:r w:rsidRPr="00015210" w:rsidDel="00B25861">
                <w:rPr>
                  <w:color w:val="000000"/>
                  <w:sz w:val="22"/>
                  <w:szCs w:val="22"/>
                </w:rPr>
                <w:delText xml:space="preserve">immediately after question posting </w:delText>
              </w:r>
            </w:del>
          </w:p>
        </w:tc>
      </w:tr>
      <w:tr w:rsidR="000B24A4" w:rsidRPr="00015210" w:rsidDel="00B25861" w14:paraId="0894EE8B" w14:textId="6CC6E2CF" w:rsidTr="001F085E">
        <w:trPr>
          <w:trHeight w:val="79"/>
          <w:jc w:val="center"/>
          <w:del w:id="193" w:author="Dylan CHEN" w:date="2026-08-30T19:37:00Z" w16du:dateUtc="2026-08-30T11:37:00Z"/>
        </w:trPr>
        <w:tc>
          <w:tcPr>
            <w:tcW w:w="2865" w:type="dxa"/>
            <w:gridSpan w:val="2"/>
            <w:tcBorders>
              <w:top w:val="nil"/>
              <w:left w:val="single" w:sz="8" w:space="0" w:color="auto"/>
              <w:bottom w:val="single" w:sz="8" w:space="0" w:color="auto"/>
              <w:right w:val="single" w:sz="8" w:space="0" w:color="auto"/>
            </w:tcBorders>
            <w:vAlign w:val="center"/>
            <w:hideMark/>
          </w:tcPr>
          <w:p w14:paraId="637774DA" w14:textId="2B3BD7DB" w:rsidR="000B24A4" w:rsidRPr="00015210" w:rsidDel="00B25861" w:rsidRDefault="000B24A4" w:rsidP="00874B70">
            <w:pPr>
              <w:rPr>
                <w:del w:id="194" w:author="Dylan CHEN" w:date="2026-08-30T19:37:00Z" w16du:dateUtc="2026-08-30T11:37:00Z"/>
                <w:color w:val="000000"/>
                <w:sz w:val="22"/>
                <w:szCs w:val="22"/>
              </w:rPr>
            </w:pPr>
            <w:del w:id="195" w:author="Dylan CHEN" w:date="2026-08-30T19:37:00Z" w16du:dateUtc="2026-08-30T11:37:00Z">
              <w:r w:rsidRPr="00015210" w:rsidDel="00B25861">
                <w:rPr>
                  <w:color w:val="000000"/>
                  <w:sz w:val="22"/>
                  <w:szCs w:val="22"/>
                </w:rPr>
                <w:delText xml:space="preserve">Separates AI </w:delText>
              </w:r>
              <w:r w:rsidRPr="00015210" w:rsidDel="00B25861">
                <w:rPr>
                  <w:i/>
                  <w:iCs/>
                  <w:color w:val="000000"/>
                  <w:sz w:val="22"/>
                  <w:szCs w:val="22"/>
                </w:rPr>
                <w:delText>label</w:delText>
              </w:r>
              <w:r w:rsidRPr="00015210" w:rsidDel="00B25861">
                <w:rPr>
                  <w:color w:val="000000"/>
                  <w:sz w:val="22"/>
                  <w:szCs w:val="22"/>
                </w:rPr>
                <w:delText xml:space="preserve"> from AI </w:delText>
              </w:r>
              <w:r w:rsidRPr="00015210" w:rsidDel="00B25861">
                <w:rPr>
                  <w:i/>
                  <w:iCs/>
                  <w:color w:val="000000"/>
                  <w:sz w:val="22"/>
                  <w:szCs w:val="22"/>
                </w:rPr>
                <w:delText>content</w:delText>
              </w:r>
            </w:del>
          </w:p>
        </w:tc>
        <w:tc>
          <w:tcPr>
            <w:tcW w:w="3166" w:type="dxa"/>
            <w:gridSpan w:val="3"/>
            <w:tcBorders>
              <w:top w:val="nil"/>
              <w:left w:val="nil"/>
              <w:bottom w:val="single" w:sz="8" w:space="0" w:color="auto"/>
              <w:right w:val="single" w:sz="8" w:space="0" w:color="auto"/>
            </w:tcBorders>
            <w:vAlign w:val="center"/>
            <w:hideMark/>
          </w:tcPr>
          <w:p w14:paraId="5D1E082A" w14:textId="46A75873" w:rsidR="000B24A4" w:rsidRPr="000E49BD" w:rsidDel="00B25861" w:rsidRDefault="000B24A4" w:rsidP="00874B70">
            <w:pPr>
              <w:jc w:val="center"/>
              <w:rPr>
                <w:del w:id="196" w:author="Dylan CHEN" w:date="2026-08-30T19:37:00Z" w16du:dateUtc="2026-08-30T11:37:00Z"/>
                <w:color w:val="000000"/>
                <w:sz w:val="22"/>
                <w:szCs w:val="22"/>
              </w:rPr>
            </w:pPr>
            <w:del w:id="197" w:author="Dylan CHEN" w:date="2026-08-30T19:37:00Z" w16du:dateUtc="2026-08-30T11:37:00Z">
              <w:r w:rsidRPr="000E49BD" w:rsidDel="00B25861">
                <w:rPr>
                  <w:color w:val="000000"/>
                  <w:sz w:val="22"/>
                  <w:szCs w:val="22"/>
                </w:rPr>
                <w:delText>Not the focus</w:delText>
              </w:r>
            </w:del>
          </w:p>
        </w:tc>
        <w:tc>
          <w:tcPr>
            <w:tcW w:w="3309" w:type="dxa"/>
            <w:gridSpan w:val="2"/>
            <w:tcBorders>
              <w:top w:val="nil"/>
              <w:left w:val="nil"/>
              <w:bottom w:val="single" w:sz="8" w:space="0" w:color="auto"/>
              <w:right w:val="single" w:sz="8" w:space="0" w:color="auto"/>
            </w:tcBorders>
            <w:vAlign w:val="center"/>
            <w:hideMark/>
          </w:tcPr>
          <w:p w14:paraId="642C0A53" w14:textId="176730C6" w:rsidR="000B24A4" w:rsidRPr="00874B70" w:rsidDel="00B25861" w:rsidRDefault="000B24A4" w:rsidP="00874B70">
            <w:pPr>
              <w:jc w:val="center"/>
              <w:rPr>
                <w:del w:id="198" w:author="Dylan CHEN" w:date="2026-08-30T19:37:00Z" w16du:dateUtc="2026-08-30T11:37:00Z"/>
                <w:color w:val="000000"/>
                <w:sz w:val="22"/>
                <w:szCs w:val="22"/>
              </w:rPr>
            </w:pPr>
            <w:del w:id="199" w:author="Dylan CHEN" w:date="2026-08-30T19:37:00Z" w16du:dateUtc="2026-08-30T11:37:00Z">
              <w:r w:rsidRPr="00874B70" w:rsidDel="00B25861">
                <w:rPr>
                  <w:color w:val="000000"/>
                  <w:sz w:val="22"/>
                  <w:szCs w:val="22"/>
                </w:rPr>
                <w:delText>Yes</w:delText>
              </w:r>
            </w:del>
          </w:p>
        </w:tc>
      </w:tr>
      <w:tr w:rsidR="000B24A4" w:rsidRPr="00015210" w:rsidDel="00B25861" w14:paraId="5DD3F94D" w14:textId="23CBC8B1" w:rsidTr="001F085E">
        <w:trPr>
          <w:trHeight w:val="40"/>
          <w:jc w:val="center"/>
          <w:del w:id="200" w:author="Dylan CHEN" w:date="2026-08-30T19:37:00Z" w16du:dateUtc="2026-08-30T11:37:00Z"/>
        </w:trPr>
        <w:tc>
          <w:tcPr>
            <w:tcW w:w="2865" w:type="dxa"/>
            <w:gridSpan w:val="2"/>
            <w:tcBorders>
              <w:top w:val="nil"/>
              <w:left w:val="single" w:sz="8" w:space="0" w:color="auto"/>
              <w:bottom w:val="single" w:sz="8" w:space="0" w:color="auto"/>
              <w:right w:val="single" w:sz="8" w:space="0" w:color="auto"/>
            </w:tcBorders>
            <w:vAlign w:val="center"/>
            <w:hideMark/>
          </w:tcPr>
          <w:p w14:paraId="548FFC8C" w14:textId="5CE24F49" w:rsidR="000B24A4" w:rsidRPr="00015210" w:rsidDel="00B25861" w:rsidRDefault="000B24A4" w:rsidP="00874B70">
            <w:pPr>
              <w:rPr>
                <w:del w:id="201" w:author="Dylan CHEN" w:date="2026-08-30T19:37:00Z" w16du:dateUtc="2026-08-30T11:37:00Z"/>
                <w:color w:val="000000"/>
                <w:sz w:val="22"/>
                <w:szCs w:val="22"/>
              </w:rPr>
            </w:pPr>
            <w:del w:id="202" w:author="Dylan CHEN" w:date="2026-08-30T19:37:00Z" w16du:dateUtc="2026-08-30T11:37:00Z">
              <w:r w:rsidRPr="00015210" w:rsidDel="00B25861">
                <w:rPr>
                  <w:color w:val="000000"/>
                  <w:sz w:val="22"/>
                  <w:szCs w:val="22"/>
                </w:rPr>
                <w:delText>Identification strategy</w:delText>
              </w:r>
            </w:del>
          </w:p>
        </w:tc>
        <w:tc>
          <w:tcPr>
            <w:tcW w:w="3166" w:type="dxa"/>
            <w:gridSpan w:val="3"/>
            <w:tcBorders>
              <w:top w:val="nil"/>
              <w:left w:val="nil"/>
              <w:bottom w:val="single" w:sz="8" w:space="0" w:color="auto"/>
              <w:right w:val="single" w:sz="8" w:space="0" w:color="auto"/>
            </w:tcBorders>
            <w:vAlign w:val="center"/>
            <w:hideMark/>
          </w:tcPr>
          <w:p w14:paraId="3CF8C59D" w14:textId="7016C910" w:rsidR="000B24A4" w:rsidRPr="00015210" w:rsidDel="00B25861" w:rsidRDefault="000B24A4" w:rsidP="00874B70">
            <w:pPr>
              <w:jc w:val="center"/>
              <w:rPr>
                <w:del w:id="203" w:author="Dylan CHEN" w:date="2026-08-30T19:37:00Z" w16du:dateUtc="2026-08-30T11:37:00Z"/>
                <w:color w:val="000000"/>
                <w:sz w:val="22"/>
                <w:szCs w:val="22"/>
              </w:rPr>
            </w:pPr>
            <w:del w:id="204" w:author="Dylan CHEN" w:date="2026-08-30T19:37:00Z" w16du:dateUtc="2026-08-30T11:37:00Z">
              <w:r w:rsidRPr="00015210" w:rsidDel="00B25861">
                <w:rPr>
                  <w:color w:val="000000"/>
                  <w:sz w:val="22"/>
                  <w:szCs w:val="22"/>
                </w:rPr>
                <w:delText>Natural experiment and lab experiment</w:delText>
              </w:r>
            </w:del>
          </w:p>
        </w:tc>
        <w:tc>
          <w:tcPr>
            <w:tcW w:w="3309" w:type="dxa"/>
            <w:gridSpan w:val="2"/>
            <w:tcBorders>
              <w:top w:val="nil"/>
              <w:left w:val="nil"/>
              <w:bottom w:val="single" w:sz="8" w:space="0" w:color="auto"/>
              <w:right w:val="single" w:sz="8" w:space="0" w:color="auto"/>
            </w:tcBorders>
            <w:vAlign w:val="center"/>
            <w:hideMark/>
          </w:tcPr>
          <w:p w14:paraId="2EC1D9F9" w14:textId="016BE8BA" w:rsidR="000B24A4" w:rsidRPr="00015210" w:rsidDel="00B25861" w:rsidRDefault="000B24A4" w:rsidP="00874B70">
            <w:pPr>
              <w:jc w:val="center"/>
              <w:rPr>
                <w:del w:id="205" w:author="Dylan CHEN" w:date="2026-08-30T19:37:00Z" w16du:dateUtc="2026-08-30T11:37:00Z"/>
                <w:color w:val="000000"/>
                <w:sz w:val="22"/>
                <w:szCs w:val="22"/>
              </w:rPr>
            </w:pPr>
            <w:del w:id="206" w:author="Dylan CHEN" w:date="2026-08-30T19:37:00Z" w16du:dateUtc="2026-08-30T11:37:00Z">
              <w:r w:rsidRPr="00015210" w:rsidDel="00B25861">
                <w:rPr>
                  <w:color w:val="000000"/>
                  <w:sz w:val="22"/>
                  <w:szCs w:val="22"/>
                </w:rPr>
                <w:delText>Field randomization at the question level</w:delText>
              </w:r>
            </w:del>
          </w:p>
        </w:tc>
      </w:tr>
      <w:tr w:rsidR="00B25861" w:rsidRPr="00B25861" w14:paraId="429756E8" w14:textId="77777777" w:rsidTr="00515634">
        <w:tblPrEx>
          <w:tblCellMar>
            <w:left w:w="0" w:type="dxa"/>
            <w:right w:w="0" w:type="dxa"/>
          </w:tblCellMar>
        </w:tblPrEx>
        <w:trPr>
          <w:trHeight w:val="360"/>
          <w:jc w:val="center"/>
          <w:ins w:id="207" w:author="Dylan CHEN" w:date="2026-08-30T19:37:00Z" w16du:dateUtc="2026-08-30T11:37:00Z"/>
        </w:trPr>
        <w:tc>
          <w:tcPr>
            <w:tcW w:w="1829" w:type="dxa"/>
            <w:tcBorders>
              <w:top w:val="single" w:sz="8" w:space="0" w:color="auto"/>
              <w:left w:val="single" w:sz="8" w:space="0" w:color="auto"/>
              <w:bottom w:val="single" w:sz="8" w:space="0" w:color="auto"/>
              <w:right w:val="single" w:sz="8" w:space="0" w:color="auto"/>
            </w:tcBorders>
            <w:vAlign w:val="center"/>
            <w:hideMark/>
          </w:tcPr>
          <w:p w14:paraId="4CA1C173" w14:textId="77777777" w:rsidR="00B25861" w:rsidRPr="00B25861" w:rsidRDefault="00B25861" w:rsidP="00B25861">
            <w:pPr>
              <w:jc w:val="center"/>
              <w:rPr>
                <w:ins w:id="208" w:author="Dylan CHEN" w:date="2026-08-30T19:37:00Z" w16du:dateUtc="2026-08-30T11:37:00Z"/>
                <w:b/>
                <w:bCs/>
                <w:color w:val="000000"/>
                <w:sz w:val="22"/>
                <w:szCs w:val="22"/>
              </w:rPr>
            </w:pPr>
            <w:ins w:id="209" w:author="Dylan CHEN" w:date="2026-08-30T19:37:00Z" w16du:dateUtc="2026-08-30T11:37:00Z">
              <w:r w:rsidRPr="00B25861">
                <w:rPr>
                  <w:b/>
                  <w:bCs/>
                  <w:color w:val="000000"/>
                  <w:sz w:val="22"/>
                  <w:szCs w:val="22"/>
                </w:rPr>
                <w:t>Dimension</w:t>
              </w:r>
            </w:ins>
          </w:p>
        </w:tc>
        <w:tc>
          <w:tcPr>
            <w:tcW w:w="1581" w:type="dxa"/>
            <w:gridSpan w:val="2"/>
            <w:tcBorders>
              <w:top w:val="single" w:sz="8" w:space="0" w:color="auto"/>
              <w:left w:val="nil"/>
              <w:bottom w:val="single" w:sz="8" w:space="0" w:color="auto"/>
              <w:right w:val="single" w:sz="8" w:space="0" w:color="auto"/>
            </w:tcBorders>
            <w:vAlign w:val="center"/>
            <w:hideMark/>
          </w:tcPr>
          <w:p w14:paraId="74873310" w14:textId="77777777" w:rsidR="00B25861" w:rsidRPr="00B25861" w:rsidRDefault="00B25861" w:rsidP="00B25861">
            <w:pPr>
              <w:jc w:val="center"/>
              <w:rPr>
                <w:ins w:id="210" w:author="Dylan CHEN" w:date="2026-08-30T19:37:00Z" w16du:dateUtc="2026-08-30T11:37:00Z"/>
                <w:b/>
                <w:bCs/>
                <w:color w:val="000000"/>
                <w:sz w:val="22"/>
                <w:szCs w:val="22"/>
              </w:rPr>
            </w:pPr>
            <w:ins w:id="211" w:author="Dylan CHEN" w:date="2026-08-30T19:37:00Z" w16du:dateUtc="2026-08-30T11:37:00Z">
              <w:r w:rsidRPr="00B25861">
                <w:rPr>
                  <w:b/>
                  <w:bCs/>
                  <w:color w:val="000000"/>
                  <w:sz w:val="22"/>
                  <w:szCs w:val="22"/>
                </w:rPr>
                <w:t>Xue et al. (2026)</w:t>
              </w:r>
            </w:ins>
          </w:p>
        </w:tc>
        <w:tc>
          <w:tcPr>
            <w:tcW w:w="1710" w:type="dxa"/>
            <w:tcBorders>
              <w:top w:val="single" w:sz="8" w:space="0" w:color="auto"/>
              <w:left w:val="nil"/>
              <w:bottom w:val="single" w:sz="8" w:space="0" w:color="auto"/>
              <w:right w:val="single" w:sz="8" w:space="0" w:color="auto"/>
            </w:tcBorders>
            <w:vAlign w:val="center"/>
            <w:hideMark/>
          </w:tcPr>
          <w:p w14:paraId="01BEE84C" w14:textId="77777777" w:rsidR="00B25861" w:rsidRPr="00B25861" w:rsidRDefault="00B25861" w:rsidP="00B25861">
            <w:pPr>
              <w:jc w:val="center"/>
              <w:rPr>
                <w:ins w:id="212" w:author="Dylan CHEN" w:date="2026-08-30T19:37:00Z" w16du:dateUtc="2026-08-30T11:37:00Z"/>
                <w:b/>
                <w:bCs/>
                <w:color w:val="000000"/>
                <w:sz w:val="22"/>
                <w:szCs w:val="22"/>
              </w:rPr>
            </w:pPr>
            <w:ins w:id="213" w:author="Dylan CHEN" w:date="2026-08-30T19:37:00Z" w16du:dateUtc="2026-08-30T11:37:00Z">
              <w:r w:rsidRPr="00B25861">
                <w:rPr>
                  <w:b/>
                  <w:bCs/>
                  <w:color w:val="000000"/>
                  <w:sz w:val="22"/>
                  <w:szCs w:val="22"/>
                </w:rPr>
                <w:t>Shan &amp; Qiu (2026)</w:t>
              </w:r>
            </w:ins>
          </w:p>
        </w:tc>
        <w:tc>
          <w:tcPr>
            <w:tcW w:w="2160" w:type="dxa"/>
            <w:gridSpan w:val="2"/>
            <w:tcBorders>
              <w:top w:val="single" w:sz="8" w:space="0" w:color="auto"/>
              <w:left w:val="nil"/>
              <w:bottom w:val="single" w:sz="8" w:space="0" w:color="auto"/>
              <w:right w:val="single" w:sz="8" w:space="0" w:color="auto"/>
            </w:tcBorders>
            <w:vAlign w:val="center"/>
            <w:hideMark/>
          </w:tcPr>
          <w:p w14:paraId="13E26C47" w14:textId="77777777" w:rsidR="00B25861" w:rsidRPr="00B25861" w:rsidRDefault="00B25861" w:rsidP="00B25861">
            <w:pPr>
              <w:jc w:val="center"/>
              <w:rPr>
                <w:ins w:id="214" w:author="Dylan CHEN" w:date="2026-08-30T19:37:00Z" w16du:dateUtc="2026-08-30T11:37:00Z"/>
                <w:b/>
                <w:bCs/>
                <w:color w:val="000000"/>
                <w:sz w:val="22"/>
                <w:szCs w:val="22"/>
              </w:rPr>
            </w:pPr>
            <w:ins w:id="215"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
          <w:p w14:paraId="706089E7" w14:textId="77777777" w:rsidR="00B25861" w:rsidRPr="00B25861" w:rsidRDefault="00B25861" w:rsidP="00B25861">
            <w:pPr>
              <w:jc w:val="center"/>
              <w:rPr>
                <w:ins w:id="216" w:author="Dylan CHEN" w:date="2026-08-30T19:37:00Z" w16du:dateUtc="2026-08-30T11:37:00Z"/>
                <w:b/>
                <w:bCs/>
                <w:color w:val="000000"/>
                <w:sz w:val="22"/>
                <w:szCs w:val="22"/>
              </w:rPr>
            </w:pPr>
            <w:ins w:id="217" w:author="Dylan CHEN" w:date="2026-08-30T19:37:00Z" w16du:dateUtc="2026-08-30T11:37:00Z">
              <w:r w:rsidRPr="00B25861">
                <w:rPr>
                  <w:b/>
                  <w:bCs/>
                  <w:color w:val="000000"/>
                  <w:sz w:val="22"/>
                  <w:szCs w:val="22"/>
                </w:rPr>
                <w:t>Our study</w:t>
              </w:r>
            </w:ins>
          </w:p>
        </w:tc>
      </w:tr>
      <w:tr w:rsidR="00B25861" w:rsidRPr="00B25861" w14:paraId="02098D1A" w14:textId="77777777" w:rsidTr="00515634">
        <w:tblPrEx>
          <w:tblCellMar>
            <w:left w:w="0" w:type="dxa"/>
            <w:right w:w="0" w:type="dxa"/>
          </w:tblCellMar>
        </w:tblPrEx>
        <w:trPr>
          <w:trHeight w:val="40"/>
          <w:jc w:val="center"/>
          <w:ins w:id="218"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42EDE304" w14:textId="77777777" w:rsidR="00B25861" w:rsidRPr="00B25861" w:rsidRDefault="00B25861" w:rsidP="00B25861">
            <w:pPr>
              <w:rPr>
                <w:ins w:id="219" w:author="Dylan CHEN" w:date="2026-08-30T19:37:00Z" w16du:dateUtc="2026-08-30T11:37:00Z"/>
                <w:color w:val="000000"/>
                <w:sz w:val="22"/>
                <w:szCs w:val="22"/>
              </w:rPr>
            </w:pPr>
            <w:ins w:id="220" w:author="Dylan CHEN" w:date="2026-08-30T19:37:00Z" w16du:dateUtc="2026-08-30T11:37:00Z">
              <w:r w:rsidRPr="00B25861">
                <w:rPr>
                  <w:color w:val="000000"/>
                  <w:sz w:val="22"/>
                  <w:szCs w:val="22"/>
                </w:rPr>
                <w:t>Primary outcome</w:t>
              </w:r>
            </w:ins>
          </w:p>
        </w:tc>
        <w:tc>
          <w:tcPr>
            <w:tcW w:w="1581" w:type="dxa"/>
            <w:gridSpan w:val="2"/>
            <w:tcBorders>
              <w:top w:val="nil"/>
              <w:left w:val="nil"/>
              <w:bottom w:val="single" w:sz="8" w:space="0" w:color="auto"/>
              <w:right w:val="single" w:sz="8" w:space="0" w:color="auto"/>
            </w:tcBorders>
            <w:vAlign w:val="center"/>
            <w:hideMark/>
          </w:tcPr>
          <w:p w14:paraId="3B2AD709" w14:textId="77777777" w:rsidR="00B25861" w:rsidRPr="00B25861" w:rsidRDefault="00B25861" w:rsidP="00B25861">
            <w:pPr>
              <w:jc w:val="center"/>
              <w:rPr>
                <w:ins w:id="221" w:author="Dylan CHEN" w:date="2026-08-30T19:37:00Z" w16du:dateUtc="2026-08-30T11:37:00Z"/>
                <w:color w:val="000000"/>
                <w:sz w:val="22"/>
                <w:szCs w:val="22"/>
              </w:rPr>
            </w:pPr>
            <w:ins w:id="222" w:author="Dylan CHEN" w:date="2026-08-30T19:37:00Z" w16du:dateUtc="2026-08-30T11:37:00Z">
              <w:r w:rsidRPr="00B25861">
                <w:rPr>
                  <w:color w:val="000000"/>
                  <w:sz w:val="22"/>
                  <w:szCs w:val="22"/>
                </w:rPr>
                <w:t>Question (supply &amp; quality)</w:t>
              </w:r>
            </w:ins>
          </w:p>
        </w:tc>
        <w:tc>
          <w:tcPr>
            <w:tcW w:w="1710" w:type="dxa"/>
            <w:tcBorders>
              <w:top w:val="nil"/>
              <w:left w:val="nil"/>
              <w:bottom w:val="single" w:sz="8" w:space="0" w:color="auto"/>
              <w:right w:val="single" w:sz="8" w:space="0" w:color="auto"/>
            </w:tcBorders>
            <w:vAlign w:val="center"/>
            <w:hideMark/>
          </w:tcPr>
          <w:p w14:paraId="75885227" w14:textId="77777777" w:rsidR="00B25861" w:rsidRPr="00B25861" w:rsidRDefault="00B25861" w:rsidP="00B25861">
            <w:pPr>
              <w:jc w:val="center"/>
              <w:rPr>
                <w:ins w:id="223" w:author="Dylan CHEN" w:date="2026-08-30T19:37:00Z" w16du:dateUtc="2026-08-30T11:37:00Z"/>
                <w:color w:val="000000"/>
                <w:sz w:val="22"/>
                <w:szCs w:val="22"/>
              </w:rPr>
            </w:pPr>
            <w:ins w:id="224" w:author="Dylan CHEN" w:date="2026-08-30T19:37:00Z" w16du:dateUtc="2026-08-30T11:37:00Z">
              <w:r w:rsidRPr="00B25861">
                <w:rPr>
                  <w:color w:val="000000"/>
                  <w:sz w:val="22"/>
                  <w:szCs w:val="22"/>
                </w:rPr>
                <w:t xml:space="preserve">Answer (supply, length &amp; readability) </w:t>
              </w:r>
            </w:ins>
          </w:p>
        </w:tc>
        <w:tc>
          <w:tcPr>
            <w:tcW w:w="2160" w:type="dxa"/>
            <w:gridSpan w:val="2"/>
            <w:tcBorders>
              <w:top w:val="nil"/>
              <w:left w:val="nil"/>
              <w:bottom w:val="single" w:sz="8" w:space="0" w:color="auto"/>
              <w:right w:val="single" w:sz="8" w:space="0" w:color="auto"/>
            </w:tcBorders>
            <w:vAlign w:val="center"/>
            <w:hideMark/>
          </w:tcPr>
          <w:p w14:paraId="09C492DD" w14:textId="77777777" w:rsidR="00B25861" w:rsidRPr="00B25861" w:rsidRDefault="00B25861" w:rsidP="00B25861">
            <w:pPr>
              <w:jc w:val="center"/>
              <w:rPr>
                <w:ins w:id="225" w:author="Dylan CHEN" w:date="2026-08-30T19:37:00Z" w16du:dateUtc="2026-08-30T11:37:00Z"/>
                <w:color w:val="000000"/>
                <w:sz w:val="22"/>
                <w:szCs w:val="22"/>
              </w:rPr>
            </w:pPr>
            <w:ins w:id="226"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
          <w:p w14:paraId="5542E2F4" w14:textId="77777777" w:rsidR="00B25861" w:rsidRPr="00B25861" w:rsidRDefault="00B25861" w:rsidP="00B25861">
            <w:pPr>
              <w:jc w:val="center"/>
              <w:rPr>
                <w:ins w:id="227" w:author="Dylan CHEN" w:date="2026-08-30T19:37:00Z" w16du:dateUtc="2026-08-30T11:37:00Z"/>
                <w:color w:val="000000"/>
                <w:sz w:val="22"/>
                <w:szCs w:val="22"/>
              </w:rPr>
            </w:pPr>
            <w:ins w:id="228" w:author="Dylan CHEN" w:date="2026-08-30T19:37:00Z" w16du:dateUtc="2026-08-30T11:37:00Z">
              <w:r w:rsidRPr="00B25861">
                <w:rPr>
                  <w:color w:val="000000"/>
                  <w:sz w:val="22"/>
                  <w:szCs w:val="22"/>
                </w:rPr>
                <w:t>Answer (supply &amp; quality)</w:t>
              </w:r>
            </w:ins>
          </w:p>
        </w:tc>
      </w:tr>
      <w:tr w:rsidR="00B25861" w:rsidRPr="00B25861" w14:paraId="31226845" w14:textId="77777777" w:rsidTr="00515634">
        <w:tblPrEx>
          <w:tblCellMar>
            <w:left w:w="0" w:type="dxa"/>
            <w:right w:w="0" w:type="dxa"/>
          </w:tblCellMar>
        </w:tblPrEx>
        <w:trPr>
          <w:trHeight w:val="40"/>
          <w:jc w:val="center"/>
          <w:ins w:id="229"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4376C57C" w14:textId="77777777" w:rsidR="00B25861" w:rsidRPr="00B25861" w:rsidRDefault="00B25861" w:rsidP="00B25861">
            <w:pPr>
              <w:rPr>
                <w:ins w:id="230" w:author="Dylan CHEN" w:date="2026-08-30T19:37:00Z" w16du:dateUtc="2026-08-30T11:37:00Z"/>
                <w:color w:val="000000"/>
                <w:sz w:val="22"/>
                <w:szCs w:val="22"/>
              </w:rPr>
            </w:pPr>
            <w:ins w:id="231" w:author="Dylan CHEN" w:date="2026-08-30T19:37:00Z" w16du:dateUtc="2026-08-30T11:37:00Z">
              <w:r w:rsidRPr="00B25861">
                <w:rPr>
                  <w:color w:val="000000"/>
                  <w:sz w:val="22"/>
                  <w:szCs w:val="22"/>
                </w:rPr>
                <w:t>Domain and basis of contribution value</w:t>
              </w:r>
            </w:ins>
          </w:p>
        </w:tc>
        <w:tc>
          <w:tcPr>
            <w:tcW w:w="1581" w:type="dxa"/>
            <w:gridSpan w:val="2"/>
            <w:tcBorders>
              <w:top w:val="nil"/>
              <w:left w:val="nil"/>
              <w:bottom w:val="single" w:sz="8" w:space="0" w:color="auto"/>
              <w:right w:val="single" w:sz="8" w:space="0" w:color="auto"/>
            </w:tcBorders>
            <w:vAlign w:val="center"/>
            <w:hideMark/>
          </w:tcPr>
          <w:p w14:paraId="3E82F1E1" w14:textId="77777777" w:rsidR="00B25861" w:rsidRPr="00B25861" w:rsidRDefault="00B25861" w:rsidP="00B25861">
            <w:pPr>
              <w:jc w:val="center"/>
              <w:rPr>
                <w:ins w:id="232" w:author="Dylan CHEN" w:date="2026-08-30T19:37:00Z" w16du:dateUtc="2026-08-30T11:37:00Z"/>
                <w:color w:val="000000"/>
                <w:sz w:val="22"/>
                <w:szCs w:val="22"/>
              </w:rPr>
            </w:pPr>
            <w:ins w:id="233" w:author="Dylan CHEN" w:date="2026-08-30T19:37:00Z" w16du:dateUtc="2026-08-30T11:37:00Z">
              <w:r w:rsidRPr="00B25861">
                <w:rPr>
                  <w:color w:val="000000"/>
                  <w:sz w:val="22"/>
                  <w:szCs w:val="22"/>
                </w:rPr>
                <w:t>Technical; correctness</w:t>
              </w:r>
            </w:ins>
          </w:p>
        </w:tc>
        <w:tc>
          <w:tcPr>
            <w:tcW w:w="1710" w:type="dxa"/>
            <w:tcBorders>
              <w:top w:val="nil"/>
              <w:left w:val="nil"/>
              <w:bottom w:val="single" w:sz="8" w:space="0" w:color="auto"/>
              <w:right w:val="single" w:sz="8" w:space="0" w:color="auto"/>
            </w:tcBorders>
            <w:vAlign w:val="center"/>
            <w:hideMark/>
          </w:tcPr>
          <w:p w14:paraId="40860853" w14:textId="77777777" w:rsidR="00B25861" w:rsidRPr="00B25861" w:rsidRDefault="00B25861" w:rsidP="00B25861">
            <w:pPr>
              <w:jc w:val="center"/>
              <w:rPr>
                <w:ins w:id="234" w:author="Dylan CHEN" w:date="2026-08-30T19:37:00Z" w16du:dateUtc="2026-08-30T11:37:00Z"/>
                <w:color w:val="000000"/>
                <w:sz w:val="22"/>
                <w:szCs w:val="22"/>
              </w:rPr>
            </w:pPr>
            <w:ins w:id="235" w:author="Dylan CHEN" w:date="2026-08-30T19:37:00Z" w16du:dateUtc="2026-08-30T11:37:00Z">
              <w:r w:rsidRPr="00B25861">
                <w:rPr>
                  <w:color w:val="000000"/>
                  <w:sz w:val="22"/>
                  <w:szCs w:val="22"/>
                </w:rPr>
                <w:t>Technical; correctness</w:t>
              </w:r>
            </w:ins>
          </w:p>
        </w:tc>
        <w:tc>
          <w:tcPr>
            <w:tcW w:w="2160" w:type="dxa"/>
            <w:gridSpan w:val="2"/>
            <w:tcBorders>
              <w:top w:val="nil"/>
              <w:left w:val="nil"/>
              <w:bottom w:val="single" w:sz="8" w:space="0" w:color="auto"/>
              <w:right w:val="single" w:sz="8" w:space="0" w:color="auto"/>
            </w:tcBorders>
            <w:vAlign w:val="center"/>
            <w:hideMark/>
          </w:tcPr>
          <w:p w14:paraId="70FA2BD8" w14:textId="77777777" w:rsidR="00B25861" w:rsidRPr="00B25861" w:rsidRDefault="00B25861" w:rsidP="00B25861">
            <w:pPr>
              <w:jc w:val="center"/>
              <w:rPr>
                <w:ins w:id="236" w:author="Dylan CHEN" w:date="2026-08-30T19:37:00Z" w16du:dateUtc="2026-08-30T11:37:00Z"/>
                <w:color w:val="000000"/>
                <w:sz w:val="22"/>
                <w:szCs w:val="22"/>
              </w:rPr>
            </w:pPr>
            <w:ins w:id="237"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
          <w:p w14:paraId="4870F98D" w14:textId="77777777" w:rsidR="00B25861" w:rsidRPr="00B25861" w:rsidRDefault="00B25861" w:rsidP="00B25861">
            <w:pPr>
              <w:jc w:val="center"/>
              <w:rPr>
                <w:ins w:id="238" w:author="Dylan CHEN" w:date="2026-08-30T19:37:00Z" w16du:dateUtc="2026-08-30T11:37:00Z"/>
                <w:color w:val="000000"/>
                <w:sz w:val="22"/>
                <w:szCs w:val="22"/>
              </w:rPr>
            </w:pPr>
            <w:ins w:id="239" w:author="Dylan CHEN" w:date="2026-08-30T19:37:00Z" w16du:dateUtc="2026-08-30T11:37:00Z">
              <w:r w:rsidRPr="00B25861">
                <w:rPr>
                  <w:color w:val="000000"/>
                  <w:sz w:val="22"/>
                  <w:szCs w:val="22"/>
                </w:rPr>
                <w:t xml:space="preserve">Technical; correctness </w:t>
              </w:r>
            </w:ins>
          </w:p>
        </w:tc>
      </w:tr>
      <w:tr w:rsidR="00B25861" w:rsidRPr="00B25861" w14:paraId="6B21C9B0" w14:textId="77777777" w:rsidTr="00515634">
        <w:tblPrEx>
          <w:tblCellMar>
            <w:left w:w="0" w:type="dxa"/>
            <w:right w:w="0" w:type="dxa"/>
          </w:tblCellMar>
        </w:tblPrEx>
        <w:trPr>
          <w:trHeight w:val="360"/>
          <w:jc w:val="center"/>
          <w:ins w:id="240"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1006F4F0" w14:textId="77777777" w:rsidR="00B25861" w:rsidRPr="00B25861" w:rsidRDefault="00B25861" w:rsidP="00B25861">
            <w:pPr>
              <w:rPr>
                <w:ins w:id="241" w:author="Dylan CHEN" w:date="2026-08-30T19:37:00Z" w16du:dateUtc="2026-08-30T11:37:00Z"/>
                <w:color w:val="000000"/>
                <w:sz w:val="22"/>
                <w:szCs w:val="22"/>
              </w:rPr>
            </w:pPr>
            <w:ins w:id="242" w:author="Dylan CHEN" w:date="2026-08-30T19:37:00Z" w16du:dateUtc="2026-08-30T11:37:00Z">
              <w:r w:rsidRPr="00B25861">
                <w:rPr>
                  <w:color w:val="000000"/>
                  <w:sz w:val="22"/>
                  <w:szCs w:val="22"/>
                </w:rPr>
                <w:t>Locus of AI</w:t>
              </w:r>
            </w:ins>
          </w:p>
        </w:tc>
        <w:tc>
          <w:tcPr>
            <w:tcW w:w="1581" w:type="dxa"/>
            <w:gridSpan w:val="2"/>
            <w:tcBorders>
              <w:top w:val="nil"/>
              <w:left w:val="nil"/>
              <w:bottom w:val="single" w:sz="8" w:space="0" w:color="auto"/>
              <w:right w:val="single" w:sz="8" w:space="0" w:color="auto"/>
            </w:tcBorders>
            <w:vAlign w:val="center"/>
            <w:hideMark/>
          </w:tcPr>
          <w:p w14:paraId="75EF54CE" w14:textId="77777777" w:rsidR="00B25861" w:rsidRPr="00B25861" w:rsidRDefault="00B25861" w:rsidP="00B25861">
            <w:pPr>
              <w:jc w:val="center"/>
              <w:rPr>
                <w:ins w:id="243" w:author="Dylan CHEN" w:date="2026-08-30T19:37:00Z" w16du:dateUtc="2026-08-30T11:37:00Z"/>
                <w:color w:val="000000"/>
                <w:sz w:val="22"/>
                <w:szCs w:val="22"/>
              </w:rPr>
            </w:pPr>
            <w:ins w:id="244" w:author="Dylan CHEN" w:date="2026-08-30T19:37:00Z" w16du:dateUtc="2026-08-30T11:37:00Z">
              <w:r w:rsidRPr="00B25861">
                <w:rPr>
                  <w:color w:val="000000"/>
                  <w:sz w:val="22"/>
                  <w:szCs w:val="22"/>
                </w:rPr>
                <w:t>External</w:t>
              </w:r>
            </w:ins>
          </w:p>
        </w:tc>
        <w:tc>
          <w:tcPr>
            <w:tcW w:w="1710" w:type="dxa"/>
            <w:tcBorders>
              <w:top w:val="nil"/>
              <w:left w:val="nil"/>
              <w:bottom w:val="single" w:sz="8" w:space="0" w:color="auto"/>
              <w:right w:val="single" w:sz="8" w:space="0" w:color="auto"/>
            </w:tcBorders>
            <w:vAlign w:val="center"/>
            <w:hideMark/>
          </w:tcPr>
          <w:p w14:paraId="799556D2" w14:textId="77777777" w:rsidR="00B25861" w:rsidRPr="00B25861" w:rsidRDefault="00B25861" w:rsidP="00B25861">
            <w:pPr>
              <w:jc w:val="center"/>
              <w:rPr>
                <w:ins w:id="245" w:author="Dylan CHEN" w:date="2026-08-30T19:37:00Z" w16du:dateUtc="2026-08-30T11:37:00Z"/>
                <w:color w:val="000000"/>
                <w:sz w:val="22"/>
                <w:szCs w:val="22"/>
              </w:rPr>
            </w:pPr>
            <w:ins w:id="246" w:author="Dylan CHEN" w:date="2026-08-30T19:37:00Z" w16du:dateUtc="2026-08-30T11:37:00Z">
              <w:r w:rsidRPr="00B25861">
                <w:rPr>
                  <w:color w:val="000000"/>
                  <w:sz w:val="22"/>
                  <w:szCs w:val="22"/>
                </w:rPr>
                <w:t>External</w:t>
              </w:r>
            </w:ins>
          </w:p>
        </w:tc>
        <w:tc>
          <w:tcPr>
            <w:tcW w:w="2160" w:type="dxa"/>
            <w:gridSpan w:val="2"/>
            <w:tcBorders>
              <w:top w:val="nil"/>
              <w:left w:val="nil"/>
              <w:bottom w:val="single" w:sz="8" w:space="0" w:color="auto"/>
              <w:right w:val="single" w:sz="8" w:space="0" w:color="auto"/>
            </w:tcBorders>
            <w:vAlign w:val="center"/>
            <w:hideMark/>
          </w:tcPr>
          <w:p w14:paraId="7130BD62" w14:textId="77777777" w:rsidR="00B25861" w:rsidRPr="00B25861" w:rsidRDefault="00B25861" w:rsidP="00B25861">
            <w:pPr>
              <w:jc w:val="center"/>
              <w:rPr>
                <w:ins w:id="247" w:author="Dylan CHEN" w:date="2026-08-30T19:37:00Z" w16du:dateUtc="2026-08-30T11:37:00Z"/>
                <w:color w:val="000000"/>
                <w:sz w:val="22"/>
                <w:szCs w:val="22"/>
              </w:rPr>
            </w:pPr>
            <w:ins w:id="248"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
          <w:p w14:paraId="75DE459F" w14:textId="77777777" w:rsidR="00B25861" w:rsidRPr="00B25861" w:rsidRDefault="00B25861" w:rsidP="00B25861">
            <w:pPr>
              <w:jc w:val="center"/>
              <w:rPr>
                <w:ins w:id="249" w:author="Dylan CHEN" w:date="2026-08-30T19:37:00Z" w16du:dateUtc="2026-08-30T11:37:00Z"/>
                <w:color w:val="000000"/>
                <w:sz w:val="22"/>
                <w:szCs w:val="22"/>
              </w:rPr>
            </w:pPr>
            <w:ins w:id="250" w:author="Dylan CHEN" w:date="2026-08-30T19:37:00Z" w16du:dateUtc="2026-08-30T11:37:00Z">
              <w:r w:rsidRPr="00B25861">
                <w:rPr>
                  <w:color w:val="000000"/>
                  <w:sz w:val="22"/>
                  <w:szCs w:val="22"/>
                </w:rPr>
                <w:t>Platform-internal</w:t>
              </w:r>
            </w:ins>
          </w:p>
        </w:tc>
      </w:tr>
      <w:tr w:rsidR="00B25861" w:rsidRPr="00B25861" w14:paraId="4206D64B" w14:textId="77777777" w:rsidTr="00515634">
        <w:tblPrEx>
          <w:tblCellMar>
            <w:left w:w="0" w:type="dxa"/>
            <w:right w:w="0" w:type="dxa"/>
          </w:tblCellMar>
        </w:tblPrEx>
        <w:trPr>
          <w:trHeight w:val="43"/>
          <w:jc w:val="center"/>
          <w:ins w:id="251"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0A43588E" w14:textId="77777777" w:rsidR="00B25861" w:rsidRPr="00B25861" w:rsidRDefault="00B25861" w:rsidP="00B25861">
            <w:pPr>
              <w:rPr>
                <w:ins w:id="252" w:author="Dylan CHEN" w:date="2026-08-30T19:37:00Z" w16du:dateUtc="2026-08-30T11:37:00Z"/>
                <w:color w:val="000000"/>
                <w:sz w:val="22"/>
                <w:szCs w:val="22"/>
              </w:rPr>
            </w:pPr>
            <w:ins w:id="253" w:author="Dylan CHEN" w:date="2026-08-30T19:37:00Z" w16du:dateUtc="2026-08-30T11:37:00Z">
              <w:r w:rsidRPr="00B25861">
                <w:rPr>
                  <w:color w:val="000000"/>
                  <w:sz w:val="22"/>
                  <w:szCs w:val="22"/>
                </w:rPr>
                <w:t xml:space="preserve">Timing of AI answer </w:t>
              </w:r>
            </w:ins>
          </w:p>
        </w:tc>
        <w:tc>
          <w:tcPr>
            <w:tcW w:w="1581" w:type="dxa"/>
            <w:gridSpan w:val="2"/>
            <w:tcBorders>
              <w:top w:val="nil"/>
              <w:left w:val="nil"/>
              <w:bottom w:val="single" w:sz="8" w:space="0" w:color="auto"/>
              <w:right w:val="single" w:sz="8" w:space="0" w:color="auto"/>
            </w:tcBorders>
            <w:vAlign w:val="center"/>
            <w:hideMark/>
          </w:tcPr>
          <w:p w14:paraId="54A8FD8D" w14:textId="77777777" w:rsidR="00B25861" w:rsidRPr="00B25861" w:rsidRDefault="00B25861" w:rsidP="00B25861">
            <w:pPr>
              <w:jc w:val="center"/>
              <w:rPr>
                <w:ins w:id="254" w:author="Dylan CHEN" w:date="2026-08-30T19:37:00Z" w16du:dateUtc="2026-08-30T11:37:00Z"/>
                <w:color w:val="000000"/>
                <w:sz w:val="22"/>
                <w:szCs w:val="22"/>
              </w:rPr>
            </w:pPr>
            <w:ins w:id="255" w:author="Dylan CHEN" w:date="2026-08-30T19:37:00Z" w16du:dateUtc="2026-08-30T11:37:00Z">
              <w:r w:rsidRPr="00B25861">
                <w:rPr>
                  <w:color w:val="000000"/>
                  <w:sz w:val="22"/>
                  <w:szCs w:val="22"/>
                </w:rPr>
                <w:t>NA</w:t>
              </w:r>
            </w:ins>
          </w:p>
        </w:tc>
        <w:tc>
          <w:tcPr>
            <w:tcW w:w="1710" w:type="dxa"/>
            <w:tcBorders>
              <w:top w:val="nil"/>
              <w:left w:val="nil"/>
              <w:bottom w:val="single" w:sz="8" w:space="0" w:color="auto"/>
              <w:right w:val="single" w:sz="8" w:space="0" w:color="auto"/>
            </w:tcBorders>
            <w:vAlign w:val="center"/>
            <w:hideMark/>
          </w:tcPr>
          <w:p w14:paraId="7213EC60" w14:textId="77777777" w:rsidR="00B25861" w:rsidRPr="00B25861" w:rsidRDefault="00B25861" w:rsidP="00B25861">
            <w:pPr>
              <w:jc w:val="center"/>
              <w:rPr>
                <w:ins w:id="256" w:author="Dylan CHEN" w:date="2026-08-30T19:37:00Z" w16du:dateUtc="2026-08-30T11:37:00Z"/>
                <w:color w:val="000000"/>
                <w:sz w:val="22"/>
                <w:szCs w:val="22"/>
              </w:rPr>
            </w:pPr>
            <w:ins w:id="257" w:author="Dylan CHEN" w:date="2026-08-30T19:37:00Z" w16du:dateUtc="2026-08-30T11:37:00Z">
              <w:r w:rsidRPr="00B25861">
                <w:rPr>
                  <w:color w:val="000000"/>
                  <w:sz w:val="22"/>
                  <w:szCs w:val="22"/>
                </w:rPr>
                <w:t>NA</w:t>
              </w:r>
            </w:ins>
          </w:p>
        </w:tc>
        <w:tc>
          <w:tcPr>
            <w:tcW w:w="2160" w:type="dxa"/>
            <w:gridSpan w:val="2"/>
            <w:tcBorders>
              <w:top w:val="nil"/>
              <w:left w:val="nil"/>
              <w:bottom w:val="single" w:sz="8" w:space="0" w:color="auto"/>
              <w:right w:val="single" w:sz="8" w:space="0" w:color="auto"/>
            </w:tcBorders>
            <w:vAlign w:val="center"/>
            <w:hideMark/>
          </w:tcPr>
          <w:p w14:paraId="01601D22" w14:textId="77777777" w:rsidR="00B25861" w:rsidRPr="00B25861" w:rsidRDefault="00B25861" w:rsidP="00B25861">
            <w:pPr>
              <w:jc w:val="center"/>
              <w:rPr>
                <w:ins w:id="258" w:author="Dylan CHEN" w:date="2026-08-30T19:37:00Z" w16du:dateUtc="2026-08-30T11:37:00Z"/>
                <w:color w:val="000000"/>
                <w:sz w:val="22"/>
                <w:szCs w:val="22"/>
              </w:rPr>
            </w:pPr>
            <w:ins w:id="259"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
          <w:p w14:paraId="5F4A5760" w14:textId="77777777" w:rsidR="00B25861" w:rsidRPr="00B25861" w:rsidRDefault="00B25861" w:rsidP="00B25861">
            <w:pPr>
              <w:jc w:val="center"/>
              <w:rPr>
                <w:ins w:id="260" w:author="Dylan CHEN" w:date="2026-08-30T19:37:00Z" w16du:dateUtc="2026-08-30T11:37:00Z"/>
                <w:color w:val="000000"/>
                <w:sz w:val="22"/>
                <w:szCs w:val="22"/>
              </w:rPr>
            </w:pPr>
            <w:ins w:id="261" w:author="Dylan CHEN" w:date="2026-08-30T19:37:00Z" w16du:dateUtc="2026-08-30T11:37:00Z">
              <w:r w:rsidRPr="00B25861">
                <w:rPr>
                  <w:color w:val="000000"/>
                  <w:sz w:val="22"/>
                  <w:szCs w:val="22"/>
                </w:rPr>
                <w:t xml:space="preserve">immediately after posting </w:t>
              </w:r>
            </w:ins>
          </w:p>
        </w:tc>
      </w:tr>
      <w:tr w:rsidR="00B25861" w:rsidRPr="00B25861" w14:paraId="366999DF" w14:textId="77777777" w:rsidTr="00515634">
        <w:tblPrEx>
          <w:tblCellMar>
            <w:left w:w="0" w:type="dxa"/>
            <w:right w:w="0" w:type="dxa"/>
          </w:tblCellMar>
        </w:tblPrEx>
        <w:trPr>
          <w:trHeight w:val="61"/>
          <w:jc w:val="center"/>
          <w:ins w:id="262"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1B57C713" w14:textId="77777777" w:rsidR="00B25861" w:rsidRPr="00B25861" w:rsidRDefault="00B25861" w:rsidP="00B25861">
            <w:pPr>
              <w:rPr>
                <w:ins w:id="263" w:author="Dylan CHEN" w:date="2026-08-30T19:37:00Z" w16du:dateUtc="2026-08-30T11:37:00Z"/>
                <w:color w:val="000000"/>
                <w:sz w:val="22"/>
                <w:szCs w:val="22"/>
              </w:rPr>
            </w:pPr>
            <w:ins w:id="264" w:author="Dylan CHEN" w:date="2026-08-30T19:37:00Z" w16du:dateUtc="2026-08-30T11:37:00Z">
              <w:r w:rsidRPr="00B25861">
                <w:rPr>
                  <w:color w:val="000000"/>
                  <w:sz w:val="22"/>
                  <w:szCs w:val="22"/>
                </w:rPr>
                <w:t>AI’s relation to the human answerer</w:t>
              </w:r>
            </w:ins>
          </w:p>
        </w:tc>
        <w:tc>
          <w:tcPr>
            <w:tcW w:w="1581" w:type="dxa"/>
            <w:gridSpan w:val="2"/>
            <w:tcBorders>
              <w:top w:val="nil"/>
              <w:left w:val="nil"/>
              <w:bottom w:val="single" w:sz="8" w:space="0" w:color="auto"/>
              <w:right w:val="single" w:sz="8" w:space="0" w:color="auto"/>
            </w:tcBorders>
            <w:vAlign w:val="center"/>
            <w:hideMark/>
          </w:tcPr>
          <w:p w14:paraId="117CF6DA" w14:textId="77777777" w:rsidR="00B25861" w:rsidRPr="00B25861" w:rsidRDefault="00B25861" w:rsidP="00B25861">
            <w:pPr>
              <w:jc w:val="center"/>
              <w:rPr>
                <w:ins w:id="265" w:author="Dylan CHEN" w:date="2026-08-30T19:37:00Z" w16du:dateUtc="2026-08-30T11:37:00Z"/>
                <w:color w:val="000000"/>
                <w:sz w:val="22"/>
                <w:szCs w:val="22"/>
              </w:rPr>
            </w:pPr>
            <w:ins w:id="266" w:author="Dylan CHEN" w:date="2026-08-30T19:37:00Z" w16du:dateUtc="2026-08-30T11:37:00Z">
              <w:r w:rsidRPr="00B25861">
                <w:rPr>
                  <w:color w:val="000000"/>
                  <w:sz w:val="22"/>
                  <w:szCs w:val="22"/>
                </w:rPr>
                <w:t>None – diverts questions pre-arrival</w:t>
              </w:r>
            </w:ins>
          </w:p>
        </w:tc>
        <w:tc>
          <w:tcPr>
            <w:tcW w:w="1710" w:type="dxa"/>
            <w:tcBorders>
              <w:top w:val="nil"/>
              <w:left w:val="nil"/>
              <w:bottom w:val="single" w:sz="8" w:space="0" w:color="auto"/>
              <w:right w:val="single" w:sz="8" w:space="0" w:color="auto"/>
            </w:tcBorders>
            <w:vAlign w:val="center"/>
            <w:hideMark/>
          </w:tcPr>
          <w:p w14:paraId="0216BF99" w14:textId="77777777" w:rsidR="00B25861" w:rsidRPr="00B25861" w:rsidRDefault="00B25861" w:rsidP="00B25861">
            <w:pPr>
              <w:jc w:val="center"/>
              <w:rPr>
                <w:ins w:id="267" w:author="Dylan CHEN" w:date="2026-08-30T19:37:00Z" w16du:dateUtc="2026-08-30T11:37:00Z"/>
                <w:color w:val="000000"/>
                <w:sz w:val="22"/>
                <w:szCs w:val="22"/>
              </w:rPr>
            </w:pPr>
            <w:ins w:id="268" w:author="Dylan CHEN" w:date="2026-08-30T19:37:00Z" w16du:dateUtc="2026-08-30T11:37:00Z">
              <w:r w:rsidRPr="00B25861">
                <w:rPr>
                  <w:color w:val="000000"/>
                  <w:sz w:val="22"/>
                  <w:szCs w:val="22"/>
                </w:rPr>
                <w:t xml:space="preserve">Collaborator </w:t>
              </w:r>
            </w:ins>
          </w:p>
        </w:tc>
        <w:tc>
          <w:tcPr>
            <w:tcW w:w="2160" w:type="dxa"/>
            <w:gridSpan w:val="2"/>
            <w:tcBorders>
              <w:top w:val="nil"/>
              <w:left w:val="nil"/>
              <w:bottom w:val="single" w:sz="8" w:space="0" w:color="auto"/>
              <w:right w:val="single" w:sz="8" w:space="0" w:color="auto"/>
            </w:tcBorders>
            <w:vAlign w:val="center"/>
            <w:hideMark/>
          </w:tcPr>
          <w:p w14:paraId="3DC0FF1D" w14:textId="77777777" w:rsidR="00B25861" w:rsidRPr="00B25861" w:rsidRDefault="00B25861" w:rsidP="00B25861">
            <w:pPr>
              <w:jc w:val="center"/>
              <w:rPr>
                <w:ins w:id="269" w:author="Dylan CHEN" w:date="2026-08-30T19:37:00Z" w16du:dateUtc="2026-08-30T11:37:00Z"/>
                <w:color w:val="000000"/>
                <w:sz w:val="22"/>
                <w:szCs w:val="22"/>
              </w:rPr>
            </w:pPr>
            <w:ins w:id="270"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
          <w:p w14:paraId="3007CDA9" w14:textId="77777777" w:rsidR="00B25861" w:rsidRPr="00B25861" w:rsidRDefault="00B25861" w:rsidP="00B25861">
            <w:pPr>
              <w:jc w:val="center"/>
              <w:rPr>
                <w:ins w:id="271" w:author="Dylan CHEN" w:date="2026-08-30T19:37:00Z" w16du:dateUtc="2026-08-30T11:37:00Z"/>
                <w:color w:val="000000"/>
                <w:sz w:val="22"/>
                <w:szCs w:val="22"/>
              </w:rPr>
            </w:pPr>
            <w:ins w:id="272" w:author="Dylan CHEN" w:date="2026-08-30T19:37:00Z" w16du:dateUtc="2026-08-30T11:37:00Z">
              <w:r w:rsidRPr="00B25861">
                <w:rPr>
                  <w:color w:val="000000"/>
                  <w:sz w:val="22"/>
                  <w:szCs w:val="22"/>
                </w:rPr>
                <w:t>Direct competitor</w:t>
              </w:r>
            </w:ins>
          </w:p>
        </w:tc>
      </w:tr>
      <w:tr w:rsidR="00B25861" w:rsidRPr="00B25861" w14:paraId="2C012A9F" w14:textId="77777777" w:rsidTr="00515634">
        <w:tblPrEx>
          <w:tblCellMar>
            <w:left w:w="0" w:type="dxa"/>
            <w:right w:w="0" w:type="dxa"/>
          </w:tblCellMar>
        </w:tblPrEx>
        <w:trPr>
          <w:trHeight w:val="40"/>
          <w:jc w:val="center"/>
          <w:ins w:id="273"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0C40D2D0" w14:textId="77777777" w:rsidR="00B25861" w:rsidRPr="00B25861" w:rsidRDefault="00B25861" w:rsidP="00B25861">
            <w:pPr>
              <w:rPr>
                <w:ins w:id="274" w:author="Dylan CHEN" w:date="2026-08-30T19:37:00Z" w16du:dateUtc="2026-08-30T11:37:00Z"/>
                <w:color w:val="000000"/>
                <w:sz w:val="22"/>
                <w:szCs w:val="22"/>
              </w:rPr>
            </w:pPr>
            <w:ins w:id="275" w:author="Dylan CHEN" w:date="2026-08-30T19:37:00Z" w16du:dateUtc="2026-08-30T11:37:00Z">
              <w:r w:rsidRPr="00B25861">
                <w:rPr>
                  <w:color w:val="000000"/>
                  <w:sz w:val="22"/>
                  <w:szCs w:val="22"/>
                </w:rPr>
                <w:t xml:space="preserve">AI identifiable </w:t>
              </w:r>
            </w:ins>
          </w:p>
        </w:tc>
        <w:tc>
          <w:tcPr>
            <w:tcW w:w="1581" w:type="dxa"/>
            <w:gridSpan w:val="2"/>
            <w:tcBorders>
              <w:top w:val="nil"/>
              <w:left w:val="nil"/>
              <w:bottom w:val="single" w:sz="8" w:space="0" w:color="auto"/>
              <w:right w:val="single" w:sz="8" w:space="0" w:color="auto"/>
            </w:tcBorders>
            <w:vAlign w:val="center"/>
            <w:hideMark/>
          </w:tcPr>
          <w:p w14:paraId="2DE41E06" w14:textId="77777777" w:rsidR="00B25861" w:rsidRPr="00B25861" w:rsidRDefault="00B25861" w:rsidP="00B25861">
            <w:pPr>
              <w:jc w:val="center"/>
              <w:rPr>
                <w:ins w:id="276" w:author="Dylan CHEN" w:date="2026-08-30T19:37:00Z" w16du:dateUtc="2026-08-30T11:37:00Z"/>
                <w:color w:val="000000"/>
                <w:sz w:val="22"/>
                <w:szCs w:val="22"/>
              </w:rPr>
            </w:pPr>
            <w:ins w:id="277"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2360A951" w14:textId="77777777" w:rsidR="00B25861" w:rsidRPr="00B25861" w:rsidRDefault="00B25861" w:rsidP="00B25861">
            <w:pPr>
              <w:jc w:val="center"/>
              <w:rPr>
                <w:ins w:id="278" w:author="Dylan CHEN" w:date="2026-08-30T19:37:00Z" w16du:dateUtc="2026-08-30T11:37:00Z"/>
                <w:color w:val="000000"/>
                <w:sz w:val="22"/>
                <w:szCs w:val="22"/>
              </w:rPr>
            </w:pPr>
            <w:ins w:id="279" w:author="Dylan CHEN" w:date="2026-08-30T19:37:00Z" w16du:dateUtc="2026-08-30T11:37:00Z">
              <w:r w:rsidRPr="00B25861">
                <w:rPr>
                  <w:color w:val="000000"/>
                  <w:sz w:val="22"/>
                  <w:szCs w:val="22"/>
                </w:rPr>
                <w:t>No</w:t>
              </w:r>
            </w:ins>
          </w:p>
        </w:tc>
        <w:tc>
          <w:tcPr>
            <w:tcW w:w="2160" w:type="dxa"/>
            <w:gridSpan w:val="2"/>
            <w:tcBorders>
              <w:top w:val="nil"/>
              <w:left w:val="nil"/>
              <w:bottom w:val="single" w:sz="8" w:space="0" w:color="auto"/>
              <w:right w:val="single" w:sz="8" w:space="0" w:color="auto"/>
            </w:tcBorders>
            <w:vAlign w:val="center"/>
            <w:hideMark/>
          </w:tcPr>
          <w:p w14:paraId="4E4C59CC" w14:textId="77777777" w:rsidR="00B25861" w:rsidRPr="00B25861" w:rsidRDefault="00B25861" w:rsidP="00B25861">
            <w:pPr>
              <w:jc w:val="center"/>
              <w:rPr>
                <w:ins w:id="280" w:author="Dylan CHEN" w:date="2026-08-30T19:37:00Z" w16du:dateUtc="2026-08-30T11:37:00Z"/>
                <w:color w:val="000000"/>
                <w:sz w:val="22"/>
                <w:szCs w:val="22"/>
              </w:rPr>
            </w:pPr>
            <w:ins w:id="281"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
          <w:p w14:paraId="621DCAFD" w14:textId="77777777" w:rsidR="00B25861" w:rsidRPr="00B25861" w:rsidRDefault="00B25861" w:rsidP="00B25861">
            <w:pPr>
              <w:jc w:val="center"/>
              <w:rPr>
                <w:ins w:id="282" w:author="Dylan CHEN" w:date="2026-08-30T19:37:00Z" w16du:dateUtc="2026-08-30T11:37:00Z"/>
                <w:color w:val="000000"/>
                <w:sz w:val="22"/>
                <w:szCs w:val="22"/>
              </w:rPr>
            </w:pPr>
            <w:ins w:id="283" w:author="Dylan CHEN" w:date="2026-08-30T19:37:00Z" w16du:dateUtc="2026-08-30T11:37:00Z">
              <w:r w:rsidRPr="00B25861">
                <w:rPr>
                  <w:color w:val="000000"/>
                  <w:sz w:val="22"/>
                  <w:szCs w:val="22"/>
                </w:rPr>
                <w:t>Yes</w:t>
              </w:r>
            </w:ins>
          </w:p>
        </w:tc>
      </w:tr>
      <w:tr w:rsidR="00B25861" w:rsidRPr="00B25861" w14:paraId="43A08209" w14:textId="77777777" w:rsidTr="00515634">
        <w:tblPrEx>
          <w:tblCellMar>
            <w:left w:w="0" w:type="dxa"/>
            <w:right w:w="0" w:type="dxa"/>
          </w:tblCellMar>
        </w:tblPrEx>
        <w:trPr>
          <w:trHeight w:val="79"/>
          <w:jc w:val="center"/>
          <w:ins w:id="284"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43CCE004" w14:textId="77777777" w:rsidR="00B25861" w:rsidRPr="00B25861" w:rsidRDefault="00B25861" w:rsidP="00B25861">
            <w:pPr>
              <w:rPr>
                <w:ins w:id="285" w:author="Dylan CHEN" w:date="2026-08-30T19:37:00Z" w16du:dateUtc="2026-08-30T11:37:00Z"/>
                <w:color w:val="000000"/>
                <w:sz w:val="22"/>
                <w:szCs w:val="22"/>
              </w:rPr>
            </w:pPr>
            <w:ins w:id="286"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gridSpan w:val="2"/>
            <w:tcBorders>
              <w:top w:val="nil"/>
              <w:left w:val="nil"/>
              <w:bottom w:val="single" w:sz="8" w:space="0" w:color="auto"/>
              <w:right w:val="single" w:sz="8" w:space="0" w:color="auto"/>
            </w:tcBorders>
            <w:vAlign w:val="center"/>
            <w:hideMark/>
          </w:tcPr>
          <w:p w14:paraId="25BAD385" w14:textId="77777777" w:rsidR="00B25861" w:rsidRPr="00B25861" w:rsidRDefault="00B25861" w:rsidP="00B25861">
            <w:pPr>
              <w:jc w:val="center"/>
              <w:rPr>
                <w:ins w:id="287" w:author="Dylan CHEN" w:date="2026-08-30T19:37:00Z" w16du:dateUtc="2026-08-30T11:37:00Z"/>
                <w:color w:val="000000"/>
                <w:sz w:val="22"/>
                <w:szCs w:val="22"/>
              </w:rPr>
            </w:pPr>
            <w:ins w:id="288"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0B515589" w14:textId="77777777" w:rsidR="00B25861" w:rsidRPr="00B25861" w:rsidRDefault="00B25861" w:rsidP="00B25861">
            <w:pPr>
              <w:jc w:val="center"/>
              <w:rPr>
                <w:ins w:id="289" w:author="Dylan CHEN" w:date="2026-08-30T19:37:00Z" w16du:dateUtc="2026-08-30T11:37:00Z"/>
                <w:color w:val="000000"/>
                <w:sz w:val="22"/>
                <w:szCs w:val="22"/>
              </w:rPr>
            </w:pPr>
            <w:ins w:id="290" w:author="Dylan CHEN" w:date="2026-08-30T19:37:00Z" w16du:dateUtc="2026-08-30T11:37:00Z">
              <w:r w:rsidRPr="00B25861">
                <w:rPr>
                  <w:color w:val="000000"/>
                  <w:sz w:val="22"/>
                  <w:szCs w:val="22"/>
                </w:rPr>
                <w:t>No</w:t>
              </w:r>
            </w:ins>
          </w:p>
        </w:tc>
        <w:tc>
          <w:tcPr>
            <w:tcW w:w="2160" w:type="dxa"/>
            <w:gridSpan w:val="2"/>
            <w:tcBorders>
              <w:top w:val="nil"/>
              <w:left w:val="nil"/>
              <w:bottom w:val="single" w:sz="8" w:space="0" w:color="auto"/>
              <w:right w:val="single" w:sz="8" w:space="0" w:color="auto"/>
            </w:tcBorders>
            <w:vAlign w:val="center"/>
            <w:hideMark/>
          </w:tcPr>
          <w:p w14:paraId="4A4B0F6F" w14:textId="77777777" w:rsidR="00B25861" w:rsidRPr="00B25861" w:rsidRDefault="00B25861" w:rsidP="00B25861">
            <w:pPr>
              <w:jc w:val="center"/>
              <w:rPr>
                <w:ins w:id="291" w:author="Dylan CHEN" w:date="2026-08-30T19:37:00Z" w16du:dateUtc="2026-08-30T11:37:00Z"/>
                <w:color w:val="000000"/>
                <w:sz w:val="22"/>
                <w:szCs w:val="22"/>
              </w:rPr>
            </w:pPr>
            <w:ins w:id="292"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
          <w:p w14:paraId="3C9BE4AC" w14:textId="77777777" w:rsidR="00B25861" w:rsidRPr="00B25861" w:rsidRDefault="00B25861" w:rsidP="00B25861">
            <w:pPr>
              <w:jc w:val="center"/>
              <w:rPr>
                <w:ins w:id="293" w:author="Dylan CHEN" w:date="2026-08-30T19:37:00Z" w16du:dateUtc="2026-08-30T11:37:00Z"/>
                <w:color w:val="000000"/>
                <w:sz w:val="22"/>
                <w:szCs w:val="22"/>
              </w:rPr>
            </w:pPr>
            <w:ins w:id="294" w:author="Dylan CHEN" w:date="2026-08-30T19:37:00Z" w16du:dateUtc="2026-08-30T11:37:00Z">
              <w:r w:rsidRPr="00B25861">
                <w:rPr>
                  <w:color w:val="000000"/>
                  <w:sz w:val="22"/>
                  <w:szCs w:val="22"/>
                </w:rPr>
                <w:t>Yes</w:t>
              </w:r>
            </w:ins>
          </w:p>
        </w:tc>
      </w:tr>
      <w:tr w:rsidR="00B25861" w:rsidRPr="00B25861" w14:paraId="33F6309E" w14:textId="77777777" w:rsidTr="00515634">
        <w:tblPrEx>
          <w:tblCellMar>
            <w:left w:w="0" w:type="dxa"/>
            <w:right w:w="0" w:type="dxa"/>
          </w:tblCellMar>
        </w:tblPrEx>
        <w:trPr>
          <w:trHeight w:val="40"/>
          <w:jc w:val="center"/>
          <w:ins w:id="295" w:author="Dylan CHEN" w:date="2026-08-30T19:37:00Z" w16du:dateUtc="2026-08-30T11:37:00Z"/>
        </w:trPr>
        <w:tc>
          <w:tcPr>
            <w:tcW w:w="1829" w:type="dxa"/>
            <w:tcBorders>
              <w:top w:val="nil"/>
              <w:left w:val="single" w:sz="8" w:space="0" w:color="auto"/>
              <w:bottom w:val="single" w:sz="8" w:space="0" w:color="auto"/>
              <w:right w:val="single" w:sz="8" w:space="0" w:color="auto"/>
            </w:tcBorders>
            <w:vAlign w:val="center"/>
            <w:hideMark/>
          </w:tcPr>
          <w:p w14:paraId="7FA96E27" w14:textId="77777777" w:rsidR="00B25861" w:rsidRPr="00B25861" w:rsidRDefault="00B25861" w:rsidP="00B25861">
            <w:pPr>
              <w:rPr>
                <w:ins w:id="296" w:author="Dylan CHEN" w:date="2026-08-30T19:37:00Z" w16du:dateUtc="2026-08-30T11:37:00Z"/>
                <w:color w:val="000000"/>
                <w:sz w:val="22"/>
                <w:szCs w:val="22"/>
              </w:rPr>
            </w:pPr>
            <w:ins w:id="297" w:author="Dylan CHEN" w:date="2026-08-30T19:37:00Z" w16du:dateUtc="2026-08-30T11:37:00Z">
              <w:r w:rsidRPr="00B25861">
                <w:rPr>
                  <w:color w:val="000000"/>
                  <w:sz w:val="22"/>
                  <w:szCs w:val="22"/>
                </w:rPr>
                <w:t>Research design</w:t>
              </w:r>
            </w:ins>
          </w:p>
        </w:tc>
        <w:tc>
          <w:tcPr>
            <w:tcW w:w="1581" w:type="dxa"/>
            <w:gridSpan w:val="2"/>
            <w:tcBorders>
              <w:top w:val="nil"/>
              <w:left w:val="nil"/>
              <w:bottom w:val="single" w:sz="8" w:space="0" w:color="auto"/>
              <w:right w:val="single" w:sz="8" w:space="0" w:color="auto"/>
            </w:tcBorders>
            <w:vAlign w:val="center"/>
            <w:hideMark/>
          </w:tcPr>
          <w:p w14:paraId="21F3DB09" w14:textId="77777777" w:rsidR="00B25861" w:rsidRPr="00B25861" w:rsidRDefault="00B25861" w:rsidP="00B25861">
            <w:pPr>
              <w:jc w:val="center"/>
              <w:rPr>
                <w:ins w:id="298" w:author="Dylan CHEN" w:date="2026-08-30T19:37:00Z" w16du:dateUtc="2026-08-30T11:37:00Z"/>
                <w:color w:val="000000"/>
                <w:sz w:val="22"/>
                <w:szCs w:val="22"/>
              </w:rPr>
            </w:pPr>
            <w:ins w:id="299" w:author="Dylan CHEN" w:date="2026-08-30T19:37:00Z" w16du:dateUtc="2026-08-30T11:37:00Z">
              <w:r w:rsidRPr="00B25861">
                <w:rPr>
                  <w:color w:val="000000"/>
                  <w:sz w:val="22"/>
                  <w:szCs w:val="22"/>
                </w:rPr>
                <w:t>Natural experiment</w:t>
              </w:r>
            </w:ins>
          </w:p>
        </w:tc>
        <w:tc>
          <w:tcPr>
            <w:tcW w:w="1710" w:type="dxa"/>
            <w:tcBorders>
              <w:top w:val="nil"/>
              <w:left w:val="nil"/>
              <w:bottom w:val="single" w:sz="8" w:space="0" w:color="auto"/>
              <w:right w:val="single" w:sz="8" w:space="0" w:color="auto"/>
            </w:tcBorders>
            <w:vAlign w:val="center"/>
            <w:hideMark/>
          </w:tcPr>
          <w:p w14:paraId="2326AE54" w14:textId="77777777" w:rsidR="00B25861" w:rsidRPr="00B25861" w:rsidRDefault="00B25861" w:rsidP="00B25861">
            <w:pPr>
              <w:jc w:val="center"/>
              <w:rPr>
                <w:ins w:id="300" w:author="Dylan CHEN" w:date="2026-08-30T19:37:00Z" w16du:dateUtc="2026-08-30T11:37:00Z"/>
                <w:color w:val="000000"/>
                <w:sz w:val="22"/>
                <w:szCs w:val="22"/>
              </w:rPr>
            </w:pPr>
            <w:ins w:id="301" w:author="Dylan CHEN" w:date="2026-08-30T19:37:00Z" w16du:dateUtc="2026-08-30T11:37:00Z">
              <w:r w:rsidRPr="00B25861">
                <w:rPr>
                  <w:color w:val="000000"/>
                  <w:sz w:val="22"/>
                  <w:szCs w:val="22"/>
                </w:rPr>
                <w:t>Natural experiment</w:t>
              </w:r>
            </w:ins>
          </w:p>
        </w:tc>
        <w:tc>
          <w:tcPr>
            <w:tcW w:w="2160" w:type="dxa"/>
            <w:gridSpan w:val="2"/>
            <w:tcBorders>
              <w:top w:val="nil"/>
              <w:left w:val="nil"/>
              <w:bottom w:val="single" w:sz="8" w:space="0" w:color="auto"/>
              <w:right w:val="single" w:sz="8" w:space="0" w:color="auto"/>
            </w:tcBorders>
            <w:vAlign w:val="center"/>
            <w:hideMark/>
          </w:tcPr>
          <w:p w14:paraId="1DFA9FFD" w14:textId="77777777" w:rsidR="00B25861" w:rsidRPr="00B25861" w:rsidRDefault="00B25861" w:rsidP="00B25861">
            <w:pPr>
              <w:jc w:val="center"/>
              <w:rPr>
                <w:ins w:id="302" w:author="Dylan CHEN" w:date="2026-08-30T19:37:00Z" w16du:dateUtc="2026-08-30T11:37:00Z"/>
                <w:color w:val="000000"/>
                <w:sz w:val="22"/>
                <w:szCs w:val="22"/>
              </w:rPr>
            </w:pPr>
            <w:ins w:id="303"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
          <w:p w14:paraId="32D86DB9" w14:textId="77777777" w:rsidR="00B25861" w:rsidRPr="00B25861" w:rsidRDefault="00B25861" w:rsidP="00B25861">
            <w:pPr>
              <w:jc w:val="center"/>
              <w:rPr>
                <w:ins w:id="304" w:author="Dylan CHEN" w:date="2026-08-30T19:37:00Z" w16du:dateUtc="2026-08-30T11:37:00Z"/>
                <w:color w:val="000000"/>
                <w:sz w:val="22"/>
                <w:szCs w:val="22"/>
              </w:rPr>
            </w:pPr>
            <w:ins w:id="305" w:author="Dylan CHEN" w:date="2026-08-30T19:37:00Z" w16du:dateUtc="2026-08-30T11:37:00Z">
              <w:r w:rsidRPr="00B25861">
                <w:rPr>
                  <w:color w:val="000000"/>
                  <w:sz w:val="22"/>
                  <w:szCs w:val="22"/>
                </w:rPr>
                <w:t>Randomized field experiment</w:t>
              </w:r>
            </w:ins>
          </w:p>
        </w:tc>
      </w:tr>
    </w:tbl>
    <w:p w14:paraId="280FE2A1" w14:textId="77777777" w:rsidR="000B24A4" w:rsidRPr="00313A96" w:rsidRDefault="000B24A4" w:rsidP="000B24A4"/>
    <w:p w14:paraId="0B8232BB" w14:textId="77777777" w:rsidR="00B25861" w:rsidRPr="00B25861" w:rsidRDefault="00B25861" w:rsidP="00B25861">
      <w:pPr>
        <w:rPr>
          <w:ins w:id="306" w:author="Dylan CHEN" w:date="2026-08-30T19:42:00Z" w16du:dateUtc="2026-08-30T11:42:00Z"/>
          <w:rStyle w:val="Strong"/>
          <w:rFonts w:eastAsiaTheme="minorEastAsia"/>
          <w:b w:val="0"/>
          <w:bCs w:val="0"/>
          <w:color w:val="000000"/>
          <w:kern w:val="2"/>
        </w:rPr>
      </w:pPr>
      <w:ins w:id="307" w:author="Dylan CHEN" w:date="2026-08-30T19:42:00Z" w16du:dateUtc="2026-08-30T11:42:00Z">
        <w:r w:rsidRPr="00B25861">
          <w:rPr>
            <w:rStyle w:val="Strong"/>
            <w:rFonts w:eastAsiaTheme="minorEastAsia"/>
            <w:color w:val="000000"/>
            <w:kern w:val="2"/>
            <w:rPrChange w:id="308" w:author="Dylan CHEN" w:date="2026-08-30T19:42:00Z" w16du:dateUtc="2026-08-30T11:42:00Z">
              <w:rPr>
                <w:rStyle w:val="Strong"/>
                <w:rFonts w:eastAsiaTheme="minorEastAsia"/>
                <w:b w:val="0"/>
                <w:bCs w:val="0"/>
                <w:color w:val="000000"/>
                <w:kern w:val="2"/>
              </w:rPr>
            </w:rPrChange>
          </w:rPr>
          <w:t xml:space="preserve">Our study focuses on competition between internal GenAI and human answerers, whereas the two external-GenAI studies examine a different form of competition. </w:t>
        </w:r>
        <w:r w:rsidRPr="00B25861">
          <w:rPr>
            <w:rStyle w:val="Strong"/>
            <w:rFonts w:eastAsiaTheme="minorEastAsia"/>
            <w:b w:val="0"/>
            <w:bCs w:val="0"/>
            <w:color w:val="000000"/>
            <w:kern w:val="2"/>
          </w:rPr>
          <w:t xml:space="preserve">Xue et al. (2026) study competition with the platform, where external GenAI diverts questions before they reach the community. Shan &amp; Qiu (2026) study the invisible facilitation of human answers, where external GenAI helps humans craft their responses. Four features make our setting distinctive. First, the platform deploys the GenAI under direct governance, so its presence is a design choice rather than an uncontrollable environmental shift, which places the findings within managerial reach. Second, the GenAI responds almost immediately, before any human contributor arrives, so </w:t>
        </w:r>
        <w:r w:rsidRPr="00B25861">
          <w:rPr>
            <w:rStyle w:val="Strong"/>
            <w:rFonts w:eastAsiaTheme="minorEastAsia"/>
            <w:b w:val="0"/>
            <w:bCs w:val="0"/>
            <w:color w:val="000000"/>
            <w:kern w:val="2"/>
          </w:rPr>
          <w:lastRenderedPageBreak/>
          <w:t>human contributors face the most competitively demanding configuration. Third, the AI responses carry an explicit label, so we estimate the effect of the AI label separately from content attributes such as length and quality. Fourth, we randomize the assignment of AI answers at the question level, which permits clean causal inference and lets us compare questions whose earliest answer is AI-generated with otherwise identical questions whose earliest answer is human-generated.</w:t>
        </w:r>
      </w:ins>
    </w:p>
    <w:p w14:paraId="1CE0D8EC" w14:textId="77777777" w:rsidR="00B25861" w:rsidRPr="00B25861" w:rsidRDefault="00B25861" w:rsidP="00B25861">
      <w:pPr>
        <w:rPr>
          <w:ins w:id="309" w:author="Dylan CHEN" w:date="2026-08-30T19:42:00Z" w16du:dateUtc="2026-08-30T11:42:00Z"/>
          <w:rStyle w:val="Strong"/>
          <w:rFonts w:eastAsiaTheme="minorEastAsia"/>
          <w:b w:val="0"/>
          <w:bCs w:val="0"/>
          <w:color w:val="000000"/>
          <w:kern w:val="2"/>
        </w:rPr>
      </w:pPr>
    </w:p>
    <w:p w14:paraId="78EE96EB" w14:textId="77777777" w:rsidR="00B25861" w:rsidRPr="00B25861" w:rsidRDefault="00B25861" w:rsidP="00B25861">
      <w:pPr>
        <w:rPr>
          <w:ins w:id="310" w:author="Dylan CHEN" w:date="2026-08-30T19:42:00Z" w16du:dateUtc="2026-08-30T11:42:00Z"/>
          <w:rStyle w:val="Strong"/>
          <w:rFonts w:eastAsiaTheme="minorEastAsia"/>
          <w:b w:val="0"/>
          <w:bCs w:val="0"/>
          <w:color w:val="000000"/>
          <w:kern w:val="2"/>
        </w:rPr>
      </w:pPr>
      <w:ins w:id="311" w:author="Dylan CHEN" w:date="2026-08-30T19:42:00Z" w16du:dateUtc="2026-08-30T11:42:00Z">
        <w:r w:rsidRPr="00B25861">
          <w:rPr>
            <w:rStyle w:val="Strong"/>
            <w:rFonts w:eastAsiaTheme="minorEastAsia"/>
            <w:color w:val="000000"/>
            <w:kern w:val="2"/>
            <w:rPrChange w:id="312" w:author="Dylan CHEN" w:date="2026-08-30T19:43:00Z" w16du:dateUtc="2026-08-30T11:43:00Z">
              <w:rPr>
                <w:rStyle w:val="Strong"/>
                <w:rFonts w:eastAsiaTheme="minorEastAsia"/>
                <w:b w:val="0"/>
                <w:bCs w:val="0"/>
                <w:color w:val="000000"/>
                <w:kern w:val="2"/>
              </w:rPr>
            </w:rPrChange>
          </w:rPr>
          <w:t>Our study also differs from Su et al. (2025) in domain, and this difference reshapes the mechanism.</w:t>
        </w:r>
        <w:r w:rsidRPr="00B25861">
          <w:rPr>
            <w:rStyle w:val="Strong"/>
            <w:rFonts w:eastAsiaTheme="minorEastAsia"/>
            <w:b w:val="0"/>
            <w:bCs w:val="0"/>
            <w:color w:val="000000"/>
            <w:kern w:val="2"/>
          </w:rPr>
          <w:t xml:space="preserve"> Su et al. (2025) study Quora, a general-interest platform whose content is experiential and open-ended. SegmentFault is a technical platform, and each question calls for a correct and efficient solution. This difference changes how contributors read the length of an AI answer. In our technical setting, contributors treat length as a fast surface cue for how much of the question the AI has already covered, so a question that looks well covered suppresses entry. On Quora, many distinct answers coexist and earn value at once, and human value rests on personal experience and perspective. There contributors do not read length as a coverage cue, the deterrent channel stays muted, and the positive AI label effect prevails.</w:t>
        </w:r>
      </w:ins>
    </w:p>
    <w:p w14:paraId="7420B69F" w14:textId="77777777" w:rsidR="00B25861" w:rsidRPr="00B25861" w:rsidRDefault="00B25861" w:rsidP="00B25861">
      <w:pPr>
        <w:rPr>
          <w:ins w:id="313" w:author="Dylan CHEN" w:date="2026-08-30T19:42:00Z" w16du:dateUtc="2026-08-30T11:42:00Z"/>
          <w:rStyle w:val="Strong"/>
          <w:rFonts w:eastAsiaTheme="minorEastAsia"/>
          <w:b w:val="0"/>
          <w:bCs w:val="0"/>
          <w:color w:val="000000"/>
          <w:kern w:val="2"/>
        </w:rPr>
      </w:pPr>
    </w:p>
    <w:p w14:paraId="260AD857" w14:textId="77777777" w:rsidR="00B25861" w:rsidRPr="00B25861" w:rsidRDefault="00B25861" w:rsidP="00B25861">
      <w:pPr>
        <w:rPr>
          <w:ins w:id="314" w:author="Dylan CHEN" w:date="2026-08-30T19:42:00Z" w16du:dateUtc="2026-08-30T11:42:00Z"/>
          <w:rStyle w:val="Strong"/>
          <w:rFonts w:eastAsiaTheme="minorEastAsia"/>
          <w:b w:val="0"/>
          <w:bCs w:val="0"/>
          <w:color w:val="000000"/>
          <w:kern w:val="2"/>
        </w:rPr>
      </w:pPr>
      <w:ins w:id="315" w:author="Dylan CHEN" w:date="2026-08-30T19:42:00Z" w16du:dateUtc="2026-08-30T11:42:00Z">
        <w:r w:rsidRPr="00B25861">
          <w:rPr>
            <w:rStyle w:val="Strong"/>
            <w:rFonts w:eastAsiaTheme="minorEastAsia"/>
            <w:color w:val="000000"/>
            <w:kern w:val="2"/>
            <w:rPrChange w:id="316" w:author="Dylan CHEN" w:date="2026-08-30T19:43:00Z" w16du:dateUtc="2026-08-30T11:43:00Z">
              <w:rPr>
                <w:rStyle w:val="Strong"/>
                <w:rFonts w:eastAsiaTheme="minorEastAsia"/>
                <w:b w:val="0"/>
                <w:bCs w:val="0"/>
                <w:color w:val="000000"/>
                <w:kern w:val="2"/>
              </w:rPr>
            </w:rPrChange>
          </w:rPr>
          <w:t>Our study also differs from Su et al. (2025) in timing.</w:t>
        </w:r>
        <w:r w:rsidRPr="00B25861">
          <w:rPr>
            <w:rStyle w:val="Strong"/>
            <w:rFonts w:eastAsiaTheme="minorEastAsia"/>
            <w:b w:val="0"/>
            <w:bCs w:val="0"/>
            <w:color w:val="000000"/>
            <w:kern w:val="2"/>
          </w:rPr>
          <w:t xml:space="preserve"> 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p>
    <w:p w14:paraId="091A4EB6" w14:textId="77777777" w:rsidR="00B25861" w:rsidRPr="00B25861" w:rsidRDefault="00B25861" w:rsidP="00B25861">
      <w:pPr>
        <w:rPr>
          <w:ins w:id="317" w:author="Dylan CHEN" w:date="2026-08-30T19:42:00Z" w16du:dateUtc="2026-08-30T11:42:00Z"/>
          <w:rStyle w:val="Strong"/>
          <w:rFonts w:eastAsiaTheme="minorEastAsia"/>
          <w:b w:val="0"/>
          <w:bCs w:val="0"/>
          <w:color w:val="000000"/>
          <w:kern w:val="2"/>
        </w:rPr>
      </w:pPr>
    </w:p>
    <w:p w14:paraId="660D873C" w14:textId="514A4C12" w:rsidR="00CD67CD" w:rsidDel="00B25861" w:rsidRDefault="00B25861" w:rsidP="00CD67CD">
      <w:pPr>
        <w:pStyle w:val="Paragraph"/>
        <w:rPr>
          <w:del w:id="318" w:author="Dylan CHEN" w:date="2026-08-30T19:42:00Z" w16du:dateUtc="2026-08-30T11:42:00Z"/>
          <w:rStyle w:val="Strong"/>
          <w:b w:val="0"/>
          <w:bCs w:val="0"/>
        </w:rPr>
      </w:pPr>
      <w:ins w:id="319" w:author="Dylan CHEN" w:date="2026-08-30T19:42:00Z" w16du:dateUtc="2026-08-30T11:42:00Z">
        <w:r w:rsidRPr="00B25861">
          <w:rPr>
            <w:rStyle w:val="Strong"/>
            <w:rPrChange w:id="320" w:author="Dylan CHEN" w:date="2026-08-30T19:43:00Z" w16du:dateUtc="2026-08-30T11:43:00Z">
              <w:rPr>
                <w:rStyle w:val="Strong"/>
                <w:b w:val="0"/>
                <w:bCs w:val="0"/>
              </w:rPr>
            </w:rPrChange>
          </w:rPr>
          <w:t>Our framework accommodates both sets of results.</w:t>
        </w:r>
        <w:r w:rsidRPr="00B25861">
          <w:rPr>
            <w:rStyle w:val="Strong"/>
            <w:b w:val="0"/>
            <w:bCs w:val="0"/>
          </w:rPr>
          <w:t xml:space="preserve"> The effect of the AI label alone on supply is positive and significant (0.188, p&lt;0.05), which aligns with Su et al. (2025). The interaction with AI answer length is negative (-0.046, p&lt;0.001), which turns the average total effect negative. Contributors read a long AI answer as broad coverage and stay out. The AI label effect dominates in Su et al. (2025) because the deterrent role of length does not materialize on a general-interest platform, whereas both channels operate in our technical setting. Whether an identified AI contributor complements or displaces human contribution is therefore not a fixed property of internal GenAI. It is a joint function of the AI label effect and the AI content effect, and it depends on the domain, on how much content the AI provides, on how readily contributors read that content as coverage, and on when the AI answer arrives relative to human contributors.</w:t>
        </w:r>
      </w:ins>
      <w:del w:id="321" w:author="Dylan CHEN" w:date="2026-08-30T19:42:00Z" w16du:dateUtc="2026-08-30T11:42:00Z">
        <w:r w:rsidR="00BD3F4D" w:rsidDel="00B25861">
          <w:rPr>
            <w:rStyle w:val="Strong"/>
            <w:b w:val="0"/>
            <w:bCs w:val="0"/>
          </w:rPr>
          <w:delText xml:space="preserve">First, </w:delText>
        </w:r>
        <w:r w:rsidR="00BD3F4D" w:rsidRPr="00BD3F4D" w:rsidDel="00B25861">
          <w:rPr>
            <w:rStyle w:val="Strong"/>
            <w:b w:val="0"/>
            <w:bCs w:val="0"/>
          </w:rPr>
          <w:delText>f</w:delText>
        </w:r>
        <w:r w:rsidR="00B05454" w:rsidRPr="001F085E" w:rsidDel="00B25861">
          <w:rPr>
            <w:rStyle w:val="Strong"/>
            <w:b w:val="0"/>
            <w:bCs w:val="0"/>
          </w:rPr>
          <w:delText xml:space="preserve">ollowing the suggestion of the reviewers, </w:delText>
        </w:r>
        <w:r w:rsidR="00CD67CD" w:rsidRPr="00313E6C" w:rsidDel="00B25861">
          <w:delText>we have removed the claim that our users are technical experts while Quora</w:delText>
        </w:r>
        <w:r w:rsidR="003834AA" w:rsidRPr="00313E6C" w:rsidDel="00B25861">
          <w:delText>’</w:delText>
        </w:r>
        <w:r w:rsidR="00CD67CD" w:rsidRPr="00313E6C" w:rsidDel="00B25861">
          <w:delText>s are casual users. We reframe this difference as one of evaluation culture rather than user composition (Burtch et al. 2024). Quora primarily serves everyday, conversational topics; questions such as “What did Marilyn Monroe carry in her coffin?” and “What is the best small business to start in Gambia?”</w:delText>
        </w:r>
        <w:r w:rsidR="00CD67CD" w:rsidRPr="00313E6C" w:rsidDel="00B25861">
          <w:rPr>
            <w:vertAlign w:val="superscript"/>
          </w:rPr>
          <w:delText>1</w:delText>
        </w:r>
        <w:r w:rsidR="00CD67CD" w:rsidRPr="00313E6C" w:rsidDel="00B25861">
          <w:delText xml:space="preserve"> Oliveira et al. (2018) document that Quora exhibits significantly more “conversation ingredients” than Stack Overflow. SegmentFault, like Stack Overflow, operates under an efficiency-oriented philosophy and seeks a single correct answer to each question. In a conversation-oriented culture, an answer is one contribution among many. It functions as a catalyst rather than a </w:delText>
        </w:r>
        <w:r w:rsidR="00F007DD" w:rsidRPr="00313E6C" w:rsidDel="00B25861">
          <w:delText>competitor</w:delText>
        </w:r>
        <w:r w:rsidR="00CD67CD" w:rsidRPr="00313E6C" w:rsidDel="00B25861">
          <w:delText xml:space="preserve">. In a correctness-oriented culture, where each question calls for one right answer, the AI is read as a direct </w:delText>
        </w:r>
        <w:r w:rsidR="00CD67CD" w:rsidRPr="00313E6C" w:rsidDel="00B25861">
          <w:rPr>
            <w:b/>
            <w:bCs/>
          </w:rPr>
          <w:delText>competitor</w:delText>
        </w:r>
        <w:r w:rsidR="00CD67CD" w:rsidRPr="00313E6C" w:rsidDel="00B25861">
          <w:delText xml:space="preserve">. </w:delText>
        </w:r>
      </w:del>
    </w:p>
    <w:p w14:paraId="5CA37452" w14:textId="77777777" w:rsidR="00B25861" w:rsidRPr="00313E6C" w:rsidRDefault="00B25861" w:rsidP="00B25861">
      <w:pPr>
        <w:pStyle w:val="Paragraph"/>
        <w:rPr>
          <w:ins w:id="322" w:author="Dylan CHEN" w:date="2026-08-30T19:43:00Z" w16du:dateUtc="2026-08-30T11:43:00Z"/>
          <w:rFonts w:hint="eastAsia"/>
        </w:rPr>
      </w:pPr>
    </w:p>
    <w:p w14:paraId="252C3BF0" w14:textId="0D6F8E90" w:rsidR="00CD67CD" w:rsidRPr="00313E6C" w:rsidDel="00B25861" w:rsidRDefault="00BD3F4D" w:rsidP="00E9096D">
      <w:pPr>
        <w:pStyle w:val="Paragraph"/>
        <w:rPr>
          <w:del w:id="323" w:author="Dylan CHEN" w:date="2026-08-30T19:42:00Z" w16du:dateUtc="2026-08-30T11:42:00Z"/>
        </w:rPr>
      </w:pPr>
      <w:del w:id="324" w:author="Dylan CHEN" w:date="2026-08-30T19:42:00Z" w16du:dateUtc="2026-08-30T11:42:00Z">
        <w:r w:rsidDel="00B25861">
          <w:delText>Second, i</w:delText>
        </w:r>
        <w:r w:rsidR="00CD67CD" w:rsidRPr="00313E6C" w:rsidDel="00B25861">
          <w:delText>n Su et al. (2025), the questions were created before the panel began, and the AI answers were added only at the policy launch. Their design keeps “only those questions that were created before the start of our panel data collection (i.e., November 2022)</w:delText>
        </w:r>
        <w:r w:rsidDel="00B25861">
          <w:delText>.</w:delText>
        </w:r>
        <w:r w:rsidR="00CD67CD" w:rsidRPr="00313E6C" w:rsidDel="00B25861">
          <w:delText xml:space="preserve">” The AI therefore joins a thread that already contains human answers on a platform where multiple perspectives coexist, so it enters as an additional voice which may catalyze the conversation. In our setting, the AI </w:delText>
        </w:r>
        <w:r w:rsidR="00FD74AE" w:rsidDel="00B25861">
          <w:delText xml:space="preserve">answer appears right after the question and </w:delText>
        </w:r>
        <w:r w:rsidR="00CD67CD" w:rsidRPr="00313E6C" w:rsidDel="00B25861">
          <w:delText xml:space="preserve">is </w:delText>
        </w:r>
        <w:r w:rsidR="00FD74AE" w:rsidDel="00B25861">
          <w:delText xml:space="preserve">perceived as </w:delText>
        </w:r>
        <w:r w:rsidR="00CD67CD" w:rsidRPr="00313E6C" w:rsidDel="00B25861">
          <w:delText xml:space="preserve">the </w:delText>
        </w:r>
        <w:r w:rsidR="00CD67CD" w:rsidRPr="00313E6C" w:rsidDel="00B25861">
          <w:rPr>
            <w:b/>
            <w:bCs/>
          </w:rPr>
          <w:delText>competitor</w:delText>
        </w:r>
        <w:r w:rsidR="00CD67CD" w:rsidRPr="00313E6C" w:rsidDel="00B25861">
          <w:delText xml:space="preserve"> that competes with humans for limited attention and recognition from viewers, for the same goal of providing a correct solution. </w:delText>
        </w:r>
      </w:del>
    </w:p>
    <w:p w14:paraId="4007252C" w14:textId="6D62D9DB" w:rsidR="00C337C0" w:rsidDel="00B25861" w:rsidRDefault="00FD74AE" w:rsidP="00E9096D">
      <w:pPr>
        <w:pStyle w:val="Paragraph"/>
        <w:rPr>
          <w:del w:id="325" w:author="Dylan CHEN" w:date="2026-08-30T19:42:00Z" w16du:dateUtc="2026-08-30T11:42:00Z"/>
        </w:rPr>
      </w:pPr>
      <w:del w:id="326" w:author="Dylan CHEN" w:date="2026-08-30T19:42:00Z" w16du:dateUtc="2026-08-30T11:42:00Z">
        <w:r w:rsidDel="00B25861">
          <w:delText>Beyond these differen</w:delText>
        </w:r>
      </w:del>
      <w:del w:id="327" w:author="Dylan CHEN" w:date="2026-08-29T18:43:00Z" w16du:dateUtc="2026-08-29T10:43:00Z">
        <w:r w:rsidDel="00D81333">
          <w:rPr>
            <w:rFonts w:hint="eastAsia"/>
          </w:rPr>
          <w:delText>tiation</w:delText>
        </w:r>
      </w:del>
      <w:del w:id="328" w:author="Dylan CHEN" w:date="2026-08-30T19:42:00Z" w16du:dateUtc="2026-08-30T11:42:00Z">
        <w:r w:rsidDel="00B25861">
          <w:delText xml:space="preserve">, we want to explain that our new </w:delText>
        </w:r>
        <w:r w:rsidR="00CD67CD" w:rsidRPr="00313E6C" w:rsidDel="00B25861">
          <w:delText xml:space="preserve">framework accommodates both sets of results. </w:delText>
        </w:r>
        <w:r w:rsidR="00006439" w:rsidRPr="00313E6C" w:rsidDel="00B25861">
          <w:delText>Grounded in the new framework</w:delText>
        </w:r>
        <w:r w:rsidR="00CD67CD" w:rsidRPr="00313E6C" w:rsidDel="00B25861">
          <w:delText>,</w:delText>
        </w:r>
        <w:r w:rsidR="00CD67CD" w:rsidRPr="00313E6C" w:rsidDel="00B25861">
          <w:rPr>
            <w:b/>
            <w:bCs/>
          </w:rPr>
          <w:delText xml:space="preserve"> we now claim that the effect of an AI answer depends on the AI profile.</w:delText>
        </w:r>
        <w:r w:rsidR="00CD67CD" w:rsidRPr="00313E6C" w:rsidDel="00B25861">
          <w:delText xml:space="preserve"> Our results confirm </w:delText>
        </w:r>
        <w:r w:rsidDel="00B25861">
          <w:delText xml:space="preserve">the </w:delText>
        </w:r>
        <w:r w:rsidR="00006439" w:rsidRPr="00313E6C" w:rsidDel="00B25861">
          <w:delText>effect of the AI label alone</w:delText>
        </w:r>
        <w:r w:rsidR="00CD67CD" w:rsidRPr="00313E6C" w:rsidDel="00B25861">
          <w:delText xml:space="preserve"> on supply is positive and significant (0.188, p&lt;0.05), </w:delText>
        </w:r>
        <w:r w:rsidDel="00B25861">
          <w:delText>which is aligned with Su et al.</w:delText>
        </w:r>
      </w:del>
      <w:del w:id="329" w:author="Dylan CHEN" w:date="2026-08-29T21:15:00Z" w16du:dateUtc="2026-08-29T13:15:00Z">
        <w:r w:rsidDel="008F4C03">
          <w:delText>,</w:delText>
        </w:r>
      </w:del>
      <w:del w:id="330" w:author="Dylan CHEN" w:date="2026-08-30T19:42:00Z" w16du:dateUtc="2026-08-30T11:42:00Z">
        <w:r w:rsidDel="00B25861">
          <w:delText xml:space="preserve"> (2025). However, </w:delText>
        </w:r>
        <w:r w:rsidR="00CD67CD" w:rsidRPr="00313E6C" w:rsidDel="00B25861">
          <w:delText xml:space="preserve">the interaction with </w:delText>
        </w:r>
        <w:r w:rsidR="00CD67CD" w:rsidRPr="00313E6C" w:rsidDel="00B25861">
          <w:rPr>
            <w:b/>
            <w:bCs/>
          </w:rPr>
          <w:delText>AI answer length</w:delText>
        </w:r>
        <w:r w:rsidR="00CD67CD" w:rsidRPr="00313E6C" w:rsidDel="00B25861">
          <w:delText xml:space="preserve"> is negative (-0.046, p&lt;0.001), </w:delText>
        </w:r>
        <w:r w:rsidDel="00B25861">
          <w:delText>which makes</w:delText>
        </w:r>
        <w:r w:rsidRPr="00313E6C" w:rsidDel="00B25861">
          <w:delText xml:space="preserve"> </w:delText>
        </w:r>
        <w:r w:rsidR="00CD67CD" w:rsidRPr="00313E6C" w:rsidDel="00B25861">
          <w:delText>the average total effect turn</w:delText>
        </w:r>
      </w:del>
      <w:del w:id="331" w:author="Dylan CHEN" w:date="2026-08-29T18:43:00Z" w16du:dateUtc="2026-08-29T10:43:00Z">
        <w:r w:rsidR="00CD67CD" w:rsidRPr="00313E6C" w:rsidDel="00D81333">
          <w:delText>s</w:delText>
        </w:r>
      </w:del>
      <w:del w:id="332" w:author="Dylan CHEN" w:date="2026-08-30T19:42:00Z" w16du:dateUtc="2026-08-30T11:42:00Z">
        <w:r w:rsidR="00CD67CD" w:rsidRPr="00313E6C" w:rsidDel="00B25861">
          <w:delText xml:space="preserve"> negative</w:delText>
        </w:r>
        <w:r w:rsidR="00C337C0" w:rsidDel="00B25861">
          <w:delText>, as identified in our paper</w:delText>
        </w:r>
        <w:r w:rsidDel="00B25861">
          <w:delText xml:space="preserve">. This is because human </w:delText>
        </w:r>
        <w:r w:rsidR="00C337C0" w:rsidDel="00B25861">
          <w:delText>take</w:delText>
        </w:r>
      </w:del>
      <w:del w:id="333" w:author="Dylan CHEN" w:date="2026-08-29T18:43:00Z" w16du:dateUtc="2026-08-29T10:43:00Z">
        <w:r w:rsidR="00C337C0" w:rsidDel="00D81333">
          <w:delText>s</w:delText>
        </w:r>
      </w:del>
      <w:del w:id="334" w:author="Dylan CHEN" w:date="2026-08-30T19:42:00Z" w16du:dateUtc="2026-08-30T11:42:00Z">
        <w:r w:rsidR="00C337C0" w:rsidDel="00B25861">
          <w:delText xml:space="preserve"> answer length as a coverage signal and are deterred if the </w:delText>
        </w:r>
        <w:r w:rsidR="00CD67CD" w:rsidRPr="00313E6C" w:rsidDel="00B25861">
          <w:delText>AI answer</w:delText>
        </w:r>
      </w:del>
      <w:del w:id="335" w:author="Dylan CHEN" w:date="2026-08-29T18:44:00Z" w16du:dateUtc="2026-08-29T10:44:00Z">
        <w:r w:rsidR="00CD67CD" w:rsidRPr="00313E6C" w:rsidDel="00D81333">
          <w:delText>s</w:delText>
        </w:r>
      </w:del>
      <w:del w:id="336" w:author="Dylan CHEN" w:date="2026-08-30T19:42:00Z" w16du:dateUtc="2026-08-30T11:42:00Z">
        <w:r w:rsidR="00CD67CD" w:rsidRPr="00313E6C" w:rsidDel="00B25861">
          <w:delText xml:space="preserve"> </w:delText>
        </w:r>
        <w:r w:rsidR="00C337C0" w:rsidDel="00B25861">
          <w:delText xml:space="preserve">looks comprehensive. </w:delText>
        </w:r>
      </w:del>
    </w:p>
    <w:p w14:paraId="3F1C33E4" w14:textId="6478DB4E" w:rsidR="00CD67CD" w:rsidRPr="00313E6C" w:rsidDel="00B25861" w:rsidRDefault="00152531" w:rsidP="00E9096D">
      <w:pPr>
        <w:pStyle w:val="Paragraph"/>
        <w:rPr>
          <w:del w:id="337" w:author="Dylan CHEN" w:date="2026-08-30T19:42:00Z" w16du:dateUtc="2026-08-30T11:42:00Z"/>
        </w:rPr>
      </w:pPr>
      <w:del w:id="338" w:author="Dylan CHEN" w:date="2026-08-30T19:42:00Z" w16du:dateUtc="2026-08-30T11:42:00Z">
        <w:r w:rsidDel="00B25861">
          <w:delText xml:space="preserve">In general, the new conceptual framework </w:delText>
        </w:r>
      </w:del>
      <w:del w:id="339" w:author="Dylan CHEN" w:date="2026-08-29T18:44:00Z" w16du:dateUtc="2026-08-29T10:44:00Z">
        <w:r w:rsidDel="00D81333">
          <w:rPr>
            <w:rFonts w:hint="eastAsia"/>
          </w:rPr>
          <w:delText>concil</w:delText>
        </w:r>
      </w:del>
      <w:del w:id="340" w:author="Dylan CHEN" w:date="2026-08-30T19:42:00Z" w16du:dateUtc="2026-08-30T11:42:00Z">
        <w:r w:rsidDel="00B25861">
          <w:delText xml:space="preserve">s the conflicts between the two papers’ settings. </w:delText>
        </w:r>
        <w:r w:rsidR="00CD67CD" w:rsidRPr="00313E6C" w:rsidDel="00B25861">
          <w:delText xml:space="preserve">When </w:delText>
        </w:r>
        <w:r w:rsidDel="00B25861">
          <w:delText xml:space="preserve">there is a strong feeling </w:delText>
        </w:r>
        <w:r w:rsidR="00CD67CD" w:rsidRPr="00313E6C" w:rsidDel="00B25861">
          <w:delText xml:space="preserve">the AI is a competitor, as in our setting, </w:delText>
        </w:r>
        <w:r w:rsidDel="00B25861">
          <w:delText>human may rely more on si</w:delText>
        </w:r>
      </w:del>
      <w:del w:id="341" w:author="Dylan CHEN" w:date="2026-08-29T18:44:00Z" w16du:dateUtc="2026-08-29T10:44:00Z">
        <w:r w:rsidDel="00D81333">
          <w:rPr>
            <w:rFonts w:hint="eastAsia"/>
          </w:rPr>
          <w:delText>ng</w:delText>
        </w:r>
      </w:del>
      <w:del w:id="342" w:author="Dylan CHEN" w:date="2026-08-30T19:42:00Z" w16du:dateUtc="2026-08-30T11:42:00Z">
        <w:r w:rsidDel="00B25861">
          <w:delText xml:space="preserve">als like </w:delText>
        </w:r>
        <w:r w:rsidR="00CD67CD" w:rsidRPr="00313E6C" w:rsidDel="00B25861">
          <w:delText xml:space="preserve">AI </w:delText>
        </w:r>
        <w:r w:rsidDel="00B25861">
          <w:delText>length and be deterred</w:delText>
        </w:r>
        <w:r w:rsidR="00CD67CD" w:rsidRPr="00313E6C" w:rsidDel="00B25861">
          <w:delText>.</w:delText>
        </w:r>
        <w:r w:rsidDel="00B25861">
          <w:delText xml:space="preserve"> We hope the review panel finds this framing satisf</w:delText>
        </w:r>
      </w:del>
      <w:del w:id="343" w:author="Dylan CHEN" w:date="2026-08-29T18:44:00Z" w16du:dateUtc="2026-08-29T10:44:00Z">
        <w:r w:rsidDel="00D81333">
          <w:rPr>
            <w:rFonts w:hint="eastAsia"/>
          </w:rPr>
          <w:delText>ied</w:delText>
        </w:r>
      </w:del>
      <w:del w:id="344" w:author="Dylan CHEN" w:date="2026-08-30T19:42:00Z" w16du:dateUtc="2026-08-30T11:42:00Z">
        <w:r w:rsidDel="00B25861">
          <w:delText>.</w:delText>
        </w:r>
      </w:del>
    </w:p>
    <w:p w14:paraId="37FF9449" w14:textId="77777777" w:rsidR="00CD67CD" w:rsidRPr="00313E6C" w:rsidRDefault="00CD67CD" w:rsidP="00CD67CD">
      <w:pPr>
        <w:pStyle w:val="Paragraph"/>
      </w:pPr>
    </w:p>
    <w:p w14:paraId="583E5454" w14:textId="6BEC85B4" w:rsidR="00BE7589" w:rsidRPr="00EF7143" w:rsidRDefault="00BE7589" w:rsidP="00E9096D">
      <w:pPr>
        <w:pStyle w:val="Paragraph"/>
        <w:rPr>
          <w:b/>
          <w:bCs/>
          <w:rPrChange w:id="345" w:author="Dylan CHEN" w:date="2026-08-29T21:42:00Z" w16du:dateUtc="2026-08-29T13:42:00Z">
            <w:rPr/>
          </w:rPrChange>
        </w:rPr>
        <w:pPrChange w:id="346" w:author="Dylan CHEN" w:date="2026-08-29T21:26:00Z" w16du:dateUtc="2026-08-29T13:26:00Z">
          <w:pPr>
            <w:pStyle w:val="NormalWeb"/>
            <w:spacing w:before="0" w:beforeAutospacing="0" w:after="0" w:afterAutospacing="0"/>
          </w:pPr>
        </w:pPrChange>
      </w:pPr>
      <w:r w:rsidRPr="00EF7143">
        <w:rPr>
          <w:b/>
          <w:bCs/>
          <w:rPrChange w:id="347" w:author="Dylan CHEN" w:date="2026-08-29T21:42:00Z" w16du:dateUtc="2026-08-29T13:42:00Z">
            <w:rPr/>
          </w:rPrChange>
        </w:rPr>
        <w:t>References</w:t>
      </w:r>
      <w:r w:rsidR="00C337C0" w:rsidRPr="00EF7143">
        <w:rPr>
          <w:b/>
          <w:bCs/>
          <w:rPrChange w:id="348" w:author="Dylan CHEN" w:date="2026-08-29T21:42:00Z" w16du:dateUtc="2026-08-29T13:42:00Z">
            <w:rPr/>
          </w:rPrChange>
        </w:rPr>
        <w:t>:</w:t>
      </w:r>
    </w:p>
    <w:p w14:paraId="6A3603A3" w14:textId="768157FB" w:rsidR="00BE7589" w:rsidDel="00B25861" w:rsidRDefault="00B25861" w:rsidP="00E9096D">
      <w:pPr>
        <w:pStyle w:val="Paragraph"/>
        <w:rPr>
          <w:del w:id="349" w:author="Dylan CHEN" w:date="2026-08-30T19:43:00Z" w16du:dateUtc="2026-08-30T11:43:00Z"/>
        </w:rPr>
      </w:pPr>
      <w:ins w:id="350" w:author="Dylan CHEN" w:date="2026-08-30T19:43:00Z" w16du:dateUtc="2026-08-30T11:43:00Z">
        <w:r w:rsidRPr="00B25861">
          <w:t>Shan, G., &amp; Qiu, L. (2026). Examining the Impact of Generative AI on Users’ Voluntary Knowledge Contribution: Evidence from a Natural Experiment on Stack Overflow. Information Systems Research, 37(2), 1021–1041.</w:t>
        </w:r>
      </w:ins>
      <w:del w:id="351" w:author="Dylan CHEN" w:date="2026-08-30T19:43:00Z" w16du:dateUtc="2026-08-30T11:43:00Z">
        <w:r w:rsidR="00BE7589" w:rsidRPr="00313E6C" w:rsidDel="00B25861">
          <w:delText>Burtch, G., Lee, D., &amp; Chen, Z. (2024). The consequences of generative AI for online knowledge communities. Scientific Reports, 14(1), 10413.</w:delText>
        </w:r>
      </w:del>
    </w:p>
    <w:p w14:paraId="529DAC16" w14:textId="77777777" w:rsidR="00B25861" w:rsidRPr="00313E6C" w:rsidRDefault="00B25861" w:rsidP="00E9096D">
      <w:pPr>
        <w:pStyle w:val="Paragraph"/>
        <w:rPr>
          <w:ins w:id="352" w:author="Dylan CHEN" w:date="2026-08-30T19:43:00Z" w16du:dateUtc="2026-08-30T11:43:00Z"/>
          <w:rFonts w:hint="eastAsia"/>
        </w:rPr>
        <w:pPrChange w:id="353" w:author="Dylan CHEN" w:date="2026-08-29T21:26:00Z" w16du:dateUtc="2026-08-29T13:26:00Z">
          <w:pPr>
            <w:pStyle w:val="NormalWeb"/>
            <w:spacing w:before="0" w:beforeAutospacing="0" w:after="0" w:afterAutospacing="0"/>
          </w:pPr>
        </w:pPrChange>
      </w:pPr>
    </w:p>
    <w:p w14:paraId="35367E59" w14:textId="15444114" w:rsidR="00BE7589" w:rsidRPr="00313E6C" w:rsidDel="00B25861" w:rsidRDefault="00BE7589" w:rsidP="00E9096D">
      <w:pPr>
        <w:pStyle w:val="Paragraph"/>
        <w:rPr>
          <w:del w:id="354" w:author="Dylan CHEN" w:date="2026-08-30T19:43:00Z" w16du:dateUtc="2026-08-30T11:43:00Z"/>
        </w:rPr>
        <w:pPrChange w:id="355" w:author="Dylan CHEN" w:date="2026-08-29T21:26:00Z" w16du:dateUtc="2026-08-29T13:26:00Z">
          <w:pPr>
            <w:pStyle w:val="NormalWeb"/>
            <w:spacing w:before="0" w:beforeAutospacing="0" w:after="0" w:afterAutospacing="0"/>
          </w:pPr>
        </w:pPrChange>
      </w:pPr>
      <w:del w:id="356" w:author="Dylan CHEN" w:date="2026-08-30T19:43:00Z" w16du:dateUtc="2026-08-30T11:43:00Z">
        <w:r w:rsidRPr="00313E6C" w:rsidDel="00B25861">
          <w:delText>Oliveira, N., Muller, M., Andrade, N., &amp; Reinecke, K. (2018). The exchange in StackExchange: Divergences between Stack Overflow and its culturally diverse participants. Proceedings of the ACM on Human-Computer Interaction, 2(CSCW), Article 159, 1–22.</w:delText>
        </w:r>
      </w:del>
    </w:p>
    <w:p w14:paraId="0699F906" w14:textId="77777777" w:rsidR="00BE7589" w:rsidRDefault="00BE7589" w:rsidP="00E9096D">
      <w:pPr>
        <w:pStyle w:val="Paragraph"/>
        <w:rPr>
          <w:ins w:id="357" w:author="Dylan CHEN" w:date="2026-08-30T19:44:00Z" w16du:dateUtc="2026-08-30T11:44:00Z"/>
        </w:rPr>
      </w:pPr>
      <w:r w:rsidRPr="00313E6C">
        <w:t>Su, Y., Zhang, K., Wang, Q., &amp; Qiu, L. (2025). Generative AI and human knowledge sharing: Evidence from a natural experiment [Working paper]. SSRN.</w:t>
      </w:r>
    </w:p>
    <w:p w14:paraId="24AD097C" w14:textId="1DC4B31F" w:rsidR="00B25861" w:rsidRPr="00313E6C" w:rsidRDefault="00B25861" w:rsidP="00E9096D">
      <w:pPr>
        <w:pStyle w:val="Paragraph"/>
        <w:rPr>
          <w:rFonts w:hint="eastAsia"/>
        </w:rPr>
        <w:pPrChange w:id="358" w:author="Dylan CHEN" w:date="2026-08-29T21:26:00Z" w16du:dateUtc="2026-08-29T13:26:00Z">
          <w:pPr>
            <w:pStyle w:val="NormalWeb"/>
            <w:spacing w:before="0" w:beforeAutospacing="0" w:after="0" w:afterAutospacing="0"/>
          </w:pPr>
        </w:pPrChange>
      </w:pPr>
      <w:ins w:id="359" w:author="Dylan CHEN" w:date="2026-08-30T19:44:00Z" w16du:dateUtc="2026-08-30T11:44:00Z">
        <w:r w:rsidRPr="00B25861">
          <w:t>Xue, J., Wang, L., Zheng, J., Li, Y., &amp; Tan, Y. (2026). Can ChatGPT Kill User-Generated Q&amp;A Platforms? Information Systems Research.</w:t>
        </w:r>
      </w:ins>
    </w:p>
    <w:p w14:paraId="30819542" w14:textId="4C29C6F7" w:rsidR="00CD67CD" w:rsidRPr="00313E6C" w:rsidDel="00B25861" w:rsidRDefault="00CD67CD" w:rsidP="00E9096D">
      <w:pPr>
        <w:pStyle w:val="Paragraph"/>
        <w:rPr>
          <w:del w:id="360" w:author="Dylan CHEN" w:date="2026-08-30T19:44:00Z" w16du:dateUtc="2026-08-30T11:44:00Z"/>
        </w:rPr>
        <w:pPrChange w:id="361" w:author="Dylan CHEN" w:date="2026-08-29T21:26:00Z" w16du:dateUtc="2026-08-29T13:26:00Z">
          <w:pPr>
            <w:pStyle w:val="Paragraph"/>
            <w:spacing w:afterLines="0" w:after="0"/>
          </w:pPr>
        </w:pPrChange>
      </w:pPr>
      <w:del w:id="362" w:author="Dylan CHEN" w:date="2026-08-30T19:44:00Z" w16du:dateUtc="2026-08-30T11:44:00Z">
        <w:r w:rsidRPr="00313E6C" w:rsidDel="00B25861">
          <w:rPr>
            <w:rFonts w:hAnsi="Symbol"/>
            <w:vertAlign w:val="superscript"/>
          </w:rPr>
          <w:delText>1</w:delText>
        </w:r>
        <w:r w:rsidRPr="00313E6C" w:rsidDel="00B25861">
          <w:delText xml:space="preserve"> Examples from actual Quora content. See: </w:delText>
        </w:r>
        <w:r w:rsidRPr="00313E6C" w:rsidDel="00B25861">
          <w:fldChar w:fldCharType="begin"/>
        </w:r>
        <w:r w:rsidRPr="00313E6C" w:rsidDel="00B25861">
          <w:delInstrText>HYPERLINK "https://www.quora.com/What-did-Marilyn-Monroe-carry-in-her-coffin" \t "_blank"</w:delInstrText>
        </w:r>
        <w:r w:rsidRPr="00313E6C" w:rsidDel="00B25861">
          <w:fldChar w:fldCharType="separate"/>
        </w:r>
        <w:r w:rsidRPr="00313E6C" w:rsidDel="00B25861">
          <w:rPr>
            <w:color w:val="0000FF"/>
            <w:u w:val="single"/>
          </w:rPr>
          <w:delText>https://www.quora.com/What-did-Marilyn-Monroe-carry-in-her-coffin</w:delText>
        </w:r>
        <w:r w:rsidRPr="00313E6C" w:rsidDel="00B25861">
          <w:fldChar w:fldCharType="end"/>
        </w:r>
        <w:r w:rsidRPr="00313E6C" w:rsidDel="00B25861">
          <w:delText xml:space="preserve"> and </w:delText>
        </w:r>
        <w:r w:rsidRPr="00313E6C" w:rsidDel="00B25861">
          <w:fldChar w:fldCharType="begin"/>
        </w:r>
        <w:r w:rsidRPr="00313E6C" w:rsidDel="00B25861">
          <w:delInstrText>HYPERLINK "https://www.quora.com/What-is-the-best-small-business-to-start-in-Gambia" \t "_blank"</w:delInstrText>
        </w:r>
        <w:r w:rsidRPr="00313E6C" w:rsidDel="00B25861">
          <w:fldChar w:fldCharType="separate"/>
        </w:r>
        <w:r w:rsidRPr="00313E6C" w:rsidDel="00B25861">
          <w:rPr>
            <w:color w:val="0000FF"/>
            <w:u w:val="single"/>
          </w:rPr>
          <w:delText>https://www.quora.com/What-is-the-best-small-business-to-start-in-Gambia</w:delText>
        </w:r>
        <w:r w:rsidRPr="00313E6C" w:rsidDel="00B25861">
          <w:fldChar w:fldCharType="end"/>
        </w:r>
        <w:r w:rsidRPr="00313E6C" w:rsidDel="00B25861">
          <w:delText xml:space="preserve"> </w:delText>
        </w:r>
      </w:del>
    </w:p>
    <w:bookmarkEnd w:id="54"/>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lastRenderedPageBreak/>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363"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363"/>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rsidP="00BF0D01">
      <w:pPr>
        <w:pStyle w:val="Paragraph"/>
        <w:pPrChange w:id="364" w:author="Dylan CHEN" w:date="2026-08-29T21:26:00Z" w16du:dateUtc="2026-08-29T13:26:00Z">
          <w:pPr>
            <w:pStyle w:val="NormalWeb"/>
          </w:pPr>
        </w:pPrChange>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52E8EDC5" w:rsidR="004A307A" w:rsidRDefault="004A307A" w:rsidP="00BF0D01">
      <w:pPr>
        <w:pStyle w:val="Paragraph"/>
        <w:pPrChange w:id="365" w:author="Dylan CHEN" w:date="2026-08-29T21:26:00Z" w16du:dateUtc="2026-08-29T13:26:00Z">
          <w:pPr>
            <w:pStyle w:val="NormalWeb"/>
          </w:pPr>
        </w:pPrChange>
      </w:pPr>
      <w:r>
        <w:t xml:space="preserve">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w:t>
      </w:r>
      <w:r>
        <w:lastRenderedPageBreak/>
        <w:t xml:space="preserve">potential competitor using observable features, consistent with competitive dynamics theory (Chen et al., 2007; Chen, 2009). In particular, they may rely on the AI label, AI-answer length, and AI-answer quality when making entry and </w:t>
      </w:r>
      <w:del w:id="366" w:author="Dylan CHEN" w:date="2026-08-30T18:31:00Z" w16du:dateUtc="2026-08-30T10:31:00Z">
        <w:r w:rsidDel="007A01E9">
          <w:delText xml:space="preserve">quality </w:delText>
        </w:r>
      </w:del>
      <w:ins w:id="367" w:author="Dylan CHEN" w:date="2026-08-30T18:31:00Z" w16du:dateUtc="2026-08-30T10:31:00Z">
        <w:r w:rsidR="007A01E9">
          <w:rPr>
            <w:rFonts w:hint="eastAsia"/>
          </w:rPr>
          <w:t>crafting</w:t>
        </w:r>
        <w:r w:rsidR="007A01E9">
          <w:t xml:space="preserve"> </w:t>
        </w:r>
      </w:ins>
      <w:r>
        <w:t>decisions. This provides the core theoretical contribution of the revised manuscript.</w:t>
      </w:r>
    </w:p>
    <w:p w14:paraId="11249881" w14:textId="29F0CA73" w:rsidR="004A307A" w:rsidRDefault="004A307A" w:rsidP="00BF0D01">
      <w:pPr>
        <w:pStyle w:val="Paragraph"/>
        <w:pPrChange w:id="368" w:author="Dylan CHEN" w:date="2026-08-29T21:26:00Z" w16du:dateUtc="2026-08-29T13:26:00Z">
          <w:pPr>
            <w:pStyle w:val="NormalWeb"/>
          </w:pPr>
        </w:pPrChange>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rsidP="00BF0D01">
      <w:pPr>
        <w:pStyle w:val="Paragraph"/>
        <w:pPrChange w:id="369" w:author="Dylan CHEN" w:date="2026-08-29T21:26:00Z" w16du:dateUtc="2026-08-29T13:26:00Z">
          <w:pPr>
            <w:pStyle w:val="NormalWeb"/>
          </w:pPr>
        </w:pPrChange>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rsidP="00BF0D01">
      <w:pPr>
        <w:pStyle w:val="Paragraph"/>
        <w:pPrChange w:id="370" w:author="Dylan CHEN" w:date="2026-08-29T21:26:00Z" w16du:dateUtc="2026-08-29T13:26:00Z">
          <w:pPr>
            <w:pStyle w:val="NormalWeb"/>
          </w:pPr>
        </w:pPrChange>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rsidP="00BF0D01">
      <w:pPr>
        <w:pStyle w:val="Paragraph"/>
        <w:rPr>
          <w:rFonts w:hint="eastAsia"/>
          <w:b/>
          <w:bCs/>
        </w:rPr>
        <w:pPrChange w:id="371" w:author="Dylan CHEN" w:date="2026-08-29T21:26:00Z" w16du:dateUtc="2026-08-29T13:26:00Z">
          <w:pPr>
            <w:pStyle w:val="NormalWeb"/>
            <w:spacing w:before="0" w:beforeAutospacing="0" w:after="0" w:afterAutospacing="0"/>
          </w:pPr>
        </w:pPrChange>
      </w:pPr>
      <w:r w:rsidRPr="00900C60">
        <w:rPr>
          <w:b/>
          <w:bCs/>
        </w:rPr>
        <w:t>References</w:t>
      </w:r>
      <w:ins w:id="372" w:author="Dylan CHEN" w:date="2026-08-29T21:26:00Z" w16du:dateUtc="2026-08-29T13:26:00Z">
        <w:r w:rsidR="000945DB" w:rsidRPr="00900C60">
          <w:rPr>
            <w:rFonts w:hint="eastAsia"/>
            <w:b/>
            <w:bCs/>
          </w:rPr>
          <w:t>:</w:t>
        </w:r>
      </w:ins>
    </w:p>
    <w:p w14:paraId="657A9794" w14:textId="2CB84258" w:rsidR="00BE7589" w:rsidRPr="00313E6C" w:rsidRDefault="00BE7589" w:rsidP="00BF0D01">
      <w:pPr>
        <w:pStyle w:val="Paragraph"/>
        <w:pPrChange w:id="373" w:author="Dylan CHEN" w:date="2026-08-29T21:26:00Z" w16du:dateUtc="2026-08-29T13:26:00Z">
          <w:pPr>
            <w:pStyle w:val="NormalWeb"/>
            <w:spacing w:before="0" w:beforeAutospacing="0" w:after="0" w:afterAutospacing="0"/>
          </w:pPr>
        </w:pPrChange>
      </w:pPr>
      <w:r w:rsidRPr="00313E6C">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18ED085C" w14:textId="77777777" w:rsidR="00900C60" w:rsidRPr="00313E6C" w:rsidDel="00374122" w:rsidRDefault="00900C60" w:rsidP="00900C60">
      <w:pPr>
        <w:pStyle w:val="Paragraph"/>
        <w:rPr>
          <w:del w:id="374" w:author="Dylan CHEN" w:date="2026-08-29T21:41:00Z" w16du:dateUtc="2026-08-29T13:41:00Z"/>
          <w:rFonts w:hint="eastAsia"/>
        </w:rPr>
      </w:pPr>
      <w:r w:rsidRPr="00313E6C">
        <w:t>Su, Y., Zhang, K., Wang, Q., &amp; Qiu, L. (2025). Generative AI and human knowledge sharing: Evidence from a natural experiment [Working paper]. SSRN.</w:t>
      </w:r>
    </w:p>
    <w:p w14:paraId="5C00848C" w14:textId="77777777" w:rsidR="00900C60" w:rsidRPr="00313E6C" w:rsidRDefault="00900C60" w:rsidP="00900C60">
      <w:pPr>
        <w:pStyle w:val="Paragraph"/>
        <w:rPr>
          <w:rFonts w:hint="eastAsia"/>
        </w:rPr>
      </w:pPr>
    </w:p>
    <w:p w14:paraId="46F7C542" w14:textId="1C41C386" w:rsidR="00D90C83" w:rsidRPr="00313E6C" w:rsidDel="005158EA" w:rsidRDefault="00D90C83" w:rsidP="00D90C83">
      <w:pPr>
        <w:spacing w:before="120" w:after="120"/>
        <w:rPr>
          <w:del w:id="375" w:author="Dylan CHEN" w:date="2026-08-29T21:27:00Z" w16du:dateUtc="2026-08-29T13:27:00Z"/>
        </w:rPr>
      </w:pPr>
      <w:r w:rsidRPr="00313E6C">
        <w:t>---------------------------------------------------------------------------------------------------------------------</w:t>
      </w:r>
    </w:p>
    <w:p w14:paraId="70CAF886" w14:textId="19579F12" w:rsidR="00D90C83" w:rsidRPr="00313E6C" w:rsidDel="005158EA" w:rsidRDefault="00D90C83" w:rsidP="00D90C83">
      <w:pPr>
        <w:widowControl w:val="0"/>
        <w:autoSpaceDE w:val="0"/>
        <w:autoSpaceDN w:val="0"/>
        <w:adjustRightInd w:val="0"/>
        <w:spacing w:before="120" w:after="120"/>
        <w:jc w:val="both"/>
        <w:rPr>
          <w:del w:id="376" w:author="Dylan CHEN" w:date="2026-08-29T21:26:00Z" w16du:dateUtc="2026-08-29T13:26:00Z"/>
          <w:rFonts w:eastAsia="SimSun" w:hint="eastAsia"/>
          <w:b/>
          <w:bCs/>
          <w:i/>
          <w:iCs/>
          <w:kern w:val="2"/>
          <w:u w:val="single"/>
        </w:rPr>
      </w:pPr>
    </w:p>
    <w:p w14:paraId="508C08F0" w14:textId="77777777" w:rsidR="000619E2" w:rsidRPr="00313E6C" w:rsidDel="005158EA" w:rsidRDefault="000619E2" w:rsidP="005158EA">
      <w:pPr>
        <w:spacing w:before="120" w:after="120"/>
        <w:rPr>
          <w:del w:id="377" w:author="Dylan CHEN" w:date="2026-08-29T21:27:00Z" w16du:dateUtc="2026-08-29T13:27:00Z"/>
          <w:rFonts w:hint="eastAsia"/>
        </w:rPr>
        <w:pPrChange w:id="378" w:author="Dylan CHEN" w:date="2026-08-29T21:27:00Z" w16du:dateUtc="2026-08-29T13:27:00Z">
          <w:pPr>
            <w:pStyle w:val="NormalWeb"/>
          </w:pPr>
        </w:pPrChange>
      </w:pPr>
    </w:p>
    <w:p w14:paraId="6B82F862" w14:textId="6A925E63" w:rsidR="00DC3066" w:rsidRPr="00313E6C" w:rsidRDefault="00DC3066" w:rsidP="00FE3230">
      <w:pPr>
        <w:pStyle w:val="NormalWeb"/>
        <w:rPr>
          <w:rFonts w:hint="eastAsia"/>
        </w:rPr>
      </w:pPr>
      <w:del w:id="379" w:author="Dylan CHEN" w:date="2026-08-29T21:27:00Z" w16du:dateUtc="2026-08-29T13:27:00Z">
        <w:r w:rsidRPr="00313E6C" w:rsidDel="005158EA">
          <w:rPr>
            <w:b/>
          </w:rPr>
          <w:br w:type="page"/>
        </w:r>
      </w:del>
    </w:p>
    <w:p w14:paraId="27E91A76" w14:textId="77777777" w:rsidR="000B75B1" w:rsidRDefault="000B75B1">
      <w:pPr>
        <w:spacing w:after="160" w:line="259" w:lineRule="auto"/>
        <w:rPr>
          <w:ins w:id="380" w:author="Dylan CHEN" w:date="2026-08-29T21:40:00Z" w16du:dateUtc="2026-08-29T13:40:00Z"/>
          <w:b/>
        </w:rPr>
      </w:pPr>
      <w:ins w:id="381" w:author="Dylan CHEN" w:date="2026-08-29T21:40:00Z" w16du:dateUtc="2026-08-29T13:40:00Z">
        <w:r>
          <w:rPr>
            <w:b/>
          </w:rPr>
          <w:br w:type="page"/>
        </w:r>
      </w:ins>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87AF24" w14:textId="67F1ADE9" w:rsidR="00D457C9" w:rsidRDefault="00005316" w:rsidP="00D457C9">
      <w:pPr>
        <w:pStyle w:val="Paragraph"/>
        <w:rPr>
          <w:ins w:id="382" w:author="Dylan CHEN" w:date="2026-08-30T18:17:00Z" w16du:dateUtc="2026-08-30T10:17:00Z"/>
        </w:rPr>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t>
      </w:r>
      <w:ins w:id="383" w:author="Dylan CHEN" w:date="2026-08-30T18:17:00Z" w16du:dateUtc="2026-08-30T10:17:00Z">
        <w:r w:rsidR="00D457C9">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sidR="00D457C9">
          <w:rPr>
            <w:rStyle w:val="Strong"/>
          </w:rPr>
          <w:t>entry decision</w:t>
        </w:r>
        <w:r w:rsidR="00D457C9">
          <w:t xml:space="preserve">, or whether to contribute an answer at all, and </w:t>
        </w:r>
        <w:r w:rsidR="00D457C9" w:rsidRPr="004543B1">
          <w:t>the crafting decision, which concerns both how good the human answer will be and how it will be produced, if the answerer decides to contribute</w:t>
        </w:r>
        <w:r w:rsidR="00D457C9">
          <w:t xml:space="preserve">. </w:t>
        </w:r>
      </w:ins>
    </w:p>
    <w:p w14:paraId="2156F19D" w14:textId="77777777" w:rsidR="00D457C9" w:rsidRDefault="00D457C9" w:rsidP="00D457C9">
      <w:pPr>
        <w:pStyle w:val="Paragraph"/>
        <w:rPr>
          <w:ins w:id="384" w:author="Dylan CHEN" w:date="2026-08-30T18:17:00Z" w16du:dateUtc="2026-08-30T10:17:00Z"/>
        </w:rPr>
      </w:pPr>
      <w:ins w:id="385" w:author="Dylan CHEN" w:date="2026-08-30T18:17:00Z" w16du:dateUtc="2026-08-30T10:17: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F7FDF57" w14:textId="77777777" w:rsidR="00D457C9" w:rsidRDefault="00D457C9" w:rsidP="00D457C9">
      <w:pPr>
        <w:pStyle w:val="Paragraph"/>
        <w:rPr>
          <w:ins w:id="386" w:author="Dylan CHEN" w:date="2026-08-30T18:17:00Z" w16du:dateUtc="2026-08-30T10:17:00Z"/>
        </w:rPr>
      </w:pPr>
      <w:ins w:id="387" w:author="Dylan CHEN" w:date="2026-08-30T18:17:00Z" w16du:dateUtc="2026-08-30T10:17:00Z">
        <w:r>
          <w:t>The revised framework treats the AI answer as a profile of three signals:</w:t>
        </w:r>
      </w:ins>
    </w:p>
    <w:p w14:paraId="07A7D524" w14:textId="77777777" w:rsidR="00D457C9" w:rsidRDefault="00D457C9" w:rsidP="00D457C9">
      <w:pPr>
        <w:pStyle w:val="NormalWeb"/>
        <w:numPr>
          <w:ilvl w:val="0"/>
          <w:numId w:val="80"/>
        </w:numPr>
        <w:rPr>
          <w:ins w:id="388" w:author="Dylan CHEN" w:date="2026-08-30T18:17:00Z" w16du:dateUtc="2026-08-30T10:17:00Z"/>
          <w:color w:val="000000"/>
        </w:rPr>
      </w:pPr>
      <w:ins w:id="389" w:author="Dylan CHEN" w:date="2026-08-30T18:17:00Z" w16du:dateUtc="2026-08-30T10:17: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CA872F6" w14:textId="77777777" w:rsidR="00D457C9" w:rsidRDefault="00D457C9" w:rsidP="00D457C9">
      <w:pPr>
        <w:pStyle w:val="NormalWeb"/>
        <w:numPr>
          <w:ilvl w:val="0"/>
          <w:numId w:val="80"/>
        </w:numPr>
        <w:rPr>
          <w:ins w:id="390" w:author="Dylan CHEN" w:date="2026-08-30T18:17:00Z" w16du:dateUtc="2026-08-30T10:17:00Z"/>
          <w:color w:val="000000"/>
        </w:rPr>
      </w:pPr>
      <w:ins w:id="391" w:author="Dylan CHEN" w:date="2026-08-30T18:17:00Z" w16du:dateUtc="2026-08-30T10:17: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54F19A3" w14:textId="77777777" w:rsidR="00D457C9" w:rsidRDefault="00D457C9" w:rsidP="00D457C9">
      <w:pPr>
        <w:pStyle w:val="NormalWeb"/>
        <w:numPr>
          <w:ilvl w:val="0"/>
          <w:numId w:val="80"/>
        </w:numPr>
        <w:rPr>
          <w:ins w:id="392" w:author="Dylan CHEN" w:date="2026-08-30T18:17:00Z" w16du:dateUtc="2026-08-30T10:17:00Z"/>
          <w:color w:val="000000"/>
        </w:rPr>
      </w:pPr>
      <w:ins w:id="393" w:author="Dylan CHEN" w:date="2026-08-30T18:17:00Z" w16du:dateUtc="2026-08-30T10:17: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76976CFC" w14:textId="77777777" w:rsidR="00D457C9" w:rsidRDefault="00D457C9" w:rsidP="00D457C9">
      <w:pPr>
        <w:pStyle w:val="Paragraph"/>
        <w:rPr>
          <w:ins w:id="394" w:author="Dylan CHEN" w:date="2026-08-30T18:17:00Z" w16du:dateUtc="2026-08-30T10:17:00Z"/>
        </w:rPr>
      </w:pPr>
      <w:ins w:id="395" w:author="Dylan CHEN" w:date="2026-08-30T18:17:00Z" w16du:dateUtc="2026-08-30T10:17: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2A3CF99B" w14:textId="77777777" w:rsidR="00D457C9" w:rsidRDefault="00D457C9" w:rsidP="00D457C9">
      <w:pPr>
        <w:pStyle w:val="Paragraph"/>
        <w:rPr>
          <w:ins w:id="396" w:author="Dylan CHEN" w:date="2026-08-30T18:17:00Z" w16du:dateUtc="2026-08-30T10:17:00Z"/>
        </w:rPr>
      </w:pPr>
      <w:ins w:id="397" w:author="Dylan CHEN" w:date="2026-08-30T18:17:00Z" w16du:dateUtc="2026-08-30T10:17: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0040851B" w14:textId="77777777" w:rsidR="00D457C9" w:rsidRDefault="00D457C9" w:rsidP="00D457C9">
      <w:pPr>
        <w:pStyle w:val="Paragraph"/>
        <w:rPr>
          <w:ins w:id="398" w:author="Dylan CHEN" w:date="2026-08-30T18:17:00Z" w16du:dateUtc="2026-08-30T10:17:00Z"/>
        </w:rPr>
      </w:pPr>
      <w:ins w:id="399" w:author="Dylan CHEN" w:date="2026-08-30T18:17:00Z" w16du:dateUtc="2026-08-30T10:17:00Z">
        <w:r>
          <w:lastRenderedPageBreak/>
          <w:t>In line with this framework, the revised manuscript develops six hypotheses</w:t>
        </w:r>
        <w:r>
          <w:rPr>
            <w:rFonts w:hint="eastAsia"/>
          </w:rPr>
          <w:t xml:space="preserve"> (see Figure </w:t>
        </w:r>
        <w:r>
          <w:t xml:space="preserve">SE-1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47469DFB" w14:textId="621BD57A" w:rsidR="00005316" w:rsidRPr="00005316" w:rsidDel="00D457C9" w:rsidRDefault="00D457C9" w:rsidP="00D457C9">
      <w:pPr>
        <w:pStyle w:val="Paragraph"/>
        <w:rPr>
          <w:del w:id="400" w:author="Dylan CHEN" w:date="2026-08-30T18:17:00Z" w16du:dateUtc="2026-08-30T10:17:00Z"/>
        </w:rPr>
        <w:pPrChange w:id="401" w:author="Dylan CHEN" w:date="2026-08-29T21:27:00Z" w16du:dateUtc="2026-08-29T13:27:00Z">
          <w:pPr>
            <w:pStyle w:val="NormalWeb"/>
          </w:pPr>
        </w:pPrChange>
      </w:pPr>
      <w:ins w:id="402" w:author="Dylan CHEN" w:date="2026-08-30T18:17:00Z" w16du:dateUtc="2026-08-30T10:17:00Z">
        <w:r>
          <w:t>We then test these predictions using our empirical data. In light of this revised conceptual framework, we have removed the analysis of viewer recognition and the position effect to keep the paper theoretically focused and internally coherent.</w:t>
        </w:r>
      </w:ins>
      <w:del w:id="403" w:author="Dylan CHEN" w:date="2026-08-30T18:17:00Z" w16du:dateUtc="2026-08-30T10:17:00Z">
        <w:r w:rsidR="00005316" w:rsidRPr="00005316" w:rsidDel="00D457C9">
          <w:delText>we have reorganized the paper around the competition between AI-generated and human-generated knowledge in digital communities. Specifically, the revised manuscript frames the introduction of internal GenAI as creating a competitive encounter between the AI answer and potential human answerers. This framework is informed by competitive dynamics theory, which emphasizes how actors appraise competitors based on observable features when deciding whether and how to act (Chen et al., 2007; Chen, 2009). In our setting, the AI answer appears in the same thread and on the same screen as subsequent human answers. A potential human answerer must therefore decide whether it is still worthwhile to enter</w:delText>
        </w:r>
        <w:r w:rsidR="00005316" w:rsidDel="00D457C9">
          <w:rPr>
            <w:rFonts w:hint="eastAsia"/>
          </w:rPr>
          <w:delText xml:space="preserve"> (</w:delText>
        </w:r>
        <w:r w:rsidR="00005316" w:rsidRPr="001F085E" w:rsidDel="00D457C9">
          <w:rPr>
            <w:b/>
            <w:bCs/>
          </w:rPr>
          <w:delText>entry decision</w:delText>
        </w:r>
        <w:r w:rsidR="00005316" w:rsidDel="00D457C9">
          <w:rPr>
            <w:rFonts w:hint="eastAsia"/>
          </w:rPr>
          <w:delText>)</w:delText>
        </w:r>
        <w:r w:rsidR="00005316" w:rsidRPr="00005316" w:rsidDel="00D457C9">
          <w:delText xml:space="preserve"> and, if entering, how </w:delText>
        </w:r>
        <w:r w:rsidR="00005316" w:rsidDel="00D457C9">
          <w:rPr>
            <w:rFonts w:hint="eastAsia"/>
          </w:rPr>
          <w:delText>good the answer</w:delText>
        </w:r>
        <w:r w:rsidR="00005316" w:rsidRPr="00005316" w:rsidDel="00D457C9">
          <w:delText xml:space="preserve"> will b</w:delText>
        </w:r>
        <w:r w:rsidR="00005316" w:rsidDel="00D457C9">
          <w:rPr>
            <w:rFonts w:hint="eastAsia"/>
          </w:rPr>
          <w:delText>e (</w:delText>
        </w:r>
        <w:r w:rsidR="00005316" w:rsidRPr="001F085E" w:rsidDel="00D457C9">
          <w:rPr>
            <w:b/>
            <w:bCs/>
          </w:rPr>
          <w:delText>quality decision</w:delText>
        </w:r>
        <w:r w:rsidR="00005316" w:rsidDel="00D457C9">
          <w:rPr>
            <w:rFonts w:hint="eastAsia"/>
          </w:rPr>
          <w:delText>)</w:delText>
        </w:r>
        <w:r w:rsidR="00005316" w:rsidRPr="00005316" w:rsidDel="00D457C9">
          <w:delText>.</w:delText>
        </w:r>
      </w:del>
    </w:p>
    <w:p w14:paraId="7B278005" w14:textId="75D23592" w:rsidR="00005316" w:rsidRPr="00005316" w:rsidDel="00D457C9" w:rsidRDefault="00005316" w:rsidP="00D457C9">
      <w:pPr>
        <w:pStyle w:val="Paragraph"/>
        <w:rPr>
          <w:del w:id="404" w:author="Dylan CHEN" w:date="2026-08-30T18:17:00Z" w16du:dateUtc="2026-08-30T10:17:00Z"/>
        </w:rPr>
        <w:pPrChange w:id="405" w:author="Dylan CHEN" w:date="2026-08-29T21:27:00Z" w16du:dateUtc="2026-08-29T13:27:00Z">
          <w:pPr>
            <w:pStyle w:val="NormalWeb"/>
          </w:pPr>
        </w:pPrChange>
      </w:pPr>
      <w:del w:id="406" w:author="Dylan CHEN" w:date="2026-08-30T18:17:00Z" w16du:dateUtc="2026-08-30T10:17:00Z">
        <w:r w:rsidRPr="00005316" w:rsidDel="00D457C9">
          <w:delText xml:space="preserve">We link these decisions to </w:delText>
        </w:r>
        <w:r w:rsidR="00A06CCF" w:rsidDel="00D457C9">
          <w:rPr>
            <w:rFonts w:hint="eastAsia"/>
          </w:rPr>
          <w:delText>the two systems of thinking framework</w:delText>
        </w:r>
        <w:r w:rsidRPr="00005316" w:rsidDel="00D457C9">
          <w:delText xml:space="preserve"> (Evans &amp; Stanovich, 2013; Kahneman, 2003, 2011). Entry can often be made quickly, based on immediately observable signals of the AI answer. By contrast, producing a high-quality answer requires more deliberate evaluation of the existing AI answer. Thus, the revised framework distinguishes between fast, glance-based signals and slower, evaluation-based signals.</w:delText>
        </w:r>
      </w:del>
    </w:p>
    <w:p w14:paraId="356737DA" w14:textId="13F97609" w:rsidR="00005316" w:rsidRPr="00005316" w:rsidDel="00D457C9" w:rsidRDefault="00005316" w:rsidP="00D457C9">
      <w:pPr>
        <w:pStyle w:val="Paragraph"/>
        <w:rPr>
          <w:del w:id="407" w:author="Dylan CHEN" w:date="2026-08-30T18:17:00Z" w16du:dateUtc="2026-08-30T10:17:00Z"/>
        </w:rPr>
        <w:pPrChange w:id="408" w:author="Dylan CHEN" w:date="2026-08-29T21:27:00Z" w16du:dateUtc="2026-08-29T13:27:00Z">
          <w:pPr>
            <w:pStyle w:val="NormalWeb"/>
          </w:pPr>
        </w:pPrChange>
      </w:pPr>
      <w:del w:id="409" w:author="Dylan CHEN" w:date="2026-08-30T18:17:00Z" w16du:dateUtc="2026-08-30T10:17:00Z">
        <w:r w:rsidRPr="00005316" w:rsidDel="00D457C9">
          <w:delText xml:space="preserve">In particular, we theorize the AI answer as a profile of three features: the </w:delText>
        </w:r>
        <w:r w:rsidRPr="00005316" w:rsidDel="00D457C9">
          <w:rPr>
            <w:rStyle w:val="Strong"/>
          </w:rPr>
          <w:delText>AI label</w:delText>
        </w:r>
        <w:r w:rsidRPr="00005316" w:rsidDel="00D457C9">
          <w:delText xml:space="preserve">, </w:delText>
        </w:r>
        <w:r w:rsidRPr="00005316" w:rsidDel="00D457C9">
          <w:rPr>
            <w:rStyle w:val="Strong"/>
          </w:rPr>
          <w:delText>AI-answer length</w:delText>
        </w:r>
        <w:r w:rsidRPr="00005316" w:rsidDel="00D457C9">
          <w:delText xml:space="preserve">, and </w:delText>
        </w:r>
        <w:r w:rsidRPr="00005316" w:rsidDel="00D457C9">
          <w:rPr>
            <w:rStyle w:val="Strong"/>
          </w:rPr>
          <w:delText>AI-answer quality</w:delText>
        </w:r>
        <w:r w:rsidRPr="00005316" w:rsidDel="00D457C9">
          <w:delText xml:space="preserve">. The AI label is visible at a glance and identifies the source of the answer. In our technical Q&amp;A setting, where users may be skeptical of AI’s ability to solve technical problems, the AI label can lead potential contributors to appraise the AI as a relatively weak competitor, </w:delText>
        </w:r>
        <w:r w:rsidR="00A06CCF" w:rsidDel="00D457C9">
          <w:rPr>
            <w:rFonts w:hint="eastAsia"/>
          </w:rPr>
          <w:delText>which increases</w:delText>
        </w:r>
        <w:r w:rsidRPr="00005316" w:rsidDel="00D457C9">
          <w:delText xml:space="preserve"> the incentive to enter. AI-answer length is also visible at a glance and serves as a coverage signal. When an AI answer appears long and comprehensive, potential contributors may infer that much of the answerable ground has already been covered, </w:delText>
        </w:r>
        <w:r w:rsidR="00A06CCF" w:rsidDel="00D457C9">
          <w:rPr>
            <w:rFonts w:hint="eastAsia"/>
          </w:rPr>
          <w:delText>which reduces</w:delText>
        </w:r>
        <w:r w:rsidRPr="00005316" w:rsidDel="00D457C9">
          <w:delText xml:space="preserve"> the perceived value of an additional human answer and </w:delText>
        </w:r>
        <w:r w:rsidR="00A06CCF" w:rsidDel="00D457C9">
          <w:rPr>
            <w:rFonts w:hint="eastAsia"/>
          </w:rPr>
          <w:delText>discourages</w:delText>
        </w:r>
        <w:r w:rsidRPr="00005316" w:rsidDel="00D457C9">
          <w:delText xml:space="preserve"> entry. AI-answer quality, however, is not available at a glance. It requires close reading and evaluation of whether the AI answer is accurate, relevant, and useful for the specific problem. We therefore theorize that AI-answer quality matters primarily after a human answerer has decided to enter, because it sets a demonstrated standard that subsequent human answers must meet or exceed.</w:delText>
        </w:r>
      </w:del>
    </w:p>
    <w:p w14:paraId="53D67F95" w14:textId="24F12A48" w:rsidR="00005316" w:rsidRPr="00005316" w:rsidDel="00D457C9" w:rsidRDefault="00005316" w:rsidP="00D457C9">
      <w:pPr>
        <w:pStyle w:val="Paragraph"/>
        <w:rPr>
          <w:del w:id="410" w:author="Dylan CHEN" w:date="2026-08-30T18:17:00Z" w16du:dateUtc="2026-08-30T10:17:00Z"/>
        </w:rPr>
        <w:pPrChange w:id="411" w:author="Dylan CHEN" w:date="2026-08-29T21:27:00Z" w16du:dateUtc="2026-08-29T13:27:00Z">
          <w:pPr>
            <w:pStyle w:val="NormalWeb"/>
          </w:pPr>
        </w:pPrChange>
      </w:pPr>
      <w:del w:id="412" w:author="Dylan CHEN" w:date="2026-08-30T18:17:00Z" w16du:dateUtc="2026-08-30T10:17:00Z">
        <w:r w:rsidRPr="00005316" w:rsidDel="00D457C9">
          <w:delText>This framework replaces the earlier discussion of content, source, and position effects, which the reviewers noted were not sufficiently integrated into an overarching theoretical account. We have removed the position-effect analysis because our data do not allow us to directly observe answerers’ perceptions of answer position. We have also replaced the prior residual interpretation of the source effect with a direct theoretical and empirical treatment of the AI label as a glance signal. Finally, we now distinguish AI-answer length from AI-answer quality, rather than treating length as a proxy for quality. Length is theorized as a signal of apparent coverage, while quality is measured through LLM-based evaluations of dimensions such as accuracy, clarity, and relevance.</w:delText>
        </w:r>
      </w:del>
    </w:p>
    <w:p w14:paraId="0C2D1806" w14:textId="54874C51" w:rsidR="00D457C9" w:rsidRPr="00005316" w:rsidRDefault="00005316" w:rsidP="00D457C9">
      <w:pPr>
        <w:pStyle w:val="Paragraph"/>
        <w:rPr>
          <w:rFonts w:hint="eastAsia"/>
        </w:rPr>
        <w:pPrChange w:id="413" w:author="Dylan CHEN" w:date="2026-08-29T21:27:00Z" w16du:dateUtc="2026-08-29T13:27:00Z">
          <w:pPr>
            <w:pStyle w:val="NormalWeb"/>
          </w:pPr>
        </w:pPrChange>
      </w:pPr>
      <w:del w:id="414" w:author="Dylan CHEN" w:date="2026-08-30T18:17:00Z" w16du:dateUtc="2026-08-30T10:17:00Z">
        <w:r w:rsidRPr="00005316" w:rsidDel="00D457C9">
          <w:delText>The</w:delText>
        </w:r>
        <w:r w:rsidR="00A06CCF" w:rsidDel="00D457C9">
          <w:rPr>
            <w:rFonts w:hint="eastAsia"/>
          </w:rPr>
          <w:delText xml:space="preserve"> empirical</w:delText>
        </w:r>
        <w:r w:rsidRPr="00005316" w:rsidDel="00D457C9">
          <w:delText xml:space="preserve"> tests have been revised to map directly onto the theoretical framework. Each</w:delText>
        </w:r>
        <w:r w:rsidR="00A06CCF" w:rsidDel="00D457C9">
          <w:rPr>
            <w:rFonts w:hint="eastAsia"/>
          </w:rPr>
          <w:delText xml:space="preserve"> </w:delText>
        </w:r>
        <w:r w:rsidRPr="00005316" w:rsidDel="00D457C9">
          <w:delText xml:space="preserve">test now corresponds to a specific theoretical prediction about how one feature of the AI-answer profile affects one human decision. In this way, the </w:delText>
        </w:r>
        <w:r w:rsidR="00A06CCF" w:rsidDel="00D457C9">
          <w:rPr>
            <w:rFonts w:hint="eastAsia"/>
          </w:rPr>
          <w:delText>empirical</w:delText>
        </w:r>
        <w:r w:rsidRPr="00005316" w:rsidDel="00D457C9">
          <w:delText xml:space="preserve"> analysis is no longer a set of loosely connected post hoc analyses. Instead, it directly evaluates the </w:delText>
        </w:r>
        <w:r w:rsidR="00A06CCF" w:rsidDel="00D457C9">
          <w:rPr>
            <w:rFonts w:hint="eastAsia"/>
          </w:rPr>
          <w:delText>hypotheses</w:delText>
        </w:r>
        <w:r w:rsidRPr="00005316" w:rsidDel="00D457C9">
          <w:delText xml:space="preserve"> in the revised theory.</w:delText>
        </w:r>
      </w:del>
    </w:p>
    <w:p w14:paraId="23D63D99" w14:textId="64B788CA" w:rsidR="00005316" w:rsidRPr="00005316" w:rsidRDefault="00005316" w:rsidP="0094383B">
      <w:pPr>
        <w:pStyle w:val="Paragraph"/>
        <w:pPrChange w:id="415" w:author="Dylan CHEN" w:date="2026-08-29T21:27:00Z" w16du:dateUtc="2026-08-29T13:27:00Z">
          <w:pPr>
            <w:pStyle w:val="NormalWeb"/>
          </w:pPr>
        </w:pPrChange>
      </w:pPr>
      <w:r w:rsidRPr="00005316">
        <w:t>The revised framework also allows us to acknowledge alternative theoretical predictions and to reconcile our findings with prior work, including Su et al. (2025). Prior studies suggest that AI-generated answers can stimulate human participation rather than reduce it. Our framework 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rsidP="0094383B">
      <w:pPr>
        <w:pStyle w:val="Paragraph"/>
        <w:pPrChange w:id="416" w:author="Dylan CHEN" w:date="2026-08-29T21:27:00Z" w16du:dateUtc="2026-08-29T13:27:00Z">
          <w:pPr>
            <w:pStyle w:val="NormalWeb"/>
          </w:pPr>
        </w:pPrChange>
      </w:pPr>
      <w:r w:rsidRPr="00005316">
        <w:t>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of question posting and before any human answer arrives. Potential contributors therefore confront the AI answer at the moment of deciding whether to enter.</w:t>
      </w:r>
    </w:p>
    <w:p w14:paraId="5D9B5F9A" w14:textId="633B5DB6" w:rsidR="00005316" w:rsidRPr="00501171" w:rsidRDefault="00005316" w:rsidP="0094383B">
      <w:pPr>
        <w:pStyle w:val="Paragraph"/>
        <w:pPrChange w:id="417" w:author="Dylan CHEN" w:date="2026-08-29T21:27:00Z" w16du:dateUtc="2026-08-29T13:27:00Z">
          <w:pPr>
            <w:pStyle w:val="NormalWeb"/>
          </w:pPr>
        </w:pPrChange>
      </w:pPr>
      <w:r w:rsidRPr="00005316">
        <w:t xml:space="preserve">Together, these revisions address the AE’s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9F6735" w:rsidRDefault="00BE7589" w:rsidP="0094383B">
      <w:pPr>
        <w:pStyle w:val="Paragraph"/>
        <w:rPr>
          <w:rFonts w:hint="eastAsia"/>
          <w:b/>
          <w:bCs/>
          <w:rPrChange w:id="418" w:author="Dylan CHEN" w:date="2026-08-29T21:38:00Z" w16du:dateUtc="2026-08-29T13:38:00Z">
            <w:rPr>
              <w:rFonts w:hint="eastAsia"/>
            </w:rPr>
          </w:rPrChange>
        </w:rPr>
        <w:pPrChange w:id="419" w:author="Dylan CHEN" w:date="2026-08-29T21:27:00Z" w16du:dateUtc="2026-08-29T13:27:00Z">
          <w:pPr>
            <w:pStyle w:val="NormalWeb"/>
            <w:spacing w:before="0" w:beforeAutospacing="0" w:after="0" w:afterAutospacing="0"/>
          </w:pPr>
        </w:pPrChange>
      </w:pPr>
      <w:r w:rsidRPr="009F6735">
        <w:rPr>
          <w:b/>
          <w:bCs/>
          <w:rPrChange w:id="420" w:author="Dylan CHEN" w:date="2026-08-29T21:38:00Z" w16du:dateUtc="2026-08-29T13:38:00Z">
            <w:rPr/>
          </w:rPrChange>
        </w:rPr>
        <w:t>References</w:t>
      </w:r>
      <w:ins w:id="421" w:author="Dylan CHEN" w:date="2026-08-29T21:27:00Z" w16du:dateUtc="2026-08-29T13:27:00Z">
        <w:r w:rsidR="0094383B" w:rsidRPr="009F6735">
          <w:rPr>
            <w:rFonts w:hint="eastAsia"/>
            <w:b/>
            <w:bCs/>
            <w:rPrChange w:id="422" w:author="Dylan CHEN" w:date="2026-08-29T21:38:00Z" w16du:dateUtc="2026-08-29T13:38:00Z">
              <w:rPr>
                <w:rFonts w:hint="eastAsia"/>
              </w:rPr>
            </w:rPrChange>
          </w:rPr>
          <w:t>:</w:t>
        </w:r>
      </w:ins>
    </w:p>
    <w:p w14:paraId="259F7145" w14:textId="36FCA169" w:rsidR="00BE7589" w:rsidRPr="00313E6C" w:rsidRDefault="00BE7589" w:rsidP="0094383B">
      <w:pPr>
        <w:pStyle w:val="Paragraph"/>
        <w:pPrChange w:id="423" w:author="Dylan CHEN" w:date="2026-08-29T21:27:00Z" w16du:dateUtc="2026-08-29T13:27: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Asia Pacific Journal </w:t>
      </w:r>
      <w:r w:rsidRPr="00313E6C">
        <w:lastRenderedPageBreak/>
        <w:t>of Management, 26(1), 5–25.</w:t>
      </w:r>
    </w:p>
    <w:p w14:paraId="70C9379C" w14:textId="77777777" w:rsidR="00BE7589" w:rsidRPr="00313E6C" w:rsidRDefault="00BE7589" w:rsidP="0094383B">
      <w:pPr>
        <w:pStyle w:val="Paragraph"/>
        <w:pPrChange w:id="424" w:author="Dylan CHEN" w:date="2026-08-29T21:27:00Z" w16du:dateUtc="2026-08-29T13:27: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726749D0" w14:textId="77777777" w:rsidR="00BE7589" w:rsidRPr="00313E6C" w:rsidRDefault="00BE7589" w:rsidP="0094383B">
      <w:pPr>
        <w:pStyle w:val="Paragraph"/>
        <w:pPrChange w:id="425" w:author="Dylan CHEN" w:date="2026-08-29T21:27:00Z" w16du:dateUtc="2026-08-29T13:27: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7F87B136" w14:textId="77777777" w:rsidR="00BE7589" w:rsidRPr="00313E6C" w:rsidRDefault="00BE7589" w:rsidP="0094383B">
      <w:pPr>
        <w:pStyle w:val="Paragraph"/>
        <w:pPrChange w:id="426" w:author="Dylan CHEN" w:date="2026-08-29T21:27:00Z" w16du:dateUtc="2026-08-29T13:27: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3A6602D" w14:textId="77777777" w:rsidR="00BE7589" w:rsidRPr="00313E6C" w:rsidRDefault="00BE7589" w:rsidP="0094383B">
      <w:pPr>
        <w:pStyle w:val="Paragraph"/>
        <w:pPrChange w:id="427" w:author="Dylan CHEN" w:date="2026-08-29T21:27:00Z" w16du:dateUtc="2026-08-29T13:27:00Z">
          <w:pPr>
            <w:pStyle w:val="NormalWeb"/>
            <w:spacing w:before="0" w:beforeAutospacing="0" w:after="0" w:afterAutospacing="0"/>
            <w:ind w:left="360" w:hanging="360"/>
          </w:pPr>
        </w:pPrChange>
      </w:pPr>
      <w:r w:rsidRPr="00313E6C">
        <w:t>Kahneman, D. (2011). Thinking, fast and slow. Farrar, Straus and Giroux.</w:t>
      </w:r>
    </w:p>
    <w:p w14:paraId="398BFA68" w14:textId="77777777" w:rsidR="00BE7589" w:rsidRPr="00313E6C" w:rsidRDefault="00BE7589" w:rsidP="0094383B">
      <w:pPr>
        <w:pStyle w:val="Paragraph"/>
        <w:pPrChange w:id="428" w:author="Dylan CHEN" w:date="2026-08-29T21:27:00Z" w16du:dateUtc="2026-08-29T13:27:00Z">
          <w:pPr>
            <w:pStyle w:val="NormalWeb"/>
            <w:spacing w:before="0" w:beforeAutospacing="0" w:after="0" w:afterAutospacing="0"/>
            <w:ind w:left="360" w:hanging="360"/>
          </w:pPr>
        </w:pPrChange>
      </w:pPr>
      <w:r w:rsidRPr="00313E6C">
        <w:t>Su, Y., Zhang, K., Wang, Q., &amp; Qiu, L. (2025). Generative AI and human knowledge sharing: Evidence from a natural experiment [Working paper]. SSRN.</w:t>
      </w:r>
    </w:p>
    <w:p w14:paraId="7BDC4227" w14:textId="6EE93ED8" w:rsidR="00B21BB2" w:rsidRPr="00313E6C" w:rsidDel="009F6735" w:rsidRDefault="00B21BB2" w:rsidP="0094383B">
      <w:pPr>
        <w:pStyle w:val="Paragraph"/>
        <w:rPr>
          <w:del w:id="429" w:author="Dylan CHEN" w:date="2026-08-29T21:38:00Z" w16du:dateUtc="2026-08-29T13:38:00Z"/>
        </w:rPr>
        <w:pPrChange w:id="430" w:author="Dylan CHEN" w:date="2026-08-29T21:27:00Z" w16du:dateUtc="2026-08-29T13:27:00Z">
          <w:pPr>
            <w:pStyle w:val="Paragraph"/>
            <w:spacing w:afterLines="0" w:after="0"/>
            <w:ind w:left="360" w:hanging="360"/>
          </w:pPr>
        </w:pPrChange>
      </w:pPr>
      <w:del w:id="431" w:author="Dylan CHEN" w:date="2026-08-29T21:38:00Z" w16du:dateUtc="2026-08-29T13:38:00Z">
        <w:r w:rsidRPr="00313E6C" w:rsidDel="009F6735">
          <w:rPr>
            <w:rFonts w:hAnsi="Symbol"/>
            <w:vertAlign w:val="superscript"/>
          </w:rPr>
          <w:delText>1</w:delText>
        </w:r>
        <w:r w:rsidRPr="00313E6C" w:rsidDel="009F6735">
          <w:delText xml:space="preserve"> Examples from actual Quora content. See: </w:delText>
        </w:r>
        <w:r w:rsidRPr="00313E6C" w:rsidDel="009F6735">
          <w:fldChar w:fldCharType="begin"/>
        </w:r>
        <w:r w:rsidRPr="00313E6C" w:rsidDel="009F6735">
          <w:delInstrText>HYPERLINK "https://www.quora.com/What-did-Marilyn-Monroe-carry-in-her-coffin" \t "_blank"</w:delInstrText>
        </w:r>
        <w:r w:rsidRPr="00313E6C" w:rsidDel="009F6735">
          <w:fldChar w:fldCharType="separate"/>
        </w:r>
        <w:r w:rsidRPr="00313E6C" w:rsidDel="009F6735">
          <w:rPr>
            <w:color w:val="0000FF"/>
            <w:u w:val="single"/>
          </w:rPr>
          <w:delText>https://www.quora.com/What-did-Marilyn-Monroe-carry-in-her-coffin</w:delText>
        </w:r>
        <w:r w:rsidRPr="00313E6C" w:rsidDel="009F6735">
          <w:fldChar w:fldCharType="end"/>
        </w:r>
        <w:r w:rsidRPr="00313E6C" w:rsidDel="009F6735">
          <w:delText xml:space="preserve"> and </w:delText>
        </w:r>
        <w:r w:rsidRPr="00313E6C" w:rsidDel="009F6735">
          <w:fldChar w:fldCharType="begin"/>
        </w:r>
        <w:r w:rsidRPr="00313E6C" w:rsidDel="009F6735">
          <w:delInstrText>HYPERLINK "https://www.quora.com/What-is-the-best-small-business-to-start-in-Gambia" \t "_blank"</w:delInstrText>
        </w:r>
        <w:r w:rsidRPr="00313E6C" w:rsidDel="009F6735">
          <w:fldChar w:fldCharType="separate"/>
        </w:r>
        <w:r w:rsidRPr="00313E6C" w:rsidDel="009F6735">
          <w:rPr>
            <w:color w:val="0000FF"/>
            <w:u w:val="single"/>
          </w:rPr>
          <w:delText>https://www.quora.com/What-is-the-best-small-business-to-start-in-Gambia</w:delText>
        </w:r>
        <w:r w:rsidRPr="00313E6C" w:rsidDel="009F6735">
          <w:fldChar w:fldCharType="end"/>
        </w:r>
        <w:r w:rsidRPr="00313E6C" w:rsidDel="009F6735">
          <w:delText xml:space="preserve"> </w:delText>
        </w:r>
      </w:del>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432"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rsidP="00745C9E">
      <w:pPr>
        <w:pStyle w:val="Paragraph"/>
        <w:pPrChange w:id="433" w:author="Dylan CHEN" w:date="2026-08-29T21:27:00Z" w16du:dateUtc="2026-08-29T13:27:00Z">
          <w:pPr>
            <w:pStyle w:val="NormalWeb"/>
          </w:pPr>
        </w:pPrChange>
      </w:pPr>
      <w:r>
        <w:t xml:space="preserve">We thank </w:t>
      </w:r>
      <w:r>
        <w:rPr>
          <w:rFonts w:hint="eastAsia"/>
        </w:rPr>
        <w:t>you</w:t>
      </w:r>
      <w:r>
        <w:t xml:space="preserve"> and the reviewers for prompting us to examine this issue more carefully. 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55244D2" w:rsidR="00422090" w:rsidRDefault="00422090" w:rsidP="00745C9E">
      <w:pPr>
        <w:pStyle w:val="Paragraph"/>
        <w:pPrChange w:id="434" w:author="Dylan CHEN" w:date="2026-08-29T21:27:00Z" w16du:dateUtc="2026-08-29T13:27:00Z">
          <w:pPr>
            <w:pStyle w:val="NormalWeb"/>
          </w:pPr>
        </w:pPrChange>
      </w:pPr>
      <w:r>
        <w:t xml:space="preserve">Under the new framework, we theorize and show that human answerers in this community tend to perceive the AI as a relatively weak competitor, which draws them toward contribution rather than away from it (H1). At the same time, AI-answer length and AI-answer quality play distinct roles. A longer AI answer can deter human contribution by signaling that the answerable ground has already been substantially covered. By contrast, high AI-answer quality </w:t>
      </w:r>
      <w:r w:rsidRPr="00005316">
        <w:t xml:space="preserve">sets a demonstrated standard that </w:t>
      </w:r>
      <w:r>
        <w:t>motivate</w:t>
      </w:r>
      <w:r>
        <w:rPr>
          <w:rFonts w:hint="eastAsia"/>
        </w:rPr>
        <w:t>s</w:t>
      </w:r>
      <w:r>
        <w:t xml:space="preserve"> human contributors who decide to enter to invest greater effort in producing higher-quality answers. In this sense, AI content does not operate as a single mechanism. Instead, different content-related features can have different, and even opposing, effects.</w:t>
      </w:r>
    </w:p>
    <w:p w14:paraId="1AAB57AB" w14:textId="54CD0B8C" w:rsidR="00BE7589" w:rsidRDefault="00422090" w:rsidP="00745C9E">
      <w:pPr>
        <w:pStyle w:val="Paragraph"/>
        <w:rPr>
          <w:ins w:id="435" w:author="Dylan CHEN" w:date="2026-08-29T21:27:00Z" w16du:dateUtc="2026-08-29T13:27:00Z"/>
        </w:rPr>
      </w:pPr>
      <w:r>
        <w:lastRenderedPageBreak/>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p w14:paraId="7DA655A2" w14:textId="77777777" w:rsidR="00745C9E" w:rsidRPr="00313E6C" w:rsidDel="009F6735" w:rsidRDefault="00745C9E" w:rsidP="00745C9E">
      <w:pPr>
        <w:pStyle w:val="Paragraph"/>
        <w:rPr>
          <w:del w:id="436" w:author="Dylan CHEN" w:date="2026-08-29T21:39:00Z" w16du:dateUtc="2026-08-29T13:39:00Z"/>
          <w:rFonts w:hint="eastAsia"/>
        </w:rPr>
        <w:pPrChange w:id="437" w:author="Dylan CHEN" w:date="2026-08-29T21:27:00Z" w16du:dateUtc="2026-08-29T13:27:00Z">
          <w:pPr>
            <w:pStyle w:val="NormalWeb"/>
          </w:pPr>
        </w:pPrChange>
      </w:pPr>
    </w:p>
    <w:p w14:paraId="4F9726A2" w14:textId="6A1CCDA9" w:rsidR="00BE7589" w:rsidRPr="00745C9E" w:rsidDel="009F6735" w:rsidRDefault="00BE7589" w:rsidP="00745C9E">
      <w:pPr>
        <w:pStyle w:val="Paragraph"/>
        <w:rPr>
          <w:del w:id="438" w:author="Dylan CHEN" w:date="2026-08-29T21:39:00Z" w16du:dateUtc="2026-08-29T13:39:00Z"/>
          <w:rFonts w:hint="eastAsia"/>
          <w:rPrChange w:id="439" w:author="Dylan CHEN" w:date="2026-08-29T21:27:00Z" w16du:dateUtc="2026-08-29T13:27:00Z">
            <w:rPr>
              <w:del w:id="440" w:author="Dylan CHEN" w:date="2026-08-29T21:39:00Z" w16du:dateUtc="2026-08-29T13:39:00Z"/>
              <w:rFonts w:hint="eastAsia"/>
              <w:b/>
              <w:bCs/>
            </w:rPr>
          </w:rPrChange>
        </w:rPr>
        <w:pPrChange w:id="441" w:author="Dylan CHEN" w:date="2026-08-29T21:27:00Z" w16du:dateUtc="2026-08-29T13:27:00Z">
          <w:pPr>
            <w:pStyle w:val="NormalWeb"/>
            <w:spacing w:before="0" w:beforeAutospacing="0" w:after="0" w:afterAutospacing="0"/>
          </w:pPr>
        </w:pPrChange>
      </w:pPr>
      <w:del w:id="442" w:author="Dylan CHEN" w:date="2026-08-29T21:39:00Z" w16du:dateUtc="2026-08-29T13:39:00Z">
        <w:r w:rsidRPr="00745C9E" w:rsidDel="009F6735">
          <w:rPr>
            <w:rPrChange w:id="443" w:author="Dylan CHEN" w:date="2026-08-29T21:27:00Z" w16du:dateUtc="2026-08-29T13:27:00Z">
              <w:rPr>
                <w:b/>
                <w:bCs/>
              </w:rPr>
            </w:rPrChange>
          </w:rPr>
          <w:delText>Reference</w:delText>
        </w:r>
      </w:del>
    </w:p>
    <w:p w14:paraId="57EE8DA9" w14:textId="2A86B2BC" w:rsidR="00BE7589" w:rsidRPr="00313E6C" w:rsidDel="009F6735" w:rsidRDefault="00BE7589" w:rsidP="00745C9E">
      <w:pPr>
        <w:pStyle w:val="Paragraph"/>
        <w:rPr>
          <w:del w:id="444" w:author="Dylan CHEN" w:date="2026-08-29T21:39:00Z" w16du:dateUtc="2026-08-29T13:39:00Z"/>
        </w:rPr>
        <w:pPrChange w:id="445" w:author="Dylan CHEN" w:date="2026-08-29T21:27:00Z" w16du:dateUtc="2026-08-29T13:27:00Z">
          <w:pPr>
            <w:pStyle w:val="NormalWeb"/>
            <w:spacing w:before="0" w:beforeAutospacing="0" w:after="0" w:afterAutospacing="0"/>
          </w:pPr>
        </w:pPrChange>
      </w:pPr>
      <w:del w:id="446" w:author="Dylan CHEN" w:date="2026-08-29T21:39:00Z" w16du:dateUtc="2026-08-29T13:39:00Z">
        <w:r w:rsidRPr="00313E6C" w:rsidDel="009F6735">
          <w:delText>Tversky, A., &amp; Kahneman, D. (1973). Availability: A heuristic for judging frequency and probability. Cognitive Psychology, 5(2), 207–232.</w:delText>
        </w:r>
      </w:del>
    </w:p>
    <w:bookmarkEnd w:id="432"/>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1F850064" w14:textId="15B12561" w:rsidR="000619E2" w:rsidRPr="00313E6C" w:rsidRDefault="00422090" w:rsidP="00975776">
      <w:pPr>
        <w:pStyle w:val="Paragraph"/>
        <w:pPrChange w:id="447" w:author="Dylan CHEN" w:date="2026-08-29T21:27:00Z" w16du:dateUtc="2026-08-29T13:27:00Z">
          <w:pPr>
            <w:pStyle w:val="NormalWeb"/>
          </w:pPr>
        </w:pPrChange>
      </w:pPr>
      <w:r>
        <w:t>We thank you and all three reviewers for your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448"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448"/>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77777777" w:rsidR="00422090" w:rsidRDefault="00422090" w:rsidP="00975776">
      <w:pPr>
        <w:pStyle w:val="Paragraph"/>
        <w:pPrChange w:id="449" w:author="Dylan CHEN" w:date="2026-08-29T21:27:00Z" w16du:dateUtc="2026-08-29T13:27:00Z">
          <w:pPr>
            <w:pStyle w:val="NormalWeb"/>
          </w:pPr>
        </w:pPrChange>
      </w:pPr>
      <w:r>
        <w:t xml:space="preserve">Following the panel’s suggestion, we have removed the residual-based attribution and the analogy to predictive AI. In the current version, we develop an overarching framework in which </w:t>
      </w:r>
      <w:r>
        <w:lastRenderedPageBreak/>
        <w:t>the effect of an AI answer depends on the AI-answer profile. This framework separates the AI label from AI content and allows us to theorize their effects independently.</w:t>
      </w:r>
    </w:p>
    <w:p w14:paraId="744171D4" w14:textId="1C188EE6" w:rsidR="00422090" w:rsidRDefault="002A6700" w:rsidP="00975776">
      <w:pPr>
        <w:pStyle w:val="Paragraph"/>
        <w:pPrChange w:id="450" w:author="Dylan CHEN" w:date="2026-08-29T21:27:00Z" w16du:dateUtc="2026-08-29T13:27:00Z">
          <w:pPr>
            <w:pStyle w:val="NormalWeb"/>
          </w:pPr>
        </w:pPrChange>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rsidP="00975776">
      <w:pPr>
        <w:pStyle w:val="Paragraph"/>
        <w:pPrChange w:id="451" w:author="Dylan CHEN" w:date="2026-08-29T21:27:00Z" w16du:dateUtc="2026-08-29T13:27:00Z">
          <w:pPr>
            <w:pStyle w:val="NormalWeb"/>
          </w:pPr>
        </w:pPrChange>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452"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452"/>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rsidP="00CD0EB0">
      <w:pPr>
        <w:pStyle w:val="Paragraph"/>
        <w:pPrChange w:id="453" w:author="Dylan CHEN" w:date="2026-08-29T21:27:00Z" w16du:dateUtc="2026-08-29T13:27:00Z">
          <w:pPr>
            <w:pStyle w:val="NormalWeb"/>
          </w:pPr>
        </w:pPrChange>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04322024" w:rsidR="002A6700" w:rsidRDefault="002A6700" w:rsidP="00CD0EB0">
      <w:pPr>
        <w:pStyle w:val="Paragraph"/>
        <w:pPrChange w:id="454" w:author="Dylan CHEN" w:date="2026-08-29T21:27:00Z" w16du:dateUtc="2026-08-29T13:27:00Z">
          <w:pPr>
            <w:pStyle w:val="NormalWeb"/>
          </w:pPr>
        </w:pPrChange>
      </w:pPr>
      <w:r>
        <w:t xml:space="preserve">In light of these issues, and consistent with the SE’s suggested framing, we have removed the analyses of viewer recognition from the manuscript. At the same time, we retain the findings that are directly relevant to the revised framework, which focuses on human answerers’ entry and </w:t>
      </w:r>
      <w:del w:id="455" w:author="Dylan CHEN" w:date="2026-08-30T18:31:00Z" w16du:dateUtc="2026-08-30T10:31:00Z">
        <w:r w:rsidDel="007A01E9">
          <w:delText xml:space="preserve">quality </w:delText>
        </w:r>
      </w:del>
      <w:ins w:id="456" w:author="Dylan CHEN" w:date="2026-08-30T18:31:00Z" w16du:dateUtc="2026-08-30T10:31:00Z">
        <w:r w:rsidR="007A01E9">
          <w:rPr>
            <w:rFonts w:hint="eastAsia"/>
          </w:rPr>
          <w:t>crafting</w:t>
        </w:r>
        <w:r w:rsidR="007A01E9">
          <w:t xml:space="preserve"> </w:t>
        </w:r>
      </w:ins>
      <w:r>
        <w:t>decisions. We appreciate the reviewers’ suggestions, which helped us sharpen the theoretical scope of the paper.</w:t>
      </w:r>
    </w:p>
    <w:p w14:paraId="1EBA3A3F" w14:textId="77777777" w:rsidR="00BD6E4E" w:rsidRPr="00313E6C" w:rsidRDefault="00BD6E4E" w:rsidP="001F085E">
      <w:pPr>
        <w:pStyle w:val="Paragraph"/>
      </w:pPr>
      <w:r w:rsidRPr="00313E6C">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457"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457"/>
    <w:p w14:paraId="15DFA32B" w14:textId="76836529" w:rsidR="002A6700" w:rsidRDefault="002A6700" w:rsidP="00045A33">
      <w:pPr>
        <w:pStyle w:val="Paragraph"/>
        <w:pPrChange w:id="458" w:author="Dylan CHEN" w:date="2026-08-29T21:28:00Z" w16du:dateUtc="2026-08-29T13:28:00Z">
          <w:pPr>
            <w:pStyle w:val="NormalWeb"/>
          </w:pPr>
        </w:pPrChange>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rsidP="00045A33">
      <w:pPr>
        <w:pStyle w:val="Paragraph"/>
        <w:pPrChange w:id="459" w:author="Dylan CHEN" w:date="2026-08-29T21:28:00Z" w16du:dateUtc="2026-08-29T13:28:00Z">
          <w:pPr>
            <w:pStyle w:val="NormalWeb"/>
          </w:pPr>
        </w:pPrChange>
      </w:pPr>
      <w:r>
        <w:t>The detailed corrections are provided in our responses to R1-11, R1-18, R2-7, R2-8, and R2-16.</w:t>
      </w:r>
      <w:r w:rsidR="00BD6E4E" w:rsidRPr="00313E6C">
        <w:t>-</w:t>
      </w:r>
      <w:r w:rsidR="00BD6E4E" w:rsidRPr="00313E6C">
        <w:lastRenderedPageBreak/>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rsidP="00045A33">
      <w:pPr>
        <w:pStyle w:val="Paragraph"/>
        <w:pPrChange w:id="460" w:author="Dylan CHEN" w:date="2026-08-29T21:28:00Z" w16du:dateUtc="2026-08-29T13:28:00Z">
          <w:pPr>
            <w:pStyle w:val="NormalWeb"/>
          </w:pPr>
        </w:pPrChange>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8"/>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B6A681" w14:textId="352C482C" w:rsidR="003B3E2B" w:rsidRPr="00313E6C" w:rsidRDefault="003B3E2B" w:rsidP="0045088B">
      <w:pPr>
        <w:pStyle w:val="Paragraph"/>
      </w:pPr>
      <w:r w:rsidRPr="00313E6C">
        <w:t xml:space="preserve">We thank </w:t>
      </w:r>
      <w:del w:id="461" w:author="Dylan CHEN" w:date="2026-08-29T23:27:00Z" w16du:dateUtc="2026-08-29T15:27:00Z">
        <w:r w:rsidRPr="00313E6C" w:rsidDel="006D55E1">
          <w:delText>the reviewer</w:delText>
        </w:r>
      </w:del>
      <w:ins w:id="462" w:author="Dylan CHEN" w:date="2026-08-29T23:27:00Z" w16du:dateUtc="2026-08-29T15:27:00Z">
        <w:r w:rsidR="006D55E1">
          <w:t>you</w:t>
        </w:r>
      </w:ins>
      <w:r w:rsidRPr="00313E6C">
        <w:t xml:space="preserve"> for this comment. </w:t>
      </w:r>
      <w:r w:rsidR="00C42285" w:rsidRPr="00313E6C">
        <w:t>Following the suggestion, w</w:t>
      </w:r>
      <w:r w:rsidRPr="00313E6C">
        <w:t>e have reframed the motivation.</w:t>
      </w:r>
      <w:r w:rsidR="00FA57D3" w:rsidRPr="00313E6C">
        <w:t xml:space="preserve"> </w:t>
      </w:r>
      <w:r w:rsidR="004A476C" w:rsidRPr="00313E6C">
        <w:t xml:space="preserve">Specifically, we now discuss the </w:t>
      </w:r>
      <w:r w:rsidRPr="00313E6C">
        <w:t xml:space="preserve">external GenAI </w:t>
      </w:r>
      <w:r w:rsidR="004A476C" w:rsidRPr="00313E6C">
        <w:t>mainly play</w:t>
      </w:r>
      <w:ins w:id="463" w:author="Dylan CHEN" w:date="2026-08-29T18:44:00Z" w16du:dateUtc="2026-08-29T10:44:00Z">
        <w:r w:rsidR="00D81333">
          <w:rPr>
            <w:rFonts w:hint="eastAsia"/>
          </w:rPr>
          <w:t>ing</w:t>
        </w:r>
      </w:ins>
      <w:r w:rsidR="004A476C" w:rsidRPr="00313E6C">
        <w:t xml:space="preserve"> the role </w:t>
      </w:r>
      <w:del w:id="464" w:author="Dylan CHEN" w:date="2026-08-29T18:45:00Z" w16du:dateUtc="2026-08-29T10:45:00Z">
        <w:r w:rsidR="004A476C" w:rsidRPr="00313E6C" w:rsidDel="00D81333">
          <w:rPr>
            <w:rFonts w:hint="eastAsia"/>
          </w:rPr>
          <w:delText>as</w:delText>
        </w:r>
      </w:del>
      <w:ins w:id="465" w:author="Dylan CHEN" w:date="2026-08-29T18:45:00Z" w16du:dateUtc="2026-08-29T10:45:00Z">
        <w:r w:rsidR="00D81333">
          <w:rPr>
            <w:rFonts w:hint="eastAsia"/>
          </w:rPr>
          <w:t>of</w:t>
        </w:r>
      </w:ins>
      <w:r w:rsidR="004A476C" w:rsidRPr="00313E6C">
        <w:t xml:space="preserve"> a platform competitor and a</w:t>
      </w:r>
      <w:ins w:id="466" w:author="Dylan CHEN" w:date="2026-08-29T18:44:00Z" w16du:dateUtc="2026-08-29T10:44:00Z">
        <w:r w:rsidR="00D81333">
          <w:rPr>
            <w:rFonts w:hint="eastAsia"/>
          </w:rPr>
          <w:t>n</w:t>
        </w:r>
      </w:ins>
      <w:r w:rsidR="004A476C" w:rsidRPr="00313E6C">
        <w:t xml:space="preserve"> answerer facilitator. However, internal GenAI mainly play</w:t>
      </w:r>
      <w:ins w:id="467" w:author="Dylan CHEN" w:date="2026-08-29T18:44:00Z" w16du:dateUtc="2026-08-29T10:44:00Z">
        <w:r w:rsidR="00D81333">
          <w:rPr>
            <w:rFonts w:hint="eastAsia"/>
          </w:rPr>
          <w:t>s</w:t>
        </w:r>
      </w:ins>
      <w:r w:rsidR="004A476C" w:rsidRPr="00313E6C">
        <w:t xml:space="preserve"> the role of </w:t>
      </w:r>
      <w:ins w:id="468" w:author="Dylan CHEN" w:date="2026-08-29T18:45:00Z" w16du:dateUtc="2026-08-29T10:45:00Z">
        <w:r w:rsidR="00D81333">
          <w:rPr>
            <w:rFonts w:hint="eastAsia"/>
          </w:rPr>
          <w:t xml:space="preserve">an </w:t>
        </w:r>
      </w:ins>
      <w:r w:rsidR="004A476C" w:rsidRPr="00313E6C">
        <w:t>answerer competitor. With this answerer competition framing, we set</w:t>
      </w:r>
      <w:ins w:id="469" w:author="Dylan CHEN" w:date="2026-08-29T18:44:00Z" w16du:dateUtc="2026-08-29T10:44:00Z">
        <w:r w:rsidR="00D81333">
          <w:rPr>
            <w:rFonts w:hint="eastAsia"/>
          </w:rPr>
          <w:t xml:space="preserve"> </w:t>
        </w:r>
      </w:ins>
      <w:r w:rsidR="004A476C" w:rsidRPr="00313E6C">
        <w:t xml:space="preserve">up a </w:t>
      </w:r>
      <w:r w:rsidR="00FA57D3" w:rsidRPr="00313E6C">
        <w:t>new the</w:t>
      </w:r>
      <w:del w:id="470" w:author="Dylan CHEN" w:date="2026-08-29T18:44:00Z" w16du:dateUtc="2026-08-29T10:44:00Z">
        <w:r w:rsidR="00FA57D3" w:rsidRPr="00313E6C" w:rsidDel="00D81333">
          <w:rPr>
            <w:rFonts w:hint="eastAsia"/>
          </w:rPr>
          <w:delText>reor</w:delText>
        </w:r>
      </w:del>
      <w:ins w:id="471" w:author="Dylan CHEN" w:date="2026-08-29T18:44:00Z" w16du:dateUtc="2026-08-29T10:44:00Z">
        <w:r w:rsidR="00D81333">
          <w:rPr>
            <w:rFonts w:hint="eastAsia"/>
          </w:rPr>
          <w:t>oret</w:t>
        </w:r>
      </w:ins>
      <w:r w:rsidR="00FA57D3" w:rsidRPr="00313E6C">
        <w:t xml:space="preserve">ical framework in this revision. </w:t>
      </w:r>
      <w:r w:rsidRPr="00313E6C">
        <w:t xml:space="preserve">Following </w:t>
      </w:r>
      <w:del w:id="472" w:author="Dylan CHEN" w:date="2026-08-29T23:27:00Z" w16du:dateUtc="2026-08-29T15:27:00Z">
        <w:r w:rsidRPr="00313E6C" w:rsidDel="006D55E1">
          <w:delText>the reviewer</w:delText>
        </w:r>
        <w:r w:rsidR="003834AA" w:rsidRPr="00313E6C" w:rsidDel="006D55E1">
          <w:delText>’</w:delText>
        </w:r>
        <w:r w:rsidRPr="00313E6C" w:rsidDel="006D55E1">
          <w:delText>s</w:delText>
        </w:r>
      </w:del>
      <w:ins w:id="473" w:author="Dylan CHEN" w:date="2026-08-29T23:27:00Z" w16du:dateUtc="2026-08-29T15:27:00Z">
        <w:r w:rsidR="006D55E1">
          <w:t>your</w:t>
        </w:r>
      </w:ins>
      <w:r w:rsidRPr="00313E6C">
        <w:t xml:space="preserve"> guidance, we </w:t>
      </w:r>
      <w:r w:rsidR="00FA57D3" w:rsidRPr="00313E6C">
        <w:t xml:space="preserve">also </w:t>
      </w:r>
      <w:r w:rsidRPr="00313E6C">
        <w:t xml:space="preserve">demoted the data-access advantage to a supporting justification. Because the platform labels the AI answer and </w:t>
      </w:r>
      <w:r w:rsidR="00850B1A" w:rsidRPr="00313E6C">
        <w:t xml:space="preserve">randomly </w:t>
      </w:r>
      <w:r w:rsidRPr="00313E6C">
        <w:t xml:space="preserve">decides which questions receive one, and this is what allows us to isolate an </w:t>
      </w:r>
      <w:r w:rsidR="00850B1A" w:rsidRPr="00313E6C">
        <w:t xml:space="preserve">AI </w:t>
      </w:r>
      <w:r w:rsidRPr="00313E6C">
        <w:t xml:space="preserve">effect that stays under private external GenAI use. </w:t>
      </w:r>
    </w:p>
    <w:p w14:paraId="63B4CBA7" w14:textId="3B9541F5" w:rsidR="00FF53CD" w:rsidRPr="00313E6C" w:rsidRDefault="003B3E2B" w:rsidP="0045088B">
      <w:pPr>
        <w:pStyle w:val="Paragraph"/>
        <w:pPrChange w:id="474" w:author="Dylan CHEN" w:date="2026-08-29T21:28:00Z" w16du:dateUtc="2026-08-29T13:28:00Z">
          <w:pPr>
            <w:spacing w:before="120" w:after="120"/>
          </w:pPr>
        </w:pPrChange>
      </w:pPr>
      <w:r w:rsidRPr="00313E6C">
        <w:t xml:space="preserve">Please see the Section Introduction for </w:t>
      </w:r>
      <w:r w:rsidR="00FA57D3" w:rsidRPr="00313E6C">
        <w:t xml:space="preserve">the </w:t>
      </w:r>
      <w:r w:rsidRPr="00313E6C">
        <w:t>detail</w:t>
      </w:r>
      <w:r w:rsidR="00FA57D3" w:rsidRPr="00313E6C">
        <w:t>ed revisions</w:t>
      </w:r>
      <w:r w:rsidRPr="00313E6C">
        <w:t>.</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58FCE5B3" w14:textId="55273D5D" w:rsidR="00EB480F" w:rsidRPr="00313E6C" w:rsidRDefault="00157BF1" w:rsidP="0045088B">
      <w:pPr>
        <w:pStyle w:val="Paragraph"/>
        <w:pPrChange w:id="475" w:author="Dylan CHEN" w:date="2026-08-29T21:28:00Z" w16du:dateUtc="2026-08-29T13:28:00Z">
          <w:pPr>
            <w:spacing w:before="120" w:after="120"/>
          </w:pPr>
        </w:pPrChange>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del w:id="476" w:author="Dylan CHEN" w:date="2026-08-30T17:39:00Z" w16du:dateUtc="2026-08-30T09:39:00Z">
        <w:r w:rsidRPr="00313E6C" w:rsidDel="00691A21">
          <w:delText xml:space="preserve">the </w:delText>
        </w:r>
      </w:del>
      <w:ins w:id="477" w:author="Dylan CHEN" w:date="2026-08-30T17:38:00Z" w16du:dateUtc="2026-08-30T09:38:00Z">
        <w:r w:rsidR="00691A21">
          <w:t>Appen</w:t>
        </w:r>
      </w:ins>
      <w:ins w:id="478" w:author="Dylan CHEN" w:date="2026-08-30T17:39:00Z" w16du:dateUtc="2026-08-30T09:39:00Z">
        <w:r w:rsidR="00691A21">
          <w:t xml:space="preserve">dix B where detailed background on the randomized experiment is provided. </w:t>
        </w:r>
      </w:ins>
      <w:del w:id="479" w:author="Dylan CHEN" w:date="2026-08-30T17:39:00Z" w16du:dateUtc="2026-08-30T09:39:00Z">
        <w:r w:rsidR="00E14180" w:rsidRPr="00313E6C" w:rsidDel="00691A21">
          <w:delText xml:space="preserve">XXX section of the </w:delText>
        </w:r>
        <w:r w:rsidRPr="00313E6C" w:rsidDel="00691A21">
          <w:delText xml:space="preserve">manuscript. </w:delText>
        </w:r>
        <w:r w:rsidR="00E14180" w:rsidRPr="001F085E" w:rsidDel="00691A21">
          <w:rPr>
            <w:highlight w:val="yellow"/>
          </w:rPr>
          <w:delText>[I can not find it]</w:delText>
        </w:r>
      </w:del>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8FC639A" w14:textId="623F8AAE" w:rsidR="003B3E2B" w:rsidRPr="00313E6C" w:rsidRDefault="003B3E2B" w:rsidP="0045088B">
      <w:pPr>
        <w:pStyle w:val="Paragraph"/>
      </w:pPr>
      <w:r w:rsidRPr="00313E6C">
        <w:t xml:space="preserve">We thank </w:t>
      </w:r>
      <w:r w:rsidR="00501171">
        <w:rPr>
          <w:rFonts w:hint="eastAsia"/>
        </w:rPr>
        <w:t>you</w:t>
      </w:r>
      <w:r w:rsidRPr="00313E6C">
        <w:t xml:space="preserve"> for </w:t>
      </w:r>
      <w:r w:rsidR="00E370F7" w:rsidRPr="00313E6C">
        <w:t>the question</w:t>
      </w:r>
      <w:r w:rsidRPr="00313E6C">
        <w:t>. The community</w:t>
      </w:r>
      <w:r w:rsidR="003834AA" w:rsidRPr="00313E6C">
        <w:t>’</w:t>
      </w:r>
      <w:r w:rsidRPr="00313E6C">
        <w:t>s restriction targets posting AI-generated answers on the platform, that is, submitting output copied from an external tool as one</w:t>
      </w:r>
      <w:r w:rsidR="003834AA" w:rsidRPr="00313E6C">
        <w:t>’</w:t>
      </w:r>
      <w:r w:rsidRPr="00313E6C">
        <w:t>s own work. The restriction does not target, and in practice cannot target, a user consulting ChatGPT or learning from it before posting.</w:t>
      </w:r>
    </w:p>
    <w:p w14:paraId="174AE9DD" w14:textId="5C359123" w:rsidR="003B3E2B" w:rsidRPr="00313E6C" w:rsidRDefault="00542697" w:rsidP="0045088B">
      <w:pPr>
        <w:pStyle w:val="Paragraph"/>
      </w:pPr>
      <w:del w:id="480" w:author="Dylan CHEN" w:date="2026-08-30T11:38:00Z" w16du:dateUtc="2026-08-30T03:38:00Z">
        <w:r w:rsidRPr="001F085E" w:rsidDel="009725B7">
          <w:rPr>
            <w:highlight w:val="yellow"/>
          </w:rPr>
          <w:delText>[double check the manuscript]</w:delText>
        </w:r>
      </w:del>
      <w:r w:rsidR="003B3E2B" w:rsidRPr="00313E6C">
        <w:t xml:space="preserve">This distinction is now stated directly in </w:t>
      </w:r>
      <w:del w:id="481" w:author="Dylan CHEN" w:date="2026-08-30T11:39:00Z" w16du:dateUtc="2026-08-30T03:39:00Z">
        <w:r w:rsidR="003B3E2B" w:rsidRPr="00313E6C" w:rsidDel="009725B7">
          <w:delText xml:space="preserve">the </w:delText>
        </w:r>
        <w:commentRangeStart w:id="482"/>
        <w:r w:rsidR="003B3E2B" w:rsidRPr="00313E6C" w:rsidDel="009725B7">
          <w:delText>introduction</w:delText>
        </w:r>
        <w:commentRangeEnd w:id="482"/>
        <w:r w:rsidR="00501171" w:rsidDel="009725B7">
          <w:rPr>
            <w:rStyle w:val="CommentReference"/>
            <w:rFonts w:hint="eastAsia"/>
            <w:sz w:val="24"/>
            <w:szCs w:val="24"/>
          </w:rPr>
          <w:commentReference w:id="482"/>
        </w:r>
      </w:del>
      <w:ins w:id="483" w:author="Dylan CHEN" w:date="2026-08-30T11:39:00Z" w16du:dateUtc="2026-08-30T03:39:00Z">
        <w:r w:rsidR="009725B7">
          <w:rPr>
            <w:rFonts w:hint="eastAsia"/>
          </w:rPr>
          <w:t>Appendix B (</w:t>
        </w:r>
        <w:r w:rsidR="009725B7" w:rsidRPr="009725B7">
          <w:t>Background on the Randomized Experiment and Randomization Check</w:t>
        </w:r>
        <w:r w:rsidR="009725B7">
          <w:rPr>
            <w:rFonts w:hint="eastAsia"/>
          </w:rPr>
          <w:t>)</w:t>
        </w:r>
      </w:ins>
      <w:r w:rsidR="003B3E2B" w:rsidRPr="00313E6C">
        <w:t xml:space="preserve">. The paragraph reads: </w:t>
      </w:r>
      <w:r w:rsidR="00E71BCF" w:rsidRPr="00313E6C">
        <w:t>“</w:t>
      </w:r>
      <w:r w:rsidR="003B3E2B" w:rsidRPr="00313E6C">
        <w:t>The community in our setting discourages the posting of AI-generated answers, that is, answers that a user copies from an external tool and submits as the user</w:t>
      </w:r>
      <w:r w:rsidR="003834AA" w:rsidRPr="00313E6C">
        <w:t>’</w:t>
      </w:r>
      <w:r w:rsidR="003B3E2B" w:rsidRPr="00313E6C">
        <w:t>s own work. It does not, and in practice cannot, prevent users from consulting ChatGPT or learning from it before they post.</w:t>
      </w:r>
      <w:r w:rsidR="00E71BCF" w:rsidRPr="00313E6C">
        <w:t>”</w:t>
      </w:r>
      <w:r w:rsidR="003B3E2B" w:rsidRPr="00313E6C">
        <w:t xml:space="preserve"> We then define the baseline precisely</w:t>
      </w:r>
      <w:ins w:id="484" w:author="Dylan CHEN" w:date="2026-08-30T11:39:00Z" w16du:dateUtc="2026-08-30T03:39:00Z">
        <w:r w:rsidR="009725B7">
          <w:rPr>
            <w:rFonts w:hint="eastAsia"/>
          </w:rPr>
          <w:t xml:space="preserve"> in the introduction</w:t>
        </w:r>
      </w:ins>
      <w:r w:rsidR="003B3E2B" w:rsidRPr="00313E6C">
        <w:t xml:space="preserve">: </w:t>
      </w:r>
      <w:commentRangeStart w:id="485"/>
      <w:r w:rsidR="00E71BCF" w:rsidRPr="00313E6C">
        <w:t>“</w:t>
      </w:r>
      <w:ins w:id="486" w:author="Dylan CHEN" w:date="2026-08-30T17:37:00Z" w16du:dateUtc="2026-08-30T09:37:00Z">
        <w:r w:rsidR="00985298" w:rsidRPr="00985298">
          <w:t>Because external GenAI remained available for private use in both conditions and continued to divert demand from the community, our estimates capture the incremental effect of adding internal GenAI rather than the effect of GenAI relative to an AI-free environment.</w:t>
        </w:r>
      </w:ins>
      <w:del w:id="487" w:author="Dylan CHEN" w:date="2026-08-30T17:37:00Z" w16du:dateUtc="2026-08-30T09:37:00Z">
        <w:r w:rsidR="003B3E2B" w:rsidRPr="00313E6C" w:rsidDel="00985298">
          <w:delText>The baseline against which we measure the effect of internal GenAI is therefore one in which external GenAI remains available for private use and continues to divert demand.</w:delText>
        </w:r>
      </w:del>
      <w:r w:rsidR="00E71BCF" w:rsidRPr="00313E6C">
        <w:t>”</w:t>
      </w:r>
      <w:commentRangeEnd w:id="485"/>
      <w:r w:rsidR="00A14A78" w:rsidRPr="00313E6C">
        <w:rPr>
          <w:rStyle w:val="CommentReference"/>
          <w:sz w:val="24"/>
          <w:szCs w:val="24"/>
        </w:rPr>
        <w:commentReference w:id="485"/>
      </w:r>
    </w:p>
    <w:p w14:paraId="5FC32225" w14:textId="34F3E0CE" w:rsidR="003B3E2B" w:rsidRPr="00313E6C" w:rsidRDefault="003B3E2B" w:rsidP="0045088B">
      <w:pPr>
        <w:pStyle w:val="Paragraph"/>
      </w:pPr>
      <w:r w:rsidRPr="00313E6C">
        <w:t xml:space="preserve">The two claims are therefore not in tension. External GenAI availability remains </w:t>
      </w:r>
      <w:r w:rsidR="00850B1A" w:rsidRPr="00313E6C">
        <w:t>valid</w:t>
      </w:r>
      <w:r w:rsidRPr="00313E6C">
        <w:t xml:space="preserve"> under the restriction. </w:t>
      </w:r>
      <w:r w:rsidR="00A633A9" w:rsidRPr="00313E6C">
        <w:t>We clarif</w:t>
      </w:r>
      <w:del w:id="488" w:author="Dylan CHEN" w:date="2026-08-29T18:45:00Z" w16du:dateUtc="2026-08-29T10:45:00Z">
        <w:r w:rsidR="00A633A9" w:rsidRPr="00313E6C" w:rsidDel="00D81333">
          <w:delText>t</w:delText>
        </w:r>
      </w:del>
      <w:r w:rsidR="00A633A9" w:rsidRPr="00313E6C">
        <w:t xml:space="preserve">y this </w:t>
      </w:r>
      <w:r w:rsidRPr="00313E6C">
        <w:t xml:space="preserve">in </w:t>
      </w:r>
      <w:r w:rsidR="00352AA5" w:rsidRPr="00313E6C">
        <w:t>the introduction section</w:t>
      </w:r>
      <w:r w:rsidRPr="00313E6C">
        <w:t>.</w:t>
      </w:r>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 xml:space="preserve">The authors should clarify how the platform justified this distinction to users and discuss whether governance inconsistency or user resentment could contribute to the observed effects, as well as what this implies for the generalizability of the </w:t>
      </w:r>
      <w:r w:rsidRPr="001F085E">
        <w:rPr>
          <w:rFonts w:eastAsia="SimSun"/>
          <w:i/>
          <w:iCs/>
          <w:kern w:val="2"/>
        </w:rPr>
        <w:lastRenderedPageBreak/>
        <w:t>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5850A3D0" w:rsidR="005048B7" w:rsidRDefault="005048B7" w:rsidP="00EE5701">
      <w:pPr>
        <w:pStyle w:val="Paragraph"/>
        <w:pPrChange w:id="489" w:author="Dylan CHEN" w:date="2026-08-29T21:28:00Z" w16du:dateUtc="2026-08-29T13:28:00Z">
          <w:pPr>
            <w:pStyle w:val="NormalWeb"/>
          </w:pPr>
        </w:pPrChange>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rsidP="00EE5701">
      <w:pPr>
        <w:pStyle w:val="Paragraph"/>
        <w:pPrChange w:id="490" w:author="Dylan CHEN" w:date="2026-08-29T21:28:00Z" w16du:dateUtc="2026-08-29T13:28:00Z">
          <w:pPr>
            <w:pStyle w:val="NormalWeb"/>
          </w:pPr>
        </w:pPrChange>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transparent to users.</w:t>
      </w:r>
    </w:p>
    <w:p w14:paraId="0D48137A" w14:textId="7C5B992B" w:rsidR="005048B7" w:rsidRDefault="005048B7" w:rsidP="00EE5701">
      <w:pPr>
        <w:pStyle w:val="Paragraph"/>
        <w:pPrChange w:id="491" w:author="Dylan CHEN" w:date="2026-08-29T21:28:00Z" w16du:dateUtc="2026-08-29T13:28:00Z">
          <w:pPr>
            <w:pStyle w:val="NormalWeb"/>
          </w:pPr>
        </w:pPrChange>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rsidP="00EE5701">
      <w:pPr>
        <w:pStyle w:val="Paragraph"/>
        <w:pPrChange w:id="492" w:author="Dylan CHEN" w:date="2026-08-29T21:28:00Z" w16du:dateUtc="2026-08-29T13:28:00Z">
          <w:pPr>
            <w:pStyle w:val="NormalWeb"/>
          </w:pPr>
        </w:pPrChange>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493"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 xml:space="preserve">I could </w:t>
      </w:r>
      <w:r w:rsidRPr="001F085E">
        <w:rPr>
          <w:rFonts w:eastAsia="SimSun"/>
          <w:i/>
          <w:iCs/>
          <w:kern w:val="2"/>
        </w:rPr>
        <w:lastRenderedPageBreak/>
        <w:t>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53AEAA66" w:rsidR="00AC7982" w:rsidRDefault="00AC7982" w:rsidP="00E37E88">
      <w:pPr>
        <w:pStyle w:val="Paragraph"/>
      </w:pPr>
      <w:r>
        <w:t>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w:t>
      </w:r>
      <w:ins w:id="494" w:author="Dylan CHEN" w:date="2026-08-30T19:46:00Z" w16du:dateUtc="2026-08-30T11:46:00Z">
        <w:r w:rsidR="00D60AB9">
          <w:rPr>
            <w:rFonts w:hint="eastAsia"/>
          </w:rPr>
          <w:t xml:space="preserve"> </w:t>
        </w:r>
      </w:ins>
      <w:del w:id="495" w:author="Dylan CHEN" w:date="2026-08-30T19:46:00Z" w16du:dateUtc="2026-08-30T11:46:00Z">
        <w:r w:rsidDel="00D60AB9">
          <w:delText xml:space="preserve"> </w:delText>
        </w:r>
      </w:del>
      <w:ins w:id="496" w:author="Dylan CHEN" w:date="2026-08-30T19:45:00Z" w16du:dateUtc="2026-08-30T11:45:00Z">
        <w:r w:rsidR="00D60AB9" w:rsidRPr="00D60AB9">
          <w:t>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del w:id="497" w:author="Dylan CHEN" w:date="2026-08-30T19:45:00Z" w16du:dateUtc="2026-08-30T11:45:00Z">
        <w:r w:rsidDel="00D60AB9">
          <w:delText xml:space="preserve">Their descriptive statistics show a substantial interval between question posting and the arrival of the AI answer for the treated questions. The mean interval was 49 months. This means that, for </w:delText>
        </w:r>
        <w:r w:rsidDel="00D60AB9">
          <w:rPr>
            <w:rFonts w:hint="eastAsia"/>
          </w:rPr>
          <w:delText>an average</w:delText>
        </w:r>
        <w:r w:rsidDel="00D60AB9">
          <w:delText xml:space="preserve"> treated question in their setting, a substantial number of human </w:delText>
        </w:r>
        <w:r w:rsidDel="00D60AB9">
          <w:rPr>
            <w:rFonts w:hint="eastAsia"/>
          </w:rPr>
          <w:delText>answers</w:delText>
        </w:r>
        <w:r w:rsidDel="00D60AB9">
          <w:delText xml:space="preserve"> may have already </w:delText>
        </w:r>
        <w:r w:rsidDel="00D60AB9">
          <w:rPr>
            <w:rFonts w:hint="eastAsia"/>
          </w:rPr>
          <w:delText>been posted</w:delText>
        </w:r>
        <w:r w:rsidDel="00D60AB9">
          <w:delText xml:space="preserve"> before the AI answer appeared.</w:delText>
        </w:r>
      </w:del>
    </w:p>
    <w:p w14:paraId="4B74CCD9" w14:textId="10D82D5A" w:rsidR="00AC7982" w:rsidRDefault="00AC7982" w:rsidP="00E37E88">
      <w:pPr>
        <w:pStyle w:val="Paragraph"/>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w:t>
      </w:r>
      <w:del w:id="498" w:author="Dylan CHEN" w:date="2026-08-29T21:17:00Z" w16du:dateUtc="2026-08-29T13:17:00Z">
        <w:r w:rsidR="006453D5" w:rsidDel="008F4C03">
          <w:rPr>
            <w:rFonts w:hint="eastAsia"/>
          </w:rPr>
          <w:delText>s</w:delText>
        </w:r>
      </w:del>
      <w:r w:rsidR="006453D5">
        <w:rPr>
          <w:rFonts w:hint="eastAsia"/>
        </w:rPr>
        <w:t xml:space="preserve">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5AE36FF4" w14:textId="77777777" w:rsidR="00AC7982" w:rsidDel="00D60AB9" w:rsidRDefault="00AC7982" w:rsidP="00AC7982">
      <w:pPr>
        <w:pStyle w:val="Paragraph"/>
        <w:rPr>
          <w:del w:id="499" w:author="Dylan CHEN" w:date="2026-08-30T19:46:00Z" w16du:dateUtc="2026-08-30T11:46:00Z"/>
        </w:rPr>
      </w:pPr>
    </w:p>
    <w:p w14:paraId="624ADCA6" w14:textId="77777777" w:rsidR="00AC7982" w:rsidRDefault="00AC7982" w:rsidP="00AC7982">
      <w:pPr>
        <w:pStyle w:val="Paragraph"/>
        <w:rPr>
          <w:rFonts w:hint="eastAsia"/>
        </w:rPr>
      </w:pPr>
    </w:p>
    <w:p w14:paraId="289833F7" w14:textId="7EA96B95" w:rsidR="00AC7982" w:rsidRDefault="00AC7982" w:rsidP="00E37E88">
      <w:pPr>
        <w:pStyle w:val="Paragraph"/>
      </w:pPr>
      <w:r>
        <w:lastRenderedPageBreak/>
        <w:t>Our argument is that the timing of the AI answer arrival impacts how human answerers view the 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RDefault="00AC7982" w:rsidP="00E37E88">
      <w:pPr>
        <w:pStyle w:val="Paragraph"/>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pPr>
    </w:p>
    <w:bookmarkEnd w:id="493"/>
    <w:p w14:paraId="4B701693" w14:textId="69F95EF9" w:rsidR="00BE7589" w:rsidRPr="00374122" w:rsidRDefault="00BE7589" w:rsidP="00E37E88">
      <w:pPr>
        <w:pStyle w:val="Paragraph"/>
        <w:rPr>
          <w:rFonts w:hint="eastAsia"/>
          <w:b/>
          <w:bCs/>
          <w:rPrChange w:id="500" w:author="Dylan CHEN" w:date="2026-08-29T21:41:00Z" w16du:dateUtc="2026-08-29T13:41:00Z">
            <w:rPr>
              <w:rFonts w:hint="eastAsia"/>
            </w:rPr>
          </w:rPrChange>
        </w:rPr>
      </w:pPr>
      <w:r w:rsidRPr="00374122">
        <w:rPr>
          <w:b/>
          <w:bCs/>
          <w:rPrChange w:id="501" w:author="Dylan CHEN" w:date="2026-08-29T21:41:00Z" w16du:dateUtc="2026-08-29T13:41:00Z">
            <w:rPr/>
          </w:rPrChange>
        </w:rPr>
        <w:t>References</w:t>
      </w:r>
      <w:ins w:id="502" w:author="Dylan CHEN" w:date="2026-08-29T21:28:00Z" w16du:dateUtc="2026-08-29T13:28:00Z">
        <w:r w:rsidR="00E37E88" w:rsidRPr="00374122">
          <w:rPr>
            <w:rFonts w:hint="eastAsia"/>
            <w:b/>
            <w:bCs/>
            <w:rPrChange w:id="503" w:author="Dylan CHEN" w:date="2026-08-29T21:41:00Z" w16du:dateUtc="2026-08-29T13:41:00Z">
              <w:rPr>
                <w:rFonts w:hint="eastAsia"/>
              </w:rPr>
            </w:rPrChange>
          </w:rPr>
          <w:t>:</w:t>
        </w:r>
      </w:ins>
    </w:p>
    <w:p w14:paraId="0AF3CD5A" w14:textId="77777777" w:rsidR="00BE7589" w:rsidRPr="00313E6C" w:rsidRDefault="00BE7589" w:rsidP="00E37E88">
      <w:pPr>
        <w:pStyle w:val="Paragraph"/>
        <w:pPrChange w:id="504" w:author="Dylan CHEN" w:date="2026-08-29T21:28:00Z" w16du:dateUtc="2026-08-29T13:28:00Z">
          <w:pPr>
            <w:pStyle w:val="Paragraph"/>
            <w:spacing w:afterLines="0" w:after="0"/>
            <w:ind w:left="360" w:hanging="36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rsidP="00E37E88">
      <w:pPr>
        <w:pStyle w:val="Paragraph"/>
        <w:pPrChange w:id="505" w:author="Dylan CHEN" w:date="2026-08-29T21:28:00Z" w16du:dateUtc="2026-08-29T13:28:00Z">
          <w:pPr>
            <w:pStyle w:val="Paragraph"/>
            <w:spacing w:afterLines="0" w:after="0"/>
            <w:ind w:left="360" w:hanging="360"/>
          </w:pPr>
        </w:pPrChange>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506" w:name="OLE_LINK2"/>
      <w:r w:rsidRPr="00313E6C">
        <w:t>---------------------------------------------------------------------------------------------------------------------</w:t>
      </w:r>
    </w:p>
    <w:bookmarkEnd w:id="506"/>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rsidP="006F5D3E">
      <w:pPr>
        <w:pStyle w:val="Paragraph"/>
        <w:pPrChange w:id="507" w:author="Dylan CHEN" w:date="2026-08-29T21:28:00Z" w16du:dateUtc="2026-08-29T13:28:00Z">
          <w:pPr>
            <w:widowControl w:val="0"/>
            <w:autoSpaceDE w:val="0"/>
            <w:autoSpaceDN w:val="0"/>
            <w:adjustRightInd w:val="0"/>
            <w:spacing w:before="120" w:after="120"/>
            <w:jc w:val="both"/>
          </w:pPr>
        </w:pPrChange>
      </w:pPr>
      <w:r>
        <w:t xml:space="preserve">We thank you for raising this issue, which prompted us to reconsider our theorization. We </w:t>
      </w:r>
      <w:r>
        <w:lastRenderedPageBreak/>
        <w:t>examined the tension you identified closely and also reviewed the literature on content generated by GenAI. Consistent with your observation, this literature suggests a general skepticism toward GenAI-generated content, particularly in technical domains.</w:t>
      </w:r>
    </w:p>
    <w:p w14:paraId="37E73A5D" w14:textId="49E625D2" w:rsidR="001523A5" w:rsidRDefault="001523A5" w:rsidP="006F5D3E">
      <w:pPr>
        <w:pStyle w:val="Paragraph"/>
        <w:pPrChange w:id="508" w:author="Dylan CHEN" w:date="2026-08-29T21:28:00Z" w16du:dateUtc="2026-08-29T13:28:00Z">
          <w:pPr>
            <w:pStyle w:val="NormalWeb"/>
          </w:pPr>
        </w:pPrChange>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 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rsidP="006F5D3E">
      <w:pPr>
        <w:pStyle w:val="Paragraph"/>
        <w:pPrChange w:id="509" w:author="Dylan CHEN" w:date="2026-08-29T21:28:00Z" w16du:dateUtc="2026-08-29T13:28:00Z">
          <w:pPr>
            <w:pStyle w:val="NormalWeb"/>
          </w:pPr>
        </w:pPrChange>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7C3BCF88" w:rsidR="00916D14" w:rsidRDefault="00916D14" w:rsidP="00916B52">
      <w:pPr>
        <w:pStyle w:val="Paragraph"/>
        <w:pPrChange w:id="510" w:author="Dylan CHEN" w:date="2026-08-29T21:28:00Z" w16du:dateUtc="2026-08-29T13:28:00Z">
          <w:pPr>
            <w:pStyle w:val="NormalWeb"/>
          </w:pPr>
        </w:pPrChange>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two-stage account of the answerer’s decision.</w:t>
      </w:r>
    </w:p>
    <w:p w14:paraId="477BAFCD" w14:textId="77777777" w:rsidR="00F05012" w:rsidRDefault="00916D14" w:rsidP="00F05012">
      <w:pPr>
        <w:pStyle w:val="Paragraph"/>
        <w:rPr>
          <w:ins w:id="511" w:author="Dylan CHEN" w:date="2026-08-30T18:10:00Z" w16du:dateUtc="2026-08-30T10:10:00Z"/>
        </w:rPr>
      </w:pPr>
      <w:r>
        <w:t xml:space="preserve">Specifically, </w:t>
      </w:r>
    </w:p>
    <w:p w14:paraId="43337BCA" w14:textId="77777777" w:rsidR="00F05012" w:rsidRDefault="00F05012" w:rsidP="00F05012">
      <w:pPr>
        <w:pStyle w:val="Paragraph"/>
        <w:rPr>
          <w:ins w:id="512" w:author="Dylan CHEN" w:date="2026-08-30T18:10:00Z" w16du:dateUtc="2026-08-30T10:10:00Z"/>
        </w:rPr>
      </w:pPr>
      <w:ins w:id="513" w:author="Dylan CHEN" w:date="2026-08-30T18:10:00Z" w16du:dateUtc="2026-08-30T10:10:00Z">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ins>
    </w:p>
    <w:p w14:paraId="2920BDE4" w14:textId="77777777" w:rsidR="00F05012" w:rsidRDefault="00F05012" w:rsidP="00F05012">
      <w:pPr>
        <w:pStyle w:val="Paragraph"/>
        <w:rPr>
          <w:ins w:id="514" w:author="Dylan CHEN" w:date="2026-08-30T18:10:00Z" w16du:dateUtc="2026-08-30T10:10:00Z"/>
        </w:rPr>
      </w:pPr>
      <w:ins w:id="515" w:author="Dylan CHEN" w:date="2026-08-30T18:10:00Z" w16du:dateUtc="2026-08-30T10:10: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ins>
    </w:p>
    <w:p w14:paraId="68218E92" w14:textId="77777777" w:rsidR="00F05012" w:rsidRDefault="00F05012" w:rsidP="00F05012">
      <w:pPr>
        <w:pStyle w:val="Paragraph"/>
        <w:rPr>
          <w:ins w:id="516" w:author="Dylan CHEN" w:date="2026-08-30T18:10:00Z" w16du:dateUtc="2026-08-30T10:10:00Z"/>
        </w:rPr>
      </w:pPr>
      <w:ins w:id="517" w:author="Dylan CHEN" w:date="2026-08-30T18:10:00Z" w16du:dateUtc="2026-08-30T10:10:00Z">
        <w:r>
          <w:t>The revised framework treats the AI answer as a profile of three signals:</w:t>
        </w:r>
      </w:ins>
    </w:p>
    <w:p w14:paraId="6A676076" w14:textId="77777777" w:rsidR="00F05012" w:rsidRDefault="00F05012" w:rsidP="00F05012">
      <w:pPr>
        <w:pStyle w:val="NormalWeb"/>
        <w:numPr>
          <w:ilvl w:val="0"/>
          <w:numId w:val="77"/>
        </w:numPr>
        <w:rPr>
          <w:ins w:id="518" w:author="Dylan CHEN" w:date="2026-08-30T18:10:00Z" w16du:dateUtc="2026-08-30T10:10:00Z"/>
          <w:color w:val="000000"/>
        </w:rPr>
      </w:pPr>
      <w:ins w:id="519" w:author="Dylan CHEN" w:date="2026-08-30T18:10:00Z" w16du:dateUtc="2026-08-30T10:10: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1AEC7E83" w14:textId="77777777" w:rsidR="00F05012" w:rsidRDefault="00F05012" w:rsidP="00F05012">
      <w:pPr>
        <w:pStyle w:val="NormalWeb"/>
        <w:numPr>
          <w:ilvl w:val="0"/>
          <w:numId w:val="77"/>
        </w:numPr>
        <w:rPr>
          <w:ins w:id="520" w:author="Dylan CHEN" w:date="2026-08-30T18:10:00Z" w16du:dateUtc="2026-08-30T10:10:00Z"/>
          <w:color w:val="000000"/>
        </w:rPr>
      </w:pPr>
      <w:ins w:id="521" w:author="Dylan CHEN" w:date="2026-08-30T18:10:00Z" w16du:dateUtc="2026-08-30T10:10: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DBE33CA" w14:textId="77777777" w:rsidR="00F05012" w:rsidRDefault="00F05012" w:rsidP="00F05012">
      <w:pPr>
        <w:pStyle w:val="NormalWeb"/>
        <w:numPr>
          <w:ilvl w:val="0"/>
          <w:numId w:val="77"/>
        </w:numPr>
        <w:rPr>
          <w:ins w:id="522" w:author="Dylan CHEN" w:date="2026-08-30T18:10:00Z" w16du:dateUtc="2026-08-30T10:10:00Z"/>
          <w:color w:val="000000"/>
        </w:rPr>
      </w:pPr>
      <w:ins w:id="523" w:author="Dylan CHEN" w:date="2026-08-30T18:10:00Z" w16du:dateUtc="2026-08-30T10:10: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04D5C22D" w14:textId="77777777" w:rsidR="00F05012" w:rsidRDefault="00F05012" w:rsidP="00F05012">
      <w:pPr>
        <w:pStyle w:val="Paragraph"/>
        <w:rPr>
          <w:ins w:id="524" w:author="Dylan CHEN" w:date="2026-08-30T18:10:00Z" w16du:dateUtc="2026-08-30T10:10:00Z"/>
        </w:rPr>
      </w:pPr>
      <w:ins w:id="525" w:author="Dylan CHEN" w:date="2026-08-30T18:10:00Z" w16du:dateUtc="2026-08-30T10:10: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1786DA25" w14:textId="77777777" w:rsidR="00F05012" w:rsidRDefault="00F05012" w:rsidP="00F05012">
      <w:pPr>
        <w:pStyle w:val="Paragraph"/>
        <w:rPr>
          <w:ins w:id="526" w:author="Dylan CHEN" w:date="2026-08-30T18:10:00Z" w16du:dateUtc="2026-08-30T10:10:00Z"/>
        </w:rPr>
      </w:pPr>
      <w:ins w:id="527" w:author="Dylan CHEN" w:date="2026-08-30T18:10:00Z" w16du:dateUtc="2026-08-30T10:10: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2B6B6DD9" w14:textId="5085842A" w:rsidR="00F05012" w:rsidRDefault="00F05012" w:rsidP="00F05012">
      <w:pPr>
        <w:pStyle w:val="Paragraph"/>
        <w:rPr>
          <w:ins w:id="528" w:author="Dylan CHEN" w:date="2026-08-30T18:10:00Z" w16du:dateUtc="2026-08-30T10:10:00Z"/>
        </w:rPr>
      </w:pPr>
      <w:ins w:id="529" w:author="Dylan CHEN" w:date="2026-08-30T18:10:00Z" w16du:dateUtc="2026-08-30T10:10:00Z">
        <w:r>
          <w:t>In line with this framework, the revised manuscript develops six hypotheses</w:t>
        </w:r>
        <w:r>
          <w:rPr>
            <w:rFonts w:hint="eastAsia"/>
          </w:rPr>
          <w:t xml:space="preserve"> (see Figure </w:t>
        </w:r>
        <w:r>
          <w:rPr>
            <w:rFonts w:hint="eastAsia"/>
          </w:rPr>
          <w:t>R1-7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2DF62FE1" w14:textId="0802C82E" w:rsidR="00F05012" w:rsidRPr="008A7312" w:rsidRDefault="00F05012" w:rsidP="00F05012">
      <w:pPr>
        <w:pStyle w:val="Paragraph"/>
        <w:rPr>
          <w:ins w:id="530" w:author="Dylan CHEN" w:date="2026-08-30T18:10:00Z" w16du:dateUtc="2026-08-30T10:10:00Z"/>
          <w:rFonts w:hint="eastAsia"/>
          <w:rPrChange w:id="531" w:author="Dylan CHEN" w:date="2026-08-30T18:16:00Z" w16du:dateUtc="2026-08-30T10:16:00Z">
            <w:rPr>
              <w:ins w:id="532" w:author="Dylan CHEN" w:date="2026-08-30T18:10:00Z" w16du:dateUtc="2026-08-30T10:10:00Z"/>
              <w:rFonts w:hint="eastAsia"/>
              <w:b/>
              <w:bCs/>
            </w:rPr>
          </w:rPrChange>
        </w:rPr>
      </w:pPr>
      <w:ins w:id="533" w:author="Dylan CHEN" w:date="2026-08-30T18:10:00Z" w16du:dateUtc="2026-08-30T10:10:00Z">
        <w:r>
          <w:t>We then test these predictions using our empirical data. In light of this revised conceptual framework, we have removed the analysis of viewer recognition and the position effect to keep the paper theoretically focused and internally coherent.</w:t>
        </w:r>
      </w:ins>
    </w:p>
    <w:p w14:paraId="58978D80" w14:textId="77777777" w:rsidR="00F05012" w:rsidRPr="00015210" w:rsidRDefault="00F05012" w:rsidP="00F05012">
      <w:pPr>
        <w:jc w:val="center"/>
        <w:rPr>
          <w:ins w:id="534" w:author="Dylan CHEN" w:date="2026-08-30T18:10:00Z" w16du:dateUtc="2026-08-30T10:10:00Z"/>
        </w:rPr>
      </w:pPr>
      <w:ins w:id="535" w:author="Dylan CHEN" w:date="2026-08-30T18:10:00Z" w16du:dateUtc="2026-08-30T10:10:00Z">
        <w:r w:rsidRPr="00CF4D5F">
          <w:rPr>
            <w:noProof/>
          </w:rPr>
          <w:lastRenderedPageBreak/>
          <w:drawing>
            <wp:inline distT="0" distB="0" distL="0" distR="0" wp14:anchorId="7E2731A5" wp14:editId="40A88306">
              <wp:extent cx="5943600" cy="2069465"/>
              <wp:effectExtent l="0" t="0" r="0" b="635"/>
              <wp:docPr id="202922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491C3B45" w14:textId="7AF2BD2B" w:rsidR="00F05012" w:rsidRDefault="00F05012" w:rsidP="00F05012">
      <w:pPr>
        <w:spacing w:before="120" w:after="120"/>
        <w:jc w:val="center"/>
        <w:rPr>
          <w:ins w:id="536" w:author="Dylan CHEN" w:date="2026-08-30T18:10:00Z" w16du:dateUtc="2026-08-30T10:10:00Z"/>
        </w:rPr>
      </w:pPr>
      <w:ins w:id="537" w:author="Dylan CHEN" w:date="2026-08-30T18:10:00Z" w16du:dateUtc="2026-08-30T10:10:00Z">
        <w:r w:rsidRPr="00015210">
          <w:t xml:space="preserve">Figure </w:t>
        </w:r>
        <w:r>
          <w:rPr>
            <w:rFonts w:hint="eastAsia"/>
          </w:rPr>
          <w:t>R</w:t>
        </w:r>
        <w:r>
          <w:t>1</w:t>
        </w:r>
        <w:r>
          <w:rPr>
            <w:rFonts w:hint="eastAsia"/>
          </w:rPr>
          <w:t>-7</w:t>
        </w:r>
        <w:r w:rsidRPr="00015210">
          <w:t>. Conceptual framework</w:t>
        </w:r>
      </w:ins>
    </w:p>
    <w:p w14:paraId="5B1AA2C0" w14:textId="77777777" w:rsidR="00F05012" w:rsidRPr="00313E6C" w:rsidRDefault="00F05012" w:rsidP="00F05012">
      <w:pPr>
        <w:rPr>
          <w:ins w:id="538" w:author="Dylan CHEN" w:date="2026-08-30T18:10:00Z" w16du:dateUtc="2026-08-30T10:10:00Z"/>
        </w:rPr>
      </w:pPr>
    </w:p>
    <w:p w14:paraId="39462ADD" w14:textId="4ACB8E84" w:rsidR="00916D14" w:rsidDel="00F05012" w:rsidRDefault="00916D14" w:rsidP="00F05012">
      <w:pPr>
        <w:pStyle w:val="Paragraph"/>
        <w:rPr>
          <w:del w:id="539" w:author="Dylan CHEN" w:date="2026-08-30T18:10:00Z" w16du:dateUtc="2026-08-30T10:10:00Z"/>
        </w:rPr>
        <w:pPrChange w:id="540" w:author="Dylan CHEN" w:date="2026-08-29T21:28:00Z" w16du:dateUtc="2026-08-29T13:28:00Z">
          <w:pPr>
            <w:pStyle w:val="NormalWeb"/>
          </w:pPr>
        </w:pPrChange>
      </w:pPr>
      <w:del w:id="541" w:author="Dylan CHEN" w:date="2026-08-30T18:10:00Z" w16du:dateUtc="2026-08-30T10:10:00Z">
        <w:r w:rsidDel="00F05012">
          <w:delText xml:space="preserve">the revised framework </w:delText>
        </w:r>
        <w:r w:rsidDel="00F05012">
          <w:rPr>
            <w:rFonts w:hint="eastAsia"/>
          </w:rPr>
          <w:delText>considers two decisions made by the answerers</w:delText>
        </w:r>
        <w:r w:rsidDel="00F05012">
          <w:delText>. The first decision</w:delText>
        </w:r>
        <w:r w:rsidDel="00F05012">
          <w:rPr>
            <w:rFonts w:hint="eastAsia"/>
          </w:rPr>
          <w:delText xml:space="preserve"> (entry), </w:delText>
        </w:r>
        <w:r w:rsidDel="00F05012">
          <w:delText>whether to contribute at all</w:delText>
        </w:r>
        <w:r w:rsidDel="00F05012">
          <w:rPr>
            <w:rFonts w:hint="eastAsia"/>
          </w:rPr>
          <w:delText xml:space="preserve">, </w:delText>
        </w:r>
        <w:r w:rsidDel="00F05012">
          <w:delText>is binary and fast, and it is governed by System 1 thinking. The second decision</w:delText>
        </w:r>
        <w:r w:rsidDel="00F05012">
          <w:rPr>
            <w:rFonts w:hint="eastAsia"/>
          </w:rPr>
          <w:delText xml:space="preserve"> (quality), </w:delText>
        </w:r>
        <w:r w:rsidDel="00F05012">
          <w:delText xml:space="preserve">how </w:delText>
        </w:r>
        <w:r w:rsidDel="00F05012">
          <w:rPr>
            <w:rFonts w:hint="eastAsia"/>
          </w:rPr>
          <w:delText xml:space="preserve">good the answer will be, </w:delText>
        </w:r>
        <w:r w:rsidDel="00F05012">
          <w:delText>is governed by System 2 thinking.</w:delText>
        </w:r>
      </w:del>
    </w:p>
    <w:p w14:paraId="53E73A7F" w14:textId="30166670" w:rsidR="00916D14" w:rsidDel="00F05012" w:rsidRDefault="00916D14" w:rsidP="00F05012">
      <w:pPr>
        <w:pStyle w:val="Paragraph"/>
        <w:rPr>
          <w:del w:id="542" w:author="Dylan CHEN" w:date="2026-08-30T18:10:00Z" w16du:dateUtc="2026-08-30T10:10:00Z"/>
        </w:rPr>
        <w:pPrChange w:id="543" w:author="Dylan CHEN" w:date="2026-08-29T21:28:00Z" w16du:dateUtc="2026-08-29T13:28:00Z">
          <w:pPr>
            <w:pStyle w:val="NormalWeb"/>
          </w:pPr>
        </w:pPrChange>
      </w:pPr>
      <w:del w:id="544" w:author="Dylan CHEN" w:date="2026-08-30T18:10:00Z" w16du:dateUtc="2026-08-30T10:10:00Z">
        <w:r w:rsidDel="00F05012">
          <w:delText xml:space="preserve">Our framework also differentiates the features of an AI answer according to </w:delText>
        </w:r>
        <w:r w:rsidDel="00F05012">
          <w:rPr>
            <w:rFonts w:hint="eastAsia"/>
          </w:rPr>
          <w:delText>the two systems of thinking</w:delText>
        </w:r>
        <w:r w:rsidDel="00F05012">
          <w:delText xml:space="preserve">. In the entry decision, answerers tend to rely on surface cues, including the AI label and the AI answer length, which can be processed at a glance. These features align with </w:delText>
        </w:r>
        <w:r w:rsidDel="00F05012">
          <w:rPr>
            <w:rFonts w:hint="eastAsia"/>
          </w:rPr>
          <w:delText>the two systems of thinking</w:delText>
        </w:r>
        <w:r w:rsidDel="00F05012">
          <w:delText xml:space="preserve"> in that the AI label and AI answer length serve as fast signals, whereas AI quality serves as a slow signal. Together, the three signals form two sets of influences that map onto the two decisions, as shown in the framework below.</w:delText>
        </w:r>
      </w:del>
    </w:p>
    <w:p w14:paraId="196349F6" w14:textId="3C7C6341" w:rsidR="00916D14" w:rsidRPr="00015210" w:rsidDel="00F05012" w:rsidRDefault="00916D14" w:rsidP="00F05012">
      <w:pPr>
        <w:pStyle w:val="Paragraph"/>
        <w:rPr>
          <w:del w:id="545" w:author="Dylan CHEN" w:date="2026-08-30T18:10:00Z" w16du:dateUtc="2026-08-30T10:10:00Z"/>
        </w:rPr>
      </w:pPr>
      <w:del w:id="546" w:author="Dylan CHEN" w:date="2026-08-30T17:52:00Z" w16du:dateUtc="2026-08-30T09:52:00Z">
        <w:r w:rsidDel="00CF4D5F">
          <w:rPr>
            <w:noProof/>
          </w:rPr>
          <w:drawing>
            <wp:inline distT="0" distB="0" distL="0" distR="0" wp14:anchorId="0956BD6E" wp14:editId="6CFCFE2C">
              <wp:extent cx="5943600" cy="1661975"/>
              <wp:effectExtent l="0" t="0" r="0" b="0"/>
              <wp:docPr id="943097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1190EBA" w14:textId="15EEA3F2" w:rsidR="00916D14" w:rsidDel="00916B52" w:rsidRDefault="00916D14" w:rsidP="00F05012">
      <w:pPr>
        <w:pStyle w:val="Paragraph"/>
        <w:rPr>
          <w:del w:id="547" w:author="Dylan CHEN" w:date="2026-08-29T21:28:00Z" w16du:dateUtc="2026-08-29T13:28:00Z"/>
        </w:rPr>
      </w:pPr>
      <w:del w:id="548" w:author="Dylan CHEN" w:date="2026-08-30T18:10:00Z" w16du:dateUtc="2026-08-30T10:10:00Z">
        <w:r w:rsidRPr="00015210" w:rsidDel="00F05012">
          <w:delText xml:space="preserve">Figure </w:delText>
        </w:r>
      </w:del>
      <w:del w:id="549" w:author="Dylan CHEN" w:date="2026-08-30T17:42:00Z" w16du:dateUtc="2026-08-30T09:42:00Z">
        <w:r w:rsidDel="00BA2706">
          <w:delText>3</w:delText>
        </w:r>
      </w:del>
      <w:del w:id="550" w:author="Dylan CHEN" w:date="2026-08-30T18:10:00Z" w16du:dateUtc="2026-08-30T10:10:00Z">
        <w:r w:rsidRPr="00015210" w:rsidDel="00F05012">
          <w:delText>. Conceptual framework</w:delText>
        </w:r>
      </w:del>
    </w:p>
    <w:p w14:paraId="6ECC94C5" w14:textId="7F142745" w:rsidR="00916D14" w:rsidDel="00F05012" w:rsidRDefault="00916D14" w:rsidP="00F05012">
      <w:pPr>
        <w:pStyle w:val="Paragraph"/>
        <w:rPr>
          <w:del w:id="551" w:author="Dylan CHEN" w:date="2026-08-30T18:10:00Z" w16du:dateUtc="2026-08-30T10:10:00Z"/>
          <w:rFonts w:hint="eastAsia"/>
        </w:rPr>
        <w:pPrChange w:id="552" w:author="Dylan CHEN" w:date="2026-08-29T21:28:00Z" w16du:dateUtc="2026-08-29T13:28:00Z">
          <w:pPr>
            <w:pStyle w:val="NormalWeb"/>
          </w:pPr>
        </w:pPrChange>
      </w:pPr>
    </w:p>
    <w:p w14:paraId="118AE175" w14:textId="3379B5B1" w:rsidR="00916D14" w:rsidRDefault="00916D14" w:rsidP="00F05012">
      <w:pPr>
        <w:pStyle w:val="Paragraph"/>
        <w:rPr>
          <w:ins w:id="553" w:author="Dylan CHEN" w:date="2026-08-30T18:10:00Z" w16du:dateUtc="2026-08-30T10:10:00Z"/>
        </w:rPr>
      </w:pPr>
      <w:r>
        <w:t xml:space="preserve">By tying each feature to </w:t>
      </w:r>
      <w:r>
        <w:rPr>
          <w:rFonts w:hint="eastAsia"/>
        </w:rPr>
        <w:t>the two systems of thinking</w:t>
      </w:r>
      <w:r>
        <w:t>, this streamlined framework makes the mapping between cognitive routes and effects explicit rather than post hoc. We hope the revised theoretical development section is both simpler and clea</w:t>
      </w:r>
      <w:r>
        <w:rPr>
          <w:rFonts w:hint="eastAsia"/>
        </w:rPr>
        <w:t>n</w:t>
      </w:r>
      <w:r>
        <w:t>er in its theoretical grounding.</w:t>
      </w:r>
    </w:p>
    <w:p w14:paraId="6E1AC36F" w14:textId="77777777" w:rsidR="00F05012" w:rsidRDefault="00F05012" w:rsidP="00F05012">
      <w:pPr>
        <w:pStyle w:val="Paragraph"/>
        <w:rPr>
          <w:ins w:id="554" w:author="Dylan CHEN" w:date="2026-08-30T18:10:00Z" w16du:dateUtc="2026-08-30T10:10:00Z"/>
        </w:rPr>
      </w:pPr>
    </w:p>
    <w:p w14:paraId="1F3B2805" w14:textId="77777777" w:rsidR="00F05012" w:rsidRPr="00515634" w:rsidRDefault="00F05012" w:rsidP="00F05012">
      <w:pPr>
        <w:pStyle w:val="Paragraph"/>
        <w:rPr>
          <w:ins w:id="555" w:author="Dylan CHEN" w:date="2026-08-30T18:10:00Z" w16du:dateUtc="2026-08-30T10:10:00Z"/>
          <w:b/>
          <w:bCs/>
        </w:rPr>
      </w:pPr>
      <w:ins w:id="556" w:author="Dylan CHEN" w:date="2026-08-30T18:10:00Z" w16du:dateUtc="2026-08-30T10:10:00Z">
        <w:r w:rsidRPr="00515634">
          <w:rPr>
            <w:b/>
            <w:bCs/>
          </w:rPr>
          <w:t>References:</w:t>
        </w:r>
      </w:ins>
    </w:p>
    <w:p w14:paraId="3B7AFD17" w14:textId="77777777" w:rsidR="00F05012" w:rsidRPr="00313E6C" w:rsidRDefault="00F05012" w:rsidP="00F05012">
      <w:pPr>
        <w:pStyle w:val="Paragraph"/>
        <w:rPr>
          <w:ins w:id="557" w:author="Dylan CHEN" w:date="2026-08-30T18:10:00Z" w16du:dateUtc="2026-08-30T10:10:00Z"/>
        </w:rPr>
      </w:pPr>
      <w:ins w:id="558" w:author="Dylan CHEN" w:date="2026-08-30T18:10:00Z" w16du:dateUtc="2026-08-30T10:10:00Z">
        <w:r w:rsidRPr="00313E6C">
          <w:t>Chen, M.-J. (2009). Competitive dynamics research: An insider’s odyssey. Asia Pacific Journal of Management, 26(1), 5–25.</w:t>
        </w:r>
      </w:ins>
    </w:p>
    <w:p w14:paraId="784C3AD0" w14:textId="77777777" w:rsidR="00F05012" w:rsidRPr="00313E6C" w:rsidRDefault="00F05012" w:rsidP="00F05012">
      <w:pPr>
        <w:pStyle w:val="Paragraph"/>
        <w:rPr>
          <w:ins w:id="559" w:author="Dylan CHEN" w:date="2026-08-30T18:10:00Z" w16du:dateUtc="2026-08-30T10:10:00Z"/>
        </w:rPr>
      </w:pPr>
      <w:ins w:id="560" w:author="Dylan CHEN" w:date="2026-08-30T18:10:00Z" w16du:dateUtc="2026-08-30T10:10:00Z">
        <w:r w:rsidRPr="00313E6C">
          <w:t>Chen, M.-J., Su, K.-H., &amp; Tsai, W. (2007). Competitive tension: The awareness–motivation–capability perspective. Academy of Management Journal, 50(1), 101–118.</w:t>
        </w:r>
      </w:ins>
    </w:p>
    <w:p w14:paraId="1F792724" w14:textId="77777777" w:rsidR="00F05012" w:rsidRPr="00313E6C" w:rsidRDefault="00F05012" w:rsidP="00F05012">
      <w:pPr>
        <w:pStyle w:val="Paragraph"/>
        <w:rPr>
          <w:ins w:id="561" w:author="Dylan CHEN" w:date="2026-08-30T18:10:00Z" w16du:dateUtc="2026-08-30T10:10:00Z"/>
        </w:rPr>
      </w:pPr>
      <w:ins w:id="562" w:author="Dylan CHEN" w:date="2026-08-30T18:10:00Z" w16du:dateUtc="2026-08-30T10:10:00Z">
        <w:r w:rsidRPr="00313E6C">
          <w:t>Evans, J. St. B. T., &amp; Stanovich, K. E. (2013). Dual-process theories of higher cognition: Advancing the debate. Perspectives on Psychological Science, 8(3), 223–241.</w:t>
        </w:r>
      </w:ins>
    </w:p>
    <w:p w14:paraId="05DF4103" w14:textId="77777777" w:rsidR="00F05012" w:rsidRPr="00313E6C" w:rsidRDefault="00F05012" w:rsidP="00F05012">
      <w:pPr>
        <w:pStyle w:val="Paragraph"/>
        <w:rPr>
          <w:ins w:id="563" w:author="Dylan CHEN" w:date="2026-08-30T18:10:00Z" w16du:dateUtc="2026-08-30T10:10:00Z"/>
        </w:rPr>
      </w:pPr>
      <w:ins w:id="564" w:author="Dylan CHEN" w:date="2026-08-30T18:10:00Z" w16du:dateUtc="2026-08-30T10:10:00Z">
        <w:r w:rsidRPr="00313E6C">
          <w:t>Kahneman, D. (2003). A perspective on judgment and choice: Mapping bounded rationality. American Psychologist, 58(9), 697–720.</w:t>
        </w:r>
      </w:ins>
    </w:p>
    <w:p w14:paraId="0B24D63A" w14:textId="21733AF3" w:rsidR="00F05012" w:rsidRDefault="00F05012" w:rsidP="00F05012">
      <w:pPr>
        <w:pStyle w:val="Paragraph"/>
        <w:rPr>
          <w:rFonts w:hint="eastAsia"/>
        </w:rPr>
        <w:pPrChange w:id="565" w:author="Dylan CHEN" w:date="2026-08-29T21:28:00Z" w16du:dateUtc="2026-08-29T13:28:00Z">
          <w:pPr>
            <w:pStyle w:val="NormalWeb"/>
          </w:pPr>
        </w:pPrChange>
      </w:pPr>
      <w:ins w:id="566" w:author="Dylan CHEN" w:date="2026-08-30T18:10:00Z" w16du:dateUtc="2026-08-30T10:10:00Z">
        <w:r w:rsidRPr="00313E6C">
          <w:t>Kahneman, D. (2011). Thinking, fast and slow. Farrar, Straus and Giroux.</w:t>
        </w:r>
      </w:ins>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 xml:space="preserve">AI-generated answers as superior and norm-setting. This assumption is not well </w:t>
      </w:r>
      <w:r w:rsidRPr="001F085E">
        <w:rPr>
          <w:rFonts w:eastAsia="SimSun"/>
          <w:i/>
          <w:iCs/>
          <w:kern w:val="2"/>
          <w:lang w:val="en-US"/>
        </w:rPr>
        <w:lastRenderedPageBreak/>
        <w:t>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rsidP="00A672AD">
      <w:pPr>
        <w:pStyle w:val="Paragraph"/>
        <w:rPr>
          <w:rFonts w:eastAsia="Times New Roman"/>
          <w:kern w:val="0"/>
        </w:rPr>
        <w:pPrChange w:id="567" w:author="Dylan CHEN" w:date="2026-08-29T21:29:00Z" w16du:dateUtc="2026-08-29T13:29:00Z">
          <w:pPr>
            <w:pStyle w:val="NormalWeb"/>
          </w:pPr>
        </w:pPrChange>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515D4BC3" w:rsidR="00633B15" w:rsidRPr="00313E6C" w:rsidRDefault="0017582C" w:rsidP="00B45E09">
      <w:pPr>
        <w:pStyle w:val="Paragraph"/>
        <w:pPrChange w:id="568" w:author="Dylan CHEN" w:date="2026-08-29T21:29:00Z" w16du:dateUtc="2026-08-29T13:29:00Z">
          <w:pPr/>
        </w:pPrChange>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ins w:id="569" w:author="Dylan CHEN" w:date="2026-08-29T21:17:00Z" w16du:dateUtc="2026-08-29T13:17:00Z">
        <w:r w:rsidR="008F4C03">
          <w:rPr>
            <w:rFonts w:hint="eastAsia"/>
          </w:rPr>
          <w:t>d</w:t>
        </w:r>
      </w:ins>
      <w:r w:rsidR="00A97CF3">
        <w:t xml:space="preserve"> this in </w:t>
      </w:r>
      <w:ins w:id="570" w:author="Dylan CHEN" w:date="2026-08-30T17:43:00Z" w16du:dateUtc="2026-08-30T09:43:00Z">
        <w:r w:rsidR="00BA2706">
          <w:rPr>
            <w:rFonts w:hint="eastAsia"/>
          </w:rPr>
          <w:t>S</w:t>
        </w:r>
      </w:ins>
      <w:del w:id="571" w:author="Dylan CHEN" w:date="2026-08-30T17:43:00Z" w16du:dateUtc="2026-08-30T09:43:00Z">
        <w:r w:rsidR="00A97CF3" w:rsidDel="00BA2706">
          <w:delText>s</w:delText>
        </w:r>
      </w:del>
      <w:r w:rsidR="00A97CF3">
        <w:t xml:space="preserve">ection </w:t>
      </w:r>
      <w:del w:id="572" w:author="Dylan CHEN" w:date="2026-08-30T17:43:00Z" w16du:dateUtc="2026-08-30T09:43:00Z">
        <w:r w:rsidR="00A97CF3" w:rsidRPr="001F085E" w:rsidDel="00BA2706">
          <w:rPr>
            <w:highlight w:val="yellow"/>
          </w:rPr>
          <w:delText>XXXX</w:delText>
        </w:r>
      </w:del>
      <w:ins w:id="573" w:author="Dylan CHEN" w:date="2026-08-30T17:43:00Z" w16du:dateUtc="2026-08-30T09:43:00Z">
        <w:r w:rsidR="00BA2706">
          <w:rPr>
            <w:rFonts w:hint="eastAsia"/>
          </w:rPr>
          <w:t>4.1</w:t>
        </w:r>
      </w:ins>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574"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lastRenderedPageBreak/>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rsidP="00BC2A11">
      <w:pPr>
        <w:pStyle w:val="Paragraph"/>
        <w:pPrChange w:id="575" w:author="Dylan CHEN" w:date="2026-08-29T21:29:00Z" w16du:dateUtc="2026-08-29T13:29:00Z">
          <w:pPr/>
        </w:pPrChange>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574"/>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576"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577" w:name="OLE_LINK16"/>
      <w:r w:rsidRPr="001F085E">
        <w:rPr>
          <w:rFonts w:eastAsia="SimSun"/>
          <w:i/>
          <w:iCs/>
          <w:kern w:val="2"/>
        </w:rPr>
        <w:t>This interpretation implicitly assumes that first-position seekers care only about being absolutely first rather than first among human contributor</w:t>
      </w:r>
      <w:bookmarkEnd w:id="577"/>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578" w:name="OLE_LINK17"/>
      <w:r w:rsidRPr="00313E6C">
        <w:rPr>
          <w:rFonts w:eastAsia="SimSun"/>
          <w:i/>
          <w:iCs/>
          <w:kern w:val="2"/>
        </w:rPr>
        <w:t>answers from these first-position seekers of low quality</w:t>
      </w:r>
      <w:bookmarkEnd w:id="578"/>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rsidP="00AB6E00">
      <w:pPr>
        <w:pStyle w:val="Paragraph"/>
        <w:pPrChange w:id="579" w:author="Dylan CHEN" w:date="2026-08-29T21:29:00Z" w16du:dateUtc="2026-08-29T13:29:00Z">
          <w:pPr>
            <w:pStyle w:val="NormalWeb"/>
          </w:pPr>
        </w:pPrChange>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576"/>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580"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580"/>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w:t>
      </w:r>
      <w:r w:rsidRPr="0053160D">
        <w:rPr>
          <w:rFonts w:eastAsia="SimSun"/>
          <w:i/>
          <w:iCs/>
          <w:kern w:val="2"/>
        </w:rPr>
        <w:lastRenderedPageBreak/>
        <w:t xml:space="preserve">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584F68DD" w:rsidR="00161D52" w:rsidRPr="00161D52" w:rsidRDefault="00161D52" w:rsidP="001429DB">
      <w:pPr>
        <w:pStyle w:val="Paragraph"/>
        <w:pPrChange w:id="581" w:author="Dylan CHEN" w:date="2026-08-29T21:29:00Z" w16du:dateUtc="2026-08-29T13:29:00Z">
          <w:pPr>
            <w:pStyle w:val="NormalWeb"/>
          </w:pPr>
        </w:pPrChange>
      </w:pPr>
      <w:r>
        <w:t>We thank you for this comment. In the earlier version, we tested the position effect indirectly 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rsidP="001429DB">
      <w:pPr>
        <w:pStyle w:val="Paragraph"/>
        <w:pPrChange w:id="582" w:author="Dylan CHEN" w:date="2026-08-29T21:29:00Z" w16du:dateUtc="2026-08-29T13:29:00Z">
          <w:pPr>
            <w:pStyle w:val="NormalWeb"/>
          </w:pPr>
        </w:pPrChange>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60EEAE05" w:rsidR="003F3640" w:rsidRDefault="003F3640" w:rsidP="006323B1">
      <w:pPr>
        <w:pStyle w:val="Paragraph"/>
        <w:pPrChange w:id="583" w:author="Dylan CHEN" w:date="2026-08-29T21:29:00Z" w16du:dateUtc="2026-08-29T13:29:00Z">
          <w:pPr>
            <w:pStyle w:val="NormalWeb"/>
          </w:pPr>
        </w:pPrChange>
      </w:pPr>
      <w:r>
        <w:t>In the previous version of the manuscript, we implemented an Imai-Keele-</w:t>
      </w:r>
      <w:del w:id="584" w:author="Dylan CHEN" w:date="2026-08-29T18:46:00Z" w16du:dateUtc="2026-08-29T10:46:00Z">
        <w:r w:rsidDel="00D81333">
          <w:delText>Tingley</w:delText>
        </w:r>
        <w:r w:rsidDel="00D81333">
          <w:rPr>
            <w:rFonts w:hint="eastAsia"/>
          </w:rPr>
          <w:delText xml:space="preserve"> </w:delText>
        </w:r>
      </w:del>
      <w:ins w:id="585" w:author="Dylan CHEN" w:date="2026-08-29T18:46:00Z" w16du:dateUtc="2026-08-29T10:46:00Z">
        <w:r w:rsidR="00D81333">
          <w:t>Tingley</w:t>
        </w:r>
        <w:r w:rsidR="00D81333">
          <w:rPr>
            <w:rFonts w:hint="eastAsia"/>
          </w:rPr>
          <w:t>-</w:t>
        </w:r>
      </w:ins>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ins w:id="586" w:author="Dylan CHEN" w:date="2026-08-29T18:46:00Z" w16du:dateUtc="2026-08-29T10:46:00Z">
        <w:r w:rsidR="00D81333">
          <w:rPr>
            <w:rFonts w:hint="eastAsia"/>
          </w:rPr>
          <w:t>e</w:t>
        </w:r>
      </w:ins>
      <w:r>
        <w:t xml:space="preserve"> not randomized.</w:t>
      </w:r>
    </w:p>
    <w:p w14:paraId="6A202811" w14:textId="42C6873D" w:rsidR="00BE7589" w:rsidRDefault="003F3640" w:rsidP="006323B1">
      <w:pPr>
        <w:pStyle w:val="Paragraph"/>
        <w:rPr>
          <w:ins w:id="587" w:author="Dylan CHEN" w:date="2026-08-29T21:29:00Z" w16du:dateUtc="2026-08-29T13:29:00Z"/>
        </w:rPr>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rsidP="006323B1">
      <w:pPr>
        <w:pStyle w:val="Paragraph"/>
        <w:rPr>
          <w:rFonts w:hint="eastAsia"/>
        </w:rPr>
        <w:pPrChange w:id="588" w:author="Dylan CHEN" w:date="2026-08-29T21:29:00Z" w16du:dateUtc="2026-08-29T13:29:00Z">
          <w:pPr>
            <w:pStyle w:val="NormalWeb"/>
          </w:pPr>
        </w:pPrChange>
      </w:pPr>
    </w:p>
    <w:p w14:paraId="5825AB1C" w14:textId="0C7D667D" w:rsidR="00BE7589" w:rsidRPr="00374122" w:rsidRDefault="00BE7589" w:rsidP="006323B1">
      <w:pPr>
        <w:pStyle w:val="Paragraph"/>
        <w:rPr>
          <w:b/>
          <w:bCs/>
          <w:rPrChange w:id="589" w:author="Dylan CHEN" w:date="2026-08-29T21:41:00Z" w16du:dateUtc="2026-08-29T13:41:00Z">
            <w:rPr/>
          </w:rPrChange>
        </w:rPr>
        <w:pPrChange w:id="590" w:author="Dylan CHEN" w:date="2026-08-29T21:29:00Z" w16du:dateUtc="2026-08-29T13:29:00Z">
          <w:pPr>
            <w:pStyle w:val="NormalWeb"/>
            <w:spacing w:before="0" w:beforeAutospacing="0" w:after="0" w:afterAutospacing="0"/>
          </w:pPr>
        </w:pPrChange>
      </w:pPr>
      <w:r w:rsidRPr="00374122">
        <w:rPr>
          <w:b/>
          <w:bCs/>
          <w:rPrChange w:id="591" w:author="Dylan CHEN" w:date="2026-08-29T21:41:00Z" w16du:dateUtc="2026-08-29T13:41:00Z">
            <w:rPr/>
          </w:rPrChange>
        </w:rPr>
        <w:t>Reference</w:t>
      </w:r>
      <w:r w:rsidR="00EC374A" w:rsidRPr="00374122">
        <w:rPr>
          <w:b/>
          <w:bCs/>
          <w:rPrChange w:id="592" w:author="Dylan CHEN" w:date="2026-08-29T21:41:00Z" w16du:dateUtc="2026-08-29T13:41:00Z">
            <w:rPr/>
          </w:rPrChange>
        </w:rPr>
        <w:t>:</w:t>
      </w:r>
    </w:p>
    <w:p w14:paraId="25BB5126" w14:textId="479F94D6" w:rsidR="00BE7589" w:rsidRPr="00313E6C" w:rsidRDefault="00BE7589" w:rsidP="006323B1">
      <w:pPr>
        <w:pStyle w:val="Paragraph"/>
        <w:pPrChange w:id="593" w:author="Dylan CHEN" w:date="2026-08-29T21:29:00Z" w16du:dateUtc="2026-08-29T13:29:00Z">
          <w:pPr>
            <w:pStyle w:val="NormalWeb"/>
            <w:spacing w:before="0" w:beforeAutospacing="0" w:after="0" w:afterAutospacing="0"/>
          </w:pPr>
        </w:pPrChange>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w:t>
      </w:r>
      <w:r w:rsidRPr="00E61A65">
        <w:rPr>
          <w:rFonts w:eastAsia="SimSun"/>
          <w:i/>
          <w:iCs/>
          <w:kern w:val="2"/>
        </w:rPr>
        <w:lastRenderedPageBreak/>
        <w:t xml:space="preserve">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rsidP="00BD756A">
      <w:pPr>
        <w:pStyle w:val="Paragraph"/>
        <w:pPrChange w:id="594" w:author="Dylan CHEN" w:date="2026-08-29T21:29:00Z" w16du:dateUtc="2026-08-29T13:29:00Z">
          <w:pPr>
            <w:pStyle w:val="NormalWeb"/>
          </w:pPr>
        </w:pPrChange>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rsidP="00BD756A">
      <w:pPr>
        <w:pStyle w:val="Paragraph"/>
        <w:pPrChange w:id="595" w:author="Dylan CHEN" w:date="2026-08-29T21:29:00Z" w16du:dateUtc="2026-08-29T13:29:00Z">
          <w:pPr>
            <w:pStyle w:val="NormalWeb"/>
          </w:pPr>
        </w:pPrChange>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rsidP="000B6AAF">
      <w:pPr>
        <w:pStyle w:val="Paragraph"/>
        <w:pPrChange w:id="596" w:author="Dylan CHEN" w:date="2026-08-29T21:29:00Z" w16du:dateUtc="2026-08-29T13:29:00Z">
          <w:pPr>
            <w:pStyle w:val="NormalWeb"/>
          </w:pPr>
        </w:pPrChange>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commentRangeStart w:id="597"/>
      <w:commentRangeStart w:id="598"/>
      <w:r w:rsidRPr="00313E6C">
        <w:t xml:space="preserve">R1-17 </w:t>
      </w:r>
      <w:commentRangeEnd w:id="597"/>
      <w:r w:rsidR="000B0177" w:rsidRPr="00313E6C">
        <w:rPr>
          <w:rStyle w:val="CommentReference"/>
          <w:sz w:val="24"/>
          <w:szCs w:val="24"/>
        </w:rPr>
        <w:commentReference w:id="597"/>
      </w:r>
      <w:commentRangeEnd w:id="598"/>
      <w:r w:rsidR="00736F04" w:rsidRPr="00313E6C">
        <w:rPr>
          <w:rStyle w:val="CommentReference"/>
          <w:sz w:val="24"/>
          <w:szCs w:val="24"/>
        </w:rPr>
        <w:commentReference w:id="598"/>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1A782F66" w:rsidR="00146D32" w:rsidRDefault="00146D32" w:rsidP="000B6AAF">
      <w:pPr>
        <w:pStyle w:val="Paragraph"/>
        <w:rPr>
          <w:ins w:id="599" w:author="Dylan CHEN" w:date="2026-08-29T21:29:00Z" w16du:dateUtc="2026-08-29T13:29:00Z"/>
        </w:rPr>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del w:id="600" w:author="Dylan CHEN" w:date="2026-08-29T18:27:00Z" w16du:dateUtc="2026-08-29T10:27:00Z">
        <w:r w:rsidRPr="001F085E" w:rsidDel="00D651C4">
          <w:rPr>
            <w:highlight w:val="yellow"/>
          </w:rPr>
          <w:delText>citation here</w:delText>
        </w:r>
      </w:del>
      <w:ins w:id="601" w:author="Dylan CHEN" w:date="2026-08-29T18:27:00Z" w16du:dateUtc="2026-08-29T10:27:00Z">
        <w:r w:rsidR="00D651C4">
          <w:rPr>
            <w:rFonts w:hint="eastAsia"/>
          </w:rPr>
          <w:t>Lee 2009</w:t>
        </w:r>
      </w:ins>
      <w:r>
        <w:t>). The resulting bounds are tight, contain our point estimates, and exclude zero</w:t>
      </w:r>
      <w:ins w:id="602" w:author="Dylan CHEN" w:date="2026-08-30T17:14:00Z" w16du:dateUtc="2026-08-30T09:14:00Z">
        <w:r w:rsidR="002D3569">
          <w:rPr>
            <w:rFonts w:hint="eastAsia"/>
          </w:rPr>
          <w:t xml:space="preserve"> (See Appendix </w:t>
        </w:r>
      </w:ins>
      <w:ins w:id="603" w:author="Dylan CHEN" w:date="2026-08-30T17:15:00Z" w16du:dateUtc="2026-08-30T09:15:00Z">
        <w:r w:rsidR="002D3569">
          <w:rPr>
            <w:rFonts w:hint="eastAsia"/>
          </w:rPr>
          <w:t>D for details</w:t>
        </w:r>
      </w:ins>
      <w:ins w:id="604" w:author="Dylan CHEN" w:date="2026-08-30T17:14:00Z" w16du:dateUtc="2026-08-30T09:14:00Z">
        <w:r w:rsidR="002D3569">
          <w:rPr>
            <w:rFonts w:hint="eastAsia"/>
          </w:rPr>
          <w:t>)</w:t>
        </w:r>
      </w:ins>
      <w:r>
        <w:t>. Post-treatment selection is therefore unlikely to change our conclusions.</w:t>
      </w:r>
      <w:r>
        <w:rPr>
          <w:rFonts w:hint="eastAsia"/>
        </w:rPr>
        <w:t xml:space="preserve"> </w:t>
      </w:r>
    </w:p>
    <w:p w14:paraId="2B536BCC" w14:textId="77777777" w:rsidR="001715FD" w:rsidRDefault="001715FD" w:rsidP="000B6AAF">
      <w:pPr>
        <w:pStyle w:val="Paragraph"/>
        <w:rPr>
          <w:ins w:id="605" w:author="Dylan CHEN" w:date="2026-08-29T18:27:00Z" w16du:dateUtc="2026-08-29T10:27:00Z"/>
          <w:rFonts w:hint="eastAsia"/>
        </w:rPr>
        <w:pPrChange w:id="606" w:author="Dylan CHEN" w:date="2026-08-29T21:29:00Z" w16du:dateUtc="2026-08-29T13:29:00Z">
          <w:pPr>
            <w:pStyle w:val="NormalWeb"/>
          </w:pPr>
        </w:pPrChange>
      </w:pPr>
    </w:p>
    <w:p w14:paraId="39292DB9" w14:textId="4E9B4472" w:rsidR="00D651C4" w:rsidRPr="00EF7143" w:rsidRDefault="00D651C4" w:rsidP="000B6AAF">
      <w:pPr>
        <w:pStyle w:val="Paragraph"/>
        <w:rPr>
          <w:ins w:id="607" w:author="Dylan CHEN" w:date="2026-08-29T18:27:00Z" w16du:dateUtc="2026-08-29T10:27:00Z"/>
          <w:b/>
          <w:bCs/>
          <w:rPrChange w:id="608" w:author="Dylan CHEN" w:date="2026-08-29T21:41:00Z" w16du:dateUtc="2026-08-29T13:41:00Z">
            <w:rPr>
              <w:ins w:id="609" w:author="Dylan CHEN" w:date="2026-08-29T18:27:00Z" w16du:dateUtc="2026-08-29T10:27:00Z"/>
            </w:rPr>
          </w:rPrChange>
        </w:rPr>
        <w:pPrChange w:id="610" w:author="Dylan CHEN" w:date="2026-08-29T21:29:00Z" w16du:dateUtc="2026-08-29T13:29:00Z">
          <w:pPr>
            <w:pStyle w:val="NormalWeb"/>
          </w:pPr>
        </w:pPrChange>
      </w:pPr>
      <w:ins w:id="611" w:author="Dylan CHEN" w:date="2026-08-29T18:27:00Z" w16du:dateUtc="2026-08-29T10:27:00Z">
        <w:r w:rsidRPr="00EF7143">
          <w:rPr>
            <w:rFonts w:hint="eastAsia"/>
            <w:b/>
            <w:bCs/>
            <w:rPrChange w:id="612" w:author="Dylan CHEN" w:date="2026-08-29T21:41:00Z" w16du:dateUtc="2026-08-29T13:41:00Z">
              <w:rPr>
                <w:rFonts w:hint="eastAsia"/>
              </w:rPr>
            </w:rPrChange>
          </w:rPr>
          <w:t>Reference:</w:t>
        </w:r>
      </w:ins>
    </w:p>
    <w:p w14:paraId="6785B56F" w14:textId="65803F9A" w:rsidR="00D651C4" w:rsidRPr="00313E6C" w:rsidRDefault="00D651C4" w:rsidP="000B6AAF">
      <w:pPr>
        <w:pStyle w:val="Paragraph"/>
        <w:rPr>
          <w:rFonts w:hint="eastAsia"/>
        </w:rPr>
        <w:pPrChange w:id="613" w:author="Dylan CHEN" w:date="2026-08-29T21:29:00Z" w16du:dateUtc="2026-08-29T13:29:00Z">
          <w:pPr>
            <w:pStyle w:val="NormalWeb"/>
          </w:pPr>
        </w:pPrChange>
      </w:pPr>
      <w:ins w:id="614" w:author="Dylan CHEN" w:date="2026-08-29T18:27:00Z" w16du:dateUtc="2026-08-29T10:27:00Z">
        <w:r w:rsidRPr="00D651C4">
          <w:t>Lee, D. S. (2009). Training, Wages, and Sample Selection: Estimating Sharp Bounds on Treatment Effects. The Review of Economic Studies, 76(3), 1071–1102.</w:t>
        </w:r>
      </w:ins>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rsidP="001715FD">
      <w:pPr>
        <w:pStyle w:val="Paragraph"/>
        <w:pPrChange w:id="615" w:author="Dylan CHEN" w:date="2026-08-29T21:29:00Z" w16du:dateUtc="2026-08-29T13:29:00Z">
          <w:pPr/>
        </w:pPrChange>
      </w:pPr>
      <w:r w:rsidRPr="00313E6C">
        <w:t>Thank you for catching this typ</w:t>
      </w:r>
      <w:ins w:id="616" w:author="Dylan CHEN" w:date="2026-08-29T18:47:00Z" w16du:dateUtc="2026-08-29T10:47:00Z">
        <w:r w:rsidR="00016075">
          <w:rPr>
            <w:rFonts w:hint="eastAsia"/>
          </w:rPr>
          <w:t>o.</w:t>
        </w:r>
      </w:ins>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rsidP="001715FD">
      <w:pPr>
        <w:pStyle w:val="Paragraph"/>
        <w:rPr>
          <w:b/>
        </w:rPr>
        <w:pPrChange w:id="617" w:author="Dylan CHEN" w:date="2026-08-29T21:29:00Z" w16du:dateUtc="2026-08-29T13:29:00Z">
          <w:pPr/>
        </w:pPrChange>
      </w:pPr>
      <w:bookmarkStart w:id="618"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619" w:name="OLE_LINK22"/>
      <w:bookmarkEnd w:id="618"/>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commentRangeStart w:id="620"/>
      <w:r w:rsidRPr="00313E6C">
        <w:t>R2-1</w:t>
      </w:r>
      <w:r w:rsidR="003D6F2D">
        <w:t>*</w:t>
      </w:r>
      <w:commentRangeEnd w:id="620"/>
      <w:r w:rsidR="002D2D1D" w:rsidRPr="00313E6C">
        <w:rPr>
          <w:rStyle w:val="CommentReference"/>
          <w:sz w:val="24"/>
          <w:szCs w:val="24"/>
        </w:rPr>
        <w:commentReference w:id="620"/>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50F500D5" w:rsidR="00EC374A" w:rsidRDefault="00D43EC2" w:rsidP="00CA1492">
      <w:pPr>
        <w:pStyle w:val="Paragraph"/>
      </w:pPr>
      <w:r w:rsidRPr="00313E6C">
        <w:t xml:space="preserve">We thank </w:t>
      </w:r>
      <w:del w:id="621" w:author="Dylan CHEN" w:date="2026-08-29T23:27:00Z" w16du:dateUtc="2026-08-29T15:27:00Z">
        <w:r w:rsidRPr="00313E6C" w:rsidDel="006D55E1">
          <w:delText>the reviewer</w:delText>
        </w:r>
      </w:del>
      <w:ins w:id="622" w:author="Dylan CHEN" w:date="2026-08-29T23:27:00Z" w16du:dateUtc="2026-08-29T15:27:00Z">
        <w:r w:rsidR="006D55E1">
          <w:t>you</w:t>
        </w:r>
      </w:ins>
      <w:r w:rsidRPr="00313E6C">
        <w:t xml:space="preserve"> for </w:t>
      </w:r>
      <w:r w:rsidR="00AD7F58">
        <w:t xml:space="preserve">the suggestions </w:t>
      </w:r>
      <w:r w:rsidRPr="00313E6C">
        <w:t xml:space="preserve">on the choice of mechanisms. </w:t>
      </w:r>
      <w:r w:rsidR="00AD7F58">
        <w:t xml:space="preserve">Following the </w:t>
      </w:r>
      <w:ins w:id="623" w:author="Dylan CHEN" w:date="2026-08-29T23:27:00Z" w16du:dateUtc="2026-08-29T15:27:00Z">
        <w:r w:rsidR="006D55E1">
          <w:t xml:space="preserve">your </w:t>
        </w:r>
      </w:ins>
      <w:r w:rsidR="00AD7F58">
        <w:t>suggestion</w:t>
      </w:r>
      <w:del w:id="624" w:author="Dylan CHEN" w:date="2026-08-29T23:27:00Z" w16du:dateUtc="2026-08-29T15:27:00Z">
        <w:r w:rsidR="00AD7F58" w:rsidDel="006D55E1">
          <w:delText xml:space="preserve"> of the reviewer</w:delText>
        </w:r>
      </w:del>
      <w:r w:rsidR="00AD7F58">
        <w:t>, we adopt an</w:t>
      </w:r>
      <w:r w:rsidRPr="00313E6C">
        <w:t xml:space="preserve"> overarching framework</w:t>
      </w:r>
      <w:r w:rsidR="00AD7F58">
        <w:t xml:space="preserve"> suggested by the SE</w:t>
      </w:r>
      <w:r w:rsidR="006030C5">
        <w:t>, where we model AI answer</w:t>
      </w:r>
      <w:ins w:id="625" w:author="Dylan CHEN" w:date="2026-08-29T18:47:00Z" w16du:dateUtc="2026-08-29T10:47:00Z">
        <w:r w:rsidR="00B01A93">
          <w:rPr>
            <w:rFonts w:hint="eastAsia"/>
          </w:rPr>
          <w:t>s</w:t>
        </w:r>
      </w:ins>
      <w:r w:rsidR="006030C5">
        <w:t xml:space="preserve"> as a competition with the human answers. </w:t>
      </w:r>
    </w:p>
    <w:p w14:paraId="59185493" w14:textId="77777777" w:rsidR="00D3094A" w:rsidRDefault="006030C5" w:rsidP="00D3094A">
      <w:pPr>
        <w:pStyle w:val="Paragraph"/>
        <w:rPr>
          <w:ins w:id="626" w:author="Dylan CHEN" w:date="2026-08-30T18:12:00Z" w16du:dateUtc="2026-08-30T10:12:00Z"/>
        </w:rPr>
      </w:pPr>
      <w:r>
        <w:t xml:space="preserve">Under this framework, </w:t>
      </w:r>
      <w:ins w:id="627" w:author="Dylan CHEN" w:date="2026-08-30T18:12:00Z" w16du:dateUtc="2026-08-30T10:12:00Z">
        <w:r w:rsidR="00D3094A">
          <w:t xml:space="preserve">we have developed a new theoretical framework centered on the competitive encounter between human answerers and AI answers generated by the platform’s internal GenAI system. Specifically, we theorize how the AI answer affects two decisions made </w:t>
        </w:r>
        <w:r w:rsidR="00D3094A">
          <w:lastRenderedPageBreak/>
          <w:t xml:space="preserve">by human answerers: the </w:t>
        </w:r>
        <w:r w:rsidR="00D3094A">
          <w:rPr>
            <w:rStyle w:val="Strong"/>
          </w:rPr>
          <w:t>entry decision</w:t>
        </w:r>
        <w:r w:rsidR="00D3094A">
          <w:t xml:space="preserve">, or whether to contribute an answer at all, and </w:t>
        </w:r>
        <w:r w:rsidR="00D3094A" w:rsidRPr="004543B1">
          <w:t>the crafting decision, which concerns both how good the human answer will be and how it will be produced, if the answerer decides to contribute</w:t>
        </w:r>
        <w:r w:rsidR="00D3094A">
          <w:t xml:space="preserve">. </w:t>
        </w:r>
      </w:ins>
    </w:p>
    <w:p w14:paraId="15717CC6" w14:textId="77777777" w:rsidR="00D3094A" w:rsidRDefault="00D3094A" w:rsidP="00D3094A">
      <w:pPr>
        <w:pStyle w:val="Paragraph"/>
        <w:rPr>
          <w:ins w:id="628" w:author="Dylan CHEN" w:date="2026-08-30T18:12:00Z" w16du:dateUtc="2026-08-30T10:12:00Z"/>
        </w:rPr>
      </w:pPr>
      <w:ins w:id="629" w:author="Dylan CHEN" w:date="2026-08-30T18:12:00Z" w16du:dateUtc="2026-08-30T10:12: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3DCC6496" w14:textId="77777777" w:rsidR="00D3094A" w:rsidRDefault="00D3094A" w:rsidP="00D3094A">
      <w:pPr>
        <w:pStyle w:val="Paragraph"/>
        <w:rPr>
          <w:ins w:id="630" w:author="Dylan CHEN" w:date="2026-08-30T18:12:00Z" w16du:dateUtc="2026-08-30T10:12:00Z"/>
        </w:rPr>
      </w:pPr>
      <w:ins w:id="631" w:author="Dylan CHEN" w:date="2026-08-30T18:12:00Z" w16du:dateUtc="2026-08-30T10:12:00Z">
        <w:r>
          <w:t>The revised framework treats the AI answer as a profile of three signals:</w:t>
        </w:r>
      </w:ins>
    </w:p>
    <w:p w14:paraId="653BB238" w14:textId="77777777" w:rsidR="00D3094A" w:rsidRDefault="00D3094A" w:rsidP="00D3094A">
      <w:pPr>
        <w:pStyle w:val="NormalWeb"/>
        <w:numPr>
          <w:ilvl w:val="0"/>
          <w:numId w:val="78"/>
        </w:numPr>
        <w:rPr>
          <w:ins w:id="632" w:author="Dylan CHEN" w:date="2026-08-30T18:12:00Z" w16du:dateUtc="2026-08-30T10:12:00Z"/>
          <w:color w:val="000000"/>
        </w:rPr>
      </w:pPr>
      <w:ins w:id="633" w:author="Dylan CHEN" w:date="2026-08-30T18:12:00Z" w16du:dateUtc="2026-08-30T10:12: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3E31057B" w14:textId="77777777" w:rsidR="00D3094A" w:rsidRDefault="00D3094A" w:rsidP="00D3094A">
      <w:pPr>
        <w:pStyle w:val="NormalWeb"/>
        <w:numPr>
          <w:ilvl w:val="0"/>
          <w:numId w:val="78"/>
        </w:numPr>
        <w:rPr>
          <w:ins w:id="634" w:author="Dylan CHEN" w:date="2026-08-30T18:12:00Z" w16du:dateUtc="2026-08-30T10:12:00Z"/>
          <w:color w:val="000000"/>
        </w:rPr>
      </w:pPr>
      <w:ins w:id="635" w:author="Dylan CHEN" w:date="2026-08-30T18:12:00Z" w16du:dateUtc="2026-08-30T10:12: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9AC122D" w14:textId="77777777" w:rsidR="00D3094A" w:rsidRDefault="00D3094A" w:rsidP="00D3094A">
      <w:pPr>
        <w:pStyle w:val="NormalWeb"/>
        <w:numPr>
          <w:ilvl w:val="0"/>
          <w:numId w:val="78"/>
        </w:numPr>
        <w:rPr>
          <w:ins w:id="636" w:author="Dylan CHEN" w:date="2026-08-30T18:12:00Z" w16du:dateUtc="2026-08-30T10:12:00Z"/>
          <w:color w:val="000000"/>
        </w:rPr>
      </w:pPr>
      <w:ins w:id="637" w:author="Dylan CHEN" w:date="2026-08-30T18:12:00Z" w16du:dateUtc="2026-08-30T10:12: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59424806" w14:textId="77777777" w:rsidR="00D3094A" w:rsidRDefault="00D3094A" w:rsidP="00D3094A">
      <w:pPr>
        <w:pStyle w:val="Paragraph"/>
        <w:rPr>
          <w:ins w:id="638" w:author="Dylan CHEN" w:date="2026-08-30T18:12:00Z" w16du:dateUtc="2026-08-30T10:12:00Z"/>
        </w:rPr>
      </w:pPr>
      <w:ins w:id="639" w:author="Dylan CHEN" w:date="2026-08-30T18:12:00Z" w16du:dateUtc="2026-08-30T10:12: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5ED1FBCC" w14:textId="77777777" w:rsidR="00D3094A" w:rsidRDefault="00D3094A" w:rsidP="00D3094A">
      <w:pPr>
        <w:pStyle w:val="Paragraph"/>
        <w:rPr>
          <w:ins w:id="640" w:author="Dylan CHEN" w:date="2026-08-30T18:12:00Z" w16du:dateUtc="2026-08-30T10:12:00Z"/>
        </w:rPr>
      </w:pPr>
      <w:ins w:id="641" w:author="Dylan CHEN" w:date="2026-08-30T18:12:00Z" w16du:dateUtc="2026-08-30T10:12: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8B5B759" w14:textId="1C38D286" w:rsidR="00D3094A" w:rsidRDefault="00D3094A" w:rsidP="00D3094A">
      <w:pPr>
        <w:pStyle w:val="Paragraph"/>
        <w:rPr>
          <w:ins w:id="642" w:author="Dylan CHEN" w:date="2026-08-30T18:12:00Z" w16du:dateUtc="2026-08-30T10:12:00Z"/>
        </w:rPr>
      </w:pPr>
      <w:ins w:id="643" w:author="Dylan CHEN" w:date="2026-08-30T18:12:00Z" w16du:dateUtc="2026-08-30T10:12:00Z">
        <w:r>
          <w:t>In line with this framework, the revised manuscript develops six hypotheses</w:t>
        </w:r>
        <w:r>
          <w:rPr>
            <w:rFonts w:hint="eastAsia"/>
          </w:rPr>
          <w:t xml:space="preserve"> (see Figure </w:t>
        </w:r>
        <w:r>
          <w:rPr>
            <w:rFonts w:hint="eastAsia"/>
          </w:rPr>
          <w:t>R2</w:t>
        </w:r>
        <w:r>
          <w:t xml:space="preserv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w:t>
        </w:r>
        <w:r>
          <w:lastRenderedPageBreak/>
          <w:t>answer length does not affect human answer quality; and the effect of an AI answer on human answer quality becomes more positive as AI-answer quality increases.</w:t>
        </w:r>
      </w:ins>
    </w:p>
    <w:p w14:paraId="2E479CF0" w14:textId="77777777" w:rsidR="00D3094A" w:rsidRDefault="00D3094A" w:rsidP="00D3094A">
      <w:pPr>
        <w:pStyle w:val="Paragraph"/>
        <w:rPr>
          <w:ins w:id="644" w:author="Dylan CHEN" w:date="2026-08-30T18:12:00Z" w16du:dateUtc="2026-08-30T10:12:00Z"/>
        </w:rPr>
      </w:pPr>
      <w:ins w:id="645" w:author="Dylan CHEN" w:date="2026-08-30T18:12:00Z" w16du:dateUtc="2026-08-30T10:12:00Z">
        <w:r>
          <w:t>We then test these predictions using our empirical data. In light of this revised conceptual framework, we have removed the analysis of viewer recognition and the position effect to keep the paper theoretically focused and internally coherent.</w:t>
        </w:r>
      </w:ins>
    </w:p>
    <w:p w14:paraId="4F0AD732" w14:textId="09D5B3A2" w:rsidR="00D3094A" w:rsidRPr="00313E6C" w:rsidRDefault="00D3094A" w:rsidP="00D3094A">
      <w:pPr>
        <w:pStyle w:val="Paragraph"/>
        <w:rPr>
          <w:ins w:id="646" w:author="Dylan CHEN" w:date="2026-08-30T18:12:00Z" w16du:dateUtc="2026-08-30T10:12:00Z"/>
          <w:b/>
          <w:bCs/>
        </w:rPr>
      </w:pPr>
    </w:p>
    <w:p w14:paraId="6DEE6CEE" w14:textId="77777777" w:rsidR="00D3094A" w:rsidRPr="00015210" w:rsidRDefault="00D3094A" w:rsidP="00D3094A">
      <w:pPr>
        <w:jc w:val="center"/>
        <w:rPr>
          <w:ins w:id="647" w:author="Dylan CHEN" w:date="2026-08-30T18:12:00Z" w16du:dateUtc="2026-08-30T10:12:00Z"/>
        </w:rPr>
      </w:pPr>
      <w:ins w:id="648" w:author="Dylan CHEN" w:date="2026-08-30T18:12:00Z" w16du:dateUtc="2026-08-30T10:12:00Z">
        <w:r w:rsidRPr="00CF4D5F">
          <w:rPr>
            <w:noProof/>
          </w:rPr>
          <w:drawing>
            <wp:inline distT="0" distB="0" distL="0" distR="0" wp14:anchorId="105EC225" wp14:editId="1E4ABE64">
              <wp:extent cx="5943600" cy="2069465"/>
              <wp:effectExtent l="0" t="0" r="0" b="635"/>
              <wp:docPr id="4386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6ED5E982" w14:textId="0137B45A" w:rsidR="00D3094A" w:rsidRDefault="00D3094A" w:rsidP="00D3094A">
      <w:pPr>
        <w:spacing w:before="120" w:after="120"/>
        <w:jc w:val="center"/>
        <w:rPr>
          <w:ins w:id="649" w:author="Dylan CHEN" w:date="2026-08-30T18:12:00Z" w16du:dateUtc="2026-08-30T10:12:00Z"/>
        </w:rPr>
      </w:pPr>
      <w:ins w:id="650" w:author="Dylan CHEN" w:date="2026-08-30T18:12:00Z" w16du:dateUtc="2026-08-30T10:12:00Z">
        <w:r w:rsidRPr="00015210">
          <w:t xml:space="preserve">Figure </w:t>
        </w:r>
        <w:r>
          <w:rPr>
            <w:rFonts w:hint="eastAsia"/>
          </w:rPr>
          <w:t>R2</w:t>
        </w:r>
        <w:r>
          <w:t>-1</w:t>
        </w:r>
        <w:r w:rsidRPr="00015210">
          <w:t>. Conceptual framework</w:t>
        </w:r>
      </w:ins>
    </w:p>
    <w:p w14:paraId="6624D60E" w14:textId="1F6C1498" w:rsidR="00566049" w:rsidDel="00D3094A" w:rsidRDefault="006030C5" w:rsidP="00D3094A">
      <w:pPr>
        <w:pStyle w:val="Paragraph"/>
        <w:rPr>
          <w:del w:id="651" w:author="Dylan CHEN" w:date="2026-08-30T18:12:00Z" w16du:dateUtc="2026-08-30T10:12:00Z"/>
        </w:rPr>
      </w:pPr>
      <w:del w:id="652" w:author="Dylan CHEN" w:date="2026-08-30T18:12:00Z" w16du:dateUtc="2026-08-30T10:12:00Z">
        <w:r w:rsidDel="00D3094A">
          <w:delText xml:space="preserve">human answerer’s decision happens in two </w:delText>
        </w:r>
        <w:commentRangeStart w:id="653"/>
        <w:r w:rsidDel="00D3094A">
          <w:delText>stages</w:delText>
        </w:r>
        <w:commentRangeEnd w:id="653"/>
        <w:r w:rsidR="00D3094A" w:rsidDel="00D3094A">
          <w:rPr>
            <w:rStyle w:val="CommentReference"/>
            <w:sz w:val="24"/>
            <w:szCs w:val="24"/>
          </w:rPr>
          <w:commentReference w:id="653"/>
        </w:r>
      </w:del>
      <w:del w:id="654" w:author="Dylan CHEN" w:date="2026-08-29T18:47:00Z" w16du:dateUtc="2026-08-29T10:47:00Z">
        <w:r w:rsidDel="00B01A93">
          <w:delText xml:space="preserve">, </w:delText>
        </w:r>
      </w:del>
      <w:del w:id="655" w:author="Dylan CHEN" w:date="2026-08-30T18:12:00Z" w16du:dateUtc="2026-08-30T10:12:00Z">
        <w:r w:rsidDel="00D3094A">
          <w:delText>entry decision and effort decision. Based on</w:delText>
        </w:r>
        <w:r w:rsidR="00D43EC2" w:rsidRPr="00313E6C" w:rsidDel="00D3094A">
          <w:delText xml:space="preserve"> dual-process theory (Evans &amp; Stanovich, 2013; Kahneman, 2003, 2011)</w:delText>
        </w:r>
        <w:r w:rsidDel="00D3094A">
          <w:delText xml:space="preserve">, we argue human answers may </w:delText>
        </w:r>
      </w:del>
      <w:del w:id="656" w:author="Dylan CHEN" w:date="2026-08-29T18:47:00Z" w16du:dateUtc="2026-08-29T10:47:00Z">
        <w:r w:rsidDel="00B01A93">
          <w:rPr>
            <w:rFonts w:hint="eastAsia"/>
          </w:rPr>
          <w:delText>take a</w:delText>
        </w:r>
      </w:del>
      <w:del w:id="657" w:author="Dylan CHEN" w:date="2026-08-30T18:12:00Z" w16du:dateUtc="2026-08-30T10:12:00Z">
        <w:r w:rsidDel="00D3094A">
          <w:delText xml:space="preserve"> system 1 and system 2 </w:delText>
        </w:r>
        <w:r w:rsidR="00566049" w:rsidDel="00D3094A">
          <w:delText xml:space="preserve">thinking when making these two decisions. Moreover, we compile a profile of AI features, including AI label, AI length, and AI quality, that also aligns with the system 1 and system 2 thinking and thus play distinct roles in the two decisions. </w:delText>
        </w:r>
      </w:del>
    </w:p>
    <w:p w14:paraId="7A09364F" w14:textId="4D2B24BD" w:rsidR="00EC374A" w:rsidDel="00D3094A" w:rsidRDefault="00EC374A" w:rsidP="00D3094A">
      <w:pPr>
        <w:pStyle w:val="Paragraph"/>
        <w:rPr>
          <w:del w:id="658" w:author="Dylan CHEN" w:date="2026-08-30T18:12:00Z" w16du:dateUtc="2026-08-30T10:12:00Z"/>
        </w:rPr>
      </w:pPr>
      <w:del w:id="659" w:author="Dylan CHEN" w:date="2026-08-30T18:12:00Z" w16du:dateUtc="2026-08-30T10:12:00Z">
        <w:r w:rsidRPr="00313E6C" w:rsidDel="00D3094A">
          <w:delText xml:space="preserve">We </w:delText>
        </w:r>
        <w:r w:rsidDel="00D3094A">
          <w:delText xml:space="preserve">choose </w:delText>
        </w:r>
        <w:r w:rsidRPr="00313E6C" w:rsidDel="00D3094A">
          <w:rPr>
            <w:b/>
            <w:bCs/>
          </w:rPr>
          <w:delText>a competitive encounter perspective</w:delText>
        </w:r>
        <w:r w:rsidRPr="00313E6C" w:rsidDel="00D3094A">
          <w:delText xml:space="preserve"> motivated by competition dynamics theory (Chen et al., 2007; Chen, 2009), which </w:delText>
        </w:r>
        <w:r w:rsidDel="00D3094A">
          <w:delText>em</w:delText>
        </w:r>
      </w:del>
      <w:del w:id="660" w:author="Dylan CHEN" w:date="2026-08-29T18:32:00Z" w16du:dateUtc="2026-08-29T10:32:00Z">
        <w:r w:rsidDel="00D651C4">
          <w:rPr>
            <w:rFonts w:hint="eastAsia"/>
          </w:rPr>
          <w:delText>aphsizes on</w:delText>
        </w:r>
      </w:del>
      <w:del w:id="661" w:author="Dylan CHEN" w:date="2026-08-30T18:12:00Z" w16du:dateUtc="2026-08-30T10:12:00Z">
        <w:r w:rsidDel="00D3094A">
          <w:delText xml:space="preserve"> </w:delText>
        </w:r>
        <w:r w:rsidRPr="00313E6C" w:rsidDel="00D3094A">
          <w:delText xml:space="preserve">the </w:delText>
        </w:r>
        <w:r w:rsidDel="00D3094A">
          <w:delText>answerer’s</w:delText>
        </w:r>
        <w:r w:rsidRPr="00313E6C" w:rsidDel="00D3094A">
          <w:delText xml:space="preserve"> apprais</w:delText>
        </w:r>
        <w:r w:rsidDel="00D3094A">
          <w:delText xml:space="preserve">al of </w:delText>
        </w:r>
        <w:r w:rsidRPr="00313E6C" w:rsidDel="00D3094A">
          <w:delText>the AI competitor</w:delText>
        </w:r>
        <w:r w:rsidDel="00D3094A">
          <w:delText xml:space="preserve"> in the decision process. W</w:delText>
        </w:r>
        <w:r w:rsidRPr="00313E6C" w:rsidDel="00D3094A">
          <w:delText xml:space="preserve">e </w:delText>
        </w:r>
        <w:r w:rsidDel="00D3094A">
          <w:delText xml:space="preserve">argue </w:delText>
        </w:r>
      </w:del>
      <w:del w:id="662" w:author="Dylan CHEN" w:date="2026-08-29T18:47:00Z" w16du:dateUtc="2026-08-29T10:47:00Z">
        <w:r w:rsidRPr="00313E6C" w:rsidDel="00B01A93">
          <w:delText xml:space="preserve">claim </w:delText>
        </w:r>
      </w:del>
      <w:del w:id="663" w:author="Dylan CHEN" w:date="2026-08-30T18:12:00Z" w16du:dateUtc="2026-08-30T10:12:00Z">
        <w:r w:rsidDel="00D3094A">
          <w:delText>the appraisal happen</w:delText>
        </w:r>
      </w:del>
      <w:del w:id="664" w:author="Dylan CHEN" w:date="2026-08-29T18:32:00Z" w16du:dateUtc="2026-08-29T10:32:00Z">
        <w:r w:rsidDel="00D651C4">
          <w:delText>d</w:delText>
        </w:r>
      </w:del>
      <w:del w:id="665" w:author="Dylan CHEN" w:date="2026-08-30T18:12:00Z" w16du:dateUtc="2026-08-30T10:12:00Z">
        <w:r w:rsidDel="00D3094A">
          <w:delText>s on a profile of AI features, AI label, AI length, and AI quality.</w:delText>
        </w:r>
      </w:del>
    </w:p>
    <w:p w14:paraId="4E755D99" w14:textId="4C011F24" w:rsidR="00EC374A" w:rsidRPr="00874B70" w:rsidDel="00D3094A" w:rsidRDefault="00EC374A" w:rsidP="00D3094A">
      <w:pPr>
        <w:pStyle w:val="Paragraph"/>
        <w:rPr>
          <w:del w:id="666" w:author="Dylan CHEN" w:date="2026-08-30T18:12:00Z" w16du:dateUtc="2026-08-30T10:12:00Z"/>
          <w:b/>
          <w:bCs/>
        </w:rPr>
      </w:pPr>
      <w:del w:id="667" w:author="Dylan CHEN" w:date="2026-08-30T18:12:00Z" w16du:dateUtc="2026-08-30T10:12:00Z">
        <w:r w:rsidRPr="00313E6C" w:rsidDel="00D3094A">
          <w:delText xml:space="preserve">The AI label signals </w:delText>
        </w:r>
        <w:r w:rsidDel="00D3094A">
          <w:delText>the overall perception of AI in the community</w:delText>
        </w:r>
        <w:r w:rsidRPr="00313E6C" w:rsidDel="00D3094A">
          <w:delText xml:space="preserve">. In a </w:delText>
        </w:r>
        <w:r w:rsidDel="00D3094A">
          <w:delText xml:space="preserve">technical </w:delText>
        </w:r>
        <w:r w:rsidRPr="00313E6C" w:rsidDel="00D3094A">
          <w:delText xml:space="preserve">community that </w:delText>
        </w:r>
        <w:r w:rsidDel="00D3094A">
          <w:delText xml:space="preserve">has </w:delText>
        </w:r>
        <w:r w:rsidRPr="00313E6C" w:rsidDel="00D3094A">
          <w:delText>suspicion</w:delText>
        </w:r>
        <w:r w:rsidDel="00D3094A">
          <w:delText xml:space="preserve"> of AI abilities</w:delText>
        </w:r>
        <w:r w:rsidRPr="00313E6C" w:rsidDel="00D3094A">
          <w:delText>, users treat this competitor as a weak one</w:delText>
        </w:r>
        <w:r w:rsidDel="00D3094A">
          <w:delText>.</w:delText>
        </w:r>
      </w:del>
    </w:p>
    <w:p w14:paraId="07949BD0" w14:textId="7F17F480" w:rsidR="00EC374A" w:rsidRPr="00874B70" w:rsidDel="00D3094A" w:rsidRDefault="00EC374A" w:rsidP="00D3094A">
      <w:pPr>
        <w:pStyle w:val="Paragraph"/>
        <w:rPr>
          <w:del w:id="668" w:author="Dylan CHEN" w:date="2026-08-30T18:12:00Z" w16du:dateUtc="2026-08-30T10:12:00Z"/>
          <w:b/>
          <w:bCs/>
        </w:rPr>
      </w:pPr>
      <w:del w:id="669" w:author="Dylan CHEN" w:date="2026-08-30T18:12:00Z" w16du:dateUtc="2026-08-30T10:12:00Z">
        <w:r w:rsidRPr="00313E6C" w:rsidDel="00D3094A">
          <w:delText xml:space="preserve">AI length </w:delText>
        </w:r>
      </w:del>
      <w:del w:id="670" w:author="Dylan CHEN" w:date="2026-08-29T18:32:00Z" w16du:dateUtc="2026-08-29T10:32:00Z">
        <w:r w:rsidDel="00D651C4">
          <w:delText xml:space="preserve">singals </w:delText>
        </w:r>
      </w:del>
      <w:del w:id="671" w:author="Dylan CHEN" w:date="2026-08-30T18:12:00Z" w16du:dateUtc="2026-08-30T10:12:00Z">
        <w:r w:rsidDel="00D3094A">
          <w:delText>the coverage of the answer</w:delText>
        </w:r>
        <w:r w:rsidRPr="00313E6C" w:rsidDel="00D3094A">
          <w:delText xml:space="preserve">. When the AI answer is long and appears comprehensive, </w:delText>
        </w:r>
        <w:r w:rsidDel="00D3094A">
          <w:delText xml:space="preserve">human </w:delText>
        </w:r>
        <w:r w:rsidRPr="00313E6C" w:rsidDel="00D3094A">
          <w:delText xml:space="preserve">answerers </w:delText>
        </w:r>
        <w:r w:rsidDel="00D3094A">
          <w:delText xml:space="preserve">may </w:delText>
        </w:r>
        <w:r w:rsidRPr="00313E6C" w:rsidDel="00D3094A">
          <w:delText xml:space="preserve">judge that </w:delText>
        </w:r>
        <w:r w:rsidDel="00D3094A">
          <w:delText xml:space="preserve">they have </w:delText>
        </w:r>
        <w:r w:rsidRPr="00313E6C" w:rsidDel="00D3094A">
          <w:delText xml:space="preserve">little value </w:delText>
        </w:r>
      </w:del>
      <w:del w:id="672" w:author="Dylan CHEN" w:date="2026-08-29T18:32:00Z" w16du:dateUtc="2026-08-29T10:32:00Z">
        <w:r w:rsidRPr="00313E6C" w:rsidDel="00D651C4">
          <w:delText xml:space="preserve">remains </w:delText>
        </w:r>
      </w:del>
      <w:del w:id="673" w:author="Dylan CHEN" w:date="2026-08-30T18:12:00Z" w16du:dateUtc="2026-08-30T10:12:00Z">
        <w:r w:rsidRPr="00313E6C" w:rsidDel="00D3094A">
          <w:delText>to add</w:delText>
        </w:r>
        <w:r w:rsidDel="00D3094A">
          <w:delText xml:space="preserve"> </w:delText>
        </w:r>
      </w:del>
      <w:del w:id="674" w:author="Dylan CHEN" w:date="2026-08-29T18:48:00Z" w16du:dateUtc="2026-08-29T10:48:00Z">
        <w:r w:rsidDel="00B01A93">
          <w:delText xml:space="preserve">in </w:delText>
        </w:r>
      </w:del>
      <w:del w:id="675" w:author="Dylan CHEN" w:date="2026-08-30T18:12:00Z" w16du:dateUtc="2026-08-30T10:12:00Z">
        <w:r w:rsidDel="00D3094A">
          <w:delText xml:space="preserve">a glance. </w:delText>
        </w:r>
      </w:del>
    </w:p>
    <w:p w14:paraId="6B2A3D3F" w14:textId="067E10BE" w:rsidR="00EC374A" w:rsidRPr="00874B70" w:rsidDel="00D3094A" w:rsidRDefault="00EC374A" w:rsidP="00D3094A">
      <w:pPr>
        <w:pStyle w:val="Paragraph"/>
        <w:rPr>
          <w:del w:id="676" w:author="Dylan CHEN" w:date="2026-08-30T18:12:00Z" w16du:dateUtc="2026-08-30T10:12:00Z"/>
          <w:b/>
          <w:bCs/>
        </w:rPr>
      </w:pPr>
      <w:del w:id="677" w:author="Dylan CHEN" w:date="2026-08-30T18:12:00Z" w16du:dateUtc="2026-08-30T10:12:00Z">
        <w:r w:rsidDel="00D3094A">
          <w:delText xml:space="preserve">AI quality indicates </w:delText>
        </w:r>
      </w:del>
      <w:del w:id="678" w:author="Dylan CHEN" w:date="2026-08-29T18:32:00Z" w16du:dateUtc="2026-08-29T10:32:00Z">
        <w:r w:rsidDel="00D651C4">
          <w:delText xml:space="preserve">indepth </w:delText>
        </w:r>
      </w:del>
      <w:del w:id="679" w:author="Dylan CHEN" w:date="2026-08-30T18:12:00Z" w16du:dateUtc="2026-08-30T10:12:00Z">
        <w:r w:rsidDel="00D3094A">
          <w:delText xml:space="preserve">assessment of the AI answer, which will be needed to identify AI answers’ shortcomings and make additional contributions </w:delText>
        </w:r>
      </w:del>
      <w:del w:id="680" w:author="Dylan CHEN" w:date="2026-08-29T18:32:00Z" w16du:dateUtc="2026-08-29T10:32:00Z">
        <w:r w:rsidDel="00D651C4">
          <w:delText xml:space="preserve">upon </w:delText>
        </w:r>
      </w:del>
      <w:del w:id="681" w:author="Dylan CHEN" w:date="2026-08-29T18:48:00Z" w16du:dateUtc="2026-08-29T10:48:00Z">
        <w:r w:rsidDel="00B01A93">
          <w:delText>it</w:delText>
        </w:r>
      </w:del>
      <w:del w:id="682" w:author="Dylan CHEN" w:date="2026-08-30T18:12:00Z" w16du:dateUtc="2026-08-30T10:12:00Z">
        <w:r w:rsidDel="00D3094A">
          <w:delText>.</w:delText>
        </w:r>
      </w:del>
    </w:p>
    <w:p w14:paraId="4E7C8D0D" w14:textId="466141B3" w:rsidR="00EC374A" w:rsidRPr="00313E6C" w:rsidDel="00D3094A" w:rsidRDefault="00EC374A" w:rsidP="00D3094A">
      <w:pPr>
        <w:pStyle w:val="Paragraph"/>
        <w:rPr>
          <w:del w:id="683" w:author="Dylan CHEN" w:date="2026-08-30T18:12:00Z" w16du:dateUtc="2026-08-30T10:12:00Z"/>
          <w:b/>
          <w:bCs/>
        </w:rPr>
      </w:pPr>
      <w:del w:id="684" w:author="Dylan CHEN" w:date="2026-08-30T18:12:00Z" w16du:dateUtc="2026-08-30T10:12:00Z">
        <w:r w:rsidDel="00D3094A">
          <w:delText>These three features also align</w:delText>
        </w:r>
      </w:del>
      <w:del w:id="685" w:author="Dylan CHEN" w:date="2026-08-29T18:28:00Z" w16du:dateUtc="2026-08-29T10:28:00Z">
        <w:r w:rsidDel="00D651C4">
          <w:delText>s</w:delText>
        </w:r>
      </w:del>
      <w:del w:id="686" w:author="Dylan CHEN" w:date="2026-08-30T18:12:00Z" w16du:dateUtc="2026-08-30T10:12:00Z">
        <w:r w:rsidDel="00D3094A">
          <w:delText xml:space="preserve"> with the dual processing theory, in that AI label and AI length are fast signals and AI quality is a slow signal. Together, the three sign</w:delText>
        </w:r>
      </w:del>
      <w:del w:id="687" w:author="Dylan CHEN" w:date="2026-08-29T18:28:00Z" w16du:dateUtc="2026-08-29T10:28:00Z">
        <w:r w:rsidDel="00D651C4">
          <w:delText>i</w:delText>
        </w:r>
      </w:del>
      <w:del w:id="688" w:author="Dylan CHEN" w:date="2026-08-30T18:12:00Z" w16du:dateUtc="2026-08-30T10:12:00Z">
        <w:r w:rsidDel="00D3094A">
          <w:delText xml:space="preserve">als form two set of influences </w:delText>
        </w:r>
      </w:del>
      <w:del w:id="689" w:author="Dylan CHEN" w:date="2026-08-29T18:28:00Z" w16du:dateUtc="2026-08-29T10:28:00Z">
        <w:r w:rsidDel="00D651C4">
          <w:rPr>
            <w:rFonts w:hint="eastAsia"/>
          </w:rPr>
          <w:delText>to</w:delText>
        </w:r>
      </w:del>
      <w:del w:id="690" w:author="Dylan CHEN" w:date="2026-08-30T18:12:00Z" w16du:dateUtc="2026-08-30T10:12:00Z">
        <w:r w:rsidDel="00D3094A">
          <w:delText xml:space="preserve"> two decisions as shown in the </w:delText>
        </w:r>
      </w:del>
      <w:del w:id="691" w:author="Dylan CHEN" w:date="2026-08-29T18:28:00Z" w16du:dateUtc="2026-08-29T10:28:00Z">
        <w:r w:rsidDel="00D651C4">
          <w:delText xml:space="preserve">below </w:delText>
        </w:r>
      </w:del>
      <w:del w:id="692" w:author="Dylan CHEN" w:date="2026-08-30T18:12:00Z" w16du:dateUtc="2026-08-30T10:12:00Z">
        <w:r w:rsidDel="00D3094A">
          <w:delText xml:space="preserve">framework. </w:delText>
        </w:r>
      </w:del>
    </w:p>
    <w:p w14:paraId="1B3C0C9C" w14:textId="69B803FC" w:rsidR="00EC374A" w:rsidRPr="00015210" w:rsidDel="00D3094A" w:rsidRDefault="00EC374A" w:rsidP="00D3094A">
      <w:pPr>
        <w:pStyle w:val="Paragraph"/>
        <w:rPr>
          <w:del w:id="693" w:author="Dylan CHEN" w:date="2026-08-30T18:12:00Z" w16du:dateUtc="2026-08-30T10:12:00Z"/>
        </w:rPr>
      </w:pPr>
      <w:del w:id="694" w:author="Dylan CHEN" w:date="2026-08-30T17:52:00Z" w16du:dateUtc="2026-08-30T09:52:00Z">
        <w:r w:rsidDel="00CF4D5F">
          <w:rPr>
            <w:noProof/>
          </w:rPr>
          <w:drawing>
            <wp:inline distT="0" distB="0" distL="0" distR="0" wp14:anchorId="7C5B1CA8" wp14:editId="02CB7DD3">
              <wp:extent cx="5943600" cy="1661975"/>
              <wp:effectExtent l="0" t="0" r="0" b="0"/>
              <wp:docPr id="110139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69BC6AD3" w14:textId="3779DCCC" w:rsidR="00EC374A" w:rsidDel="00D3094A" w:rsidRDefault="00EC374A" w:rsidP="00D3094A">
      <w:pPr>
        <w:pStyle w:val="Paragraph"/>
        <w:rPr>
          <w:del w:id="695" w:author="Dylan CHEN" w:date="2026-08-30T18:12:00Z" w16du:dateUtc="2026-08-30T10:12:00Z"/>
        </w:rPr>
      </w:pPr>
      <w:del w:id="696" w:author="Dylan CHEN" w:date="2026-08-30T18:12:00Z" w16du:dateUtc="2026-08-30T10:12:00Z">
        <w:r w:rsidRPr="00015210" w:rsidDel="00D3094A">
          <w:delText xml:space="preserve">Figure </w:delText>
        </w:r>
      </w:del>
      <w:del w:id="697" w:author="Dylan CHEN" w:date="2026-08-29T23:28:00Z" w16du:dateUtc="2026-08-29T15:28:00Z">
        <w:r w:rsidDel="006D55E1">
          <w:delText>3</w:delText>
        </w:r>
      </w:del>
      <w:del w:id="698" w:author="Dylan CHEN" w:date="2026-08-30T18:12:00Z" w16du:dateUtc="2026-08-30T10:12:00Z">
        <w:r w:rsidRPr="00015210" w:rsidDel="00D3094A">
          <w:delText>. Conceptual framework</w:delText>
        </w:r>
      </w:del>
    </w:p>
    <w:p w14:paraId="53D3FE87" w14:textId="3589CAE0" w:rsidR="00EC374A" w:rsidDel="00D3094A" w:rsidRDefault="00EC374A" w:rsidP="00D3094A">
      <w:pPr>
        <w:pStyle w:val="Paragraph"/>
        <w:rPr>
          <w:del w:id="699" w:author="Dylan CHEN" w:date="2026-08-30T18:12:00Z" w16du:dateUtc="2026-08-30T10:12:00Z"/>
        </w:rPr>
      </w:pPr>
    </w:p>
    <w:p w14:paraId="7EB77FA9" w14:textId="26A068E1" w:rsidR="00D43EC2" w:rsidRPr="00313E6C" w:rsidRDefault="00566049" w:rsidP="00CA1492">
      <w:pPr>
        <w:pStyle w:val="Paragraph"/>
      </w:pPr>
      <w:r>
        <w:t xml:space="preserve">Under this framework, the </w:t>
      </w:r>
      <w:r w:rsidRPr="00537741">
        <w:rPr>
          <w:b/>
          <w:bCs/>
          <w:rPrChange w:id="700" w:author="Dylan CHEN" w:date="2026-08-29T23:30:00Z" w16du:dateUtc="2026-08-29T15:30:00Z">
            <w:rPr/>
          </w:rPrChange>
        </w:rPr>
        <w:t>c</w:t>
      </w:r>
      <w:r w:rsidR="00BC5B75" w:rsidRPr="00313E6C">
        <w:rPr>
          <w:b/>
          <w:bCs/>
        </w:rPr>
        <w:t xml:space="preserve">ognitive offloading </w:t>
      </w:r>
      <w:r>
        <w:rPr>
          <w:b/>
          <w:bCs/>
        </w:rPr>
        <w:t xml:space="preserve">mechanism </w:t>
      </w:r>
      <w:ins w:id="701" w:author="Dylan CHEN" w:date="2026-08-29T23:31:00Z" w16du:dateUtc="2026-08-29T15:31:00Z">
        <w:r w:rsidR="00537741">
          <w:t xml:space="preserve">you </w:t>
        </w:r>
      </w:ins>
      <w:r w:rsidRPr="001F085E">
        <w:t xml:space="preserve">suggested </w:t>
      </w:r>
      <w:del w:id="702" w:author="Dylan CHEN" w:date="2026-08-29T23:31:00Z" w16du:dateUtc="2026-08-29T15:31:00Z">
        <w:r w:rsidRPr="001F085E" w:rsidDel="00537741">
          <w:delText xml:space="preserve">by the reviewer </w:delText>
        </w:r>
      </w:del>
      <w:r w:rsidRPr="001F085E">
        <w:t xml:space="preserve">is aligned with the </w:t>
      </w:r>
      <w:ins w:id="703" w:author="Dylan CHEN" w:date="2026-08-30T19:48:00Z" w16du:dateUtc="2026-08-30T11:48:00Z">
        <w:r w:rsidR="00345E8B" w:rsidRPr="00345E8B">
          <w:t>two systems of thinking theory</w:t>
        </w:r>
      </w:ins>
      <w:del w:id="704" w:author="Dylan CHEN" w:date="2026-08-30T19:48:00Z" w16du:dateUtc="2026-08-30T11:48:00Z">
        <w:r w:rsidRPr="001F085E" w:rsidDel="00345E8B">
          <w:delText>dual processing theory</w:delText>
        </w:r>
      </w:del>
      <w:r>
        <w:rPr>
          <w:b/>
          <w:bCs/>
        </w:rPr>
        <w:t xml:space="preserve">. The </w:t>
      </w:r>
      <w:r w:rsidR="00BC5B75" w:rsidRPr="00313E6C">
        <w:rPr>
          <w:b/>
          <w:bCs/>
        </w:rPr>
        <w:t>crowding out</w:t>
      </w:r>
      <w:r w:rsidR="00BC5B75" w:rsidRPr="00313E6C">
        <w:t xml:space="preserve"> effort </w:t>
      </w:r>
      <w:ins w:id="705" w:author="Dylan CHEN" w:date="2026-08-29T23:31:00Z" w16du:dateUtc="2026-08-29T15:31:00Z">
        <w:r w:rsidR="00537741">
          <w:t xml:space="preserve">you </w:t>
        </w:r>
      </w:ins>
      <w:r>
        <w:t>suggest</w:t>
      </w:r>
      <w:ins w:id="706" w:author="Dylan CHEN" w:date="2026-08-29T18:32:00Z" w16du:dateUtc="2026-08-29T10:32:00Z">
        <w:r w:rsidR="00D651C4">
          <w:rPr>
            <w:rFonts w:hint="eastAsia"/>
          </w:rPr>
          <w:t>ed</w:t>
        </w:r>
      </w:ins>
      <w:r>
        <w:t xml:space="preserve"> </w:t>
      </w:r>
      <w:del w:id="707" w:author="Dylan CHEN" w:date="2026-08-29T23:31:00Z" w16du:dateUtc="2026-08-29T15:31:00Z">
        <w:r w:rsidDel="00537741">
          <w:delText xml:space="preserve">by the reviewer </w:delText>
        </w:r>
      </w:del>
      <w:r>
        <w:t xml:space="preserve">is aligned with the entry decision, </w:t>
      </w:r>
      <w:r w:rsidR="00BC5B75" w:rsidRPr="00313E6C">
        <w:t xml:space="preserve">where a comprehensive AI answer </w:t>
      </w:r>
      <w:r>
        <w:t xml:space="preserve">deters human answerers (H2). The </w:t>
      </w:r>
      <w:r w:rsidRPr="00D651C4">
        <w:rPr>
          <w:b/>
          <w:bCs/>
          <w:rPrChange w:id="708" w:author="Dylan CHEN" w:date="2026-08-29T18:28:00Z" w16du:dateUtc="2026-08-29T10:28:00Z">
            <w:rPr/>
          </w:rPrChange>
        </w:rPr>
        <w:t>a</w:t>
      </w:r>
      <w:r w:rsidR="00BC5B75" w:rsidRPr="00313E6C">
        <w:rPr>
          <w:b/>
          <w:bCs/>
        </w:rPr>
        <w:t>nchoring</w:t>
      </w:r>
      <w:r w:rsidR="00BC5B75" w:rsidRPr="00313E6C">
        <w:t xml:space="preserve"> </w:t>
      </w:r>
      <w:r>
        <w:t xml:space="preserve">effect </w:t>
      </w:r>
      <w:r w:rsidR="00BC5B75" w:rsidRPr="00313E6C">
        <w:t xml:space="preserve">is now the explicit core of </w:t>
      </w:r>
      <w:commentRangeStart w:id="709"/>
      <w:r w:rsidR="00BC5B75" w:rsidRPr="00313E6C">
        <w:t>H4</w:t>
      </w:r>
      <w:commentRangeEnd w:id="709"/>
      <w:r w:rsidR="00D651C4">
        <w:rPr>
          <w:rStyle w:val="CommentReference"/>
          <w:sz w:val="24"/>
          <w:szCs w:val="24"/>
        </w:rPr>
        <w:commentReference w:id="709"/>
      </w:r>
      <w:r>
        <w:t xml:space="preserve">, where </w:t>
      </w:r>
      <w:r w:rsidRPr="00197297">
        <w:t xml:space="preserve">human answers extend </w:t>
      </w:r>
      <w:r w:rsidR="00BC5B75" w:rsidRPr="00197297">
        <w:t xml:space="preserve">the AI </w:t>
      </w:r>
      <w:r w:rsidR="00B45703" w:rsidRPr="00197297">
        <w:t xml:space="preserve">answer to a higher quality. </w:t>
      </w:r>
      <w:r w:rsidR="00EC374A" w:rsidRPr="00197297">
        <w:t xml:space="preserve"> </w:t>
      </w:r>
      <w:r w:rsidR="00B45703" w:rsidRPr="00197297">
        <w:t xml:space="preserve">We appreciate </w:t>
      </w:r>
      <w:del w:id="710" w:author="Dylan CHEN" w:date="2026-08-29T23:28:00Z" w16du:dateUtc="2026-08-29T15:28:00Z">
        <w:r w:rsidR="00B45703" w:rsidRPr="00197297" w:rsidDel="006D55E1">
          <w:delText xml:space="preserve">the </w:delText>
        </w:r>
      </w:del>
      <w:ins w:id="711" w:author="Dylan CHEN" w:date="2026-08-29T23:28:00Z" w16du:dateUtc="2026-08-29T15:28:00Z">
        <w:r w:rsidR="006D55E1" w:rsidRPr="00197297">
          <w:t>your</w:t>
        </w:r>
        <w:r w:rsidR="006D55E1" w:rsidRPr="00197297">
          <w:t xml:space="preserve"> </w:t>
        </w:r>
      </w:ins>
      <w:r w:rsidR="00B45703" w:rsidRPr="00197297">
        <w:t xml:space="preserve">suggestion </w:t>
      </w:r>
      <w:del w:id="712" w:author="Dylan CHEN" w:date="2026-08-29T23:28:00Z" w16du:dateUtc="2026-08-29T15:28:00Z">
        <w:r w:rsidR="00B45703" w:rsidRPr="00197297" w:rsidDel="006D55E1">
          <w:delText xml:space="preserve">of the reviwer </w:delText>
        </w:r>
      </w:del>
      <w:r w:rsidR="00B45703" w:rsidRPr="00197297">
        <w:t>to help us improve</w:t>
      </w:r>
      <w:r w:rsidR="00B45703">
        <w:t xml:space="preserve"> the paper. </w:t>
      </w:r>
    </w:p>
    <w:p w14:paraId="16E3447F" w14:textId="77777777" w:rsidR="00BE7589" w:rsidRPr="00313E6C" w:rsidRDefault="00BE7589">
      <w:pPr>
        <w:pStyle w:val="Paragraph"/>
      </w:pPr>
    </w:p>
    <w:p w14:paraId="4412E49E" w14:textId="77777777" w:rsidR="00D3094A" w:rsidRPr="00515634" w:rsidRDefault="00D3094A" w:rsidP="00D3094A">
      <w:pPr>
        <w:pStyle w:val="Paragraph"/>
        <w:rPr>
          <w:ins w:id="713" w:author="Dylan CHEN" w:date="2026-08-30T18:12:00Z" w16du:dateUtc="2026-08-30T10:12:00Z"/>
          <w:b/>
          <w:bCs/>
        </w:rPr>
      </w:pPr>
      <w:ins w:id="714" w:author="Dylan CHEN" w:date="2026-08-30T18:12:00Z" w16du:dateUtc="2026-08-30T10:12:00Z">
        <w:r w:rsidRPr="00515634">
          <w:rPr>
            <w:b/>
            <w:bCs/>
          </w:rPr>
          <w:t>References:</w:t>
        </w:r>
      </w:ins>
    </w:p>
    <w:p w14:paraId="23D96030" w14:textId="77777777" w:rsidR="00D3094A" w:rsidRPr="00313E6C" w:rsidRDefault="00D3094A" w:rsidP="00D3094A">
      <w:pPr>
        <w:pStyle w:val="Paragraph"/>
        <w:rPr>
          <w:ins w:id="715" w:author="Dylan CHEN" w:date="2026-08-30T18:12:00Z" w16du:dateUtc="2026-08-30T10:12:00Z"/>
        </w:rPr>
      </w:pPr>
      <w:ins w:id="716" w:author="Dylan CHEN" w:date="2026-08-30T18:12:00Z" w16du:dateUtc="2026-08-30T10:12:00Z">
        <w:r w:rsidRPr="00313E6C">
          <w:t>Chen, M.-J. (2009). Competitive dynamics research: An insider’s odyssey. Asia Pacific Journal of Management, 26(1), 5–25.</w:t>
        </w:r>
      </w:ins>
    </w:p>
    <w:p w14:paraId="654BC7C2" w14:textId="77777777" w:rsidR="00D3094A" w:rsidRPr="00313E6C" w:rsidRDefault="00D3094A" w:rsidP="00D3094A">
      <w:pPr>
        <w:pStyle w:val="Paragraph"/>
        <w:rPr>
          <w:ins w:id="717" w:author="Dylan CHEN" w:date="2026-08-30T18:12:00Z" w16du:dateUtc="2026-08-30T10:12:00Z"/>
        </w:rPr>
      </w:pPr>
      <w:ins w:id="718" w:author="Dylan CHEN" w:date="2026-08-30T18:12:00Z" w16du:dateUtc="2026-08-30T10:12:00Z">
        <w:r w:rsidRPr="00313E6C">
          <w:t>Chen, M.-J., Su, K.-H., &amp; Tsai, W. (2007). Competitive tension: The awareness–motivation–capability perspective. Academy of Management Journal, 50(1), 101–118.</w:t>
        </w:r>
      </w:ins>
    </w:p>
    <w:p w14:paraId="273B51C4" w14:textId="77777777" w:rsidR="00D3094A" w:rsidRPr="00313E6C" w:rsidRDefault="00D3094A" w:rsidP="00D3094A">
      <w:pPr>
        <w:pStyle w:val="Paragraph"/>
        <w:rPr>
          <w:ins w:id="719" w:author="Dylan CHEN" w:date="2026-08-30T18:12:00Z" w16du:dateUtc="2026-08-30T10:12:00Z"/>
        </w:rPr>
      </w:pPr>
      <w:ins w:id="720" w:author="Dylan CHEN" w:date="2026-08-30T18:12:00Z" w16du:dateUtc="2026-08-30T10:12:00Z">
        <w:r w:rsidRPr="00313E6C">
          <w:t>Evans, J. St. B. T., &amp; Stanovich, K. E. (2013). Dual-process theories of higher cognition: Advancing the debate. Perspectives on Psychological Science, 8(3), 223–241.</w:t>
        </w:r>
      </w:ins>
    </w:p>
    <w:p w14:paraId="29BCA273" w14:textId="77777777" w:rsidR="00D3094A" w:rsidRPr="00313E6C" w:rsidRDefault="00D3094A" w:rsidP="00D3094A">
      <w:pPr>
        <w:pStyle w:val="Paragraph"/>
        <w:rPr>
          <w:ins w:id="721" w:author="Dylan CHEN" w:date="2026-08-30T18:12:00Z" w16du:dateUtc="2026-08-30T10:12:00Z"/>
        </w:rPr>
      </w:pPr>
      <w:ins w:id="722" w:author="Dylan CHEN" w:date="2026-08-30T18:12:00Z" w16du:dateUtc="2026-08-30T10:12:00Z">
        <w:r w:rsidRPr="00313E6C">
          <w:t>Kahneman, D. (2003). A perspective on judgment and choice: Mapping bounded rationality. American Psychologist, 58(9), 697–720.</w:t>
        </w:r>
      </w:ins>
    </w:p>
    <w:p w14:paraId="44B0CBE0" w14:textId="77777777" w:rsidR="00D3094A" w:rsidRPr="00313E6C" w:rsidRDefault="00D3094A" w:rsidP="00D3094A">
      <w:pPr>
        <w:pStyle w:val="Paragraph"/>
        <w:rPr>
          <w:ins w:id="723" w:author="Dylan CHEN" w:date="2026-08-30T18:12:00Z" w16du:dateUtc="2026-08-30T10:12:00Z"/>
        </w:rPr>
      </w:pPr>
      <w:ins w:id="724" w:author="Dylan CHEN" w:date="2026-08-30T18:12:00Z" w16du:dateUtc="2026-08-30T10:12:00Z">
        <w:r w:rsidRPr="00313E6C">
          <w:t>Kahneman, D. (2011). Thinking, fast and slow. Farrar, Straus and Giroux.</w:t>
        </w:r>
      </w:ins>
    </w:p>
    <w:p w14:paraId="3949C01C" w14:textId="37455FDB" w:rsidR="0036739B" w:rsidRPr="00900C60" w:rsidDel="00D3094A" w:rsidRDefault="0036739B" w:rsidP="0036739B">
      <w:pPr>
        <w:pStyle w:val="Paragraph"/>
        <w:rPr>
          <w:del w:id="725" w:author="Dylan CHEN" w:date="2026-08-30T18:12:00Z" w16du:dateUtc="2026-08-30T10:12:00Z"/>
          <w:rFonts w:hint="eastAsia"/>
          <w:b/>
          <w:bCs/>
        </w:rPr>
        <w:pPrChange w:id="726" w:author="Dylan CHEN" w:date="2026-08-29T21:26:00Z" w16du:dateUtc="2026-08-29T13:26:00Z">
          <w:pPr>
            <w:pStyle w:val="NormalWeb"/>
            <w:spacing w:before="0" w:beforeAutospacing="0" w:after="0" w:afterAutospacing="0"/>
          </w:pPr>
        </w:pPrChange>
      </w:pPr>
      <w:del w:id="727" w:author="Dylan CHEN" w:date="2026-08-30T18:12:00Z" w16du:dateUtc="2026-08-30T10:12:00Z">
        <w:r w:rsidRPr="00900C60" w:rsidDel="00D3094A">
          <w:rPr>
            <w:b/>
            <w:bCs/>
          </w:rPr>
          <w:delText>References</w:delText>
        </w:r>
      </w:del>
    </w:p>
    <w:p w14:paraId="5D5BD78C" w14:textId="7B4E332F" w:rsidR="0036739B" w:rsidRPr="00313E6C" w:rsidDel="00D3094A" w:rsidRDefault="0036739B" w:rsidP="0036739B">
      <w:pPr>
        <w:pStyle w:val="Paragraph"/>
        <w:rPr>
          <w:del w:id="728" w:author="Dylan CHEN" w:date="2026-08-30T18:12:00Z" w16du:dateUtc="2026-08-30T10:12:00Z"/>
        </w:rPr>
        <w:pPrChange w:id="729" w:author="Dylan CHEN" w:date="2026-08-29T21:26:00Z" w16du:dateUtc="2026-08-29T13:26:00Z">
          <w:pPr>
            <w:pStyle w:val="NormalWeb"/>
            <w:spacing w:before="0" w:beforeAutospacing="0" w:after="0" w:afterAutospacing="0"/>
          </w:pPr>
        </w:pPrChange>
      </w:pPr>
      <w:del w:id="730" w:author="Dylan CHEN" w:date="2026-08-30T18:12:00Z" w16du:dateUtc="2026-08-30T10:12:00Z">
        <w:r w:rsidRPr="00313E6C" w:rsidDel="00D3094A">
          <w:delText>Chen, M.-J. (2009). Competitive dynamics research: An insider’s odyssey. Asia Pacific Journal of Management, 26(1), 5–25.</w:delText>
        </w:r>
      </w:del>
    </w:p>
    <w:p w14:paraId="27690CD9" w14:textId="03004BB3" w:rsidR="0036739B" w:rsidDel="00D3094A" w:rsidRDefault="0036739B" w:rsidP="0036739B">
      <w:pPr>
        <w:pStyle w:val="Paragraph"/>
        <w:rPr>
          <w:del w:id="731" w:author="Dylan CHEN" w:date="2026-08-30T18:12:00Z" w16du:dateUtc="2026-08-30T10:12:00Z"/>
        </w:rPr>
      </w:pPr>
      <w:del w:id="732" w:author="Dylan CHEN" w:date="2026-08-30T18:12:00Z" w16du:dateUtc="2026-08-30T10:12:00Z">
        <w:r w:rsidRPr="00313E6C" w:rsidDel="00D3094A">
          <w:delText>Chen, M.-J., Su, K.-H., &amp; Tsai, W. (2007). Competitive tension: The awareness–motivation–capability perspective. Academy of Management Journal, 50(1), 101–118.</w:delText>
        </w:r>
      </w:del>
    </w:p>
    <w:p w14:paraId="583A74C5" w14:textId="1427D6BE" w:rsidR="00BE7589" w:rsidRPr="00313E6C" w:rsidDel="00D3094A" w:rsidRDefault="00BE7589" w:rsidP="00CA1492">
      <w:pPr>
        <w:pStyle w:val="Paragraph"/>
        <w:rPr>
          <w:del w:id="733" w:author="Dylan CHEN" w:date="2026-08-30T18:12:00Z" w16du:dateUtc="2026-08-30T10:12:00Z"/>
        </w:rPr>
        <w:pPrChange w:id="734" w:author="Dylan CHEN" w:date="2026-08-29T21:30:00Z" w16du:dateUtc="2026-08-29T13:30:00Z">
          <w:pPr>
            <w:pStyle w:val="NormalWeb"/>
            <w:spacing w:before="0" w:beforeAutospacing="0" w:after="0" w:afterAutospacing="0"/>
            <w:ind w:left="360" w:hanging="360"/>
          </w:pPr>
        </w:pPrChange>
      </w:pPr>
      <w:del w:id="735" w:author="Dylan CHEN" w:date="2026-08-30T18:12:00Z" w16du:dateUtc="2026-08-30T10:12:00Z">
        <w:r w:rsidRPr="00313E6C" w:rsidDel="00D3094A">
          <w:delText xml:space="preserve">Evans, J. St. B. T., &amp; Stanovich, K. E. (2013). Dual-process theories of higher cognition: </w:delText>
        </w:r>
        <w:r w:rsidRPr="001F085E" w:rsidDel="00D3094A">
          <w:rPr>
            <w:i/>
            <w:iCs/>
          </w:rPr>
          <w:delText>Advancing the debate. Perspectives on Psychological Science</w:delText>
        </w:r>
        <w:r w:rsidRPr="00313E6C" w:rsidDel="00D3094A">
          <w:delText>, 8(3), 223–241.</w:delText>
        </w:r>
      </w:del>
    </w:p>
    <w:p w14:paraId="559E91DE" w14:textId="05A8B165" w:rsidR="00BE7589" w:rsidRPr="00313E6C" w:rsidDel="00D3094A" w:rsidRDefault="00BE7589" w:rsidP="00CA1492">
      <w:pPr>
        <w:pStyle w:val="Paragraph"/>
        <w:rPr>
          <w:del w:id="736" w:author="Dylan CHEN" w:date="2026-08-30T18:12:00Z" w16du:dateUtc="2026-08-30T10:12:00Z"/>
        </w:rPr>
        <w:pPrChange w:id="737" w:author="Dylan CHEN" w:date="2026-08-29T21:30:00Z" w16du:dateUtc="2026-08-29T13:30:00Z">
          <w:pPr>
            <w:pStyle w:val="NormalWeb"/>
            <w:spacing w:before="0" w:beforeAutospacing="0" w:after="0" w:afterAutospacing="0"/>
            <w:ind w:left="360" w:hanging="360"/>
          </w:pPr>
        </w:pPrChange>
      </w:pPr>
      <w:del w:id="738" w:author="Dylan CHEN" w:date="2026-08-30T18:12:00Z" w16du:dateUtc="2026-08-30T10:12:00Z">
        <w:r w:rsidRPr="00313E6C" w:rsidDel="00D3094A">
          <w:delText xml:space="preserve">Kahneman, D. (2003). A perspective on judgment and choice: Mapping bounded rationality. </w:delText>
        </w:r>
        <w:r w:rsidRPr="001F085E" w:rsidDel="00D3094A">
          <w:rPr>
            <w:i/>
            <w:iCs/>
          </w:rPr>
          <w:delText>American Psychologist</w:delText>
        </w:r>
        <w:r w:rsidRPr="00313E6C" w:rsidDel="00D3094A">
          <w:delText>, 58(9), 697–720.</w:delText>
        </w:r>
      </w:del>
    </w:p>
    <w:p w14:paraId="2AC6980D" w14:textId="01A8CED1" w:rsidR="00BE7589" w:rsidRPr="00313E6C" w:rsidDel="00D3094A" w:rsidRDefault="00BE7589" w:rsidP="00CA1492">
      <w:pPr>
        <w:pStyle w:val="Paragraph"/>
        <w:rPr>
          <w:del w:id="739" w:author="Dylan CHEN" w:date="2026-08-30T18:12:00Z" w16du:dateUtc="2026-08-30T10:12:00Z"/>
        </w:rPr>
        <w:pPrChange w:id="740" w:author="Dylan CHEN" w:date="2026-08-29T21:30:00Z" w16du:dateUtc="2026-08-29T13:30:00Z">
          <w:pPr>
            <w:pStyle w:val="NormalWeb"/>
            <w:spacing w:before="0" w:beforeAutospacing="0" w:after="0" w:afterAutospacing="0"/>
            <w:ind w:left="360" w:hanging="360"/>
          </w:pPr>
        </w:pPrChange>
      </w:pPr>
      <w:del w:id="741" w:author="Dylan CHEN" w:date="2026-08-30T18:12:00Z" w16du:dateUtc="2026-08-30T10:12:00Z">
        <w:r w:rsidRPr="00313E6C" w:rsidDel="00D3094A">
          <w:delText xml:space="preserve">Kahneman, D. (2011). </w:delText>
        </w:r>
        <w:r w:rsidRPr="001F085E" w:rsidDel="00D3094A">
          <w:rPr>
            <w:i/>
            <w:iCs/>
          </w:rPr>
          <w:delText>Thinking, fast and slow</w:delText>
        </w:r>
        <w:r w:rsidRPr="00313E6C" w:rsidDel="00D3094A">
          <w:delText>. Farrar, Straus and Giroux.</w:delText>
        </w:r>
      </w:del>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 xml:space="preserve">feeling that the authors get some empirical findings first </w:t>
      </w:r>
      <w:r w:rsidRPr="002A4F30">
        <w:rPr>
          <w:rFonts w:eastAsia="SimSun"/>
          <w:bCs/>
          <w:i/>
          <w:iCs/>
          <w:kern w:val="2"/>
        </w:rPr>
        <w:lastRenderedPageBreak/>
        <w:t>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7B2AAE35" w:rsidR="00D43EC2" w:rsidRPr="00313E6C" w:rsidRDefault="002A4F30" w:rsidP="009B2A14">
      <w:pPr>
        <w:pStyle w:val="Paragraph"/>
      </w:pPr>
      <w:r>
        <w:t xml:space="preserve">Following </w:t>
      </w:r>
      <w:del w:id="742" w:author="Dylan CHEN" w:date="2026-08-29T23:28:00Z" w16du:dateUtc="2026-08-29T15:28:00Z">
        <w:r w:rsidDel="006D55E1">
          <w:delText xml:space="preserve">the </w:delText>
        </w:r>
      </w:del>
      <w:ins w:id="743" w:author="Dylan CHEN" w:date="2026-08-29T23:28:00Z" w16du:dateUtc="2026-08-29T15:28:00Z">
        <w:r w:rsidR="006D55E1">
          <w:t>your</w:t>
        </w:r>
        <w:r w:rsidR="006D55E1">
          <w:t xml:space="preserve"> </w:t>
        </w:r>
      </w:ins>
      <w:r>
        <w:t>sugges</w:t>
      </w:r>
      <w:r w:rsidR="00BF7F4E">
        <w:t>tion</w:t>
      </w:r>
      <w:del w:id="744" w:author="Dylan CHEN" w:date="2026-08-29T23:28:00Z" w16du:dateUtc="2026-08-29T15:28:00Z">
        <w:r w:rsidR="00BF7F4E" w:rsidDel="006D55E1">
          <w:delText xml:space="preserve"> of the </w:delText>
        </w:r>
        <w:r w:rsidR="00D43EC2" w:rsidRPr="00313E6C" w:rsidDel="006D55E1">
          <w:delText>reviewer</w:delText>
        </w:r>
      </w:del>
      <w:r w:rsidR="00BF7F4E">
        <w:t xml:space="preserve">, we revamp the </w:t>
      </w:r>
      <w:r w:rsidR="00D43EC2" w:rsidRPr="00313E6C">
        <w:t>theoretical</w:t>
      </w:r>
      <w:r w:rsidR="00BF7F4E">
        <w:t xml:space="preserve"> fram</w:t>
      </w:r>
      <w:del w:id="745" w:author="Dylan CHEN" w:date="2026-08-29T21:18:00Z" w16du:dateUtc="2026-08-29T13:18:00Z">
        <w:r w:rsidR="00BF7F4E" w:rsidDel="008F4C03">
          <w:rPr>
            <w:rFonts w:hint="eastAsia"/>
          </w:rPr>
          <w:delText>work to</w:delText>
        </w:r>
      </w:del>
      <w:ins w:id="746" w:author="Dylan CHEN" w:date="2026-08-29T21:18:00Z" w16du:dateUtc="2026-08-29T13:18:00Z">
        <w:r w:rsidR="008F4C03">
          <w:rPr>
            <w:rFonts w:hint="eastAsia"/>
          </w:rPr>
          <w:t>ework</w:t>
        </w:r>
      </w:ins>
      <w:r w:rsidR="00BF7F4E">
        <w:t xml:space="preserve"> to discuss AI answer</w:t>
      </w:r>
      <w:del w:id="747" w:author="Dylan CHEN" w:date="2026-08-29T21:18:00Z" w16du:dateUtc="2026-08-29T13:18:00Z">
        <w:r w:rsidR="00BF7F4E" w:rsidDel="008F4C03">
          <w:rPr>
            <w:rFonts w:hint="eastAsia"/>
          </w:rPr>
          <w:delText>’</w:delText>
        </w:r>
        <w:r w:rsidR="00BF7F4E" w:rsidDel="008F4C03">
          <w:rPr>
            <w:rFonts w:hint="eastAsia"/>
          </w:rPr>
          <w:delText>s</w:delText>
        </w:r>
      </w:del>
      <w:ins w:id="748" w:author="Dylan CHEN" w:date="2026-08-29T21:18:00Z" w16du:dateUtc="2026-08-29T13:18:00Z">
        <w:r w:rsidR="008F4C03">
          <w:rPr>
            <w:rFonts w:hint="eastAsia"/>
          </w:rPr>
          <w:t>s</w:t>
        </w:r>
        <w:r w:rsidR="008F4C03">
          <w:rPr>
            <w:rFonts w:hint="eastAsia"/>
          </w:rPr>
          <w:t>’</w:t>
        </w:r>
      </w:ins>
      <w:r w:rsidR="00BF7F4E">
        <w:t xml:space="preserve"> impact on human participa</w:t>
      </w:r>
      <w:del w:id="749" w:author="Dylan CHEN" w:date="2026-08-29T21:18:00Z" w16du:dateUtc="2026-08-29T13:18:00Z">
        <w:r w:rsidR="00BF7F4E" w:rsidDel="008F4C03">
          <w:delText>nta</w:delText>
        </w:r>
      </w:del>
      <w:r w:rsidR="00BF7F4E">
        <w:t>tion</w:t>
      </w:r>
      <w:r w:rsidR="00D43EC2" w:rsidRPr="00313E6C">
        <w:t>.</w:t>
      </w:r>
    </w:p>
    <w:p w14:paraId="56CF9E25" w14:textId="17F0FD61" w:rsidR="00AA0893" w:rsidRDefault="00BF7F4E" w:rsidP="009B2A14">
      <w:pPr>
        <w:pStyle w:val="Paragraph"/>
      </w:pPr>
      <w:commentRangeStart w:id="750"/>
      <w:r>
        <w:t xml:space="preserve">Now, we frame the human decision as two </w:t>
      </w:r>
      <w:del w:id="751" w:author="Dylan CHEN" w:date="2026-08-30T18:32:00Z" w16du:dateUtc="2026-08-30T10:32:00Z">
        <w:r w:rsidDel="007A01E9">
          <w:delText>stages</w:delText>
        </w:r>
      </w:del>
      <w:ins w:id="752" w:author="Dylan CHEN" w:date="2026-08-30T18:32:00Z" w16du:dateUtc="2026-08-30T10:32:00Z">
        <w:r w:rsidR="007A01E9">
          <w:rPr>
            <w:rFonts w:hint="eastAsia"/>
          </w:rPr>
          <w:t>decisions</w:t>
        </w:r>
      </w:ins>
      <w:del w:id="753" w:author="Dylan CHEN" w:date="2026-08-30T17:44:00Z" w16du:dateUtc="2026-08-30T09:44:00Z">
        <w:r w:rsidDel="00C14369">
          <w:delText xml:space="preserve">, </w:delText>
        </w:r>
      </w:del>
      <w:ins w:id="754" w:author="Dylan CHEN" w:date="2026-08-30T17:44:00Z" w16du:dateUtc="2026-08-30T09:44:00Z">
        <w:r w:rsidR="00C14369">
          <w:rPr>
            <w:rFonts w:hint="eastAsia"/>
          </w:rPr>
          <w:t>:</w:t>
        </w:r>
        <w:r w:rsidR="00C14369">
          <w:t xml:space="preserve"> </w:t>
        </w:r>
      </w:ins>
      <w:ins w:id="755" w:author="Dylan CHEN" w:date="2026-08-30T18:32:00Z" w16du:dateUtc="2026-08-30T10:32:00Z">
        <w:r w:rsidR="007A01E9" w:rsidRPr="007A01E9">
          <w:t>entry is a System 1 decision because it can be settled quickly before close reading</w:t>
        </w:r>
      </w:ins>
      <w:ins w:id="756" w:author="Dylan CHEN" w:date="2026-08-30T18:33:00Z" w16du:dateUtc="2026-08-30T10:33:00Z">
        <w:r w:rsidR="007A01E9">
          <w:rPr>
            <w:rFonts w:hint="eastAsia"/>
          </w:rPr>
          <w:t>;</w:t>
        </w:r>
      </w:ins>
      <w:ins w:id="757" w:author="Dylan CHEN" w:date="2026-08-30T18:32:00Z" w16du:dateUtc="2026-08-30T10:32:00Z">
        <w:r w:rsidR="007A01E9" w:rsidRPr="007A01E9">
          <w:t xml:space="preserve"> the crafting decision is a System 2 decision because it is made after the answerer has committed to answering and determines both how good the submitted answer will be and how it will be produced.</w:t>
        </w:r>
      </w:ins>
      <w:del w:id="758" w:author="Dylan CHEN" w:date="2026-08-30T18:32:00Z" w16du:dateUtc="2026-08-30T10:32:00Z">
        <w:r w:rsidDel="007A01E9">
          <w:delText>entry and effort</w:delText>
        </w:r>
      </w:del>
      <w:del w:id="759" w:author="Dylan CHEN" w:date="2026-08-30T18:33:00Z" w16du:dateUtc="2026-08-30T10:33:00Z">
        <w:r w:rsidDel="007A01E9">
          <w:delText>.</w:delText>
        </w:r>
        <w:commentRangeEnd w:id="750"/>
        <w:r w:rsidR="002D2D1D" w:rsidDel="007A01E9">
          <w:rPr>
            <w:rStyle w:val="CommentReference"/>
            <w:sz w:val="24"/>
            <w:szCs w:val="24"/>
          </w:rPr>
          <w:commentReference w:id="750"/>
        </w:r>
      </w:del>
      <w:r>
        <w:t xml:space="preserve"> We also differentiate AI </w:t>
      </w:r>
      <w:ins w:id="760" w:author="Dylan CHEN" w:date="2026-08-29T21:18:00Z" w16du:dateUtc="2026-08-29T13:18:00Z">
        <w:r w:rsidR="008F4C03">
          <w:rPr>
            <w:rFonts w:hint="eastAsia"/>
          </w:rPr>
          <w:t>in</w:t>
        </w:r>
      </w:ins>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 xml:space="preserve">of AI answer length in our setting. </w:t>
      </w:r>
    </w:p>
    <w:p w14:paraId="66D96769" w14:textId="37F15348" w:rsidR="00D43EC2" w:rsidRPr="00313E6C" w:rsidRDefault="00AA0893" w:rsidP="009B2A14">
      <w:pPr>
        <w:pStyle w:val="Paragraph"/>
      </w:pPr>
      <w:r>
        <w:t xml:space="preserve">We </w:t>
      </w:r>
      <w:r w:rsidR="00AC334E">
        <w:t xml:space="preserve">appreciate </w:t>
      </w:r>
      <w:del w:id="761" w:author="Dylan CHEN" w:date="2026-08-30T17:44:00Z" w16du:dateUtc="2026-08-30T09:44:00Z">
        <w:r w:rsidR="00AC334E" w:rsidDel="003B1F6E">
          <w:delText xml:space="preserve">the </w:delText>
        </w:r>
      </w:del>
      <w:ins w:id="762" w:author="Dylan CHEN" w:date="2026-08-29T23:28:00Z" w16du:dateUtc="2026-08-29T15:28:00Z">
        <w:r w:rsidR="006D55E1">
          <w:t xml:space="preserve">your </w:t>
        </w:r>
      </w:ins>
      <w:r w:rsidR="00AC334E">
        <w:t xml:space="preserve">comments </w:t>
      </w:r>
      <w:del w:id="763" w:author="Dylan CHEN" w:date="2026-08-29T23:29:00Z" w16du:dateUtc="2026-08-29T15:29:00Z">
        <w:r w:rsidR="00AC334E" w:rsidDel="006D55E1">
          <w:delText xml:space="preserve">of the reviewer </w:delText>
        </w:r>
      </w:del>
      <w:r w:rsidR="00AC334E">
        <w:t xml:space="preserve">that help us improve. The major changes are in </w:t>
      </w:r>
      <w:del w:id="764" w:author="Dylan CHEN" w:date="2026-08-30T17:44:00Z" w16du:dateUtc="2026-08-30T09:44:00Z">
        <w:r w:rsidR="00AC334E" w:rsidRPr="001F085E" w:rsidDel="003B1F6E">
          <w:rPr>
            <w:highlight w:val="yellow"/>
          </w:rPr>
          <w:delText>Section XXX</w:delText>
        </w:r>
        <w:r w:rsidR="00AC334E" w:rsidDel="003B1F6E">
          <w:delText>.</w:delText>
        </w:r>
      </w:del>
      <w:ins w:id="765" w:author="Dylan CHEN" w:date="2026-08-30T17:44:00Z" w16du:dateUtc="2026-08-30T09:44:00Z">
        <w:r w:rsidR="003B1F6E">
          <w:rPr>
            <w:rFonts w:hint="eastAsia"/>
          </w:rPr>
          <w:t>S</w:t>
        </w:r>
        <w:r w:rsidR="003B1F6E">
          <w:rPr>
            <w:rFonts w:hint="eastAsia"/>
            <w:highlight w:val="yellow"/>
          </w:rPr>
          <w:t>e</w:t>
        </w:r>
        <w:r w:rsidR="003B1F6E">
          <w:rPr>
            <w:rFonts w:hint="eastAsia"/>
          </w:rPr>
          <w:t>ction 3 Theoretical Development</w:t>
        </w:r>
      </w:ins>
      <w:r w:rsidR="00AC334E">
        <w:t xml:space="preserve"> </w:t>
      </w:r>
    </w:p>
    <w:p w14:paraId="46D3C33B" w14:textId="77777777" w:rsidR="00BE7589" w:rsidRPr="00313E6C" w:rsidRDefault="00BE7589" w:rsidP="009B2A14">
      <w:pPr>
        <w:pStyle w:val="Paragraph"/>
        <w:pPrChange w:id="766" w:author="Dylan CHEN" w:date="2026-08-29T21:30:00Z" w16du:dateUtc="2026-08-29T13:30:00Z">
          <w:pPr>
            <w:pStyle w:val="Paragraph"/>
            <w:spacing w:afterLines="0" w:after="0"/>
          </w:pPr>
        </w:pPrChange>
      </w:pPr>
    </w:p>
    <w:p w14:paraId="4495E16C" w14:textId="3668050E" w:rsidR="00BE7589" w:rsidRPr="00EF7143" w:rsidRDefault="00BE7589" w:rsidP="009B2A14">
      <w:pPr>
        <w:pStyle w:val="Paragraph"/>
        <w:rPr>
          <w:rFonts w:hint="eastAsia"/>
          <w:b/>
          <w:bCs/>
          <w:rPrChange w:id="767" w:author="Dylan CHEN" w:date="2026-08-29T21:41:00Z" w16du:dateUtc="2026-08-29T13:41:00Z">
            <w:rPr>
              <w:rFonts w:hint="eastAsia"/>
            </w:rPr>
          </w:rPrChange>
        </w:rPr>
        <w:pPrChange w:id="768" w:author="Dylan CHEN" w:date="2026-08-29T21:30:00Z" w16du:dateUtc="2026-08-29T13:30:00Z">
          <w:pPr>
            <w:pStyle w:val="NormalWeb"/>
            <w:spacing w:before="0" w:beforeAutospacing="0" w:after="0" w:afterAutospacing="0"/>
          </w:pPr>
        </w:pPrChange>
      </w:pPr>
      <w:r w:rsidRPr="00EF7143">
        <w:rPr>
          <w:b/>
          <w:bCs/>
          <w:rPrChange w:id="769" w:author="Dylan CHEN" w:date="2026-08-29T21:41:00Z" w16du:dateUtc="2026-08-29T13:41:00Z">
            <w:rPr/>
          </w:rPrChange>
        </w:rPr>
        <w:t>Reference</w:t>
      </w:r>
      <w:ins w:id="770" w:author="Dylan CHEN" w:date="2026-08-29T21:18:00Z" w16du:dateUtc="2026-08-29T13:18:00Z">
        <w:r w:rsidR="008F4C03" w:rsidRPr="00EF7143">
          <w:rPr>
            <w:rFonts w:hint="eastAsia"/>
            <w:b/>
            <w:bCs/>
            <w:rPrChange w:id="771" w:author="Dylan CHEN" w:date="2026-08-29T21:41:00Z" w16du:dateUtc="2026-08-29T13:41:00Z">
              <w:rPr>
                <w:rFonts w:hint="eastAsia"/>
              </w:rPr>
            </w:rPrChange>
          </w:rPr>
          <w:t>:</w:t>
        </w:r>
      </w:ins>
      <w:del w:id="772" w:author="Dylan CHEN" w:date="2026-08-29T21:18:00Z" w16du:dateUtc="2026-08-29T13:18:00Z">
        <w:r w:rsidRPr="00EF7143" w:rsidDel="008F4C03">
          <w:rPr>
            <w:b/>
            <w:bCs/>
            <w:rPrChange w:id="773" w:author="Dylan CHEN" w:date="2026-08-29T21:41:00Z" w16du:dateUtc="2026-08-29T13:41:00Z">
              <w:rPr/>
            </w:rPrChange>
          </w:rPr>
          <w:delText>s</w:delText>
        </w:r>
      </w:del>
    </w:p>
    <w:p w14:paraId="36CCA95D" w14:textId="138E0DE8" w:rsidR="00BE7589" w:rsidRPr="00313E6C" w:rsidRDefault="00BE7589" w:rsidP="009B2A14">
      <w:pPr>
        <w:pStyle w:val="Paragraph"/>
        <w:pPrChange w:id="774" w:author="Dylan CHEN" w:date="2026-08-29T21:30:00Z" w16du:dateUtc="2026-08-29T13:30:00Z">
          <w:pPr>
            <w:pStyle w:val="NormalWeb"/>
            <w:spacing w:before="0" w:beforeAutospacing="0" w:after="0" w:afterAutospacing="0"/>
            <w:ind w:left="360" w:hanging="360"/>
          </w:pPr>
        </w:pPrChange>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w:t>
      </w:r>
      <w:r w:rsidRPr="00313E6C">
        <w:rPr>
          <w:rFonts w:eastAsia="SimSun"/>
          <w:bCs/>
          <w:i/>
          <w:iCs/>
          <w:kern w:val="2"/>
        </w:rPr>
        <w:lastRenderedPageBreak/>
        <w:t>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118324" w14:textId="77777777" w:rsidR="00D37EE8" w:rsidRDefault="00D37EE8" w:rsidP="00D37EE8">
      <w:pPr>
        <w:pStyle w:val="Paragraph"/>
        <w:rPr>
          <w:ins w:id="775" w:author="Dylan CHEN" w:date="2026-08-30T19:18:00Z" w16du:dateUtc="2026-08-30T11:18:00Z"/>
        </w:rPr>
        <w:pPrChange w:id="776" w:author="Dylan CHEN" w:date="2026-08-30T19:18:00Z" w16du:dateUtc="2026-08-30T11:18:00Z">
          <w:pPr>
            <w:pStyle w:val="NormalWeb"/>
          </w:pPr>
        </w:pPrChange>
      </w:pPr>
      <w:ins w:id="777" w:author="Dylan CHEN" w:date="2026-08-30T19:18:00Z" w16du:dateUtc="2026-08-30T11:18:00Z">
        <w:r>
          <w:t xml:space="preserve">We thank the reviewer for pressing us on this point. </w:t>
        </w:r>
        <w:r>
          <w:rPr>
            <w:rStyle w:val="Strong"/>
          </w:rPr>
          <w:t>After considering this comment more carefully, we have moved beyond treating the AI answer as an undifferentiated whole or assuming that it must be sufficiently superior to crowd out human contribution.</w:t>
        </w:r>
        <w:r>
          <w:t xml:space="preserve"> Instead, the revised manuscript conceptualizes each AI-generated answer as a profile of distinct signals. This approach directly incorporates the reviewer’s possibility that an AI answer may be imperfect or perform worse than a human answer.</w:t>
        </w:r>
      </w:ins>
    </w:p>
    <w:p w14:paraId="39E0BFE4" w14:textId="77777777" w:rsidR="00D37EE8" w:rsidRDefault="00D37EE8" w:rsidP="00D37EE8">
      <w:pPr>
        <w:pStyle w:val="Paragraph"/>
        <w:rPr>
          <w:ins w:id="778" w:author="Dylan CHEN" w:date="2026-08-30T19:18:00Z" w16du:dateUtc="2026-08-30T11:18:00Z"/>
        </w:rPr>
        <w:pPrChange w:id="779" w:author="Dylan CHEN" w:date="2026-08-30T19:18:00Z" w16du:dateUtc="2026-08-30T11:18:00Z">
          <w:pPr>
            <w:pStyle w:val="NormalWeb"/>
          </w:pPr>
        </w:pPrChange>
      </w:pPr>
      <w:ins w:id="780" w:author="Dylan CHEN" w:date="2026-08-30T19:18:00Z" w16du:dateUtc="2026-08-30T11:18:00Z">
        <w:r>
          <w:rPr>
            <w:rStyle w:val="Strong"/>
          </w:rPr>
          <w:t>The AI-answer profile consists of the AI label, AI-answer length, and AI-answer quality.</w:t>
        </w:r>
        <w:r>
          <w:t xml:space="preserve"> The label identifies what kind of competitor produced the answer and may lead contributors in this technical Q&amp;A setting to appraise the AI as a weak competitor, which encourages entry. Length is visible at a glance and signals how much answerable ground the AI appears to have taken, which may reduce the perceived room for another contribution. Quality, by contrast, becomes available only through close reading. Drawing on the two-systems account, we therefore link the glance signals of label and length to the fast entry decision and the reading signal of quality to the more deliberate crafting decision.</w:t>
        </w:r>
      </w:ins>
    </w:p>
    <w:p w14:paraId="7E2E5010" w14:textId="06F7D739" w:rsidR="00D37EE8" w:rsidRDefault="00D37EE8" w:rsidP="00D37EE8">
      <w:pPr>
        <w:pStyle w:val="Paragraph"/>
        <w:rPr>
          <w:ins w:id="781" w:author="Dylan CHEN" w:date="2026-08-30T19:18:00Z" w16du:dateUtc="2026-08-30T11:18:00Z"/>
        </w:rPr>
        <w:pPrChange w:id="782" w:author="Dylan CHEN" w:date="2026-08-30T19:18:00Z" w16du:dateUtc="2026-08-30T11:18:00Z">
          <w:pPr>
            <w:pStyle w:val="NormalWeb"/>
          </w:pPr>
        </w:pPrChange>
      </w:pPr>
      <w:ins w:id="783" w:author="Dylan CHEN" w:date="2026-08-30T19:18:00Z" w16du:dateUtc="2026-08-30T11:18:00Z">
        <w:r>
          <w:rPr>
            <w:rStyle w:val="Strong"/>
          </w:rPr>
          <w:t>This profile approach accommodates different configurations of AI-generated answers.</w:t>
        </w:r>
        <w:r>
          <w:t xml:space="preserve"> An AI answer may encourage entry because it is perceived as a weak competitor, while its length may simultaneously discourage entry because it appears to cover considerable ground, even when the answer is imperfect. Once a contributor enters, a higher-quality AI answer can provide useful material for crafting a better human answer. We therefore no longer theorize a single content effect that depends on AI superiority. </w:t>
        </w:r>
      </w:ins>
    </w:p>
    <w:p w14:paraId="0C4EDDE1" w14:textId="3A01CAE4" w:rsidR="00B50E01" w:rsidDel="00D37EE8" w:rsidRDefault="00587C3A" w:rsidP="00D37EE8">
      <w:pPr>
        <w:pStyle w:val="Paragraph"/>
        <w:rPr>
          <w:del w:id="784" w:author="Dylan CHEN" w:date="2026-08-30T19:15:00Z" w16du:dateUtc="2026-08-30T11:15:00Z"/>
        </w:rPr>
      </w:pPr>
      <w:del w:id="785" w:author="Dylan CHEN" w:date="2026-08-30T19:15:00Z" w16du:dateUtc="2026-08-30T11:15:00Z">
        <w:r w:rsidRPr="00313E6C" w:rsidDel="00D37EE8">
          <w:delText xml:space="preserve">We thank </w:delText>
        </w:r>
      </w:del>
      <w:del w:id="786" w:author="Dylan CHEN" w:date="2026-08-29T23:29:00Z" w16du:dateUtc="2026-08-29T15:29:00Z">
        <w:r w:rsidRPr="00313E6C" w:rsidDel="006D55E1">
          <w:delText>the reviewer</w:delText>
        </w:r>
      </w:del>
      <w:del w:id="787" w:author="Dylan CHEN" w:date="2026-08-30T19:15:00Z" w16du:dateUtc="2026-08-30T11:15:00Z">
        <w:r w:rsidR="00417C7D" w:rsidDel="00D37EE8">
          <w:delText xml:space="preserve"> the suggestion that make us improve. W</w:delText>
        </w:r>
        <w:r w:rsidRPr="00313E6C" w:rsidDel="00D37EE8">
          <w:delText xml:space="preserve">e agree that </w:delText>
        </w:r>
      </w:del>
      <w:del w:id="788" w:author="Dylan CHEN" w:date="2026-08-29T21:19:00Z" w16du:dateUtc="2026-08-29T13:19:00Z">
        <w:r w:rsidRPr="00313E6C" w:rsidDel="008F4C03">
          <w:rPr>
            <w:rFonts w:hint="eastAsia"/>
          </w:rPr>
          <w:delText>our</w:delText>
        </w:r>
      </w:del>
      <w:del w:id="789" w:author="Dylan CHEN" w:date="2026-08-30T19:15:00Z" w16du:dateUtc="2026-08-30T11:15:00Z">
        <w:r w:rsidRPr="00313E6C" w:rsidDel="00D37EE8">
          <w:delText xml:space="preserve"> </w:delText>
        </w:r>
        <w:r w:rsidR="00417C7D" w:rsidDel="00D37EE8">
          <w:delText xml:space="preserve">should not argue </w:delText>
        </w:r>
        <w:r w:rsidRPr="00313E6C" w:rsidDel="00D37EE8">
          <w:delText>AI answer is sufficiently comprehensive</w:delText>
        </w:r>
        <w:r w:rsidR="00417C7D" w:rsidDel="00D37EE8">
          <w:delText xml:space="preserve">. In this version, we have explicitly include AI answer quality into our model and make it a factor that influence human decisions. </w:delText>
        </w:r>
        <w:r w:rsidR="00B50E01" w:rsidDel="00D37EE8">
          <w:delText xml:space="preserve">Under this setup, we </w:delText>
        </w:r>
        <w:commentRangeStart w:id="790"/>
        <w:r w:rsidR="00B50E01" w:rsidDel="00D37EE8">
          <w:delText>conjecture that AI answer may deter participation but encourage more effort</w:delText>
        </w:r>
      </w:del>
      <w:del w:id="791" w:author="Dylan CHEN" w:date="2026-08-29T21:19:00Z" w16du:dateUtc="2026-08-29T13:19:00Z">
        <w:r w:rsidR="00B50E01" w:rsidDel="008F4C03">
          <w:delText>s</w:delText>
        </w:r>
      </w:del>
      <w:del w:id="792" w:author="Dylan CHEN" w:date="2026-08-30T19:15:00Z" w16du:dateUtc="2026-08-30T11:15:00Z">
        <w:r w:rsidR="00B50E01" w:rsidDel="00D37EE8">
          <w:delText xml:space="preserve">. </w:delText>
        </w:r>
        <w:commentRangeEnd w:id="790"/>
        <w:r w:rsidR="002D2D1D" w:rsidDel="00D37EE8">
          <w:rPr>
            <w:rStyle w:val="CommentReference"/>
            <w:sz w:val="24"/>
            <w:szCs w:val="24"/>
          </w:rPr>
          <w:commentReference w:id="790"/>
        </w:r>
      </w:del>
    </w:p>
    <w:p w14:paraId="569B5E77" w14:textId="5278CF1E" w:rsidR="00B50E01" w:rsidDel="00D37EE8" w:rsidRDefault="00B50E01" w:rsidP="009B2A14">
      <w:pPr>
        <w:pStyle w:val="Paragraph"/>
        <w:rPr>
          <w:del w:id="793" w:author="Dylan CHEN" w:date="2026-08-30T19:15:00Z" w16du:dateUtc="2026-08-30T11:15:00Z"/>
        </w:rPr>
      </w:pPr>
      <w:del w:id="794" w:author="Dylan CHEN" w:date="2026-08-30T19:15:00Z" w16du:dateUtc="2026-08-30T11:15:00Z">
        <w:r w:rsidDel="00D37EE8">
          <w:delText>In particular, based on the dual processing theory, we</w:delText>
        </w:r>
        <w:r w:rsidRPr="00B50E01" w:rsidDel="00D37EE8">
          <w:delText xml:space="preserve"> argue</w:delText>
        </w:r>
        <w:r w:rsidRPr="001F085E" w:rsidDel="00D37EE8">
          <w:rPr>
            <w:rStyle w:val="Strong"/>
            <w:b w:val="0"/>
            <w:bCs w:val="0"/>
          </w:rPr>
          <w:delText xml:space="preserve"> </w:delText>
        </w:r>
        <w:r w:rsidDel="00D37EE8">
          <w:rPr>
            <w:rStyle w:val="Strong"/>
            <w:b w:val="0"/>
            <w:bCs w:val="0"/>
          </w:rPr>
          <w:delText xml:space="preserve">what matters at the entry decision is </w:delText>
        </w:r>
        <w:r w:rsidR="00441267" w:rsidRPr="00313E6C" w:rsidDel="00D37EE8">
          <w:delText xml:space="preserve">the </w:delText>
        </w:r>
        <w:r w:rsidR="00441267" w:rsidRPr="00313E6C" w:rsidDel="00D37EE8">
          <w:rPr>
            <w:rStyle w:val="Emphasis"/>
          </w:rPr>
          <w:delText>perceived</w:delText>
        </w:r>
        <w:r w:rsidR="00441267" w:rsidRPr="00313E6C" w:rsidDel="00D37EE8">
          <w:delText xml:space="preserve"> rather than the objectively verified quality of the AI answer. </w:delText>
        </w:r>
        <w:r w:rsidDel="00D37EE8">
          <w:delText>In this stage</w:delText>
        </w:r>
        <w:r w:rsidR="00441267" w:rsidRPr="00313E6C" w:rsidDel="00D37EE8">
          <w:delText xml:space="preserve">, potential contributors do not systematically evaluate the AI answer; instead they rely on readily available surface cues </w:delText>
        </w:r>
        <w:r w:rsidDel="00D37EE8">
          <w:delText xml:space="preserve">the </w:delText>
        </w:r>
        <w:r w:rsidR="00441267" w:rsidRPr="00313E6C" w:rsidDel="00D37EE8">
          <w:delText xml:space="preserve">length </w:delText>
        </w:r>
        <w:r w:rsidDel="00D37EE8">
          <w:delText xml:space="preserve">as </w:delText>
        </w:r>
        <w:r w:rsidR="00441267" w:rsidRPr="00313E6C" w:rsidDel="00D37EE8">
          <w:delText>a heuristic (fast signal</w:delText>
        </w:r>
        <w:r w:rsidDel="00D37EE8">
          <w:delText>)</w:delText>
        </w:r>
        <w:r w:rsidR="00441267" w:rsidRPr="00313E6C" w:rsidDel="00D37EE8">
          <w:delText xml:space="preserve"> </w:delText>
        </w:r>
        <w:r w:rsidDel="00D37EE8">
          <w:delText>to make a entry decision.</w:delText>
        </w:r>
      </w:del>
    </w:p>
    <w:p w14:paraId="4A57AFA2" w14:textId="2926E9E3" w:rsidR="00441267" w:rsidRPr="00313E6C" w:rsidDel="00D37EE8" w:rsidRDefault="00F01C4A" w:rsidP="009B2A14">
      <w:pPr>
        <w:pStyle w:val="Paragraph"/>
        <w:rPr>
          <w:del w:id="795" w:author="Dylan CHEN" w:date="2026-08-30T19:15:00Z" w16du:dateUtc="2026-08-30T11:15:00Z"/>
        </w:rPr>
      </w:pPr>
      <w:del w:id="796" w:author="Dylan CHEN" w:date="2026-08-30T19:15:00Z" w16du:dateUtc="2026-08-30T11:15:00Z">
        <w:r w:rsidDel="00D37EE8">
          <w:delText xml:space="preserve">Beyond that at the effort decision level, we argue the participants do look more carefully at the AI answers. They will leverage AI answer as a benchmark to further improve their answer. </w:delText>
        </w:r>
      </w:del>
    </w:p>
    <w:p w14:paraId="0DB23447" w14:textId="71D1720E" w:rsidR="00D43EC2" w:rsidRPr="00313E6C" w:rsidDel="00D37EE8" w:rsidRDefault="00F01C4A" w:rsidP="009B2A14">
      <w:pPr>
        <w:pStyle w:val="Paragraph"/>
        <w:rPr>
          <w:del w:id="797" w:author="Dylan CHEN" w:date="2026-08-30T19:18:00Z" w16du:dateUtc="2026-08-30T11:18:00Z"/>
        </w:rPr>
      </w:pPr>
      <w:del w:id="798" w:author="Dylan CHEN" w:date="2026-08-30T19:15:00Z" w16du:dateUtc="2026-08-30T11:15:00Z">
        <w:r w:rsidDel="00D37EE8">
          <w:delText xml:space="preserve">We appreciate </w:delText>
        </w:r>
      </w:del>
      <w:del w:id="799" w:author="Dylan CHEN" w:date="2026-08-29T23:29:00Z" w16du:dateUtc="2026-08-29T15:29:00Z">
        <w:r w:rsidDel="006D55E1">
          <w:delText xml:space="preserve">the </w:delText>
        </w:r>
        <w:r w:rsidR="00D43EC2" w:rsidRPr="00313E6C" w:rsidDel="006D55E1">
          <w:delText>reviewer</w:delText>
        </w:r>
        <w:r w:rsidDel="006D55E1">
          <w:delText>’s</w:delText>
        </w:r>
      </w:del>
      <w:del w:id="800" w:author="Dylan CHEN" w:date="2026-08-30T19:15:00Z" w16du:dateUtc="2026-08-30T11:15:00Z">
        <w:r w:rsidR="00D43EC2" w:rsidRPr="00313E6C" w:rsidDel="00D37EE8">
          <w:delText xml:space="preserve"> </w:delText>
        </w:r>
        <w:r w:rsidDel="00D37EE8">
          <w:delText xml:space="preserve">suggestion to improve. Most relevant changes are shown in </w:delText>
        </w:r>
        <w:r w:rsidR="00D43EC2" w:rsidRPr="00313E6C" w:rsidDel="00D37EE8">
          <w:delText xml:space="preserve">the revised Section </w:delText>
        </w:r>
        <w:r w:rsidDel="00D37EE8">
          <w:delText>4</w:delText>
        </w:r>
        <w:r w:rsidR="00D43EC2" w:rsidRPr="00313E6C" w:rsidDel="00D37EE8">
          <w:delText>, Theoretical Development.</w:delText>
        </w:r>
      </w:del>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t>My concerns still hold. The authors didn</w:t>
      </w:r>
      <w:r w:rsidR="003834AA" w:rsidRPr="00313E6C">
        <w:rPr>
          <w:bCs/>
          <w:i/>
          <w:iCs/>
        </w:rPr>
        <w:t>’</w:t>
      </w:r>
      <w:r w:rsidRPr="00313E6C">
        <w:rPr>
          <w:bCs/>
          <w:i/>
          <w:iCs/>
        </w:rPr>
        <w:t xml:space="preserve">t address whether the findings in the literature about </w:t>
      </w:r>
      <w:r w:rsidRPr="00313E6C">
        <w:rPr>
          <w:bCs/>
          <w:i/>
          <w:iCs/>
        </w:rPr>
        <w:lastRenderedPageBreak/>
        <w:t xml:space="preserve">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D7FE750" w:rsidR="001F7D3F" w:rsidRDefault="001F7D3F" w:rsidP="00347E29">
      <w:pPr>
        <w:pStyle w:val="Paragraph"/>
        <w:pPrChange w:id="801" w:author="Dylan CHEN" w:date="2026-08-29T21:30:00Z" w16du:dateUtc="2026-08-29T13:30:00Z">
          <w:pPr>
            <w:pStyle w:val="NormalWeb"/>
          </w:pPr>
        </w:pPrChange>
      </w:pPr>
      <w:r>
        <w:t xml:space="preserve">We appreciate this comment and have made </w:t>
      </w:r>
      <w:del w:id="802" w:author="Dylan CHEN" w:date="2026-08-29T18:49:00Z" w16du:dateUtc="2026-08-29T10:49:00Z">
        <w:r w:rsidDel="00DC3373">
          <w:rPr>
            <w:rFonts w:hint="eastAsia"/>
          </w:rPr>
          <w:delText xml:space="preserve">three </w:delText>
        </w:r>
      </w:del>
      <w:ins w:id="803" w:author="Dylan CHEN" w:date="2026-08-29T18:49:00Z" w16du:dateUtc="2026-08-29T10:49:00Z">
        <w:r w:rsidR="00DC3373">
          <w:rPr>
            <w:rFonts w:hint="eastAsia"/>
          </w:rPr>
          <w:t>the following</w:t>
        </w:r>
        <w:r w:rsidR="00DC3373">
          <w:t xml:space="preserve"> </w:t>
        </w:r>
      </w:ins>
      <w:r>
        <w:t>changes in response.</w:t>
      </w:r>
    </w:p>
    <w:p w14:paraId="2E104F77" w14:textId="59BF162F" w:rsidR="001F7D3F" w:rsidRDefault="001F7D3F" w:rsidP="00347E29">
      <w:pPr>
        <w:pStyle w:val="Paragraph"/>
        <w:pPrChange w:id="804" w:author="Dylan CHEN" w:date="2026-08-29T21:30:00Z" w16du:dateUtc="2026-08-29T13:30:00Z">
          <w:pPr>
            <w:pStyle w:val="NormalWeb"/>
          </w:pPr>
        </w:pPrChange>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2C49EB70" w:rsidR="001F7D3F" w:rsidRDefault="001F7D3F" w:rsidP="00347E29">
      <w:pPr>
        <w:pStyle w:val="Paragraph"/>
        <w:rPr>
          <w:ins w:id="805" w:author="Dylan CHEN" w:date="2026-08-29T21:30:00Z" w16du:dateUtc="2026-08-29T13:30:00Z"/>
        </w:rPr>
      </w:pPr>
      <w:r>
        <w:t xml:space="preserve">Second, we have adopted the position of AI skepticism that you suggested, and we now ground the AI label effect in the context of our own research setting. In the communities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rsidP="00347E29">
      <w:pPr>
        <w:pStyle w:val="Paragraph"/>
        <w:rPr>
          <w:rFonts w:hint="eastAsia"/>
        </w:rPr>
        <w:pPrChange w:id="806" w:author="Dylan CHEN" w:date="2026-08-29T21:30:00Z" w16du:dateUtc="2026-08-29T13:30:00Z">
          <w:pPr>
            <w:pStyle w:val="NormalWeb"/>
          </w:pPr>
        </w:pPrChange>
      </w:pPr>
    </w:p>
    <w:p w14:paraId="102B20EB" w14:textId="17E8E37E" w:rsidR="00BE7589" w:rsidRPr="009F6735" w:rsidRDefault="00BE7589" w:rsidP="00347E29">
      <w:pPr>
        <w:pStyle w:val="Paragraph"/>
        <w:rPr>
          <w:rFonts w:hint="eastAsia"/>
          <w:b/>
          <w:bCs/>
        </w:rPr>
        <w:pPrChange w:id="807" w:author="Dylan CHEN" w:date="2026-08-29T21:30:00Z" w16du:dateUtc="2026-08-29T13:30:00Z">
          <w:pPr>
            <w:pStyle w:val="NormalWeb"/>
            <w:spacing w:before="0" w:beforeAutospacing="0" w:after="0" w:afterAutospacing="0"/>
          </w:pPr>
        </w:pPrChange>
      </w:pPr>
      <w:r w:rsidRPr="009F6735">
        <w:rPr>
          <w:b/>
          <w:bCs/>
        </w:rPr>
        <w:t>Reference</w:t>
      </w:r>
      <w:del w:id="808" w:author="Dylan CHEN" w:date="2026-08-29T21:38:00Z" w16du:dateUtc="2026-08-29T13:38:00Z">
        <w:r w:rsidRPr="009F6735" w:rsidDel="009F6735">
          <w:rPr>
            <w:b/>
            <w:bCs/>
          </w:rPr>
          <w:delText>s</w:delText>
        </w:r>
      </w:del>
      <w:ins w:id="809" w:author="Dylan CHEN" w:date="2026-08-29T21:30:00Z" w16du:dateUtc="2026-08-29T13:30:00Z">
        <w:r w:rsidR="00347E29" w:rsidRPr="009F6735">
          <w:rPr>
            <w:rFonts w:hint="eastAsia"/>
            <w:b/>
            <w:bCs/>
          </w:rPr>
          <w:t>:</w:t>
        </w:r>
      </w:ins>
    </w:p>
    <w:p w14:paraId="619AA359" w14:textId="77777777" w:rsidR="00BE7589" w:rsidRPr="00313E6C" w:rsidRDefault="00BE7589" w:rsidP="00347E29">
      <w:pPr>
        <w:pStyle w:val="Paragraph"/>
        <w:pPrChange w:id="810" w:author="Dylan CHEN" w:date="2026-08-29T21:30:00Z" w16du:dateUtc="2026-08-29T13:30:00Z">
          <w:pPr>
            <w:pStyle w:val="NormalWeb"/>
            <w:spacing w:before="0" w:beforeAutospacing="0" w:after="0" w:afterAutospacing="0"/>
            <w:ind w:left="360" w:hanging="360"/>
          </w:pPr>
        </w:pPrChange>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38B8918F" w14:textId="7DB9E46E" w:rsidR="00BE7589" w:rsidRPr="00313E6C" w:rsidDel="009F6735" w:rsidRDefault="00BE7589" w:rsidP="00347E29">
      <w:pPr>
        <w:pStyle w:val="Paragraph"/>
        <w:rPr>
          <w:del w:id="811" w:author="Dylan CHEN" w:date="2026-08-29T21:38:00Z" w16du:dateUtc="2026-08-29T13:38:00Z"/>
        </w:rPr>
        <w:pPrChange w:id="812" w:author="Dylan CHEN" w:date="2026-08-29T21:30:00Z" w16du:dateUtc="2026-08-29T13:30:00Z">
          <w:pPr>
            <w:pStyle w:val="NormalWeb"/>
            <w:spacing w:before="0" w:beforeAutospacing="0" w:after="0" w:afterAutospacing="0"/>
            <w:ind w:left="360" w:hanging="360"/>
          </w:pPr>
        </w:pPrChange>
      </w:pPr>
      <w:del w:id="813" w:author="Dylan CHEN" w:date="2026-08-29T21:38:00Z" w16du:dateUtc="2026-08-29T13:38:00Z">
        <w:r w:rsidRPr="00313E6C" w:rsidDel="009F6735">
          <w:delText xml:space="preserve">Tversky, A., &amp; Kahneman, D. (1973). Availability: A heuristic for judging frequency and probability. </w:delText>
        </w:r>
        <w:r w:rsidRPr="001F085E" w:rsidDel="009F6735">
          <w:rPr>
            <w:i/>
            <w:iCs/>
          </w:rPr>
          <w:delText>Cognitive Psychology</w:delText>
        </w:r>
        <w:r w:rsidRPr="00313E6C" w:rsidDel="009F6735">
          <w:delText>, 5(2), 207–232.</w:delText>
        </w:r>
      </w:del>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814"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t>“</w:t>
      </w:r>
      <w:r w:rsidRPr="00313E6C">
        <w:rPr>
          <w:bCs/>
          <w:i/>
          <w:iCs/>
        </w:rPr>
        <w:t>comment</w:t>
      </w:r>
      <w:r w:rsidR="00E71BCF" w:rsidRPr="00313E6C">
        <w:rPr>
          <w:bCs/>
          <w:i/>
          <w:iCs/>
        </w:rPr>
        <w:t>”</w:t>
      </w:r>
      <w:r w:rsidRPr="00313E6C">
        <w:rPr>
          <w:bCs/>
          <w:i/>
          <w:iCs/>
        </w:rPr>
        <w:t xml:space="preserve">). It makes the first position as the AI or the human answers work differently. Arguing the position effect without accounting for the different mechanisms by which AI and </w:t>
      </w:r>
      <w:r w:rsidRPr="00313E6C">
        <w:rPr>
          <w:bCs/>
          <w:i/>
          <w:iCs/>
        </w:rPr>
        <w:lastRenderedPageBreak/>
        <w:t>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rsidP="00F80F85">
      <w:pPr>
        <w:pStyle w:val="Paragraph"/>
        <w:pPrChange w:id="815" w:author="Dylan CHEN" w:date="2026-08-29T21:30:00Z" w16du:dateUtc="2026-08-29T13:30:00Z">
          <w:pPr>
            <w:pStyle w:val="NormalWeb"/>
          </w:pPr>
        </w:pPrChange>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814"/>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I suggest arguing the positive side of the AI answer on 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B40ED96" w14:textId="5CE5C8D1" w:rsidR="00293311" w:rsidRPr="00293311" w:rsidRDefault="00293311" w:rsidP="00F80F85">
      <w:pPr>
        <w:pStyle w:val="Paragraph"/>
        <w:pPrChange w:id="816" w:author="Dylan CHEN" w:date="2026-08-29T21:30:00Z" w16du:dateUtc="2026-08-29T13:30:00Z">
          <w:pPr>
            <w:widowControl w:val="0"/>
            <w:autoSpaceDE w:val="0"/>
            <w:autoSpaceDN w:val="0"/>
            <w:adjustRightInd w:val="0"/>
            <w:spacing w:before="120" w:after="120"/>
            <w:jc w:val="both"/>
          </w:pPr>
        </w:pPrChange>
      </w:pPr>
      <w:r>
        <w:t xml:space="preserve">We thank you for this </w:t>
      </w:r>
      <w:r>
        <w:rPr>
          <w:rFonts w:hint="eastAsia"/>
        </w:rPr>
        <w:t>thoughtful</w:t>
      </w:r>
      <w:r>
        <w:t xml:space="preserve"> alternative account. In this revision, we have removed the view</w:t>
      </w:r>
      <w:ins w:id="817" w:author="Dylan CHEN" w:date="2026-08-29T21:20:00Z" w16du:dateUtc="2026-08-29T13:20:00Z">
        <w:r w:rsidR="008F4C03">
          <w:rPr>
            <w:rFonts w:hint="eastAsia"/>
          </w:rPr>
          <w:t>er</w:t>
        </w:r>
      </w:ins>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1E63B220" w:rsidR="00F01C4A" w:rsidRDefault="00D43EC2" w:rsidP="00F80F85">
      <w:pPr>
        <w:pStyle w:val="Paragraph"/>
        <w:pPrChange w:id="818" w:author="Dylan CHEN" w:date="2026-08-29T21:30:00Z" w16du:dateUtc="2026-08-29T13:30:00Z">
          <w:pPr>
            <w:pStyle w:val="NormalWeb"/>
          </w:pPr>
        </w:pPrChange>
      </w:pPr>
      <w:r w:rsidRPr="00313E6C">
        <w:t xml:space="preserve">We thank </w:t>
      </w:r>
      <w:del w:id="819" w:author="Dylan CHEN" w:date="2026-08-29T23:29:00Z" w16du:dateUtc="2026-08-29T15:29:00Z">
        <w:r w:rsidRPr="00313E6C" w:rsidDel="006D55E1">
          <w:delText>the reviewer</w:delText>
        </w:r>
      </w:del>
      <w:ins w:id="820" w:author="Dylan CHEN" w:date="2026-08-29T23:29:00Z" w16du:dateUtc="2026-08-29T15:29:00Z">
        <w:r w:rsidR="006D55E1">
          <w:t>you</w:t>
        </w:r>
      </w:ins>
      <w:r w:rsidRPr="00313E6C">
        <w:t xml:space="preserve"> and have taken concrete steps to be more transparent. </w:t>
      </w:r>
    </w:p>
    <w:p w14:paraId="4D5A7099" w14:textId="59C08990" w:rsidR="00D43EC2" w:rsidRPr="00313E6C" w:rsidRDefault="00D43EC2" w:rsidP="00F80F85">
      <w:pPr>
        <w:pStyle w:val="Paragraph"/>
        <w:pPrChange w:id="821" w:author="Dylan CHEN" w:date="2026-08-29T21:30:00Z" w16du:dateUtc="2026-08-29T13:30:00Z">
          <w:pPr>
            <w:pStyle w:val="NormalWeb"/>
          </w:pPr>
        </w:pPrChange>
      </w:pPr>
      <w:r w:rsidRPr="00313E6C">
        <w:t xml:space="preserve">SegmentFault posts all questions publicly, so we were able to reconstruct the full time series of question volume directly from the platform rather than relying only on aggregate averages. Figure R2-7 plots </w:t>
      </w:r>
      <w:bookmarkStart w:id="822"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822"/>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0AF7012E" w14:textId="3B885D75" w:rsidR="004F7EBF" w:rsidRPr="00313E6C" w:rsidDel="00F80F85" w:rsidRDefault="004F7EBF" w:rsidP="004F7EBF">
      <w:pPr>
        <w:pStyle w:val="TableFiguretitle"/>
        <w:rPr>
          <w:del w:id="823" w:author="Dylan CHEN" w:date="2026-08-29T21:30:00Z" w16du:dateUtc="2026-08-29T13:30:00Z"/>
          <w:sz w:val="24"/>
          <w:szCs w:val="24"/>
        </w:rPr>
      </w:pPr>
      <w:r w:rsidRPr="00313E6C">
        <w:t>Figure R2-7. The Number of Questions and Answers per Day Across the Platform</w:t>
      </w:r>
      <w:r w:rsidR="003834AA" w:rsidRPr="00313E6C">
        <w:t>’</w:t>
      </w:r>
      <w:r w:rsidRPr="00313E6C">
        <w:t>s Entire History</w:t>
      </w:r>
    </w:p>
    <w:p w14:paraId="20264632" w14:textId="77777777" w:rsidR="004F7EBF" w:rsidRPr="00313E6C" w:rsidRDefault="004F7EBF" w:rsidP="00F80F85">
      <w:pPr>
        <w:pStyle w:val="TableFiguretitle"/>
        <w:rPr>
          <w:rFonts w:hint="eastAsia"/>
        </w:rPr>
      </w:pPr>
    </w:p>
    <w:p w14:paraId="6DE63575" w14:textId="4A6A3493"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FE or a cubic polynomial of question age, which absorbs smooth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60256689" w:rsidR="000B59FA" w:rsidRPr="00313E6C" w:rsidRDefault="00F01C4A" w:rsidP="00FD1A18">
      <w:pPr>
        <w:pStyle w:val="Paragraph"/>
        <w:pPrChange w:id="824" w:author="Dylan CHEN" w:date="2026-08-29T21:30:00Z" w16du:dateUtc="2026-08-29T13:30:00Z">
          <w:pPr>
            <w:spacing w:before="120" w:after="120"/>
          </w:pPr>
        </w:pPrChange>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del w:id="825" w:author="Dylan CHEN" w:date="2026-08-29T23:29:00Z" w16du:dateUtc="2026-08-29T15:29:00Z">
        <w:r w:rsidR="00610894" w:rsidRPr="00313E6C" w:rsidDel="006D55E1">
          <w:delText>the reviewer</w:delText>
        </w:r>
      </w:del>
      <w:ins w:id="826" w:author="Dylan CHEN" w:date="2026-08-29T23:29:00Z" w16du:dateUtc="2026-08-29T15:29:00Z">
        <w:r w:rsidR="006D55E1">
          <w:t>your</w:t>
        </w:r>
      </w:ins>
      <w:del w:id="827" w:author="Dylan CHEN" w:date="2026-08-29T23:29:00Z" w16du:dateUtc="2026-08-29T15:29:00Z">
        <w:r w:rsidR="003834AA" w:rsidRPr="00313E6C" w:rsidDel="006D55E1">
          <w:delText>’</w:delText>
        </w:r>
        <w:r w:rsidR="00610894" w:rsidRPr="00313E6C" w:rsidDel="006D55E1">
          <w:delText>s</w:delText>
        </w:r>
      </w:del>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rsidP="00FD1A18">
      <w:pPr>
        <w:pStyle w:val="Paragraph"/>
        <w:pPrChange w:id="828" w:author="Dylan CHEN" w:date="2026-08-29T21:31:00Z" w16du:dateUtc="2026-08-29T13:31:00Z">
          <w:pPr>
            <w:pStyle w:val="NormalWeb"/>
          </w:pPr>
        </w:pPrChange>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commentRangeStart w:id="829"/>
      <w:r w:rsidRPr="00313E6C">
        <w:rPr>
          <w:rFonts w:eastAsia="SimSun"/>
          <w:b/>
          <w:bCs/>
          <w:i/>
          <w:iCs/>
          <w:kern w:val="2"/>
          <w:u w:val="single"/>
        </w:rPr>
        <w:t>Response</w:t>
      </w:r>
      <w:commentRangeEnd w:id="829"/>
      <w:r w:rsidR="00C81E2E" w:rsidRPr="00313E6C">
        <w:rPr>
          <w:rStyle w:val="CommentReference"/>
          <w:rFonts w:eastAsia="SimSun"/>
          <w:b/>
          <w:bCs/>
          <w:i/>
          <w:iCs/>
          <w:kern w:val="2"/>
          <w:sz w:val="24"/>
          <w:szCs w:val="24"/>
          <w:u w:val="single"/>
        </w:rPr>
        <w:commentReference w:id="829"/>
      </w:r>
    </w:p>
    <w:p w14:paraId="20D2CCDD" w14:textId="77777777" w:rsidR="002205D2" w:rsidRPr="002205D2" w:rsidRDefault="002205D2" w:rsidP="002205D2">
      <w:pPr>
        <w:pStyle w:val="Paragraph"/>
        <w:rPr>
          <w:ins w:id="830" w:author="Dylan CHEN" w:date="2026-08-30T17:19:00Z" w16du:dateUtc="2026-08-30T09:19:00Z"/>
          <w:rStyle w:val="Strong"/>
          <w:b w:val="0"/>
          <w:bCs w:val="0"/>
        </w:rPr>
      </w:pPr>
      <w:bookmarkStart w:id="831" w:name="OLE_LINK25"/>
      <w:ins w:id="832" w:author="Dylan CHEN" w:date="2026-08-30T17:19:00Z" w16du:dateUtc="2026-08-30T09:19:00Z">
        <w:r w:rsidRPr="002205D2">
          <w:rPr>
            <w:rStyle w:val="Strong"/>
            <w:b w:val="0"/>
            <w:bCs w:val="0"/>
          </w:rPr>
          <w:t xml:space="preserve">First, our daily checks during data collection suggested that AI answers did not appear after a long delay. We never encountered a question that initially lacked an AI answer but displayed one </w:t>
        </w:r>
        <w:r w:rsidRPr="002205D2">
          <w:rPr>
            <w:rStyle w:val="Strong"/>
            <w:b w:val="0"/>
            <w:bCs w:val="0"/>
          </w:rPr>
          <w:lastRenderedPageBreak/>
          <w:t>during a later check.</w:t>
        </w:r>
      </w:ins>
    </w:p>
    <w:p w14:paraId="520A0F07" w14:textId="2A73704C" w:rsidR="002205D2" w:rsidRPr="002205D2" w:rsidRDefault="002205D2" w:rsidP="002205D2">
      <w:pPr>
        <w:pStyle w:val="Paragraph"/>
        <w:rPr>
          <w:ins w:id="833" w:author="Dylan CHEN" w:date="2026-08-30T17:19:00Z" w16du:dateUtc="2026-08-30T09:19:00Z"/>
          <w:rStyle w:val="Strong"/>
          <w:b w:val="0"/>
          <w:bCs w:val="0"/>
        </w:rPr>
      </w:pPr>
      <w:ins w:id="834" w:author="Dylan CHEN" w:date="2026-08-30T17:19:00Z" w16du:dateUtc="2026-08-30T09:19:00Z">
        <w:r w:rsidRPr="002205D2">
          <w:rPr>
            <w:rStyle w:val="Strong"/>
            <w:b w:val="0"/>
            <w:bCs w:val="0"/>
          </w:rPr>
          <w:t xml:space="preserve">Second, </w:t>
        </w:r>
      </w:ins>
      <w:ins w:id="835" w:author="Dylan CHEN" w:date="2026-08-30T17:20:00Z" w16du:dateUtc="2026-08-30T09:20:00Z">
        <w:r>
          <w:rPr>
            <w:rStyle w:val="Strong"/>
            <w:rFonts w:hint="eastAsia"/>
            <w:b w:val="0"/>
            <w:bCs w:val="0"/>
          </w:rPr>
          <w:t>t</w:t>
        </w:r>
        <w:r w:rsidRPr="002205D2">
          <w:rPr>
            <w:rStyle w:val="Strong"/>
            <w:b w:val="0"/>
            <w:bCs w:val="0"/>
          </w:rPr>
          <w:t>o examine the timing more closely, we devoted one daytime session</w:t>
        </w:r>
      </w:ins>
      <w:ins w:id="836" w:author="Dylan CHEN" w:date="2026-08-30T17:19:00Z" w16du:dateUtc="2026-08-30T09:19:00Z">
        <w:r w:rsidRPr="002205D2">
          <w:rPr>
            <w:rStyle w:val="Strong"/>
            <w:b w:val="0"/>
            <w:bCs w:val="0"/>
          </w:rPr>
          <w:t xml:space="preserve"> of frequent manual observation. Each time we opened a new question that contained an AI answer, the question was less than five minutes old</w:t>
        </w:r>
      </w:ins>
      <w:ins w:id="837" w:author="Dylan CHEN" w:date="2026-08-30T17:20:00Z" w16du:dateUtc="2026-08-30T09:20:00Z">
        <w:r>
          <w:rPr>
            <w:rStyle w:val="Strong"/>
            <w:rFonts w:hint="eastAsia"/>
            <w:b w:val="0"/>
            <w:bCs w:val="0"/>
          </w:rPr>
          <w:t>,</w:t>
        </w:r>
      </w:ins>
      <w:ins w:id="838" w:author="Dylan CHEN" w:date="2026-08-30T17:19:00Z" w16du:dateUtc="2026-08-30T09:19:00Z">
        <w:r w:rsidRPr="002205D2">
          <w:rPr>
            <w:rStyle w:val="Strong"/>
            <w:b w:val="0"/>
            <w:bCs w:val="0"/>
          </w:rPr>
          <w:t xml:space="preserve"> and the AI answer was already present.</w:t>
        </w:r>
      </w:ins>
    </w:p>
    <w:p w14:paraId="789BFB46" w14:textId="66EF6A17" w:rsidR="002205D2" w:rsidRDefault="002205D2" w:rsidP="002205D2">
      <w:pPr>
        <w:pStyle w:val="Paragraph"/>
        <w:rPr>
          <w:ins w:id="839" w:author="Dylan CHEN" w:date="2026-08-30T17:19:00Z" w16du:dateUtc="2026-08-30T09:19:00Z"/>
          <w:rStyle w:val="Strong"/>
          <w:b w:val="0"/>
          <w:bCs w:val="0"/>
        </w:rPr>
      </w:pPr>
      <w:ins w:id="840" w:author="Dylan CHEN" w:date="2026-08-30T17:19:00Z" w16du:dateUtc="2026-08-30T09:19: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227B668F" w14:textId="3F3ACECA" w:rsidR="007E7F35" w:rsidRDefault="002205D2" w:rsidP="00FD1A18">
      <w:pPr>
        <w:pStyle w:val="Paragraph"/>
        <w:rPr>
          <w:ins w:id="841" w:author="Dylan CHEN" w:date="2026-08-29T20:35:00Z" w16du:dateUtc="2026-08-29T12:35:00Z"/>
          <w:rFonts w:hint="eastAsia"/>
        </w:rPr>
      </w:pPr>
      <w:ins w:id="842" w:author="Dylan CHEN" w:date="2026-08-30T17:21:00Z" w16du:dateUtc="2026-08-30T09:21:00Z">
        <w:r>
          <w:rPr>
            <w:rFonts w:hint="eastAsia"/>
          </w:rPr>
          <w:t>W</w:t>
        </w:r>
      </w:ins>
      <w:ins w:id="843" w:author="Dylan CHEN" w:date="2026-08-29T20:35:00Z" w16du:dateUtc="2026-08-29T12:35:00Z">
        <w:r w:rsidR="00F35CAB">
          <w:t xml:space="preserve">e </w:t>
        </w:r>
      </w:ins>
      <w:ins w:id="844" w:author="Dylan CHEN" w:date="2026-08-30T17:21:00Z" w16du:dateUtc="2026-08-30T09:21:00Z">
        <w:r>
          <w:rPr>
            <w:rFonts w:hint="eastAsia"/>
          </w:rPr>
          <w:t>now</w:t>
        </w:r>
      </w:ins>
      <w:ins w:id="845" w:author="Dylan CHEN" w:date="2026-08-29T20:35:00Z" w16du:dateUtc="2026-08-29T12:35:00Z">
        <w:r w:rsidR="00F35CAB">
          <w:t xml:space="preserve"> removed the general five-minute statement and now state </w:t>
        </w:r>
      </w:ins>
      <w:ins w:id="846" w:author="Dylan CHEN" w:date="2026-08-30T17:22:00Z" w16du:dateUtc="2026-08-30T09:22:00Z">
        <w:r>
          <w:rPr>
            <w:rFonts w:hint="eastAsia"/>
          </w:rPr>
          <w:t>more concis</w:t>
        </w:r>
      </w:ins>
      <w:ins w:id="847" w:author="Dylan CHEN" w:date="2026-08-30T17:21:00Z" w16du:dateUtc="2026-08-30T09:21:00Z">
        <w:r>
          <w:rPr>
            <w:rFonts w:hint="eastAsia"/>
          </w:rPr>
          <w:t>e</w:t>
        </w:r>
      </w:ins>
      <w:ins w:id="848" w:author="Dylan CHEN" w:date="2026-08-30T17:22:00Z" w16du:dateUtc="2026-08-30T09:22:00Z">
        <w:r>
          <w:rPr>
            <w:rFonts w:hint="eastAsia"/>
          </w:rPr>
          <w:t>ly</w:t>
        </w:r>
      </w:ins>
      <w:ins w:id="849" w:author="Dylan CHEN" w:date="2026-08-29T20:35:00Z" w16du:dateUtc="2026-08-29T12:35:00Z">
        <w:r w:rsidR="00F35CAB">
          <w:rPr>
            <w:rFonts w:hint="eastAsia"/>
          </w:rPr>
          <w:t xml:space="preserve"> </w:t>
        </w:r>
        <w:r w:rsidR="00F35CAB">
          <w:t xml:space="preserve">that </w:t>
        </w:r>
        <w:commentRangeStart w:id="850"/>
        <w:r w:rsidR="00F35CAB">
          <w:t>“</w:t>
        </w:r>
      </w:ins>
      <w:ins w:id="851" w:author="Dylan CHEN" w:date="2026-08-30T17:22:00Z" w16du:dateUtc="2026-08-30T09:22:00Z">
        <w:r w:rsidRPr="002205D2">
          <w:t>Once the system assigns a new posted question to the treatment group, it sends the question to an LLM to generate an answer.</w:t>
        </w:r>
      </w:ins>
      <w:ins w:id="852" w:author="Dylan CHEN" w:date="2026-08-29T20:35:00Z" w16du:dateUtc="2026-08-29T12:35:00Z">
        <w:r w:rsidR="00F35CAB">
          <w:t>”</w:t>
        </w:r>
      </w:ins>
      <w:commentRangeEnd w:id="850"/>
      <w:r w:rsidR="00842801">
        <w:rPr>
          <w:rStyle w:val="CommentReference"/>
          <w:rFonts w:hint="eastAsia"/>
          <w:sz w:val="24"/>
          <w:szCs w:val="24"/>
        </w:rPr>
        <w:commentReference w:id="850"/>
      </w:r>
    </w:p>
    <w:p w14:paraId="6FAB3A1C" w14:textId="49B4D2D3" w:rsidR="00633B15" w:rsidRPr="00313E6C" w:rsidDel="00623520" w:rsidRDefault="00633B15" w:rsidP="006210FC">
      <w:pPr>
        <w:pStyle w:val="Paragraph"/>
        <w:rPr>
          <w:del w:id="853" w:author="Dylan CHEN" w:date="2026-08-29T20:40:00Z" w16du:dateUtc="2026-08-29T12:40:00Z"/>
        </w:rPr>
      </w:pPr>
      <w:del w:id="854" w:author="Dylan CHEN" w:date="2026-08-29T20:40:00Z" w16du:dateUtc="2026-08-29T12:40:00Z">
        <w:r w:rsidRPr="00313E6C" w:rsidDel="00623520">
          <w:delText xml:space="preserve">To clarify the underlying mechanism: on this platform, an AI-generated answer is, by design, always </w:delText>
        </w:r>
        <w:commentRangeStart w:id="855"/>
        <w:r w:rsidRPr="00313E6C" w:rsidDel="00623520">
          <w:delText>positioned before any human-generated answer for a treated question. The AI answer is not interleaved with human answers according to posting time; it is anchored to the top of the answer list.</w:delText>
        </w:r>
        <w:commentRangeEnd w:id="855"/>
        <w:r w:rsidR="00F310D7" w:rsidRPr="00313E6C" w:rsidDel="00623520">
          <w:rPr>
            <w:rStyle w:val="CommentReference"/>
            <w:sz w:val="24"/>
            <w:szCs w:val="24"/>
          </w:rPr>
          <w:commentReference w:id="855"/>
        </w:r>
      </w:del>
    </w:p>
    <w:p w14:paraId="16E12714" w14:textId="20FA635C" w:rsidR="00633B15" w:rsidRPr="00313E6C" w:rsidDel="00623520" w:rsidRDefault="00633B15" w:rsidP="006210FC">
      <w:pPr>
        <w:pStyle w:val="Paragraph"/>
        <w:rPr>
          <w:del w:id="856" w:author="Dylan CHEN" w:date="2026-08-29T20:40:00Z" w16du:dateUtc="2026-08-29T12:40:00Z"/>
        </w:rPr>
      </w:pPr>
      <w:del w:id="857" w:author="Dylan CHEN" w:date="2026-08-29T20:40:00Z" w16du:dateUtc="2026-08-29T12:40:00Z">
        <w:r w:rsidRPr="00313E6C" w:rsidDel="00623520">
          <w:delText>Due to the time needed for AI answer generation, there is a small delay. In practice, this window is negligible relative to human response latency, since the first human answer is posted 22.067 hours on average. It will be faster than most humans.</w:delText>
        </w:r>
      </w:del>
    </w:p>
    <w:p w14:paraId="3CCC7CB2" w14:textId="5507417F" w:rsidR="00D43EC2" w:rsidRPr="00313E6C" w:rsidDel="00623520" w:rsidRDefault="00D43EC2" w:rsidP="007639EE">
      <w:pPr>
        <w:pStyle w:val="Paragraph"/>
        <w:rPr>
          <w:del w:id="858" w:author="Dylan CHEN" w:date="2026-08-29T20:40:00Z" w16du:dateUtc="2026-08-29T12:40:00Z"/>
        </w:rPr>
      </w:pPr>
      <w:del w:id="859" w:author="Dylan CHEN" w:date="2026-08-29T20:40:00Z" w16du:dateUtc="2026-08-29T12:40:00Z">
        <w:r w:rsidRPr="00313E6C" w:rsidDel="00623520">
          <w:delText xml:space="preserve">The five-minute appearance of the AI answer was produced by us manually repeatedly monitoring the platform </w:delText>
        </w:r>
        <w:r w:rsidR="00CB3FE1" w:rsidRPr="00313E6C" w:rsidDel="00623520">
          <w:delText>at</w:delText>
        </w:r>
        <w:r w:rsidRPr="00313E6C" w:rsidDel="00623520">
          <w:delText xml:space="preserve"> the beginning of this research. </w:delText>
        </w:r>
        <w:r w:rsidR="007639EE" w:rsidDel="00623520">
          <w:delText xml:space="preserve">The actual time depends on how long the </w:delText>
        </w:r>
        <w:r w:rsidRPr="00313E6C" w:rsidDel="00623520">
          <w:delText>internal GenAI generated and posted its answer</w:delText>
        </w:r>
        <w:r w:rsidR="007639EE" w:rsidDel="00623520">
          <w:delText>, which is done</w:delText>
        </w:r>
        <w:r w:rsidRPr="00313E6C" w:rsidDel="00623520">
          <w:delText xml:space="preserve"> automatically after the question appeared. </w:delText>
        </w:r>
        <w:r w:rsidR="007639EE" w:rsidRPr="001F085E" w:rsidDel="00623520">
          <w:rPr>
            <w:highlight w:val="yellow"/>
          </w:rPr>
          <w:delText>In the revision, we have removed the 5-minute wording and replace it as “a short period of time needed for AI generation, which is less than 5</w:delText>
        </w:r>
      </w:del>
      <w:del w:id="860" w:author="Dylan CHEN" w:date="2026-08-29T18:49:00Z" w16du:dateUtc="2026-08-29T10:49:00Z">
        <w:r w:rsidR="007639EE" w:rsidRPr="001F085E" w:rsidDel="00CA0525">
          <w:rPr>
            <w:highlight w:val="yellow"/>
          </w:rPr>
          <w:delText>-</w:delText>
        </w:r>
      </w:del>
      <w:del w:id="861" w:author="Dylan CHEN" w:date="2026-08-29T20:40:00Z" w16du:dateUtc="2026-08-29T12:40:00Z">
        <w:r w:rsidR="007639EE" w:rsidRPr="001F085E" w:rsidDel="00623520">
          <w:rPr>
            <w:highlight w:val="yellow"/>
          </w:rPr>
          <w:delText>minutes in our observed sessions.”</w:delText>
        </w:r>
        <w:r w:rsidR="007639EE" w:rsidDel="00623520">
          <w:delText xml:space="preserve"> </w:delText>
        </w:r>
      </w:del>
    </w:p>
    <w:bookmarkEnd w:id="831"/>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rsidP="00857862">
      <w:pPr>
        <w:pStyle w:val="Paragraph"/>
        <w:pPrChange w:id="862" w:author="Dylan CHEN" w:date="2026-08-29T21:31:00Z" w16du:dateUtc="2026-08-29T13:31:00Z">
          <w:pPr>
            <w:pStyle w:val="NormalWeb"/>
          </w:pPr>
        </w:pPrChange>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7F8AD2" w14:textId="77777777" w:rsidR="00AE770C" w:rsidRDefault="00AE770C" w:rsidP="00857862">
      <w:pPr>
        <w:pStyle w:val="Paragraph"/>
        <w:pPrChange w:id="863" w:author="Dylan CHEN" w:date="2026-08-29T21:31:00Z" w16du:dateUtc="2026-08-29T13:31:00Z">
          <w:pPr>
            <w:pStyle w:val="NormalWeb"/>
          </w:pPr>
        </w:pPrChange>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rsidP="00857862">
      <w:pPr>
        <w:pStyle w:val="Paragraph"/>
        <w:pPrChange w:id="864" w:author="Dylan CHEN" w:date="2026-08-29T21:31:00Z" w16du:dateUtc="2026-08-29T13:31:00Z">
          <w:pPr>
            <w:pStyle w:val="NormalWeb"/>
          </w:pPr>
        </w:pPrChange>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rsidP="00857862">
      <w:pPr>
        <w:pStyle w:val="Paragraph"/>
        <w:pPrChange w:id="865" w:author="Dylan CHEN" w:date="2026-08-29T21:31:00Z" w16du:dateUtc="2026-08-29T13:31:00Z">
          <w:pPr>
            <w:pStyle w:val="NormalWeb"/>
          </w:pPr>
        </w:pPrChange>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plausible degrees of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rsidP="00857862">
      <w:pPr>
        <w:pStyle w:val="Paragraph"/>
        <w:pPrChange w:id="866" w:author="Dylan CHEN" w:date="2026-08-29T21:31:00Z" w16du:dateUtc="2026-08-29T13:31:00Z">
          <w:pPr>
            <w:pStyle w:val="NormalWeb"/>
          </w:pPr>
        </w:pPrChange>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rsidP="00857862">
      <w:pPr>
        <w:pStyle w:val="Paragraph"/>
        <w:pPrChange w:id="867" w:author="Dylan CHEN" w:date="2026-08-29T21:31:00Z" w16du:dateUtc="2026-08-29T13:31:00Z">
          <w:pPr>
            <w:pStyle w:val="Paragraph"/>
            <w:spacing w:afterLines="0" w:after="0"/>
          </w:pPr>
        </w:pPrChange>
      </w:pPr>
      <w:r>
        <w:t>We hope these clarifications address your concerns, and we are grateful for the guidance that prompted them.</w:t>
      </w:r>
    </w:p>
    <w:p w14:paraId="23380236" w14:textId="77777777" w:rsidR="00AE770C" w:rsidRDefault="00AE770C" w:rsidP="00857862">
      <w:pPr>
        <w:pStyle w:val="Paragraph"/>
        <w:rPr>
          <w:ins w:id="868" w:author="Dylan CHEN" w:date="2026-08-29T21:21:00Z" w16du:dateUtc="2026-08-29T13:21:00Z"/>
        </w:rPr>
        <w:pPrChange w:id="869" w:author="Dylan CHEN" w:date="2026-08-29T21:31:00Z" w16du:dateUtc="2026-08-29T13:31:00Z">
          <w:pPr>
            <w:pStyle w:val="Paragraph"/>
            <w:spacing w:afterLines="0" w:after="0"/>
          </w:pPr>
        </w:pPrChange>
      </w:pPr>
    </w:p>
    <w:p w14:paraId="23EBECD0" w14:textId="77777777" w:rsidR="008F4C03" w:rsidRPr="00313E6C" w:rsidRDefault="008F4C03" w:rsidP="00857862">
      <w:pPr>
        <w:pStyle w:val="Paragraph"/>
        <w:rPr>
          <w:rFonts w:hint="eastAsia"/>
        </w:rPr>
        <w:pPrChange w:id="870" w:author="Dylan CHEN" w:date="2026-08-29T21:31:00Z" w16du:dateUtc="2026-08-29T13:31:00Z">
          <w:pPr>
            <w:pStyle w:val="Paragraph"/>
            <w:spacing w:afterLines="0" w:after="0"/>
          </w:pPr>
        </w:pPrChange>
      </w:pPr>
    </w:p>
    <w:p w14:paraId="3AD3538C" w14:textId="7FA3B0AE" w:rsidR="00BE7589" w:rsidRPr="00EF7143" w:rsidRDefault="00BE7589" w:rsidP="00857862">
      <w:pPr>
        <w:pStyle w:val="Paragraph"/>
        <w:rPr>
          <w:rFonts w:hint="eastAsia"/>
          <w:b/>
          <w:bCs/>
          <w:rPrChange w:id="871" w:author="Dylan CHEN" w:date="2026-08-29T21:41:00Z" w16du:dateUtc="2026-08-29T13:41:00Z">
            <w:rPr>
              <w:rFonts w:hint="eastAsia"/>
            </w:rPr>
          </w:rPrChange>
        </w:rPr>
        <w:pPrChange w:id="872" w:author="Dylan CHEN" w:date="2026-08-29T21:31:00Z" w16du:dateUtc="2026-08-29T13:31:00Z">
          <w:pPr>
            <w:pStyle w:val="NormalWeb"/>
            <w:spacing w:before="0" w:beforeAutospacing="0" w:after="0" w:afterAutospacing="0"/>
          </w:pPr>
        </w:pPrChange>
      </w:pPr>
      <w:r w:rsidRPr="00EF7143">
        <w:rPr>
          <w:b/>
          <w:bCs/>
          <w:rPrChange w:id="873" w:author="Dylan CHEN" w:date="2026-08-29T21:41:00Z" w16du:dateUtc="2026-08-29T13:41:00Z">
            <w:rPr/>
          </w:rPrChange>
        </w:rPr>
        <w:t>Reference</w:t>
      </w:r>
      <w:ins w:id="874" w:author="Dylan CHEN" w:date="2026-08-29T21:21:00Z" w16du:dateUtc="2026-08-29T13:21:00Z">
        <w:r w:rsidR="008F4C03" w:rsidRPr="00EF7143">
          <w:rPr>
            <w:rFonts w:hint="eastAsia"/>
            <w:b/>
            <w:bCs/>
            <w:rPrChange w:id="875" w:author="Dylan CHEN" w:date="2026-08-29T21:41:00Z" w16du:dateUtc="2026-08-29T13:41:00Z">
              <w:rPr>
                <w:rFonts w:hint="eastAsia"/>
              </w:rPr>
            </w:rPrChange>
          </w:rPr>
          <w:t>:</w:t>
        </w:r>
      </w:ins>
    </w:p>
    <w:p w14:paraId="163565A3" w14:textId="5C91A74E" w:rsidR="00BE7589" w:rsidRPr="00313E6C" w:rsidRDefault="00BE7589" w:rsidP="00857862">
      <w:pPr>
        <w:pStyle w:val="Paragraph"/>
        <w:pPrChange w:id="876" w:author="Dylan CHEN" w:date="2026-08-29T21:31:00Z" w16du:dateUtc="2026-08-29T13:31:00Z">
          <w:pPr>
            <w:pStyle w:val="NormalWeb"/>
            <w:spacing w:before="0" w:beforeAutospacing="0" w:after="0" w:afterAutospacing="0"/>
            <w:ind w:left="360" w:hanging="360"/>
          </w:pPr>
        </w:pPrChange>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rsidP="000E55C7">
      <w:pPr>
        <w:pStyle w:val="Paragraph"/>
        <w:pPrChange w:id="877" w:author="Dylan CHEN" w:date="2026-08-29T21:31:00Z" w16du:dateUtc="2026-08-29T13:31:00Z">
          <w:pPr>
            <w:pStyle w:val="NormalWeb"/>
          </w:pPr>
        </w:pPrChange>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465D597A" w:rsidR="00236B18" w:rsidRPr="00313E6C" w:rsidRDefault="00962907" w:rsidP="000E55C7">
      <w:pPr>
        <w:pStyle w:val="Paragraph"/>
      </w:pPr>
      <w:r w:rsidRPr="00313E6C">
        <w:lastRenderedPageBreak/>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conflates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61A3D0D8" w14:textId="044CEE6B" w:rsidR="00313A47" w:rsidRPr="00313E6C" w:rsidDel="00C14369" w:rsidRDefault="00313A47" w:rsidP="000E55C7">
      <w:pPr>
        <w:pStyle w:val="Paragraph"/>
        <w:rPr>
          <w:del w:id="878" w:author="Dylan CHEN" w:date="2026-08-30T17:46:00Z" w16du:dateUtc="2026-08-30T09:46:00Z"/>
        </w:rPr>
      </w:pPr>
      <w:del w:id="879" w:author="Dylan CHEN" w:date="2026-08-30T17:46:00Z" w16du:dateUtc="2026-08-30T09:46:00Z">
        <w:r w:rsidRPr="00313E6C" w:rsidDel="00C14369">
          <w:delText xml:space="preserve">Third, </w:delText>
        </w:r>
        <w:commentRangeStart w:id="880"/>
        <w:commentRangeStart w:id="881"/>
        <w:r w:rsidRPr="00313E6C" w:rsidDel="00C14369">
          <w:delText>our studied period is small. Even though there is a decreasing trend, it may not be reflected or affect our analysis.</w:delText>
        </w:r>
        <w:commentRangeEnd w:id="880"/>
        <w:r w:rsidR="00AE770C" w:rsidRPr="00313E6C" w:rsidDel="00C14369">
          <w:rPr>
            <w:rStyle w:val="CommentReference"/>
            <w:sz w:val="24"/>
            <w:szCs w:val="24"/>
          </w:rPr>
          <w:commentReference w:id="880"/>
        </w:r>
      </w:del>
      <w:commentRangeEnd w:id="881"/>
      <w:r w:rsidR="00C14369" w:rsidRPr="00313E6C">
        <w:rPr>
          <w:rStyle w:val="CommentReference"/>
          <w:sz w:val="24"/>
          <w:szCs w:val="24"/>
        </w:rPr>
        <w:commentReference w:id="881"/>
      </w:r>
      <w:del w:id="882" w:author="Dylan CHEN" w:date="2026-08-30T17:46:00Z" w16du:dateUtc="2026-08-30T09:46:00Z">
        <w:r w:rsidRPr="00313E6C" w:rsidDel="00C14369">
          <w:delText xml:space="preserve"> </w:delText>
        </w:r>
      </w:del>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rsidP="00CE332C">
      <w:pPr>
        <w:pStyle w:val="Paragraph"/>
        <w:pPrChange w:id="883" w:author="Dylan CHEN" w:date="2026-08-29T21:31:00Z" w16du:dateUtc="2026-08-29T13:31:00Z">
          <w:pPr>
            <w:pStyle w:val="NormalWeb"/>
          </w:pPr>
        </w:pPrChange>
      </w:pPr>
      <w:r>
        <w:t xml:space="preserve">We thank you for pressing on both points. Following the review panel and the SE’s guidance, we have revised our theoretical model, and these mechanisms no longer appear in the manuscript; </w:t>
      </w:r>
      <w:r>
        <w:lastRenderedPageBreak/>
        <w:t>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35E812B1" w:rsidR="00880B3D" w:rsidRDefault="00880B3D" w:rsidP="00CE332C">
      <w:pPr>
        <w:pStyle w:val="Paragraph"/>
        <w:pPrChange w:id="884" w:author="Dylan CHEN" w:date="2026-08-29T21:31:00Z" w16du:dateUtc="2026-08-29T13:31:00Z">
          <w:pPr>
            <w:pStyle w:val="NormalWeb"/>
          </w:pPr>
        </w:pPrChange>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The economics papers we cite that use this approach do not employ such tests, and there is a principled reason.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rsidP="00CE332C">
      <w:pPr>
        <w:pStyle w:val="Paragraph"/>
        <w:pPrChange w:id="885" w:author="Dylan CHEN" w:date="2026-08-29T21:31:00Z" w16du:dateUtc="2026-08-29T13:31:00Z">
          <w:pPr>
            <w:pStyle w:val="NormalWeb"/>
          </w:pPr>
        </w:pPrChange>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rsidP="00CE332C">
      <w:pPr>
        <w:pStyle w:val="Paragraph"/>
        <w:pPrChange w:id="886" w:author="Dylan CHEN" w:date="2026-08-29T21:31:00Z" w16du:dateUtc="2026-08-29T13:31:00Z">
          <w:pPr>
            <w:pStyle w:val="NormalWeb"/>
          </w:pPr>
        </w:pPrChange>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228A0E51" w14:textId="0373C762" w:rsidR="00880B3D" w:rsidDel="00CE332C" w:rsidRDefault="00880B3D" w:rsidP="00CE332C">
      <w:pPr>
        <w:pStyle w:val="Paragraph"/>
        <w:rPr>
          <w:del w:id="887" w:author="Dylan CHEN" w:date="2026-08-29T21:31:00Z" w16du:dateUtc="2026-08-29T13:31:00Z"/>
        </w:rPr>
        <w:pPrChange w:id="888" w:author="Dylan CHEN" w:date="2026-08-29T21:31:00Z" w16du:dateUtc="2026-08-29T13:31:00Z">
          <w:pPr>
            <w:pStyle w:val="NormalWeb"/>
          </w:pPr>
        </w:pPrChange>
      </w:pPr>
      <w:r>
        <w:rPr>
          <w:rStyle w:val="Strong"/>
        </w:rPr>
        <w:t>On the measurement of AI answer quality beyond length.</w:t>
      </w:r>
      <w:r>
        <w:t xml:space="preserve"> I</w:t>
      </w:r>
      <w:r>
        <w:rPr>
          <w:rFonts w:hint="eastAsia"/>
        </w:rPr>
        <w:t xml:space="preserve">n our revised theoretical model, we theorize </w:t>
      </w:r>
      <w:r w:rsidRPr="001F085E">
        <w:rPr>
          <w:rFonts w:eastAsia="Times New Roman"/>
          <w:kern w:val="0"/>
        </w:rPr>
        <w:t xml:space="preserve">answer length and </w:t>
      </w:r>
      <w:del w:id="889" w:author="Dylan CHEN" w:date="2026-08-29T21:22:00Z" w16du:dateUtc="2026-08-29T13:22:00Z">
        <w:r w:rsidRPr="001F085E" w:rsidDel="008F4C03">
          <w:rPr>
            <w:rFonts w:eastAsia="Times New Roman"/>
            <w:kern w:val="0"/>
          </w:rPr>
          <w:delText xml:space="preserve">the </w:delText>
        </w:r>
      </w:del>
      <w:r w:rsidRPr="001F085E">
        <w:rPr>
          <w:rFonts w:eastAsia="Times New Roman"/>
          <w:kern w:val="0"/>
        </w:rPr>
        <w:t>answer quality as separate constructs.</w:t>
      </w:r>
      <w:r>
        <w:rPr>
          <w:rFonts w:hint="eastAsia"/>
        </w:rPr>
        <w:t xml:space="preserve"> </w:t>
      </w:r>
      <w:r>
        <w:t>We appreciate your suggestions, which have helped us improve the paper.</w:t>
      </w:r>
    </w:p>
    <w:p w14:paraId="3FCDD48A" w14:textId="43E751B5" w:rsidR="00F30EA2" w:rsidRPr="00313E6C" w:rsidRDefault="00F30EA2" w:rsidP="00B91D7E">
      <w:pPr>
        <w:pStyle w:val="Paragraph"/>
        <w:rPr>
          <w:rFonts w:ascii="Heiti TC" w:eastAsia="Heiti TC" w:hAnsi="Heiti TC" w:cs="Heiti TC" w:hint="eastAsia"/>
        </w:rPr>
      </w:pP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conducted an additional analysis by including the hasHighQuality1Ans_i (=1 if the first human answer has an above-median LLM-generated content quality score) as the control variable and found that this variable positively affects </w:t>
      </w:r>
      <w:r w:rsidRPr="00313E6C">
        <w:rPr>
          <w:rFonts w:eastAsia="SimSun"/>
          <w:i/>
          <w:iCs/>
          <w:kern w:val="2"/>
        </w:rPr>
        <w:lastRenderedPageBreak/>
        <w:t>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01246E1A"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del w:id="890" w:author="Dylan CHEN" w:date="2026-08-29T18:40:00Z" w16du:dateUtc="2026-08-29T10:40:00Z">
        <w:r w:rsidR="009A67E8" w:rsidRPr="00313E6C" w:rsidDel="00D81333">
          <w:delText xml:space="preserve"> </w:delText>
        </w:r>
      </w:del>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105B7F3B" w:rsidR="002D3ABB" w:rsidRPr="00313E6C" w:rsidRDefault="002538F8" w:rsidP="00790085">
      <w:pPr>
        <w:pStyle w:val="Paragraph"/>
      </w:pPr>
      <w:del w:id="891" w:author="Dylan CHEN" w:date="2026-08-29T18:40:00Z" w16du:dateUtc="2026-08-29T10:40:00Z">
        <w:r w:rsidRPr="00313E6C" w:rsidDel="00D81333">
          <w:delText xml:space="preserve">we </w:delText>
        </w:r>
      </w:del>
      <w:ins w:id="892" w:author="Dylan CHEN" w:date="2026-08-29T18:40:00Z" w16du:dateUtc="2026-08-29T10:40:00Z">
        <w:r w:rsidR="00D81333">
          <w:rPr>
            <w:rFonts w:hint="eastAsia"/>
          </w:rPr>
          <w:t>W</w:t>
        </w:r>
        <w:r w:rsidR="00D81333" w:rsidRPr="00313E6C">
          <w:t xml:space="preserve">e </w:t>
        </w:r>
      </w:ins>
      <w:r w:rsidRPr="00313E6C">
        <w:t xml:space="preserve">restricted the sample to the control group and regressed </w:t>
      </w:r>
      <w:r w:rsidRPr="001F085E">
        <w:rPr>
          <w:i/>
          <w:iCs/>
        </w:rPr>
        <w:t>answerNum</w:t>
      </w:r>
      <w:r w:rsidRPr="00313E6C">
        <w:t xml:space="preserve"> on </w:t>
      </w:r>
      <w:r w:rsidRPr="001F085E">
        <w:rPr>
          <w:i/>
          <w:iCs/>
        </w:rPr>
        <w:t>hasHighQuality1Ans</w:t>
      </w:r>
      <w:r w:rsidRPr="00313E6C">
        <w:t>. The estimated coefficient is statistically insignificant</w:t>
      </w:r>
      <w:r w:rsidR="002D3ABB" w:rsidRPr="00313E6C">
        <w:t xml:space="preserve"> (See Table below)</w:t>
      </w:r>
      <w:r w:rsidRPr="00313E6C">
        <w:t xml:space="preserve">. This result </w:t>
      </w:r>
      <w:r w:rsidR="009A67E8">
        <w:rPr>
          <w:rFonts w:hint="eastAsia"/>
        </w:rPr>
        <w:t>does not support the argument that</w:t>
      </w:r>
      <w:r w:rsidRPr="00313E6C">
        <w:t xml:space="preserve"> </w:t>
      </w:r>
      <w:del w:id="893" w:author="Dylan CHEN" w:date="2026-08-29T18:40:00Z" w16du:dateUtc="2026-08-29T10:40:00Z">
        <w:r w:rsidRPr="00313E6C" w:rsidDel="00D81333">
          <w:delText xml:space="preserve">that </w:delText>
        </w:r>
      </w:del>
      <w:r w:rsidRPr="00313E6C">
        <w:t>a high-quality first human answer deter</w:t>
      </w:r>
      <w:r w:rsidR="009A67E8">
        <w:rPr>
          <w:rFonts w:hint="eastAsia"/>
        </w:rPr>
        <w:t>s</w:t>
      </w:r>
      <w:r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77777777" w:rsidR="002D3ABB" w:rsidRPr="00313E6C" w:rsidRDefault="002D3ABB">
            <w:pPr>
              <w:rPr>
                <w:sz w:val="20"/>
                <w:szCs w:val="20"/>
              </w:rPr>
            </w:pPr>
            <w:del w:id="894" w:author="Dylan CHEN" w:date="2026-08-29T18:41:00Z" w16du:dateUtc="2026-08-29T10:41:00Z">
              <w:r w:rsidRPr="00313E6C" w:rsidDel="00D81333">
                <w:rPr>
                  <w:sz w:val="20"/>
                  <w:szCs w:val="20"/>
                </w:rPr>
                <w:delText>c</w:delText>
              </w:r>
            </w:del>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0D66D4D2" w:rsidR="003827D3" w:rsidRPr="00313E6C" w:rsidRDefault="003827D3" w:rsidP="00790085">
      <w:pPr>
        <w:pStyle w:val="Paragraph"/>
        <w:pPrChange w:id="895" w:author="Dylan CHEN" w:date="2026-08-29T21:31:00Z" w16du:dateUtc="2026-08-29T13:31:00Z">
          <w:pPr>
            <w:pStyle w:val="NormalWeb"/>
          </w:pPr>
        </w:pPrChange>
      </w:pPr>
      <w:r>
        <w:t xml:space="preserve">We thank you for this point and for the anchoring </w:t>
      </w:r>
      <w:r>
        <w:rPr>
          <w:rFonts w:hint="eastAsia"/>
        </w:rPr>
        <w:t xml:space="preserve">reference </w:t>
      </w:r>
      <w:r>
        <w:t xml:space="preserve">suggestion, which we now incorporate. In the revised framework, we no longer rely on interpreting a residual effect. Instead, we theorize and test the AI label effect and the AI content effect as distinct constructs. </w:t>
      </w:r>
      <w:commentRangeStart w:id="896"/>
      <w:r w:rsidRPr="001F085E">
        <w:rPr>
          <w:highlight w:val="yellow"/>
        </w:rPr>
        <w:lastRenderedPageBreak/>
        <w:t>We have also integrated the anchoring reference into our argument for H6</w:t>
      </w:r>
      <w:commentRangeEnd w:id="896"/>
      <w:r w:rsidR="00C14369">
        <w:rPr>
          <w:rStyle w:val="CommentReference"/>
          <w:sz w:val="24"/>
          <w:szCs w:val="24"/>
        </w:rPr>
        <w:commentReference w:id="896"/>
      </w:r>
      <w:r>
        <w:t>: the AI answer’s quality establishes a standard that anchors subsequent human answers.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rsidP="002C521E">
      <w:pPr>
        <w:pStyle w:val="Paragraph"/>
        <w:pPrChange w:id="897" w:author="Dylan CHEN" w:date="2026-08-29T21:31:00Z" w16du:dateUtc="2026-08-29T13:31:00Z">
          <w:pPr>
            <w:pStyle w:val="NormalWeb"/>
          </w:pPr>
        </w:pPrChange>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hint="eastAsia"/>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548FB0C9" w:rsidR="003827D3" w:rsidRDefault="003827D3" w:rsidP="002C521E">
      <w:pPr>
        <w:pStyle w:val="Paragraph"/>
        <w:pPrChange w:id="898" w:author="Dylan CHEN" w:date="2026-08-29T21:31:00Z" w16du:dateUtc="2026-08-29T13:31:00Z">
          <w:pPr>
            <w:pStyle w:val="NormalWeb"/>
          </w:pPr>
        </w:pPrChange>
      </w:pPr>
      <w:r>
        <w:t>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w:t>
      </w:r>
      <w:del w:id="899" w:author="Dylan CHEN" w:date="2026-08-29T21:23:00Z" w16du:dateUtc="2026-08-29T13:23:00Z">
        <w:r w:rsidDel="008F4C03">
          <w:delText>, as now documented in Online Appendix C (Table 13)</w:delText>
        </w:r>
      </w:del>
      <w:r>
        <w:t xml:space="preserve">.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77777777" w:rsidR="003827D3" w:rsidRDefault="003827D3" w:rsidP="00D467D4">
      <w:pPr>
        <w:pStyle w:val="Paragraph"/>
        <w:pPrChange w:id="900" w:author="Dylan CHEN" w:date="2026-08-29T21:31:00Z" w16du:dateUtc="2026-08-29T13:31:00Z">
          <w:pPr>
            <w:pStyle w:val="NormalWeb"/>
          </w:pPr>
        </w:pPrChange>
      </w:pPr>
      <w:r>
        <w:t>We ran the balance test on the log reputation score because the raw score is highly right-skewed (see the left panel of the figure below), which violates the normality assumption underlying the t-test. The log transformation brings the distribution much closer to normal and better satisfies this requirement (right panel).</w:t>
      </w:r>
    </w:p>
    <w:p w14:paraId="06474884" w14:textId="27D8641C" w:rsidR="003827D3" w:rsidRDefault="003827D3" w:rsidP="00D467D4">
      <w:pPr>
        <w:pStyle w:val="Paragraph"/>
        <w:pPrChange w:id="901" w:author="Dylan CHEN" w:date="2026-08-29T21:31:00Z" w16du:dateUtc="2026-08-29T13:31:00Z">
          <w:pPr>
            <w:pStyle w:val="NormalWeb"/>
          </w:pPr>
        </w:pPrChange>
      </w:pPr>
      <w:r>
        <w:t>To address your specific question about the raw score, we conducted a Mann–Whitney–</w:t>
      </w:r>
      <w:r>
        <w:lastRenderedPageBreak/>
        <w:t xml:space="preserve">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6"/>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902"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902"/>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72C28F4E" w:rsidR="00EB6634" w:rsidRDefault="003852AB" w:rsidP="00F95A1A">
      <w:pPr>
        <w:pStyle w:val="Paragraph"/>
        <w:pPrChange w:id="903" w:author="Dylan CHEN" w:date="2026-08-29T21:31:00Z" w16du:dateUtc="2026-08-29T13:31:00Z">
          <w:pPr>
            <w:pStyle w:val="NormalWeb"/>
          </w:pPr>
        </w:pPrChange>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del w:id="904" w:author="Dylan CHEN" w:date="2026-08-29T18:50:00Z" w16du:dateUtc="2026-08-29T10:50:00Z">
        <w:r w:rsidDel="00CA0525">
          <w:rPr>
            <w:rFonts w:hint="eastAsia"/>
          </w:rPr>
          <w:delText>t</w:delText>
        </w:r>
      </w:del>
      <w:ins w:id="905" w:author="Dylan CHEN" w:date="2026-08-29T18:50:00Z" w16du:dateUtc="2026-08-29T10:50:00Z">
        <w:r w:rsidR="00CA0525">
          <w:rPr>
            <w:rFonts w:hint="eastAsia"/>
          </w:rPr>
          <w:t>ce</w:t>
        </w:r>
      </w:ins>
      <w:r w:rsidR="003E3770" w:rsidRPr="00313E6C">
        <w:t>.</w:t>
      </w:r>
    </w:p>
    <w:p w14:paraId="37CDA065" w14:textId="63336D4D" w:rsidR="003852AB" w:rsidRPr="001F085E" w:rsidRDefault="003852AB" w:rsidP="00F95A1A">
      <w:pPr>
        <w:pStyle w:val="Paragraph"/>
        <w:pPrChange w:id="906" w:author="Dylan CHEN" w:date="2026-08-29T21:31:00Z" w16du:dateUtc="2026-08-29T13:31:00Z">
          <w:pPr>
            <w:pStyle w:val="NormalWeb"/>
          </w:pPr>
        </w:pPrChange>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907" w:name="_Ref194135045"/>
      <w:bookmarkStart w:id="908" w:name="_Ref177391826"/>
      <w:r w:rsidRPr="00313E6C">
        <w:rPr>
          <w:rFonts w:eastAsia="SimSun"/>
          <w:b/>
          <w:color w:val="000000"/>
          <w:sz w:val="22"/>
          <w:szCs w:val="22"/>
        </w:rPr>
        <w:t xml:space="preserve">Table </w:t>
      </w:r>
      <w:bookmarkEnd w:id="907"/>
      <w:r w:rsidRPr="00313E6C">
        <w:rPr>
          <w:rFonts w:eastAsia="SimSun"/>
          <w:b/>
          <w:color w:val="000000"/>
          <w:sz w:val="22"/>
          <w:szCs w:val="22"/>
        </w:rPr>
        <w:t xml:space="preserve">R2-22. </w:t>
      </w:r>
      <w:bookmarkEnd w:id="908"/>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 xml:space="preserve">The netlike number has negative values. How did the authors adjust the non-negativity for </w:t>
      </w:r>
      <w:r w:rsidR="00C033C0" w:rsidRPr="000B1AC1">
        <w:rPr>
          <w:rFonts w:eastAsia="SimSun"/>
          <w:i/>
          <w:iCs/>
          <w:kern w:val="2"/>
        </w:rPr>
        <w:lastRenderedPageBreak/>
        <w:t>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2F7E8A4D" w:rsidR="006A0A04" w:rsidRPr="00313E6C" w:rsidRDefault="00170888" w:rsidP="00F95A1A">
      <w:pPr>
        <w:pStyle w:val="Paragraph"/>
        <w:pPrChange w:id="909" w:author="Dylan CHEN" w:date="2026-08-29T21:32:00Z" w16du:dateUtc="2026-08-29T13:32:00Z">
          <w:pPr>
            <w:widowControl w:val="0"/>
            <w:autoSpaceDE w:val="0"/>
            <w:autoSpaceDN w:val="0"/>
            <w:adjustRightInd w:val="0"/>
            <w:spacing w:before="120" w:after="120"/>
            <w:jc w:val="both"/>
          </w:pPr>
        </w:pPrChange>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del w:id="910" w:author="Dylan CHEN" w:date="2026-08-29T18:50:00Z" w16du:dateUtc="2026-08-29T10:50:00Z">
        <w:r w:rsidR="005C0277" w:rsidRPr="00313E6C" w:rsidDel="00CA0525">
          <w:delText xml:space="preserve">the </w:delText>
        </w:r>
      </w:del>
      <w:r w:rsidR="005C0277" w:rsidRPr="00313E6C">
        <w:rPr>
          <w:i/>
          <w:iCs/>
        </w:rPr>
        <w:t>netlikeNum</w:t>
      </w:r>
      <w:ins w:id="911" w:author="Dylan CHEN" w:date="2026-08-29T18:39:00Z" w16du:dateUtc="2026-08-29T10:39:00Z">
        <w:r w:rsidR="00D81333">
          <w:rPr>
            <w:rFonts w:hint="eastAsia"/>
            <w:i/>
            <w:iCs/>
          </w:rPr>
          <w:t xml:space="preserve"> </w:t>
        </w:r>
        <w:r w:rsidR="00D81333" w:rsidRPr="00D81333">
          <w:rPr>
            <w:rFonts w:hint="eastAsia"/>
            <w:rPrChange w:id="912" w:author="Dylan CHEN" w:date="2026-08-29T18:40:00Z" w16du:dateUtc="2026-08-29T10:40:00Z">
              <w:rPr>
                <w:rFonts w:hint="eastAsia"/>
                <w:i/>
                <w:iCs/>
              </w:rPr>
            </w:rPrChange>
          </w:rPr>
          <w:t>is -3</w:t>
        </w:r>
      </w:ins>
      <w:r w:rsidR="005C0277" w:rsidRPr="00313E6C">
        <w:t xml:space="preserve">) </w:t>
      </w:r>
      <w:r w:rsidRPr="00313E6C">
        <w:t xml:space="preserve">to satisfy the non-negativity requirement. </w:t>
      </w:r>
    </w:p>
    <w:p w14:paraId="6114A11D" w14:textId="39E86A6D" w:rsidR="00170888" w:rsidRDefault="006A0A04" w:rsidP="00F95A1A">
      <w:pPr>
        <w:pStyle w:val="Paragraph"/>
        <w:pPrChange w:id="913" w:author="Dylan CHEN" w:date="2026-08-29T21:32:00Z" w16du:dateUtc="2026-08-29T13:32:00Z">
          <w:pPr>
            <w:widowControl w:val="0"/>
            <w:autoSpaceDE w:val="0"/>
            <w:autoSpaceDN w:val="0"/>
            <w:adjustRightInd w:val="0"/>
            <w:spacing w:before="120" w:after="120"/>
            <w:jc w:val="both"/>
          </w:pPr>
        </w:pPrChange>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rsidP="00F95A1A">
      <w:pPr>
        <w:pStyle w:val="Paragraph"/>
        <w:pPrChange w:id="914" w:author="Dylan CHEN" w:date="2026-08-29T21:32:00Z" w16du:dateUtc="2026-08-29T13:32:00Z">
          <w:pPr>
            <w:pStyle w:val="NormalWeb"/>
          </w:pPr>
        </w:pPrChange>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915" w:name="_Ref210225098"/>
      <w:r w:rsidRPr="00313E6C">
        <w:rPr>
          <w:rFonts w:eastAsia="SimSun"/>
          <w:b/>
          <w:color w:val="000000"/>
          <w:sz w:val="22"/>
          <w:szCs w:val="22"/>
        </w:rPr>
        <w:t xml:space="preserve">Table </w:t>
      </w:r>
      <w:bookmarkEnd w:id="915"/>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916"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916"/>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rFonts w:hint="eastAsia"/>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917"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rsidP="00901882">
      <w:pPr>
        <w:pStyle w:val="Paragraph"/>
        <w:rPr>
          <w:rFonts w:ascii="Heiti TC" w:eastAsia="Heiti TC" w:hAnsi="Heiti TC" w:cs="Heiti TC"/>
          <w:szCs w:val="22"/>
        </w:rPr>
        <w:pPrChange w:id="918" w:author="Dylan CHEN" w:date="2026-08-29T21:32:00Z" w16du:dateUtc="2026-08-29T13:32:00Z">
          <w:pPr>
            <w:widowControl w:val="0"/>
            <w:autoSpaceDE w:val="0"/>
            <w:autoSpaceDN w:val="0"/>
            <w:adjustRightInd w:val="0"/>
            <w:spacing w:before="120" w:after="120"/>
            <w:jc w:val="both"/>
          </w:pPr>
        </w:pPrChange>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5C3DEED7" w:rsidR="00414CFA" w:rsidRPr="00313E6C" w:rsidRDefault="00692D0A" w:rsidP="00901882">
      <w:pPr>
        <w:pStyle w:val="Paragraph"/>
        <w:pPrChange w:id="919" w:author="Dylan CHEN" w:date="2026-08-29T21:32:00Z" w16du:dateUtc="2026-08-29T13:32:00Z">
          <w:pPr>
            <w:widowControl w:val="0"/>
            <w:autoSpaceDE w:val="0"/>
            <w:autoSpaceDN w:val="0"/>
            <w:adjustRightInd w:val="0"/>
            <w:spacing w:before="120" w:after="120"/>
            <w:jc w:val="both"/>
          </w:pPr>
        </w:pPrChange>
      </w:pPr>
      <w:r w:rsidRPr="00313E6C">
        <w:t xml:space="preserve">All results remain consistent across specifications, showing no significant spillover effects. The </w:t>
      </w:r>
      <w:r w:rsidRPr="00313E6C">
        <w:lastRenderedPageBreak/>
        <w:t>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Change w:id="920" w:author="Dylan CHEN" w:date="2026-08-29T18:42:00Z" w16du:dateUtc="2026-08-29T10:42:00Z">
          <w:tblPr>
            <w:tblW w:w="5000" w:type="pct"/>
            <w:jc w:val="center"/>
            <w:tblLayout w:type="fixed"/>
            <w:tblLook w:val="04A0" w:firstRow="1" w:lastRow="0" w:firstColumn="1" w:lastColumn="0" w:noHBand="0" w:noVBand="1"/>
          </w:tblPr>
        </w:tblPrChange>
      </w:tblPr>
      <w:tblGrid>
        <w:gridCol w:w="2485"/>
        <w:gridCol w:w="1662"/>
        <w:gridCol w:w="1883"/>
        <w:gridCol w:w="1170"/>
        <w:gridCol w:w="1080"/>
        <w:gridCol w:w="1080"/>
        <w:tblGridChange w:id="921">
          <w:tblGrid>
            <w:gridCol w:w="2485"/>
            <w:gridCol w:w="1662"/>
            <w:gridCol w:w="1883"/>
            <w:gridCol w:w="405"/>
            <w:gridCol w:w="765"/>
            <w:gridCol w:w="210"/>
            <w:gridCol w:w="870"/>
            <w:gridCol w:w="105"/>
            <w:gridCol w:w="975"/>
          </w:tblGrid>
        </w:tblGridChange>
      </w:tblGrid>
      <w:tr w:rsidR="00CD6E61" w:rsidRPr="00313E6C" w14:paraId="6FA4AD05" w14:textId="77777777" w:rsidTr="00D81333">
        <w:trPr>
          <w:trHeight w:val="320"/>
          <w:jc w:val="center"/>
          <w:trPrChange w:id="922" w:author="Dylan CHEN" w:date="2026-08-29T18:42:00Z" w16du:dateUtc="2026-08-29T10:42:00Z">
            <w:trPr>
              <w:trHeight w:val="320"/>
              <w:jc w:val="center"/>
            </w:trPr>
          </w:trPrChange>
        </w:trPr>
        <w:tc>
          <w:tcPr>
            <w:tcW w:w="2485" w:type="dxa"/>
            <w:vMerge w:val="restart"/>
            <w:tcBorders>
              <w:top w:val="single" w:sz="8" w:space="0" w:color="auto"/>
              <w:left w:val="nil"/>
              <w:bottom w:val="nil"/>
              <w:right w:val="nil"/>
            </w:tcBorders>
            <w:noWrap/>
            <w:hideMark/>
            <w:tcPrChange w:id="923" w:author="Dylan CHEN" w:date="2026-08-29T18:42:00Z" w16du:dateUtc="2026-08-29T10:42:00Z">
              <w:tcPr>
                <w:tcW w:w="2485" w:type="dxa"/>
                <w:vMerge w:val="restart"/>
                <w:tcBorders>
                  <w:top w:val="single" w:sz="8" w:space="0" w:color="auto"/>
                  <w:left w:val="nil"/>
                  <w:bottom w:val="nil"/>
                  <w:right w:val="nil"/>
                </w:tcBorders>
                <w:noWrap/>
                <w:hideMark/>
              </w:tcPr>
            </w:tcPrChange>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Change w:id="924" w:author="Dylan CHEN" w:date="2026-08-29T18:42:00Z" w16du:dateUtc="2026-08-29T10:42:00Z">
              <w:tcPr>
                <w:tcW w:w="3950" w:type="dxa"/>
                <w:gridSpan w:val="3"/>
                <w:tcBorders>
                  <w:top w:val="single" w:sz="8" w:space="0" w:color="auto"/>
                  <w:left w:val="nil"/>
                  <w:bottom w:val="nil"/>
                  <w:right w:val="nil"/>
                </w:tcBorders>
                <w:noWrap/>
                <w:hideMark/>
              </w:tcPr>
            </w:tcPrChange>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Change w:id="925" w:author="Dylan CHEN" w:date="2026-08-29T18:42:00Z" w16du:dateUtc="2026-08-29T10:42:00Z">
              <w:tcPr>
                <w:tcW w:w="975" w:type="dxa"/>
                <w:gridSpan w:val="2"/>
                <w:tcBorders>
                  <w:top w:val="single" w:sz="8" w:space="0" w:color="auto"/>
                  <w:left w:val="nil"/>
                  <w:bottom w:val="nil"/>
                  <w:right w:val="nil"/>
                </w:tcBorders>
                <w:noWrap/>
                <w:hideMark/>
              </w:tcPr>
            </w:tcPrChange>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Change w:id="926" w:author="Dylan CHEN" w:date="2026-08-29T18:42:00Z" w16du:dateUtc="2026-08-29T10:42:00Z">
              <w:tcPr>
                <w:tcW w:w="975" w:type="dxa"/>
                <w:gridSpan w:val="2"/>
                <w:tcBorders>
                  <w:top w:val="single" w:sz="8" w:space="0" w:color="auto"/>
                  <w:left w:val="nil"/>
                  <w:bottom w:val="nil"/>
                  <w:right w:val="nil"/>
                </w:tcBorders>
                <w:noWrap/>
                <w:hideMark/>
              </w:tcPr>
            </w:tcPrChange>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Change w:id="927" w:author="Dylan CHEN" w:date="2026-08-29T18:42:00Z" w16du:dateUtc="2026-08-29T10:42:00Z">
              <w:tcPr>
                <w:tcW w:w="975" w:type="dxa"/>
                <w:tcBorders>
                  <w:top w:val="single" w:sz="8" w:space="0" w:color="auto"/>
                  <w:left w:val="nil"/>
                  <w:bottom w:val="nil"/>
                  <w:right w:val="nil"/>
                </w:tcBorders>
                <w:noWrap/>
                <w:hideMark/>
              </w:tcPr>
            </w:tcPrChange>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D81333">
        <w:trPr>
          <w:trHeight w:val="320"/>
          <w:jc w:val="center"/>
          <w:trPrChange w:id="928" w:author="Dylan CHEN" w:date="2026-08-29T18:42:00Z" w16du:dateUtc="2026-08-29T10:42:00Z">
            <w:trPr>
              <w:trHeight w:val="320"/>
              <w:jc w:val="center"/>
            </w:trPr>
          </w:trPrChange>
        </w:trPr>
        <w:tc>
          <w:tcPr>
            <w:tcW w:w="2485" w:type="dxa"/>
            <w:vMerge/>
            <w:tcBorders>
              <w:top w:val="single" w:sz="8" w:space="0" w:color="auto"/>
              <w:left w:val="nil"/>
              <w:bottom w:val="nil"/>
              <w:right w:val="nil"/>
            </w:tcBorders>
            <w:hideMark/>
            <w:tcPrChange w:id="929" w:author="Dylan CHEN" w:date="2026-08-29T18:42:00Z" w16du:dateUtc="2026-08-29T10:42:00Z">
              <w:tcPr>
                <w:tcW w:w="2485" w:type="dxa"/>
                <w:vMerge/>
                <w:tcBorders>
                  <w:top w:val="single" w:sz="8" w:space="0" w:color="auto"/>
                  <w:left w:val="nil"/>
                  <w:bottom w:val="nil"/>
                  <w:right w:val="nil"/>
                </w:tcBorders>
                <w:hideMark/>
              </w:tcPr>
            </w:tcPrChange>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Change w:id="930" w:author="Dylan CHEN" w:date="2026-08-29T18:42:00Z" w16du:dateUtc="2026-08-29T10:42:00Z">
              <w:tcPr>
                <w:tcW w:w="1662" w:type="dxa"/>
                <w:tcBorders>
                  <w:top w:val="nil"/>
                  <w:left w:val="nil"/>
                  <w:bottom w:val="nil"/>
                  <w:right w:val="nil"/>
                </w:tcBorders>
                <w:noWrap/>
                <w:hideMark/>
              </w:tcPr>
            </w:tcPrChange>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Change w:id="931" w:author="Dylan CHEN" w:date="2026-08-29T18:42:00Z" w16du:dateUtc="2026-08-29T10:42:00Z">
              <w:tcPr>
                <w:tcW w:w="2288" w:type="dxa"/>
                <w:gridSpan w:val="2"/>
                <w:tcBorders>
                  <w:top w:val="nil"/>
                  <w:left w:val="nil"/>
                  <w:bottom w:val="nil"/>
                  <w:right w:val="nil"/>
                </w:tcBorders>
                <w:noWrap/>
                <w:hideMark/>
              </w:tcPr>
            </w:tcPrChange>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Change w:id="932" w:author="Dylan CHEN" w:date="2026-08-29T18:42:00Z" w16du:dateUtc="2026-08-29T10:42:00Z">
              <w:tcPr>
                <w:tcW w:w="975" w:type="dxa"/>
                <w:gridSpan w:val="2"/>
                <w:tcBorders>
                  <w:top w:val="nil"/>
                  <w:left w:val="nil"/>
                  <w:bottom w:val="nil"/>
                  <w:right w:val="nil"/>
                </w:tcBorders>
                <w:noWrap/>
                <w:hideMark/>
              </w:tcPr>
            </w:tcPrChange>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Change w:id="933" w:author="Dylan CHEN" w:date="2026-08-29T18:42:00Z" w16du:dateUtc="2026-08-29T10:42:00Z">
              <w:tcPr>
                <w:tcW w:w="975" w:type="dxa"/>
                <w:gridSpan w:val="2"/>
                <w:tcBorders>
                  <w:top w:val="nil"/>
                  <w:left w:val="nil"/>
                  <w:bottom w:val="nil"/>
                  <w:right w:val="nil"/>
                </w:tcBorders>
                <w:noWrap/>
                <w:hideMark/>
              </w:tcPr>
            </w:tcPrChange>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Change w:id="934" w:author="Dylan CHEN" w:date="2026-08-29T18:42:00Z" w16du:dateUtc="2026-08-29T10:42:00Z">
              <w:tcPr>
                <w:tcW w:w="975" w:type="dxa"/>
                <w:tcBorders>
                  <w:top w:val="nil"/>
                  <w:left w:val="nil"/>
                  <w:bottom w:val="nil"/>
                  <w:right w:val="nil"/>
                </w:tcBorders>
                <w:noWrap/>
                <w:hideMark/>
              </w:tcPr>
            </w:tcPrChange>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D81333">
        <w:trPr>
          <w:trHeight w:val="360"/>
          <w:jc w:val="center"/>
          <w:trPrChange w:id="935" w:author="Dylan CHEN" w:date="2026-08-29T18:42:00Z" w16du:dateUtc="2026-08-29T10:42:00Z">
            <w:trPr>
              <w:trHeight w:val="360"/>
              <w:jc w:val="center"/>
            </w:trPr>
          </w:trPrChange>
        </w:trPr>
        <w:tc>
          <w:tcPr>
            <w:tcW w:w="2485" w:type="dxa"/>
            <w:vMerge/>
            <w:tcBorders>
              <w:top w:val="single" w:sz="8" w:space="0" w:color="auto"/>
              <w:left w:val="nil"/>
              <w:bottom w:val="nil"/>
              <w:right w:val="nil"/>
            </w:tcBorders>
            <w:hideMark/>
            <w:tcPrChange w:id="936" w:author="Dylan CHEN" w:date="2026-08-29T18:42:00Z" w16du:dateUtc="2026-08-29T10:42:00Z">
              <w:tcPr>
                <w:tcW w:w="2485" w:type="dxa"/>
                <w:vMerge/>
                <w:tcBorders>
                  <w:top w:val="single" w:sz="8" w:space="0" w:color="auto"/>
                  <w:left w:val="nil"/>
                  <w:bottom w:val="nil"/>
                  <w:right w:val="nil"/>
                </w:tcBorders>
                <w:hideMark/>
              </w:tcPr>
            </w:tcPrChange>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Change w:id="937" w:author="Dylan CHEN" w:date="2026-08-29T18:42:00Z" w16du:dateUtc="2026-08-29T10:42:00Z">
              <w:tcPr>
                <w:tcW w:w="3950" w:type="dxa"/>
                <w:gridSpan w:val="3"/>
                <w:tcBorders>
                  <w:top w:val="nil"/>
                  <w:left w:val="nil"/>
                  <w:bottom w:val="single" w:sz="8" w:space="0" w:color="auto"/>
                  <w:right w:val="nil"/>
                </w:tcBorders>
                <w:noWrap/>
                <w:hideMark/>
              </w:tcPr>
            </w:tcPrChange>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Change w:id="938" w:author="Dylan CHEN" w:date="2026-08-29T18:42:00Z" w16du:dateUtc="2026-08-29T10:42:00Z">
              <w:tcPr>
                <w:tcW w:w="2925" w:type="dxa"/>
                <w:gridSpan w:val="5"/>
                <w:tcBorders>
                  <w:top w:val="nil"/>
                  <w:left w:val="nil"/>
                  <w:bottom w:val="single" w:sz="8" w:space="0" w:color="auto"/>
                  <w:right w:val="nil"/>
                </w:tcBorders>
                <w:noWrap/>
                <w:hideMark/>
              </w:tcPr>
            </w:tcPrChange>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D81333">
        <w:trPr>
          <w:trHeight w:val="320"/>
          <w:jc w:val="center"/>
          <w:trPrChange w:id="939" w:author="Dylan CHEN" w:date="2026-08-29T18:42:00Z" w16du:dateUtc="2026-08-29T10:42:00Z">
            <w:trPr>
              <w:trHeight w:val="320"/>
              <w:jc w:val="center"/>
            </w:trPr>
          </w:trPrChange>
        </w:trPr>
        <w:tc>
          <w:tcPr>
            <w:tcW w:w="2485" w:type="dxa"/>
            <w:vMerge w:val="restart"/>
            <w:tcBorders>
              <w:top w:val="nil"/>
              <w:left w:val="nil"/>
              <w:bottom w:val="single" w:sz="8" w:space="0" w:color="000000"/>
              <w:right w:val="nil"/>
            </w:tcBorders>
            <w:noWrap/>
            <w:hideMark/>
            <w:tcPrChange w:id="940" w:author="Dylan CHEN" w:date="2026-08-29T18:42:00Z" w16du:dateUtc="2026-08-29T10:42:00Z">
              <w:tcPr>
                <w:tcW w:w="2485" w:type="dxa"/>
                <w:vMerge w:val="restart"/>
                <w:tcBorders>
                  <w:top w:val="nil"/>
                  <w:left w:val="nil"/>
                  <w:bottom w:val="single" w:sz="8" w:space="0" w:color="000000"/>
                  <w:right w:val="nil"/>
                </w:tcBorders>
                <w:noWrap/>
                <w:hideMark/>
              </w:tcPr>
            </w:tcPrChange>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Change w:id="941" w:author="Dylan CHEN" w:date="2026-08-29T18:42:00Z" w16du:dateUtc="2026-08-29T10:42:00Z">
              <w:tcPr>
                <w:tcW w:w="1662" w:type="dxa"/>
                <w:tcBorders>
                  <w:top w:val="nil"/>
                  <w:left w:val="nil"/>
                  <w:bottom w:val="nil"/>
                  <w:right w:val="nil"/>
                </w:tcBorders>
                <w:noWrap/>
                <w:hideMark/>
              </w:tcPr>
            </w:tcPrChange>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Change w:id="942" w:author="Dylan CHEN" w:date="2026-08-29T18:42:00Z" w16du:dateUtc="2026-08-29T10:42:00Z">
              <w:tcPr>
                <w:tcW w:w="2288" w:type="dxa"/>
                <w:gridSpan w:val="2"/>
                <w:tcBorders>
                  <w:top w:val="nil"/>
                  <w:left w:val="nil"/>
                  <w:bottom w:val="nil"/>
                  <w:right w:val="nil"/>
                </w:tcBorders>
                <w:noWrap/>
                <w:hideMark/>
              </w:tcPr>
            </w:tcPrChange>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Change w:id="943" w:author="Dylan CHEN" w:date="2026-08-29T18:42:00Z" w16du:dateUtc="2026-08-29T10:42:00Z">
              <w:tcPr>
                <w:tcW w:w="975" w:type="dxa"/>
                <w:gridSpan w:val="2"/>
                <w:tcBorders>
                  <w:top w:val="nil"/>
                  <w:left w:val="nil"/>
                  <w:bottom w:val="nil"/>
                  <w:right w:val="nil"/>
                </w:tcBorders>
                <w:noWrap/>
                <w:hideMark/>
              </w:tcPr>
            </w:tcPrChange>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944" w:author="Dylan CHEN" w:date="2026-08-29T18:42:00Z" w16du:dateUtc="2026-08-29T10:42:00Z">
              <w:tcPr>
                <w:tcW w:w="975" w:type="dxa"/>
                <w:gridSpan w:val="2"/>
                <w:tcBorders>
                  <w:top w:val="nil"/>
                  <w:left w:val="nil"/>
                  <w:bottom w:val="nil"/>
                  <w:right w:val="nil"/>
                </w:tcBorders>
                <w:noWrap/>
                <w:hideMark/>
              </w:tcPr>
            </w:tcPrChange>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945" w:author="Dylan CHEN" w:date="2026-08-29T18:42:00Z" w16du:dateUtc="2026-08-29T10:42:00Z">
              <w:tcPr>
                <w:tcW w:w="975" w:type="dxa"/>
                <w:tcBorders>
                  <w:top w:val="nil"/>
                  <w:left w:val="nil"/>
                  <w:bottom w:val="nil"/>
                  <w:right w:val="nil"/>
                </w:tcBorders>
                <w:noWrap/>
                <w:hideMark/>
              </w:tcPr>
            </w:tcPrChange>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D81333">
        <w:trPr>
          <w:trHeight w:val="340"/>
          <w:jc w:val="center"/>
          <w:trPrChange w:id="946" w:author="Dylan CHEN" w:date="2026-08-29T18:42:00Z" w16du:dateUtc="2026-08-29T10:42:00Z">
            <w:trPr>
              <w:trHeight w:val="340"/>
              <w:jc w:val="center"/>
            </w:trPr>
          </w:trPrChange>
        </w:trPr>
        <w:tc>
          <w:tcPr>
            <w:tcW w:w="2485" w:type="dxa"/>
            <w:vMerge/>
            <w:tcBorders>
              <w:top w:val="nil"/>
              <w:left w:val="nil"/>
              <w:bottom w:val="single" w:sz="8" w:space="0" w:color="000000"/>
              <w:right w:val="nil"/>
            </w:tcBorders>
            <w:hideMark/>
            <w:tcPrChange w:id="947" w:author="Dylan CHEN" w:date="2026-08-29T18:42:00Z" w16du:dateUtc="2026-08-29T10:42:00Z">
              <w:tcPr>
                <w:tcW w:w="2485" w:type="dxa"/>
                <w:vMerge/>
                <w:tcBorders>
                  <w:top w:val="nil"/>
                  <w:left w:val="nil"/>
                  <w:bottom w:val="single" w:sz="8" w:space="0" w:color="000000"/>
                  <w:right w:val="nil"/>
                </w:tcBorders>
                <w:hideMark/>
              </w:tcPr>
            </w:tcPrChange>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Change w:id="948" w:author="Dylan CHEN" w:date="2026-08-29T18:42:00Z" w16du:dateUtc="2026-08-29T10:42:00Z">
              <w:tcPr>
                <w:tcW w:w="1662" w:type="dxa"/>
                <w:tcBorders>
                  <w:top w:val="nil"/>
                  <w:left w:val="nil"/>
                  <w:bottom w:val="single" w:sz="8" w:space="0" w:color="auto"/>
                  <w:right w:val="nil"/>
                </w:tcBorders>
                <w:noWrap/>
                <w:hideMark/>
              </w:tcPr>
            </w:tcPrChange>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Change w:id="949" w:author="Dylan CHEN" w:date="2026-08-29T18:42:00Z" w16du:dateUtc="2026-08-29T10:42:00Z">
              <w:tcPr>
                <w:tcW w:w="2288" w:type="dxa"/>
                <w:gridSpan w:val="2"/>
                <w:tcBorders>
                  <w:top w:val="nil"/>
                  <w:left w:val="nil"/>
                  <w:bottom w:val="single" w:sz="8" w:space="0" w:color="auto"/>
                  <w:right w:val="nil"/>
                </w:tcBorders>
                <w:noWrap/>
                <w:hideMark/>
              </w:tcPr>
            </w:tcPrChange>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Change w:id="950" w:author="Dylan CHEN" w:date="2026-08-29T18:42:00Z" w16du:dateUtc="2026-08-29T10:42:00Z">
              <w:tcPr>
                <w:tcW w:w="975" w:type="dxa"/>
                <w:gridSpan w:val="2"/>
                <w:tcBorders>
                  <w:top w:val="nil"/>
                  <w:left w:val="nil"/>
                  <w:bottom w:val="single" w:sz="8" w:space="0" w:color="auto"/>
                  <w:right w:val="nil"/>
                </w:tcBorders>
                <w:noWrap/>
                <w:hideMark/>
              </w:tcPr>
            </w:tcPrChange>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951" w:author="Dylan CHEN" w:date="2026-08-29T18:42:00Z" w16du:dateUtc="2026-08-29T10:42:00Z">
              <w:tcPr>
                <w:tcW w:w="975" w:type="dxa"/>
                <w:gridSpan w:val="2"/>
                <w:tcBorders>
                  <w:top w:val="nil"/>
                  <w:left w:val="nil"/>
                  <w:bottom w:val="single" w:sz="8" w:space="0" w:color="auto"/>
                  <w:right w:val="nil"/>
                </w:tcBorders>
                <w:noWrap/>
                <w:hideMark/>
              </w:tcPr>
            </w:tcPrChange>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952" w:author="Dylan CHEN" w:date="2026-08-29T18:42:00Z" w16du:dateUtc="2026-08-29T10:42:00Z">
              <w:tcPr>
                <w:tcW w:w="975" w:type="dxa"/>
                <w:tcBorders>
                  <w:top w:val="nil"/>
                  <w:left w:val="nil"/>
                  <w:bottom w:val="single" w:sz="8" w:space="0" w:color="auto"/>
                  <w:right w:val="nil"/>
                </w:tcBorders>
                <w:noWrap/>
                <w:hideMark/>
              </w:tcPr>
            </w:tcPrChange>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D81333">
        <w:trPr>
          <w:trHeight w:val="320"/>
          <w:jc w:val="center"/>
          <w:trPrChange w:id="953" w:author="Dylan CHEN" w:date="2026-08-29T18:42:00Z" w16du:dateUtc="2026-08-29T10:42:00Z">
            <w:trPr>
              <w:trHeight w:val="320"/>
              <w:jc w:val="center"/>
            </w:trPr>
          </w:trPrChange>
        </w:trPr>
        <w:tc>
          <w:tcPr>
            <w:tcW w:w="2485" w:type="dxa"/>
            <w:tcBorders>
              <w:top w:val="nil"/>
              <w:left w:val="nil"/>
              <w:bottom w:val="nil"/>
              <w:right w:val="nil"/>
            </w:tcBorders>
            <w:noWrap/>
            <w:hideMark/>
            <w:tcPrChange w:id="954" w:author="Dylan CHEN" w:date="2026-08-29T18:42:00Z" w16du:dateUtc="2026-08-29T10:42:00Z">
              <w:tcPr>
                <w:tcW w:w="2485" w:type="dxa"/>
                <w:tcBorders>
                  <w:top w:val="nil"/>
                  <w:left w:val="nil"/>
                  <w:bottom w:val="nil"/>
                  <w:right w:val="nil"/>
                </w:tcBorders>
                <w:noWrap/>
                <w:hideMark/>
              </w:tcPr>
            </w:tcPrChange>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Change w:id="955" w:author="Dylan CHEN" w:date="2026-08-29T18:42:00Z" w16du:dateUtc="2026-08-29T10:42:00Z">
              <w:tcPr>
                <w:tcW w:w="1662" w:type="dxa"/>
                <w:tcBorders>
                  <w:top w:val="nil"/>
                  <w:left w:val="nil"/>
                  <w:bottom w:val="nil"/>
                  <w:right w:val="nil"/>
                </w:tcBorders>
                <w:noWrap/>
                <w:hideMark/>
              </w:tcPr>
            </w:tcPrChange>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956" w:author="Dylan CHEN" w:date="2026-08-29T18:42:00Z" w16du:dateUtc="2026-08-29T10:42:00Z">
              <w:tcPr>
                <w:tcW w:w="2288" w:type="dxa"/>
                <w:gridSpan w:val="2"/>
                <w:tcBorders>
                  <w:top w:val="nil"/>
                  <w:left w:val="nil"/>
                  <w:bottom w:val="nil"/>
                  <w:right w:val="nil"/>
                </w:tcBorders>
                <w:noWrap/>
                <w:hideMark/>
              </w:tcPr>
            </w:tcPrChange>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957" w:author="Dylan CHEN" w:date="2026-08-29T18:42:00Z" w16du:dateUtc="2026-08-29T10:42:00Z">
              <w:tcPr>
                <w:tcW w:w="975" w:type="dxa"/>
                <w:gridSpan w:val="2"/>
                <w:tcBorders>
                  <w:top w:val="nil"/>
                  <w:left w:val="nil"/>
                  <w:bottom w:val="nil"/>
                  <w:right w:val="nil"/>
                </w:tcBorders>
                <w:noWrap/>
                <w:hideMark/>
              </w:tcPr>
            </w:tcPrChange>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958" w:author="Dylan CHEN" w:date="2026-08-29T18:42:00Z" w16du:dateUtc="2026-08-29T10:42:00Z">
              <w:tcPr>
                <w:tcW w:w="975" w:type="dxa"/>
                <w:gridSpan w:val="2"/>
                <w:tcBorders>
                  <w:top w:val="nil"/>
                  <w:left w:val="nil"/>
                  <w:bottom w:val="nil"/>
                  <w:right w:val="nil"/>
                </w:tcBorders>
                <w:noWrap/>
                <w:hideMark/>
              </w:tcPr>
            </w:tcPrChange>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959" w:author="Dylan CHEN" w:date="2026-08-29T18:42:00Z" w16du:dateUtc="2026-08-29T10:42:00Z">
              <w:tcPr>
                <w:tcW w:w="975" w:type="dxa"/>
                <w:tcBorders>
                  <w:top w:val="nil"/>
                  <w:left w:val="nil"/>
                  <w:bottom w:val="nil"/>
                  <w:right w:val="nil"/>
                </w:tcBorders>
                <w:noWrap/>
                <w:hideMark/>
              </w:tcPr>
            </w:tcPrChange>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D81333">
        <w:trPr>
          <w:trHeight w:val="320"/>
          <w:jc w:val="center"/>
          <w:trPrChange w:id="960" w:author="Dylan CHEN" w:date="2026-08-29T18:42:00Z" w16du:dateUtc="2026-08-29T10:42:00Z">
            <w:trPr>
              <w:trHeight w:val="320"/>
              <w:jc w:val="center"/>
            </w:trPr>
          </w:trPrChange>
        </w:trPr>
        <w:tc>
          <w:tcPr>
            <w:tcW w:w="2485" w:type="dxa"/>
            <w:tcBorders>
              <w:top w:val="nil"/>
              <w:left w:val="nil"/>
              <w:bottom w:val="nil"/>
              <w:right w:val="nil"/>
            </w:tcBorders>
            <w:noWrap/>
            <w:hideMark/>
            <w:tcPrChange w:id="961" w:author="Dylan CHEN" w:date="2026-08-29T18:42:00Z" w16du:dateUtc="2026-08-29T10:42:00Z">
              <w:tcPr>
                <w:tcW w:w="2485" w:type="dxa"/>
                <w:tcBorders>
                  <w:top w:val="nil"/>
                  <w:left w:val="nil"/>
                  <w:bottom w:val="nil"/>
                  <w:right w:val="nil"/>
                </w:tcBorders>
                <w:noWrap/>
                <w:hideMark/>
              </w:tcPr>
            </w:tcPrChange>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Change w:id="962" w:author="Dylan CHEN" w:date="2026-08-29T18:42:00Z" w16du:dateUtc="2026-08-29T10:42:00Z">
              <w:tcPr>
                <w:tcW w:w="1662" w:type="dxa"/>
                <w:tcBorders>
                  <w:top w:val="nil"/>
                  <w:left w:val="nil"/>
                  <w:bottom w:val="nil"/>
                  <w:right w:val="nil"/>
                </w:tcBorders>
                <w:noWrap/>
                <w:hideMark/>
              </w:tcPr>
            </w:tcPrChange>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963" w:author="Dylan CHEN" w:date="2026-08-29T18:42:00Z" w16du:dateUtc="2026-08-29T10:42:00Z">
              <w:tcPr>
                <w:tcW w:w="2288" w:type="dxa"/>
                <w:gridSpan w:val="2"/>
                <w:tcBorders>
                  <w:top w:val="nil"/>
                  <w:left w:val="nil"/>
                  <w:bottom w:val="nil"/>
                  <w:right w:val="nil"/>
                </w:tcBorders>
                <w:noWrap/>
                <w:hideMark/>
              </w:tcPr>
            </w:tcPrChange>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964" w:author="Dylan CHEN" w:date="2026-08-29T18:42:00Z" w16du:dateUtc="2026-08-29T10:42:00Z">
              <w:tcPr>
                <w:tcW w:w="975" w:type="dxa"/>
                <w:gridSpan w:val="2"/>
                <w:tcBorders>
                  <w:top w:val="nil"/>
                  <w:left w:val="nil"/>
                  <w:bottom w:val="nil"/>
                  <w:right w:val="nil"/>
                </w:tcBorders>
                <w:noWrap/>
                <w:hideMark/>
              </w:tcPr>
            </w:tcPrChange>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965" w:author="Dylan CHEN" w:date="2026-08-29T18:42:00Z" w16du:dateUtc="2026-08-29T10:42:00Z">
              <w:tcPr>
                <w:tcW w:w="975" w:type="dxa"/>
                <w:gridSpan w:val="2"/>
                <w:tcBorders>
                  <w:top w:val="nil"/>
                  <w:left w:val="nil"/>
                  <w:bottom w:val="nil"/>
                  <w:right w:val="nil"/>
                </w:tcBorders>
                <w:noWrap/>
                <w:hideMark/>
              </w:tcPr>
            </w:tcPrChange>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966" w:author="Dylan CHEN" w:date="2026-08-29T18:42:00Z" w16du:dateUtc="2026-08-29T10:42:00Z">
              <w:tcPr>
                <w:tcW w:w="975" w:type="dxa"/>
                <w:tcBorders>
                  <w:top w:val="nil"/>
                  <w:left w:val="nil"/>
                  <w:bottom w:val="nil"/>
                  <w:right w:val="nil"/>
                </w:tcBorders>
                <w:noWrap/>
                <w:hideMark/>
              </w:tcPr>
            </w:tcPrChange>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D81333">
        <w:trPr>
          <w:trHeight w:val="340"/>
          <w:jc w:val="center"/>
          <w:trPrChange w:id="967"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968" w:author="Dylan CHEN" w:date="2026-08-29T18:42:00Z" w16du:dateUtc="2026-08-29T10:42:00Z">
              <w:tcPr>
                <w:tcW w:w="2485" w:type="dxa"/>
                <w:tcBorders>
                  <w:top w:val="nil"/>
                  <w:left w:val="nil"/>
                  <w:bottom w:val="single" w:sz="8" w:space="0" w:color="auto"/>
                  <w:right w:val="nil"/>
                </w:tcBorders>
                <w:noWrap/>
                <w:hideMark/>
              </w:tcPr>
            </w:tcPrChange>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Change w:id="969" w:author="Dylan CHEN" w:date="2026-08-29T18:42:00Z" w16du:dateUtc="2026-08-29T10:42:00Z">
              <w:tcPr>
                <w:tcW w:w="1662" w:type="dxa"/>
                <w:tcBorders>
                  <w:top w:val="nil"/>
                  <w:left w:val="nil"/>
                  <w:bottom w:val="single" w:sz="8" w:space="0" w:color="auto"/>
                  <w:right w:val="nil"/>
                </w:tcBorders>
                <w:noWrap/>
                <w:hideMark/>
              </w:tcPr>
            </w:tcPrChange>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970" w:author="Dylan CHEN" w:date="2026-08-29T18:42:00Z" w16du:dateUtc="2026-08-29T10:42:00Z">
              <w:tcPr>
                <w:tcW w:w="2288" w:type="dxa"/>
                <w:gridSpan w:val="2"/>
                <w:tcBorders>
                  <w:top w:val="nil"/>
                  <w:left w:val="nil"/>
                  <w:bottom w:val="single" w:sz="8" w:space="0" w:color="auto"/>
                  <w:right w:val="nil"/>
                </w:tcBorders>
                <w:noWrap/>
                <w:hideMark/>
              </w:tcPr>
            </w:tcPrChange>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Change w:id="971" w:author="Dylan CHEN" w:date="2026-08-29T18:42:00Z" w16du:dateUtc="2026-08-29T10:42:00Z">
              <w:tcPr>
                <w:tcW w:w="975" w:type="dxa"/>
                <w:gridSpan w:val="2"/>
                <w:tcBorders>
                  <w:top w:val="nil"/>
                  <w:left w:val="nil"/>
                  <w:bottom w:val="single" w:sz="8" w:space="0" w:color="auto"/>
                  <w:right w:val="nil"/>
                </w:tcBorders>
                <w:noWrap/>
                <w:hideMark/>
              </w:tcPr>
            </w:tcPrChange>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972" w:author="Dylan CHEN" w:date="2026-08-29T18:42:00Z" w16du:dateUtc="2026-08-29T10:42:00Z">
              <w:tcPr>
                <w:tcW w:w="975" w:type="dxa"/>
                <w:gridSpan w:val="2"/>
                <w:tcBorders>
                  <w:top w:val="nil"/>
                  <w:left w:val="nil"/>
                  <w:bottom w:val="single" w:sz="8" w:space="0" w:color="auto"/>
                  <w:right w:val="nil"/>
                </w:tcBorders>
                <w:noWrap/>
                <w:hideMark/>
              </w:tcPr>
            </w:tcPrChange>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973" w:author="Dylan CHEN" w:date="2026-08-29T18:42:00Z" w16du:dateUtc="2026-08-29T10:42:00Z">
              <w:tcPr>
                <w:tcW w:w="975" w:type="dxa"/>
                <w:tcBorders>
                  <w:top w:val="nil"/>
                  <w:left w:val="nil"/>
                  <w:bottom w:val="single" w:sz="8" w:space="0" w:color="auto"/>
                  <w:right w:val="nil"/>
                </w:tcBorders>
                <w:noWrap/>
                <w:hideMark/>
              </w:tcPr>
            </w:tcPrChange>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D81333">
        <w:trPr>
          <w:trHeight w:val="320"/>
          <w:jc w:val="center"/>
          <w:trPrChange w:id="974" w:author="Dylan CHEN" w:date="2026-08-29T18:42:00Z" w16du:dateUtc="2026-08-29T10:42:00Z">
            <w:trPr>
              <w:trHeight w:val="320"/>
              <w:jc w:val="center"/>
            </w:trPr>
          </w:trPrChange>
        </w:trPr>
        <w:tc>
          <w:tcPr>
            <w:tcW w:w="2485" w:type="dxa"/>
            <w:tcBorders>
              <w:top w:val="nil"/>
              <w:left w:val="nil"/>
              <w:bottom w:val="nil"/>
              <w:right w:val="nil"/>
            </w:tcBorders>
            <w:noWrap/>
            <w:hideMark/>
            <w:tcPrChange w:id="975" w:author="Dylan CHEN" w:date="2026-08-29T18:42:00Z" w16du:dateUtc="2026-08-29T10:42:00Z">
              <w:tcPr>
                <w:tcW w:w="2485" w:type="dxa"/>
                <w:tcBorders>
                  <w:top w:val="nil"/>
                  <w:left w:val="nil"/>
                  <w:bottom w:val="nil"/>
                  <w:right w:val="nil"/>
                </w:tcBorders>
                <w:noWrap/>
                <w:hideMark/>
              </w:tcPr>
            </w:tcPrChange>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Change w:id="976" w:author="Dylan CHEN" w:date="2026-08-29T18:42:00Z" w16du:dateUtc="2026-08-29T10:42:00Z">
              <w:tcPr>
                <w:tcW w:w="1662" w:type="dxa"/>
                <w:tcBorders>
                  <w:top w:val="nil"/>
                  <w:left w:val="nil"/>
                  <w:bottom w:val="nil"/>
                  <w:right w:val="nil"/>
                </w:tcBorders>
                <w:noWrap/>
                <w:hideMark/>
              </w:tcPr>
            </w:tcPrChange>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Change w:id="977" w:author="Dylan CHEN" w:date="2026-08-29T18:42:00Z" w16du:dateUtc="2026-08-29T10:42:00Z">
              <w:tcPr>
                <w:tcW w:w="2288" w:type="dxa"/>
                <w:gridSpan w:val="2"/>
                <w:tcBorders>
                  <w:top w:val="nil"/>
                  <w:left w:val="nil"/>
                  <w:bottom w:val="nil"/>
                  <w:right w:val="nil"/>
                </w:tcBorders>
                <w:noWrap/>
                <w:hideMark/>
              </w:tcPr>
            </w:tcPrChange>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Change w:id="978" w:author="Dylan CHEN" w:date="2026-08-29T18:42:00Z" w16du:dateUtc="2026-08-29T10:42:00Z">
              <w:tcPr>
                <w:tcW w:w="975" w:type="dxa"/>
                <w:gridSpan w:val="2"/>
                <w:tcBorders>
                  <w:top w:val="nil"/>
                  <w:left w:val="nil"/>
                  <w:bottom w:val="nil"/>
                  <w:right w:val="nil"/>
                </w:tcBorders>
                <w:noWrap/>
                <w:hideMark/>
              </w:tcPr>
            </w:tcPrChange>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979" w:author="Dylan CHEN" w:date="2026-08-29T18:42:00Z" w16du:dateUtc="2026-08-29T10:42:00Z">
              <w:tcPr>
                <w:tcW w:w="975" w:type="dxa"/>
                <w:gridSpan w:val="2"/>
                <w:tcBorders>
                  <w:top w:val="nil"/>
                  <w:left w:val="nil"/>
                  <w:bottom w:val="nil"/>
                  <w:right w:val="nil"/>
                </w:tcBorders>
                <w:noWrap/>
                <w:hideMark/>
              </w:tcPr>
            </w:tcPrChange>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980" w:author="Dylan CHEN" w:date="2026-08-29T18:42:00Z" w16du:dateUtc="2026-08-29T10:42:00Z">
              <w:tcPr>
                <w:tcW w:w="975" w:type="dxa"/>
                <w:tcBorders>
                  <w:top w:val="nil"/>
                  <w:left w:val="nil"/>
                  <w:bottom w:val="nil"/>
                  <w:right w:val="nil"/>
                </w:tcBorders>
                <w:noWrap/>
                <w:hideMark/>
              </w:tcPr>
            </w:tcPrChange>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D81333">
        <w:trPr>
          <w:trHeight w:val="320"/>
          <w:jc w:val="center"/>
          <w:trPrChange w:id="981" w:author="Dylan CHEN" w:date="2026-08-29T18:42:00Z" w16du:dateUtc="2026-08-29T10:42:00Z">
            <w:trPr>
              <w:trHeight w:val="320"/>
              <w:jc w:val="center"/>
            </w:trPr>
          </w:trPrChange>
        </w:trPr>
        <w:tc>
          <w:tcPr>
            <w:tcW w:w="2485" w:type="dxa"/>
            <w:tcBorders>
              <w:top w:val="nil"/>
              <w:left w:val="nil"/>
              <w:bottom w:val="nil"/>
              <w:right w:val="nil"/>
            </w:tcBorders>
            <w:noWrap/>
            <w:hideMark/>
            <w:tcPrChange w:id="982" w:author="Dylan CHEN" w:date="2026-08-29T18:42:00Z" w16du:dateUtc="2026-08-29T10:42:00Z">
              <w:tcPr>
                <w:tcW w:w="2485" w:type="dxa"/>
                <w:tcBorders>
                  <w:top w:val="nil"/>
                  <w:left w:val="nil"/>
                  <w:bottom w:val="nil"/>
                  <w:right w:val="nil"/>
                </w:tcBorders>
                <w:noWrap/>
                <w:hideMark/>
              </w:tcPr>
            </w:tcPrChange>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Change w:id="983" w:author="Dylan CHEN" w:date="2026-08-29T18:42:00Z" w16du:dateUtc="2026-08-29T10:42:00Z">
              <w:tcPr>
                <w:tcW w:w="1662" w:type="dxa"/>
                <w:tcBorders>
                  <w:top w:val="nil"/>
                  <w:left w:val="nil"/>
                  <w:bottom w:val="nil"/>
                  <w:right w:val="nil"/>
                </w:tcBorders>
                <w:noWrap/>
                <w:hideMark/>
              </w:tcPr>
            </w:tcPrChange>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984" w:author="Dylan CHEN" w:date="2026-08-29T18:42:00Z" w16du:dateUtc="2026-08-29T10:42:00Z">
              <w:tcPr>
                <w:tcW w:w="2288" w:type="dxa"/>
                <w:gridSpan w:val="2"/>
                <w:tcBorders>
                  <w:top w:val="nil"/>
                  <w:left w:val="nil"/>
                  <w:bottom w:val="nil"/>
                  <w:right w:val="nil"/>
                </w:tcBorders>
                <w:noWrap/>
                <w:hideMark/>
              </w:tcPr>
            </w:tcPrChange>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Change w:id="985" w:author="Dylan CHEN" w:date="2026-08-29T18:42:00Z" w16du:dateUtc="2026-08-29T10:42:00Z">
              <w:tcPr>
                <w:tcW w:w="975" w:type="dxa"/>
                <w:gridSpan w:val="2"/>
                <w:tcBorders>
                  <w:top w:val="nil"/>
                  <w:left w:val="nil"/>
                  <w:bottom w:val="nil"/>
                  <w:right w:val="nil"/>
                </w:tcBorders>
                <w:noWrap/>
                <w:hideMark/>
              </w:tcPr>
            </w:tcPrChange>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986" w:author="Dylan CHEN" w:date="2026-08-29T18:42:00Z" w16du:dateUtc="2026-08-29T10:42:00Z">
              <w:tcPr>
                <w:tcW w:w="975" w:type="dxa"/>
                <w:gridSpan w:val="2"/>
                <w:tcBorders>
                  <w:top w:val="nil"/>
                  <w:left w:val="nil"/>
                  <w:bottom w:val="nil"/>
                  <w:right w:val="nil"/>
                </w:tcBorders>
                <w:noWrap/>
                <w:hideMark/>
              </w:tcPr>
            </w:tcPrChange>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Change w:id="987" w:author="Dylan CHEN" w:date="2026-08-29T18:42:00Z" w16du:dateUtc="2026-08-29T10:42:00Z">
              <w:tcPr>
                <w:tcW w:w="975" w:type="dxa"/>
                <w:tcBorders>
                  <w:top w:val="nil"/>
                  <w:left w:val="nil"/>
                  <w:bottom w:val="nil"/>
                  <w:right w:val="nil"/>
                </w:tcBorders>
                <w:noWrap/>
                <w:hideMark/>
              </w:tcPr>
            </w:tcPrChange>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D81333">
        <w:trPr>
          <w:trHeight w:val="320"/>
          <w:jc w:val="center"/>
          <w:trPrChange w:id="988" w:author="Dylan CHEN" w:date="2026-08-29T18:42:00Z" w16du:dateUtc="2026-08-29T10:42:00Z">
            <w:trPr>
              <w:trHeight w:val="320"/>
              <w:jc w:val="center"/>
            </w:trPr>
          </w:trPrChange>
        </w:trPr>
        <w:tc>
          <w:tcPr>
            <w:tcW w:w="2485" w:type="dxa"/>
            <w:tcBorders>
              <w:top w:val="nil"/>
              <w:left w:val="nil"/>
              <w:bottom w:val="nil"/>
              <w:right w:val="nil"/>
            </w:tcBorders>
            <w:noWrap/>
            <w:hideMark/>
            <w:tcPrChange w:id="989" w:author="Dylan CHEN" w:date="2026-08-29T18:42:00Z" w16du:dateUtc="2026-08-29T10:42:00Z">
              <w:tcPr>
                <w:tcW w:w="2485" w:type="dxa"/>
                <w:tcBorders>
                  <w:top w:val="nil"/>
                  <w:left w:val="nil"/>
                  <w:bottom w:val="nil"/>
                  <w:right w:val="nil"/>
                </w:tcBorders>
                <w:noWrap/>
                <w:hideMark/>
              </w:tcPr>
            </w:tcPrChange>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Change w:id="990" w:author="Dylan CHEN" w:date="2026-08-29T18:42:00Z" w16du:dateUtc="2026-08-29T10:42:00Z">
              <w:tcPr>
                <w:tcW w:w="1662" w:type="dxa"/>
                <w:tcBorders>
                  <w:top w:val="nil"/>
                  <w:left w:val="nil"/>
                  <w:bottom w:val="nil"/>
                  <w:right w:val="nil"/>
                </w:tcBorders>
                <w:noWrap/>
                <w:hideMark/>
              </w:tcPr>
            </w:tcPrChange>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991" w:author="Dylan CHEN" w:date="2026-08-29T18:42:00Z" w16du:dateUtc="2026-08-29T10:42:00Z">
              <w:tcPr>
                <w:tcW w:w="2288" w:type="dxa"/>
                <w:gridSpan w:val="2"/>
                <w:tcBorders>
                  <w:top w:val="nil"/>
                  <w:left w:val="nil"/>
                  <w:bottom w:val="nil"/>
                  <w:right w:val="nil"/>
                </w:tcBorders>
                <w:noWrap/>
                <w:hideMark/>
              </w:tcPr>
            </w:tcPrChange>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Change w:id="992" w:author="Dylan CHEN" w:date="2026-08-29T18:42:00Z" w16du:dateUtc="2026-08-29T10:42:00Z">
              <w:tcPr>
                <w:tcW w:w="975" w:type="dxa"/>
                <w:gridSpan w:val="2"/>
                <w:tcBorders>
                  <w:top w:val="nil"/>
                  <w:left w:val="nil"/>
                  <w:bottom w:val="nil"/>
                  <w:right w:val="nil"/>
                </w:tcBorders>
                <w:noWrap/>
                <w:hideMark/>
              </w:tcPr>
            </w:tcPrChange>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993" w:author="Dylan CHEN" w:date="2026-08-29T18:42:00Z" w16du:dateUtc="2026-08-29T10:42:00Z">
              <w:tcPr>
                <w:tcW w:w="975" w:type="dxa"/>
                <w:gridSpan w:val="2"/>
                <w:tcBorders>
                  <w:top w:val="nil"/>
                  <w:left w:val="nil"/>
                  <w:bottom w:val="nil"/>
                  <w:right w:val="nil"/>
                </w:tcBorders>
                <w:noWrap/>
                <w:hideMark/>
              </w:tcPr>
            </w:tcPrChange>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Change w:id="994" w:author="Dylan CHEN" w:date="2026-08-29T18:42:00Z" w16du:dateUtc="2026-08-29T10:42:00Z">
              <w:tcPr>
                <w:tcW w:w="975" w:type="dxa"/>
                <w:tcBorders>
                  <w:top w:val="nil"/>
                  <w:left w:val="nil"/>
                  <w:bottom w:val="nil"/>
                  <w:right w:val="nil"/>
                </w:tcBorders>
                <w:noWrap/>
                <w:hideMark/>
              </w:tcPr>
            </w:tcPrChange>
          </w:tcPr>
          <w:p w14:paraId="548FF9D4" w14:textId="77777777" w:rsidR="00CD6E61" w:rsidRPr="00313E6C" w:rsidRDefault="00CD6E61">
            <w:pPr>
              <w:rPr>
                <w:sz w:val="20"/>
                <w:szCs w:val="20"/>
              </w:rPr>
            </w:pPr>
          </w:p>
        </w:tc>
      </w:tr>
      <w:tr w:rsidR="00CD6E61" w:rsidRPr="00313E6C" w14:paraId="6454C224" w14:textId="77777777" w:rsidTr="00D81333">
        <w:trPr>
          <w:trHeight w:val="320"/>
          <w:jc w:val="center"/>
          <w:trPrChange w:id="995" w:author="Dylan CHEN" w:date="2026-08-29T18:42:00Z" w16du:dateUtc="2026-08-29T10:42:00Z">
            <w:trPr>
              <w:trHeight w:val="320"/>
              <w:jc w:val="center"/>
            </w:trPr>
          </w:trPrChange>
        </w:trPr>
        <w:tc>
          <w:tcPr>
            <w:tcW w:w="2485" w:type="dxa"/>
            <w:tcBorders>
              <w:top w:val="nil"/>
              <w:left w:val="nil"/>
              <w:bottom w:val="nil"/>
              <w:right w:val="nil"/>
            </w:tcBorders>
            <w:noWrap/>
            <w:hideMark/>
            <w:tcPrChange w:id="996" w:author="Dylan CHEN" w:date="2026-08-29T18:42:00Z" w16du:dateUtc="2026-08-29T10:42:00Z">
              <w:tcPr>
                <w:tcW w:w="2485" w:type="dxa"/>
                <w:tcBorders>
                  <w:top w:val="nil"/>
                  <w:left w:val="nil"/>
                  <w:bottom w:val="nil"/>
                  <w:right w:val="nil"/>
                </w:tcBorders>
                <w:noWrap/>
                <w:hideMark/>
              </w:tcPr>
            </w:tcPrChange>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Change w:id="997" w:author="Dylan CHEN" w:date="2026-08-29T18:42:00Z" w16du:dateUtc="2026-08-29T10:42:00Z">
              <w:tcPr>
                <w:tcW w:w="1662" w:type="dxa"/>
                <w:tcBorders>
                  <w:top w:val="nil"/>
                  <w:left w:val="nil"/>
                  <w:bottom w:val="nil"/>
                  <w:right w:val="nil"/>
                </w:tcBorders>
                <w:noWrap/>
                <w:hideMark/>
              </w:tcPr>
            </w:tcPrChange>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998" w:author="Dylan CHEN" w:date="2026-08-29T18:42:00Z" w16du:dateUtc="2026-08-29T10:42:00Z">
              <w:tcPr>
                <w:tcW w:w="2288" w:type="dxa"/>
                <w:gridSpan w:val="2"/>
                <w:tcBorders>
                  <w:top w:val="nil"/>
                  <w:left w:val="nil"/>
                  <w:bottom w:val="nil"/>
                  <w:right w:val="nil"/>
                </w:tcBorders>
                <w:noWrap/>
                <w:hideMark/>
              </w:tcPr>
            </w:tcPrChange>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Change w:id="999" w:author="Dylan CHEN" w:date="2026-08-29T18:42:00Z" w16du:dateUtc="2026-08-29T10:42:00Z">
              <w:tcPr>
                <w:tcW w:w="975" w:type="dxa"/>
                <w:gridSpan w:val="2"/>
                <w:tcBorders>
                  <w:top w:val="nil"/>
                  <w:left w:val="nil"/>
                  <w:bottom w:val="nil"/>
                  <w:right w:val="nil"/>
                </w:tcBorders>
                <w:noWrap/>
                <w:hideMark/>
              </w:tcPr>
            </w:tcPrChange>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000" w:author="Dylan CHEN" w:date="2026-08-29T18:42:00Z" w16du:dateUtc="2026-08-29T10:42:00Z">
              <w:tcPr>
                <w:tcW w:w="975" w:type="dxa"/>
                <w:gridSpan w:val="2"/>
                <w:tcBorders>
                  <w:top w:val="nil"/>
                  <w:left w:val="nil"/>
                  <w:bottom w:val="nil"/>
                  <w:right w:val="nil"/>
                </w:tcBorders>
                <w:noWrap/>
                <w:hideMark/>
              </w:tcPr>
            </w:tcPrChange>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001" w:author="Dylan CHEN" w:date="2026-08-29T18:42:00Z" w16du:dateUtc="2026-08-29T10:42:00Z">
              <w:tcPr>
                <w:tcW w:w="975" w:type="dxa"/>
                <w:tcBorders>
                  <w:top w:val="nil"/>
                  <w:left w:val="nil"/>
                  <w:bottom w:val="nil"/>
                  <w:right w:val="nil"/>
                </w:tcBorders>
                <w:noWrap/>
                <w:hideMark/>
              </w:tcPr>
            </w:tcPrChange>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D81333">
        <w:trPr>
          <w:trHeight w:val="320"/>
          <w:jc w:val="center"/>
          <w:trPrChange w:id="1002" w:author="Dylan CHEN" w:date="2026-08-29T18:42:00Z" w16du:dateUtc="2026-08-29T10:42:00Z">
            <w:trPr>
              <w:trHeight w:val="320"/>
              <w:jc w:val="center"/>
            </w:trPr>
          </w:trPrChange>
        </w:trPr>
        <w:tc>
          <w:tcPr>
            <w:tcW w:w="2485" w:type="dxa"/>
            <w:tcBorders>
              <w:top w:val="nil"/>
              <w:left w:val="nil"/>
              <w:bottom w:val="nil"/>
              <w:right w:val="nil"/>
            </w:tcBorders>
            <w:noWrap/>
            <w:hideMark/>
            <w:tcPrChange w:id="1003" w:author="Dylan CHEN" w:date="2026-08-29T18:42:00Z" w16du:dateUtc="2026-08-29T10:42:00Z">
              <w:tcPr>
                <w:tcW w:w="2485" w:type="dxa"/>
                <w:tcBorders>
                  <w:top w:val="nil"/>
                  <w:left w:val="nil"/>
                  <w:bottom w:val="nil"/>
                  <w:right w:val="nil"/>
                </w:tcBorders>
                <w:noWrap/>
                <w:hideMark/>
              </w:tcPr>
            </w:tcPrChange>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Change w:id="1004" w:author="Dylan CHEN" w:date="2026-08-29T18:42:00Z" w16du:dateUtc="2026-08-29T10:42:00Z">
              <w:tcPr>
                <w:tcW w:w="1662" w:type="dxa"/>
                <w:tcBorders>
                  <w:top w:val="nil"/>
                  <w:left w:val="nil"/>
                  <w:bottom w:val="nil"/>
                  <w:right w:val="nil"/>
                </w:tcBorders>
                <w:noWrap/>
                <w:hideMark/>
              </w:tcPr>
            </w:tcPrChange>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005" w:author="Dylan CHEN" w:date="2026-08-29T18:42:00Z" w16du:dateUtc="2026-08-29T10:42:00Z">
              <w:tcPr>
                <w:tcW w:w="2288" w:type="dxa"/>
                <w:gridSpan w:val="2"/>
                <w:tcBorders>
                  <w:top w:val="nil"/>
                  <w:left w:val="nil"/>
                  <w:bottom w:val="nil"/>
                  <w:right w:val="nil"/>
                </w:tcBorders>
                <w:noWrap/>
                <w:hideMark/>
              </w:tcPr>
            </w:tcPrChange>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Change w:id="1006" w:author="Dylan CHEN" w:date="2026-08-29T18:42:00Z" w16du:dateUtc="2026-08-29T10:42:00Z">
              <w:tcPr>
                <w:tcW w:w="975" w:type="dxa"/>
                <w:gridSpan w:val="2"/>
                <w:tcBorders>
                  <w:top w:val="nil"/>
                  <w:left w:val="nil"/>
                  <w:bottom w:val="nil"/>
                  <w:right w:val="nil"/>
                </w:tcBorders>
                <w:noWrap/>
                <w:hideMark/>
              </w:tcPr>
            </w:tcPrChange>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Change w:id="1007" w:author="Dylan CHEN" w:date="2026-08-29T18:42:00Z" w16du:dateUtc="2026-08-29T10:42:00Z">
              <w:tcPr>
                <w:tcW w:w="975" w:type="dxa"/>
                <w:gridSpan w:val="2"/>
                <w:tcBorders>
                  <w:top w:val="nil"/>
                  <w:left w:val="nil"/>
                  <w:bottom w:val="nil"/>
                  <w:right w:val="nil"/>
                </w:tcBorders>
                <w:noWrap/>
                <w:hideMark/>
              </w:tcPr>
            </w:tcPrChange>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008" w:author="Dylan CHEN" w:date="2026-08-29T18:42:00Z" w16du:dateUtc="2026-08-29T10:42:00Z">
              <w:tcPr>
                <w:tcW w:w="975" w:type="dxa"/>
                <w:tcBorders>
                  <w:top w:val="nil"/>
                  <w:left w:val="nil"/>
                  <w:bottom w:val="nil"/>
                  <w:right w:val="nil"/>
                </w:tcBorders>
                <w:noWrap/>
                <w:hideMark/>
              </w:tcPr>
            </w:tcPrChange>
          </w:tcPr>
          <w:p w14:paraId="5A0ECBE2" w14:textId="77777777" w:rsidR="00CD6E61" w:rsidRPr="00313E6C" w:rsidRDefault="00CD6E61">
            <w:pPr>
              <w:rPr>
                <w:sz w:val="20"/>
                <w:szCs w:val="20"/>
              </w:rPr>
            </w:pPr>
          </w:p>
        </w:tc>
      </w:tr>
      <w:tr w:rsidR="00CD6E61" w:rsidRPr="00313E6C" w14:paraId="16367592" w14:textId="77777777" w:rsidTr="00D81333">
        <w:trPr>
          <w:trHeight w:val="340"/>
          <w:jc w:val="center"/>
          <w:trPrChange w:id="1009"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1010" w:author="Dylan CHEN" w:date="2026-08-29T18:42:00Z" w16du:dateUtc="2026-08-29T10:42:00Z">
              <w:tcPr>
                <w:tcW w:w="2485" w:type="dxa"/>
                <w:tcBorders>
                  <w:top w:val="nil"/>
                  <w:left w:val="nil"/>
                  <w:bottom w:val="single" w:sz="8" w:space="0" w:color="auto"/>
                  <w:right w:val="nil"/>
                </w:tcBorders>
                <w:noWrap/>
                <w:hideMark/>
              </w:tcPr>
            </w:tcPrChange>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Change w:id="1011" w:author="Dylan CHEN" w:date="2026-08-29T18:42:00Z" w16du:dateUtc="2026-08-29T10:42:00Z">
              <w:tcPr>
                <w:tcW w:w="1662" w:type="dxa"/>
                <w:tcBorders>
                  <w:top w:val="nil"/>
                  <w:left w:val="nil"/>
                  <w:bottom w:val="single" w:sz="8" w:space="0" w:color="auto"/>
                  <w:right w:val="nil"/>
                </w:tcBorders>
                <w:noWrap/>
                <w:hideMark/>
              </w:tcPr>
            </w:tcPrChange>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1012" w:author="Dylan CHEN" w:date="2026-08-29T18:42:00Z" w16du:dateUtc="2026-08-29T10:42:00Z">
              <w:tcPr>
                <w:tcW w:w="2288" w:type="dxa"/>
                <w:gridSpan w:val="2"/>
                <w:tcBorders>
                  <w:top w:val="nil"/>
                  <w:left w:val="nil"/>
                  <w:bottom w:val="single" w:sz="8" w:space="0" w:color="auto"/>
                  <w:right w:val="nil"/>
                </w:tcBorders>
                <w:noWrap/>
                <w:hideMark/>
              </w:tcPr>
            </w:tcPrChange>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Change w:id="1013" w:author="Dylan CHEN" w:date="2026-08-29T18:42:00Z" w16du:dateUtc="2026-08-29T10:42:00Z">
              <w:tcPr>
                <w:tcW w:w="975" w:type="dxa"/>
                <w:gridSpan w:val="2"/>
                <w:tcBorders>
                  <w:top w:val="nil"/>
                  <w:left w:val="nil"/>
                  <w:bottom w:val="single" w:sz="8" w:space="0" w:color="auto"/>
                  <w:right w:val="nil"/>
                </w:tcBorders>
                <w:noWrap/>
                <w:hideMark/>
              </w:tcPr>
            </w:tcPrChange>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Change w:id="1014" w:author="Dylan CHEN" w:date="2026-08-29T18:42:00Z" w16du:dateUtc="2026-08-29T10:42:00Z">
              <w:tcPr>
                <w:tcW w:w="975" w:type="dxa"/>
                <w:gridSpan w:val="2"/>
                <w:tcBorders>
                  <w:top w:val="nil"/>
                  <w:left w:val="nil"/>
                  <w:bottom w:val="single" w:sz="8" w:space="0" w:color="auto"/>
                  <w:right w:val="nil"/>
                </w:tcBorders>
                <w:noWrap/>
                <w:hideMark/>
              </w:tcPr>
            </w:tcPrChange>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015" w:author="Dylan CHEN" w:date="2026-08-29T18:42:00Z" w16du:dateUtc="2026-08-29T10:42:00Z">
              <w:tcPr>
                <w:tcW w:w="975" w:type="dxa"/>
                <w:tcBorders>
                  <w:top w:val="nil"/>
                  <w:left w:val="nil"/>
                  <w:bottom w:val="single" w:sz="8" w:space="0" w:color="auto"/>
                  <w:right w:val="nil"/>
                </w:tcBorders>
                <w:noWrap/>
                <w:hideMark/>
              </w:tcPr>
            </w:tcPrChange>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lastRenderedPageBreak/>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917"/>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rsidP="00901882">
      <w:pPr>
        <w:pStyle w:val="Paragraph"/>
        <w:pPrChange w:id="1016" w:author="Dylan CHEN" w:date="2026-08-29T21:32:00Z" w16du:dateUtc="2026-08-29T13:32:00Z">
          <w:pPr>
            <w:widowControl w:val="0"/>
            <w:autoSpaceDE w:val="0"/>
            <w:autoSpaceDN w:val="0"/>
            <w:adjustRightInd w:val="0"/>
            <w:spacing w:before="120" w:after="120"/>
            <w:jc w:val="both"/>
          </w:pPr>
        </w:pPrChange>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rsidP="00901882">
      <w:pPr>
        <w:pStyle w:val="Paragraph"/>
        <w:pPrChange w:id="1017" w:author="Dylan CHEN" w:date="2026-08-29T21:32:00Z" w16du:dateUtc="2026-08-29T13:32:00Z">
          <w:pPr>
            <w:pStyle w:val="NormalWeb"/>
          </w:pPr>
        </w:pPrChange>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c>
          <w:tcPr>
            <w:tcW w:w="2777" w:type="dxa"/>
            <w:tcBorders>
              <w:top w:val="nil"/>
              <w:left w:val="nil"/>
              <w:bottom w:val="single" w:sz="8" w:space="0" w:color="auto"/>
              <w:right w:val="nil"/>
            </w:tcBorders>
            <w:noWrap/>
            <w:hideMark/>
          </w:tcPr>
          <w:p w14:paraId="0148B48B" w14:textId="39DC6442" w:rsidR="00C72D3B" w:rsidRPr="00313E6C" w:rsidRDefault="00C72D3B">
            <w:pPr>
              <w:jc w:val="center"/>
              <w:rPr>
                <w:color w:val="000000"/>
                <w:sz w:val="20"/>
                <w:szCs w:val="20"/>
              </w:rPr>
            </w:pPr>
            <w:r w:rsidRPr="00313E6C">
              <w:rPr>
                <w:color w:val="000000"/>
                <w:sz w:val="20"/>
                <w:szCs w:val="20"/>
              </w:rPr>
              <w:t>firstPositionSeekerNum</w:t>
            </w:r>
            <w:r w:rsidRPr="00313E6C">
              <w:rPr>
                <w:color w:val="000000"/>
                <w:sz w:val="20"/>
                <w:szCs w:val="20"/>
                <w:vertAlign w:val="subscript"/>
              </w:rPr>
              <w:t>i</w:t>
            </w:r>
          </w:p>
        </w:tc>
        <w:tc>
          <w:tcPr>
            <w:tcW w:w="1798" w:type="dxa"/>
            <w:tcBorders>
              <w:top w:val="nil"/>
              <w:left w:val="nil"/>
              <w:bottom w:val="single" w:sz="8" w:space="0" w:color="auto"/>
              <w:right w:val="nil"/>
            </w:tcBorders>
            <w:noWrap/>
            <w:hideMark/>
          </w:tcPr>
          <w:p w14:paraId="5D42F88F" w14:textId="2A83DAF8"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lastRenderedPageBreak/>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98AA63C" w:rsidR="007A3F1E" w:rsidRDefault="007A3F1E" w:rsidP="007865A2">
      <w:pPr>
        <w:pStyle w:val="Paragraph"/>
        <w:pPrChange w:id="1018" w:author="Dylan CHEN" w:date="2026-08-29T21:32:00Z" w16du:dateUtc="2026-08-29T13:32:00Z">
          <w:pPr>
            <w:pStyle w:val="NormalWeb"/>
          </w:pPr>
        </w:pPrChange>
      </w:pPr>
      <w:r>
        <w:t xml:space="preserve">We agree that likes and comments require different levels of cognitive effort. Our reasoning was that attention is a precondition for commenting: </w:t>
      </w:r>
      <w:commentRangeStart w:id="1019"/>
      <w:commentRangeStart w:id="1020"/>
      <w:r>
        <w:t>if commenting activity does not change, this is at least suggestive that attention to the questions has not declined</w:t>
      </w:r>
      <w:commentRangeEnd w:id="1019"/>
      <w:r>
        <w:rPr>
          <w:rStyle w:val="CommentReference"/>
          <w:sz w:val="24"/>
          <w:szCs w:val="24"/>
        </w:rPr>
        <w:commentReference w:id="1019"/>
      </w:r>
      <w:commentRangeEnd w:id="1020"/>
      <w:r w:rsidR="004D6D04">
        <w:rPr>
          <w:rStyle w:val="CommentReference"/>
          <w:sz w:val="24"/>
          <w:szCs w:val="24"/>
        </w:rPr>
        <w:commentReference w:id="1020"/>
      </w:r>
      <w:r>
        <w:t xml:space="preserve">. That said, we take your point that a null result on commenting does not, on its own, rule out attention diversion. Following the SE’s suggestion, we have revamped the theoretical framework and removed the viewer recognition analysis, so likes and comments are no longer </w:t>
      </w:r>
      <w:r>
        <w:rPr>
          <w:rFonts w:hint="eastAsia"/>
        </w:rPr>
        <w:t>in the scope</w:t>
      </w:r>
      <w:r>
        <w:t xml:space="preserve"> of the paper.</w:t>
      </w:r>
    </w:p>
    <w:bookmarkEnd w:id="619"/>
    <w:p w14:paraId="7686748E" w14:textId="77777777" w:rsidR="00B65455" w:rsidRPr="00313E6C" w:rsidRDefault="00B65455">
      <w:pPr>
        <w:spacing w:after="160" w:line="259" w:lineRule="auto"/>
        <w:rPr>
          <w:b/>
        </w:rPr>
      </w:pPr>
      <w:r w:rsidRPr="00313E6C">
        <w:rPr>
          <w:b/>
        </w:rPr>
        <w:br w:type="page"/>
      </w:r>
    </w:p>
    <w:p w14:paraId="365486B9" w14:textId="0EFF6305" w:rsidR="00E942C7" w:rsidRPr="00313E6C" w:rsidRDefault="00E942C7" w:rsidP="00E942C7">
      <w:pPr>
        <w:spacing w:before="120" w:after="120"/>
        <w:jc w:val="center"/>
      </w:pPr>
      <w:r w:rsidRPr="00313E6C">
        <w:rPr>
          <w:b/>
        </w:rPr>
        <w:lastRenderedPageBreak/>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7CDB18D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several concerns</w:t>
      </w:r>
      <w:del w:id="1021" w:author="Dylan CHEN" w:date="2026-08-29T21:23:00Z" w16du:dateUtc="2026-08-29T13:23:00Z">
        <w:r w:rsidRPr="00313E6C" w:rsidDel="008F4C03">
          <w:delText xml:space="preserve"> </w:delText>
        </w:r>
      </w:del>
      <w:r w:rsidRPr="00313E6C">
        <w:t xml:space="preserve">. </w:t>
      </w:r>
      <w:del w:id="1022" w:author="Dylan CHEN" w:date="2026-08-29T23:29:00Z" w16du:dateUtc="2026-08-29T15:29:00Z">
        <w:r w:rsidRPr="00313E6C" w:rsidDel="006D55E1">
          <w:delText>The reviewer</w:delText>
        </w:r>
      </w:del>
      <w:ins w:id="1023" w:author="Dylan CHEN" w:date="2026-08-29T23:29:00Z" w16du:dateUtc="2026-08-29T15:29:00Z">
        <w:r w:rsidR="006D55E1">
          <w:t>Your</w:t>
        </w:r>
      </w:ins>
      <w:del w:id="1024" w:author="Dylan CHEN" w:date="2026-08-29T23:29:00Z" w16du:dateUtc="2026-08-29T15:29:00Z">
        <w:r w:rsidR="003834AA" w:rsidRPr="00313E6C" w:rsidDel="006D55E1">
          <w:delText>’</w:delText>
        </w:r>
        <w:r w:rsidRPr="00313E6C" w:rsidDel="006D55E1">
          <w:delText>s</w:delText>
        </w:r>
      </w:del>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1025" w:name="OLE_LINK21"/>
      <w:bookmarkStart w:id="1026"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rsidP="008F0487">
      <w:pPr>
        <w:pStyle w:val="Paragraph"/>
        <w:pPrChange w:id="1027" w:author="Dylan CHEN" w:date="2026-08-29T21:32:00Z" w16du:dateUtc="2026-08-29T13:32:00Z">
          <w:pPr>
            <w:pStyle w:val="NormalWeb"/>
          </w:pPr>
        </w:pPrChange>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rsidP="008F0487">
      <w:pPr>
        <w:pStyle w:val="Paragraph"/>
        <w:pPrChange w:id="1028" w:author="Dylan CHEN" w:date="2026-08-29T21:32:00Z" w16du:dateUtc="2026-08-29T13:32:00Z">
          <w:pPr>
            <w:pStyle w:val="NormalWeb"/>
          </w:pPr>
        </w:pPrChange>
      </w:pPr>
      <w:r>
        <w:t xml:space="preserve">As requested, we also report causal mediation results for the original analysis in Table R3-1, following Imai, Keele, and Tingley (2010). We note, however, that because these mechanisms no longer appear in the revised theoretical model, we do not report these results in the manuscript </w:t>
      </w:r>
      <w:r>
        <w:lastRenderedPageBreak/>
        <w:t>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162887A6" w14:textId="3F0FA59A" w:rsidR="00BE7589" w:rsidRPr="00EF7143" w:rsidDel="008F4C03" w:rsidRDefault="00BE7589" w:rsidP="008F0487">
      <w:pPr>
        <w:pStyle w:val="Paragraph"/>
        <w:rPr>
          <w:del w:id="1029" w:author="Dylan CHEN" w:date="2026-08-29T21:24:00Z" w16du:dateUtc="2026-08-29T13:24:00Z"/>
          <w:rFonts w:hint="eastAsia"/>
          <w:b/>
          <w:bCs/>
          <w:rPrChange w:id="1030" w:author="Dylan CHEN" w:date="2026-08-29T21:41:00Z" w16du:dateUtc="2026-08-29T13:41:00Z">
            <w:rPr>
              <w:del w:id="1031" w:author="Dylan CHEN" w:date="2026-08-29T21:24:00Z" w16du:dateUtc="2026-08-29T13:24:00Z"/>
              <w:rFonts w:hint="eastAsia"/>
            </w:rPr>
          </w:rPrChange>
        </w:rPr>
        <w:pPrChange w:id="1032" w:author="Dylan CHEN" w:date="2026-08-29T21:32:00Z" w16du:dateUtc="2026-08-29T13:32:00Z">
          <w:pPr>
            <w:pStyle w:val="NormalWeb"/>
            <w:spacing w:before="0" w:beforeAutospacing="0" w:after="0" w:afterAutospacing="0"/>
          </w:pPr>
        </w:pPrChange>
      </w:pPr>
      <w:r w:rsidRPr="00EF7143">
        <w:rPr>
          <w:b/>
          <w:bCs/>
          <w:rPrChange w:id="1033" w:author="Dylan CHEN" w:date="2026-08-29T21:41:00Z" w16du:dateUtc="2026-08-29T13:41:00Z">
            <w:rPr/>
          </w:rPrChange>
        </w:rPr>
        <w:t>Reference</w:t>
      </w:r>
      <w:ins w:id="1034" w:author="Dylan CHEN" w:date="2026-08-29T21:24:00Z" w16du:dateUtc="2026-08-29T13:24:00Z">
        <w:r w:rsidR="008F4C03" w:rsidRPr="00EF7143">
          <w:rPr>
            <w:rFonts w:hint="eastAsia"/>
            <w:b/>
            <w:bCs/>
            <w:rPrChange w:id="1035" w:author="Dylan CHEN" w:date="2026-08-29T21:41:00Z" w16du:dateUtc="2026-08-29T13:41:00Z">
              <w:rPr>
                <w:rFonts w:hint="eastAsia"/>
              </w:rPr>
            </w:rPrChange>
          </w:rPr>
          <w:t>:</w:t>
        </w:r>
      </w:ins>
      <w:del w:id="1036" w:author="Dylan CHEN" w:date="2026-08-29T21:23:00Z" w16du:dateUtc="2026-08-29T13:23:00Z">
        <w:r w:rsidRPr="00EF7143" w:rsidDel="008F4C03">
          <w:rPr>
            <w:b/>
            <w:bCs/>
            <w:rPrChange w:id="1037" w:author="Dylan CHEN" w:date="2026-08-29T21:41:00Z" w16du:dateUtc="2026-08-29T13:41:00Z">
              <w:rPr/>
            </w:rPrChange>
          </w:rPr>
          <w:delText>s</w:delText>
        </w:r>
      </w:del>
    </w:p>
    <w:p w14:paraId="5A06B197" w14:textId="77777777" w:rsidR="00B950BA" w:rsidRPr="00313E6C" w:rsidRDefault="00B950BA" w:rsidP="008F0487">
      <w:pPr>
        <w:pStyle w:val="Paragraph"/>
        <w:rPr>
          <w:rFonts w:hint="eastAsia"/>
        </w:rPr>
        <w:pPrChange w:id="1038" w:author="Dylan CHEN" w:date="2026-08-29T21:32:00Z" w16du:dateUtc="2026-08-29T13:32:00Z">
          <w:pPr>
            <w:pStyle w:val="NormalWeb"/>
            <w:spacing w:before="0" w:beforeAutospacing="0" w:after="0" w:afterAutospacing="0"/>
            <w:ind w:left="360" w:hanging="360"/>
          </w:pPr>
        </w:pPrChange>
      </w:pPr>
    </w:p>
    <w:p w14:paraId="2C46242E" w14:textId="77777777" w:rsidR="00BE7589" w:rsidRPr="00313E6C" w:rsidRDefault="00BE7589" w:rsidP="008F0487">
      <w:pPr>
        <w:pStyle w:val="Paragraph"/>
        <w:pPrChange w:id="1039" w:author="Dylan CHEN" w:date="2026-08-29T21:32:00Z" w16du:dateUtc="2026-08-29T13:32:00Z">
          <w:pPr>
            <w:pStyle w:val="NormalWeb"/>
            <w:spacing w:before="0" w:beforeAutospacing="0" w:after="0" w:afterAutospacing="0"/>
            <w:ind w:left="360" w:hanging="360"/>
          </w:pPr>
        </w:pPrChange>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1040" w:name="OLE_LINK35"/>
      <w:bookmarkEnd w:id="1025"/>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rsidP="00D41BB4">
      <w:pPr>
        <w:pStyle w:val="Paragraph"/>
        <w:pPrChange w:id="1041" w:author="Dylan CHEN" w:date="2026-08-29T21:32:00Z" w16du:dateUtc="2026-08-29T13:32:00Z">
          <w:pPr>
            <w:pStyle w:val="NormalWeb"/>
          </w:pPr>
        </w:pPrChange>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1040"/>
    <w:p w14:paraId="738AF930" w14:textId="77777777" w:rsidR="00E942C7" w:rsidRPr="00313E6C" w:rsidRDefault="00E942C7" w:rsidP="00D613AF">
      <w:pPr>
        <w:pStyle w:val="NormalWeb"/>
        <w:rPr>
          <w:b/>
        </w:rPr>
      </w:pPr>
      <w:r w:rsidRPr="00313E6C">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rsidP="00F34EB8">
      <w:pPr>
        <w:pStyle w:val="Paragraph"/>
        <w:pPrChange w:id="1042" w:author="Dylan CHEN" w:date="2026-08-29T21:32:00Z" w16du:dateUtc="2026-08-29T13:32:00Z">
          <w:pPr>
            <w:pStyle w:val="NormalWeb"/>
          </w:pPr>
        </w:pPrChange>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rsidP="00F34EB8">
      <w:pPr>
        <w:pStyle w:val="Paragraph"/>
        <w:pPrChange w:id="1043" w:author="Dylan CHEN" w:date="2026-08-29T21:32:00Z" w16du:dateUtc="2026-08-29T13:32:00Z">
          <w:pPr>
            <w:pStyle w:val="NormalWeb"/>
          </w:pPr>
        </w:pPrChange>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337EE6A2" w:rsidR="00B950BA" w:rsidRDefault="00B950BA" w:rsidP="000144B8">
      <w:pPr>
        <w:pStyle w:val="Paragraph"/>
        <w:pPrChange w:id="1044" w:author="Dylan CHEN" w:date="2026-08-29T21:32:00Z" w16du:dateUtc="2026-08-29T13:32:00Z">
          <w:pPr>
            <w:pStyle w:val="NormalWeb"/>
          </w:pPr>
        </w:pPrChange>
      </w:pPr>
      <w:r>
        <w:t>We thank you for raising this concern. In light of it, together with the SE</w:t>
      </w:r>
      <w:ins w:id="1045" w:author="Dylan CHEN" w:date="2026-08-29T21:24:00Z" w16du:dateUtc="2026-08-29T13:24:00Z">
        <w:r w:rsidR="00BB4301">
          <w:rPr>
            <w:rFonts w:hint="eastAsia"/>
          </w:rPr>
          <w:t>’</w:t>
        </w:r>
      </w:ins>
      <w:del w:id="1046" w:author="Dylan CHEN" w:date="2026-08-29T21:24:00Z" w16du:dateUtc="2026-08-29T13:24:00Z">
        <w:r w:rsidDel="00BB4301">
          <w:delText>'</w:delText>
        </w:r>
      </w:del>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1047"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1048"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1048"/>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53B204A" w14:textId="5973056E" w:rsidR="00B950BA" w:rsidRDefault="00B950BA" w:rsidP="00CA4957">
      <w:pPr>
        <w:pStyle w:val="Paragraph"/>
        <w:pPrChange w:id="1049" w:author="Dylan CHEN" w:date="2026-08-29T21:32:00Z" w16du:dateUtc="2026-08-29T13:32:00Z">
          <w:pPr>
            <w:pStyle w:val="NormalWeb"/>
          </w:pPr>
        </w:pPrChange>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1047"/>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1050"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77777777" w:rsidR="00F76589" w:rsidRDefault="00F76589" w:rsidP="00CA4957">
      <w:pPr>
        <w:pStyle w:val="Paragraph"/>
        <w:pPrChange w:id="1051" w:author="Dylan CHEN" w:date="2026-08-29T21:32:00Z" w16du:dateUtc="2026-08-29T13:32:00Z">
          <w:pPr>
            <w:pStyle w:val="NormalWeb"/>
          </w:pPr>
        </w:pPrChange>
      </w:pPr>
      <w:r>
        <w:t>We appreciate this suggestion. Using AI 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rsidP="00CA4957">
      <w:pPr>
        <w:pStyle w:val="Paragraph"/>
        <w:pPrChange w:id="1052" w:author="Dylan CHEN" w:date="2026-08-29T21:32:00Z" w16du:dateUtc="2026-08-29T13:32:00Z">
          <w:pPr>
            <w:pStyle w:val="NormalWeb"/>
          </w:pPr>
        </w:pPrChange>
      </w:pPr>
      <w:r>
        <w:t>We note that, following your broader concern and the SE’s framing suggestion, we have removed the viewer recognition analyses from the manuscript. We nonetheless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1050"/>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commentRangeStart w:id="1053"/>
      <w:r w:rsidRPr="00313E6C">
        <w:rPr>
          <w:rFonts w:eastAsia="SimSun"/>
          <w:b/>
          <w:bCs/>
          <w:kern w:val="2"/>
        </w:rPr>
        <w:t>R3-</w:t>
      </w:r>
      <w:r w:rsidR="00351A2A" w:rsidRPr="00313E6C">
        <w:rPr>
          <w:rFonts w:eastAsia="SimSun"/>
          <w:b/>
          <w:bCs/>
          <w:kern w:val="2"/>
        </w:rPr>
        <w:t>7</w:t>
      </w:r>
      <w:r w:rsidR="00276665">
        <w:rPr>
          <w:rFonts w:eastAsia="SimSun"/>
          <w:b/>
          <w:bCs/>
          <w:kern w:val="2"/>
        </w:rPr>
        <w:t>*</w:t>
      </w:r>
      <w:commentRangeEnd w:id="1053"/>
      <w:r w:rsidR="00F76589" w:rsidRPr="00313E6C">
        <w:rPr>
          <w:rStyle w:val="CommentReference"/>
          <w:rFonts w:eastAsia="SimSun"/>
          <w:b/>
          <w:bCs/>
          <w:kern w:val="2"/>
          <w:sz w:val="24"/>
          <w:szCs w:val="24"/>
        </w:rPr>
        <w:commentReference w:id="1053"/>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1026"/>
    <w:p w14:paraId="17E860E4" w14:textId="77777777" w:rsidR="006D7915" w:rsidRDefault="00276665" w:rsidP="006D7915">
      <w:pPr>
        <w:pStyle w:val="Paragraph"/>
        <w:rPr>
          <w:ins w:id="1054" w:author="Dylan CHEN" w:date="2026-08-30T18:15:00Z" w16du:dateUtc="2026-08-30T10:15:00Z"/>
        </w:rPr>
      </w:pPr>
      <w:r>
        <w:t xml:space="preserve">Following the suggestion </w:t>
      </w:r>
      <w:ins w:id="1055" w:author="Dylan CHEN" w:date="2026-08-29T23:30:00Z" w16du:dateUtc="2026-08-29T15:30:00Z">
        <w:r w:rsidR="00537741">
          <w:t>from you</w:t>
        </w:r>
      </w:ins>
      <w:del w:id="1056" w:author="Dylan CHEN" w:date="2026-08-29T23:30:00Z" w16du:dateUtc="2026-08-29T15:30:00Z">
        <w:r w:rsidDel="00537741">
          <w:delText>of the reviewer</w:delText>
        </w:r>
      </w:del>
      <w:r>
        <w:t xml:space="preserve"> and SE, </w:t>
      </w:r>
    </w:p>
    <w:p w14:paraId="7AA16B40" w14:textId="77777777" w:rsidR="006D7915" w:rsidRDefault="006D7915" w:rsidP="006D7915">
      <w:pPr>
        <w:pStyle w:val="Paragraph"/>
        <w:rPr>
          <w:ins w:id="1057" w:author="Dylan CHEN" w:date="2026-08-30T18:15:00Z" w16du:dateUtc="2026-08-30T10:15:00Z"/>
        </w:rPr>
      </w:pPr>
      <w:ins w:id="1058" w:author="Dylan CHEN" w:date="2026-08-30T18:15:00Z" w16du:dateUtc="2026-08-30T10:15:00Z">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ins>
    </w:p>
    <w:p w14:paraId="1D9C5D21" w14:textId="77777777" w:rsidR="006D7915" w:rsidRDefault="006D7915" w:rsidP="006D7915">
      <w:pPr>
        <w:pStyle w:val="Paragraph"/>
        <w:rPr>
          <w:ins w:id="1059" w:author="Dylan CHEN" w:date="2026-08-30T18:15:00Z" w16du:dateUtc="2026-08-30T10:15:00Z"/>
        </w:rPr>
      </w:pPr>
      <w:ins w:id="1060" w:author="Dylan CHEN" w:date="2026-08-30T18:15:00Z" w16du:dateUtc="2026-08-30T10:15: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2AD7D9A" w14:textId="77777777" w:rsidR="006D7915" w:rsidRDefault="006D7915" w:rsidP="006D7915">
      <w:pPr>
        <w:pStyle w:val="Paragraph"/>
        <w:rPr>
          <w:ins w:id="1061" w:author="Dylan CHEN" w:date="2026-08-30T18:15:00Z" w16du:dateUtc="2026-08-30T10:15:00Z"/>
        </w:rPr>
      </w:pPr>
      <w:ins w:id="1062" w:author="Dylan CHEN" w:date="2026-08-30T18:15:00Z" w16du:dateUtc="2026-08-30T10:15:00Z">
        <w:r>
          <w:t>The revised framework treats the AI answer as a profile of three signals:</w:t>
        </w:r>
      </w:ins>
    </w:p>
    <w:p w14:paraId="24B842C8" w14:textId="77777777" w:rsidR="006D7915" w:rsidRDefault="006D7915" w:rsidP="006D7915">
      <w:pPr>
        <w:pStyle w:val="NormalWeb"/>
        <w:numPr>
          <w:ilvl w:val="0"/>
          <w:numId w:val="79"/>
        </w:numPr>
        <w:rPr>
          <w:ins w:id="1063" w:author="Dylan CHEN" w:date="2026-08-30T18:15:00Z" w16du:dateUtc="2026-08-30T10:15:00Z"/>
          <w:color w:val="000000"/>
        </w:rPr>
      </w:pPr>
      <w:ins w:id="1064" w:author="Dylan CHEN" w:date="2026-08-30T18:15:00Z" w16du:dateUtc="2026-08-30T10:15: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BE6B139" w14:textId="77777777" w:rsidR="006D7915" w:rsidRDefault="006D7915" w:rsidP="006D7915">
      <w:pPr>
        <w:pStyle w:val="NormalWeb"/>
        <w:numPr>
          <w:ilvl w:val="0"/>
          <w:numId w:val="79"/>
        </w:numPr>
        <w:rPr>
          <w:ins w:id="1065" w:author="Dylan CHEN" w:date="2026-08-30T18:15:00Z" w16du:dateUtc="2026-08-30T10:15:00Z"/>
          <w:color w:val="000000"/>
        </w:rPr>
      </w:pPr>
      <w:ins w:id="1066" w:author="Dylan CHEN" w:date="2026-08-30T18:15:00Z" w16du:dateUtc="2026-08-30T10:15: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6C29A4E1" w14:textId="77777777" w:rsidR="006D7915" w:rsidRDefault="006D7915" w:rsidP="006D7915">
      <w:pPr>
        <w:pStyle w:val="NormalWeb"/>
        <w:numPr>
          <w:ilvl w:val="0"/>
          <w:numId w:val="79"/>
        </w:numPr>
        <w:rPr>
          <w:ins w:id="1067" w:author="Dylan CHEN" w:date="2026-08-30T18:15:00Z" w16du:dateUtc="2026-08-30T10:15:00Z"/>
          <w:color w:val="000000"/>
        </w:rPr>
      </w:pPr>
      <w:ins w:id="1068" w:author="Dylan CHEN" w:date="2026-08-30T18:15:00Z" w16du:dateUtc="2026-08-30T10:15: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14A74F64" w14:textId="77777777" w:rsidR="006D7915" w:rsidRDefault="006D7915" w:rsidP="006D7915">
      <w:pPr>
        <w:pStyle w:val="Paragraph"/>
        <w:rPr>
          <w:ins w:id="1069" w:author="Dylan CHEN" w:date="2026-08-30T18:15:00Z" w16du:dateUtc="2026-08-30T10:15:00Z"/>
        </w:rPr>
      </w:pPr>
      <w:ins w:id="1070" w:author="Dylan CHEN" w:date="2026-08-30T18:15:00Z" w16du:dateUtc="2026-08-30T10:15:00Z">
        <w:r>
          <w:t xml:space="preserve">We link these signals to the two decisions through </w:t>
        </w:r>
        <w:r>
          <w:rPr>
            <w:rFonts w:hint="eastAsia"/>
          </w:rPr>
          <w:t>the two systems of thinking</w:t>
        </w:r>
        <w:r>
          <w:t xml:space="preserve"> theory (Evans &amp; </w:t>
        </w:r>
        <w:r>
          <w:lastRenderedPageBreak/>
          <w:t xml:space="preserve">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719D6859" w14:textId="77777777" w:rsidR="006D7915" w:rsidRDefault="006D7915" w:rsidP="006D7915">
      <w:pPr>
        <w:pStyle w:val="Paragraph"/>
        <w:rPr>
          <w:ins w:id="1071" w:author="Dylan CHEN" w:date="2026-08-30T18:15:00Z" w16du:dateUtc="2026-08-30T10:15:00Z"/>
        </w:rPr>
      </w:pPr>
      <w:ins w:id="1072" w:author="Dylan CHEN" w:date="2026-08-30T18:15:00Z" w16du:dateUtc="2026-08-30T10:15: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EB900F0" w14:textId="0AC53590" w:rsidR="006D7915" w:rsidRDefault="006D7915" w:rsidP="006D7915">
      <w:pPr>
        <w:pStyle w:val="Paragraph"/>
        <w:rPr>
          <w:ins w:id="1073" w:author="Dylan CHEN" w:date="2026-08-30T18:15:00Z" w16du:dateUtc="2026-08-30T10:15:00Z"/>
        </w:rPr>
      </w:pPr>
      <w:ins w:id="1074" w:author="Dylan CHEN" w:date="2026-08-30T18:15:00Z" w16du:dateUtc="2026-08-30T10:15:00Z">
        <w:r>
          <w:t>In line with this framework, the revised manuscript develops six hypotheses</w:t>
        </w:r>
        <w:r>
          <w:rPr>
            <w:rFonts w:hint="eastAsia"/>
          </w:rPr>
          <w:t xml:space="preserve"> (see Figure </w:t>
        </w:r>
        <w:r>
          <w:rPr>
            <w:rFonts w:hint="eastAsia"/>
          </w:rPr>
          <w:t>R3</w:t>
        </w:r>
        <w:r>
          <w:t>-</w:t>
        </w:r>
        <w:r>
          <w:rPr>
            <w:rFonts w:hint="eastAsia"/>
          </w:rPr>
          <w:t>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5A65D286" w14:textId="77777777" w:rsidR="006D7915" w:rsidRDefault="006D7915" w:rsidP="006D7915">
      <w:pPr>
        <w:pStyle w:val="Paragraph"/>
        <w:rPr>
          <w:ins w:id="1075" w:author="Dylan CHEN" w:date="2026-08-30T18:15:00Z" w16du:dateUtc="2026-08-30T10:15:00Z"/>
        </w:rPr>
      </w:pPr>
      <w:ins w:id="1076" w:author="Dylan CHEN" w:date="2026-08-30T18:15:00Z" w16du:dateUtc="2026-08-30T10:15:00Z">
        <w:r>
          <w:t>We then test these predictions using our empirical data. In light of this revised conceptual framework, we have removed the analysis of viewer recognition and the position effect to keep the paper theoretically focused and internally coherent.</w:t>
        </w:r>
      </w:ins>
    </w:p>
    <w:p w14:paraId="2FD11C2F" w14:textId="15976141" w:rsidR="006D7915" w:rsidRPr="00313E6C" w:rsidRDefault="006D7915" w:rsidP="006D7915">
      <w:pPr>
        <w:pStyle w:val="Paragraph"/>
        <w:rPr>
          <w:ins w:id="1077" w:author="Dylan CHEN" w:date="2026-08-30T18:15:00Z" w16du:dateUtc="2026-08-30T10:15:00Z"/>
          <w:b/>
          <w:bCs/>
        </w:rPr>
      </w:pPr>
    </w:p>
    <w:p w14:paraId="04330CCC" w14:textId="77777777" w:rsidR="006D7915" w:rsidRPr="00015210" w:rsidRDefault="006D7915" w:rsidP="006D7915">
      <w:pPr>
        <w:jc w:val="center"/>
        <w:rPr>
          <w:ins w:id="1078" w:author="Dylan CHEN" w:date="2026-08-30T18:15:00Z" w16du:dateUtc="2026-08-30T10:15:00Z"/>
        </w:rPr>
      </w:pPr>
      <w:ins w:id="1079" w:author="Dylan CHEN" w:date="2026-08-30T18:15:00Z" w16du:dateUtc="2026-08-30T10:15:00Z">
        <w:r w:rsidRPr="00CF4D5F">
          <w:rPr>
            <w:noProof/>
          </w:rPr>
          <w:drawing>
            <wp:inline distT="0" distB="0" distL="0" distR="0" wp14:anchorId="03DC2506" wp14:editId="2F84FE72">
              <wp:extent cx="5943600" cy="2069465"/>
              <wp:effectExtent l="0" t="0" r="0" b="635"/>
              <wp:docPr id="15940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357E99CB" w14:textId="69743470" w:rsidR="006D7915" w:rsidRDefault="006D7915" w:rsidP="006D7915">
      <w:pPr>
        <w:spacing w:before="120" w:after="120"/>
        <w:jc w:val="center"/>
        <w:rPr>
          <w:ins w:id="1080" w:author="Dylan CHEN" w:date="2026-08-30T18:15:00Z" w16du:dateUtc="2026-08-30T10:15:00Z"/>
        </w:rPr>
      </w:pPr>
      <w:ins w:id="1081" w:author="Dylan CHEN" w:date="2026-08-30T18:15:00Z" w16du:dateUtc="2026-08-30T10:15:00Z">
        <w:r w:rsidRPr="00015210">
          <w:t xml:space="preserve">Figure </w:t>
        </w:r>
        <w:r>
          <w:rPr>
            <w:rFonts w:hint="eastAsia"/>
          </w:rPr>
          <w:t>R3</w:t>
        </w:r>
        <w:r>
          <w:t>-</w:t>
        </w:r>
        <w:r>
          <w:rPr>
            <w:rFonts w:hint="eastAsia"/>
          </w:rPr>
          <w:t>7</w:t>
        </w:r>
        <w:r w:rsidRPr="00015210">
          <w:t>. Conceptual framework</w:t>
        </w:r>
      </w:ins>
    </w:p>
    <w:p w14:paraId="4E2A0C18" w14:textId="54DED69D" w:rsidR="00F310D7" w:rsidRPr="00313E6C" w:rsidDel="006D7915" w:rsidRDefault="00276665" w:rsidP="006D7915">
      <w:pPr>
        <w:pStyle w:val="Paragraph"/>
        <w:rPr>
          <w:del w:id="1082" w:author="Dylan CHEN" w:date="2026-08-30T18:15:00Z" w16du:dateUtc="2026-08-30T10:15:00Z"/>
          <w:b/>
          <w:bCs/>
        </w:rPr>
      </w:pPr>
      <w:del w:id="1083" w:author="Dylan CHEN" w:date="2026-08-30T18:15:00Z" w16du:dateUtc="2026-08-30T10:15:00Z">
        <w:r w:rsidDel="006D7915">
          <w:delText>w</w:delText>
        </w:r>
        <w:r w:rsidR="00742092" w:rsidRPr="00313E6C" w:rsidDel="006D7915">
          <w:delText xml:space="preserve">e have </w:delText>
        </w:r>
        <w:r w:rsidDel="006D7915">
          <w:delText xml:space="preserve">revamp </w:delText>
        </w:r>
        <w:r w:rsidR="00742092" w:rsidRPr="00313E6C" w:rsidDel="006D7915">
          <w:delText xml:space="preserve">the theoretical </w:delText>
        </w:r>
        <w:r w:rsidDel="006D7915">
          <w:delText xml:space="preserve">framwork </w:delText>
        </w:r>
        <w:r w:rsidR="00742092" w:rsidRPr="00313E6C" w:rsidDel="006D7915">
          <w:delText>from</w:delText>
        </w:r>
        <w:r w:rsidR="00742092" w:rsidRPr="00313E6C" w:rsidDel="006D7915">
          <w:rPr>
            <w:b/>
            <w:bCs/>
          </w:rPr>
          <w:delText xml:space="preserve"> a competitive encounter perspective</w:delText>
        </w:r>
        <w:r w:rsidDel="006D7915">
          <w:rPr>
            <w:b/>
            <w:bCs/>
          </w:rPr>
          <w:delText>,</w:delText>
        </w:r>
        <w:r w:rsidR="00742092" w:rsidRPr="00313E6C" w:rsidDel="006D7915">
          <w:delText xml:space="preserve"> </w:delText>
        </w:r>
        <w:r w:rsidDel="006D7915">
          <w:delText xml:space="preserve">where AI makes two decisions facing the competition of AI answer: whether to contribute and how much effort to put in. We argue these two decisions are </w:delText>
        </w:r>
        <w:r w:rsidR="00D222A2" w:rsidDel="006D7915">
          <w:delText xml:space="preserve">made in a sequence aligning </w:delText>
        </w:r>
        <w:r w:rsidR="00D222A2" w:rsidDel="006D7915">
          <w:rPr>
            <w:b/>
            <w:bCs/>
          </w:rPr>
          <w:delText xml:space="preserve">the </w:delText>
        </w:r>
        <w:r w:rsidR="00F706A6" w:rsidDel="006D7915">
          <w:rPr>
            <w:b/>
            <w:bCs/>
          </w:rPr>
          <w:delText>dual processing</w:delText>
        </w:r>
        <w:r w:rsidR="00742092" w:rsidRPr="00313E6C" w:rsidDel="006D7915">
          <w:rPr>
            <w:b/>
            <w:bCs/>
          </w:rPr>
          <w:delText xml:space="preserve"> theory</w:delText>
        </w:r>
        <w:r w:rsidR="00742092" w:rsidRPr="00313E6C" w:rsidDel="006D7915">
          <w:delText xml:space="preserve"> (Evans &amp; Stanovich, 2013; Kahneman, 2003, 2011).</w:delText>
        </w:r>
        <w:r w:rsidR="00D222A2" w:rsidDel="006D7915">
          <w:delText xml:space="preserve"> </w:delText>
        </w:r>
        <w:r w:rsidR="00742092" w:rsidRPr="00313E6C" w:rsidDel="006D7915">
          <w:delText xml:space="preserve">The first decision, whether to contribute at all, is binary and fast, and it is governed by System 1 </w:delText>
        </w:r>
        <w:r w:rsidR="00D222A2" w:rsidDel="006D7915">
          <w:delText xml:space="preserve">using </w:delText>
        </w:r>
        <w:r w:rsidR="00742092" w:rsidRPr="00313E6C" w:rsidDel="006D7915">
          <w:delText>surface cues. The second decision, how much effort to invest, is governed by System 2</w:delText>
        </w:r>
        <w:r w:rsidR="00D222A2" w:rsidDel="006D7915">
          <w:delText xml:space="preserve">. Meanwhile, we derive a profile of features on AI answers, including label, length, and quality. </w:delText>
        </w:r>
        <w:r w:rsidR="00F310D7" w:rsidDel="006D7915">
          <w:delText>These three features also align</w:delText>
        </w:r>
      </w:del>
      <w:del w:id="1084" w:author="Dylan CHEN" w:date="2026-08-29T18:48:00Z" w16du:dateUtc="2026-08-29T10:48:00Z">
        <w:r w:rsidR="00F310D7" w:rsidDel="00B17ECC">
          <w:delText>s</w:delText>
        </w:r>
      </w:del>
      <w:del w:id="1085" w:author="Dylan CHEN" w:date="2026-08-30T18:15:00Z" w16du:dateUtc="2026-08-30T10:15:00Z">
        <w:r w:rsidR="00F310D7" w:rsidDel="006D7915">
          <w:delText xml:space="preserve"> with the dual processing theory, in that AI label and AI length are fast signals and AI quality is a slow signal. Together, the three sign</w:delText>
        </w:r>
      </w:del>
      <w:del w:id="1086" w:author="Dylan CHEN" w:date="2026-08-29T18:48:00Z" w16du:dateUtc="2026-08-29T10:48:00Z">
        <w:r w:rsidR="00F310D7" w:rsidDel="00B17ECC">
          <w:delText>i</w:delText>
        </w:r>
      </w:del>
      <w:del w:id="1087" w:author="Dylan CHEN" w:date="2026-08-30T18:15:00Z" w16du:dateUtc="2026-08-30T10:15:00Z">
        <w:r w:rsidR="00F310D7" w:rsidDel="006D7915">
          <w:delText xml:space="preserve">als form two set of influences </w:delText>
        </w:r>
      </w:del>
      <w:del w:id="1088" w:author="Dylan CHEN" w:date="2026-08-29T18:48:00Z" w16du:dateUtc="2026-08-29T10:48:00Z">
        <w:r w:rsidR="00F310D7" w:rsidDel="00B17ECC">
          <w:rPr>
            <w:rFonts w:hint="eastAsia"/>
          </w:rPr>
          <w:delText>to</w:delText>
        </w:r>
      </w:del>
      <w:del w:id="1089" w:author="Dylan CHEN" w:date="2026-08-30T18:15:00Z" w16du:dateUtc="2026-08-30T10:15:00Z">
        <w:r w:rsidR="00F310D7" w:rsidDel="006D7915">
          <w:delText xml:space="preserve"> two decisions as shown in the </w:delText>
        </w:r>
      </w:del>
      <w:del w:id="1090" w:author="Dylan CHEN" w:date="2026-08-29T18:48:00Z" w16du:dateUtc="2026-08-29T10:48:00Z">
        <w:r w:rsidR="00F310D7" w:rsidDel="00B17ECC">
          <w:delText xml:space="preserve">below </w:delText>
        </w:r>
      </w:del>
      <w:del w:id="1091" w:author="Dylan CHEN" w:date="2026-08-30T18:15:00Z" w16du:dateUtc="2026-08-30T10:15:00Z">
        <w:r w:rsidR="00F310D7" w:rsidDel="006D7915">
          <w:delText xml:space="preserve">framework. </w:delText>
        </w:r>
      </w:del>
    </w:p>
    <w:p w14:paraId="3E1EE1F7" w14:textId="093B0E80" w:rsidR="00F310D7" w:rsidRPr="00015210" w:rsidDel="006D7915" w:rsidRDefault="00F310D7" w:rsidP="006D7915">
      <w:pPr>
        <w:pStyle w:val="Paragraph"/>
        <w:rPr>
          <w:del w:id="1092" w:author="Dylan CHEN" w:date="2026-08-30T18:15:00Z" w16du:dateUtc="2026-08-30T10:15:00Z"/>
        </w:rPr>
      </w:pPr>
      <w:del w:id="1093" w:author="Dylan CHEN" w:date="2026-08-30T18:15:00Z" w16du:dateUtc="2026-08-30T10:15:00Z">
        <w:r w:rsidDel="006D7915">
          <w:rPr>
            <w:noProof/>
          </w:rPr>
          <w:drawing>
            <wp:inline distT="0" distB="0" distL="0" distR="0" wp14:anchorId="683920E8" wp14:editId="0A2B710F">
              <wp:extent cx="5943600" cy="1661975"/>
              <wp:effectExtent l="0" t="0" r="0" b="0"/>
              <wp:docPr id="1381059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41CF9420" w14:textId="725D26AB" w:rsidR="00F310D7" w:rsidDel="006D7915" w:rsidRDefault="00F310D7" w:rsidP="006D7915">
      <w:pPr>
        <w:pStyle w:val="Paragraph"/>
        <w:rPr>
          <w:del w:id="1094" w:author="Dylan CHEN" w:date="2026-08-30T18:15:00Z" w16du:dateUtc="2026-08-30T10:15:00Z"/>
        </w:rPr>
      </w:pPr>
      <w:del w:id="1095" w:author="Dylan CHEN" w:date="2026-08-30T18:15:00Z" w16du:dateUtc="2026-08-30T10:15:00Z">
        <w:r w:rsidRPr="00015210" w:rsidDel="006D7915">
          <w:delText xml:space="preserve">Figure </w:delText>
        </w:r>
      </w:del>
      <w:del w:id="1096" w:author="Dylan CHEN" w:date="2026-08-30T17:50:00Z" w16du:dateUtc="2026-08-30T09:50:00Z">
        <w:r w:rsidDel="004D6D04">
          <w:delText>3</w:delText>
        </w:r>
      </w:del>
      <w:del w:id="1097" w:author="Dylan CHEN" w:date="2026-08-30T18:15:00Z" w16du:dateUtc="2026-08-30T10:15:00Z">
        <w:r w:rsidRPr="00015210" w:rsidDel="006D7915">
          <w:delText>. Conceptual framework</w:delText>
        </w:r>
      </w:del>
    </w:p>
    <w:p w14:paraId="5537ADAE" w14:textId="59A56AB7" w:rsidR="00D222A2" w:rsidRPr="00313E6C" w:rsidRDefault="00D222A2" w:rsidP="006D7915">
      <w:pPr>
        <w:pStyle w:val="Paragraph"/>
      </w:pPr>
      <w:r>
        <w:t xml:space="preserve">We have revised the paper according to the revamped framework. We appreciate </w:t>
      </w:r>
      <w:del w:id="1098" w:author="Dylan CHEN" w:date="2026-08-29T23:30:00Z" w16du:dateUtc="2026-08-29T15:30:00Z">
        <w:r w:rsidDel="00537741">
          <w:delText>the reviewer</w:delText>
        </w:r>
      </w:del>
      <w:ins w:id="1099" w:author="Dylan CHEN" w:date="2026-08-29T23:30:00Z" w16du:dateUtc="2026-08-29T15:30:00Z">
        <w:r w:rsidR="00537741">
          <w:t>your</w:t>
        </w:r>
      </w:ins>
      <w:del w:id="1100" w:author="Dylan CHEN" w:date="2026-08-29T23:30:00Z" w16du:dateUtc="2026-08-29T15:30:00Z">
        <w:r w:rsidDel="00537741">
          <w:delText>s’</w:delText>
        </w:r>
      </w:del>
      <w:r>
        <w:t xml:space="preserve"> suggestions </w:t>
      </w:r>
      <w:r w:rsidR="00D64CC3">
        <w:t>on this.</w:t>
      </w:r>
    </w:p>
    <w:p w14:paraId="685999E7" w14:textId="77777777" w:rsidR="00BE7589" w:rsidRPr="00313E6C" w:rsidRDefault="00BE7589" w:rsidP="00762F4A">
      <w:pPr>
        <w:pStyle w:val="Paragraph"/>
        <w:pPrChange w:id="1101" w:author="Dylan CHEN" w:date="2026-08-29T21:32:00Z" w16du:dateUtc="2026-08-29T13:32:00Z">
          <w:pPr>
            <w:spacing w:before="120" w:after="120"/>
          </w:pPr>
        </w:pPrChange>
      </w:pPr>
    </w:p>
    <w:p w14:paraId="0AC00494" w14:textId="50C00CA5" w:rsidR="00BE7589" w:rsidRPr="00EF7143" w:rsidRDefault="00BE7589" w:rsidP="00762F4A">
      <w:pPr>
        <w:pStyle w:val="Paragraph"/>
        <w:rPr>
          <w:rFonts w:hint="eastAsia"/>
          <w:b/>
          <w:bCs/>
          <w:rPrChange w:id="1102" w:author="Dylan CHEN" w:date="2026-08-29T21:42:00Z" w16du:dateUtc="2026-08-29T13:42:00Z">
            <w:rPr>
              <w:rFonts w:hint="eastAsia"/>
            </w:rPr>
          </w:rPrChange>
        </w:rPr>
        <w:pPrChange w:id="1103" w:author="Dylan CHEN" w:date="2026-08-29T21:32:00Z" w16du:dateUtc="2026-08-29T13:32:00Z">
          <w:pPr>
            <w:pStyle w:val="NormalWeb"/>
            <w:spacing w:before="0" w:beforeAutospacing="0" w:after="0" w:afterAutospacing="0"/>
          </w:pPr>
        </w:pPrChange>
      </w:pPr>
      <w:r w:rsidRPr="00EF7143">
        <w:rPr>
          <w:b/>
          <w:bCs/>
          <w:rPrChange w:id="1104" w:author="Dylan CHEN" w:date="2026-08-29T21:42:00Z" w16du:dateUtc="2026-08-29T13:42:00Z">
            <w:rPr/>
          </w:rPrChange>
        </w:rPr>
        <w:t>References</w:t>
      </w:r>
      <w:ins w:id="1105" w:author="Dylan CHEN" w:date="2026-08-29T21:24:00Z" w16du:dateUtc="2026-08-29T13:24:00Z">
        <w:r w:rsidR="00BB4301" w:rsidRPr="00EF7143">
          <w:rPr>
            <w:rFonts w:hint="eastAsia"/>
            <w:b/>
            <w:bCs/>
            <w:rPrChange w:id="1106" w:author="Dylan CHEN" w:date="2026-08-29T21:42:00Z" w16du:dateUtc="2026-08-29T13:42:00Z">
              <w:rPr>
                <w:rFonts w:hint="eastAsia"/>
              </w:rPr>
            </w:rPrChange>
          </w:rPr>
          <w:t>:</w:t>
        </w:r>
      </w:ins>
    </w:p>
    <w:p w14:paraId="7D8981BC" w14:textId="77777777" w:rsidR="00BE7589" w:rsidRPr="00313E6C" w:rsidRDefault="00BE7589" w:rsidP="00762F4A">
      <w:pPr>
        <w:pStyle w:val="Paragraph"/>
        <w:pPrChange w:id="1107" w:author="Dylan CHEN" w:date="2026-08-29T21:32:00Z" w16du:dateUtc="2026-08-29T13:32: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1F4304C8" w14:textId="77777777" w:rsidR="00BE7589" w:rsidRPr="00313E6C" w:rsidRDefault="00BE7589" w:rsidP="00762F4A">
      <w:pPr>
        <w:pStyle w:val="Paragraph"/>
        <w:pPrChange w:id="1108" w:author="Dylan CHEN" w:date="2026-08-29T21:32:00Z" w16du:dateUtc="2026-08-29T13:32: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313E6C">
        <w:lastRenderedPageBreak/>
        <w:t>American Psychologist, 58(9), 697–720.</w:t>
      </w:r>
    </w:p>
    <w:p w14:paraId="45993B08" w14:textId="15769E02" w:rsidR="00BE7589" w:rsidRPr="00313E6C" w:rsidRDefault="00BE7589" w:rsidP="00762F4A">
      <w:pPr>
        <w:pStyle w:val="Paragraph"/>
        <w:pPrChange w:id="1109" w:author="Dylan CHEN" w:date="2026-08-29T21:32:00Z" w16du:dateUtc="2026-08-29T13:32:00Z">
          <w:pPr>
            <w:pStyle w:val="NormalWeb"/>
            <w:spacing w:before="0" w:beforeAutospacing="0" w:after="0" w:afterAutospacing="0"/>
            <w:ind w:left="360" w:hanging="360"/>
          </w:pPr>
        </w:pPrChange>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commentRangeStart w:id="1110"/>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A59D1C2" w14:textId="77777777" w:rsidR="00997CA0" w:rsidRPr="002205D2" w:rsidRDefault="00997CA0" w:rsidP="00997CA0">
      <w:pPr>
        <w:pStyle w:val="Paragraph"/>
        <w:rPr>
          <w:ins w:id="1111" w:author="Dylan CHEN" w:date="2026-08-30T17:23:00Z" w16du:dateUtc="2026-08-30T09:23:00Z"/>
          <w:rStyle w:val="Strong"/>
          <w:b w:val="0"/>
          <w:bCs w:val="0"/>
        </w:rPr>
      </w:pPr>
      <w:ins w:id="1112" w:author="Dylan CHEN" w:date="2026-08-30T17:23:00Z" w16du:dateUtc="2026-08-30T09:23:00Z">
        <w:r w:rsidRPr="002205D2">
          <w:rPr>
            <w:rStyle w:val="Strong"/>
            <w:b w:val="0"/>
            <w:bCs w:val="0"/>
          </w:rPr>
          <w:t>First, our daily checks during data collection suggested that AI answers did not appear after a long delay. We never encountered a question that initially lacked an AI answer but displayed one during a later check.</w:t>
        </w:r>
      </w:ins>
    </w:p>
    <w:p w14:paraId="32D0A458" w14:textId="77777777" w:rsidR="00997CA0" w:rsidRPr="002205D2" w:rsidRDefault="00997CA0" w:rsidP="00997CA0">
      <w:pPr>
        <w:pStyle w:val="Paragraph"/>
        <w:rPr>
          <w:ins w:id="1113" w:author="Dylan CHEN" w:date="2026-08-30T17:23:00Z" w16du:dateUtc="2026-08-30T09:23:00Z"/>
          <w:rStyle w:val="Strong"/>
          <w:b w:val="0"/>
          <w:bCs w:val="0"/>
        </w:rPr>
      </w:pPr>
      <w:ins w:id="1114" w:author="Dylan CHEN" w:date="2026-08-30T17:23:00Z" w16du:dateUtc="2026-08-30T09:23:00Z">
        <w:r w:rsidRPr="002205D2">
          <w:rPr>
            <w:rStyle w:val="Strong"/>
            <w:b w:val="0"/>
            <w:bCs w:val="0"/>
          </w:rPr>
          <w:t xml:space="preserve">Second, </w:t>
        </w:r>
        <w:r>
          <w:rPr>
            <w:rStyle w:val="Strong"/>
            <w:rFonts w:hint="eastAsia"/>
            <w:b w:val="0"/>
            <w:bCs w:val="0"/>
          </w:rPr>
          <w:t>t</w:t>
        </w:r>
        <w:r w:rsidRPr="002205D2">
          <w:rPr>
            <w:rStyle w:val="Strong"/>
            <w:b w:val="0"/>
            <w:bCs w:val="0"/>
          </w:rPr>
          <w:t>o examine the timing more closely, we devoted one daytime session of frequent manual observation. Each time we opened a new question that contained an AI answer, the question was less than five minutes old</w:t>
        </w:r>
        <w:r>
          <w:rPr>
            <w:rStyle w:val="Strong"/>
            <w:rFonts w:hint="eastAsia"/>
            <w:b w:val="0"/>
            <w:bCs w:val="0"/>
          </w:rPr>
          <w:t>,</w:t>
        </w:r>
        <w:r w:rsidRPr="002205D2">
          <w:rPr>
            <w:rStyle w:val="Strong"/>
            <w:b w:val="0"/>
            <w:bCs w:val="0"/>
          </w:rPr>
          <w:t xml:space="preserve"> and the AI answer was already present.</w:t>
        </w:r>
      </w:ins>
    </w:p>
    <w:p w14:paraId="093D8589" w14:textId="77777777" w:rsidR="00997CA0" w:rsidRDefault="00997CA0" w:rsidP="00997CA0">
      <w:pPr>
        <w:pStyle w:val="Paragraph"/>
        <w:rPr>
          <w:ins w:id="1115" w:author="Dylan CHEN" w:date="2026-08-30T17:23:00Z" w16du:dateUtc="2026-08-30T09:23:00Z"/>
          <w:rStyle w:val="Strong"/>
          <w:b w:val="0"/>
          <w:bCs w:val="0"/>
        </w:rPr>
      </w:pPr>
      <w:ins w:id="1116" w:author="Dylan CHEN" w:date="2026-08-30T17:23:00Z" w16du:dateUtc="2026-08-30T09:23: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3424F8F0" w14:textId="7975D6C5" w:rsidR="00992B08" w:rsidRPr="00313E6C" w:rsidDel="00997CA0" w:rsidRDefault="00997CA0" w:rsidP="00FA7955">
      <w:pPr>
        <w:pStyle w:val="Paragraph"/>
        <w:rPr>
          <w:del w:id="1117" w:author="Dylan CHEN" w:date="2026-08-30T17:23:00Z" w16du:dateUtc="2026-08-30T09:23:00Z"/>
        </w:rPr>
      </w:pPr>
      <w:ins w:id="1118" w:author="Dylan CHEN" w:date="2026-08-30T17:23:00Z" w16du:dateUtc="2026-08-30T09:23:00Z">
        <w:r>
          <w:rPr>
            <w:rFonts w:hint="eastAsia"/>
          </w:rPr>
          <w:t>W</w:t>
        </w:r>
        <w:r>
          <w:t xml:space="preserve">e </w:t>
        </w:r>
        <w:r>
          <w:rPr>
            <w:rFonts w:hint="eastAsia"/>
          </w:rPr>
          <w:t>now</w:t>
        </w:r>
        <w:r>
          <w:t xml:space="preserve"> removed the general five-minute statement and now state </w:t>
        </w:r>
        <w:r>
          <w:rPr>
            <w:rFonts w:hint="eastAsia"/>
          </w:rPr>
          <w:t xml:space="preserve">more concisely </w:t>
        </w:r>
        <w:r>
          <w:t xml:space="preserve">that </w:t>
        </w:r>
        <w:commentRangeStart w:id="1119"/>
        <w:r>
          <w:t>“</w:t>
        </w:r>
        <w:r w:rsidRPr="002205D2">
          <w:t>Once the system assigns a new posted question to the treatment group, it sends the question to an LLM to generate an answer.</w:t>
        </w:r>
        <w:r>
          <w:t>”</w:t>
        </w:r>
        <w:commentRangeEnd w:id="1119"/>
        <w:r w:rsidRPr="00313E6C">
          <w:rPr>
            <w:rStyle w:val="CommentReference"/>
            <w:sz w:val="24"/>
            <w:szCs w:val="24"/>
          </w:rPr>
          <w:commentReference w:id="1119"/>
        </w:r>
      </w:ins>
      <w:del w:id="1120" w:author="Dylan CHEN" w:date="2026-08-30T17:23:00Z" w16du:dateUtc="2026-08-30T09:23:00Z">
        <w:r w:rsidR="00992B08" w:rsidRPr="00313E6C" w:rsidDel="00997CA0">
          <w:delText xml:space="preserve">Sorry for the confusion. </w:delText>
        </w:r>
        <w:r w:rsidR="00F45933" w:rsidDel="00997CA0">
          <w:delText>O</w:delText>
        </w:r>
        <w:r w:rsidR="00992B08" w:rsidRPr="00313E6C" w:rsidDel="00997CA0">
          <w:delText>n this platform, an AI-generated answer is, by design, always positioned before any human-generated answer for a treated question. The AI answer is not interleaved with human answers according to posting time; it is anchored to the top of the answer list.</w:delText>
        </w:r>
      </w:del>
    </w:p>
    <w:p w14:paraId="15016F74" w14:textId="694154A9" w:rsidR="00C82CFA" w:rsidRPr="00313E6C" w:rsidRDefault="00992B08" w:rsidP="00FA7955">
      <w:pPr>
        <w:pStyle w:val="Paragraph"/>
      </w:pPr>
      <w:del w:id="1121" w:author="Dylan CHEN" w:date="2026-08-30T17:23:00Z" w16du:dateUtc="2026-08-30T09:23:00Z">
        <w:r w:rsidRPr="00313E6C" w:rsidDel="00997CA0">
          <w:delText>Due to the time needed for AI answer generation, there is a small delay. In practice, this window is negligible relative to human response latency, since the first human answer is posted 22.067 hours on average. It will be faster than most humans.</w:delText>
        </w:r>
        <w:commentRangeEnd w:id="1110"/>
        <w:r w:rsidR="00F76589" w:rsidRPr="00313E6C" w:rsidDel="00997CA0">
          <w:rPr>
            <w:rStyle w:val="CommentReference"/>
            <w:sz w:val="24"/>
            <w:szCs w:val="24"/>
          </w:rPr>
          <w:commentReference w:id="1110"/>
        </w:r>
      </w:del>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rsidP="00FA7955">
      <w:pPr>
        <w:pStyle w:val="Paragraph"/>
        <w:pPrChange w:id="1122" w:author="Dylan CHEN" w:date="2026-08-29T21:32:00Z" w16du:dateUtc="2026-08-29T13:32:00Z">
          <w:pPr>
            <w:pStyle w:val="NormalWeb"/>
          </w:pPr>
        </w:pPrChange>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 xml:space="preserve">also draw on pre-treatment data to establish baseline patterns. We have revised the description </w:t>
      </w:r>
      <w:commentRangeStart w:id="1123"/>
      <w:r>
        <w:t>in the data collection section</w:t>
      </w:r>
      <w:commentRangeEnd w:id="1123"/>
      <w:r>
        <w:rPr>
          <w:rStyle w:val="CommentReference"/>
          <w:sz w:val="24"/>
          <w:szCs w:val="24"/>
        </w:rPr>
        <w:commentReference w:id="1123"/>
      </w:r>
      <w:r>
        <w:t xml:space="preserve">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17D285" w14:textId="77777777" w:rsidR="00F76589" w:rsidRDefault="00F76589" w:rsidP="00FA7955">
      <w:pPr>
        <w:pStyle w:val="Paragraph"/>
        <w:pPrChange w:id="1124" w:author="Dylan CHEN" w:date="2026-08-29T21:33:00Z" w16du:dateUtc="2026-08-29T13:33:00Z">
          <w:pPr>
            <w:pStyle w:val="NormalWeb"/>
          </w:pPr>
        </w:pPrChange>
      </w:pPr>
      <w:r>
        <w:t xml:space="preserve">Thank you for this question. The distribution of </w:t>
      </w:r>
      <w:r w:rsidRPr="00FA7955">
        <w:rPr>
          <w:i/>
          <w:iCs/>
          <w:rPrChange w:id="1125" w:author="Dylan CHEN" w:date="2026-08-29T21:33:00Z" w16du:dateUtc="2026-08-29T13:33:00Z">
            <w:rPr/>
          </w:rPrChange>
        </w:rPr>
        <w:t>netlikeNum</w:t>
      </w:r>
      <w:r>
        <w:t xml:space="preserve"> is indeed highly skewed (see the </w:t>
      </w:r>
      <w:r>
        <w:lastRenderedPageBreak/>
        <w:t>figure below), with a mean of 0.288 and a standard deviation of 0.671.</w:t>
      </w:r>
    </w:p>
    <w:p w14:paraId="48CDCECA" w14:textId="6381B0C4" w:rsidR="000B0177" w:rsidRPr="00313E6C" w:rsidRDefault="000150A6" w:rsidP="000B34A9">
      <w:pPr>
        <w:pStyle w:val="TableFiguretitle"/>
        <w:rPr>
          <w:rFonts w:hint="eastAsia"/>
        </w:rPr>
      </w:pPr>
      <w:r w:rsidRPr="00525734">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7"/>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rsidP="00FA7955">
      <w:pPr>
        <w:pStyle w:val="Paragraph"/>
        <w:pPrChange w:id="1126" w:author="Dylan CHEN" w:date="2026-08-29T21:33:00Z" w16du:dateUtc="2026-08-29T13:33:00Z">
          <w:pPr>
            <w:pStyle w:val="NormalWeb"/>
          </w:pPr>
        </w:pPrChange>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rsidP="00FA7955">
      <w:pPr>
        <w:pStyle w:val="Paragraph"/>
        <w:rPr>
          <w:rFonts w:eastAsia="Times New Roman"/>
          <w:kern w:val="0"/>
        </w:rPr>
        <w:pPrChange w:id="1127" w:author="Dylan CHEN" w:date="2026-08-29T21:33:00Z" w16du:dateUtc="2026-08-29T13:33:00Z">
          <w:pPr>
            <w:pStyle w:val="NormalWeb"/>
          </w:pPr>
        </w:pPrChange>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lastRenderedPageBreak/>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rsidP="00C20E90">
      <w:pPr>
        <w:pStyle w:val="Paragraph"/>
        <w:pPrChange w:id="1128" w:author="Dylan CHEN" w:date="2026-08-29T21:33:00Z" w16du:dateUtc="2026-08-29T13:33:00Z">
          <w:pPr>
            <w:pStyle w:val="NormalWeb"/>
          </w:pPr>
        </w:pPrChange>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3" w:author="Prof. LIU Ben" w:date="2026-08-27T23:06:00Z" w:initials="BL">
    <w:p w14:paraId="141F6450" w14:textId="77777777" w:rsidR="00E917F3" w:rsidRDefault="00E917F3" w:rsidP="00E917F3">
      <w:r>
        <w:rPr>
          <w:rStyle w:val="CommentReference"/>
        </w:rPr>
        <w:annotationRef/>
      </w:r>
      <w:r>
        <w:rPr>
          <w:rFonts w:eastAsiaTheme="minorEastAsia" w:cstheme="minorBidi"/>
          <w:szCs w:val="22"/>
          <w:lang w:val="en-HK"/>
        </w:rPr>
        <w:t>address the number</w:t>
      </w:r>
    </w:p>
  </w:comment>
  <w:comment w:id="51" w:author="Prof. LIU Ben" w:date="2026-08-27T23:24:00Z" w:initials="BL">
    <w:p w14:paraId="2EF52837" w14:textId="77777777" w:rsidR="00D0445A" w:rsidRDefault="00D0445A" w:rsidP="00D0445A">
      <w:r>
        <w:rPr>
          <w:rStyle w:val="CommentReference"/>
        </w:rPr>
        <w:annotationRef/>
      </w:r>
      <w:r>
        <w:rPr>
          <w:rFonts w:eastAsiaTheme="minorEastAsia" w:cstheme="minorBidi"/>
          <w:szCs w:val="22"/>
          <w:lang w:val="en-HK"/>
        </w:rPr>
        <w:t>page number</w:t>
      </w:r>
    </w:p>
  </w:comment>
  <w:comment w:id="482" w:author="Prof. LIU Ben" w:date="2026-08-28T01:57:00Z" w:initials="BL">
    <w:p w14:paraId="20A8AD4E" w14:textId="77777777" w:rsidR="00501171" w:rsidRDefault="00501171" w:rsidP="00501171">
      <w:r>
        <w:rPr>
          <w:rStyle w:val="CommentReference"/>
        </w:rPr>
        <w:annotationRef/>
      </w:r>
      <w:r>
        <w:rPr>
          <w:rFonts w:eastAsiaTheme="minorEastAsia" w:cstheme="minorBidi"/>
          <w:szCs w:val="22"/>
          <w:lang w:val="en-HK"/>
        </w:rPr>
        <w:t>is it in the introduction?</w:t>
      </w:r>
    </w:p>
  </w:comment>
  <w:comment w:id="485" w:author="Dylan CHEN" w:date="2026-08-30T17:33:00Z" w:initials="DC">
    <w:p w14:paraId="771D059E" w14:textId="77777777" w:rsidR="00A14A78" w:rsidRDefault="00A14A78" w:rsidP="00A14A78">
      <w:r>
        <w:rPr>
          <w:rStyle w:val="CommentReference"/>
        </w:rPr>
        <w:annotationRef/>
      </w:r>
      <w:r>
        <w:rPr>
          <w:rFonts w:eastAsiaTheme="minorEastAsia" w:cstheme="minorBidi"/>
          <w:szCs w:val="22"/>
          <w:lang w:val="en-HK"/>
        </w:rPr>
        <w:t>I incorporate this sentence meaning in Introduction</w:t>
      </w:r>
    </w:p>
  </w:comment>
  <w:comment w:id="597"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Pr="007F5312" w:rsidRDefault="00FA770C" w:rsidP="00FA770C">
      <w:r>
        <w:rPr>
          <w:rFonts w:eastAsiaTheme="minorEastAsia" w:cstheme="minorBidi"/>
          <w:szCs w:val="22"/>
          <w:lang w:val="en-HK"/>
        </w:rPr>
        <w:t>This may concern our human 1 quality DV analysis.</w:t>
      </w:r>
    </w:p>
  </w:comment>
  <w:comment w:id="598" w:author="Xin Li" w:date="2026-08-24T09:33:00Z" w:initials="X">
    <w:p w14:paraId="1CF9CD88" w14:textId="77777777" w:rsidR="00736F04" w:rsidRDefault="00736F04" w:rsidP="00736F04">
      <w:pPr>
        <w:pStyle w:val="CommentText"/>
        <w:spacing w:before="120" w:after="120"/>
      </w:pPr>
      <w:r>
        <w:rPr>
          <w:rStyle w:val="CommentReference"/>
        </w:rPr>
        <w:annotationRef/>
      </w:r>
      <w:r>
        <w:t>If so please discuss here.</w:t>
      </w:r>
    </w:p>
  </w:comment>
  <w:comment w:id="620" w:author="Prof. LIU Ben" w:date="2026-08-28T21:30:00Z" w:initials="BL">
    <w:p w14:paraId="39ABEEC4" w14:textId="77777777" w:rsidR="002D2D1D" w:rsidRDefault="002D2D1D" w:rsidP="002D2D1D">
      <w:r>
        <w:rPr>
          <w:rStyle w:val="CommentReference"/>
        </w:rPr>
        <w:annotationRef/>
      </w:r>
      <w:r>
        <w:rPr>
          <w:rFonts w:eastAsiaTheme="minorEastAsia" w:cstheme="minorBidi"/>
          <w:szCs w:val="22"/>
          <w:lang w:val="en-HK"/>
        </w:rPr>
        <w:t>use a consistent response to introduce our new framing throughout. consider the one used for SE, AE.</w:t>
      </w:r>
    </w:p>
  </w:comment>
  <w:comment w:id="653" w:author="Dylan CHEN" w:date="2026-08-29T18:47:00Z" w:initials="DC">
    <w:p w14:paraId="131917DB" w14:textId="77777777" w:rsidR="00B01A93" w:rsidRDefault="00B01A93" w:rsidP="00B01A93">
      <w:r>
        <w:rPr>
          <w:rStyle w:val="CommentReference"/>
        </w:rPr>
        <w:annotationRef/>
      </w:r>
      <w:r>
        <w:rPr>
          <w:rFonts w:eastAsiaTheme="minorEastAsia" w:cstheme="minorBidi"/>
          <w:szCs w:val="22"/>
          <w:lang w:val="en-HK"/>
        </w:rPr>
        <w:t>no 2 stages?</w:t>
      </w:r>
    </w:p>
  </w:comment>
  <w:comment w:id="709" w:author="Dylan CHEN" w:date="2026-08-29T18:29:00Z" w:initials="DC">
    <w:p w14:paraId="48D72839" w14:textId="77777777" w:rsidR="00D651C4" w:rsidRDefault="00D651C4" w:rsidP="00D651C4">
      <w:r>
        <w:rPr>
          <w:rStyle w:val="CommentReference"/>
        </w:rPr>
        <w:annotationRef/>
      </w:r>
      <w:r>
        <w:rPr>
          <w:rFonts w:eastAsiaTheme="minorEastAsia" w:cstheme="minorBidi"/>
          <w:szCs w:val="22"/>
          <w:lang w:val="en-HK"/>
        </w:rPr>
        <w:t>H6?</w:t>
      </w:r>
    </w:p>
  </w:comment>
  <w:comment w:id="750" w:author="Prof. LIU Ben" w:date="2026-08-28T21:33:00Z" w:initials="BL">
    <w:p w14:paraId="0B7E8316" w14:textId="77777777" w:rsidR="002D2D1D" w:rsidRDefault="002D2D1D" w:rsidP="002D2D1D">
      <w:r>
        <w:rPr>
          <w:rStyle w:val="CommentReference"/>
        </w:rPr>
        <w:annotationRef/>
      </w:r>
      <w:r>
        <w:rPr>
          <w:rFonts w:eastAsiaTheme="minorEastAsia" w:cstheme="minorBidi"/>
          <w:szCs w:val="22"/>
          <w:lang w:val="en-HK"/>
        </w:rPr>
        <w:t>do not say these are two stages. say we consider two decisions.</w:t>
      </w:r>
    </w:p>
  </w:comment>
  <w:comment w:id="790" w:author="Prof. LIU Ben" w:date="2026-08-28T21:36:00Z" w:initials="BL">
    <w:p w14:paraId="5C264741" w14:textId="77777777" w:rsidR="002D2D1D" w:rsidRDefault="002D2D1D" w:rsidP="002D2D1D">
      <w:r>
        <w:rPr>
          <w:rStyle w:val="CommentReference"/>
        </w:rPr>
        <w:annotationRef/>
      </w:r>
      <w:r>
        <w:rPr>
          <w:rFonts w:eastAsiaTheme="minorEastAsia" w:cstheme="minorBidi"/>
          <w:szCs w:val="22"/>
          <w:lang w:val="en-HK"/>
        </w:rPr>
        <w:t>this is not a direct response. Just say we consider the comments more carefully and consider the possibility that AI-generated answer as a profile,..</w:t>
      </w:r>
    </w:p>
  </w:comment>
  <w:comment w:id="829" w:author="Prof. LIU Ben" w:date="2026-08-28T21:58:00Z" w:initials="BL">
    <w:p w14:paraId="1A8E15ED" w14:textId="77777777" w:rsidR="00C81E2E" w:rsidRDefault="00C81E2E" w:rsidP="00C81E2E">
      <w:r>
        <w:rPr>
          <w:rStyle w:val="CommentReference"/>
        </w:rPr>
        <w:annotationRef/>
      </w:r>
      <w:r>
        <w:rPr>
          <w:rFonts w:eastAsiaTheme="minorEastAsia" w:cstheme="minorBidi"/>
          <w:szCs w:val="22"/>
          <w:lang w:val="en-HK"/>
        </w:rPr>
        <w:t>The response only partially addresses the comment, and it has some writing problems.</w:t>
      </w:r>
    </w:p>
    <w:p w14:paraId="57EBE563" w14:textId="77777777" w:rsidR="00C81E2E" w:rsidRDefault="00C81E2E" w:rsidP="00C81E2E"/>
    <w:p w14:paraId="0FCBDAF6" w14:textId="77777777" w:rsidR="00C81E2E" w:rsidRDefault="00C81E2E" w:rsidP="00C81E2E">
      <w:r>
        <w:rPr>
          <w:rFonts w:eastAsiaTheme="minorEastAsia" w:cstheme="minorBidi"/>
          <w:szCs w:val="22"/>
          <w:lang w:val="en-HK"/>
        </w:rPr>
        <w:t>What it does well: it clarifies that AI answers are anchored to the top by design (which usefully separates the "position" question from the "timing" question), and it concedes ground by softening the "five-minute" claim to something more defensible.</w:t>
      </w:r>
    </w:p>
    <w:p w14:paraId="1A9BDA99" w14:textId="77777777" w:rsidR="00C81E2E" w:rsidRDefault="00C81E2E" w:rsidP="00C81E2E"/>
    <w:p w14:paraId="681DE124" w14:textId="77777777" w:rsidR="00C81E2E" w:rsidRDefault="00C81E2E" w:rsidP="00C81E2E">
      <w:r>
        <w:rPr>
          <w:rFonts w:eastAsiaTheme="minorEastAsia" w:cstheme="minorBidi"/>
          <w:szCs w:val="22"/>
          <w:lang w:val="en-HK"/>
        </w:rPr>
        <w:t>Where it falls short:</w:t>
      </w:r>
    </w:p>
    <w:p w14:paraId="5D531FCE" w14:textId="77777777" w:rsidR="00C81E2E" w:rsidRDefault="00C81E2E" w:rsidP="00C81E2E"/>
    <w:p w14:paraId="58F81A18" w14:textId="77777777" w:rsidR="00C81E2E" w:rsidRDefault="00C81E2E" w:rsidP="00C81E2E">
      <w:r>
        <w:rPr>
          <w:rFonts w:eastAsiaTheme="minorEastAsia" w:cstheme="minorBidi"/>
          <w:szCs w:val="22"/>
          <w:lang w:val="en-HK"/>
        </w:rPr>
        <w:t>The reviewer's central request was a clear description of the monitoring procedure for the 1,766 treated questions over 150 days—hired coders, an automated scraping script, platform snapshots, etc. The response still does not answer this. It says the five-minute figure came from "manually repeatedly monitoring the platform at the beginning of this research," which actually reinforces the reviewer's worry: it implies the timing was verified only on a small, early, unsystematic set of observations, not across the full sample. The reviewer will likely see this as confirming that the original claim was not rigorously established.</w:t>
      </w:r>
    </w:p>
    <w:p w14:paraId="410DF903" w14:textId="77777777" w:rsidR="00C81E2E" w:rsidRDefault="00C81E2E" w:rsidP="00C81E2E"/>
    <w:p w14:paraId="5016D050" w14:textId="77777777" w:rsidR="00C81E2E" w:rsidRDefault="00C81E2E" w:rsidP="00C81E2E">
      <w:r>
        <w:rPr>
          <w:rFonts w:eastAsiaTheme="minorEastAsia" w:cstheme="minorBidi"/>
          <w:szCs w:val="22"/>
          <w:lang w:val="en-HK"/>
        </w:rPr>
        <w:t>There is also a subtle logical tension. The response says timing does not really matter because the AI answer is anchored to the top regardless of when it is generated. If that is true, the paper should say so plainly and de-emphasize the timing claim entirely, rather than defending a softened version of it. Right now the response tries to do both, which reads as evasive.</w:t>
      </w:r>
    </w:p>
    <w:p w14:paraId="1642804E" w14:textId="77777777" w:rsidR="00C81E2E" w:rsidRDefault="00C81E2E" w:rsidP="00C81E2E"/>
    <w:p w14:paraId="1040F1C0" w14:textId="77777777" w:rsidR="00C81E2E" w:rsidRDefault="00C81E2E" w:rsidP="00C81E2E">
      <w:r>
        <w:rPr>
          <w:rFonts w:eastAsiaTheme="minorEastAsia" w:cstheme="minorBidi"/>
          <w:szCs w:val="22"/>
          <w:lang w:val="en-HK"/>
        </w:rPr>
        <w:t>The sentence "It will be faster than most humans" is awkward and adds nothing.</w:t>
      </w:r>
    </w:p>
    <w:p w14:paraId="26871C2E" w14:textId="77777777" w:rsidR="00C81E2E" w:rsidRDefault="00C81E2E" w:rsidP="00C81E2E"/>
    <w:p w14:paraId="2850EADA" w14:textId="77777777" w:rsidR="00C81E2E" w:rsidRDefault="00C81E2E" w:rsidP="00C81E2E">
      <w:r>
        <w:rPr>
          <w:rFonts w:eastAsiaTheme="minorEastAsia" w:cstheme="minorBidi"/>
          <w:szCs w:val="22"/>
          <w:lang w:val="en-HK"/>
        </w:rPr>
        <w:t>Suggested improvements</w:t>
      </w:r>
    </w:p>
    <w:p w14:paraId="434E7461" w14:textId="77777777" w:rsidR="00C81E2E" w:rsidRDefault="00C81E2E" w:rsidP="00C81E2E"/>
    <w:p w14:paraId="33D37625" w14:textId="77777777" w:rsidR="00C81E2E" w:rsidRDefault="00C81E2E" w:rsidP="00C81E2E">
      <w:r>
        <w:rPr>
          <w:rFonts w:eastAsiaTheme="minorEastAsia" w:cstheme="minorBidi"/>
          <w:szCs w:val="22"/>
          <w:lang w:val="en-HK"/>
        </w:rPr>
        <w:t>Decide on and state the actual data-generating/verification procedure explicitly. If you did not systematically log timestamps for all 1,766 questions, say what you did observe and on how many questions, and then lean on the design-based argument (anchoring + timestamps in the data) rather than on manual monitoring.</w:t>
      </w:r>
    </w:p>
    <w:p w14:paraId="5268392A" w14:textId="77777777" w:rsidR="00C81E2E" w:rsidRDefault="00C81E2E" w:rsidP="00C81E2E"/>
    <w:p w14:paraId="0365E44B" w14:textId="77777777" w:rsidR="00C81E2E" w:rsidRDefault="00C81E2E" w:rsidP="00C81E2E">
      <w:r>
        <w:rPr>
          <w:rFonts w:eastAsiaTheme="minorEastAsia" w:cstheme="minorBidi"/>
          <w:szCs w:val="22"/>
          <w:lang w:val="en-HK"/>
        </w:rPr>
        <w:t>If the platform's database records the AI answer's posting timestamp, report the distribution of AI-answer generation delay across all treated questions from that field—this directly and quantitatively answers the reviewer instead of relying on manual observation.</w:t>
      </w:r>
    </w:p>
    <w:p w14:paraId="76F3B12A" w14:textId="77777777" w:rsidR="00C81E2E" w:rsidRDefault="00C81E2E" w:rsidP="00C81E2E"/>
    <w:p w14:paraId="7DE080A1" w14:textId="77777777" w:rsidR="00C81E2E" w:rsidRDefault="00C81E2E" w:rsidP="00C81E2E">
      <w:r>
        <w:rPr>
          <w:rFonts w:eastAsiaTheme="minorEastAsia" w:cstheme="minorBidi"/>
          <w:szCs w:val="22"/>
          <w:lang w:val="en-HK"/>
        </w:rPr>
        <w:t>Make the argument that timing is immaterial the primary point, and present the delay statistic as secondary confirmation.</w:t>
      </w:r>
    </w:p>
    <w:p w14:paraId="28B3A1BE" w14:textId="77777777" w:rsidR="00C81E2E" w:rsidRDefault="00C81E2E" w:rsidP="00C81E2E"/>
    <w:p w14:paraId="0E50B63E" w14:textId="77777777" w:rsidR="00C81E2E" w:rsidRDefault="00C81E2E" w:rsidP="00C81E2E">
      <w:r>
        <w:rPr>
          <w:rFonts w:eastAsiaTheme="minorEastAsia" w:cstheme="minorBidi"/>
          <w:szCs w:val="22"/>
          <w:lang w:val="en-HK"/>
        </w:rPr>
        <w:t>A tightened version might read:</w:t>
      </w:r>
    </w:p>
    <w:p w14:paraId="496C0F30" w14:textId="77777777" w:rsidR="00C81E2E" w:rsidRDefault="00C81E2E" w:rsidP="00C81E2E"/>
    <w:p w14:paraId="518F73C9" w14:textId="77777777" w:rsidR="00C81E2E" w:rsidRDefault="00C81E2E" w:rsidP="00C81E2E">
      <w:r>
        <w:rPr>
          <w:rFonts w:eastAsiaTheme="minorEastAsia" w:cstheme="minorBidi"/>
          <w:szCs w:val="22"/>
          <w:lang w:val="en-HK"/>
        </w:rPr>
        <w:t>"We apologize for the earlier imprecision. To clarify the mechanism: on this platform, the AI-generated answer is, by design, anchored to the top of the answer list for every treated question and is not interleaved with human answers by posting time. Its visibility to viewers therefore does not depend on how quickly it is generated.</w:t>
      </w:r>
    </w:p>
    <w:p w14:paraId="0759CD93" w14:textId="77777777" w:rsidR="00C81E2E" w:rsidRDefault="00C81E2E" w:rsidP="00C81E2E"/>
    <w:p w14:paraId="1B3034EE" w14:textId="77777777" w:rsidR="00C81E2E" w:rsidRDefault="00C81E2E" w:rsidP="00C81E2E">
      <w:r>
        <w:rPr>
          <w:rFonts w:eastAsiaTheme="minorEastAsia" w:cstheme="minorBidi"/>
          <w:szCs w:val="22"/>
          <w:lang w:val="en-HK"/>
        </w:rPr>
        <w:t>Regarding generation timing, we do not rely on manual monitoring. Each answer, including the AI answer, carries a posting timestamp in the platform's data. Across all [N] treated questions, the median (mean) delay between question posting and AI-answer posting is [X] ([Y]) minutes, and the 95th percentile is [Z] minutes. For comparison, the first human answer arrives after 22.067 hours on average, so the AI answer is effectively always present before any human contribution. We have removed the imprecise 'five-minute' wording and now report these statistics directly."</w:t>
      </w:r>
    </w:p>
    <w:p w14:paraId="236B4E9A" w14:textId="77777777" w:rsidR="00C81E2E" w:rsidRDefault="00C81E2E" w:rsidP="00C81E2E"/>
    <w:p w14:paraId="75C3655A" w14:textId="77777777" w:rsidR="00C81E2E" w:rsidRDefault="00C81E2E" w:rsidP="00C81E2E">
      <w:r>
        <w:rPr>
          <w:rFonts w:eastAsiaTheme="minorEastAsia" w:cstheme="minorBidi"/>
          <w:szCs w:val="22"/>
          <w:lang w:val="en-HK"/>
        </w:rPr>
        <w:t>This replaces an unverifiable manual-observation claim with a full-sample, data-based number, which is what the reviewer is really asking for.</w:t>
      </w:r>
    </w:p>
  </w:comment>
  <w:comment w:id="850" w:author="Dylan CHEN" w:date="2026-08-29T21:14:00Z" w:initials="DC">
    <w:p w14:paraId="10F598A4" w14:textId="77777777" w:rsidR="00842801" w:rsidRDefault="00842801" w:rsidP="00842801">
      <w:r>
        <w:rPr>
          <w:rStyle w:val="CommentReference"/>
        </w:rPr>
        <w:annotationRef/>
      </w:r>
      <w:r>
        <w:rPr>
          <w:rFonts w:eastAsiaTheme="minorEastAsia" w:cstheme="minorBidi"/>
          <w:szCs w:val="22"/>
          <w:lang w:val="en-HK"/>
        </w:rPr>
        <w:t>should be in manuscript</w:t>
      </w:r>
    </w:p>
  </w:comment>
  <w:comment w:id="855" w:author="Xin Li" w:date="2026-08-25T10:47:00Z" w:initials="X">
    <w:p w14:paraId="375B4FB9" w14:textId="77777777" w:rsidR="00F310D7" w:rsidRDefault="00F310D7" w:rsidP="00F310D7">
      <w:pPr>
        <w:pStyle w:val="CommentText"/>
        <w:spacing w:before="120" w:after="120"/>
      </w:pPr>
      <w:r>
        <w:rPr>
          <w:rStyle w:val="CommentReference"/>
        </w:rPr>
        <w:annotationRef/>
      </w:r>
      <w:r>
        <w:t>Time or position</w:t>
      </w:r>
    </w:p>
  </w:comment>
  <w:comment w:id="880" w:author="Prof. LIU Ben" w:date="2026-08-28T22:45:00Z" w:initials="BL">
    <w:p w14:paraId="7DDD6E0F" w14:textId="77777777" w:rsidR="00AE770C" w:rsidRDefault="00AE770C" w:rsidP="00AE770C">
      <w:r>
        <w:rPr>
          <w:rStyle w:val="CommentReference"/>
        </w:rPr>
        <w:annotationRef/>
      </w:r>
      <w:r>
        <w:rPr>
          <w:rFonts w:eastAsiaTheme="minorEastAsia" w:cstheme="minorBidi"/>
          <w:szCs w:val="22"/>
          <w:lang w:val="en-HK"/>
        </w:rPr>
        <w:t>can we just remove this?</w:t>
      </w:r>
    </w:p>
  </w:comment>
  <w:comment w:id="881" w:author="Dylan CHEN" w:date="2026-08-30T17:46:00Z" w:initials="DC">
    <w:p w14:paraId="698F42D6" w14:textId="77777777" w:rsidR="00C14369" w:rsidRDefault="00C14369" w:rsidP="00C14369">
      <w:r>
        <w:rPr>
          <w:rStyle w:val="CommentReference"/>
        </w:rPr>
        <w:annotationRef/>
      </w:r>
      <w:r>
        <w:rPr>
          <w:rFonts w:eastAsiaTheme="minorEastAsia" w:cstheme="minorBidi"/>
          <w:szCs w:val="22"/>
          <w:lang w:val="en-HK"/>
        </w:rPr>
        <w:t>I think yes</w:t>
      </w:r>
    </w:p>
  </w:comment>
  <w:comment w:id="896" w:author="Dylan CHEN" w:date="2026-08-30T17:46:00Z" w:initials="DC">
    <w:p w14:paraId="1891793E" w14:textId="77777777" w:rsidR="00C14369" w:rsidRDefault="00C14369" w:rsidP="00C14369">
      <w:r>
        <w:rPr>
          <w:rStyle w:val="CommentReference"/>
        </w:rPr>
        <w:annotationRef/>
      </w:r>
      <w:r>
        <w:rPr>
          <w:rFonts w:eastAsiaTheme="minorEastAsia" w:cstheme="minorBidi"/>
          <w:szCs w:val="22"/>
          <w:lang w:val="en-HK"/>
        </w:rPr>
        <w:t>Ben please check this...</w:t>
      </w:r>
    </w:p>
  </w:comment>
  <w:comment w:id="1019" w:author="Prof. LIU Ben" w:date="2026-08-29T00:10:00Z" w:initials="BL">
    <w:p w14:paraId="43960A43" w14:textId="77777777" w:rsidR="007A3F1E" w:rsidRDefault="007A3F1E" w:rsidP="007A3F1E">
      <w:r>
        <w:rPr>
          <w:rStyle w:val="CommentReference"/>
        </w:rPr>
        <w:annotationRef/>
      </w:r>
      <w:r>
        <w:rPr>
          <w:rFonts w:eastAsiaTheme="minorEastAsia" w:cstheme="minorBidi"/>
          <w:szCs w:val="22"/>
          <w:lang w:val="en-HK"/>
        </w:rPr>
        <w:t>is this what this reviewer talks about?</w:t>
      </w:r>
    </w:p>
  </w:comment>
  <w:comment w:id="1020" w:author="Dylan CHEN" w:date="2026-08-30T17:49:00Z" w:initials="DC">
    <w:p w14:paraId="25413F3E" w14:textId="77777777" w:rsidR="004D6D04" w:rsidRDefault="004D6D04" w:rsidP="004D6D04">
      <w:r>
        <w:rPr>
          <w:rStyle w:val="CommentReference"/>
        </w:rPr>
        <w:annotationRef/>
      </w:r>
      <w:r>
        <w:rPr>
          <w:rFonts w:eastAsiaTheme="minorEastAsia" w:cstheme="minorBidi"/>
          <w:szCs w:val="22"/>
          <w:lang w:val="en-HK"/>
        </w:rPr>
        <w:t>Yes.</w:t>
      </w:r>
    </w:p>
    <w:p w14:paraId="5323F35B" w14:textId="77777777" w:rsidR="004D6D04" w:rsidRDefault="004D6D04" w:rsidP="004D6D04"/>
    <w:p w14:paraId="253BCEFD" w14:textId="77777777" w:rsidR="004D6D04" w:rsidRDefault="004D6D04" w:rsidP="004D6D04"/>
    <w:p w14:paraId="02808D17" w14:textId="77777777" w:rsidR="004D6D04" w:rsidRDefault="004D6D04" w:rsidP="004D6D04">
      <w:r>
        <w:rPr>
          <w:rFonts w:eastAsiaTheme="minorEastAsia" w:cstheme="minorBidi"/>
          <w:szCs w:val="22"/>
          <w:lang w:val="en-HK"/>
        </w:rPr>
        <w:t>We orgiginally have attention diversion mechanism for the decline in netlikes.</w:t>
      </w:r>
    </w:p>
    <w:p w14:paraId="18B16248" w14:textId="77777777" w:rsidR="004D6D04" w:rsidRDefault="004D6D04" w:rsidP="004D6D04"/>
    <w:p w14:paraId="68141D1A" w14:textId="77777777" w:rsidR="004D6D04" w:rsidRDefault="004D6D04" w:rsidP="004D6D04">
      <w:r>
        <w:rPr>
          <w:rFonts w:eastAsiaTheme="minorEastAsia" w:cstheme="minorBidi"/>
          <w:szCs w:val="22"/>
          <w:lang w:val="en-HK"/>
        </w:rPr>
        <w:t>1. AI -&gt; attention diversion -&gt; netliked delined</w:t>
      </w:r>
    </w:p>
    <w:p w14:paraId="66AD6115" w14:textId="77777777" w:rsidR="004D6D04" w:rsidRDefault="004D6D04" w:rsidP="004D6D04">
      <w:r>
        <w:rPr>
          <w:rFonts w:eastAsiaTheme="minorEastAsia" w:cstheme="minorBidi"/>
          <w:szCs w:val="22"/>
          <w:lang w:val="en-HK"/>
        </w:rPr>
        <w:t>If so:</w:t>
      </w:r>
    </w:p>
    <w:p w14:paraId="24725F63" w14:textId="77777777" w:rsidR="004D6D04" w:rsidRDefault="004D6D04" w:rsidP="004D6D04">
      <w:r>
        <w:rPr>
          <w:rFonts w:eastAsiaTheme="minorEastAsia" w:cstheme="minorBidi"/>
          <w:szCs w:val="22"/>
          <w:lang w:val="en-HK"/>
        </w:rPr>
        <w:t>2. AI -&gt; attention diversion -&gt; comment activity declined</w:t>
      </w:r>
    </w:p>
    <w:p w14:paraId="52C21D00" w14:textId="77777777" w:rsidR="004D6D04" w:rsidRDefault="004D6D04" w:rsidP="004D6D04"/>
    <w:p w14:paraId="1E3470D5" w14:textId="77777777" w:rsidR="004D6D04" w:rsidRDefault="004D6D04" w:rsidP="004D6D04">
      <w:r>
        <w:rPr>
          <w:rFonts w:eastAsiaTheme="minorEastAsia" w:cstheme="minorBidi"/>
          <w:szCs w:val="22"/>
          <w:lang w:val="en-HK"/>
        </w:rPr>
        <w:t>But no results supporing 2. so no attention diversion.</w:t>
      </w:r>
    </w:p>
  </w:comment>
  <w:comment w:id="1053" w:author="Prof. LIU Ben" w:date="2026-08-29T00:41:00Z" w:initials="BL">
    <w:p w14:paraId="442EF846" w14:textId="77777777" w:rsidR="00F76589" w:rsidRDefault="00F76589" w:rsidP="00F76589">
      <w:r>
        <w:rPr>
          <w:rStyle w:val="CommentReference"/>
        </w:rPr>
        <w:annotationRef/>
      </w:r>
      <w:r>
        <w:rPr>
          <w:rFonts w:eastAsiaTheme="minorEastAsia" w:cstheme="minorBidi"/>
          <w:szCs w:val="22"/>
          <w:lang w:val="en-HK"/>
        </w:rPr>
        <w:t>we will use a consistent response on the new theory.</w:t>
      </w:r>
    </w:p>
  </w:comment>
  <w:comment w:id="1119" w:author="Dylan CHEN" w:date="2026-08-29T21:14:00Z" w:initials="DC">
    <w:p w14:paraId="4C0A42D3" w14:textId="77777777" w:rsidR="00997CA0" w:rsidRDefault="00997CA0" w:rsidP="00842801">
      <w:r>
        <w:rPr>
          <w:rStyle w:val="CommentReference"/>
        </w:rPr>
        <w:annotationRef/>
      </w:r>
      <w:r>
        <w:rPr>
          <w:rFonts w:eastAsiaTheme="minorEastAsia" w:cstheme="minorBidi"/>
          <w:szCs w:val="22"/>
          <w:lang w:val="en-HK"/>
        </w:rPr>
        <w:t>should be in manuscript</w:t>
      </w:r>
    </w:p>
  </w:comment>
  <w:comment w:id="1110" w:author="Prof. LIU Ben" w:date="2026-08-29T00:42:00Z" w:initials="BL">
    <w:p w14:paraId="5634E769" w14:textId="77777777" w:rsidR="00F76589" w:rsidRDefault="00F76589" w:rsidP="00F76589">
      <w:r>
        <w:rPr>
          <w:rStyle w:val="CommentReference"/>
        </w:rPr>
        <w:annotationRef/>
      </w:r>
      <w:r>
        <w:rPr>
          <w:rFonts w:eastAsiaTheme="minorEastAsia" w:cstheme="minorBidi"/>
          <w:szCs w:val="22"/>
          <w:lang w:val="en-HK"/>
        </w:rPr>
        <w:t>this is not addressed well. let's discuss.</w:t>
      </w:r>
    </w:p>
  </w:comment>
  <w:comment w:id="1123" w:author="Prof. LIU Ben" w:date="2026-08-29T00:43:00Z" w:initials="BL">
    <w:p w14:paraId="16E56236" w14:textId="77777777" w:rsidR="00F76589" w:rsidRDefault="00F76589" w:rsidP="00F76589">
      <w:r>
        <w:rPr>
          <w:rStyle w:val="CommentReference"/>
        </w:rPr>
        <w:annotationRef/>
      </w:r>
      <w:r>
        <w:rPr>
          <w:rFonts w:eastAsiaTheme="minorEastAsia" w:cstheme="minorBidi"/>
          <w:szCs w:val="22"/>
          <w:lang w:val="en-HK"/>
        </w:rPr>
        <w:t>did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1F6450" w15:done="1"/>
  <w15:commentEx w15:paraId="2EF52837" w15:done="1"/>
  <w15:commentEx w15:paraId="20A8AD4E" w15:done="1"/>
  <w15:commentEx w15:paraId="771D059E" w15:done="0"/>
  <w15:commentEx w15:paraId="0F822138" w15:done="1"/>
  <w15:commentEx w15:paraId="1CF9CD88" w15:paraIdParent="0F822138" w15:done="1"/>
  <w15:commentEx w15:paraId="39ABEEC4" w15:done="0"/>
  <w15:commentEx w15:paraId="131917DB" w15:done="0"/>
  <w15:commentEx w15:paraId="48D72839" w15:done="0"/>
  <w15:commentEx w15:paraId="0B7E8316" w15:done="1"/>
  <w15:commentEx w15:paraId="5C264741" w15:done="0"/>
  <w15:commentEx w15:paraId="75C3655A" w15:done="1"/>
  <w15:commentEx w15:paraId="10F598A4" w15:done="1"/>
  <w15:commentEx w15:paraId="375B4FB9" w15:done="1"/>
  <w15:commentEx w15:paraId="7DDD6E0F" w15:done="1"/>
  <w15:commentEx w15:paraId="698F42D6" w15:paraIdParent="7DDD6E0F" w15:done="1"/>
  <w15:commentEx w15:paraId="1891793E" w15:done="0"/>
  <w15:commentEx w15:paraId="43960A43" w15:done="0"/>
  <w15:commentEx w15:paraId="1E3470D5" w15:paraIdParent="43960A43" w15:done="0"/>
  <w15:commentEx w15:paraId="442EF846" w15:done="0"/>
  <w15:commentEx w15:paraId="4C0A42D3" w15:done="1"/>
  <w15:commentEx w15:paraId="5634E769" w15:done="1"/>
  <w15:commentEx w15:paraId="16E562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5C9405" w16cex:dateUtc="2026-08-27T15:06:00Z"/>
  <w16cex:commentExtensible w16cex:durableId="10B45AE7" w16cex:dateUtc="2026-08-27T15:24:00Z"/>
  <w16cex:commentExtensible w16cex:durableId="65F057AD" w16cex:dateUtc="2026-08-27T17:57:00Z"/>
  <w16cex:commentExtensible w16cex:durableId="383FDDF1" w16cex:dateUtc="2026-08-30T09:33:00Z"/>
  <w16cex:commentExtensible w16cex:durableId="784D2ECB" w16cex:dateUtc="2026-08-20T14:42:00Z"/>
  <w16cex:commentExtensible w16cex:durableId="271BCE63" w16cex:dateUtc="2026-08-24T01:33:00Z"/>
  <w16cex:commentExtensible w16cex:durableId="707FF924" w16cex:dateUtc="2026-08-28T13:30:00Z"/>
  <w16cex:commentExtensible w16cex:durableId="074FDF2A" w16cex:dateUtc="2026-08-29T10:47:00Z"/>
  <w16cex:commentExtensible w16cex:durableId="4A5BCC21" w16cex:dateUtc="2026-08-29T10:29:00Z"/>
  <w16cex:commentExtensible w16cex:durableId="19678018" w16cex:dateUtc="2026-08-28T13:33:00Z"/>
  <w16cex:commentExtensible w16cex:durableId="4332919C" w16cex:dateUtc="2026-08-28T13:36:00Z"/>
  <w16cex:commentExtensible w16cex:durableId="70694E69" w16cex:dateUtc="2026-08-28T13:58:00Z"/>
  <w16cex:commentExtensible w16cex:durableId="5E528D8C" w16cex:dateUtc="2026-08-29T13:14:00Z"/>
  <w16cex:commentExtensible w16cex:durableId="478A2C27" w16cex:dateUtc="2026-08-25T02:47:00Z"/>
  <w16cex:commentExtensible w16cex:durableId="1D26CF63" w16cex:dateUtc="2026-08-28T14:45:00Z"/>
  <w16cex:commentExtensible w16cex:durableId="0113486C" w16cex:dateUtc="2026-08-30T09:46:00Z"/>
  <w16cex:commentExtensible w16cex:durableId="33DCF99A" w16cex:dateUtc="2026-08-30T09:46:00Z"/>
  <w16cex:commentExtensible w16cex:durableId="6973CE30" w16cex:dateUtc="2026-08-28T16:10:00Z"/>
  <w16cex:commentExtensible w16cex:durableId="28C7BF9C" w16cex:dateUtc="2026-08-30T09:49:00Z"/>
  <w16cex:commentExtensible w16cex:durableId="6887ED01" w16cex:dateUtc="2026-08-28T16:41:00Z"/>
  <w16cex:commentExtensible w16cex:durableId="70595019" w16cex:dateUtc="2026-08-29T13:14:00Z"/>
  <w16cex:commentExtensible w16cex:durableId="6587F7DC" w16cex:dateUtc="2026-08-28T16:42:00Z"/>
  <w16cex:commentExtensible w16cex:durableId="5986396A" w16cex:dateUtc="2026-08-2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1F6450" w16cid:durableId="2D5C9405"/>
  <w16cid:commentId w16cid:paraId="2EF52837" w16cid:durableId="10B45AE7"/>
  <w16cid:commentId w16cid:paraId="20A8AD4E" w16cid:durableId="65F057AD"/>
  <w16cid:commentId w16cid:paraId="771D059E" w16cid:durableId="383FDDF1"/>
  <w16cid:commentId w16cid:paraId="0F822138" w16cid:durableId="784D2ECB"/>
  <w16cid:commentId w16cid:paraId="1CF9CD88" w16cid:durableId="271BCE63"/>
  <w16cid:commentId w16cid:paraId="39ABEEC4" w16cid:durableId="707FF924"/>
  <w16cid:commentId w16cid:paraId="131917DB" w16cid:durableId="074FDF2A"/>
  <w16cid:commentId w16cid:paraId="48D72839" w16cid:durableId="4A5BCC21"/>
  <w16cid:commentId w16cid:paraId="0B7E8316" w16cid:durableId="19678018"/>
  <w16cid:commentId w16cid:paraId="5C264741" w16cid:durableId="4332919C"/>
  <w16cid:commentId w16cid:paraId="75C3655A" w16cid:durableId="70694E69"/>
  <w16cid:commentId w16cid:paraId="10F598A4" w16cid:durableId="5E528D8C"/>
  <w16cid:commentId w16cid:paraId="375B4FB9" w16cid:durableId="478A2C27"/>
  <w16cid:commentId w16cid:paraId="7DDD6E0F" w16cid:durableId="1D26CF63"/>
  <w16cid:commentId w16cid:paraId="698F42D6" w16cid:durableId="0113486C"/>
  <w16cid:commentId w16cid:paraId="1891793E" w16cid:durableId="33DCF99A"/>
  <w16cid:commentId w16cid:paraId="43960A43" w16cid:durableId="6973CE30"/>
  <w16cid:commentId w16cid:paraId="1E3470D5" w16cid:durableId="28C7BF9C"/>
  <w16cid:commentId w16cid:paraId="442EF846" w16cid:durableId="6887ED01"/>
  <w16cid:commentId w16cid:paraId="4C0A42D3" w16cid:durableId="70595019"/>
  <w16cid:commentId w16cid:paraId="5634E769" w16cid:durableId="6587F7DC"/>
  <w16cid:commentId w16cid:paraId="16E56236" w16cid:durableId="59863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FCECE4" w14:textId="77777777" w:rsidR="00CA770F" w:rsidRPr="00021F0B" w:rsidRDefault="00CA770F" w:rsidP="00CF7A94">
      <w:pPr>
        <w:spacing w:before="120" w:after="120"/>
      </w:pPr>
      <w:r w:rsidRPr="00021F0B">
        <w:separator/>
      </w:r>
    </w:p>
  </w:endnote>
  <w:endnote w:type="continuationSeparator" w:id="0">
    <w:p w14:paraId="4B6650B8" w14:textId="77777777" w:rsidR="00CA770F" w:rsidRPr="00021F0B" w:rsidRDefault="00CA770F" w:rsidP="00CF7A94">
      <w:pPr>
        <w:spacing w:before="120" w:after="120"/>
      </w:pPr>
      <w:r w:rsidRPr="00021F0B">
        <w:continuationSeparator/>
      </w:r>
    </w:p>
  </w:endnote>
  <w:endnote w:type="continuationNotice" w:id="1">
    <w:p w14:paraId="67C41A67" w14:textId="77777777" w:rsidR="00CA770F" w:rsidRPr="00021F0B" w:rsidRDefault="00CA7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6D26EE" w14:textId="77777777" w:rsidR="00CA770F" w:rsidRPr="00021F0B" w:rsidRDefault="00CA770F" w:rsidP="00CF7A94">
      <w:pPr>
        <w:spacing w:before="120" w:after="120"/>
      </w:pPr>
      <w:r w:rsidRPr="00021F0B">
        <w:separator/>
      </w:r>
    </w:p>
  </w:footnote>
  <w:footnote w:type="continuationSeparator" w:id="0">
    <w:p w14:paraId="6750B9D1" w14:textId="77777777" w:rsidR="00CA770F" w:rsidRPr="00021F0B" w:rsidRDefault="00CA770F" w:rsidP="00CF7A94">
      <w:pPr>
        <w:spacing w:before="120" w:after="120"/>
      </w:pPr>
      <w:r w:rsidRPr="00021F0B">
        <w:continuationSeparator/>
      </w:r>
    </w:p>
  </w:footnote>
  <w:footnote w:type="continuationNotice" w:id="1">
    <w:p w14:paraId="4AD81F79" w14:textId="77777777" w:rsidR="00CA770F" w:rsidRPr="00021F0B" w:rsidRDefault="00CA77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B11E1F"/>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3"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A1B4C"/>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3"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30C9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5B7F7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4"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8"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1"/>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9"/>
  </w:num>
  <w:num w:numId="7" w16cid:durableId="1447188304">
    <w:abstractNumId w:val="41"/>
  </w:num>
  <w:num w:numId="8" w16cid:durableId="456409726">
    <w:abstractNumId w:val="69"/>
  </w:num>
  <w:num w:numId="9" w16cid:durableId="1945914796">
    <w:abstractNumId w:val="4"/>
  </w:num>
  <w:num w:numId="10" w16cid:durableId="1626962217">
    <w:abstractNumId w:val="13"/>
  </w:num>
  <w:num w:numId="11" w16cid:durableId="1822581536">
    <w:abstractNumId w:val="49"/>
  </w:num>
  <w:num w:numId="12" w16cid:durableId="1506244982">
    <w:abstractNumId w:val="25"/>
  </w:num>
  <w:num w:numId="13" w16cid:durableId="140394637">
    <w:abstractNumId w:val="60"/>
  </w:num>
  <w:num w:numId="14" w16cid:durableId="159008297">
    <w:abstractNumId w:val="50"/>
  </w:num>
  <w:num w:numId="15" w16cid:durableId="613363271">
    <w:abstractNumId w:val="65"/>
  </w:num>
  <w:num w:numId="16" w16cid:durableId="1485970615">
    <w:abstractNumId w:val="31"/>
  </w:num>
  <w:num w:numId="17" w16cid:durableId="1490244299">
    <w:abstractNumId w:val="14"/>
  </w:num>
  <w:num w:numId="18" w16cid:durableId="1514419459">
    <w:abstractNumId w:val="62"/>
  </w:num>
  <w:num w:numId="19" w16cid:durableId="1906913435">
    <w:abstractNumId w:val="30"/>
  </w:num>
  <w:num w:numId="20" w16cid:durableId="1505391213">
    <w:abstractNumId w:val="51"/>
  </w:num>
  <w:num w:numId="21" w16cid:durableId="300577689">
    <w:abstractNumId w:val="77"/>
  </w:num>
  <w:num w:numId="22" w16cid:durableId="429349298">
    <w:abstractNumId w:val="24"/>
  </w:num>
  <w:num w:numId="23" w16cid:durableId="912661355">
    <w:abstractNumId w:val="2"/>
  </w:num>
  <w:num w:numId="24" w16cid:durableId="1001129839">
    <w:abstractNumId w:val="56"/>
  </w:num>
  <w:num w:numId="25" w16cid:durableId="5597361">
    <w:abstractNumId w:val="18"/>
  </w:num>
  <w:num w:numId="26" w16cid:durableId="1450011395">
    <w:abstractNumId w:val="59"/>
  </w:num>
  <w:num w:numId="27" w16cid:durableId="1342662688">
    <w:abstractNumId w:val="78"/>
  </w:num>
  <w:num w:numId="28" w16cid:durableId="1320230616">
    <w:abstractNumId w:val="47"/>
  </w:num>
  <w:num w:numId="29" w16cid:durableId="1643316459">
    <w:abstractNumId w:val="54"/>
  </w:num>
  <w:num w:numId="30" w16cid:durableId="2079354847">
    <w:abstractNumId w:val="76"/>
  </w:num>
  <w:num w:numId="31" w16cid:durableId="1455293939">
    <w:abstractNumId w:val="34"/>
  </w:num>
  <w:num w:numId="32" w16cid:durableId="1677806845">
    <w:abstractNumId w:val="46"/>
  </w:num>
  <w:num w:numId="33" w16cid:durableId="212890879">
    <w:abstractNumId w:val="58"/>
  </w:num>
  <w:num w:numId="34" w16cid:durableId="688944078">
    <w:abstractNumId w:val="74"/>
  </w:num>
  <w:num w:numId="35" w16cid:durableId="552622530">
    <w:abstractNumId w:val="29"/>
  </w:num>
  <w:num w:numId="36" w16cid:durableId="1152335853">
    <w:abstractNumId w:val="61"/>
  </w:num>
  <w:num w:numId="37" w16cid:durableId="307437513">
    <w:abstractNumId w:val="9"/>
  </w:num>
  <w:num w:numId="38" w16cid:durableId="489101543">
    <w:abstractNumId w:val="16"/>
  </w:num>
  <w:num w:numId="39" w16cid:durableId="1705787057">
    <w:abstractNumId w:val="27"/>
  </w:num>
  <w:num w:numId="40" w16cid:durableId="1022171387">
    <w:abstractNumId w:val="66"/>
  </w:num>
  <w:num w:numId="41" w16cid:durableId="1708606592">
    <w:abstractNumId w:val="20"/>
  </w:num>
  <w:num w:numId="42" w16cid:durableId="689062152">
    <w:abstractNumId w:val="72"/>
  </w:num>
  <w:num w:numId="43" w16cid:durableId="608857720">
    <w:abstractNumId w:val="10"/>
  </w:num>
  <w:num w:numId="44" w16cid:durableId="1258099004">
    <w:abstractNumId w:val="36"/>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8"/>
  </w:num>
  <w:num w:numId="50" w16cid:durableId="1517575333">
    <w:abstractNumId w:val="71"/>
  </w:num>
  <w:num w:numId="51" w16cid:durableId="1256091469">
    <w:abstractNumId w:val="48"/>
  </w:num>
  <w:num w:numId="52" w16cid:durableId="396322106">
    <w:abstractNumId w:val="23"/>
  </w:num>
  <w:num w:numId="53" w16cid:durableId="946811709">
    <w:abstractNumId w:val="57"/>
  </w:num>
  <w:num w:numId="54" w16cid:durableId="777141864">
    <w:abstractNumId w:val="52"/>
  </w:num>
  <w:num w:numId="55" w16cid:durableId="1856919425">
    <w:abstractNumId w:val="67"/>
  </w:num>
  <w:num w:numId="56" w16cid:durableId="1925337428">
    <w:abstractNumId w:val="42"/>
  </w:num>
  <w:num w:numId="57" w16cid:durableId="1982731000">
    <w:abstractNumId w:val="63"/>
  </w:num>
  <w:num w:numId="58" w16cid:durableId="1115245529">
    <w:abstractNumId w:val="32"/>
  </w:num>
  <w:num w:numId="59" w16cid:durableId="1556157957">
    <w:abstractNumId w:val="64"/>
  </w:num>
  <w:num w:numId="60" w16cid:durableId="2119836911">
    <w:abstractNumId w:val="26"/>
  </w:num>
  <w:num w:numId="61" w16cid:durableId="1293563400">
    <w:abstractNumId w:val="5"/>
  </w:num>
  <w:num w:numId="62" w16cid:durableId="222569591">
    <w:abstractNumId w:val="7"/>
  </w:num>
  <w:num w:numId="63" w16cid:durableId="1614436298">
    <w:abstractNumId w:val="33"/>
  </w:num>
  <w:num w:numId="64" w16cid:durableId="555624510">
    <w:abstractNumId w:val="3"/>
  </w:num>
  <w:num w:numId="65" w16cid:durableId="40056610">
    <w:abstractNumId w:val="0"/>
  </w:num>
  <w:num w:numId="66" w16cid:durableId="2103795586">
    <w:abstractNumId w:val="70"/>
  </w:num>
  <w:num w:numId="67" w16cid:durableId="153422133">
    <w:abstractNumId w:val="53"/>
  </w:num>
  <w:num w:numId="68" w16cid:durableId="1663925353">
    <w:abstractNumId w:val="22"/>
  </w:num>
  <w:num w:numId="69" w16cid:durableId="781802683">
    <w:abstractNumId w:val="38"/>
  </w:num>
  <w:num w:numId="70" w16cid:durableId="1234269120">
    <w:abstractNumId w:val="73"/>
  </w:num>
  <w:num w:numId="71" w16cid:durableId="346031489">
    <w:abstractNumId w:val="40"/>
  </w:num>
  <w:num w:numId="72" w16cid:durableId="138957278">
    <w:abstractNumId w:val="75"/>
  </w:num>
  <w:num w:numId="73" w16cid:durableId="2116707479">
    <w:abstractNumId w:val="37"/>
  </w:num>
  <w:num w:numId="74" w16cid:durableId="682972291">
    <w:abstractNumId w:val="43"/>
  </w:num>
  <w:num w:numId="75" w16cid:durableId="1537112576">
    <w:abstractNumId w:val="68"/>
  </w:num>
  <w:num w:numId="76" w16cid:durableId="162815124">
    <w:abstractNumId w:val="45"/>
  </w:num>
  <w:num w:numId="77" w16cid:durableId="1655262045">
    <w:abstractNumId w:val="35"/>
  </w:num>
  <w:num w:numId="78" w16cid:durableId="1296914906">
    <w:abstractNumId w:val="19"/>
  </w:num>
  <w:num w:numId="79" w16cid:durableId="705176673">
    <w:abstractNumId w:val="55"/>
  </w:num>
  <w:num w:numId="80" w16cid:durableId="1892885584">
    <w:abstractNumId w:val="44"/>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15F"/>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297"/>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5E8B"/>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8E3"/>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98D"/>
    <w:rsid w:val="00691A21"/>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5E1"/>
    <w:rsid w:val="006D5703"/>
    <w:rsid w:val="006D6731"/>
    <w:rsid w:val="006D68EB"/>
    <w:rsid w:val="006D6DBD"/>
    <w:rsid w:val="006D6E01"/>
    <w:rsid w:val="006D71F6"/>
    <w:rsid w:val="006D786F"/>
    <w:rsid w:val="006D7915"/>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1E9"/>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312"/>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861"/>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58D"/>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133"/>
    <w:rsid w:val="00B9646D"/>
    <w:rsid w:val="00B972C1"/>
    <w:rsid w:val="00B97DB5"/>
    <w:rsid w:val="00BA027D"/>
    <w:rsid w:val="00BA08AB"/>
    <w:rsid w:val="00BA157F"/>
    <w:rsid w:val="00BA2647"/>
    <w:rsid w:val="00BA2706"/>
    <w:rsid w:val="00BA2A3F"/>
    <w:rsid w:val="00BA2CE2"/>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A770F"/>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5922"/>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094A"/>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EE8"/>
    <w:rsid w:val="00D37FFC"/>
    <w:rsid w:val="00D40D1D"/>
    <w:rsid w:val="00D41BAB"/>
    <w:rsid w:val="00D41BB4"/>
    <w:rsid w:val="00D42956"/>
    <w:rsid w:val="00D437E8"/>
    <w:rsid w:val="00D43C28"/>
    <w:rsid w:val="00D43EC2"/>
    <w:rsid w:val="00D44EE8"/>
    <w:rsid w:val="00D456DC"/>
    <w:rsid w:val="00D457A8"/>
    <w:rsid w:val="00D457C9"/>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0AB9"/>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0DF1"/>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012"/>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62</Pages>
  <Words>26730</Words>
  <Characters>157176</Characters>
  <Application>Microsoft Office Word</Application>
  <DocSecurity>0</DocSecurity>
  <Lines>6833</Lines>
  <Paragraphs>4597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17</cp:revision>
  <cp:lastPrinted>2026-08-29T09:45:00Z</cp:lastPrinted>
  <dcterms:created xsi:type="dcterms:W3CDTF">2026-08-30T10:02:00Z</dcterms:created>
  <dcterms:modified xsi:type="dcterms:W3CDTF">2026-08-30T11:55:00Z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