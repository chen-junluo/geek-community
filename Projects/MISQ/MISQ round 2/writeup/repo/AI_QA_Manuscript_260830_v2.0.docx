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C84C00" w14:textId="61996399" w:rsidR="0062333A" w:rsidRPr="00015210" w:rsidRDefault="0027674F" w:rsidP="0037499A">
      <w:pPr>
        <w:pStyle w:val="Title"/>
      </w:pPr>
      <w:bookmarkStart w:id="0" w:name="OLE_LINK10"/>
      <w:bookmarkStart w:id="1" w:name="OLE_LINK6"/>
      <w:r>
        <w:rPr>
          <w:lang w:eastAsia="zh-CN"/>
        </w:rPr>
        <w:t xml:space="preserve">Humans’ </w:t>
      </w:r>
      <w:r w:rsidR="0058678D" w:rsidRPr="00015210">
        <w:rPr>
          <w:lang w:eastAsia="zh-CN"/>
        </w:rPr>
        <w:t>Fast and Slow Responses to Competition</w:t>
      </w:r>
      <w:r w:rsidR="00D03D32" w:rsidRPr="00015210">
        <w:rPr>
          <w:lang w:eastAsia="zh-CN"/>
        </w:rPr>
        <w:t xml:space="preserve"> from </w:t>
      </w:r>
      <w:r w:rsidR="0058678D" w:rsidRPr="00015210">
        <w:rPr>
          <w:lang w:eastAsia="zh-CN"/>
        </w:rPr>
        <w:t>Internal Generative AI in Online Q&amp;A Communities</w:t>
      </w:r>
    </w:p>
    <w:p w14:paraId="0E29B9B1" w14:textId="0D7FFF6F" w:rsidR="00900E0B" w:rsidRPr="00015210" w:rsidRDefault="00F40939" w:rsidP="00A86F82">
      <w:pPr>
        <w:spacing w:line="360" w:lineRule="auto"/>
      </w:pPr>
      <w:r w:rsidRPr="00015210">
        <w:rPr>
          <w:b/>
        </w:rPr>
        <w:t>Abstract</w:t>
      </w:r>
    </w:p>
    <w:p w14:paraId="153045C4" w14:textId="77777777" w:rsidR="001E325D" w:rsidRPr="00325599" w:rsidRDefault="001E325D" w:rsidP="001E325D">
      <w:pPr>
        <w:pStyle w:val="Paragraph0"/>
      </w:pPr>
      <w:r w:rsidRPr="00325599">
        <w:t>The advent of generative artificial intelligence (GenAI) has disrupted online question-and-answer (Q&amp;A) communities and prompted debates on how platforms should respond. Our work examines a platform strategy of introducing platform-provided (internal) GenAI answers, an arrangement that differs fundamentally from the external general-purpose GenAI systems (like ChatGPT) studied in prior work: rather than operating privately and beyond a platform</w:t>
      </w:r>
      <w:r>
        <w:t>’</w:t>
      </w:r>
      <w:r w:rsidRPr="00325599">
        <w:t>s authority, an internal answerer is deployed under the platform</w:t>
      </w:r>
      <w:r>
        <w:t>’</w:t>
      </w:r>
      <w:r w:rsidRPr="00325599">
        <w:t xml:space="preserve">s own governance, displayed under an explicit machine-authorship label, and positioned alongside human contributors as an identified </w:t>
      </w:r>
      <w:r>
        <w:rPr>
          <w:rFonts w:hint="eastAsia"/>
        </w:rPr>
        <w:t>competitor</w:t>
      </w:r>
      <w:r w:rsidRPr="00325599">
        <w:t xml:space="preserve">. Taking a human-AI competition view, grounded in </w:t>
      </w:r>
      <w:r>
        <w:rPr>
          <w:rFonts w:hint="eastAsia"/>
        </w:rPr>
        <w:t>the two systems of thinking</w:t>
      </w:r>
      <w:r w:rsidRPr="00325599">
        <w:t xml:space="preserve"> (fast-and-slow) theory, we argue that the total AI effect is the sum of two separable components: a fast response to the AI label and a slower response to the AI content. Using a randomized field experiment at a leading technical Q&amp;A community, we show that the AI label invites human contribution because the community is skeptical of AI</w:t>
      </w:r>
      <w:r>
        <w:t>’</w:t>
      </w:r>
      <w:r w:rsidRPr="00325599">
        <w:t>s capabilities, whereas longer AI content suppresses human contribution, and higher-quality AI content raises the quality of human answers as contributors reuse and build on it. Decomposing the total AI effect offers a theory-driven framework for reconciling seemingly conflicting findings in the literature and for anticipating human responses as AI capabilities advance. We contribute to the emerging literature on GenAI</w:t>
      </w:r>
      <w:r>
        <w:t>’</w:t>
      </w:r>
      <w:r w:rsidRPr="00325599">
        <w:t>s impact on human society and provide practical insight for the adoption and application of GenAI on platforms.</w:t>
      </w:r>
    </w:p>
    <w:p w14:paraId="44F41F14" w14:textId="6476EE36" w:rsidR="00F40939" w:rsidRPr="00015210" w:rsidRDefault="00F40939" w:rsidP="00A86F82">
      <w:pPr>
        <w:spacing w:line="480" w:lineRule="auto"/>
        <w:sectPr w:rsidR="00F40939" w:rsidRPr="00015210" w:rsidSect="005C79A5">
          <w:headerReference w:type="even" r:id="rId12"/>
          <w:footerReference w:type="even" r:id="rId13"/>
          <w:footerReference w:type="default" r:id="rId14"/>
          <w:headerReference w:type="first" r:id="rId15"/>
          <w:footerReference w:type="first" r:id="rId16"/>
          <w:type w:val="continuous"/>
          <w:pgSz w:w="12240" w:h="15840" w:code="1"/>
          <w:pgMar w:top="1440" w:right="1440" w:bottom="1440" w:left="1440" w:header="720" w:footer="0" w:gutter="0"/>
          <w:pgNumType w:start="1"/>
          <w:cols w:space="720"/>
          <w:docGrid w:linePitch="326"/>
        </w:sectPr>
      </w:pPr>
      <w:r w:rsidRPr="00015210">
        <w:rPr>
          <w:b/>
        </w:rPr>
        <w:t>Keywords</w:t>
      </w:r>
      <w:r w:rsidRPr="00015210">
        <w:t xml:space="preserve">: Generative AI, Human-AI </w:t>
      </w:r>
      <w:r w:rsidR="00CE66B2" w:rsidRPr="00015210">
        <w:t>I</w:t>
      </w:r>
      <w:r w:rsidRPr="00015210">
        <w:t>nteraction</w:t>
      </w:r>
      <w:r w:rsidR="00C05C04" w:rsidRPr="00015210">
        <w:t>s</w:t>
      </w:r>
      <w:r w:rsidRPr="00015210">
        <w:t xml:space="preserve">, Online </w:t>
      </w:r>
      <w:r w:rsidR="00190B9B">
        <w:rPr>
          <w:rFonts w:hint="eastAsia"/>
        </w:rPr>
        <w:t xml:space="preserve">Q&amp;A </w:t>
      </w:r>
      <w:r w:rsidRPr="00015210">
        <w:t>Communit</w:t>
      </w:r>
      <w:r w:rsidR="00C05C04" w:rsidRPr="00015210">
        <w:t>ies</w:t>
      </w:r>
      <w:r w:rsidR="00A03892" w:rsidRPr="00015210">
        <w:t>,</w:t>
      </w:r>
      <w:r w:rsidR="00647569" w:rsidRPr="00015210">
        <w:t xml:space="preserve"> </w:t>
      </w:r>
      <w:r w:rsidR="001E325D">
        <w:rPr>
          <w:rFonts w:hint="eastAsia"/>
        </w:rPr>
        <w:t>Two Systems of Thinking</w:t>
      </w:r>
      <w:r w:rsidR="00647569" w:rsidRPr="00015210">
        <w:t>.</w:t>
      </w:r>
    </w:p>
    <w:p w14:paraId="3C500D98" w14:textId="77777777" w:rsidR="001E325D" w:rsidRPr="00015210" w:rsidRDefault="001E325D" w:rsidP="001E325D">
      <w:pPr>
        <w:pStyle w:val="Heading1"/>
      </w:pPr>
      <w:bookmarkStart w:id="2" w:name="OLE_LINK12"/>
      <w:r w:rsidRPr="00015210">
        <w:lastRenderedPageBreak/>
        <w:t>Introduction</w:t>
      </w:r>
    </w:p>
    <w:p w14:paraId="66265B68" w14:textId="17ACBE3E" w:rsidR="001E325D" w:rsidRPr="00325599" w:rsidRDefault="001E325D" w:rsidP="001E325D">
      <w:pPr>
        <w:pStyle w:val="Paragraph0"/>
      </w:pPr>
      <w:r w:rsidRPr="00325599">
        <w:t>For much of the internet</w:t>
      </w:r>
      <w:r>
        <w:t>’</w:t>
      </w:r>
      <w:r w:rsidRPr="00325599">
        <w:t xml:space="preserve">s history, online question-and-answer (Q&amp;A) communities served as a primary repository for human knowledge, where people posted problems and received answers that then remained available to everyone who followed. Generative artificial intelligence (GenAI) has unsettled that role. Several recent studies document a sustained decline in user participation on such platforms following the release of ChatGPT </w:t>
      </w:r>
      <w:ins w:id="3" w:author="Dylan CHEN" w:date="2026-08-30T16:22:00Z" w16du:dateUtc="2026-08-30T08:22:00Z">
        <w:r w:rsidR="00A54BB9" w:rsidRPr="0022223D">
          <w:rPr>
            <w:shd w:val="clear" w:color="auto" w:fill="FFFFFF"/>
          </w:rPr>
          <w:fldChar w:fldCharType="begin" w:fldLock="1"/>
        </w:r>
        <w:r w:rsidR="00A54BB9">
          <w:rPr>
            <w:shd w:val="clear" w:color="auto" w:fill="FFFFFF"/>
          </w:rPr>
          <w:instrText xml:space="preserve"> ADDIN ZOTERO_ITEM CSL_CITATION {"citationID":"1rIoHbdR","properties":{"unsorted":false,"formattedCitation":"(Burtch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A54BB9">
          <w:rPr>
            <w:rFonts w:ascii="Apple Color Emoji" w:hAnsi="Apple Color Emoji" w:cs="Apple Color Emoji"/>
            <w:shd w:val="clear" w:color="auto" w:fill="FFFFFF"/>
          </w:rPr>
          <w:instrText>📊</w:instrText>
        </w:r>
        <w:r w:rsidR="00A54BB9">
          <w:rPr>
            <w:shd w:val="clear" w:color="auto" w:fill="FFFFFF"/>
          </w:rPr>
          <w:instrText>","call-number":"3","container-title":"Scientific Reports","DOI":"10.1038/s41598-024-61221-0","ISSN":"2045-2322","issue":"1","journalAbbreviation":"Sci Rep","language":"en","license":"2024 The Author(s)","note":"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Human behaviour</w:instrText>
        </w:r>
        <w:r w:rsidR="00A54BB9">
          <w:rPr>
            <w:rFonts w:hint="eastAsia"/>
            <w:shd w:val="clear" w:color="auto" w:fill="FFFFFF"/>
          </w:rPr>
          <w:instrText>、</w:instrText>
        </w:r>
        <w:r w:rsidR="00A54BB9">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A54BB9">
          <w:rPr>
            <w:rFonts w:ascii="Apple Color Emoji" w:hAnsi="Apple Color Emoji" w:cs="Apple Color Emoji"/>
            <w:shd w:val="clear" w:color="auto" w:fill="FFFFFF"/>
          </w:rPr>
          <w:instrText>📊</w:instrText>
        </w:r>
        <w:r w:rsidR="00A54BB9">
          <w:rPr>
            <w:shd w:val="clear" w:color="auto" w:fill="FFFFFF"/>
          </w:rPr>
          <w:instrText>","call-number":"2","container-title":"PNAS Nexus","DOI":"10.1093/pnasnexus/pgae400","ISSN":"2752-6542","issue":"9","journalAbbreviation":"PNAS Nexus","language":"en","note":"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A54BB9">
          <w:rPr>
            <w:rFonts w:ascii="Apple Color Emoji" w:hAnsi="Apple Color Emoji" w:cs="Apple Color Emoji"/>
            <w:shd w:val="clear" w:color="auto" w:fill="FFFFFF"/>
          </w:rPr>
          <w:instrText>📊</w:instrText>
        </w:r>
        <w:r w:rsidR="00A54BB9">
          <w:rPr>
            <w:shd w:val="clear" w:color="auto" w:fill="FFFFFF"/>
          </w:rPr>
          <w:instrText>","call-number":"1","container-title":"Journal of Management Information Systems","DOI":"10.1080/07421222.2025.2487313","ISSN":"0742-1222","issue":"2","language":"en","note":"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GAI</w:instrText>
        </w:r>
        <w:r w:rsidR="00A54BB9">
          <w:rPr>
            <w:rFonts w:hint="eastAsia"/>
            <w:shd w:val="clear" w:color="auto" w:fill="FFFFFF"/>
          </w:rPr>
          <w:instrText>、</w:instrText>
        </w:r>
        <w:r w:rsidR="00A54BB9">
          <w:rPr>
            <w:shd w:val="clear" w:color="auto" w:fill="FFFFFF"/>
          </w:rPr>
          <w:instrText>knowledge seeking</w:instrText>
        </w:r>
        <w:r w:rsidR="00A54BB9">
          <w:rPr>
            <w:rFonts w:hint="eastAsia"/>
            <w:shd w:val="clear" w:color="auto" w:fill="FFFFFF"/>
          </w:rPr>
          <w:instrText>、</w:instrText>
        </w:r>
        <w:r w:rsidR="00A54BB9">
          <w:rPr>
            <w:shd w:val="clear" w:color="auto" w:fill="FFFFFF"/>
          </w:rPr>
          <w:instrText>commitment-based theory</w:instrText>
        </w:r>
        <w:r w:rsidR="00A54BB9">
          <w:rPr>
            <w:rFonts w:hint="eastAsia"/>
            <w:shd w:val="clear" w:color="auto" w:fill="FFFFFF"/>
          </w:rPr>
          <w:instrText>、</w:instrText>
        </w:r>
        <w:r w:rsidR="00A54BB9">
          <w:rPr>
            <w:shd w:val="clear" w:color="auto" w:fill="FFFFFF"/>
          </w:rPr>
          <w:instrText>GenAI</w:instrText>
        </w:r>
        <w:r w:rsidR="00A54BB9">
          <w:rPr>
            <w:rFonts w:hint="eastAsia"/>
            <w:shd w:val="clear" w:color="auto" w:fill="FFFFFF"/>
          </w:rPr>
          <w:instrText>、</w:instrText>
        </w:r>
        <w:r w:rsidR="00A54BB9">
          <w:rPr>
            <w:shd w:val="clear" w:color="auto" w:fill="FFFFFF"/>
          </w:rPr>
          <w:instrText>information foraging theory</w:instrText>
        </w:r>
        <w:r w:rsidR="00A54BB9">
          <w:rPr>
            <w:rFonts w:hint="eastAsia"/>
            <w:shd w:val="clear" w:color="auto" w:fill="FFFFFF"/>
          </w:rPr>
          <w:instrText>、</w:instrText>
        </w:r>
        <w:r w:rsidR="00A54BB9">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A54BB9">
          <w:rPr>
            <w:rFonts w:ascii="Apple Color Emoji" w:hAnsi="Apple Color Emoji" w:cs="Apple Color Emoji"/>
            <w:shd w:val="clear" w:color="auto" w:fill="FFFFFF"/>
          </w:rPr>
          <w:instrText>📊</w:instrText>
        </w:r>
        <w:r w:rsidR="00A54BB9">
          <w:rPr>
            <w:shd w:val="clear" w:color="auto" w:fill="FFFFFF"/>
          </w:rPr>
          <w:instrText>","call-number":"1 (CCF C)","container-title":"Information &amp; Management","DOI":"10.1016/j.im.2025.104178","ISSN":"0378-7206","issue":"6","journalAbbreviation":"Information &amp; Management","language":"en","note":"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ChatGPT</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Online knowledge exchange platforms</w:instrText>
        </w:r>
        <w:r w:rsidR="00A54BB9">
          <w:rPr>
            <w:rFonts w:hint="eastAsia"/>
            <w:shd w:val="clear" w:color="auto" w:fill="FFFFFF"/>
          </w:rPr>
          <w:instrText>、</w:instrText>
        </w:r>
        <w:r w:rsidR="00A54BB9">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A54BB9">
          <w:rPr>
            <w:rFonts w:hint="eastAsia"/>
            <w:shd w:val="clear" w:color="auto" w:fill="FFFFFF"/>
          </w:rPr>
          <w:instrText>undation of China [Grants 72188101 and 72595864]. Supplemental Material: The online appendix is available at https://doi.org/10.1287/isre.2023.0561.\n\n</w:instrText>
        </w:r>
        <w:r w:rsidR="00A54BB9">
          <w:rPr>
            <w:rFonts w:hint="eastAsia"/>
            <w:shd w:val="clear" w:color="auto" w:fill="FFFFFF"/>
          </w:rPr>
          <w:instrText>【摘要翻译】大语言模型</w:instrText>
        </w:r>
        <w:r w:rsidR="00A54BB9">
          <w:rPr>
            <w:rFonts w:hint="eastAsia"/>
            <w:shd w:val="clear" w:color="auto" w:fill="FFFFFF"/>
          </w:rPr>
          <w:instrText xml:space="preserve"> (LLMs)(</w:instrText>
        </w:r>
        <w:r w:rsidR="00A54BB9">
          <w:rPr>
            <w:rFonts w:hint="eastAsia"/>
            <w:shd w:val="clear" w:color="auto" w:fill="FFFFFF"/>
          </w:rPr>
          <w:instrText>如</w:instrText>
        </w:r>
        <w:r w:rsidR="00A54BB9">
          <w:rPr>
            <w:rFonts w:hint="eastAsia"/>
            <w:shd w:val="clear" w:color="auto" w:fill="FFFFFF"/>
          </w:rPr>
          <w:instrText xml:space="preserve"> ChatGPT) </w:instrText>
        </w:r>
        <w:r w:rsidR="00A54BB9">
          <w:rPr>
            <w:rFonts w:hint="eastAsia"/>
            <w:shd w:val="clear" w:color="auto" w:fill="FFFFFF"/>
          </w:rPr>
          <w:instrText>预计将显著重塑学习、技能获取和知识创造。它们对用户生成的知识共享问答</w:instrText>
        </w:r>
        <w:r w:rsidR="00A54BB9">
          <w:rPr>
            <w:rFonts w:hint="eastAsia"/>
            <w:shd w:val="clear" w:color="auto" w:fill="FFFFFF"/>
          </w:rPr>
          <w:instrText xml:space="preserve"> (Q&amp;A) </w:instrText>
        </w:r>
        <w:r w:rsidR="00A54BB9">
          <w:rPr>
            <w:rFonts w:hint="eastAsia"/>
            <w:shd w:val="clear" w:color="auto" w:fill="FFFFFF"/>
          </w:rPr>
          <w:instrText>平台的影响对</w:instrText>
        </w:r>
        <w:r w:rsidR="00A54BB9">
          <w:rPr>
            <w:rFonts w:hint="eastAsia"/>
            <w:shd w:val="clear" w:color="auto" w:fill="FFFFFF"/>
          </w:rPr>
          <w:instrText xml:space="preserve"> Q&amp;A </w:instrText>
        </w:r>
        <w:r w:rsidR="00A54BB9">
          <w:rPr>
            <w:rFonts w:hint="eastAsia"/>
            <w:shd w:val="clear" w:color="auto" w:fill="FFFFFF"/>
          </w:rPr>
          <w:instrText>平台和</w:instrText>
        </w:r>
        <w:r w:rsidR="00A54BB9">
          <w:rPr>
            <w:rFonts w:hint="eastAsia"/>
            <w:shd w:val="clear" w:color="auto" w:fill="FFFFFF"/>
          </w:rPr>
          <w:instrText xml:space="preserve"> LLMs </w:instrText>
        </w:r>
        <w:r w:rsidR="00A54BB9">
          <w:rPr>
            <w:rFonts w:hint="eastAsia"/>
            <w:shd w:val="clear" w:color="auto" w:fill="FFFFFF"/>
          </w:rPr>
          <w:instrText>的比较价值和未来协同演化以及</w:instrText>
        </w:r>
        <w:r w:rsidR="00A54BB9">
          <w:rPr>
            <w:rFonts w:hint="eastAsia"/>
            <w:shd w:val="clear" w:color="auto" w:fill="FFFFFF"/>
          </w:rPr>
          <w:instrText xml:space="preserve"> LLMs </w:instrText>
        </w:r>
        <w:r w:rsidR="00A54BB9">
          <w:rPr>
            <w:rFonts w:hint="eastAsia"/>
            <w:shd w:val="clear" w:color="auto" w:fill="FFFFFF"/>
          </w:rPr>
          <w:instrText>的未来学习具有重要意义。通过多种实证设计，我们估计</w:instrText>
        </w:r>
        <w:r w:rsidR="00A54BB9">
          <w:rPr>
            <w:rFonts w:hint="eastAsia"/>
            <w:shd w:val="clear" w:color="auto" w:fill="FFFFFF"/>
          </w:rPr>
          <w:instrText xml:space="preserve"> ChatGPT </w:instrText>
        </w:r>
        <w:r w:rsidR="00A54BB9">
          <w:rPr>
            <w:rFonts w:hint="eastAsia"/>
            <w:shd w:val="clear" w:color="auto" w:fill="FFFFFF"/>
          </w:rPr>
          <w:instrText>的推出导致</w:instrText>
        </w:r>
        <w:r w:rsidR="00A54BB9">
          <w:rPr>
            <w:rFonts w:hint="eastAsia"/>
            <w:shd w:val="clear" w:color="auto" w:fill="FFFFFF"/>
          </w:rPr>
          <w:instrText xml:space="preserve"> Stack Overflow </w:instrText>
        </w:r>
        <w:r w:rsidR="00A54BB9">
          <w:rPr>
            <w:rFonts w:hint="eastAsia"/>
            <w:shd w:val="clear" w:color="auto" w:fill="FFFFFF"/>
          </w:rPr>
          <w:instrText>上发布的问题数量平均减少了</w:instrText>
        </w:r>
        <w:r w:rsidR="00A54BB9">
          <w:rPr>
            <w:rFonts w:hint="eastAsia"/>
            <w:shd w:val="clear" w:color="auto" w:fill="FFFFFF"/>
          </w:rPr>
          <w:instrText xml:space="preserve"> 14.09%</w:instrText>
        </w:r>
        <w:r w:rsidR="00A54BB9">
          <w:rPr>
            <w:rFonts w:hint="eastAsia"/>
            <w:shd w:val="clear" w:color="auto" w:fill="FFFFFF"/>
          </w:rPr>
          <w:instrText>，这种影响随着时间的推移而加剧，到</w:instrText>
        </w:r>
        <w:r w:rsidR="00A54BB9">
          <w:rPr>
            <w:rFonts w:hint="eastAsia"/>
            <w:shd w:val="clear" w:color="auto" w:fill="FFFFFF"/>
          </w:rPr>
          <w:instrText xml:space="preserve"> 2023 </w:instrText>
        </w:r>
        <w:r w:rsidR="00A54BB9">
          <w:rPr>
            <w:rFonts w:hint="eastAsia"/>
            <w:shd w:val="clear" w:color="auto" w:fill="FFFFFF"/>
          </w:rPr>
          <w:instrText>年</w:instrText>
        </w:r>
        <w:r w:rsidR="00A54BB9">
          <w:rPr>
            <w:rFonts w:hint="eastAsia"/>
            <w:shd w:val="clear" w:color="auto" w:fill="FFFFFF"/>
          </w:rPr>
          <w:instrText xml:space="preserve"> 5 </w:instrText>
        </w:r>
        <w:r w:rsidR="00A54BB9">
          <w:rPr>
            <w:rFonts w:hint="eastAsia"/>
            <w:shd w:val="clear" w:color="auto" w:fill="FFFFFF"/>
          </w:rPr>
          <w:instrText>月达到</w:instrText>
        </w:r>
        <w:r w:rsidR="00A54BB9">
          <w:rPr>
            <w:rFonts w:hint="eastAsia"/>
            <w:shd w:val="clear" w:color="auto" w:fill="FFFFFF"/>
          </w:rPr>
          <w:instrText xml:space="preserve"> 27.88% </w:instrText>
        </w:r>
        <w:r w:rsidR="00A54BB9">
          <w:rPr>
            <w:rFonts w:hint="eastAsia"/>
            <w:shd w:val="clear" w:color="auto" w:fill="FFFFFF"/>
          </w:rPr>
          <w:instrText>的减少。有趣的是，这种数量的减少伴随着剩余问题平均质量的显著提高。进一步分析表明，这些数量和质量的变化可以用两种机制来解释</w:instrText>
        </w:r>
        <w:r w:rsidR="00A54BB9">
          <w:rPr>
            <w:rFonts w:hint="eastAsia"/>
            <w:shd w:val="clear" w:color="auto" w:fill="FFFFFF"/>
          </w:rPr>
          <w:instrText xml:space="preserve">:(1) ChatGPT </w:instrText>
        </w:r>
        <w:r w:rsidR="00A54BB9">
          <w:rPr>
            <w:rFonts w:hint="eastAsia"/>
            <w:shd w:val="clear" w:color="auto" w:fill="FFFFFF"/>
          </w:rPr>
          <w:instrText>的不均衡替代，其中更简单、中等到低质量的问题更容易消失</w:instrText>
        </w:r>
        <w:r w:rsidR="00A54BB9">
          <w:rPr>
            <w:rFonts w:hint="eastAsia"/>
            <w:shd w:val="clear" w:color="auto" w:fill="FFFFFF"/>
          </w:rPr>
          <w:instrText xml:space="preserve">;(2) </w:instrText>
        </w:r>
        <w:r w:rsidR="00A54BB9">
          <w:rPr>
            <w:rFonts w:hint="eastAsia"/>
            <w:shd w:val="clear" w:color="auto" w:fill="FFFFFF"/>
          </w:rPr>
          <w:instrText>在考虑数量减少后直接提高质量，表明</w:instrText>
        </w:r>
        <w:r w:rsidR="00A54BB9">
          <w:rPr>
            <w:rFonts w:hint="eastAsia"/>
            <w:shd w:val="clear" w:color="auto" w:fill="FFFFFF"/>
          </w:rPr>
          <w:instrText xml:space="preserve"> ChatGPT </w:instrText>
        </w:r>
        <w:r w:rsidR="00A54BB9">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A54BB9">
          <w:rPr>
            <w:rFonts w:hint="eastAsia"/>
            <w:shd w:val="clear" w:color="auto" w:fill="FFFFFF"/>
          </w:rPr>
          <w:instrText>;</w:instrText>
        </w:r>
        <w:r w:rsidR="00A54BB9">
          <w:rPr>
            <w:rFonts w:hint="eastAsia"/>
            <w:shd w:val="clear" w:color="auto" w:fill="FFFFFF"/>
          </w:rPr>
          <w:instrText>用户保留率和新用户获取率都显著下降</w:instrText>
        </w:r>
        <w:r w:rsidR="00A54BB9">
          <w:rPr>
            <w:rFonts w:hint="eastAsia"/>
            <w:shd w:val="clear" w:color="auto" w:fill="FFFFFF"/>
          </w:rPr>
          <w:instrText>;</w:instrText>
        </w:r>
        <w:r w:rsidR="00A54BB9">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A54BB9">
          <w:rPr>
            <w:rFonts w:hint="eastAsia"/>
            <w:shd w:val="clear" w:color="auto" w:fill="FFFFFF"/>
          </w:rPr>
          <w:instrText>;</w:instrText>
        </w:r>
        <w:r w:rsidR="00A54BB9">
          <w:rPr>
            <w:rFonts w:hint="eastAsia"/>
            <w:shd w:val="clear" w:color="auto" w:fill="FFFFFF"/>
          </w:rPr>
          <w:instrText>助理编辑陈建清。资金：薛建清获得上海金融经济大学中央大学基础研究基金的支持。王立军获得中国国家自然科学基金会的支持</w:instrText>
        </w:r>
        <w:r w:rsidR="00A54BB9">
          <w:rPr>
            <w:rFonts w:hint="eastAsia"/>
            <w:shd w:val="clear" w:color="auto" w:fill="FFFFFF"/>
          </w:rPr>
          <w:instrText xml:space="preserve"> [</w:instrText>
        </w:r>
        <w:r w:rsidR="00A54BB9">
          <w:rPr>
            <w:rFonts w:hint="eastAsia"/>
            <w:shd w:val="clear" w:color="auto" w:fill="FFFFFF"/>
          </w:rPr>
          <w:instrText>资助金额</w:instrText>
        </w:r>
        <w:r w:rsidR="00A54BB9">
          <w:rPr>
            <w:rFonts w:hint="eastAsia"/>
            <w:shd w:val="clear" w:color="auto" w:fill="FFFFFF"/>
          </w:rPr>
          <w:instrText xml:space="preserve"> 72301259]</w:instrText>
        </w:r>
        <w:r w:rsidR="00A54BB9">
          <w:rPr>
            <w:rFonts w:hint="eastAsia"/>
            <w:shd w:val="clear" w:color="auto" w:fill="FFFFFF"/>
          </w:rPr>
          <w:instrText>。李建清获得中国国家自然科学基础的支持</w:instrText>
        </w:r>
        <w:r w:rsidR="00A54BB9">
          <w:rPr>
            <w:rFonts w:hint="eastAsia"/>
            <w:shd w:val="clear" w:color="auto" w:fill="FFFFFF"/>
          </w:rPr>
          <w:instrText xml:space="preserve"> [</w:instrText>
        </w:r>
        <w:r w:rsidR="00A54BB9">
          <w:rPr>
            <w:rFonts w:hint="eastAsia"/>
            <w:shd w:val="clear" w:color="auto" w:fill="FFFFFF"/>
          </w:rPr>
          <w:instrText>资助金额</w:instrText>
        </w:r>
        <w:r w:rsidR="00A54BB9">
          <w:rPr>
            <w:rFonts w:hint="eastAsia"/>
            <w:shd w:val="clear" w:color="auto" w:fill="FFFFFF"/>
          </w:rPr>
          <w:instrText xml:space="preserve"> 72188101 </w:instrText>
        </w:r>
        <w:r w:rsidR="00A54BB9">
          <w:rPr>
            <w:rFonts w:hint="eastAsia"/>
            <w:shd w:val="clear" w:color="auto" w:fill="FFFFFF"/>
          </w:rPr>
          <w:instrText>和</w:instrText>
        </w:r>
        <w:r w:rsidR="00A54BB9">
          <w:rPr>
            <w:rFonts w:hint="eastAsia"/>
            <w:shd w:val="clear" w:color="auto" w:fill="FFFFFF"/>
          </w:rPr>
          <w:instrText xml:space="preserve"> 72595864]</w:instrText>
        </w:r>
        <w:r w:rsidR="00A54BB9">
          <w:rPr>
            <w:rFonts w:hint="eastAsia"/>
            <w:shd w:val="clear" w:color="auto" w:fill="FFFFFF"/>
          </w:rPr>
          <w:instrText>。补充资料：在线附录可访问</w:instrText>
        </w:r>
        <w:r w:rsidR="00A54BB9">
          <w:rPr>
            <w:rFonts w:hint="eastAsia"/>
            <w:shd w:val="clear" w:color="auto" w:fill="FFFFFF"/>
          </w:rPr>
          <w:instrText xml:space="preserve"> https://doi.org/10.1287/isre.2023.0561</w:instrText>
        </w:r>
        <w:r w:rsidR="00A54BB9">
          <w:rPr>
            <w:rFonts w:hint="eastAsia"/>
            <w:shd w:val="clear" w:color="auto" w:fill="FFFFFF"/>
          </w:rPr>
          <w:instrText>。</w:instrText>
        </w:r>
        <w:r w:rsidR="00A54BB9">
          <w:rPr>
            <w:rFonts w:hint="eastAsia"/>
            <w:shd w:val="clear" w:color="auto" w:fill="FFFFFF"/>
          </w:rPr>
          <w:instrText>","call-number":"1","container-title":"Information Systems Research","DOI"</w:instrText>
        </w:r>
        <w:r w:rsidR="00A54BB9">
          <w:rPr>
            <w:shd w:val="clear" w:color="auto" w:fill="FFFFFF"/>
          </w:rPr>
          <w:instrText>:"10.1287/isre.2023.0561","ISSN":"1047-7047","language":"en","note":"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large language models</w:instrText>
        </w:r>
        <w:r w:rsidR="00A54BB9">
          <w:rPr>
            <w:rFonts w:hint="eastAsia"/>
            <w:shd w:val="clear" w:color="auto" w:fill="FFFFFF"/>
          </w:rPr>
          <w:instrText>、</w:instrText>
        </w:r>
        <w:r w:rsidR="00A54BB9">
          <w:rPr>
            <w:shd w:val="clear" w:color="auto" w:fill="FFFFFF"/>
          </w:rPr>
          <w:instrText>ChatGPT</w:instrText>
        </w:r>
        <w:r w:rsidR="00A54BB9">
          <w:rPr>
            <w:rFonts w:hint="eastAsia"/>
            <w:shd w:val="clear" w:color="auto" w:fill="FFFFFF"/>
          </w:rPr>
          <w:instrText>、</w:instrText>
        </w:r>
        <w:r w:rsidR="00A54BB9">
          <w:rPr>
            <w:shd w:val="clear" w:color="auto" w:fill="FFFFFF"/>
          </w:rPr>
          <w:instrText>Q&amp;A platform</w:instrText>
        </w:r>
        <w:r w:rsidR="00A54BB9">
          <w:rPr>
            <w:rFonts w:hint="eastAsia"/>
            <w:shd w:val="clear" w:color="auto" w:fill="FFFFFF"/>
          </w:rPr>
          <w:instrText>、</w:instrText>
        </w:r>
        <w:r w:rsidR="00A54BB9">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A54BB9" w:rsidRPr="0022223D">
          <w:rPr>
            <w:shd w:val="clear" w:color="auto" w:fill="FFFFFF"/>
          </w:rPr>
          <w:fldChar w:fldCharType="separate"/>
        </w:r>
        <w:r w:rsidR="00A54BB9">
          <w:t>(Burtch et al. 2024; Quinn &amp; Gutt 2025; del Rio-Chanona et al. 2024; Sanatizadeh et al. 2025; Xue et al. 2026)</w:t>
        </w:r>
        <w:r w:rsidR="00A54BB9" w:rsidRPr="0022223D">
          <w:rPr>
            <w:shd w:val="clear" w:color="auto" w:fill="FFFFFF"/>
          </w:rPr>
          <w:fldChar w:fldCharType="end"/>
        </w:r>
      </w:ins>
      <w:del w:id="4" w:author="Dylan CHEN" w:date="2026-08-30T16:22:00Z" w16du:dateUtc="2026-08-30T08:22:00Z">
        <w:r w:rsidRPr="00325599" w:rsidDel="00A54BB9">
          <w:delText>(Burtch et al. 2024; Quinn &amp; Gutt 2025; del Rio-Chanona et al. 2024; Sanatizadeh et al. 2025; Xue et al. 2026)</w:delText>
        </w:r>
      </w:del>
      <w:r w:rsidRPr="00325599">
        <w:t>. These results raise a pressing question about whether such communities remain viable, and about what, if anything, a platform can do in response.</w:t>
      </w:r>
    </w:p>
    <w:p w14:paraId="688D80CB" w14:textId="77777777" w:rsidR="001E325D" w:rsidRPr="00D2526D" w:rsidRDefault="001E325D" w:rsidP="001E325D">
      <w:pPr>
        <w:pStyle w:val="Paragraph0"/>
      </w:pPr>
      <w:r w:rsidRPr="00325599">
        <w:t>A platform cannot stop users from consulting external GenAI tools such as ChatGPT, nor recover the questions those tools answer privately before they reach the community (Xue et al. 2026). One response, however, lies fully within a platform</w:t>
      </w:r>
      <w:r>
        <w:t>’</w:t>
      </w:r>
      <w:r w:rsidRPr="00325599">
        <w:t>s control</w:t>
      </w:r>
      <w:r>
        <w:rPr>
          <w:rFonts w:hint="eastAsia"/>
        </w:rPr>
        <w:t xml:space="preserve">, that is, </w:t>
      </w:r>
      <w:r w:rsidRPr="00325599">
        <w:t>deploying its own large language model</w:t>
      </w:r>
      <w:r>
        <w:rPr>
          <w:rFonts w:hint="eastAsia"/>
        </w:rPr>
        <w:t xml:space="preserve"> (LLM)</w:t>
      </w:r>
      <w:r w:rsidRPr="00325599">
        <w:t xml:space="preserve"> to answer posted questions, an arrangement we term </w:t>
      </w:r>
      <w:r>
        <w:t>“</w:t>
      </w:r>
      <w:r w:rsidRPr="00325599">
        <w:t>internal GenAI.</w:t>
      </w:r>
      <w:r>
        <w:t>”</w:t>
      </w:r>
      <w:r w:rsidRPr="00325599">
        <w:t xml:space="preserve"> As Figure 1 illustrates, a newly posted question triggers a labeled AI answer that human contributors encounter as they decide whether to respond. Internal GenAI is not simply external GenAI relocated inside the platform. It is a distinct sociotechnical and governance arrangement. Where an external tool operates outside the community and beyond the platform</w:t>
      </w:r>
      <w:r>
        <w:t>’</w:t>
      </w:r>
      <w:r w:rsidRPr="00325599">
        <w:t>s authority, an internal answerer is deployed under the platform</w:t>
      </w:r>
      <w:r>
        <w:t>’</w:t>
      </w:r>
      <w:r w:rsidRPr="00325599">
        <w:t xml:space="preserve">s own governance, displayed under an explicit machine-authorship label, and positioned in the answer thread alongside human contributors. These features change the terms on which humans encounter the AI. The platform, rather than an outside vendor, decides whether an AI answer appears, how it is presented, and how capable it is, so its presence becomes a design choice rather than an environmental shift. The explicit label carries an institutional signal about who produced the answer and reshapes how the community </w:t>
      </w:r>
      <w:r w:rsidRPr="00325599">
        <w:lastRenderedPageBreak/>
        <w:t xml:space="preserve">assesses its legitimacy and reliability. And because the AI now competes for the same readers as any human answer, it enters the community as an identified </w:t>
      </w:r>
      <w:r>
        <w:rPr>
          <w:rFonts w:hint="eastAsia"/>
        </w:rPr>
        <w:t>competitor</w:t>
      </w:r>
      <w:r w:rsidRPr="00325599">
        <w:t xml:space="preserve"> rather than a private substitute. Since many leading platforms, including Quora, have already deployed internal GenAI, understanding how this arrangement affects human contributors is a first-order design question. A further benefit of this setting, discussed below, is that the visible label and content of the AI answer make its influence directly observable, which allows us to </w:t>
      </w:r>
      <w:r>
        <w:rPr>
          <w:rFonts w:hint="eastAsia"/>
        </w:rPr>
        <w:t>examine</w:t>
      </w:r>
      <w:r w:rsidRPr="00325599">
        <w:t xml:space="preserve"> effects that are hidden when GenAI is consulted privately.</w:t>
      </w:r>
    </w:p>
    <w:p w14:paraId="1792C7B0" w14:textId="77777777" w:rsidR="001E325D" w:rsidRPr="00015210" w:rsidRDefault="001E325D" w:rsidP="001E325D">
      <w:pPr>
        <w:pStyle w:val="TableFiguretitle"/>
      </w:pPr>
      <w:r>
        <w:rPr>
          <w:noProof/>
        </w:rPr>
        <w:drawing>
          <wp:inline distT="0" distB="0" distL="0" distR="0" wp14:anchorId="512AFC62" wp14:editId="4EBAA47A">
            <wp:extent cx="4409440" cy="2226094"/>
            <wp:effectExtent l="0" t="0" r="0" b="0"/>
            <wp:docPr id="294506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86666" cy="2265081"/>
                    </a:xfrm>
                    <a:prstGeom prst="rect">
                      <a:avLst/>
                    </a:prstGeom>
                    <a:noFill/>
                  </pic:spPr>
                </pic:pic>
              </a:graphicData>
            </a:graphic>
          </wp:inline>
        </w:drawing>
      </w:r>
    </w:p>
    <w:p w14:paraId="7503598A" w14:textId="77777777" w:rsidR="001E325D" w:rsidRDefault="001E325D" w:rsidP="001E325D">
      <w:pPr>
        <w:pStyle w:val="TableFiguretitle"/>
      </w:pPr>
      <w:r w:rsidRPr="00B369E9">
        <w:t xml:space="preserve">Figure </w:t>
      </w:r>
      <w:r w:rsidRPr="00745C3B">
        <w:fldChar w:fldCharType="begin"/>
      </w:r>
      <w:r w:rsidRPr="00B369E9">
        <w:instrText xml:space="preserve"> SEQ Figure \* ARABIC </w:instrText>
      </w:r>
      <w:r w:rsidRPr="00745C3B">
        <w:fldChar w:fldCharType="separate"/>
      </w:r>
      <w:r>
        <w:rPr>
          <w:noProof/>
        </w:rPr>
        <w:t>1</w:t>
      </w:r>
      <w:r w:rsidRPr="00745C3B">
        <w:rPr>
          <w:noProof/>
        </w:rPr>
        <w:fldChar w:fldCharType="end"/>
      </w:r>
      <w:r w:rsidRPr="00B369E9">
        <w:t xml:space="preserve">. Difference between external GenAI and internal GenAI in online Q&amp;A communities </w:t>
      </w:r>
    </w:p>
    <w:p w14:paraId="15259537" w14:textId="5B333A7E" w:rsidR="001E325D" w:rsidRPr="00AE0684" w:rsidRDefault="001E325D" w:rsidP="00AE0684">
      <w:pPr>
        <w:pStyle w:val="Paragraph0"/>
      </w:pPr>
      <w:r w:rsidRPr="00AE0684">
        <w:t>Whether an internal AI answer helps or harms a</w:t>
      </w:r>
      <w:ins w:id="5" w:author="Dylan CHEN" w:date="2026-08-30T16:23:00Z" w16du:dateUtc="2026-08-30T08:23:00Z">
        <w:r w:rsidR="00A54BB9">
          <w:rPr>
            <w:rFonts w:hint="eastAsia"/>
          </w:rPr>
          <w:t>n online Q&amp;A</w:t>
        </w:r>
      </w:ins>
      <w:r w:rsidRPr="00AE0684">
        <w:t xml:space="preserve"> community is not obvious, because the logic behind most prior work predicts one outcome while the one comparable study finds the opposite. Most prior studies examine external GenAI and rest, implicitly, on a substitution logic in which the AI privately does work a human would otherwise have done, so question supply declines </w:t>
      </w:r>
      <w:ins w:id="6" w:author="Dylan CHEN" w:date="2026-08-30T16:22:00Z" w16du:dateUtc="2026-08-30T08:22:00Z">
        <w:r w:rsidR="00A54BB9" w:rsidRPr="0022223D">
          <w:rPr>
            <w:shd w:val="clear" w:color="auto" w:fill="FFFFFF"/>
          </w:rPr>
          <w:fldChar w:fldCharType="begin" w:fldLock="1"/>
        </w:r>
        <w:r w:rsidR="00A54BB9">
          <w:rPr>
            <w:shd w:val="clear" w:color="auto" w:fill="FFFFFF"/>
          </w:rPr>
          <w:instrText xml:space="preserve"> ADDIN ZOTERO_ITEM CSL_CITATION {"citationID":"D2bOv4NA","properties":{"unsorted":false,"formattedCitation":"(Burtch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A54BB9">
          <w:rPr>
            <w:rFonts w:ascii="Apple Color Emoji" w:hAnsi="Apple Color Emoji" w:cs="Apple Color Emoji"/>
            <w:shd w:val="clear" w:color="auto" w:fill="FFFFFF"/>
          </w:rPr>
          <w:instrText>📊</w:instrText>
        </w:r>
        <w:r w:rsidR="00A54BB9">
          <w:rPr>
            <w:shd w:val="clear" w:color="auto" w:fill="FFFFFF"/>
          </w:rPr>
          <w:instrText>","call-number":"3","container-title":"Scientific Reports","DOI":"10.1038/s41598-024-61221-0","ISSN":"2045-2322","issue":"1","journalAbbreviation":"Sci Rep","language":"en","license":"2024 The Author(s)","note":"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Human behaviour</w:instrText>
        </w:r>
        <w:r w:rsidR="00A54BB9">
          <w:rPr>
            <w:rFonts w:hint="eastAsia"/>
            <w:shd w:val="clear" w:color="auto" w:fill="FFFFFF"/>
          </w:rPr>
          <w:instrText>、</w:instrText>
        </w:r>
        <w:r w:rsidR="00A54BB9">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A54BB9">
          <w:rPr>
            <w:rFonts w:ascii="Apple Color Emoji" w:hAnsi="Apple Color Emoji" w:cs="Apple Color Emoji"/>
            <w:shd w:val="clear" w:color="auto" w:fill="FFFFFF"/>
          </w:rPr>
          <w:instrText>📊</w:instrText>
        </w:r>
        <w:r w:rsidR="00A54BB9">
          <w:rPr>
            <w:shd w:val="clear" w:color="auto" w:fill="FFFFFF"/>
          </w:rPr>
          <w:instrText>","call-number":"2","container-title":"PNAS Nexus","DOI":"10.1093/pnasnexus/pgae400","ISSN":"2752-6542","issue":"9","journalAbbreviation":"PNAS Nexus","language":"en","note":"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A54BB9">
          <w:rPr>
            <w:rFonts w:ascii="Apple Color Emoji" w:hAnsi="Apple Color Emoji" w:cs="Apple Color Emoji"/>
            <w:shd w:val="clear" w:color="auto" w:fill="FFFFFF"/>
          </w:rPr>
          <w:instrText>📊</w:instrText>
        </w:r>
        <w:r w:rsidR="00A54BB9">
          <w:rPr>
            <w:shd w:val="clear" w:color="auto" w:fill="FFFFFF"/>
          </w:rPr>
          <w:instrText>","call-number":"1","container-title":"Journal of Management Information Systems","DOI":"10.1080/07421222.2025.2487313","ISSN":"0742-1222","issue":"2","language":"en","note":"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GAI</w:instrText>
        </w:r>
        <w:r w:rsidR="00A54BB9">
          <w:rPr>
            <w:rFonts w:hint="eastAsia"/>
            <w:shd w:val="clear" w:color="auto" w:fill="FFFFFF"/>
          </w:rPr>
          <w:instrText>、</w:instrText>
        </w:r>
        <w:r w:rsidR="00A54BB9">
          <w:rPr>
            <w:shd w:val="clear" w:color="auto" w:fill="FFFFFF"/>
          </w:rPr>
          <w:instrText>knowledge seeking</w:instrText>
        </w:r>
        <w:r w:rsidR="00A54BB9">
          <w:rPr>
            <w:rFonts w:hint="eastAsia"/>
            <w:shd w:val="clear" w:color="auto" w:fill="FFFFFF"/>
          </w:rPr>
          <w:instrText>、</w:instrText>
        </w:r>
        <w:r w:rsidR="00A54BB9">
          <w:rPr>
            <w:shd w:val="clear" w:color="auto" w:fill="FFFFFF"/>
          </w:rPr>
          <w:instrText>commitment-based theory</w:instrText>
        </w:r>
        <w:r w:rsidR="00A54BB9">
          <w:rPr>
            <w:rFonts w:hint="eastAsia"/>
            <w:shd w:val="clear" w:color="auto" w:fill="FFFFFF"/>
          </w:rPr>
          <w:instrText>、</w:instrText>
        </w:r>
        <w:r w:rsidR="00A54BB9">
          <w:rPr>
            <w:shd w:val="clear" w:color="auto" w:fill="FFFFFF"/>
          </w:rPr>
          <w:instrText>GenAI</w:instrText>
        </w:r>
        <w:r w:rsidR="00A54BB9">
          <w:rPr>
            <w:rFonts w:hint="eastAsia"/>
            <w:shd w:val="clear" w:color="auto" w:fill="FFFFFF"/>
          </w:rPr>
          <w:instrText>、</w:instrText>
        </w:r>
        <w:r w:rsidR="00A54BB9">
          <w:rPr>
            <w:shd w:val="clear" w:color="auto" w:fill="FFFFFF"/>
          </w:rPr>
          <w:instrText>information foraging theory</w:instrText>
        </w:r>
        <w:r w:rsidR="00A54BB9">
          <w:rPr>
            <w:rFonts w:hint="eastAsia"/>
            <w:shd w:val="clear" w:color="auto" w:fill="FFFFFF"/>
          </w:rPr>
          <w:instrText>、</w:instrText>
        </w:r>
        <w:r w:rsidR="00A54BB9">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A54BB9">
          <w:rPr>
            <w:rFonts w:ascii="Apple Color Emoji" w:hAnsi="Apple Color Emoji" w:cs="Apple Color Emoji"/>
            <w:shd w:val="clear" w:color="auto" w:fill="FFFFFF"/>
          </w:rPr>
          <w:instrText>📊</w:instrText>
        </w:r>
        <w:r w:rsidR="00A54BB9">
          <w:rPr>
            <w:shd w:val="clear" w:color="auto" w:fill="FFFFFF"/>
          </w:rPr>
          <w:instrText>","call-number":"1 (CCF C)","container-title":"Information &amp; Management","DOI":"10.1016/j.im.2025.104178","ISSN":"0378-7206","issue":"6","journalAbbreviation":"Information &amp; Management","language":"en","note":"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ChatGPT</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Online knowledge exchange platforms</w:instrText>
        </w:r>
        <w:r w:rsidR="00A54BB9">
          <w:rPr>
            <w:rFonts w:hint="eastAsia"/>
            <w:shd w:val="clear" w:color="auto" w:fill="FFFFFF"/>
          </w:rPr>
          <w:instrText>、</w:instrText>
        </w:r>
        <w:r w:rsidR="00A54BB9">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A54BB9">
          <w:rPr>
            <w:rFonts w:hint="eastAsia"/>
            <w:shd w:val="clear" w:color="auto" w:fill="FFFFFF"/>
          </w:rPr>
          <w:instrText>undation of China [Grants 72188101 and 72595864]. Supplemental Material: The online appendix is available at https://doi.org/10.1287/isre.2023.0561.\n\n</w:instrText>
        </w:r>
        <w:r w:rsidR="00A54BB9">
          <w:rPr>
            <w:rFonts w:hint="eastAsia"/>
            <w:shd w:val="clear" w:color="auto" w:fill="FFFFFF"/>
          </w:rPr>
          <w:instrText>【摘要翻译】大语言模型</w:instrText>
        </w:r>
        <w:r w:rsidR="00A54BB9">
          <w:rPr>
            <w:rFonts w:hint="eastAsia"/>
            <w:shd w:val="clear" w:color="auto" w:fill="FFFFFF"/>
          </w:rPr>
          <w:instrText xml:space="preserve"> (LLMs)(</w:instrText>
        </w:r>
        <w:r w:rsidR="00A54BB9">
          <w:rPr>
            <w:rFonts w:hint="eastAsia"/>
            <w:shd w:val="clear" w:color="auto" w:fill="FFFFFF"/>
          </w:rPr>
          <w:instrText>如</w:instrText>
        </w:r>
        <w:r w:rsidR="00A54BB9">
          <w:rPr>
            <w:rFonts w:hint="eastAsia"/>
            <w:shd w:val="clear" w:color="auto" w:fill="FFFFFF"/>
          </w:rPr>
          <w:instrText xml:space="preserve"> ChatGPT) </w:instrText>
        </w:r>
        <w:r w:rsidR="00A54BB9">
          <w:rPr>
            <w:rFonts w:hint="eastAsia"/>
            <w:shd w:val="clear" w:color="auto" w:fill="FFFFFF"/>
          </w:rPr>
          <w:instrText>预计将显著重塑学习、技能获取和知识创造。它们对用户生成的知识共享问答</w:instrText>
        </w:r>
        <w:r w:rsidR="00A54BB9">
          <w:rPr>
            <w:rFonts w:hint="eastAsia"/>
            <w:shd w:val="clear" w:color="auto" w:fill="FFFFFF"/>
          </w:rPr>
          <w:instrText xml:space="preserve"> (Q&amp;A) </w:instrText>
        </w:r>
        <w:r w:rsidR="00A54BB9">
          <w:rPr>
            <w:rFonts w:hint="eastAsia"/>
            <w:shd w:val="clear" w:color="auto" w:fill="FFFFFF"/>
          </w:rPr>
          <w:instrText>平台的影响对</w:instrText>
        </w:r>
        <w:r w:rsidR="00A54BB9">
          <w:rPr>
            <w:rFonts w:hint="eastAsia"/>
            <w:shd w:val="clear" w:color="auto" w:fill="FFFFFF"/>
          </w:rPr>
          <w:instrText xml:space="preserve"> Q&amp;A </w:instrText>
        </w:r>
        <w:r w:rsidR="00A54BB9">
          <w:rPr>
            <w:rFonts w:hint="eastAsia"/>
            <w:shd w:val="clear" w:color="auto" w:fill="FFFFFF"/>
          </w:rPr>
          <w:instrText>平台和</w:instrText>
        </w:r>
        <w:r w:rsidR="00A54BB9">
          <w:rPr>
            <w:rFonts w:hint="eastAsia"/>
            <w:shd w:val="clear" w:color="auto" w:fill="FFFFFF"/>
          </w:rPr>
          <w:instrText xml:space="preserve"> LLMs </w:instrText>
        </w:r>
        <w:r w:rsidR="00A54BB9">
          <w:rPr>
            <w:rFonts w:hint="eastAsia"/>
            <w:shd w:val="clear" w:color="auto" w:fill="FFFFFF"/>
          </w:rPr>
          <w:instrText>的比较价值和未来协同演化以及</w:instrText>
        </w:r>
        <w:r w:rsidR="00A54BB9">
          <w:rPr>
            <w:rFonts w:hint="eastAsia"/>
            <w:shd w:val="clear" w:color="auto" w:fill="FFFFFF"/>
          </w:rPr>
          <w:instrText xml:space="preserve"> LLMs </w:instrText>
        </w:r>
        <w:r w:rsidR="00A54BB9">
          <w:rPr>
            <w:rFonts w:hint="eastAsia"/>
            <w:shd w:val="clear" w:color="auto" w:fill="FFFFFF"/>
          </w:rPr>
          <w:instrText>的未来学习具有重要意义。通过多种实证设计，我们估计</w:instrText>
        </w:r>
        <w:r w:rsidR="00A54BB9">
          <w:rPr>
            <w:rFonts w:hint="eastAsia"/>
            <w:shd w:val="clear" w:color="auto" w:fill="FFFFFF"/>
          </w:rPr>
          <w:instrText xml:space="preserve"> ChatGPT </w:instrText>
        </w:r>
        <w:r w:rsidR="00A54BB9">
          <w:rPr>
            <w:rFonts w:hint="eastAsia"/>
            <w:shd w:val="clear" w:color="auto" w:fill="FFFFFF"/>
          </w:rPr>
          <w:instrText>的推出导致</w:instrText>
        </w:r>
        <w:r w:rsidR="00A54BB9">
          <w:rPr>
            <w:rFonts w:hint="eastAsia"/>
            <w:shd w:val="clear" w:color="auto" w:fill="FFFFFF"/>
          </w:rPr>
          <w:instrText xml:space="preserve"> Stack Overflow </w:instrText>
        </w:r>
        <w:r w:rsidR="00A54BB9">
          <w:rPr>
            <w:rFonts w:hint="eastAsia"/>
            <w:shd w:val="clear" w:color="auto" w:fill="FFFFFF"/>
          </w:rPr>
          <w:instrText>上发布的问题数量平均减少了</w:instrText>
        </w:r>
        <w:r w:rsidR="00A54BB9">
          <w:rPr>
            <w:rFonts w:hint="eastAsia"/>
            <w:shd w:val="clear" w:color="auto" w:fill="FFFFFF"/>
          </w:rPr>
          <w:instrText xml:space="preserve"> 14.09%</w:instrText>
        </w:r>
        <w:r w:rsidR="00A54BB9">
          <w:rPr>
            <w:rFonts w:hint="eastAsia"/>
            <w:shd w:val="clear" w:color="auto" w:fill="FFFFFF"/>
          </w:rPr>
          <w:instrText>，这种影响随着时间的推移而加剧，到</w:instrText>
        </w:r>
        <w:r w:rsidR="00A54BB9">
          <w:rPr>
            <w:rFonts w:hint="eastAsia"/>
            <w:shd w:val="clear" w:color="auto" w:fill="FFFFFF"/>
          </w:rPr>
          <w:instrText xml:space="preserve"> 2023 </w:instrText>
        </w:r>
        <w:r w:rsidR="00A54BB9">
          <w:rPr>
            <w:rFonts w:hint="eastAsia"/>
            <w:shd w:val="clear" w:color="auto" w:fill="FFFFFF"/>
          </w:rPr>
          <w:instrText>年</w:instrText>
        </w:r>
        <w:r w:rsidR="00A54BB9">
          <w:rPr>
            <w:rFonts w:hint="eastAsia"/>
            <w:shd w:val="clear" w:color="auto" w:fill="FFFFFF"/>
          </w:rPr>
          <w:instrText xml:space="preserve"> 5 </w:instrText>
        </w:r>
        <w:r w:rsidR="00A54BB9">
          <w:rPr>
            <w:rFonts w:hint="eastAsia"/>
            <w:shd w:val="clear" w:color="auto" w:fill="FFFFFF"/>
          </w:rPr>
          <w:instrText>月达到</w:instrText>
        </w:r>
        <w:r w:rsidR="00A54BB9">
          <w:rPr>
            <w:rFonts w:hint="eastAsia"/>
            <w:shd w:val="clear" w:color="auto" w:fill="FFFFFF"/>
          </w:rPr>
          <w:instrText xml:space="preserve"> 27.88% </w:instrText>
        </w:r>
        <w:r w:rsidR="00A54BB9">
          <w:rPr>
            <w:rFonts w:hint="eastAsia"/>
            <w:shd w:val="clear" w:color="auto" w:fill="FFFFFF"/>
          </w:rPr>
          <w:instrText>的减少。有趣的是，这种数量的减少伴随着剩余问题平均质量的显著提高。进一步分析表明，这些数量和质量的变化可以用两种机制来解释</w:instrText>
        </w:r>
        <w:r w:rsidR="00A54BB9">
          <w:rPr>
            <w:rFonts w:hint="eastAsia"/>
            <w:shd w:val="clear" w:color="auto" w:fill="FFFFFF"/>
          </w:rPr>
          <w:instrText xml:space="preserve">:(1) ChatGPT </w:instrText>
        </w:r>
        <w:r w:rsidR="00A54BB9">
          <w:rPr>
            <w:rFonts w:hint="eastAsia"/>
            <w:shd w:val="clear" w:color="auto" w:fill="FFFFFF"/>
          </w:rPr>
          <w:instrText>的不均衡替代，其中更简单、中等到低质量的问题更容易消失</w:instrText>
        </w:r>
        <w:r w:rsidR="00A54BB9">
          <w:rPr>
            <w:rFonts w:hint="eastAsia"/>
            <w:shd w:val="clear" w:color="auto" w:fill="FFFFFF"/>
          </w:rPr>
          <w:instrText xml:space="preserve">;(2) </w:instrText>
        </w:r>
        <w:r w:rsidR="00A54BB9">
          <w:rPr>
            <w:rFonts w:hint="eastAsia"/>
            <w:shd w:val="clear" w:color="auto" w:fill="FFFFFF"/>
          </w:rPr>
          <w:instrText>在考虑数量减少后直接提高质量，表明</w:instrText>
        </w:r>
        <w:r w:rsidR="00A54BB9">
          <w:rPr>
            <w:rFonts w:hint="eastAsia"/>
            <w:shd w:val="clear" w:color="auto" w:fill="FFFFFF"/>
          </w:rPr>
          <w:instrText xml:space="preserve"> ChatGPT </w:instrText>
        </w:r>
        <w:r w:rsidR="00A54BB9">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A54BB9">
          <w:rPr>
            <w:rFonts w:hint="eastAsia"/>
            <w:shd w:val="clear" w:color="auto" w:fill="FFFFFF"/>
          </w:rPr>
          <w:instrText>;</w:instrText>
        </w:r>
        <w:r w:rsidR="00A54BB9">
          <w:rPr>
            <w:rFonts w:hint="eastAsia"/>
            <w:shd w:val="clear" w:color="auto" w:fill="FFFFFF"/>
          </w:rPr>
          <w:instrText>用户保留率和新用户获取率都显著下降</w:instrText>
        </w:r>
        <w:r w:rsidR="00A54BB9">
          <w:rPr>
            <w:rFonts w:hint="eastAsia"/>
            <w:shd w:val="clear" w:color="auto" w:fill="FFFFFF"/>
          </w:rPr>
          <w:instrText>;</w:instrText>
        </w:r>
        <w:r w:rsidR="00A54BB9">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A54BB9">
          <w:rPr>
            <w:rFonts w:hint="eastAsia"/>
            <w:shd w:val="clear" w:color="auto" w:fill="FFFFFF"/>
          </w:rPr>
          <w:instrText>;</w:instrText>
        </w:r>
        <w:r w:rsidR="00A54BB9">
          <w:rPr>
            <w:rFonts w:hint="eastAsia"/>
            <w:shd w:val="clear" w:color="auto" w:fill="FFFFFF"/>
          </w:rPr>
          <w:instrText>助理编辑陈建清。资金：薛建清获得上海金融经济大学中央大学基础研究基金的支持。王立军获得中国国家自然科学基金会的支持</w:instrText>
        </w:r>
        <w:r w:rsidR="00A54BB9">
          <w:rPr>
            <w:rFonts w:hint="eastAsia"/>
            <w:shd w:val="clear" w:color="auto" w:fill="FFFFFF"/>
          </w:rPr>
          <w:instrText xml:space="preserve"> [</w:instrText>
        </w:r>
        <w:r w:rsidR="00A54BB9">
          <w:rPr>
            <w:rFonts w:hint="eastAsia"/>
            <w:shd w:val="clear" w:color="auto" w:fill="FFFFFF"/>
          </w:rPr>
          <w:instrText>资助金额</w:instrText>
        </w:r>
        <w:r w:rsidR="00A54BB9">
          <w:rPr>
            <w:rFonts w:hint="eastAsia"/>
            <w:shd w:val="clear" w:color="auto" w:fill="FFFFFF"/>
          </w:rPr>
          <w:instrText xml:space="preserve"> 72301259]</w:instrText>
        </w:r>
        <w:r w:rsidR="00A54BB9">
          <w:rPr>
            <w:rFonts w:hint="eastAsia"/>
            <w:shd w:val="clear" w:color="auto" w:fill="FFFFFF"/>
          </w:rPr>
          <w:instrText>。李建清获得中国国家自然科学基础的支持</w:instrText>
        </w:r>
        <w:r w:rsidR="00A54BB9">
          <w:rPr>
            <w:rFonts w:hint="eastAsia"/>
            <w:shd w:val="clear" w:color="auto" w:fill="FFFFFF"/>
          </w:rPr>
          <w:instrText xml:space="preserve"> [</w:instrText>
        </w:r>
        <w:r w:rsidR="00A54BB9">
          <w:rPr>
            <w:rFonts w:hint="eastAsia"/>
            <w:shd w:val="clear" w:color="auto" w:fill="FFFFFF"/>
          </w:rPr>
          <w:instrText>资助金额</w:instrText>
        </w:r>
        <w:r w:rsidR="00A54BB9">
          <w:rPr>
            <w:rFonts w:hint="eastAsia"/>
            <w:shd w:val="clear" w:color="auto" w:fill="FFFFFF"/>
          </w:rPr>
          <w:instrText xml:space="preserve"> 72188101 </w:instrText>
        </w:r>
        <w:r w:rsidR="00A54BB9">
          <w:rPr>
            <w:rFonts w:hint="eastAsia"/>
            <w:shd w:val="clear" w:color="auto" w:fill="FFFFFF"/>
          </w:rPr>
          <w:instrText>和</w:instrText>
        </w:r>
        <w:r w:rsidR="00A54BB9">
          <w:rPr>
            <w:rFonts w:hint="eastAsia"/>
            <w:shd w:val="clear" w:color="auto" w:fill="FFFFFF"/>
          </w:rPr>
          <w:instrText xml:space="preserve"> 72595864]</w:instrText>
        </w:r>
        <w:r w:rsidR="00A54BB9">
          <w:rPr>
            <w:rFonts w:hint="eastAsia"/>
            <w:shd w:val="clear" w:color="auto" w:fill="FFFFFF"/>
          </w:rPr>
          <w:instrText>。补充资料：在线附录可访问</w:instrText>
        </w:r>
        <w:r w:rsidR="00A54BB9">
          <w:rPr>
            <w:rFonts w:hint="eastAsia"/>
            <w:shd w:val="clear" w:color="auto" w:fill="FFFFFF"/>
          </w:rPr>
          <w:instrText xml:space="preserve"> https://doi.org/10.1287/isre.2023.0561</w:instrText>
        </w:r>
        <w:r w:rsidR="00A54BB9">
          <w:rPr>
            <w:rFonts w:hint="eastAsia"/>
            <w:shd w:val="clear" w:color="auto" w:fill="FFFFFF"/>
          </w:rPr>
          <w:instrText>。</w:instrText>
        </w:r>
        <w:r w:rsidR="00A54BB9">
          <w:rPr>
            <w:rFonts w:hint="eastAsia"/>
            <w:shd w:val="clear" w:color="auto" w:fill="FFFFFF"/>
          </w:rPr>
          <w:instrText>","call-number":"1","container-title":"Information Systems Research","DOI"</w:instrText>
        </w:r>
        <w:r w:rsidR="00A54BB9">
          <w:rPr>
            <w:shd w:val="clear" w:color="auto" w:fill="FFFFFF"/>
          </w:rPr>
          <w:instrText>:"10.1287/isre.2023.0561","ISSN":"1047-7047","language":"en","note":"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large language models</w:instrText>
        </w:r>
        <w:r w:rsidR="00A54BB9">
          <w:rPr>
            <w:rFonts w:hint="eastAsia"/>
            <w:shd w:val="clear" w:color="auto" w:fill="FFFFFF"/>
          </w:rPr>
          <w:instrText>、</w:instrText>
        </w:r>
        <w:r w:rsidR="00A54BB9">
          <w:rPr>
            <w:shd w:val="clear" w:color="auto" w:fill="FFFFFF"/>
          </w:rPr>
          <w:instrText>ChatGPT</w:instrText>
        </w:r>
        <w:r w:rsidR="00A54BB9">
          <w:rPr>
            <w:rFonts w:hint="eastAsia"/>
            <w:shd w:val="clear" w:color="auto" w:fill="FFFFFF"/>
          </w:rPr>
          <w:instrText>、</w:instrText>
        </w:r>
        <w:r w:rsidR="00A54BB9">
          <w:rPr>
            <w:shd w:val="clear" w:color="auto" w:fill="FFFFFF"/>
          </w:rPr>
          <w:instrText>Q&amp;A platform</w:instrText>
        </w:r>
        <w:r w:rsidR="00A54BB9">
          <w:rPr>
            <w:rFonts w:hint="eastAsia"/>
            <w:shd w:val="clear" w:color="auto" w:fill="FFFFFF"/>
          </w:rPr>
          <w:instrText>、</w:instrText>
        </w:r>
        <w:r w:rsidR="00A54BB9">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A54BB9" w:rsidRPr="0022223D">
          <w:rPr>
            <w:shd w:val="clear" w:color="auto" w:fill="FFFFFF"/>
          </w:rPr>
          <w:fldChar w:fldCharType="separate"/>
        </w:r>
        <w:r w:rsidR="00A54BB9">
          <w:t>(Burtch et al. 2024; Quinn &amp; Gutt 2025; del Rio-Chanona et al. 2024; Sanatizadeh et al. 2025; Xue et al. 2026)</w:t>
        </w:r>
        <w:r w:rsidR="00A54BB9" w:rsidRPr="0022223D">
          <w:rPr>
            <w:shd w:val="clear" w:color="auto" w:fill="FFFFFF"/>
          </w:rPr>
          <w:fldChar w:fldCharType="end"/>
        </w:r>
      </w:ins>
      <w:del w:id="7" w:author="Dylan CHEN" w:date="2026-08-30T16:22:00Z" w16du:dateUtc="2026-08-30T08:22:00Z">
        <w:r w:rsidRPr="00AE0684" w:rsidDel="00A54BB9">
          <w:delText>(Burtch et al. 2024; Quinn &amp; Gutt 2025; del Rio-Chanona et al. 2024; Sanatizadeh et al. 2025; Xue et al. 2026)</w:delText>
        </w:r>
      </w:del>
      <w:r w:rsidRPr="00AE0684">
        <w:t>. This logic fits the aggregate declines observed after ChatGPT</w:t>
      </w:r>
      <w:r>
        <w:t>’</w:t>
      </w:r>
      <w:r w:rsidRPr="00AE0684">
        <w:t>s release, but it was built on external GenAI and can predict only decline</w:t>
      </w:r>
      <w:r>
        <w:rPr>
          <w:rFonts w:hint="eastAsia"/>
        </w:rPr>
        <w:t xml:space="preserve">. </w:t>
      </w:r>
      <w:ins w:id="8" w:author="Dylan CHEN" w:date="2026-08-30T16:23:00Z" w16du:dateUtc="2026-08-30T08:23:00Z">
        <w:r w:rsidR="00A54BB9">
          <w:fldChar w:fldCharType="begin"/>
        </w:r>
        <w:r w:rsidR="00A54BB9">
          <w:instrText xml:space="preserve"> ADDIN ZOTERO_ITEM CSL_CITATION {"citationID":"M5ifby9J","properties":{"unsorted":false,"formattedCitation":"(Su et al. 2025)","plainCitation":"(Su et al. 2025)","dontUpdate":true,"noteIndex":0},"citationItems":[{"id":148668,"uris":["http://zotero.org/users/8905122/items/5ETTPH88"],"itemData":{"id":148668,"type":"article","abstract":"Generative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contributor participation in knowledge-sharing platforms. Our findings demonstrate the positive effects of the generative AI answers on human contributor participation, both in terms of quantity and length of the subsequent answers to a question. We propose two potential mechanisms: the AI-conformity effect, where users contribute more by learning from generative AI as a credible information source, and the AI-differentiation effect, where users are motivated to provide distinct human perspectives that diverge from AI. Notably, a more nuanced investigation into human-AI answer similarity indicates that generative AI answers prompt users to provide answers more aligned with the AI-generated answers, consistent with the AI-conformity effect rather than the AI-differentiation effect. Our findings reveal that the influence of generative AI answers is more pronounced for objective and under-answered questions, as well as among non-expert contributors compared to expert contributors. In a follow-up randomized experiment, we offer corroborative evidence for the results of empirical analysis and directly test the mechanism. The experimental results indicate that generative AI answers increase participants’ conformity behavior, thereby promoting greater participation, further supporting the AI-conformity effect. Our research highlights the potential of integrating generative AI to motivate human particip</w:instrText>
        </w:r>
        <w:r w:rsidR="00A54BB9">
          <w:rPr>
            <w:rFonts w:hint="eastAsia"/>
          </w:rPr>
          <w:instrText xml:space="preserve">ation in knowledge generation and dissemination, adding to the burgeoning body of work on how generative AI influences human knowledge sharing.  </w:instrText>
        </w:r>
        <w:r w:rsidR="00A54BB9">
          <w:rPr>
            <w:rFonts w:hint="eastAsia"/>
          </w:rPr>
          <w:instrText>生成式人工智能（</w:instrText>
        </w:r>
        <w:r w:rsidR="00A54BB9">
          <w:rPr>
            <w:rFonts w:hint="eastAsia"/>
          </w:rPr>
          <w:instrText>GI</w:instrText>
        </w:r>
        <w:r w:rsidR="00A54BB9">
          <w:rPr>
            <w:rFonts w:hint="eastAsia"/>
          </w:rPr>
          <w:instrText>）以其内容创作能力而闻名，具有重塑知识共享活动的巨大潜力。我们利用一家领先的在线问答平台引入生成式人工智能答案的独特策略，探索了生成式人工智能答案对人类贡献者参与知识共享平台的影响。我们的研究结果表明，生成式人工智能答案对人类贡献者的参与度产生了积极影响，无论是在后续答案的数量还是长度方面。我们提出了两种潜在机制：一是人工智能趋同效应，即用户通过学习将生成式人工智能视为可信的信息来源而做出更多贡献；二是人工智能差异化效应，即用户受到激励而提供与人工智能不同的独特人类视角。值得注意的是，对人类与人工智能答案相似性的更细致研究表明，生成式人工智能答案促使用户提供与人工智能生成的答案更为一致的答案，这与人工智能趋同效应而非人工智能差异化效应相符。我们的研究结果表明，对于客观性较强且回答不足的问题，以及非专家参与者相比专家参与者，生成式人工智能答案的影响更为显著。在后续的随机实验中，我们为实证分析的结果提供了佐证，并直接检验了其作用机制。实验结果表明，生成式人工智能答案会增强参与者的从众行为，从而促进更高的参与度，进一步支持了人工智能从众效应。</w:instrText>
        </w:r>
        <w:r w:rsidR="00A54BB9">
          <w:rPr>
            <w:rFonts w:hint="eastAsia"/>
          </w:rPr>
          <w:instrText xml:space="preserve"> </w:instrText>
        </w:r>
        <w:r w:rsidR="00A54BB9">
          <w:rPr>
            <w:rFonts w:hint="eastAsia"/>
          </w:rPr>
          <w:instrText>我们的研究突显了整合生成式人工智能以激励人类参与知识创造和传播的潜力，进一步丰富了关于生成式人工智能如何影响人类知识共享的研究成果。</w:instrText>
        </w:r>
        <w:r w:rsidR="00A54BB9">
          <w:rPr>
            <w:rFonts w:hint="eastAsia"/>
          </w:rPr>
          <w:instrText xml:space="preserve">","archive_location":"6 </w:instrText>
        </w:r>
        <w:r w:rsidR="00A54BB9">
          <w:rPr>
            <w:rFonts w:ascii="Apple Color Emoji" w:hAnsi="Apple Color Emoji" w:cs="Apple Color Emoji"/>
          </w:rPr>
          <w:instrText>📊</w:instrText>
        </w:r>
        <w:r w:rsidR="00A54BB9">
          <w:rPr>
            <w:rFonts w:hint="eastAsia"/>
          </w:rPr>
          <w:instrText>","DOI":"10.2139/ssrn.4628786","genre":"SS</w:instrText>
        </w:r>
        <w:r w:rsidR="00A54BB9">
          <w:instrText>RN Scholarly Paper","language":"en","note":"</w:instrText>
        </w:r>
        <w:r w:rsidR="00A54BB9">
          <w:rPr>
            <w:rFonts w:ascii="Apple Color Emoji" w:hAnsi="Apple Color Emoji" w:cs="Apple Color Emoji"/>
          </w:rPr>
          <w:instrText>🏷️</w:instrText>
        </w:r>
        <w:r w:rsidR="00A54BB9">
          <w:instrText xml:space="preserve"> /reading</w:instrText>
        </w:r>
        <w:r w:rsidR="00A54BB9">
          <w:rPr>
            <w:rFonts w:hint="eastAsia"/>
          </w:rPr>
          <w:instrText>、</w:instrText>
        </w:r>
        <w:r w:rsidR="00A54BB9">
          <w:instrText>generative AI</w:instrText>
        </w:r>
        <w:r w:rsidR="00A54BB9">
          <w:rPr>
            <w:rFonts w:hint="eastAsia"/>
          </w:rPr>
          <w:instrText>、</w:instrText>
        </w:r>
        <w:r w:rsidR="00A54BB9">
          <w:instrText>natural experiment</w:instrText>
        </w:r>
        <w:r w:rsidR="00A54BB9">
          <w:rPr>
            <w:rFonts w:hint="eastAsia"/>
          </w:rPr>
          <w:instrText>、</w:instrText>
        </w:r>
        <w:r w:rsidR="00A54BB9">
          <w:instrText>knowledge sharing</w:instrText>
        </w:r>
        <w:r w:rsidR="00A54BB9">
          <w:rPr>
            <w:rFonts w:hint="eastAsia"/>
          </w:rPr>
          <w:instrText>、</w:instrText>
        </w:r>
        <w:r w:rsidR="00A54BB9">
          <w:instrText>Q&amp;A platform</w:instrText>
        </w:r>
        <w:r w:rsidR="00A54BB9">
          <w:rPr>
            <w:rFonts w:hint="eastAsia"/>
          </w:rPr>
          <w:instrText>、</w:instrText>
        </w:r>
        <w:r w:rsidR="00A54BB9">
          <w:instrText>randomized experiment</w:instrText>
        </w:r>
        <w:r w:rsidR="00A54BB9">
          <w:rPr>
            <w:rFonts w:hint="eastAsia"/>
          </w:rPr>
          <w:instrText>、</w:instrText>
        </w:r>
        <w:r w:rsidR="00A54BB9">
          <w:instrText>AI-human interaction</w:instrText>
        </w:r>
        <w:r w:rsidR="00A54BB9">
          <w:rPr>
            <w:rFonts w:hint="eastAsia"/>
          </w:rPr>
          <w:instrText>、</w:instrText>
        </w:r>
        <w:r w:rsidR="00A54BB9">
          <w:rPr>
            <w:rFonts w:ascii="Apple Color Emoji" w:hAnsi="Apple Color Emoji" w:cs="Apple Color Emoji"/>
          </w:rPr>
          <w:instrText>🤖️</w:instrText>
        </w:r>
        <w:r w:rsidR="00A54BB9">
          <w:instrText xml:space="preserve">","number":"4628786","publisher":"Social Science Research Network","publisher-place":"Rochester, NY","source":"papers.ssrn.com","title":"Generative AI and Human Knowledge Sharing: Evidence from A Natural Experiment","title-short":"Generative AI and Human Knowledge Sharing","URL":"https://papers.ssrn.com/abstract=4628786","author":[{"family":"Su","given":"Yi"},{"family":"Zhang","given":"Kaiyu"},{"family":"Wang","given":"Qili"},{"family":"Qiu","given":"Liangfei"}],"accessed":{"date-parts":[["2026",7,22]]},"issued":{"date-parts":[["2025",5,3]]}}}],"schema":"https://github.com/citation-style-language/schema/raw/master/csl-citation.json"} </w:instrText>
        </w:r>
        <w:r w:rsidR="00A54BB9">
          <w:fldChar w:fldCharType="separate"/>
        </w:r>
        <w:r w:rsidR="00A54BB9">
          <w:rPr>
            <w:noProof/>
          </w:rPr>
          <w:t xml:space="preserve">Su et al. </w:t>
        </w:r>
        <w:r w:rsidR="00A54BB9">
          <w:rPr>
            <w:rFonts w:hint="eastAsia"/>
            <w:noProof/>
          </w:rPr>
          <w:t>(</w:t>
        </w:r>
        <w:r w:rsidR="00A54BB9">
          <w:rPr>
            <w:noProof/>
          </w:rPr>
          <w:t>2025)</w:t>
        </w:r>
        <w:r w:rsidR="00A54BB9">
          <w:fldChar w:fldCharType="end"/>
        </w:r>
      </w:ins>
      <w:del w:id="9" w:author="Dylan CHEN" w:date="2026-08-30T16:23:00Z" w16du:dateUtc="2026-08-30T08:23:00Z">
        <w:r w:rsidRPr="00AE0684" w:rsidDel="00A54BB9">
          <w:delText>Su et al. (2025)</w:delText>
        </w:r>
      </w:del>
      <w:r w:rsidRPr="00AE0684">
        <w:t>, by contrast, study an internal GenAI answerer</w:t>
      </w:r>
      <w:r>
        <w:rPr>
          <w:rFonts w:hint="eastAsia"/>
        </w:rPr>
        <w:t xml:space="preserve">, </w:t>
      </w:r>
      <w:r w:rsidRPr="00AE0684">
        <w:t xml:space="preserve">the same </w:t>
      </w:r>
      <w:r>
        <w:rPr>
          <w:rFonts w:hint="eastAsia"/>
        </w:rPr>
        <w:t>type</w:t>
      </w:r>
      <w:r w:rsidRPr="00AE0684">
        <w:t xml:space="preserve"> of intervention we examine</w:t>
      </w:r>
      <w:r>
        <w:rPr>
          <w:rFonts w:hint="eastAsia"/>
        </w:rPr>
        <w:t xml:space="preserve">, </w:t>
      </w:r>
      <w:r w:rsidRPr="00AE0684">
        <w:t xml:space="preserve">and find that human contributions rose in both number and length. The prevailing logic </w:t>
      </w:r>
      <w:r w:rsidRPr="00AE0684">
        <w:lastRenderedPageBreak/>
        <w:t>and the one internal precedent thus disagree, and neither provides a framework for when each outcome should occur.</w:t>
      </w:r>
    </w:p>
    <w:p w14:paraId="12831FB4" w14:textId="4EB93B50" w:rsidR="001E325D" w:rsidRPr="00325599" w:rsidRDefault="001E325D" w:rsidP="001E325D">
      <w:pPr>
        <w:pStyle w:val="Paragraph0"/>
      </w:pPr>
      <w:r>
        <w:rPr>
          <w:rFonts w:hint="eastAsia"/>
        </w:rPr>
        <w:t>Therefore, we</w:t>
      </w:r>
      <w:r w:rsidRPr="00325599">
        <w:t xml:space="preserve"> ask how a labeled, platform-provided AI answer affects human contribution. We separate this into two concrete decisions. First, does a contributor choose to answer a question the AI has already addressed? Second, once a user decides to answer, how good is the answer they produce?</w:t>
      </w:r>
    </w:p>
    <w:p w14:paraId="71286BC0" w14:textId="4C702F2A" w:rsidR="001E325D" w:rsidRPr="00325599" w:rsidRDefault="001E325D" w:rsidP="001E325D">
      <w:pPr>
        <w:pStyle w:val="Paragraph0"/>
      </w:pPr>
      <w:r w:rsidRPr="00AE0684">
        <w:t xml:space="preserve">Our central argument is that the effect of an AI answer cannot be summarized by a single quantity, because the presence of an AI answer is not a single condition. We adopt a competition lens </w:t>
      </w:r>
      <w:ins w:id="10" w:author="Dylan CHEN" w:date="2026-08-30T16:23:00Z" w16du:dateUtc="2026-08-30T08:23:00Z">
        <w:r w:rsidR="00A54BB9">
          <w:fldChar w:fldCharType="begin"/>
        </w:r>
        <w:r w:rsidR="00A54BB9">
          <w:instrText xml:space="preserve"> ADDIN ZOTERO_ITEM CSL_CITATION {"citationID":"8d4SQ8y9","properties":{"unsorted":false,"formattedCitation":"(Chen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instrText>
        </w:r>
        <w:r w:rsidR="00A54BB9">
          <w:rPr>
            <w:rFonts w:hint="eastAsia"/>
          </w:rPr>
          <w:instrText>hree factors: relative scale, rival's attack volume, and rival's capability to contest. Our results provide a new avenue for studying competitors and the relationship between competitor analysis and interfirm rivalry.</w:instrText>
        </w:r>
        <w:r w:rsidR="00A54BB9">
          <w:rPr>
            <w:rFonts w:hint="eastAsia"/>
          </w:rPr>
          <w:instrText>本文研究竞争紧张度，即目标企业与其特定竞争对手之间的紧张关系，这种紧张关系可能导致目标企业采取行动对抗竞争对手。基于认知</w:instrText>
        </w:r>
        <w:r w:rsidR="00A54BB9">
          <w:rPr>
            <w:rFonts w:hint="eastAsia"/>
          </w:rPr>
          <w:instrText>-</w:instrText>
        </w:r>
        <w:r w:rsidR="00A54BB9">
          <w:rPr>
            <w:rFonts w:hint="eastAsia"/>
          </w:rPr>
          <w:instrText>动机</w:instrText>
        </w:r>
        <w:r w:rsidR="00A54BB9">
          <w:rPr>
            <w:rFonts w:hint="eastAsia"/>
          </w:rPr>
          <w:instrText>-</w:instrText>
        </w:r>
        <w:r w:rsidR="00A54BB9">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A54BB9">
          <w:rPr>
            <w:rFonts w:hint="eastAsia"/>
          </w:rPr>
          <w:instrText xml:space="preserve">","archive_location":"491 </w:instrText>
        </w:r>
        <w:r w:rsidR="00A54BB9">
          <w:rPr>
            <w:rFonts w:ascii="Apple Color Emoji" w:hAnsi="Apple Color Emoji" w:cs="Apple Color Emoji"/>
          </w:rPr>
          <w:instrText>📊</w:instrText>
        </w:r>
        <w:r w:rsidR="00A54BB9">
          <w:rPr>
            <w:rFonts w:hint="eastAsia"/>
          </w:rPr>
          <w:instrText>","call-number":"1","container-title":"Academy of Management Journal","DOI"</w:instrText>
        </w:r>
        <w:r w:rsidR="00A54BB9">
          <w:instrText>:"10.5465/amj.2007.24162081","ISSN":"0001-4273","issue":"1","journalAbbreviation":"AMJ","language":"en","note":"</w:instrText>
        </w:r>
        <w:r w:rsidR="00A54BB9">
          <w:rPr>
            <w:rFonts w:ascii="Apple Color Emoji" w:hAnsi="Apple Color Emoji" w:cs="Apple Color Emoji"/>
          </w:rPr>
          <w:instrText>🏷️</w:instrText>
        </w:r>
        <w:r w:rsidR="00A54BB9">
          <w:instrText xml:space="preserve"> /unread</w:instrText>
        </w:r>
        <w:r w:rsidR="00A54BB9">
          <w:rPr>
            <w:rFonts w:hint="eastAsia"/>
          </w:rPr>
          <w:instrText>、</w:instrText>
        </w:r>
        <w:r w:rsidR="00A54BB9">
          <w:instrText>COMPETITION</w:instrText>
        </w:r>
        <w:r w:rsidR="00A54BB9">
          <w:rPr>
            <w:rFonts w:hint="eastAsia"/>
          </w:rPr>
          <w:instrText>、</w:instrText>
        </w:r>
        <w:r w:rsidR="00A54BB9">
          <w:instrText>MANAGEMENT</w:instrText>
        </w:r>
        <w:r w:rsidR="00A54BB9">
          <w:rPr>
            <w:rFonts w:hint="eastAsia"/>
          </w:rPr>
          <w:instrText>、</w:instrText>
        </w:r>
        <w:r w:rsidR="00A54BB9">
          <w:instrText>BUSINESS enterprises</w:instrText>
        </w:r>
        <w:r w:rsidR="00A54BB9">
          <w:rPr>
            <w:rFonts w:hint="eastAsia"/>
          </w:rPr>
          <w:instrText>、</w:instrText>
        </w:r>
        <w:r w:rsidR="00A54BB9">
          <w:instrText>COMMERCE</w:instrText>
        </w:r>
        <w:r w:rsidR="00A54BB9">
          <w:rPr>
            <w:rFonts w:hint="eastAsia"/>
          </w:rPr>
          <w:instrText>、</w:instrText>
        </w:r>
        <w:r w:rsidR="00A54BB9">
          <w:instrText>DATA analysis</w:instrText>
        </w:r>
        <w:r w:rsidR="00A54BB9">
          <w:rPr>
            <w:rFonts w:hint="eastAsia"/>
          </w:rPr>
          <w:instrText>、</w:instrText>
        </w:r>
        <w:r w:rsidR="00A54BB9">
          <w:instrText>MOTIVATION (Psychology)</w:instrText>
        </w:r>
        <w:r w:rsidR="00A54BB9">
          <w:rPr>
            <w:rFonts w:hint="eastAsia"/>
          </w:rPr>
          <w:instrText>、</w:instrText>
        </w:r>
        <w:r w:rsidR="00A54BB9">
          <w: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instrText>
        </w:r>
        <w:r w:rsidR="00A54BB9">
          <w:rPr>
            <w:rFonts w:hint="eastAsia"/>
          </w:rPr>
          <w:instrText>—</w:instrText>
        </w:r>
        <w:r w:rsidR="00A54BB9">
          <w: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A54BB9">
          <w:rPr>
            <w:rFonts w:ascii="Apple Color Emoji" w:hAnsi="Apple Color Emoji" w:cs="Apple Color Emoji"/>
          </w:rPr>
          <w:instrText>📊</w:instrText>
        </w:r>
        <w:r w:rsidR="00A54BB9">
          <w:instrText>","call-number":"3","container-title":"Asia Pacific Journal of Management","DOI":"10.1007/s10490-008-9110-7","ISSN":"1572-9958","issue":"1","journalAbbreviation":"Asia Pac J Manag","language":"en","note":"</w:instrText>
        </w:r>
        <w:r w:rsidR="00A54BB9">
          <w:rPr>
            <w:rFonts w:ascii="Apple Color Emoji" w:hAnsi="Apple Color Emoji" w:cs="Apple Color Emoji"/>
          </w:rPr>
          <w:instrText>🏷️</w:instrText>
        </w:r>
        <w:r w:rsidR="00A54BB9">
          <w:instrText xml:space="preserve"> /reading</w:instrText>
        </w:r>
        <w:r w:rsidR="00A54BB9">
          <w:rPr>
            <w:rFonts w:hint="eastAsia"/>
          </w:rPr>
          <w:instrText>、</w:instrText>
        </w:r>
        <w:r w:rsidR="00A54BB9">
          <w:instrText>Research</w:instrText>
        </w:r>
        <w:r w:rsidR="00A54BB9">
          <w:rPr>
            <w:rFonts w:hint="eastAsia"/>
          </w:rPr>
          <w:instrText>、</w:instrText>
        </w:r>
        <w:r w:rsidR="00A54BB9">
          <w:rPr>
            <w:rFonts w:ascii="Apple Color Emoji" w:hAnsi="Apple Color Emoji" w:cs="Apple Color Emoji"/>
          </w:rPr>
          <w:instrText>🤖️</w:instrText>
        </w:r>
        <w:r w:rsidR="00A54BB9">
          <w:rPr>
            <w:rFonts w:hint="eastAsia"/>
          </w:rPr>
          <w:instrText>、</w:instrText>
        </w:r>
        <w:r w:rsidR="00A54BB9">
          <w:instrText>Competitive dynamics</w:instrText>
        </w:r>
        <w:r w:rsidR="00A54BB9">
          <w:rPr>
            <w:rFonts w:hint="eastAsia"/>
          </w:rPr>
          <w:instrText>、</w:instrText>
        </w:r>
        <w:r w:rsidR="00A54BB9">
          <w:instrText>Publishing</w:instrText>
        </w:r>
        <w:r w:rsidR="00A54BB9">
          <w:rPr>
            <w:rFonts w:hint="eastAsia"/>
          </w:rPr>
          <w:instrText>、</w:instrText>
        </w:r>
        <w:r w:rsidR="00A54BB9">
          <w:instrText>Strategic</w:instrText>
        </w:r>
        <w:r w:rsidR="00A54BB9">
          <w:rPr>
            <w:rFonts w:hint="eastAsia"/>
          </w:rPr>
          <w:instrText xml:space="preserve"> management</w:instrText>
        </w:r>
        <w:r w:rsidR="00A54BB9">
          <w:rPr>
            <w:rFonts w:hint="eastAsia"/>
          </w:rPr>
          <w:instrText>、</w:instrText>
        </w:r>
        <w:r w:rsidR="00A54BB9">
          <w:rPr>
            <w:rFonts w:hint="eastAsia"/>
          </w:rPr>
          <w:instrText>U.S.-based journal","page":"5-25","source":"9.7 (Q1)","title":"Competitive dynamics research: An insider</w:instrText>
        </w:r>
        <w:r w:rsidR="00A54BB9">
          <w:rPr>
            <w:rFonts w:hint="eastAsia"/>
          </w:rPr>
          <w:instrText>’</w:instrText>
        </w:r>
        <w:r w:rsidR="00A54BB9">
          <w:rPr>
            <w:rFonts w:hint="eastAsia"/>
          </w:rPr>
          <w:instrText>s odyssey","title-short":"Competitive dynamics research","URL":"https://doi.org/10.1007/s10490-008-9110-7","volume":"26","author":[{"famil</w:instrText>
        </w:r>
        <w:r w:rsidR="00A54BB9">
          <w:instrText xml:space="preserve">y":"Chen","given":"Ming-Jer"}],"accessed":{"date-parts":[["2026",7,27]]},"issued":{"date-parts":[["2009",3,1]]}}}],"schema":"https://github.com/citation-style-language/schema/raw/master/csl-citation.json"} </w:instrText>
        </w:r>
        <w:r w:rsidR="00A54BB9">
          <w:fldChar w:fldCharType="separate"/>
        </w:r>
        <w:r w:rsidR="00A54BB9">
          <w:rPr>
            <w:noProof/>
          </w:rPr>
          <w:t>(Chen et al. 2007; Chen 2009)</w:t>
        </w:r>
        <w:r w:rsidR="00A54BB9">
          <w:fldChar w:fldCharType="end"/>
        </w:r>
      </w:ins>
      <w:del w:id="11" w:author="Dylan CHEN" w:date="2026-08-30T16:23:00Z" w16du:dateUtc="2026-08-30T08:23:00Z">
        <w:r w:rsidRPr="00AE0684" w:rsidDel="00A54BB9">
          <w:delText>(Chen et al. 2007; Chen 2009)</w:delText>
        </w:r>
      </w:del>
      <w:r w:rsidRPr="00AE0684">
        <w:t xml:space="preserve">, under which contributors treat the AI answer as any competing contribution, and draw on the distinction between fast and slow thinking </w:t>
      </w:r>
      <w:ins w:id="12" w:author="Dylan CHEN" w:date="2026-08-30T16:23:00Z" w16du:dateUtc="2026-08-30T08:23:00Z">
        <w:r w:rsidR="00A54BB9">
          <w:fldChar w:fldCharType="begin"/>
        </w:r>
        <w:r w:rsidR="00A54BB9">
          <w:instrText xml:space="preserve"> ADDIN ZOTERO_ITEM CSL_CITATION {"citationID":"HbqYHzJe","properties":{"unsorted":false,"formattedCitation":"(Evans &amp; Stanovich 2013; Kahneman 2003, 2011)","plainCitation":"(Evans &amp; Stanovich 2013; Kahneman 2003, 2011)","noteIndex":0},"citationItems":[{"i</w:instrText>
        </w:r>
        <w:r w:rsidR="00A54BB9">
          <w:rPr>
            <w:rFonts w:hint="eastAsia"/>
          </w:rPr>
          <w:instrText>d":167162,"uris":["http://zotero.org/users/8905122/items/MLPZAYYR"],"itemData":{"id":167162,"type":"article-journal","abstract":"</w:instrText>
        </w:r>
        <w:r w:rsidR="00A54BB9">
          <w:rPr>
            <w:rFonts w:hint="eastAsia"/>
          </w:rPr>
          <w:instrText>抽象的</w:instrText>
        </w:r>
        <w:r w:rsidR="00A54BB9">
          <w:rPr>
            <w:rFonts w:hint="eastAsia"/>
          </w:rPr>
          <w:instrText>Dual-process and dual-system theories in both cognitive and social psychology have been subjected to a number of recently p</w:instrText>
        </w:r>
        <w:r w:rsidR="00A54BB9">
          <w:instrText>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w:instrText>
        </w:r>
        <w:r w:rsidR="00A54BB9">
          <w:rPr>
            <w:rFonts w:hint="eastAsia"/>
          </w:rPr>
          <w:instrText xml:space="preserve"> memory.</w:instrText>
        </w:r>
        <w:r w:rsidR="00A54BB9">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A54BB9">
          <w:rPr>
            <w:rFonts w:hint="eastAsia"/>
          </w:rPr>
          <w:instrText>1</w:instrText>
        </w:r>
        <w:r w:rsidR="00A54BB9">
          <w:rPr>
            <w:rFonts w:hint="eastAsia"/>
          </w:rPr>
          <w:instrText>）默认产生默认反应，除非受到独特的、更高阶的推理加工（类型</w:instrText>
        </w:r>
        <w:r w:rsidR="00A54BB9">
          <w:rPr>
            <w:rFonts w:hint="eastAsia"/>
          </w:rPr>
          <w:instrText>2</w:instrText>
        </w:r>
        <w:r w:rsidR="00A54BB9">
          <w:rPr>
            <w:rFonts w:hint="eastAsia"/>
          </w:rPr>
          <w:instrText>）的干预。二者的区别在于，类型</w:instrText>
        </w:r>
        <w:r w:rsidR="00A54BB9">
          <w:rPr>
            <w:rFonts w:hint="eastAsia"/>
          </w:rPr>
          <w:instrText>2</w:instrText>
        </w:r>
        <w:r w:rsidR="00A54BB9">
          <w:rPr>
            <w:rFonts w:hint="eastAsia"/>
          </w:rPr>
          <w:instrText>加工支持假设性思维，并且会大量占用工作记忆。</w:instrText>
        </w:r>
        <w:r w:rsidR="00A54BB9">
          <w:instrText xml:space="preserve">","archive_location":"3296 </w:instrText>
        </w:r>
        <w:r w:rsidR="00A54BB9">
          <w:rPr>
            <w:rFonts w:ascii="Apple Color Emoji" w:hAnsi="Apple Color Emoji" w:cs="Apple Color Emoji"/>
          </w:rPr>
          <w:instrText>📊</w:instrText>
        </w:r>
        <w:r w:rsidR="00A54BB9">
          <w:instrText>","call-number":"1","container-title":"Perspectives on Psychological Science","DOI":"10.1177/1745691612460685","ISSN":"1745-6916","issue":"3","journalAbbreviation":"Perspect Psychol Sci","language":"en","note":"</w:instrText>
        </w:r>
        <w:r w:rsidR="00A54BB9">
          <w:rPr>
            <w:rFonts w:ascii="Apple Color Emoji" w:hAnsi="Apple Color Emoji" w:cs="Apple Color Emoji"/>
          </w:rPr>
          <w:instrText>🏷️</w:instrText>
        </w:r>
        <w:r w:rsidR="00A54BB9">
          <w:instrText xml:space="preserve"> /reading</w:instrText>
        </w:r>
        <w:r w:rsidR="00A54BB9">
          <w:rPr>
            <w:rFonts w:hint="eastAsia"/>
          </w:rPr>
          <w:instrText>、</w:instrText>
        </w:r>
        <w:r w:rsidR="00A54BB9">
          <w:rPr>
            <w:rFonts w:ascii="Apple Color Emoji" w:hAnsi="Apple Color Emoji" w:cs="Apple Color Emoji"/>
          </w:rPr>
          <w:instrText>🤖️</w:instrText>
        </w:r>
        <w:r w:rsidR="00A54BB9">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A54BB9">
          <w:rPr>
            <w:rFonts w:ascii="Apple Color Emoji" w:hAnsi="Apple Color Emoji" w:cs="Apple Color Emoji"/>
          </w:rPr>
          <w:instrText>📊</w:instrText>
        </w:r>
        <w:r w:rsidR="00A54BB9">
          <w:instrText>","call-number":"1","container-title":"American Psychologist","DOI":"10.1037/0003-066X.58.9.697","ISSN":"1935-990X","issue":"9","language":"en","note":"</w:instrText>
        </w:r>
        <w:r w:rsidR="00A54BB9">
          <w:rPr>
            <w:rFonts w:ascii="Apple Color Emoji" w:hAnsi="Apple Color Emoji" w:cs="Apple Color Emoji"/>
          </w:rPr>
          <w:instrText>🏷️</w:instrText>
        </w:r>
        <w:r w:rsidR="00A54BB9">
          <w:instrText xml:space="preserve"> /unread</w:instrText>
        </w:r>
        <w:r w:rsidR="00A54BB9">
          <w:rPr>
            <w:rFonts w:hint="eastAsia"/>
          </w:rPr>
          <w:instrText>、</w:instrText>
        </w:r>
        <w:r w:rsidR="00A54BB9">
          <w:instrText>Choice Behavior</w:instrText>
        </w:r>
        <w:r w:rsidR="00A54BB9">
          <w:rPr>
            <w:rFonts w:hint="eastAsia"/>
          </w:rPr>
          <w:instrText>、</w:instrText>
        </w:r>
        <w:r w:rsidR="00A54BB9">
          <w:instrText>Decision Making</w:instrText>
        </w:r>
        <w:r w:rsidR="00A54BB9">
          <w:rPr>
            <w:rFonts w:hint="eastAsia"/>
          </w:rPr>
          <w:instrText>、</w:instrText>
        </w:r>
        <w:r w:rsidR="00A54BB9">
          <w:instrText>Judgment</w:instrText>
        </w:r>
        <w:r w:rsidR="00A54BB9">
          <w:rPr>
            <w:rFonts w:hint="eastAsia"/>
          </w:rPr>
          <w:instrText>、</w:instrText>
        </w:r>
        <w:r w:rsidR="00A54BB9">
          <w:instrText>Intuition</w:instrText>
        </w:r>
        <w:r w:rsidR="00A54BB9">
          <w:rPr>
            <w:rFonts w:hint="eastAsia"/>
          </w:rPr>
          <w:instrText>、</w:instrText>
        </w:r>
        <w:r w:rsidR="00A54BB9">
          <w:instrText>Rationality</w:instrText>
        </w:r>
        <w:r w:rsidR="00A54BB9">
          <w:rPr>
            <w:rFonts w:hint="eastAsia"/>
          </w:rPr>
          <w:instrText>、</w:instrText>
        </w:r>
        <w:r w:rsidR="00A54BB9">
          <w: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instrText>
        </w:r>
        <w:r w:rsidR="00A54BB9">
          <w:rPr>
            <w:rFonts w:ascii="Apple Color Emoji" w:hAnsi="Apple Color Emoji" w:cs="Apple Color Emoji"/>
          </w:rPr>
          <w:instrText>🏷️</w:instrText>
        </w:r>
        <w:r w:rsidR="00A54BB9">
          <w:instrText xml:space="preserve"> /reading","title":"Thinking, fast and slow","author":[{"family":"Kahneman","given":"Daniel"}],"issued":{"date-parts":[["2011"]]}}}],"schema":"https://github.com/citation-style-language/schema/raw/master/csl-citation.json"} </w:instrText>
        </w:r>
        <w:r w:rsidR="00A54BB9">
          <w:fldChar w:fldCharType="separate"/>
        </w:r>
        <w:r w:rsidR="00A54BB9">
          <w:rPr>
            <w:noProof/>
          </w:rPr>
          <w:t>(Evans &amp; Stanovich 2013; Kahneman 2003, 2011)</w:t>
        </w:r>
        <w:r w:rsidR="00A54BB9">
          <w:fldChar w:fldCharType="end"/>
        </w:r>
      </w:ins>
      <w:del w:id="13" w:author="Dylan CHEN" w:date="2026-08-30T16:23:00Z" w16du:dateUtc="2026-08-30T08:23:00Z">
        <w:r w:rsidRPr="00AE0684" w:rsidDel="00A54BB9">
          <w:delText>(Evans &amp; Stanovich 2013; Kahneman 2003, 2011)</w:delText>
        </w:r>
      </w:del>
      <w:r w:rsidRPr="00AE0684">
        <w:t xml:space="preserve"> to explain why different features of that competitor are read differently and bear on different decisions. We distinguish two features. The AI label is the visible marker of machine authorship; it does not vary in degree and carries whatever a community already believes about AI. The AI content is what the AI </w:t>
      </w:r>
      <w:proofErr w:type="gramStart"/>
      <w:r w:rsidRPr="00AE0684">
        <w:t>actually wrote</w:t>
      </w:r>
      <w:proofErr w:type="gramEnd"/>
      <w:r w:rsidRPr="00AE0684">
        <w:t xml:space="preserve">, captured by its length and quality, and varies across answers. </w:t>
      </w:r>
      <w:r w:rsidRPr="00325599">
        <w:t xml:space="preserve">In a community that regards AI-generated technical answers with skepticism, and such skepticism has an empirical basis given that a majority of ChatGPT answers to programming questions have been found to contain incorrect information </w:t>
      </w:r>
      <w:ins w:id="14" w:author="Dylan CHEN" w:date="2026-08-30T16:23:00Z" w16du:dateUtc="2026-08-30T08:23:00Z">
        <w:r w:rsidR="00A54BB9" w:rsidRPr="00E55C5E">
          <w:rPr>
            <w:rFonts w:eastAsia="DengXian"/>
            <w:kern w:val="2"/>
            <w14:ligatures w14:val="standardContextual"/>
          </w:rPr>
          <w:fldChar w:fldCharType="begin"/>
        </w:r>
        <w:r w:rsidR="00A54BB9">
          <w:rPr>
            <w:rFonts w:eastAsia="DengXian"/>
            <w:kern w:val="2"/>
            <w14:ligatures w14:val="standardContextual"/>
          </w:rPr>
          <w:instrText xml:space="preserve"> ADDIN ZOTERO_ITEM CSL_CITATION {"citationID":"FluRE6Pa","properties":{"unsorted":false,"formattedCitation":"(Kabir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A54BB9">
          <w:rPr>
            <w:rFonts w:ascii="Apple Color Emoji" w:eastAsia="DengXian" w:hAnsi="Apple Color Emoji" w:cs="Apple Color Emoji"/>
            <w:kern w:val="2"/>
            <w14:ligatures w14:val="standardContextual"/>
          </w:rPr>
          <w:instrText>📊</w:instrText>
        </w:r>
        <w:r w:rsidR="00A54BB9">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A54BB9">
          <w:rPr>
            <w:rFonts w:ascii="Apple Color Emoji" w:eastAsia="DengXian" w:hAnsi="Apple Color Emoji" w:cs="Apple Color Emoji"/>
            <w:kern w:val="2"/>
            <w14:ligatures w14:val="standardContextual"/>
          </w:rPr>
          <w:instrText>🏷️</w:instrText>
        </w:r>
        <w:r w:rsidR="00A54BB9">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A54BB9" w:rsidRPr="00E55C5E">
          <w:rPr>
            <w:rFonts w:eastAsia="DengXian"/>
            <w:kern w:val="2"/>
            <w14:ligatures w14:val="standardContextual"/>
          </w:rPr>
          <w:fldChar w:fldCharType="separate"/>
        </w:r>
        <w:r w:rsidR="00A54BB9">
          <w:rPr>
            <w:rFonts w:eastAsia="DengXian"/>
            <w:noProof/>
            <w:kern w:val="2"/>
            <w14:ligatures w14:val="standardContextual"/>
          </w:rPr>
          <w:t>(Kabir et al. 2024)</w:t>
        </w:r>
        <w:r w:rsidR="00A54BB9" w:rsidRPr="00E55C5E">
          <w:rPr>
            <w:rFonts w:eastAsia="DengXian"/>
            <w:kern w:val="2"/>
            <w14:ligatures w14:val="standardContextual"/>
          </w:rPr>
          <w:fldChar w:fldCharType="end"/>
        </w:r>
      </w:ins>
      <w:del w:id="15" w:author="Dylan CHEN" w:date="2026-08-30T16:23:00Z" w16du:dateUtc="2026-08-30T08:23:00Z">
        <w:r w:rsidRPr="00325599" w:rsidDel="00A54BB9">
          <w:delText>(Kabir et al. 2024)</w:delText>
        </w:r>
      </w:del>
      <w:r w:rsidRPr="00325599">
        <w:t>, these features need not push the same way. The label can invite a human to step in, the length can crowd that human out, and the quality can give a contributor something to build on. The net effect depends on how these features combine.</w:t>
      </w:r>
    </w:p>
    <w:p w14:paraId="49F84789" w14:textId="6ABB1239" w:rsidR="001E325D" w:rsidRPr="00AE0684" w:rsidRDefault="001E325D" w:rsidP="00AE0684">
      <w:pPr>
        <w:pStyle w:val="Paragraph0"/>
      </w:pPr>
      <w:r w:rsidRPr="00AE0684">
        <w:t xml:space="preserve">We test this account using a randomized field experiment at SegmentFault, a leading Chinese technical Q&amp;A community. Beginning in September 2023, the platform randomly assigned each newly posted question either a labeled internal GenAI answer or none. </w:t>
      </w:r>
      <w:ins w:id="16" w:author="Dylan CHEN" w:date="2026-08-30T17:37:00Z" w16du:dateUtc="2026-08-30T09:37:00Z">
        <w:r w:rsidR="0023169B" w:rsidRPr="0023169B">
          <w:t xml:space="preserve">Because </w:t>
        </w:r>
        <w:r w:rsidR="0023169B" w:rsidRPr="0023169B">
          <w:lastRenderedPageBreak/>
          <w:t>external GenAI remained available for private use in both conditions and continued to divert demand from the community, our estimates capture the incremental effect of adding internal GenAI rather than the effect of GenAI relative to an AI-free environment.</w:t>
        </w:r>
        <w:r w:rsidR="0023169B">
          <w:t xml:space="preserve"> </w:t>
        </w:r>
      </w:ins>
      <w:r w:rsidRPr="00AE0684">
        <w:t xml:space="preserve">Two features make the setting well suited to our question. First, the AI answer is explicitly labeled, so the AI label is observable to both community members and us, unlike external GenAI consulted privately. Second, because the label is fixed while content varies across questions, the design </w:t>
      </w:r>
      <w:r>
        <w:rPr>
          <w:rFonts w:hint="eastAsia"/>
        </w:rPr>
        <w:t>allows</w:t>
      </w:r>
      <w:r w:rsidRPr="00AE0684">
        <w:t xml:space="preserve"> us</w:t>
      </w:r>
      <w:r>
        <w:rPr>
          <w:rFonts w:hint="eastAsia"/>
        </w:rPr>
        <w:t xml:space="preserve"> to</w:t>
      </w:r>
      <w:r w:rsidRPr="00AE0684">
        <w:t xml:space="preserve"> trace how human contribution moves with the measurable characteristics of the AI answer.</w:t>
      </w:r>
    </w:p>
    <w:p w14:paraId="6231886B" w14:textId="4203A66F" w:rsidR="001E325D" w:rsidRPr="00325599" w:rsidRDefault="001E325D" w:rsidP="001E325D">
      <w:pPr>
        <w:pStyle w:val="Paragraph0"/>
      </w:pPr>
      <w:r w:rsidRPr="00325599">
        <w:t xml:space="preserve">Our results show that the AI label and the AI content move human contribution in opposing directions, and that they act on different decisions. On entry, human answer supply rises with the presence of the AI label, consistent with contributors treating a labeled machine answer as a weak </w:t>
      </w:r>
      <w:r>
        <w:rPr>
          <w:rFonts w:hint="eastAsia"/>
        </w:rPr>
        <w:t>competitor</w:t>
      </w:r>
      <w:r w:rsidRPr="00325599">
        <w:t xml:space="preserve"> worth answering over, while a longer AI answer lowers supply. On crafting, a higher-quality AI answer is associated with higher-quality first human answers, consistent with contributors reusing the AI answer</w:t>
      </w:r>
      <w:r>
        <w:t>’</w:t>
      </w:r>
      <w:r w:rsidRPr="00325599">
        <w:t xml:space="preserve">s sound material and following the direction it establishes rather than starting from a blank page. This pattern follows directly from our account: the feature registered </w:t>
      </w:r>
      <w:proofErr w:type="gramStart"/>
      <w:r w:rsidRPr="00325599">
        <w:t>at a glance</w:t>
      </w:r>
      <w:proofErr w:type="gramEnd"/>
      <w:r w:rsidRPr="00325599">
        <w:t>, the label, governs whether a person enters, while the feature apparent only on closer reading, quality, governs how good the answer they produce becomes. The absence of a supply response to quality is consistent with quality being assessed only after a contributor has already committed to answering. Because AI answers in our setting typically carry substantial content, the length relationship dominates the label on supply, so the average effect on supply is negative even as the label alone works in the opposite direction.</w:t>
      </w:r>
    </w:p>
    <w:p w14:paraId="214B6DEE" w14:textId="77777777" w:rsidR="001E325D" w:rsidRDefault="001E325D" w:rsidP="001E325D">
      <w:pPr>
        <w:pStyle w:val="Paragraph0"/>
      </w:pPr>
      <w:r w:rsidRPr="00325599">
        <w:t xml:space="preserve">This paper makes three contributions. First, we distinguish the roles of the AI label and the AI content in shaping human contribution, which the external-tool literature cannot do because there the AI is either an invisible drafting aid or a private substitute that never appears inside the </w:t>
      </w:r>
      <w:r w:rsidRPr="00325599">
        <w:lastRenderedPageBreak/>
        <w:t>community as an identified author. Because the label is fixed and the content varies, we recover the role of the label by tracing how contribution responds to the AI answer</w:t>
      </w:r>
      <w:r>
        <w:t>’</w:t>
      </w:r>
      <w:r w:rsidRPr="00325599">
        <w:t>s content and characterizing what remains as content diminishes, an approach the labeled deployment makes available to us. Second, because our estimates tie the effect to the measurable characteristics of the AI answer rather than to a fixed average, the account is forward-looking; as AI capability advances and answers grow longer and better, one can ask how human contribution should respond, while recognizing that the label</w:t>
      </w:r>
      <w:r>
        <w:t>’</w:t>
      </w:r>
      <w:r w:rsidRPr="00325599">
        <w:t>s role is contingent on community beliefs that may themselves change. Third, for practice, we show that platforms can manage the AI label and the amount of AI content as two independent choices. Regardless of the precise beliefs that drive the label</w:t>
      </w:r>
      <w:r>
        <w:t>’</w:t>
      </w:r>
      <w:r w:rsidRPr="00325599">
        <w:t xml:space="preserve">s effect, we recommend that platforms manage the visible extent of AI content and the labeling of AI authorship as </w:t>
      </w:r>
      <w:r>
        <w:rPr>
          <w:rFonts w:hint="eastAsia"/>
        </w:rPr>
        <w:t>separate</w:t>
      </w:r>
      <w:r w:rsidRPr="00325599">
        <w:t xml:space="preserve"> decisions, because a platform can improve a capable internal GenAI to raise human answer quality without necessarily discouraging participation.</w:t>
      </w:r>
    </w:p>
    <w:p w14:paraId="65C4FD01" w14:textId="77777777" w:rsidR="001E325D" w:rsidRPr="00325599" w:rsidRDefault="001E325D" w:rsidP="001E325D">
      <w:pPr>
        <w:pStyle w:val="Paragraph0"/>
      </w:pPr>
      <w:r w:rsidRPr="00325599">
        <w:t>The remainder of the paper proceeds as follows. Section 2 reviews the literature on GenAI in online Q&amp;A communities and on human responses to prior and machine-generated contributions. Section 3 develops the hypotheses. Section 4 describes the research context. Section 5 presents the empirical strategy, Section 6 reports the results and mechanism tests, and Section 7 discusses the findings, their limitations, and their implications.</w:t>
      </w:r>
    </w:p>
    <w:p w14:paraId="54DB66C0" w14:textId="446C8C08" w:rsidR="00F40939" w:rsidRPr="00015210" w:rsidRDefault="00F40939" w:rsidP="0057336B">
      <w:pPr>
        <w:pStyle w:val="Heading1"/>
      </w:pPr>
      <w:bookmarkStart w:id="17" w:name="OLE_LINK13"/>
      <w:bookmarkEnd w:id="2"/>
      <w:r w:rsidRPr="00015210">
        <w:t>Literature Review</w:t>
      </w:r>
    </w:p>
    <w:p w14:paraId="1B2AC68D" w14:textId="36891E71" w:rsidR="00E912B4" w:rsidRPr="00015210" w:rsidRDefault="00B369E9" w:rsidP="00D2526D">
      <w:pPr>
        <w:pStyle w:val="Paragraph0"/>
        <w:ind w:firstLine="360"/>
        <w:sectPr w:rsidR="00E912B4" w:rsidRPr="00015210" w:rsidSect="00E912B4">
          <w:pgSz w:w="12240" w:h="15840" w:code="1"/>
          <w:pgMar w:top="1440" w:right="1440" w:bottom="1440" w:left="1440" w:header="720" w:footer="144" w:gutter="0"/>
          <w:cols w:space="720"/>
          <w:docGrid w:linePitch="299"/>
        </w:sectPr>
      </w:pPr>
      <w:r w:rsidRPr="00D2526D">
        <w:t xml:space="preserve">Our study draws on </w:t>
      </w:r>
      <w:del w:id="18" w:author="Dylan CHEN" w:date="2026-08-30T20:14:00Z" w16du:dateUtc="2026-08-30T12:14:00Z">
        <w:r w:rsidRPr="00D2526D" w:rsidDel="000C569E">
          <w:rPr>
            <w:rFonts w:hint="eastAsia"/>
          </w:rPr>
          <w:delText xml:space="preserve">three </w:delText>
        </w:r>
      </w:del>
      <w:ins w:id="19" w:author="Dylan CHEN" w:date="2026-08-30T20:14:00Z" w16du:dateUtc="2026-08-30T12:14:00Z">
        <w:r w:rsidR="000C569E">
          <w:rPr>
            <w:rFonts w:hint="eastAsia"/>
          </w:rPr>
          <w:t xml:space="preserve">two </w:t>
        </w:r>
      </w:ins>
      <w:r w:rsidRPr="00D2526D">
        <w:t xml:space="preserve">literatures. The first concerns how </w:t>
      </w:r>
      <w:r>
        <w:rPr>
          <w:rFonts w:hint="eastAsia"/>
        </w:rPr>
        <w:t>Gen</w:t>
      </w:r>
      <w:r w:rsidRPr="00D2526D">
        <w:t xml:space="preserve">AI has reshaped online Q&amp;A communities; we organize this literature by the structural role AI </w:t>
      </w:r>
      <w:r w:rsidR="007F6CCB">
        <w:t>plays</w:t>
      </w:r>
      <w:r w:rsidRPr="00D2526D">
        <w:t>, because that role determines both what each study is able to identify and what it necessarily leaves open. The second concerns what drives a community answerer</w:t>
      </w:r>
      <w:r>
        <w:t>’</w:t>
      </w:r>
      <w:r w:rsidRPr="00D2526D">
        <w:t xml:space="preserve">s decision to answer a question that already </w:t>
      </w:r>
      <w:r>
        <w:rPr>
          <w:rFonts w:hint="eastAsia"/>
        </w:rPr>
        <w:t>has</w:t>
      </w:r>
      <w:r w:rsidRPr="00D2526D">
        <w:t xml:space="preserve"> prior contributions.</w:t>
      </w:r>
      <w:del w:id="20" w:author="Dylan CHEN" w:date="2026-08-30T20:14:00Z" w16du:dateUtc="2026-08-30T12:14:00Z">
        <w:r w:rsidRPr="00D2526D" w:rsidDel="000C569E">
          <w:delText xml:space="preserve"> The third, on human responses to identified machine agents, bridges the first two.</w:delText>
        </w:r>
      </w:del>
      <w:bookmarkEnd w:id="17"/>
    </w:p>
    <w:p w14:paraId="530FD548" w14:textId="2479E853" w:rsidR="00E912B4" w:rsidRPr="00015210" w:rsidRDefault="00E912B4" w:rsidP="00E912B4">
      <w:pPr>
        <w:pStyle w:val="TableFiguretitle"/>
      </w:pPr>
      <w:bookmarkStart w:id="21" w:name="_Ref177391594"/>
      <w:bookmarkStart w:id="22" w:name="_Ref177391587"/>
      <w:r w:rsidRPr="00015210">
        <w:lastRenderedPageBreak/>
        <w:t xml:space="preserve">Table </w:t>
      </w:r>
      <w:fldSimple w:instr=" SEQ Table \* ARABIC ">
        <w:r w:rsidR="002F400D">
          <w:rPr>
            <w:noProof/>
          </w:rPr>
          <w:t>1</w:t>
        </w:r>
      </w:fldSimple>
      <w:bookmarkEnd w:id="21"/>
      <w:r w:rsidRPr="00015210">
        <w:t xml:space="preserve">. </w:t>
      </w:r>
      <w:bookmarkEnd w:id="22"/>
      <w:r w:rsidRPr="00015210">
        <w:t>Summary of empirical research on the effects of generative AI on online Q&amp;A communities</w:t>
      </w:r>
    </w:p>
    <w:tbl>
      <w:tblPr>
        <w:tblW w:w="4965" w:type="pct"/>
        <w:jc w:val="center"/>
        <w:tblLayout w:type="fixed"/>
        <w:tblCellMar>
          <w:left w:w="14" w:type="dxa"/>
          <w:right w:w="14" w:type="dxa"/>
        </w:tblCellMar>
        <w:tblLook w:val="04A0" w:firstRow="1" w:lastRow="0" w:firstColumn="1" w:lastColumn="0" w:noHBand="0" w:noVBand="1"/>
      </w:tblPr>
      <w:tblGrid>
        <w:gridCol w:w="2330"/>
        <w:gridCol w:w="2160"/>
        <w:gridCol w:w="1890"/>
        <w:gridCol w:w="900"/>
        <w:gridCol w:w="956"/>
        <w:gridCol w:w="2734"/>
        <w:gridCol w:w="1879"/>
      </w:tblGrid>
      <w:tr w:rsidR="00E912B4" w:rsidRPr="00015210" w14:paraId="6E74DCDC" w14:textId="77777777" w:rsidTr="00AE0684">
        <w:trPr>
          <w:trHeight w:val="36"/>
          <w:jc w:val="center"/>
        </w:trPr>
        <w:tc>
          <w:tcPr>
            <w:tcW w:w="2330" w:type="dxa"/>
            <w:tcBorders>
              <w:top w:val="single" w:sz="8" w:space="0" w:color="auto"/>
              <w:left w:val="single" w:sz="8" w:space="0" w:color="auto"/>
              <w:bottom w:val="single" w:sz="8" w:space="0" w:color="auto"/>
              <w:right w:val="single" w:sz="8" w:space="0" w:color="auto"/>
            </w:tcBorders>
            <w:vAlign w:val="center"/>
            <w:hideMark/>
          </w:tcPr>
          <w:p w14:paraId="2175FEA1" w14:textId="77777777" w:rsidR="00E912B4" w:rsidRPr="00015210" w:rsidRDefault="00E912B4" w:rsidP="00DE134C">
            <w:pPr>
              <w:jc w:val="center"/>
              <w:rPr>
                <w:b/>
                <w:bCs/>
                <w:color w:val="000000"/>
                <w:sz w:val="18"/>
                <w:szCs w:val="18"/>
              </w:rPr>
            </w:pPr>
            <w:r w:rsidRPr="00015210">
              <w:rPr>
                <w:b/>
                <w:bCs/>
                <w:color w:val="000000"/>
                <w:sz w:val="18"/>
                <w:szCs w:val="18"/>
              </w:rPr>
              <w:t>Study</w:t>
            </w:r>
          </w:p>
        </w:tc>
        <w:tc>
          <w:tcPr>
            <w:tcW w:w="2160" w:type="dxa"/>
            <w:tcBorders>
              <w:top w:val="single" w:sz="8" w:space="0" w:color="auto"/>
              <w:left w:val="nil"/>
              <w:bottom w:val="single" w:sz="8" w:space="0" w:color="auto"/>
              <w:right w:val="single" w:sz="8" w:space="0" w:color="auto"/>
            </w:tcBorders>
            <w:vAlign w:val="center"/>
            <w:hideMark/>
          </w:tcPr>
          <w:p w14:paraId="46B6274D" w14:textId="77777777" w:rsidR="00E912B4" w:rsidRPr="00015210" w:rsidRDefault="00E912B4" w:rsidP="00DE134C">
            <w:pPr>
              <w:jc w:val="center"/>
              <w:rPr>
                <w:b/>
                <w:bCs/>
                <w:color w:val="000000"/>
                <w:sz w:val="18"/>
                <w:szCs w:val="18"/>
              </w:rPr>
            </w:pPr>
            <w:r w:rsidRPr="00015210">
              <w:rPr>
                <w:b/>
                <w:bCs/>
                <w:color w:val="000000"/>
                <w:sz w:val="18"/>
                <w:szCs w:val="18"/>
              </w:rPr>
              <w:t>Platform (domain)</w:t>
            </w:r>
          </w:p>
        </w:tc>
        <w:tc>
          <w:tcPr>
            <w:tcW w:w="1890" w:type="dxa"/>
            <w:tcBorders>
              <w:top w:val="single" w:sz="8" w:space="0" w:color="auto"/>
              <w:left w:val="nil"/>
              <w:bottom w:val="single" w:sz="8" w:space="0" w:color="auto"/>
              <w:right w:val="single" w:sz="8" w:space="0" w:color="auto"/>
            </w:tcBorders>
            <w:vAlign w:val="center"/>
            <w:hideMark/>
          </w:tcPr>
          <w:p w14:paraId="550E9362" w14:textId="77777777" w:rsidR="00E912B4" w:rsidRPr="00015210" w:rsidRDefault="00E912B4" w:rsidP="00DE134C">
            <w:pPr>
              <w:jc w:val="center"/>
              <w:rPr>
                <w:b/>
                <w:bCs/>
                <w:color w:val="000000"/>
                <w:sz w:val="18"/>
                <w:szCs w:val="18"/>
              </w:rPr>
            </w:pPr>
            <w:r w:rsidRPr="00015210">
              <w:rPr>
                <w:b/>
                <w:bCs/>
                <w:color w:val="000000"/>
                <w:sz w:val="18"/>
                <w:szCs w:val="18"/>
              </w:rPr>
              <w:t>Source of variation</w:t>
            </w:r>
          </w:p>
        </w:tc>
        <w:tc>
          <w:tcPr>
            <w:tcW w:w="900" w:type="dxa"/>
            <w:tcBorders>
              <w:top w:val="single" w:sz="8" w:space="0" w:color="auto"/>
              <w:left w:val="nil"/>
              <w:bottom w:val="single" w:sz="8" w:space="0" w:color="auto"/>
              <w:right w:val="single" w:sz="8" w:space="0" w:color="auto"/>
            </w:tcBorders>
            <w:vAlign w:val="center"/>
            <w:hideMark/>
          </w:tcPr>
          <w:p w14:paraId="2B38EB59" w14:textId="77777777" w:rsidR="00E912B4" w:rsidRPr="00015210" w:rsidRDefault="00E912B4" w:rsidP="00DE134C">
            <w:pPr>
              <w:jc w:val="center"/>
              <w:rPr>
                <w:b/>
                <w:bCs/>
                <w:color w:val="000000"/>
                <w:sz w:val="18"/>
                <w:szCs w:val="18"/>
              </w:rPr>
            </w:pPr>
            <w:r w:rsidRPr="00015210">
              <w:rPr>
                <w:b/>
                <w:bCs/>
                <w:color w:val="000000"/>
                <w:sz w:val="18"/>
                <w:szCs w:val="18"/>
              </w:rPr>
              <w:t>Unit of analysis</w:t>
            </w:r>
          </w:p>
        </w:tc>
        <w:tc>
          <w:tcPr>
            <w:tcW w:w="956" w:type="dxa"/>
            <w:tcBorders>
              <w:top w:val="single" w:sz="8" w:space="0" w:color="auto"/>
              <w:left w:val="nil"/>
              <w:bottom w:val="single" w:sz="8" w:space="0" w:color="auto"/>
              <w:right w:val="single" w:sz="8" w:space="0" w:color="auto"/>
            </w:tcBorders>
            <w:vAlign w:val="center"/>
            <w:hideMark/>
          </w:tcPr>
          <w:p w14:paraId="41A97984" w14:textId="78CB5B96" w:rsidR="00E912B4" w:rsidRPr="00015210" w:rsidRDefault="00E912B4" w:rsidP="00DE134C">
            <w:pPr>
              <w:jc w:val="center"/>
              <w:rPr>
                <w:b/>
                <w:bCs/>
                <w:color w:val="000000"/>
                <w:sz w:val="18"/>
                <w:szCs w:val="18"/>
              </w:rPr>
            </w:pPr>
            <w:r w:rsidRPr="00015210">
              <w:rPr>
                <w:b/>
                <w:bCs/>
                <w:color w:val="000000"/>
                <w:sz w:val="18"/>
                <w:szCs w:val="18"/>
              </w:rPr>
              <w:t xml:space="preserve">AI identifiable </w:t>
            </w:r>
          </w:p>
        </w:tc>
        <w:tc>
          <w:tcPr>
            <w:tcW w:w="2734" w:type="dxa"/>
            <w:tcBorders>
              <w:top w:val="single" w:sz="8" w:space="0" w:color="auto"/>
              <w:left w:val="nil"/>
              <w:bottom w:val="single" w:sz="8" w:space="0" w:color="auto"/>
              <w:right w:val="single" w:sz="8" w:space="0" w:color="auto"/>
            </w:tcBorders>
            <w:vAlign w:val="center"/>
            <w:hideMark/>
          </w:tcPr>
          <w:p w14:paraId="1DA7A209" w14:textId="77777777" w:rsidR="00E912B4" w:rsidRPr="00015210" w:rsidRDefault="00E912B4" w:rsidP="00DE134C">
            <w:pPr>
              <w:jc w:val="center"/>
              <w:rPr>
                <w:b/>
                <w:bCs/>
                <w:color w:val="000000"/>
                <w:sz w:val="18"/>
                <w:szCs w:val="18"/>
              </w:rPr>
            </w:pPr>
            <w:r w:rsidRPr="00015210">
              <w:rPr>
                <w:b/>
                <w:bCs/>
                <w:color w:val="000000"/>
                <w:sz w:val="18"/>
                <w:szCs w:val="18"/>
              </w:rPr>
              <w:t>Question supply</w:t>
            </w:r>
          </w:p>
        </w:tc>
        <w:tc>
          <w:tcPr>
            <w:tcW w:w="1879" w:type="dxa"/>
            <w:tcBorders>
              <w:top w:val="single" w:sz="8" w:space="0" w:color="auto"/>
              <w:left w:val="nil"/>
              <w:bottom w:val="single" w:sz="8" w:space="0" w:color="auto"/>
              <w:right w:val="single" w:sz="8" w:space="0" w:color="auto"/>
            </w:tcBorders>
            <w:vAlign w:val="center"/>
            <w:hideMark/>
          </w:tcPr>
          <w:p w14:paraId="42FFE805" w14:textId="77777777" w:rsidR="00E912B4" w:rsidRPr="00015210" w:rsidRDefault="00E912B4" w:rsidP="00DE134C">
            <w:pPr>
              <w:jc w:val="center"/>
              <w:rPr>
                <w:b/>
                <w:bCs/>
                <w:color w:val="000000"/>
                <w:sz w:val="18"/>
                <w:szCs w:val="18"/>
              </w:rPr>
            </w:pPr>
            <w:r w:rsidRPr="00015210">
              <w:rPr>
                <w:b/>
                <w:bCs/>
                <w:color w:val="000000"/>
                <w:sz w:val="18"/>
                <w:szCs w:val="18"/>
              </w:rPr>
              <w:t>Answer supply</w:t>
            </w:r>
          </w:p>
        </w:tc>
      </w:tr>
      <w:tr w:rsidR="00E912B4" w:rsidRPr="00015210" w14:paraId="6CF048ED" w14:textId="77777777" w:rsidTr="00337485">
        <w:trPr>
          <w:trHeight w:val="262"/>
          <w:jc w:val="center"/>
        </w:trPr>
        <w:tc>
          <w:tcPr>
            <w:tcW w:w="12849" w:type="dxa"/>
            <w:gridSpan w:val="7"/>
            <w:tcBorders>
              <w:top w:val="single" w:sz="8" w:space="0" w:color="auto"/>
              <w:left w:val="single" w:sz="8" w:space="0" w:color="auto"/>
              <w:bottom w:val="single" w:sz="8" w:space="0" w:color="auto"/>
              <w:right w:val="single" w:sz="8" w:space="0" w:color="000000"/>
            </w:tcBorders>
            <w:vAlign w:val="center"/>
            <w:hideMark/>
          </w:tcPr>
          <w:p w14:paraId="1449C3FC" w14:textId="6273C5BB" w:rsidR="00E912B4" w:rsidRPr="00015210" w:rsidRDefault="00E912B4" w:rsidP="00DE134C">
            <w:pPr>
              <w:rPr>
                <w:b/>
                <w:bCs/>
                <w:color w:val="000000"/>
                <w:sz w:val="18"/>
                <w:szCs w:val="18"/>
              </w:rPr>
            </w:pPr>
            <w:r w:rsidRPr="00015210">
              <w:rPr>
                <w:b/>
                <w:bCs/>
                <w:color w:val="000000"/>
                <w:sz w:val="18"/>
                <w:szCs w:val="18"/>
              </w:rPr>
              <w:t xml:space="preserve">Role 1. </w:t>
            </w:r>
            <w:r w:rsidR="001471CF">
              <w:rPr>
                <w:b/>
                <w:bCs/>
                <w:color w:val="000000"/>
                <w:sz w:val="18"/>
                <w:szCs w:val="18"/>
              </w:rPr>
              <w:t>External Gen</w:t>
            </w:r>
            <w:r w:rsidRPr="00015210">
              <w:rPr>
                <w:b/>
                <w:bCs/>
                <w:color w:val="000000"/>
                <w:sz w:val="18"/>
                <w:szCs w:val="18"/>
              </w:rPr>
              <w:t xml:space="preserve">AI as a </w:t>
            </w:r>
            <w:r w:rsidR="001471CF">
              <w:rPr>
                <w:b/>
                <w:bCs/>
                <w:color w:val="000000"/>
                <w:sz w:val="18"/>
                <w:szCs w:val="18"/>
              </w:rPr>
              <w:t xml:space="preserve">platform competitor </w:t>
            </w:r>
          </w:p>
        </w:tc>
      </w:tr>
      <w:tr w:rsidR="00337485" w:rsidRPr="00015210" w14:paraId="0A935C42"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592A96A5" w14:textId="77777777" w:rsidR="00337485" w:rsidRPr="00015210" w:rsidRDefault="00337485" w:rsidP="00337485">
            <w:pPr>
              <w:rPr>
                <w:color w:val="000000"/>
                <w:sz w:val="18"/>
                <w:szCs w:val="18"/>
              </w:rPr>
            </w:pPr>
            <w:r w:rsidRPr="00015210">
              <w:rPr>
                <w:color w:val="000000"/>
                <w:sz w:val="18"/>
                <w:szCs w:val="18"/>
              </w:rPr>
              <w:t>Xue et al. (2026, ISR)</w:t>
            </w:r>
          </w:p>
        </w:tc>
        <w:tc>
          <w:tcPr>
            <w:tcW w:w="2160" w:type="dxa"/>
            <w:tcBorders>
              <w:top w:val="nil"/>
              <w:left w:val="nil"/>
              <w:bottom w:val="single" w:sz="8" w:space="0" w:color="auto"/>
              <w:right w:val="single" w:sz="8" w:space="0" w:color="auto"/>
            </w:tcBorders>
            <w:vAlign w:val="center"/>
            <w:hideMark/>
          </w:tcPr>
          <w:p w14:paraId="51E21D2B"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
          <w:p w14:paraId="6A85E3AB"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2D7C0A4A" w14:textId="77777777" w:rsidR="00337485" w:rsidRPr="00015210" w:rsidRDefault="00337485" w:rsidP="00337485">
            <w:pPr>
              <w:rPr>
                <w:color w:val="000000"/>
                <w:sz w:val="18"/>
                <w:szCs w:val="18"/>
              </w:rPr>
            </w:pPr>
            <w:r w:rsidRPr="00015210">
              <w:rPr>
                <w:color w:val="000000"/>
                <w:sz w:val="18"/>
                <w:szCs w:val="18"/>
              </w:rPr>
              <w:t>Topic-day</w:t>
            </w:r>
          </w:p>
        </w:tc>
        <w:tc>
          <w:tcPr>
            <w:tcW w:w="956" w:type="dxa"/>
            <w:tcBorders>
              <w:top w:val="nil"/>
              <w:left w:val="nil"/>
              <w:bottom w:val="single" w:sz="8" w:space="0" w:color="auto"/>
              <w:right w:val="single" w:sz="8" w:space="0" w:color="auto"/>
            </w:tcBorders>
            <w:vAlign w:val="center"/>
            <w:hideMark/>
          </w:tcPr>
          <w:p w14:paraId="0AA37355" w14:textId="5F1D97B9" w:rsidR="00337485" w:rsidRPr="00015210" w:rsidRDefault="00337485" w:rsidP="00337485">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3B8C2B11" w14:textId="468B00DC" w:rsidR="00337485" w:rsidRPr="00015210" w:rsidRDefault="00337485" w:rsidP="00337485">
            <w:pPr>
              <w:rPr>
                <w:color w:val="000000"/>
                <w:sz w:val="18"/>
                <w:szCs w:val="18"/>
              </w:rPr>
            </w:pPr>
            <w:r w:rsidRPr="00AE0684">
              <w:rPr>
                <w:b/>
                <w:bCs/>
                <w:color w:val="000000"/>
                <w:sz w:val="18"/>
                <w:szCs w:val="18"/>
              </w:rPr>
              <w:t>−</w:t>
            </w:r>
            <w:r w:rsidRPr="000E4EEB">
              <w:rPr>
                <w:color w:val="000000"/>
                <w:sz w:val="18"/>
                <w:szCs w:val="18"/>
              </w:rPr>
              <w:t>; remaining questions higher quality</w:t>
            </w:r>
          </w:p>
        </w:tc>
        <w:tc>
          <w:tcPr>
            <w:tcW w:w="1879" w:type="dxa"/>
            <w:tcBorders>
              <w:top w:val="nil"/>
              <w:left w:val="nil"/>
              <w:bottom w:val="single" w:sz="8" w:space="0" w:color="auto"/>
              <w:right w:val="single" w:sz="8" w:space="0" w:color="auto"/>
            </w:tcBorders>
            <w:vAlign w:val="center"/>
            <w:hideMark/>
          </w:tcPr>
          <w:p w14:paraId="0B5D04F2" w14:textId="477CB418"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2FD45B28" w14:textId="77777777" w:rsidTr="00AE0684">
        <w:trPr>
          <w:trHeight w:val="36"/>
          <w:jc w:val="center"/>
        </w:trPr>
        <w:tc>
          <w:tcPr>
            <w:tcW w:w="2330" w:type="dxa"/>
            <w:tcBorders>
              <w:top w:val="nil"/>
              <w:left w:val="single" w:sz="8" w:space="0" w:color="auto"/>
              <w:bottom w:val="single" w:sz="8" w:space="0" w:color="auto"/>
              <w:right w:val="single" w:sz="8" w:space="0" w:color="auto"/>
            </w:tcBorders>
            <w:vAlign w:val="center"/>
            <w:hideMark/>
          </w:tcPr>
          <w:p w14:paraId="5247071F" w14:textId="77777777" w:rsidR="00337485" w:rsidRPr="00015210" w:rsidRDefault="00337485" w:rsidP="00337485">
            <w:pPr>
              <w:rPr>
                <w:color w:val="000000"/>
                <w:sz w:val="18"/>
                <w:szCs w:val="18"/>
              </w:rPr>
            </w:pPr>
            <w:r w:rsidRPr="00015210">
              <w:rPr>
                <w:color w:val="000000"/>
                <w:sz w:val="18"/>
                <w:szCs w:val="18"/>
              </w:rPr>
              <w:t>Quinn &amp; Gutt (2025, JMIS)</w:t>
            </w:r>
          </w:p>
        </w:tc>
        <w:tc>
          <w:tcPr>
            <w:tcW w:w="2160" w:type="dxa"/>
            <w:tcBorders>
              <w:top w:val="nil"/>
              <w:left w:val="nil"/>
              <w:bottom w:val="single" w:sz="8" w:space="0" w:color="auto"/>
              <w:right w:val="single" w:sz="8" w:space="0" w:color="auto"/>
            </w:tcBorders>
            <w:vAlign w:val="center"/>
            <w:hideMark/>
          </w:tcPr>
          <w:p w14:paraId="09E9247B" w14:textId="77777777" w:rsidR="00337485" w:rsidRPr="00015210" w:rsidRDefault="00337485" w:rsidP="00337485">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hideMark/>
          </w:tcPr>
          <w:p w14:paraId="50292B98"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567A46CD" w14:textId="77777777" w:rsidR="00337485" w:rsidRPr="00015210" w:rsidRDefault="00337485" w:rsidP="00337485">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
          <w:p w14:paraId="2BFB057C" w14:textId="331FFCCF" w:rsidR="00337485" w:rsidRPr="00015210" w:rsidRDefault="00337485" w:rsidP="00337485">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580E25CF" w14:textId="5D456F99" w:rsidR="00337485" w:rsidRPr="00AE0684" w:rsidRDefault="00337485" w:rsidP="00337485">
            <w:pPr>
              <w:rPr>
                <w:b/>
                <w:bCs/>
                <w:color w:val="000000"/>
                <w:sz w:val="18"/>
                <w:szCs w:val="18"/>
              </w:rPr>
            </w:pPr>
            <w:r w:rsidRPr="00AE0684">
              <w:rPr>
                <w:b/>
                <w:bCs/>
                <w:color w:val="000000"/>
                <w:sz w:val="18"/>
                <w:szCs w:val="18"/>
              </w:rPr>
              <w:t>−</w:t>
            </w:r>
          </w:p>
        </w:tc>
        <w:tc>
          <w:tcPr>
            <w:tcW w:w="1879" w:type="dxa"/>
            <w:tcBorders>
              <w:top w:val="nil"/>
              <w:left w:val="nil"/>
              <w:bottom w:val="single" w:sz="8" w:space="0" w:color="auto"/>
              <w:right w:val="single" w:sz="8" w:space="0" w:color="auto"/>
            </w:tcBorders>
            <w:vAlign w:val="center"/>
            <w:hideMark/>
          </w:tcPr>
          <w:p w14:paraId="31CD6625" w14:textId="15A79836"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6B28D8D5"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00B9CC7A" w14:textId="77777777" w:rsidR="00337485" w:rsidRPr="00015210" w:rsidRDefault="00337485" w:rsidP="00337485">
            <w:pPr>
              <w:rPr>
                <w:color w:val="000000"/>
                <w:sz w:val="18"/>
                <w:szCs w:val="18"/>
              </w:rPr>
            </w:pPr>
            <w:proofErr w:type="spellStart"/>
            <w:r w:rsidRPr="00015210">
              <w:rPr>
                <w:color w:val="000000"/>
                <w:sz w:val="18"/>
                <w:szCs w:val="18"/>
              </w:rPr>
              <w:t>Sanatizadeh</w:t>
            </w:r>
            <w:proofErr w:type="spellEnd"/>
            <w:r w:rsidRPr="00015210">
              <w:rPr>
                <w:color w:val="000000"/>
                <w:sz w:val="18"/>
                <w:szCs w:val="18"/>
              </w:rPr>
              <w:t xml:space="preserve"> et al. (2025, I&amp;M)</w:t>
            </w:r>
          </w:p>
        </w:tc>
        <w:tc>
          <w:tcPr>
            <w:tcW w:w="2160" w:type="dxa"/>
            <w:tcBorders>
              <w:top w:val="nil"/>
              <w:left w:val="nil"/>
              <w:bottom w:val="single" w:sz="8" w:space="0" w:color="auto"/>
              <w:right w:val="single" w:sz="8" w:space="0" w:color="auto"/>
            </w:tcBorders>
            <w:vAlign w:val="center"/>
            <w:hideMark/>
          </w:tcPr>
          <w:p w14:paraId="72E6079C" w14:textId="77777777" w:rsidR="00337485" w:rsidRPr="00015210" w:rsidRDefault="00337485" w:rsidP="00337485">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hideMark/>
          </w:tcPr>
          <w:p w14:paraId="7DBEDAB7"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1DD98B34" w14:textId="77777777" w:rsidR="00337485" w:rsidRPr="00015210" w:rsidRDefault="00337485" w:rsidP="00337485">
            <w:pPr>
              <w:rPr>
                <w:color w:val="000000"/>
                <w:sz w:val="18"/>
                <w:szCs w:val="18"/>
              </w:rPr>
            </w:pPr>
            <w:r w:rsidRPr="00015210">
              <w:rPr>
                <w:color w:val="000000"/>
                <w:sz w:val="18"/>
                <w:szCs w:val="18"/>
              </w:rPr>
              <w:t>Post-day</w:t>
            </w:r>
          </w:p>
        </w:tc>
        <w:tc>
          <w:tcPr>
            <w:tcW w:w="956" w:type="dxa"/>
            <w:tcBorders>
              <w:top w:val="nil"/>
              <w:left w:val="nil"/>
              <w:bottom w:val="single" w:sz="8" w:space="0" w:color="auto"/>
              <w:right w:val="single" w:sz="8" w:space="0" w:color="auto"/>
            </w:tcBorders>
            <w:vAlign w:val="center"/>
            <w:hideMark/>
          </w:tcPr>
          <w:p w14:paraId="3DBE12F2" w14:textId="42F0886A" w:rsidR="00337485" w:rsidRPr="00015210" w:rsidRDefault="00337485" w:rsidP="00337485">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3FE9AB93" w14:textId="2DD04766" w:rsidR="00337485" w:rsidRPr="00015210" w:rsidRDefault="00337485" w:rsidP="00337485">
            <w:pPr>
              <w:rPr>
                <w:color w:val="000000"/>
                <w:sz w:val="18"/>
                <w:szCs w:val="18"/>
              </w:rPr>
            </w:pPr>
            <w:r w:rsidRPr="00AE0684">
              <w:rPr>
                <w:b/>
                <w:bCs/>
                <w:color w:val="000000"/>
                <w:sz w:val="18"/>
                <w:szCs w:val="18"/>
              </w:rPr>
              <w:t>−</w:t>
            </w:r>
            <w:r w:rsidRPr="000E4EEB">
              <w:rPr>
                <w:color w:val="000000"/>
                <w:sz w:val="18"/>
                <w:szCs w:val="18"/>
              </w:rPr>
              <w:t>; remaining questions more complex</w:t>
            </w:r>
          </w:p>
        </w:tc>
        <w:tc>
          <w:tcPr>
            <w:tcW w:w="1879" w:type="dxa"/>
            <w:tcBorders>
              <w:top w:val="nil"/>
              <w:left w:val="nil"/>
              <w:bottom w:val="single" w:sz="8" w:space="0" w:color="auto"/>
              <w:right w:val="single" w:sz="8" w:space="0" w:color="auto"/>
            </w:tcBorders>
            <w:vAlign w:val="center"/>
            <w:hideMark/>
          </w:tcPr>
          <w:p w14:paraId="02680232" w14:textId="20AE3522" w:rsidR="00337485" w:rsidRPr="00015210" w:rsidRDefault="00337485" w:rsidP="00337485">
            <w:pPr>
              <w:rPr>
                <w:color w:val="000000"/>
                <w:sz w:val="18"/>
                <w:szCs w:val="18"/>
              </w:rPr>
            </w:pPr>
          </w:p>
        </w:tc>
      </w:tr>
      <w:tr w:rsidR="00337485" w:rsidRPr="00015210" w14:paraId="34F74A83" w14:textId="77777777" w:rsidTr="00AE0684">
        <w:trPr>
          <w:trHeight w:val="541"/>
          <w:jc w:val="center"/>
        </w:trPr>
        <w:tc>
          <w:tcPr>
            <w:tcW w:w="2330" w:type="dxa"/>
            <w:tcBorders>
              <w:top w:val="nil"/>
              <w:left w:val="single" w:sz="8" w:space="0" w:color="auto"/>
              <w:bottom w:val="single" w:sz="8" w:space="0" w:color="auto"/>
              <w:right w:val="single" w:sz="8" w:space="0" w:color="auto"/>
            </w:tcBorders>
            <w:vAlign w:val="center"/>
            <w:hideMark/>
          </w:tcPr>
          <w:p w14:paraId="191344B7" w14:textId="77777777" w:rsidR="00337485" w:rsidRPr="00015210" w:rsidRDefault="00337485" w:rsidP="00337485">
            <w:pPr>
              <w:rPr>
                <w:color w:val="000000"/>
                <w:sz w:val="18"/>
                <w:szCs w:val="18"/>
              </w:rPr>
            </w:pPr>
            <w:r w:rsidRPr="00015210">
              <w:rPr>
                <w:color w:val="000000"/>
                <w:sz w:val="18"/>
                <w:szCs w:val="18"/>
              </w:rPr>
              <w:t>Rao et al. (2026)</w:t>
            </w:r>
          </w:p>
        </w:tc>
        <w:tc>
          <w:tcPr>
            <w:tcW w:w="2160" w:type="dxa"/>
            <w:tcBorders>
              <w:top w:val="nil"/>
              <w:left w:val="nil"/>
              <w:bottom w:val="single" w:sz="8" w:space="0" w:color="auto"/>
              <w:right w:val="single" w:sz="8" w:space="0" w:color="auto"/>
            </w:tcBorders>
            <w:vAlign w:val="center"/>
            <w:hideMark/>
          </w:tcPr>
          <w:p w14:paraId="133FE917"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
          <w:p w14:paraId="15DDCB35"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78C97E67" w14:textId="77777777" w:rsidR="00337485" w:rsidRPr="00015210" w:rsidRDefault="00337485" w:rsidP="00337485">
            <w:pPr>
              <w:rPr>
                <w:color w:val="000000"/>
                <w:sz w:val="18"/>
                <w:szCs w:val="18"/>
              </w:rPr>
            </w:pPr>
            <w:r w:rsidRPr="00015210">
              <w:rPr>
                <w:color w:val="000000"/>
                <w:sz w:val="18"/>
                <w:szCs w:val="18"/>
              </w:rPr>
              <w:t>User-week</w:t>
            </w:r>
          </w:p>
        </w:tc>
        <w:tc>
          <w:tcPr>
            <w:tcW w:w="956" w:type="dxa"/>
            <w:tcBorders>
              <w:top w:val="nil"/>
              <w:left w:val="nil"/>
              <w:bottom w:val="single" w:sz="8" w:space="0" w:color="auto"/>
              <w:right w:val="single" w:sz="8" w:space="0" w:color="auto"/>
            </w:tcBorders>
            <w:vAlign w:val="center"/>
            <w:hideMark/>
          </w:tcPr>
          <w:p w14:paraId="65032090" w14:textId="68687342" w:rsidR="00337485" w:rsidRPr="00015210" w:rsidRDefault="00337485" w:rsidP="00337485">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44052AED" w14:textId="7039FA6A" w:rsidR="00337485" w:rsidRPr="00015210" w:rsidRDefault="00337485" w:rsidP="00337485">
            <w:pPr>
              <w:rPr>
                <w:color w:val="000000"/>
                <w:sz w:val="18"/>
                <w:szCs w:val="18"/>
              </w:rPr>
            </w:pPr>
            <w:r w:rsidRPr="00AE0684">
              <w:rPr>
                <w:b/>
                <w:bCs/>
                <w:color w:val="000000"/>
                <w:sz w:val="18"/>
                <w:szCs w:val="18"/>
              </w:rPr>
              <w:t>+</w:t>
            </w:r>
            <w:r w:rsidRPr="000E4EEB">
              <w:rPr>
                <w:color w:val="000000"/>
                <w:sz w:val="18"/>
                <w:szCs w:val="18"/>
              </w:rPr>
              <w:t xml:space="preserve"> (individual level); remaining questions longer &amp; more novel</w:t>
            </w:r>
          </w:p>
        </w:tc>
        <w:tc>
          <w:tcPr>
            <w:tcW w:w="1879" w:type="dxa"/>
            <w:tcBorders>
              <w:top w:val="nil"/>
              <w:left w:val="nil"/>
              <w:bottom w:val="single" w:sz="8" w:space="0" w:color="auto"/>
              <w:right w:val="single" w:sz="8" w:space="0" w:color="auto"/>
            </w:tcBorders>
            <w:vAlign w:val="center"/>
            <w:hideMark/>
          </w:tcPr>
          <w:p w14:paraId="154C8E2E" w14:textId="2F497BDE"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2452A031"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0DF2483A" w14:textId="77777777" w:rsidR="00337485" w:rsidRPr="00015210" w:rsidRDefault="00337485" w:rsidP="00337485">
            <w:pPr>
              <w:rPr>
                <w:color w:val="000000"/>
                <w:sz w:val="18"/>
                <w:szCs w:val="18"/>
              </w:rPr>
            </w:pPr>
            <w:r w:rsidRPr="00015210">
              <w:rPr>
                <w:color w:val="000000"/>
                <w:sz w:val="18"/>
                <w:szCs w:val="18"/>
              </w:rPr>
              <w:t>Burtch et al. (2024)</w:t>
            </w:r>
          </w:p>
        </w:tc>
        <w:tc>
          <w:tcPr>
            <w:tcW w:w="2160" w:type="dxa"/>
            <w:tcBorders>
              <w:top w:val="nil"/>
              <w:left w:val="nil"/>
              <w:bottom w:val="single" w:sz="8" w:space="0" w:color="auto"/>
              <w:right w:val="single" w:sz="8" w:space="0" w:color="auto"/>
            </w:tcBorders>
            <w:vAlign w:val="center"/>
            <w:hideMark/>
          </w:tcPr>
          <w:p w14:paraId="22C99B3C"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
          <w:p w14:paraId="2B550F2F"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7934555D" w14:textId="77777777" w:rsidR="00337485" w:rsidRPr="00015210" w:rsidRDefault="00337485" w:rsidP="00337485">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
          <w:p w14:paraId="67BBC213" w14:textId="3B7C3D03" w:rsidR="00337485" w:rsidRPr="00015210" w:rsidRDefault="00337485" w:rsidP="00337485">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29114552" w14:textId="74123CEA" w:rsidR="00337485" w:rsidRPr="00AE0684" w:rsidRDefault="00337485" w:rsidP="00337485">
            <w:pPr>
              <w:rPr>
                <w:b/>
                <w:bCs/>
                <w:color w:val="000000"/>
                <w:sz w:val="18"/>
                <w:szCs w:val="18"/>
              </w:rPr>
            </w:pPr>
            <w:r w:rsidRPr="00AE0684">
              <w:rPr>
                <w:b/>
                <w:bCs/>
                <w:color w:val="000000"/>
                <w:sz w:val="18"/>
                <w:szCs w:val="18"/>
              </w:rPr>
              <w:t>−</w:t>
            </w:r>
          </w:p>
        </w:tc>
        <w:tc>
          <w:tcPr>
            <w:tcW w:w="1879" w:type="dxa"/>
            <w:tcBorders>
              <w:top w:val="nil"/>
              <w:left w:val="nil"/>
              <w:bottom w:val="single" w:sz="8" w:space="0" w:color="auto"/>
              <w:right w:val="single" w:sz="8" w:space="0" w:color="auto"/>
            </w:tcBorders>
            <w:vAlign w:val="center"/>
            <w:hideMark/>
          </w:tcPr>
          <w:p w14:paraId="169D1C47" w14:textId="78021124"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1EC3E8A7"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10D84DD2" w14:textId="77777777" w:rsidR="00337485" w:rsidRPr="00015210" w:rsidRDefault="00337485" w:rsidP="00337485">
            <w:pPr>
              <w:rPr>
                <w:color w:val="000000"/>
                <w:sz w:val="18"/>
                <w:szCs w:val="18"/>
              </w:rPr>
            </w:pPr>
            <w:r w:rsidRPr="00015210">
              <w:rPr>
                <w:color w:val="000000"/>
                <w:sz w:val="18"/>
                <w:szCs w:val="18"/>
              </w:rPr>
              <w:t>del Rio-Chanona et al. (2024)</w:t>
            </w:r>
          </w:p>
        </w:tc>
        <w:tc>
          <w:tcPr>
            <w:tcW w:w="2160" w:type="dxa"/>
            <w:tcBorders>
              <w:top w:val="nil"/>
              <w:left w:val="nil"/>
              <w:bottom w:val="single" w:sz="8" w:space="0" w:color="auto"/>
              <w:right w:val="single" w:sz="8" w:space="0" w:color="auto"/>
            </w:tcBorders>
            <w:vAlign w:val="center"/>
            <w:hideMark/>
          </w:tcPr>
          <w:p w14:paraId="552E38D8"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
          <w:p w14:paraId="6947A237"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7C26F975" w14:textId="77777777" w:rsidR="00337485" w:rsidRPr="00015210" w:rsidRDefault="00337485" w:rsidP="00337485">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
          <w:p w14:paraId="7E3D09C4" w14:textId="5AC20789" w:rsidR="00337485" w:rsidRPr="00015210" w:rsidRDefault="00337485" w:rsidP="00337485">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06ACA59C" w14:textId="196F773C" w:rsidR="00337485" w:rsidRPr="00AE0684" w:rsidRDefault="00337485" w:rsidP="00337485">
            <w:pPr>
              <w:rPr>
                <w:b/>
                <w:bCs/>
                <w:color w:val="000000"/>
                <w:sz w:val="18"/>
                <w:szCs w:val="18"/>
              </w:rPr>
            </w:pPr>
            <w:r w:rsidRPr="00AE0684">
              <w:rPr>
                <w:b/>
                <w:bCs/>
                <w:color w:val="000000"/>
                <w:sz w:val="18"/>
                <w:szCs w:val="18"/>
              </w:rPr>
              <w:t>−</w:t>
            </w:r>
          </w:p>
        </w:tc>
        <w:tc>
          <w:tcPr>
            <w:tcW w:w="1879" w:type="dxa"/>
            <w:tcBorders>
              <w:top w:val="nil"/>
              <w:left w:val="nil"/>
              <w:bottom w:val="single" w:sz="8" w:space="0" w:color="auto"/>
              <w:right w:val="single" w:sz="8" w:space="0" w:color="auto"/>
            </w:tcBorders>
            <w:vAlign w:val="center"/>
            <w:hideMark/>
          </w:tcPr>
          <w:p w14:paraId="2859F976" w14:textId="39DCDCBB"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A5BA2" w:rsidRPr="00015210" w14:paraId="003C38E3" w14:textId="77777777" w:rsidTr="003A5BA2">
        <w:trPr>
          <w:trHeight w:val="278"/>
          <w:jc w:val="center"/>
        </w:trPr>
        <w:tc>
          <w:tcPr>
            <w:tcW w:w="2330" w:type="dxa"/>
            <w:tcBorders>
              <w:top w:val="nil"/>
              <w:left w:val="single" w:sz="8" w:space="0" w:color="auto"/>
              <w:bottom w:val="single" w:sz="8" w:space="0" w:color="auto"/>
              <w:right w:val="single" w:sz="8" w:space="0" w:color="auto"/>
            </w:tcBorders>
            <w:vAlign w:val="center"/>
          </w:tcPr>
          <w:p w14:paraId="3AB43FAE" w14:textId="2B5C72B5" w:rsidR="003A5BA2" w:rsidRPr="00015210" w:rsidRDefault="003A5BA2" w:rsidP="003A5BA2">
            <w:pPr>
              <w:rPr>
                <w:color w:val="000000"/>
                <w:sz w:val="18"/>
                <w:szCs w:val="18"/>
              </w:rPr>
            </w:pPr>
            <w:r w:rsidRPr="00015210">
              <w:rPr>
                <w:color w:val="000000"/>
                <w:sz w:val="18"/>
                <w:szCs w:val="18"/>
              </w:rPr>
              <w:t>Wang &amp; Zheng (2024)</w:t>
            </w:r>
          </w:p>
        </w:tc>
        <w:tc>
          <w:tcPr>
            <w:tcW w:w="2160" w:type="dxa"/>
            <w:tcBorders>
              <w:top w:val="nil"/>
              <w:left w:val="nil"/>
              <w:bottom w:val="single" w:sz="8" w:space="0" w:color="auto"/>
              <w:right w:val="single" w:sz="8" w:space="0" w:color="auto"/>
            </w:tcBorders>
            <w:vAlign w:val="center"/>
          </w:tcPr>
          <w:p w14:paraId="2FFBD778" w14:textId="14A96505" w:rsidR="003A5BA2" w:rsidRPr="00015210" w:rsidRDefault="003A5BA2" w:rsidP="003A5BA2">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tcPr>
          <w:p w14:paraId="6B85E797" w14:textId="41952D6F" w:rsidR="003A5BA2" w:rsidRPr="00015210" w:rsidRDefault="003A5BA2" w:rsidP="003A5BA2">
            <w:pPr>
              <w:rPr>
                <w:color w:val="000000"/>
                <w:sz w:val="18"/>
                <w:szCs w:val="18"/>
              </w:rPr>
            </w:pPr>
            <w:r w:rsidRPr="00015210">
              <w:rPr>
                <w:color w:val="000000"/>
                <w:sz w:val="18"/>
                <w:szCs w:val="18"/>
              </w:rPr>
              <w:t xml:space="preserve">ChatGPT </w:t>
            </w:r>
            <w:r w:rsidRPr="00015210">
              <w:rPr>
                <w:b/>
                <w:bCs/>
                <w:color w:val="000000"/>
                <w:sz w:val="18"/>
                <w:szCs w:val="18"/>
              </w:rPr>
              <w:t>ban</w:t>
            </w:r>
          </w:p>
        </w:tc>
        <w:tc>
          <w:tcPr>
            <w:tcW w:w="900" w:type="dxa"/>
            <w:tcBorders>
              <w:top w:val="nil"/>
              <w:left w:val="nil"/>
              <w:bottom w:val="single" w:sz="8" w:space="0" w:color="auto"/>
              <w:right w:val="single" w:sz="8" w:space="0" w:color="auto"/>
            </w:tcBorders>
            <w:vAlign w:val="center"/>
          </w:tcPr>
          <w:p w14:paraId="0B127343" w14:textId="12FCD325" w:rsidR="003A5BA2" w:rsidRPr="00015210" w:rsidRDefault="003A5BA2" w:rsidP="003A5BA2">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tcPr>
          <w:p w14:paraId="5DDC77ED" w14:textId="083CE16D"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tcPr>
          <w:p w14:paraId="6DF1ADD7" w14:textId="22A0C1CE" w:rsidR="003A5BA2" w:rsidRPr="00AE0684" w:rsidRDefault="003A5BA2" w:rsidP="003A5BA2">
            <w:pPr>
              <w:rPr>
                <w:b/>
                <w:bCs/>
                <w:color w:val="000000"/>
                <w:sz w:val="18"/>
                <w:szCs w:val="18"/>
              </w:rPr>
            </w:pPr>
            <w:r w:rsidRPr="00AE0684">
              <w:rPr>
                <w:b/>
                <w:bCs/>
                <w:color w:val="000000"/>
                <w:sz w:val="18"/>
                <w:szCs w:val="18"/>
              </w:rPr>
              <w:t>+</w:t>
            </w:r>
          </w:p>
        </w:tc>
        <w:tc>
          <w:tcPr>
            <w:tcW w:w="1879" w:type="dxa"/>
            <w:tcBorders>
              <w:top w:val="nil"/>
              <w:left w:val="nil"/>
              <w:bottom w:val="single" w:sz="8" w:space="0" w:color="auto"/>
              <w:right w:val="single" w:sz="8" w:space="0" w:color="auto"/>
            </w:tcBorders>
            <w:vAlign w:val="center"/>
          </w:tcPr>
          <w:p w14:paraId="6BA6FCC6" w14:textId="69C3556A" w:rsidR="003A5BA2" w:rsidRPr="000E4EEB" w:rsidRDefault="003A5BA2" w:rsidP="003A5BA2">
            <w:pPr>
              <w:rPr>
                <w:rFonts w:ascii="Aptos" w:hAnsi="Aptos"/>
                <w:color w:val="000000"/>
                <w:sz w:val="18"/>
                <w:szCs w:val="18"/>
              </w:rPr>
            </w:pPr>
          </w:p>
        </w:tc>
      </w:tr>
      <w:tr w:rsidR="003A5BA2" w:rsidRPr="00015210" w14:paraId="77C625B5" w14:textId="77777777" w:rsidTr="00337485">
        <w:trPr>
          <w:trHeight w:val="262"/>
          <w:jc w:val="center"/>
        </w:trPr>
        <w:tc>
          <w:tcPr>
            <w:tcW w:w="12849" w:type="dxa"/>
            <w:gridSpan w:val="7"/>
            <w:tcBorders>
              <w:top w:val="single" w:sz="8" w:space="0" w:color="auto"/>
              <w:left w:val="single" w:sz="8" w:space="0" w:color="auto"/>
              <w:bottom w:val="single" w:sz="8" w:space="0" w:color="auto"/>
              <w:right w:val="single" w:sz="8" w:space="0" w:color="000000"/>
            </w:tcBorders>
            <w:vAlign w:val="center"/>
            <w:hideMark/>
          </w:tcPr>
          <w:p w14:paraId="5CC11EC4" w14:textId="5B75E9B5" w:rsidR="003A5BA2" w:rsidRPr="00015210" w:rsidRDefault="003A5BA2" w:rsidP="003A5BA2">
            <w:pPr>
              <w:rPr>
                <w:b/>
                <w:bCs/>
                <w:color w:val="000000"/>
                <w:sz w:val="18"/>
                <w:szCs w:val="18"/>
              </w:rPr>
            </w:pPr>
            <w:r w:rsidRPr="00015210">
              <w:rPr>
                <w:b/>
                <w:bCs/>
                <w:color w:val="000000"/>
                <w:sz w:val="18"/>
                <w:szCs w:val="18"/>
              </w:rPr>
              <w:t xml:space="preserve">Role 2. </w:t>
            </w:r>
            <w:r>
              <w:rPr>
                <w:b/>
                <w:bCs/>
                <w:color w:val="000000"/>
                <w:sz w:val="18"/>
                <w:szCs w:val="18"/>
              </w:rPr>
              <w:t>External Gen</w:t>
            </w:r>
            <w:r w:rsidRPr="00015210">
              <w:rPr>
                <w:b/>
                <w:bCs/>
                <w:color w:val="000000"/>
                <w:sz w:val="18"/>
                <w:szCs w:val="18"/>
              </w:rPr>
              <w:t>AI as the answerer’s instrument</w:t>
            </w:r>
            <w:r w:rsidRPr="00015210">
              <w:rPr>
                <w:color w:val="000000"/>
                <w:sz w:val="18"/>
                <w:szCs w:val="18"/>
              </w:rPr>
              <w:t xml:space="preserve"> </w:t>
            </w:r>
          </w:p>
        </w:tc>
      </w:tr>
      <w:tr w:rsidR="003A5BA2" w:rsidRPr="00015210" w14:paraId="0692FA3E"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tcPr>
          <w:p w14:paraId="5E97FA86" w14:textId="7C93B773" w:rsidR="003A5BA2" w:rsidRPr="00015210" w:rsidRDefault="003A5BA2" w:rsidP="003A5BA2">
            <w:pPr>
              <w:rPr>
                <w:color w:val="000000"/>
                <w:sz w:val="18"/>
                <w:szCs w:val="18"/>
              </w:rPr>
            </w:pPr>
            <w:r w:rsidRPr="00015210">
              <w:rPr>
                <w:color w:val="000000"/>
                <w:sz w:val="18"/>
                <w:szCs w:val="18"/>
              </w:rPr>
              <w:t>Shan &amp; Qiu (2026, ISR)</w:t>
            </w:r>
          </w:p>
        </w:tc>
        <w:tc>
          <w:tcPr>
            <w:tcW w:w="2160" w:type="dxa"/>
            <w:tcBorders>
              <w:top w:val="nil"/>
              <w:left w:val="nil"/>
              <w:bottom w:val="single" w:sz="8" w:space="0" w:color="auto"/>
              <w:right w:val="single" w:sz="8" w:space="0" w:color="auto"/>
            </w:tcBorders>
            <w:vAlign w:val="center"/>
          </w:tcPr>
          <w:p w14:paraId="0772CAB6" w14:textId="49F1A333" w:rsidR="003A5BA2" w:rsidRPr="00015210" w:rsidRDefault="003A5BA2" w:rsidP="003A5BA2">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tcPr>
          <w:p w14:paraId="59D76E66" w14:textId="560EAF12"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tcPr>
          <w:p w14:paraId="38B3276E" w14:textId="0C5F33B0" w:rsidR="003A5BA2" w:rsidRPr="00015210" w:rsidRDefault="003A5BA2" w:rsidP="003A5BA2">
            <w:pPr>
              <w:rPr>
                <w:color w:val="000000"/>
                <w:sz w:val="18"/>
                <w:szCs w:val="18"/>
              </w:rPr>
            </w:pPr>
            <w:r w:rsidRPr="00015210">
              <w:rPr>
                <w:color w:val="000000"/>
                <w:sz w:val="18"/>
                <w:szCs w:val="18"/>
              </w:rPr>
              <w:t>User-day</w:t>
            </w:r>
          </w:p>
        </w:tc>
        <w:tc>
          <w:tcPr>
            <w:tcW w:w="956" w:type="dxa"/>
            <w:tcBorders>
              <w:top w:val="nil"/>
              <w:left w:val="nil"/>
              <w:bottom w:val="single" w:sz="8" w:space="0" w:color="auto"/>
              <w:right w:val="single" w:sz="8" w:space="0" w:color="auto"/>
            </w:tcBorders>
            <w:vAlign w:val="center"/>
          </w:tcPr>
          <w:p w14:paraId="4BFC81C6" w14:textId="3B4E9ADD"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tcPr>
          <w:p w14:paraId="310B6877" w14:textId="17A4AE59"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tcPr>
          <w:p w14:paraId="1DB36769" w14:textId="4B461101" w:rsidR="003A5BA2" w:rsidRDefault="003A5BA2" w:rsidP="003A5BA2">
            <w:pPr>
              <w:rPr>
                <w:color w:val="000000"/>
                <w:sz w:val="18"/>
                <w:szCs w:val="18"/>
              </w:rPr>
            </w:pPr>
            <w:r w:rsidRPr="00AE0684">
              <w:rPr>
                <w:b/>
                <w:bCs/>
                <w:color w:val="000000"/>
                <w:sz w:val="18"/>
                <w:szCs w:val="18"/>
              </w:rPr>
              <w:t>+</w:t>
            </w:r>
            <w:r w:rsidRPr="000E4EEB">
              <w:rPr>
                <w:color w:val="000000"/>
                <w:sz w:val="18"/>
                <w:szCs w:val="18"/>
              </w:rPr>
              <w:t>; shorter, more readable</w:t>
            </w:r>
          </w:p>
        </w:tc>
      </w:tr>
      <w:tr w:rsidR="003A5BA2" w:rsidRPr="00015210" w14:paraId="71204193"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50016B0F" w14:textId="77777777" w:rsidR="003A5BA2" w:rsidRPr="00015210" w:rsidRDefault="003A5BA2" w:rsidP="003A5BA2">
            <w:pPr>
              <w:rPr>
                <w:color w:val="000000"/>
                <w:sz w:val="18"/>
                <w:szCs w:val="18"/>
              </w:rPr>
            </w:pPr>
            <w:r w:rsidRPr="00015210">
              <w:rPr>
                <w:color w:val="000000"/>
                <w:sz w:val="18"/>
                <w:szCs w:val="18"/>
              </w:rPr>
              <w:t>Fang &amp; Zhou (2026, I&amp;M)</w:t>
            </w:r>
          </w:p>
        </w:tc>
        <w:tc>
          <w:tcPr>
            <w:tcW w:w="2160" w:type="dxa"/>
            <w:tcBorders>
              <w:top w:val="nil"/>
              <w:left w:val="nil"/>
              <w:bottom w:val="single" w:sz="8" w:space="0" w:color="auto"/>
              <w:right w:val="single" w:sz="8" w:space="0" w:color="auto"/>
            </w:tcBorders>
            <w:vAlign w:val="center"/>
            <w:hideMark/>
          </w:tcPr>
          <w:p w14:paraId="617504F3" w14:textId="77777777" w:rsidR="003A5BA2" w:rsidRPr="00015210" w:rsidRDefault="003A5BA2" w:rsidP="003A5BA2">
            <w:pPr>
              <w:rPr>
                <w:color w:val="000000"/>
                <w:sz w:val="18"/>
                <w:szCs w:val="18"/>
              </w:rPr>
            </w:pPr>
            <w:proofErr w:type="spellStart"/>
            <w:r w:rsidRPr="00015210">
              <w:rPr>
                <w:color w:val="000000"/>
                <w:sz w:val="18"/>
                <w:szCs w:val="18"/>
              </w:rPr>
              <w:t>Zhihu</w:t>
            </w:r>
            <w:proofErr w:type="spellEnd"/>
            <w:r w:rsidRPr="00015210">
              <w:rPr>
                <w:color w:val="000000"/>
                <w:sz w:val="18"/>
                <w:szCs w:val="18"/>
              </w:rPr>
              <w:t xml:space="preserve"> (general)</w:t>
            </w:r>
          </w:p>
        </w:tc>
        <w:tc>
          <w:tcPr>
            <w:tcW w:w="1890" w:type="dxa"/>
            <w:tcBorders>
              <w:top w:val="nil"/>
              <w:left w:val="nil"/>
              <w:bottom w:val="single" w:sz="8" w:space="0" w:color="auto"/>
              <w:right w:val="single" w:sz="8" w:space="0" w:color="auto"/>
            </w:tcBorders>
            <w:vAlign w:val="center"/>
            <w:hideMark/>
          </w:tcPr>
          <w:p w14:paraId="614BCAB2" w14:textId="77777777"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33AC0880" w14:textId="77777777" w:rsidR="003A5BA2" w:rsidRPr="00015210" w:rsidRDefault="003A5BA2" w:rsidP="003A5BA2">
            <w:pPr>
              <w:rPr>
                <w:color w:val="000000"/>
                <w:sz w:val="18"/>
                <w:szCs w:val="18"/>
              </w:rPr>
            </w:pPr>
            <w:r w:rsidRPr="00015210">
              <w:rPr>
                <w:color w:val="000000"/>
                <w:sz w:val="18"/>
                <w:szCs w:val="18"/>
              </w:rPr>
              <w:t>User-month</w:t>
            </w:r>
          </w:p>
        </w:tc>
        <w:tc>
          <w:tcPr>
            <w:tcW w:w="956" w:type="dxa"/>
            <w:tcBorders>
              <w:top w:val="nil"/>
              <w:left w:val="nil"/>
              <w:bottom w:val="single" w:sz="8" w:space="0" w:color="auto"/>
              <w:right w:val="single" w:sz="8" w:space="0" w:color="auto"/>
            </w:tcBorders>
            <w:vAlign w:val="center"/>
            <w:hideMark/>
          </w:tcPr>
          <w:p w14:paraId="69CED750"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3F26F679" w14:textId="609D32B7"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hideMark/>
          </w:tcPr>
          <w:p w14:paraId="54CA54B3" w14:textId="2E0CA214" w:rsidR="003A5BA2" w:rsidRPr="00015210" w:rsidRDefault="003A5BA2" w:rsidP="003A5BA2">
            <w:pPr>
              <w:rPr>
                <w:color w:val="000000"/>
                <w:sz w:val="18"/>
                <w:szCs w:val="18"/>
              </w:rPr>
            </w:pPr>
            <w:r w:rsidRPr="00AE0684">
              <w:rPr>
                <w:b/>
                <w:bCs/>
                <w:color w:val="000000"/>
                <w:sz w:val="18"/>
                <w:szCs w:val="18"/>
              </w:rPr>
              <w:t>+</w:t>
            </w:r>
            <w:r w:rsidRPr="000E4EEB">
              <w:rPr>
                <w:color w:val="000000"/>
                <w:sz w:val="18"/>
                <w:szCs w:val="18"/>
              </w:rPr>
              <w:t>; shorter</w:t>
            </w:r>
          </w:p>
        </w:tc>
      </w:tr>
      <w:tr w:rsidR="003A5BA2" w:rsidRPr="00015210" w14:paraId="54FC9BCD" w14:textId="77777777" w:rsidTr="00AE0684">
        <w:trPr>
          <w:trHeight w:val="262"/>
          <w:jc w:val="center"/>
        </w:trPr>
        <w:tc>
          <w:tcPr>
            <w:tcW w:w="2330" w:type="dxa"/>
            <w:tcBorders>
              <w:top w:val="nil"/>
              <w:left w:val="single" w:sz="8" w:space="0" w:color="auto"/>
              <w:bottom w:val="single" w:sz="8" w:space="0" w:color="auto"/>
              <w:right w:val="single" w:sz="8" w:space="0" w:color="auto"/>
            </w:tcBorders>
            <w:vAlign w:val="center"/>
          </w:tcPr>
          <w:p w14:paraId="66E4EB7B" w14:textId="58CF4EC2" w:rsidR="003A5BA2" w:rsidRPr="00015210" w:rsidRDefault="003A5BA2" w:rsidP="003A5BA2">
            <w:pPr>
              <w:rPr>
                <w:color w:val="000000"/>
                <w:sz w:val="18"/>
                <w:szCs w:val="18"/>
              </w:rPr>
            </w:pPr>
            <w:proofErr w:type="spellStart"/>
            <w:r w:rsidRPr="00015210">
              <w:rPr>
                <w:color w:val="000000"/>
                <w:sz w:val="18"/>
                <w:szCs w:val="18"/>
              </w:rPr>
              <w:t>Sanatizadeh</w:t>
            </w:r>
            <w:proofErr w:type="spellEnd"/>
            <w:r w:rsidRPr="00015210">
              <w:rPr>
                <w:color w:val="000000"/>
                <w:sz w:val="18"/>
                <w:szCs w:val="18"/>
              </w:rPr>
              <w:t xml:space="preserve"> et al. (2025, I&amp;M)</w:t>
            </w:r>
          </w:p>
        </w:tc>
        <w:tc>
          <w:tcPr>
            <w:tcW w:w="2160" w:type="dxa"/>
            <w:tcBorders>
              <w:top w:val="nil"/>
              <w:left w:val="nil"/>
              <w:bottom w:val="single" w:sz="8" w:space="0" w:color="auto"/>
              <w:right w:val="single" w:sz="8" w:space="0" w:color="auto"/>
            </w:tcBorders>
            <w:vAlign w:val="center"/>
          </w:tcPr>
          <w:p w14:paraId="772AC69D" w14:textId="240D5CEB" w:rsidR="003A5BA2" w:rsidRPr="00015210" w:rsidRDefault="003A5BA2" w:rsidP="003A5BA2">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tcPr>
          <w:p w14:paraId="3F127BAF" w14:textId="2FB26130"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tcPr>
          <w:p w14:paraId="431FABC9" w14:textId="694742A8" w:rsidR="003A5BA2" w:rsidRPr="00015210" w:rsidRDefault="003A5BA2" w:rsidP="003A5BA2">
            <w:pPr>
              <w:rPr>
                <w:color w:val="000000"/>
                <w:sz w:val="18"/>
                <w:szCs w:val="18"/>
              </w:rPr>
            </w:pPr>
            <w:r w:rsidRPr="00015210">
              <w:rPr>
                <w:color w:val="000000"/>
                <w:sz w:val="18"/>
                <w:szCs w:val="18"/>
              </w:rPr>
              <w:t>Post-day</w:t>
            </w:r>
          </w:p>
        </w:tc>
        <w:tc>
          <w:tcPr>
            <w:tcW w:w="956" w:type="dxa"/>
            <w:tcBorders>
              <w:top w:val="nil"/>
              <w:left w:val="nil"/>
              <w:bottom w:val="single" w:sz="8" w:space="0" w:color="auto"/>
              <w:right w:val="single" w:sz="8" w:space="0" w:color="auto"/>
            </w:tcBorders>
            <w:vAlign w:val="center"/>
          </w:tcPr>
          <w:p w14:paraId="310E153D" w14:textId="6DD50729"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tcPr>
          <w:p w14:paraId="04518920" w14:textId="4EBBF752" w:rsidR="003A5BA2" w:rsidRPr="000E4EEB" w:rsidRDefault="003A5BA2" w:rsidP="003A5BA2">
            <w:pPr>
              <w:rPr>
                <w:rFonts w:ascii="Aptos" w:hAnsi="Aptos"/>
                <w:color w:val="000000"/>
                <w:sz w:val="18"/>
                <w:szCs w:val="18"/>
              </w:rPr>
            </w:pPr>
          </w:p>
        </w:tc>
        <w:tc>
          <w:tcPr>
            <w:tcW w:w="1879" w:type="dxa"/>
            <w:tcBorders>
              <w:top w:val="nil"/>
              <w:left w:val="nil"/>
              <w:bottom w:val="single" w:sz="8" w:space="0" w:color="auto"/>
              <w:right w:val="single" w:sz="8" w:space="0" w:color="auto"/>
            </w:tcBorders>
            <w:vAlign w:val="center"/>
          </w:tcPr>
          <w:p w14:paraId="47063A6F" w14:textId="04329DC9" w:rsidR="003A5BA2" w:rsidRPr="000E4EEB" w:rsidRDefault="003A5BA2" w:rsidP="003A5BA2">
            <w:pPr>
              <w:rPr>
                <w:color w:val="000000"/>
                <w:sz w:val="18"/>
                <w:szCs w:val="18"/>
              </w:rPr>
            </w:pPr>
            <w:r w:rsidRPr="00AE0684">
              <w:rPr>
                <w:b/>
                <w:bCs/>
                <w:color w:val="000000"/>
                <w:sz w:val="18"/>
                <w:szCs w:val="18"/>
              </w:rPr>
              <w:t>−</w:t>
            </w:r>
            <w:r w:rsidRPr="000E4EEB">
              <w:rPr>
                <w:color w:val="000000"/>
                <w:sz w:val="18"/>
                <w:szCs w:val="18"/>
              </w:rPr>
              <w:t>; longer, less readable</w:t>
            </w:r>
          </w:p>
        </w:tc>
      </w:tr>
      <w:tr w:rsidR="003A5BA2" w:rsidRPr="00015210" w14:paraId="51F42C0C" w14:textId="77777777" w:rsidTr="00AE0684">
        <w:trPr>
          <w:trHeight w:val="262"/>
          <w:jc w:val="center"/>
        </w:trPr>
        <w:tc>
          <w:tcPr>
            <w:tcW w:w="2330" w:type="dxa"/>
            <w:tcBorders>
              <w:top w:val="nil"/>
              <w:left w:val="single" w:sz="8" w:space="0" w:color="auto"/>
              <w:bottom w:val="single" w:sz="8" w:space="0" w:color="auto"/>
              <w:right w:val="single" w:sz="8" w:space="0" w:color="auto"/>
            </w:tcBorders>
            <w:vAlign w:val="center"/>
            <w:hideMark/>
          </w:tcPr>
          <w:p w14:paraId="4B77D5A5" w14:textId="77777777" w:rsidR="003A5BA2" w:rsidRPr="00015210" w:rsidRDefault="003A5BA2" w:rsidP="003A5BA2">
            <w:pPr>
              <w:rPr>
                <w:color w:val="000000"/>
                <w:sz w:val="18"/>
                <w:szCs w:val="18"/>
              </w:rPr>
            </w:pPr>
            <w:proofErr w:type="spellStart"/>
            <w:r w:rsidRPr="00015210">
              <w:rPr>
                <w:color w:val="000000"/>
                <w:sz w:val="18"/>
                <w:szCs w:val="18"/>
              </w:rPr>
              <w:t>Borwankar</w:t>
            </w:r>
            <w:proofErr w:type="spellEnd"/>
            <w:r w:rsidRPr="00015210">
              <w:rPr>
                <w:color w:val="000000"/>
                <w:sz w:val="18"/>
                <w:szCs w:val="18"/>
              </w:rPr>
              <w:t xml:space="preserve"> et al. (2026)</w:t>
            </w:r>
          </w:p>
        </w:tc>
        <w:tc>
          <w:tcPr>
            <w:tcW w:w="2160" w:type="dxa"/>
            <w:tcBorders>
              <w:top w:val="nil"/>
              <w:left w:val="nil"/>
              <w:bottom w:val="single" w:sz="8" w:space="0" w:color="auto"/>
              <w:right w:val="single" w:sz="8" w:space="0" w:color="auto"/>
            </w:tcBorders>
            <w:vAlign w:val="center"/>
            <w:hideMark/>
          </w:tcPr>
          <w:p w14:paraId="4F4BFDB2" w14:textId="77777777" w:rsidR="003A5BA2" w:rsidRPr="00015210" w:rsidRDefault="003A5BA2" w:rsidP="003A5BA2">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
          <w:p w14:paraId="31507EF1" w14:textId="77777777" w:rsidR="003A5BA2" w:rsidRPr="00015210" w:rsidRDefault="003A5BA2" w:rsidP="003A5BA2">
            <w:pPr>
              <w:rPr>
                <w:color w:val="000000"/>
                <w:sz w:val="18"/>
                <w:szCs w:val="18"/>
              </w:rPr>
            </w:pPr>
            <w:r w:rsidRPr="00015210">
              <w:rPr>
                <w:color w:val="000000"/>
                <w:sz w:val="18"/>
                <w:szCs w:val="18"/>
              </w:rPr>
              <w:t xml:space="preserve">ChatGPT </w:t>
            </w:r>
            <w:r w:rsidRPr="00015210">
              <w:rPr>
                <w:b/>
                <w:bCs/>
                <w:color w:val="000000"/>
                <w:sz w:val="18"/>
                <w:szCs w:val="18"/>
              </w:rPr>
              <w:t>ban</w:t>
            </w:r>
          </w:p>
        </w:tc>
        <w:tc>
          <w:tcPr>
            <w:tcW w:w="900" w:type="dxa"/>
            <w:tcBorders>
              <w:top w:val="nil"/>
              <w:left w:val="nil"/>
              <w:bottom w:val="single" w:sz="8" w:space="0" w:color="auto"/>
              <w:right w:val="single" w:sz="8" w:space="0" w:color="auto"/>
            </w:tcBorders>
            <w:vAlign w:val="center"/>
            <w:hideMark/>
          </w:tcPr>
          <w:p w14:paraId="78229EE4" w14:textId="77777777" w:rsidR="003A5BA2" w:rsidRPr="00015210" w:rsidRDefault="003A5BA2" w:rsidP="003A5BA2">
            <w:pPr>
              <w:rPr>
                <w:color w:val="000000"/>
                <w:sz w:val="18"/>
                <w:szCs w:val="18"/>
              </w:rPr>
            </w:pPr>
            <w:r w:rsidRPr="00015210">
              <w:rPr>
                <w:color w:val="000000"/>
                <w:sz w:val="18"/>
                <w:szCs w:val="18"/>
              </w:rPr>
              <w:t>Answer-user-day</w:t>
            </w:r>
          </w:p>
        </w:tc>
        <w:tc>
          <w:tcPr>
            <w:tcW w:w="956" w:type="dxa"/>
            <w:tcBorders>
              <w:top w:val="nil"/>
              <w:left w:val="nil"/>
              <w:bottom w:val="single" w:sz="8" w:space="0" w:color="auto"/>
              <w:right w:val="single" w:sz="8" w:space="0" w:color="auto"/>
            </w:tcBorders>
            <w:vAlign w:val="center"/>
            <w:hideMark/>
          </w:tcPr>
          <w:p w14:paraId="63368BA2"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3E97BAF7" w14:textId="2154BE17"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hideMark/>
          </w:tcPr>
          <w:p w14:paraId="5DEC6BE6" w14:textId="54D2CAFB" w:rsidR="003A5BA2" w:rsidRPr="00015210" w:rsidRDefault="003A5BA2" w:rsidP="003A5BA2">
            <w:pPr>
              <w:rPr>
                <w:color w:val="000000"/>
                <w:sz w:val="18"/>
                <w:szCs w:val="18"/>
              </w:rPr>
            </w:pPr>
            <w:r w:rsidRPr="000E4EEB">
              <w:rPr>
                <w:color w:val="000000"/>
                <w:sz w:val="18"/>
                <w:szCs w:val="18"/>
              </w:rPr>
              <w:t>Answers shorter &amp; more negative</w:t>
            </w:r>
          </w:p>
        </w:tc>
      </w:tr>
      <w:tr w:rsidR="003A5BA2" w:rsidRPr="00015210" w14:paraId="0A835BAC"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1F4AABDE" w14:textId="77777777" w:rsidR="003A5BA2" w:rsidRPr="00015210" w:rsidRDefault="003A5BA2" w:rsidP="003A5BA2">
            <w:pPr>
              <w:rPr>
                <w:color w:val="000000"/>
                <w:sz w:val="18"/>
                <w:szCs w:val="18"/>
              </w:rPr>
            </w:pPr>
            <w:r w:rsidRPr="00015210">
              <w:rPr>
                <w:color w:val="000000"/>
                <w:sz w:val="18"/>
                <w:szCs w:val="18"/>
              </w:rPr>
              <w:t>Li &amp; Kim (2025)</w:t>
            </w:r>
          </w:p>
        </w:tc>
        <w:tc>
          <w:tcPr>
            <w:tcW w:w="2160" w:type="dxa"/>
            <w:tcBorders>
              <w:top w:val="nil"/>
              <w:left w:val="nil"/>
              <w:bottom w:val="single" w:sz="8" w:space="0" w:color="auto"/>
              <w:right w:val="single" w:sz="8" w:space="0" w:color="auto"/>
            </w:tcBorders>
            <w:vAlign w:val="center"/>
            <w:hideMark/>
          </w:tcPr>
          <w:p w14:paraId="0EB01F85" w14:textId="77777777" w:rsidR="003A5BA2" w:rsidRPr="00015210" w:rsidRDefault="003A5BA2" w:rsidP="003A5BA2">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
          <w:p w14:paraId="15B5E9D1" w14:textId="77777777"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7ED7A8C0" w14:textId="77777777" w:rsidR="003A5BA2" w:rsidRPr="00015210" w:rsidRDefault="003A5BA2" w:rsidP="003A5BA2">
            <w:pPr>
              <w:rPr>
                <w:color w:val="000000"/>
                <w:sz w:val="18"/>
                <w:szCs w:val="18"/>
              </w:rPr>
            </w:pPr>
            <w:r w:rsidRPr="00015210">
              <w:rPr>
                <w:color w:val="000000"/>
                <w:sz w:val="18"/>
                <w:szCs w:val="18"/>
              </w:rPr>
              <w:t>User-day</w:t>
            </w:r>
          </w:p>
        </w:tc>
        <w:tc>
          <w:tcPr>
            <w:tcW w:w="956" w:type="dxa"/>
            <w:tcBorders>
              <w:top w:val="nil"/>
              <w:left w:val="nil"/>
              <w:bottom w:val="single" w:sz="8" w:space="0" w:color="auto"/>
              <w:right w:val="single" w:sz="8" w:space="0" w:color="auto"/>
            </w:tcBorders>
            <w:vAlign w:val="center"/>
            <w:hideMark/>
          </w:tcPr>
          <w:p w14:paraId="3271C5F0"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51C34926" w14:textId="6795D986"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hideMark/>
          </w:tcPr>
          <w:p w14:paraId="4BDA2327" w14:textId="393E74D9" w:rsidR="003A5BA2" w:rsidRPr="00AE0684" w:rsidRDefault="003A5BA2" w:rsidP="003A5BA2">
            <w:pPr>
              <w:rPr>
                <w:b/>
                <w:bCs/>
                <w:color w:val="000000"/>
                <w:sz w:val="18"/>
                <w:szCs w:val="18"/>
              </w:rPr>
            </w:pPr>
            <w:r w:rsidRPr="00AE0684">
              <w:rPr>
                <w:b/>
                <w:bCs/>
                <w:color w:val="000000"/>
                <w:sz w:val="18"/>
                <w:szCs w:val="18"/>
              </w:rPr>
              <w:t>−</w:t>
            </w:r>
          </w:p>
        </w:tc>
      </w:tr>
      <w:tr w:rsidR="003A5BA2" w:rsidRPr="00015210" w14:paraId="02C9F994"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6C609A6B" w14:textId="77777777" w:rsidR="003A5BA2" w:rsidRPr="00015210" w:rsidRDefault="003A5BA2" w:rsidP="003A5BA2">
            <w:pPr>
              <w:rPr>
                <w:color w:val="000000"/>
                <w:sz w:val="18"/>
                <w:szCs w:val="18"/>
              </w:rPr>
            </w:pPr>
            <w:r w:rsidRPr="00015210">
              <w:rPr>
                <w:color w:val="000000"/>
                <w:sz w:val="18"/>
                <w:szCs w:val="18"/>
              </w:rPr>
              <w:t>Wang &amp; Zheng (2024)</w:t>
            </w:r>
          </w:p>
        </w:tc>
        <w:tc>
          <w:tcPr>
            <w:tcW w:w="2160" w:type="dxa"/>
            <w:tcBorders>
              <w:top w:val="nil"/>
              <w:left w:val="nil"/>
              <w:bottom w:val="single" w:sz="8" w:space="0" w:color="auto"/>
              <w:right w:val="single" w:sz="8" w:space="0" w:color="auto"/>
            </w:tcBorders>
            <w:vAlign w:val="center"/>
            <w:hideMark/>
          </w:tcPr>
          <w:p w14:paraId="5110D8E8" w14:textId="77777777" w:rsidR="003A5BA2" w:rsidRPr="00015210" w:rsidRDefault="003A5BA2" w:rsidP="003A5BA2">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hideMark/>
          </w:tcPr>
          <w:p w14:paraId="0E5E14A0" w14:textId="77777777" w:rsidR="003A5BA2" w:rsidRPr="00015210" w:rsidRDefault="003A5BA2" w:rsidP="003A5BA2">
            <w:pPr>
              <w:rPr>
                <w:color w:val="000000"/>
                <w:sz w:val="18"/>
                <w:szCs w:val="18"/>
              </w:rPr>
            </w:pPr>
            <w:r w:rsidRPr="00015210">
              <w:rPr>
                <w:color w:val="000000"/>
                <w:sz w:val="18"/>
                <w:szCs w:val="18"/>
              </w:rPr>
              <w:t xml:space="preserve">ChatGPT </w:t>
            </w:r>
            <w:r w:rsidRPr="00015210">
              <w:rPr>
                <w:b/>
                <w:bCs/>
                <w:color w:val="000000"/>
                <w:sz w:val="18"/>
                <w:szCs w:val="18"/>
              </w:rPr>
              <w:t>ban</w:t>
            </w:r>
          </w:p>
        </w:tc>
        <w:tc>
          <w:tcPr>
            <w:tcW w:w="900" w:type="dxa"/>
            <w:tcBorders>
              <w:top w:val="nil"/>
              <w:left w:val="nil"/>
              <w:bottom w:val="single" w:sz="8" w:space="0" w:color="auto"/>
              <w:right w:val="single" w:sz="8" w:space="0" w:color="auto"/>
            </w:tcBorders>
            <w:vAlign w:val="center"/>
            <w:hideMark/>
          </w:tcPr>
          <w:p w14:paraId="4A49F785" w14:textId="77777777" w:rsidR="003A5BA2" w:rsidRPr="00015210" w:rsidRDefault="003A5BA2" w:rsidP="003A5BA2">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
          <w:p w14:paraId="12A98867"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0CE29E27" w14:textId="60A7EE7B" w:rsidR="003A5BA2" w:rsidRPr="00015210" w:rsidRDefault="003A5BA2" w:rsidP="003A5BA2">
            <w:pPr>
              <w:rPr>
                <w:color w:val="000000"/>
                <w:sz w:val="18"/>
                <w:szCs w:val="18"/>
              </w:rPr>
            </w:pPr>
          </w:p>
        </w:tc>
        <w:tc>
          <w:tcPr>
            <w:tcW w:w="1879" w:type="dxa"/>
            <w:tcBorders>
              <w:top w:val="nil"/>
              <w:left w:val="nil"/>
              <w:bottom w:val="single" w:sz="8" w:space="0" w:color="auto"/>
              <w:right w:val="single" w:sz="8" w:space="0" w:color="auto"/>
            </w:tcBorders>
            <w:vAlign w:val="center"/>
            <w:hideMark/>
          </w:tcPr>
          <w:p w14:paraId="6CDA03A0" w14:textId="51CFA26F" w:rsidR="003A5BA2" w:rsidRPr="00015210" w:rsidRDefault="003A5BA2" w:rsidP="003A5BA2">
            <w:pPr>
              <w:rPr>
                <w:color w:val="000000"/>
                <w:sz w:val="18"/>
                <w:szCs w:val="18"/>
              </w:rPr>
            </w:pPr>
            <w:r w:rsidRPr="00AE0684">
              <w:rPr>
                <w:b/>
                <w:bCs/>
                <w:color w:val="000000"/>
                <w:sz w:val="18"/>
                <w:szCs w:val="18"/>
              </w:rPr>
              <w:t>+</w:t>
            </w:r>
            <w:r w:rsidRPr="000E4EEB">
              <w:rPr>
                <w:color w:val="000000"/>
                <w:sz w:val="18"/>
                <w:szCs w:val="18"/>
              </w:rPr>
              <w:t>; acceptance +</w:t>
            </w:r>
          </w:p>
        </w:tc>
      </w:tr>
      <w:tr w:rsidR="003A5BA2" w:rsidRPr="00015210" w14:paraId="39C7CC3B" w14:textId="77777777" w:rsidTr="00337485">
        <w:trPr>
          <w:trHeight w:val="262"/>
          <w:jc w:val="center"/>
        </w:trPr>
        <w:tc>
          <w:tcPr>
            <w:tcW w:w="12849" w:type="dxa"/>
            <w:gridSpan w:val="7"/>
            <w:tcBorders>
              <w:top w:val="single" w:sz="8" w:space="0" w:color="auto"/>
              <w:left w:val="single" w:sz="8" w:space="0" w:color="auto"/>
              <w:bottom w:val="single" w:sz="8" w:space="0" w:color="auto"/>
              <w:right w:val="single" w:sz="8" w:space="0" w:color="000000"/>
            </w:tcBorders>
            <w:vAlign w:val="center"/>
            <w:hideMark/>
          </w:tcPr>
          <w:p w14:paraId="19785E56" w14:textId="2AC0A1D2" w:rsidR="003A5BA2" w:rsidRPr="00015210" w:rsidRDefault="003A5BA2" w:rsidP="003A5BA2">
            <w:pPr>
              <w:rPr>
                <w:b/>
                <w:bCs/>
                <w:color w:val="000000"/>
                <w:sz w:val="18"/>
                <w:szCs w:val="18"/>
              </w:rPr>
            </w:pPr>
            <w:r w:rsidRPr="00015210">
              <w:rPr>
                <w:b/>
                <w:bCs/>
                <w:color w:val="000000"/>
                <w:sz w:val="18"/>
                <w:szCs w:val="18"/>
              </w:rPr>
              <w:t xml:space="preserve">Role 3. </w:t>
            </w:r>
            <w:r>
              <w:rPr>
                <w:b/>
                <w:bCs/>
                <w:color w:val="000000"/>
                <w:sz w:val="18"/>
                <w:szCs w:val="18"/>
              </w:rPr>
              <w:t xml:space="preserve">Internal </w:t>
            </w:r>
            <w:r w:rsidRPr="00015210">
              <w:rPr>
                <w:b/>
                <w:bCs/>
                <w:color w:val="000000"/>
                <w:sz w:val="18"/>
                <w:szCs w:val="18"/>
              </w:rPr>
              <w:t xml:space="preserve">AI as </w:t>
            </w:r>
            <w:r>
              <w:rPr>
                <w:b/>
                <w:bCs/>
                <w:color w:val="000000"/>
                <w:sz w:val="18"/>
                <w:szCs w:val="18"/>
              </w:rPr>
              <w:t>the answerer’</w:t>
            </w:r>
            <w:r>
              <w:rPr>
                <w:rFonts w:hint="eastAsia"/>
                <w:b/>
                <w:bCs/>
                <w:color w:val="000000"/>
                <w:sz w:val="18"/>
                <w:szCs w:val="18"/>
              </w:rPr>
              <w:t xml:space="preserve">s </w:t>
            </w:r>
            <w:r>
              <w:rPr>
                <w:b/>
                <w:bCs/>
                <w:color w:val="000000"/>
                <w:sz w:val="18"/>
                <w:szCs w:val="18"/>
              </w:rPr>
              <w:t>competitor</w:t>
            </w:r>
          </w:p>
        </w:tc>
      </w:tr>
      <w:tr w:rsidR="003A5BA2" w:rsidRPr="00015210" w14:paraId="66C5E3AF" w14:textId="77777777" w:rsidTr="00AE0684">
        <w:trPr>
          <w:trHeight w:val="36"/>
          <w:jc w:val="center"/>
        </w:trPr>
        <w:tc>
          <w:tcPr>
            <w:tcW w:w="2330" w:type="dxa"/>
            <w:tcBorders>
              <w:top w:val="nil"/>
              <w:left w:val="single" w:sz="8" w:space="0" w:color="auto"/>
              <w:bottom w:val="single" w:sz="8" w:space="0" w:color="auto"/>
              <w:right w:val="single" w:sz="8" w:space="0" w:color="auto"/>
            </w:tcBorders>
            <w:vAlign w:val="center"/>
            <w:hideMark/>
          </w:tcPr>
          <w:p w14:paraId="40F2CCC0" w14:textId="77777777" w:rsidR="003A5BA2" w:rsidRPr="00015210" w:rsidRDefault="003A5BA2" w:rsidP="003A5BA2">
            <w:pPr>
              <w:rPr>
                <w:color w:val="000000"/>
                <w:sz w:val="18"/>
                <w:szCs w:val="18"/>
              </w:rPr>
            </w:pPr>
            <w:r w:rsidRPr="00015210">
              <w:rPr>
                <w:color w:val="000000"/>
                <w:sz w:val="18"/>
                <w:szCs w:val="18"/>
              </w:rPr>
              <w:t>Su et al. (2025)</w:t>
            </w:r>
          </w:p>
        </w:tc>
        <w:tc>
          <w:tcPr>
            <w:tcW w:w="2160" w:type="dxa"/>
            <w:tcBorders>
              <w:top w:val="nil"/>
              <w:left w:val="nil"/>
              <w:bottom w:val="single" w:sz="8" w:space="0" w:color="auto"/>
              <w:right w:val="single" w:sz="8" w:space="0" w:color="auto"/>
            </w:tcBorders>
            <w:vAlign w:val="center"/>
            <w:hideMark/>
          </w:tcPr>
          <w:p w14:paraId="3DA5A902" w14:textId="77777777" w:rsidR="003A5BA2" w:rsidRPr="00015210" w:rsidRDefault="003A5BA2" w:rsidP="003A5BA2">
            <w:pPr>
              <w:rPr>
                <w:color w:val="000000"/>
                <w:sz w:val="18"/>
                <w:szCs w:val="18"/>
              </w:rPr>
            </w:pPr>
            <w:r w:rsidRPr="00015210">
              <w:rPr>
                <w:color w:val="000000"/>
                <w:sz w:val="18"/>
                <w:szCs w:val="18"/>
              </w:rPr>
              <w:t>Quora (general)</w:t>
            </w:r>
          </w:p>
        </w:tc>
        <w:tc>
          <w:tcPr>
            <w:tcW w:w="1890" w:type="dxa"/>
            <w:tcBorders>
              <w:top w:val="nil"/>
              <w:left w:val="nil"/>
              <w:bottom w:val="single" w:sz="8" w:space="0" w:color="auto"/>
              <w:right w:val="single" w:sz="8" w:space="0" w:color="auto"/>
            </w:tcBorders>
            <w:vAlign w:val="center"/>
            <w:hideMark/>
          </w:tcPr>
          <w:p w14:paraId="1751819A" w14:textId="3B0CC4B7" w:rsidR="003A5BA2" w:rsidRPr="00015210" w:rsidRDefault="003A5BA2" w:rsidP="003A5BA2">
            <w:pPr>
              <w:rPr>
                <w:color w:val="000000"/>
                <w:sz w:val="18"/>
                <w:szCs w:val="18"/>
              </w:rPr>
            </w:pPr>
            <w:r w:rsidRPr="00015210">
              <w:rPr>
                <w:color w:val="000000"/>
                <w:sz w:val="18"/>
                <w:szCs w:val="18"/>
              </w:rPr>
              <w:t>Internal GenAI</w:t>
            </w:r>
            <w:r>
              <w:rPr>
                <w:color w:val="000000"/>
                <w:sz w:val="18"/>
                <w:szCs w:val="18"/>
              </w:rPr>
              <w:t xml:space="preserve"> (applied on old questions)</w:t>
            </w:r>
          </w:p>
        </w:tc>
        <w:tc>
          <w:tcPr>
            <w:tcW w:w="900" w:type="dxa"/>
            <w:tcBorders>
              <w:top w:val="nil"/>
              <w:left w:val="nil"/>
              <w:bottom w:val="single" w:sz="8" w:space="0" w:color="auto"/>
              <w:right w:val="single" w:sz="8" w:space="0" w:color="auto"/>
            </w:tcBorders>
            <w:vAlign w:val="center"/>
            <w:hideMark/>
          </w:tcPr>
          <w:p w14:paraId="2CE5BC8D" w14:textId="77777777" w:rsidR="003A5BA2" w:rsidRPr="00015210" w:rsidRDefault="003A5BA2" w:rsidP="003A5BA2">
            <w:pPr>
              <w:rPr>
                <w:color w:val="000000"/>
                <w:sz w:val="18"/>
                <w:szCs w:val="18"/>
              </w:rPr>
            </w:pPr>
            <w:r w:rsidRPr="00015210">
              <w:rPr>
                <w:color w:val="000000"/>
                <w:sz w:val="18"/>
                <w:szCs w:val="18"/>
              </w:rPr>
              <w:t>Question-week</w:t>
            </w:r>
          </w:p>
        </w:tc>
        <w:tc>
          <w:tcPr>
            <w:tcW w:w="956" w:type="dxa"/>
            <w:tcBorders>
              <w:top w:val="nil"/>
              <w:left w:val="nil"/>
              <w:bottom w:val="single" w:sz="8" w:space="0" w:color="auto"/>
              <w:right w:val="single" w:sz="8" w:space="0" w:color="auto"/>
            </w:tcBorders>
            <w:vAlign w:val="center"/>
            <w:hideMark/>
          </w:tcPr>
          <w:p w14:paraId="047F2B44" w14:textId="73E368A2" w:rsidR="003A5BA2" w:rsidRPr="00015210" w:rsidRDefault="003A5BA2" w:rsidP="003A5BA2">
            <w:pPr>
              <w:rPr>
                <w:color w:val="000000"/>
                <w:sz w:val="18"/>
                <w:szCs w:val="18"/>
              </w:rPr>
            </w:pPr>
            <w:r w:rsidRPr="00015210">
              <w:rPr>
                <w:color w:val="000000"/>
                <w:sz w:val="18"/>
                <w:szCs w:val="18"/>
              </w:rPr>
              <w:t xml:space="preserve">Yes </w:t>
            </w:r>
          </w:p>
        </w:tc>
        <w:tc>
          <w:tcPr>
            <w:tcW w:w="2734" w:type="dxa"/>
            <w:tcBorders>
              <w:top w:val="nil"/>
              <w:left w:val="nil"/>
              <w:bottom w:val="single" w:sz="8" w:space="0" w:color="auto"/>
              <w:right w:val="single" w:sz="8" w:space="0" w:color="auto"/>
            </w:tcBorders>
            <w:vAlign w:val="center"/>
          </w:tcPr>
          <w:p w14:paraId="1DAB9277" w14:textId="76320BFB" w:rsidR="003A5BA2" w:rsidRPr="00015210" w:rsidRDefault="003A5BA2" w:rsidP="003A5BA2">
            <w:pPr>
              <w:rPr>
                <w:rFonts w:ascii="Aptos" w:hAnsi="Aptos"/>
                <w:color w:val="000000"/>
                <w:sz w:val="18"/>
                <w:szCs w:val="18"/>
              </w:rPr>
            </w:pPr>
          </w:p>
        </w:tc>
        <w:tc>
          <w:tcPr>
            <w:tcW w:w="1879" w:type="dxa"/>
            <w:tcBorders>
              <w:top w:val="nil"/>
              <w:left w:val="nil"/>
              <w:bottom w:val="single" w:sz="8" w:space="0" w:color="auto"/>
              <w:right w:val="single" w:sz="8" w:space="0" w:color="auto"/>
            </w:tcBorders>
            <w:vAlign w:val="center"/>
            <w:hideMark/>
          </w:tcPr>
          <w:p w14:paraId="5A1EB300" w14:textId="46842A5F" w:rsidR="003A5BA2" w:rsidRPr="00AE0684" w:rsidRDefault="003A5BA2" w:rsidP="003A5BA2">
            <w:pPr>
              <w:rPr>
                <w:b/>
                <w:bCs/>
                <w:color w:val="000000"/>
                <w:sz w:val="18"/>
                <w:szCs w:val="18"/>
              </w:rPr>
            </w:pPr>
            <w:r w:rsidRPr="00AE0684">
              <w:rPr>
                <w:b/>
                <w:bCs/>
                <w:color w:val="000000"/>
                <w:sz w:val="18"/>
                <w:szCs w:val="18"/>
              </w:rPr>
              <w:t>+</w:t>
            </w:r>
          </w:p>
        </w:tc>
      </w:tr>
      <w:tr w:rsidR="003A5BA2" w:rsidRPr="00015210" w14:paraId="65003E90" w14:textId="77777777" w:rsidTr="00AE0684">
        <w:trPr>
          <w:trHeight w:val="36"/>
          <w:jc w:val="center"/>
        </w:trPr>
        <w:tc>
          <w:tcPr>
            <w:tcW w:w="2330" w:type="dxa"/>
            <w:tcBorders>
              <w:top w:val="nil"/>
              <w:left w:val="single" w:sz="8" w:space="0" w:color="auto"/>
              <w:bottom w:val="single" w:sz="8" w:space="0" w:color="auto"/>
              <w:right w:val="single" w:sz="8" w:space="0" w:color="auto"/>
            </w:tcBorders>
            <w:vAlign w:val="center"/>
            <w:hideMark/>
          </w:tcPr>
          <w:p w14:paraId="50BCA4DD" w14:textId="77777777" w:rsidR="003A5BA2" w:rsidRPr="00015210" w:rsidRDefault="003A5BA2" w:rsidP="003A5BA2">
            <w:pPr>
              <w:rPr>
                <w:b/>
                <w:bCs/>
                <w:color w:val="000000"/>
                <w:sz w:val="18"/>
                <w:szCs w:val="18"/>
              </w:rPr>
            </w:pPr>
            <w:r w:rsidRPr="00015210">
              <w:rPr>
                <w:b/>
                <w:bCs/>
                <w:color w:val="000000"/>
                <w:sz w:val="18"/>
                <w:szCs w:val="18"/>
              </w:rPr>
              <w:t>This study</w:t>
            </w:r>
          </w:p>
        </w:tc>
        <w:tc>
          <w:tcPr>
            <w:tcW w:w="2160" w:type="dxa"/>
            <w:tcBorders>
              <w:top w:val="nil"/>
              <w:left w:val="nil"/>
              <w:bottom w:val="single" w:sz="8" w:space="0" w:color="auto"/>
              <w:right w:val="single" w:sz="8" w:space="0" w:color="auto"/>
            </w:tcBorders>
            <w:vAlign w:val="center"/>
            <w:hideMark/>
          </w:tcPr>
          <w:p w14:paraId="700D8886" w14:textId="77777777" w:rsidR="003A5BA2" w:rsidRPr="00015210" w:rsidRDefault="003A5BA2" w:rsidP="003A5BA2">
            <w:pPr>
              <w:rPr>
                <w:color w:val="000000"/>
                <w:sz w:val="18"/>
                <w:szCs w:val="18"/>
              </w:rPr>
            </w:pPr>
            <w:r w:rsidRPr="00015210">
              <w:rPr>
                <w:color w:val="000000"/>
                <w:sz w:val="18"/>
                <w:szCs w:val="18"/>
              </w:rPr>
              <w:t>SegmentFault (technical)</w:t>
            </w:r>
          </w:p>
        </w:tc>
        <w:tc>
          <w:tcPr>
            <w:tcW w:w="1890" w:type="dxa"/>
            <w:tcBorders>
              <w:top w:val="nil"/>
              <w:left w:val="nil"/>
              <w:bottom w:val="single" w:sz="8" w:space="0" w:color="auto"/>
              <w:right w:val="single" w:sz="8" w:space="0" w:color="auto"/>
            </w:tcBorders>
            <w:vAlign w:val="center"/>
            <w:hideMark/>
          </w:tcPr>
          <w:p w14:paraId="523B7F81" w14:textId="5A8806D5" w:rsidR="003A5BA2" w:rsidRPr="00015210" w:rsidRDefault="003A5BA2" w:rsidP="003A5BA2">
            <w:pPr>
              <w:rPr>
                <w:color w:val="000000"/>
                <w:sz w:val="18"/>
                <w:szCs w:val="18"/>
              </w:rPr>
            </w:pPr>
            <w:r w:rsidRPr="00015210">
              <w:rPr>
                <w:color w:val="000000"/>
                <w:sz w:val="18"/>
                <w:szCs w:val="18"/>
              </w:rPr>
              <w:t>Internal GenAI</w:t>
            </w:r>
            <w:r>
              <w:rPr>
                <w:color w:val="000000"/>
                <w:sz w:val="18"/>
                <w:szCs w:val="18"/>
              </w:rPr>
              <w:t xml:space="preserve"> (applied on new questions)</w:t>
            </w:r>
          </w:p>
        </w:tc>
        <w:tc>
          <w:tcPr>
            <w:tcW w:w="900" w:type="dxa"/>
            <w:tcBorders>
              <w:top w:val="nil"/>
              <w:left w:val="nil"/>
              <w:bottom w:val="single" w:sz="8" w:space="0" w:color="auto"/>
              <w:right w:val="single" w:sz="8" w:space="0" w:color="auto"/>
            </w:tcBorders>
            <w:vAlign w:val="center"/>
            <w:hideMark/>
          </w:tcPr>
          <w:p w14:paraId="4F975765" w14:textId="77777777" w:rsidR="003A5BA2" w:rsidRPr="00015210" w:rsidRDefault="003A5BA2" w:rsidP="003A5BA2">
            <w:pPr>
              <w:rPr>
                <w:color w:val="000000"/>
                <w:sz w:val="18"/>
                <w:szCs w:val="18"/>
              </w:rPr>
            </w:pPr>
            <w:r w:rsidRPr="00015210">
              <w:rPr>
                <w:color w:val="000000"/>
                <w:sz w:val="18"/>
                <w:szCs w:val="18"/>
              </w:rPr>
              <w:t>Question</w:t>
            </w:r>
          </w:p>
        </w:tc>
        <w:tc>
          <w:tcPr>
            <w:tcW w:w="956" w:type="dxa"/>
            <w:tcBorders>
              <w:top w:val="nil"/>
              <w:left w:val="nil"/>
              <w:bottom w:val="single" w:sz="8" w:space="0" w:color="auto"/>
              <w:right w:val="single" w:sz="8" w:space="0" w:color="auto"/>
            </w:tcBorders>
            <w:vAlign w:val="center"/>
            <w:hideMark/>
          </w:tcPr>
          <w:p w14:paraId="7C00AE3B" w14:textId="2F7B0FC4" w:rsidR="003A5BA2" w:rsidRPr="00015210" w:rsidRDefault="003A5BA2" w:rsidP="003A5BA2">
            <w:pPr>
              <w:rPr>
                <w:color w:val="000000"/>
                <w:sz w:val="18"/>
                <w:szCs w:val="18"/>
              </w:rPr>
            </w:pPr>
            <w:r w:rsidRPr="00015210">
              <w:rPr>
                <w:color w:val="000000"/>
                <w:sz w:val="18"/>
                <w:szCs w:val="18"/>
              </w:rPr>
              <w:t xml:space="preserve">Yes </w:t>
            </w:r>
          </w:p>
        </w:tc>
        <w:tc>
          <w:tcPr>
            <w:tcW w:w="2734" w:type="dxa"/>
            <w:tcBorders>
              <w:top w:val="nil"/>
              <w:left w:val="nil"/>
              <w:bottom w:val="single" w:sz="8" w:space="0" w:color="auto"/>
              <w:right w:val="single" w:sz="8" w:space="0" w:color="auto"/>
            </w:tcBorders>
            <w:vAlign w:val="center"/>
          </w:tcPr>
          <w:p w14:paraId="412906E5" w14:textId="79282F86" w:rsidR="003A5BA2" w:rsidRPr="00015210" w:rsidRDefault="003A5BA2" w:rsidP="003A5BA2">
            <w:pPr>
              <w:rPr>
                <w:color w:val="000000"/>
                <w:sz w:val="18"/>
                <w:szCs w:val="18"/>
              </w:rPr>
            </w:pPr>
            <w:r w:rsidRPr="000E4EEB">
              <w:rPr>
                <w:color w:val="000000"/>
                <w:sz w:val="18"/>
                <w:szCs w:val="18"/>
              </w:rPr>
              <w:t>Not applicable</w:t>
            </w:r>
            <w:r w:rsidRPr="000E4EEB">
              <w:rPr>
                <w:color w:val="000000"/>
                <w:sz w:val="18"/>
                <w:szCs w:val="18"/>
              </w:rPr>
              <w:br/>
              <w:t>(due to question level randomization)</w:t>
            </w:r>
          </w:p>
        </w:tc>
        <w:tc>
          <w:tcPr>
            <w:tcW w:w="1879" w:type="dxa"/>
            <w:tcBorders>
              <w:top w:val="nil"/>
              <w:left w:val="nil"/>
              <w:bottom w:val="single" w:sz="8" w:space="0" w:color="auto"/>
              <w:right w:val="single" w:sz="8" w:space="0" w:color="auto"/>
            </w:tcBorders>
            <w:vAlign w:val="center"/>
            <w:hideMark/>
          </w:tcPr>
          <w:p w14:paraId="5DFA4399" w14:textId="3DF3FDC7" w:rsidR="003A5BA2" w:rsidRPr="00AE0684" w:rsidRDefault="003A5BA2" w:rsidP="003A5BA2">
            <w:pPr>
              <w:rPr>
                <w:b/>
                <w:bCs/>
                <w:color w:val="000000"/>
                <w:sz w:val="18"/>
                <w:szCs w:val="18"/>
              </w:rPr>
            </w:pPr>
            <w:r w:rsidRPr="00AE0684">
              <w:rPr>
                <w:b/>
                <w:bCs/>
                <w:color w:val="000000"/>
                <w:sz w:val="18"/>
                <w:szCs w:val="18"/>
              </w:rPr>
              <w:t>−</w:t>
            </w:r>
          </w:p>
        </w:tc>
      </w:tr>
    </w:tbl>
    <w:p w14:paraId="10D89AB3" w14:textId="77C3CB6A" w:rsidR="00E912B4" w:rsidRPr="00337485" w:rsidDel="00BE35AC" w:rsidRDefault="00E912B4" w:rsidP="00D2526D">
      <w:pPr>
        <w:pStyle w:val="Notes"/>
        <w:rPr>
          <w:del w:id="23" w:author="Dylan CHEN" w:date="2026-08-30T09:57:00Z" w16du:dateUtc="2026-08-30T01:57:00Z"/>
        </w:rPr>
      </w:pPr>
      <w:r w:rsidRPr="00015210">
        <w:t xml:space="preserve">Notes. </w:t>
      </w:r>
      <w:r w:rsidR="00337485" w:rsidRPr="00337485">
        <w:t>1. Signs (“+”/”−”) denote the direction of each study’s estimated effect; blank cells indicate outcomes not reported here by design.</w:t>
      </w:r>
      <w:r w:rsidR="00337485">
        <w:br/>
      </w:r>
      <w:r w:rsidR="00337485">
        <w:rPr>
          <w:rFonts w:hint="eastAsia"/>
        </w:rPr>
        <w:t>2</w:t>
      </w:r>
      <w:r w:rsidRPr="00015210">
        <w:t xml:space="preserve">. Sign convention for ban-based studies. Most studies identify effects from the </w:t>
      </w:r>
      <w:r w:rsidR="006A50F6">
        <w:rPr>
          <w:rFonts w:hint="eastAsia"/>
        </w:rPr>
        <w:t>introduction</w:t>
      </w:r>
      <w:r w:rsidRPr="00015210">
        <w:t xml:space="preserve"> of ChatGPT, so their signs directly capture the effect of AI becoming available. Two studies instead exploit a ChatGPT ban (Wang &amp; Zheng 2024; </w:t>
      </w:r>
      <w:proofErr w:type="spellStart"/>
      <w:r w:rsidRPr="00015210">
        <w:t>Borwankar</w:t>
      </w:r>
      <w:proofErr w:type="spellEnd"/>
      <w:r w:rsidRPr="00015210">
        <w:t xml:space="preserve"> et al. 2026). Because a ban is the withdrawal of AI, the raw estimates in these studies measure the effect of removing AI and are the mirror image of the release-based estimates. To keep all rows comparable, we reverse their signs. For example, Wang &amp; Zheng (2024) find that banning ChatGPT decreases question supply, answer supply, and answer acceptance; equivalently, the availability of ChatGPT increases question and answer supply.</w:t>
      </w:r>
      <w:r w:rsidRPr="00015210">
        <w:br/>
      </w:r>
      <w:r w:rsidR="00337485">
        <w:rPr>
          <w:rFonts w:hint="eastAsia"/>
        </w:rPr>
        <w:t>3</w:t>
      </w:r>
      <w:r w:rsidRPr="00015210">
        <w:t xml:space="preserve">. Su et al. (2025). This is an internal-GenAI setting on Quora. The questions were created before the observation panel began, and platform AI answers were introduced only at the policy launch (≈ Jan 2023). Following their design, the sample keeps “only those questions that were created before the start of our panel data collection (i.e., November 2022),” and treated pages receive AI answers when “AI answers are presented on treated question pages” at launch. </w:t>
      </w:r>
      <w:ins w:id="24" w:author="Dylan CHEN" w:date="2026-08-30T09:57:00Z" w16du:dateUtc="2026-08-30T01:57:00Z">
        <w:r w:rsidR="00BE35AC" w:rsidRPr="00BE35AC">
          <w:t>The AI answer is introduced long after the original question was posted (average pre-policy tenure is roughly 49 months).</w:t>
        </w:r>
      </w:ins>
      <w:del w:id="25" w:author="Dylan CHEN" w:date="2026-08-30T09:57:00Z" w16du:dateUtc="2026-08-30T01:57:00Z">
        <w:r w:rsidRPr="00015210" w:rsidDel="00BE35AC">
          <w:delText>The AI answers therefore appear roughly three months after the questions were originally posted.</w:delText>
        </w:r>
      </w:del>
    </w:p>
    <w:p w14:paraId="60B3822B" w14:textId="77777777" w:rsidR="00E912B4" w:rsidRPr="00015210" w:rsidRDefault="00E912B4" w:rsidP="00E912B4">
      <w:pPr>
        <w:pStyle w:val="Notes"/>
        <w:sectPr w:rsidR="00E912B4" w:rsidRPr="00015210" w:rsidSect="00E912B4">
          <w:pgSz w:w="15840" w:h="12240" w:orient="landscape" w:code="1"/>
          <w:pgMar w:top="1440" w:right="1440" w:bottom="1440" w:left="1440" w:header="720" w:footer="288" w:gutter="0"/>
          <w:cols w:space="720"/>
          <w:docGrid w:linePitch="299"/>
        </w:sectPr>
      </w:pPr>
    </w:p>
    <w:p w14:paraId="3F521C59" w14:textId="0A53E57C" w:rsidR="00F40939" w:rsidRPr="00015210" w:rsidRDefault="00F40939" w:rsidP="0049010E">
      <w:pPr>
        <w:pStyle w:val="Heading2"/>
      </w:pPr>
      <w:r w:rsidRPr="00015210">
        <w:lastRenderedPageBreak/>
        <w:t xml:space="preserve">The Impact of </w:t>
      </w:r>
      <w:r w:rsidR="00C55514" w:rsidRPr="00015210">
        <w:t>G</w:t>
      </w:r>
      <w:r w:rsidR="004C6E9D" w:rsidRPr="00015210">
        <w:t>en</w:t>
      </w:r>
      <w:r w:rsidR="00C55514" w:rsidRPr="00015210">
        <w:t>AI</w:t>
      </w:r>
      <w:r w:rsidRPr="00015210">
        <w:t xml:space="preserve"> </w:t>
      </w:r>
      <w:r w:rsidR="00FD1305" w:rsidRPr="00015210">
        <w:t>on</w:t>
      </w:r>
      <w:r w:rsidRPr="00015210">
        <w:t xml:space="preserve"> Online Q&amp;A Communities</w:t>
      </w:r>
    </w:p>
    <w:p w14:paraId="0B2A36C4" w14:textId="2E12887D" w:rsidR="00B369E9" w:rsidRPr="00D2526D" w:rsidRDefault="00B369E9" w:rsidP="00D2526D">
      <w:pPr>
        <w:pStyle w:val="Paragraph0"/>
      </w:pPr>
      <w:r w:rsidRPr="00D2526D">
        <w:t xml:space="preserve">A large and fast-growing literature documents the consequences of </w:t>
      </w:r>
      <w:r>
        <w:rPr>
          <w:rFonts w:hint="eastAsia"/>
        </w:rPr>
        <w:t>Gen</w:t>
      </w:r>
      <w:r w:rsidRPr="00D2526D">
        <w:t xml:space="preserve">AI for online Q&amp;A communities. Table 1 summarizes this work, grouped by the </w:t>
      </w:r>
      <w:r>
        <w:rPr>
          <w:rFonts w:hint="eastAsia"/>
        </w:rPr>
        <w:t>structural</w:t>
      </w:r>
      <w:r w:rsidRPr="00D2526D">
        <w:t xml:space="preserve"> role of AI. As illustrated in Figure 1 and Table 1, the review yields three roles. AI can answer incoming questions and compete with the platform itself; AI can serve as the answerer</w:t>
      </w:r>
      <w:r>
        <w:t>’</w:t>
      </w:r>
      <w:r w:rsidRPr="00D2526D">
        <w:t xml:space="preserve">s instrument; or </w:t>
      </w:r>
      <w:r w:rsidRPr="00015210">
        <w:t>it can enter as an identified rival contributor</w:t>
      </w:r>
      <w:r w:rsidRPr="00D2526D">
        <w:t>. The first two roles have been studied entirely in the context of external GenAI, tools that operate independently of any platform. The third role, which our study examines, is occupied by internal GenAI, which constitutes a distinct phenomenon from external GenAI.</w:t>
      </w:r>
    </w:p>
    <w:p w14:paraId="4277F582" w14:textId="0CFF449C" w:rsidR="000E4EEB" w:rsidRPr="00015210" w:rsidRDefault="001471CF" w:rsidP="0049010E">
      <w:pPr>
        <w:pStyle w:val="Heading3"/>
      </w:pPr>
      <w:r>
        <w:t xml:space="preserve">External </w:t>
      </w:r>
      <w:r w:rsidR="00B369E9">
        <w:rPr>
          <w:rFonts w:hint="eastAsia"/>
        </w:rPr>
        <w:t>Gen</w:t>
      </w:r>
      <w:r w:rsidR="000E4EEB" w:rsidRPr="00015210">
        <w:t xml:space="preserve">AI as a </w:t>
      </w:r>
      <w:r>
        <w:t>Platform Competitor</w:t>
      </w:r>
    </w:p>
    <w:p w14:paraId="3FC7AAE9" w14:textId="40D44648" w:rsidR="00B369E9" w:rsidRPr="00D2526D" w:rsidRDefault="00B369E9" w:rsidP="00D2526D">
      <w:pPr>
        <w:pStyle w:val="Paragraph0"/>
      </w:pPr>
      <w:r w:rsidRPr="00D2526D">
        <w:t xml:space="preserve">The first and largest stream </w:t>
      </w:r>
      <w:r>
        <w:rPr>
          <w:rFonts w:hint="eastAsia"/>
        </w:rPr>
        <w:t>examines</w:t>
      </w:r>
      <w:r w:rsidRPr="00D2526D">
        <w:t xml:space="preserve"> AI operating </w:t>
      </w:r>
      <w:r w:rsidRPr="00D2526D">
        <w:rPr>
          <w:i/>
          <w:iCs/>
        </w:rPr>
        <w:t xml:space="preserve">before </w:t>
      </w:r>
      <w:r w:rsidRPr="00D2526D">
        <w:t xml:space="preserve">questions reach the community. General-purpose tools such as ChatGPT answer questions directly, and the consistent finding across platforms and time windows is a decline in question supply </w:t>
      </w:r>
      <w:r w:rsidR="002E37FE" w:rsidRPr="0022223D">
        <w:rPr>
          <w:shd w:val="clear" w:color="auto" w:fill="FFFFFF"/>
        </w:rPr>
        <w:fldChar w:fldCharType="begin" w:fldLock="1"/>
      </w:r>
      <w:r w:rsidR="00DC684C">
        <w:rPr>
          <w:shd w:val="clear" w:color="auto" w:fill="FFFFFF"/>
        </w:rPr>
        <w:instrText xml:space="preserve"> ADDIN ZOTERO_ITEM CSL_CITATION {"citationID":"jwSoMtEx","properties":{"unsorted":false,"formattedCitation":"(Burtch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DC684C">
        <w:rPr>
          <w:rFonts w:ascii="Apple Color Emoji" w:hAnsi="Apple Color Emoji" w:cs="Apple Color Emoji"/>
          <w:shd w:val="clear" w:color="auto" w:fill="FFFFFF"/>
        </w:rPr>
        <w:instrText>📊</w:instrText>
      </w:r>
      <w:r w:rsidR="00DC684C">
        <w:rPr>
          <w:shd w:val="clear" w:color="auto" w:fill="FFFFFF"/>
        </w:rPr>
        <w:instrText>","call-number":"3","container-title":"Scientific Reports","DOI":"10.1038/s41598-024-61221-0","ISSN":"2045-2322","issue":"1","journalAbbreviation":"Sci Rep","language":"en","license":"2024 The Author(s)","note":"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Human behaviour</w:instrText>
      </w:r>
      <w:r w:rsidR="00DC684C">
        <w:rPr>
          <w:rFonts w:hint="eastAsia"/>
          <w:shd w:val="clear" w:color="auto" w:fill="FFFFFF"/>
        </w:rPr>
        <w:instrText>、</w:instrText>
      </w:r>
      <w:r w:rsidR="00DC684C">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DC684C">
        <w:rPr>
          <w:rFonts w:ascii="Apple Color Emoji" w:hAnsi="Apple Color Emoji" w:cs="Apple Color Emoji"/>
          <w:shd w:val="clear" w:color="auto" w:fill="FFFFFF"/>
        </w:rPr>
        <w:instrText>📊</w:instrText>
      </w:r>
      <w:r w:rsidR="00DC684C">
        <w:rPr>
          <w:shd w:val="clear" w:color="auto" w:fill="FFFFFF"/>
        </w:rPr>
        <w:instrText>","call-number":"2","container-title":"PNAS Nexus","DOI":"10.1093/pnasnexus/pgae400","ISSN":"2752-6542","issue":"9","journalAbbreviation":"PNAS Nexus","language":"en","note":"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DC684C">
        <w:rPr>
          <w:rFonts w:ascii="Apple Color Emoji" w:hAnsi="Apple Color Emoji" w:cs="Apple Color Emoji"/>
          <w:shd w:val="clear" w:color="auto" w:fill="FFFFFF"/>
        </w:rPr>
        <w:instrText>📊</w:instrText>
      </w:r>
      <w:r w:rsidR="00DC684C">
        <w:rPr>
          <w:shd w:val="clear" w:color="auto" w:fill="FFFFFF"/>
        </w:rPr>
        <w:instrText>","call-number":"1","container-title":"Journal of Management Information Systems","DOI":"10.1080/07421222.2025.2487313","ISSN":"0742-1222","issue":"2","language":"en","note":"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GAI</w:instrText>
      </w:r>
      <w:r w:rsidR="00DC684C">
        <w:rPr>
          <w:rFonts w:hint="eastAsia"/>
          <w:shd w:val="clear" w:color="auto" w:fill="FFFFFF"/>
        </w:rPr>
        <w:instrText>、</w:instrText>
      </w:r>
      <w:r w:rsidR="00DC684C">
        <w:rPr>
          <w:shd w:val="clear" w:color="auto" w:fill="FFFFFF"/>
        </w:rPr>
        <w:instrText>knowledge seeking</w:instrText>
      </w:r>
      <w:r w:rsidR="00DC684C">
        <w:rPr>
          <w:rFonts w:hint="eastAsia"/>
          <w:shd w:val="clear" w:color="auto" w:fill="FFFFFF"/>
        </w:rPr>
        <w:instrText>、</w:instrText>
      </w:r>
      <w:r w:rsidR="00DC684C">
        <w:rPr>
          <w:shd w:val="clear" w:color="auto" w:fill="FFFFFF"/>
        </w:rPr>
        <w:instrText>commitment-based theory</w:instrText>
      </w:r>
      <w:r w:rsidR="00DC684C">
        <w:rPr>
          <w:rFonts w:hint="eastAsia"/>
          <w:shd w:val="clear" w:color="auto" w:fill="FFFFFF"/>
        </w:rPr>
        <w:instrText>、</w:instrText>
      </w:r>
      <w:r w:rsidR="00DC684C">
        <w:rPr>
          <w:shd w:val="clear" w:color="auto" w:fill="FFFFFF"/>
        </w:rPr>
        <w:instrText>GenAI</w:instrText>
      </w:r>
      <w:r w:rsidR="00DC684C">
        <w:rPr>
          <w:rFonts w:hint="eastAsia"/>
          <w:shd w:val="clear" w:color="auto" w:fill="FFFFFF"/>
        </w:rPr>
        <w:instrText>、</w:instrText>
      </w:r>
      <w:r w:rsidR="00DC684C">
        <w:rPr>
          <w:shd w:val="clear" w:color="auto" w:fill="FFFFFF"/>
        </w:rPr>
        <w:instrText>information foraging theory</w:instrText>
      </w:r>
      <w:r w:rsidR="00DC684C">
        <w:rPr>
          <w:rFonts w:hint="eastAsia"/>
          <w:shd w:val="clear" w:color="auto" w:fill="FFFFFF"/>
        </w:rPr>
        <w:instrText>、</w:instrText>
      </w:r>
      <w:r w:rsidR="00DC684C">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DC684C">
        <w:rPr>
          <w:rFonts w:ascii="Apple Color Emoji" w:hAnsi="Apple Color Emoji" w:cs="Apple Color Emoji"/>
          <w:shd w:val="clear" w:color="auto" w:fill="FFFFFF"/>
        </w:rPr>
        <w:instrText>📊</w:instrText>
      </w:r>
      <w:r w:rsidR="00DC684C">
        <w:rPr>
          <w:shd w:val="clear" w:color="auto" w:fill="FFFFFF"/>
        </w:rPr>
        <w:instrText>","call-number":"1 (CCF C)","container-title":"Information &amp; Management","DOI":"10.1016/j.im.2025.104178","ISSN":"0378-7206","issue":"6","journalAbbreviation":"Information &amp; Management","language":"en","note":"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ChatGPT</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Online knowledge exchange platforms</w:instrText>
      </w:r>
      <w:r w:rsidR="00DC684C">
        <w:rPr>
          <w:rFonts w:hint="eastAsia"/>
          <w:shd w:val="clear" w:color="auto" w:fill="FFFFFF"/>
        </w:rPr>
        <w:instrText>、</w:instrText>
      </w:r>
      <w:r w:rsidR="00DC684C">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DC684C">
        <w:rPr>
          <w:rFonts w:hint="eastAsia"/>
          <w:shd w:val="clear" w:color="auto" w:fill="FFFFFF"/>
        </w:rPr>
        <w:instrText>undation of China [Grants 72188101 and 72595864]. Supplemental Material: The online appendix is available at https://doi.org/10.1287/isre.2023.0561.\n\n</w:instrText>
      </w:r>
      <w:r w:rsidR="00DC684C">
        <w:rPr>
          <w:rFonts w:hint="eastAsia"/>
          <w:shd w:val="clear" w:color="auto" w:fill="FFFFFF"/>
        </w:rPr>
        <w:instrText>【摘要翻译】大语言模型</w:instrText>
      </w:r>
      <w:r w:rsidR="00DC684C">
        <w:rPr>
          <w:rFonts w:hint="eastAsia"/>
          <w:shd w:val="clear" w:color="auto" w:fill="FFFFFF"/>
        </w:rPr>
        <w:instrText xml:space="preserve"> (LLMs)(</w:instrText>
      </w:r>
      <w:r w:rsidR="00DC684C">
        <w:rPr>
          <w:rFonts w:hint="eastAsia"/>
          <w:shd w:val="clear" w:color="auto" w:fill="FFFFFF"/>
        </w:rPr>
        <w:instrText>如</w:instrText>
      </w:r>
      <w:r w:rsidR="00DC684C">
        <w:rPr>
          <w:rFonts w:hint="eastAsia"/>
          <w:shd w:val="clear" w:color="auto" w:fill="FFFFFF"/>
        </w:rPr>
        <w:instrText xml:space="preserve"> ChatGPT) </w:instrText>
      </w:r>
      <w:r w:rsidR="00DC684C">
        <w:rPr>
          <w:rFonts w:hint="eastAsia"/>
          <w:shd w:val="clear" w:color="auto" w:fill="FFFFFF"/>
        </w:rPr>
        <w:instrText>预计将显著重塑学习、技能获取和知识创造。它们对用户生成的知识共享问答</w:instrText>
      </w:r>
      <w:r w:rsidR="00DC684C">
        <w:rPr>
          <w:rFonts w:hint="eastAsia"/>
          <w:shd w:val="clear" w:color="auto" w:fill="FFFFFF"/>
        </w:rPr>
        <w:instrText xml:space="preserve"> (Q&amp;A) </w:instrText>
      </w:r>
      <w:r w:rsidR="00DC684C">
        <w:rPr>
          <w:rFonts w:hint="eastAsia"/>
          <w:shd w:val="clear" w:color="auto" w:fill="FFFFFF"/>
        </w:rPr>
        <w:instrText>平台的影响对</w:instrText>
      </w:r>
      <w:r w:rsidR="00DC684C">
        <w:rPr>
          <w:rFonts w:hint="eastAsia"/>
          <w:shd w:val="clear" w:color="auto" w:fill="FFFFFF"/>
        </w:rPr>
        <w:instrText xml:space="preserve"> Q&amp;A </w:instrText>
      </w:r>
      <w:r w:rsidR="00DC684C">
        <w:rPr>
          <w:rFonts w:hint="eastAsia"/>
          <w:shd w:val="clear" w:color="auto" w:fill="FFFFFF"/>
        </w:rPr>
        <w:instrText>平台和</w:instrText>
      </w:r>
      <w:r w:rsidR="00DC684C">
        <w:rPr>
          <w:rFonts w:hint="eastAsia"/>
          <w:shd w:val="clear" w:color="auto" w:fill="FFFFFF"/>
        </w:rPr>
        <w:instrText xml:space="preserve"> LLMs </w:instrText>
      </w:r>
      <w:r w:rsidR="00DC684C">
        <w:rPr>
          <w:rFonts w:hint="eastAsia"/>
          <w:shd w:val="clear" w:color="auto" w:fill="FFFFFF"/>
        </w:rPr>
        <w:instrText>的比较价值和未来协同演化以及</w:instrText>
      </w:r>
      <w:r w:rsidR="00DC684C">
        <w:rPr>
          <w:rFonts w:hint="eastAsia"/>
          <w:shd w:val="clear" w:color="auto" w:fill="FFFFFF"/>
        </w:rPr>
        <w:instrText xml:space="preserve"> LLMs </w:instrText>
      </w:r>
      <w:r w:rsidR="00DC684C">
        <w:rPr>
          <w:rFonts w:hint="eastAsia"/>
          <w:shd w:val="clear" w:color="auto" w:fill="FFFFFF"/>
        </w:rPr>
        <w:instrText>的未来学习具有重要意义。通过多种实证设计，我们估计</w:instrText>
      </w:r>
      <w:r w:rsidR="00DC684C">
        <w:rPr>
          <w:rFonts w:hint="eastAsia"/>
          <w:shd w:val="clear" w:color="auto" w:fill="FFFFFF"/>
        </w:rPr>
        <w:instrText xml:space="preserve"> ChatGPT </w:instrText>
      </w:r>
      <w:r w:rsidR="00DC684C">
        <w:rPr>
          <w:rFonts w:hint="eastAsia"/>
          <w:shd w:val="clear" w:color="auto" w:fill="FFFFFF"/>
        </w:rPr>
        <w:instrText>的推出导致</w:instrText>
      </w:r>
      <w:r w:rsidR="00DC684C">
        <w:rPr>
          <w:rFonts w:hint="eastAsia"/>
          <w:shd w:val="clear" w:color="auto" w:fill="FFFFFF"/>
        </w:rPr>
        <w:instrText xml:space="preserve"> Stack Overflow </w:instrText>
      </w:r>
      <w:r w:rsidR="00DC684C">
        <w:rPr>
          <w:rFonts w:hint="eastAsia"/>
          <w:shd w:val="clear" w:color="auto" w:fill="FFFFFF"/>
        </w:rPr>
        <w:instrText>上发布的问题数量平均减少了</w:instrText>
      </w:r>
      <w:r w:rsidR="00DC684C">
        <w:rPr>
          <w:rFonts w:hint="eastAsia"/>
          <w:shd w:val="clear" w:color="auto" w:fill="FFFFFF"/>
        </w:rPr>
        <w:instrText xml:space="preserve"> 14.09%</w:instrText>
      </w:r>
      <w:r w:rsidR="00DC684C">
        <w:rPr>
          <w:rFonts w:hint="eastAsia"/>
          <w:shd w:val="clear" w:color="auto" w:fill="FFFFFF"/>
        </w:rPr>
        <w:instrText>，这种影响随着时间的推移而加剧，到</w:instrText>
      </w:r>
      <w:r w:rsidR="00DC684C">
        <w:rPr>
          <w:rFonts w:hint="eastAsia"/>
          <w:shd w:val="clear" w:color="auto" w:fill="FFFFFF"/>
        </w:rPr>
        <w:instrText xml:space="preserve"> 2023 </w:instrText>
      </w:r>
      <w:r w:rsidR="00DC684C">
        <w:rPr>
          <w:rFonts w:hint="eastAsia"/>
          <w:shd w:val="clear" w:color="auto" w:fill="FFFFFF"/>
        </w:rPr>
        <w:instrText>年</w:instrText>
      </w:r>
      <w:r w:rsidR="00DC684C">
        <w:rPr>
          <w:rFonts w:hint="eastAsia"/>
          <w:shd w:val="clear" w:color="auto" w:fill="FFFFFF"/>
        </w:rPr>
        <w:instrText xml:space="preserve"> 5 </w:instrText>
      </w:r>
      <w:r w:rsidR="00DC684C">
        <w:rPr>
          <w:rFonts w:hint="eastAsia"/>
          <w:shd w:val="clear" w:color="auto" w:fill="FFFFFF"/>
        </w:rPr>
        <w:instrText>月达到</w:instrText>
      </w:r>
      <w:r w:rsidR="00DC684C">
        <w:rPr>
          <w:rFonts w:hint="eastAsia"/>
          <w:shd w:val="clear" w:color="auto" w:fill="FFFFFF"/>
        </w:rPr>
        <w:instrText xml:space="preserve"> 27.88% </w:instrText>
      </w:r>
      <w:r w:rsidR="00DC684C">
        <w:rPr>
          <w:rFonts w:hint="eastAsia"/>
          <w:shd w:val="clear" w:color="auto" w:fill="FFFFFF"/>
        </w:rPr>
        <w:instrText>的减少。有趣的是，这种数量的减少伴随着剩余问题平均质量的显著提高。进一步分析表明，这些数量和质量的变化可以用两种机制来解释</w:instrText>
      </w:r>
      <w:r w:rsidR="00DC684C">
        <w:rPr>
          <w:rFonts w:hint="eastAsia"/>
          <w:shd w:val="clear" w:color="auto" w:fill="FFFFFF"/>
        </w:rPr>
        <w:instrText xml:space="preserve">:(1) ChatGPT </w:instrText>
      </w:r>
      <w:r w:rsidR="00DC684C">
        <w:rPr>
          <w:rFonts w:hint="eastAsia"/>
          <w:shd w:val="clear" w:color="auto" w:fill="FFFFFF"/>
        </w:rPr>
        <w:instrText>的不均衡替代，其中更简单、中等到低质量的问题更容易消失</w:instrText>
      </w:r>
      <w:r w:rsidR="00DC684C">
        <w:rPr>
          <w:rFonts w:hint="eastAsia"/>
          <w:shd w:val="clear" w:color="auto" w:fill="FFFFFF"/>
        </w:rPr>
        <w:instrText xml:space="preserve">;(2) </w:instrText>
      </w:r>
      <w:r w:rsidR="00DC684C">
        <w:rPr>
          <w:rFonts w:hint="eastAsia"/>
          <w:shd w:val="clear" w:color="auto" w:fill="FFFFFF"/>
        </w:rPr>
        <w:instrText>在考虑数量减少后直接提高质量，表明</w:instrText>
      </w:r>
      <w:r w:rsidR="00DC684C">
        <w:rPr>
          <w:rFonts w:hint="eastAsia"/>
          <w:shd w:val="clear" w:color="auto" w:fill="FFFFFF"/>
        </w:rPr>
        <w:instrText xml:space="preserve"> ChatGPT </w:instrText>
      </w:r>
      <w:r w:rsidR="00DC684C">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DC684C">
        <w:rPr>
          <w:rFonts w:hint="eastAsia"/>
          <w:shd w:val="clear" w:color="auto" w:fill="FFFFFF"/>
        </w:rPr>
        <w:instrText>;</w:instrText>
      </w:r>
      <w:r w:rsidR="00DC684C">
        <w:rPr>
          <w:rFonts w:hint="eastAsia"/>
          <w:shd w:val="clear" w:color="auto" w:fill="FFFFFF"/>
        </w:rPr>
        <w:instrText>用户保留率和新用户获取率都显著下降</w:instrText>
      </w:r>
      <w:r w:rsidR="00DC684C">
        <w:rPr>
          <w:rFonts w:hint="eastAsia"/>
          <w:shd w:val="clear" w:color="auto" w:fill="FFFFFF"/>
        </w:rPr>
        <w:instrText>;</w:instrText>
      </w:r>
      <w:r w:rsidR="00DC684C">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DC684C">
        <w:rPr>
          <w:rFonts w:hint="eastAsia"/>
          <w:shd w:val="clear" w:color="auto" w:fill="FFFFFF"/>
        </w:rPr>
        <w:instrText>;</w:instrText>
      </w:r>
      <w:r w:rsidR="00DC684C">
        <w:rPr>
          <w:rFonts w:hint="eastAsia"/>
          <w:shd w:val="clear" w:color="auto" w:fill="FFFFFF"/>
        </w:rPr>
        <w:instrText>助理编辑陈建清。资金：薛建清获得上海金融经济大学中央大学基础研究基金的支持。王立军获得中国国家自然科学基金会的支持</w:instrText>
      </w:r>
      <w:r w:rsidR="00DC684C">
        <w:rPr>
          <w:rFonts w:hint="eastAsia"/>
          <w:shd w:val="clear" w:color="auto" w:fill="FFFFFF"/>
        </w:rPr>
        <w:instrText xml:space="preserve"> [</w:instrText>
      </w:r>
      <w:r w:rsidR="00DC684C">
        <w:rPr>
          <w:rFonts w:hint="eastAsia"/>
          <w:shd w:val="clear" w:color="auto" w:fill="FFFFFF"/>
        </w:rPr>
        <w:instrText>资助金额</w:instrText>
      </w:r>
      <w:r w:rsidR="00DC684C">
        <w:rPr>
          <w:rFonts w:hint="eastAsia"/>
          <w:shd w:val="clear" w:color="auto" w:fill="FFFFFF"/>
        </w:rPr>
        <w:instrText xml:space="preserve"> 72301259]</w:instrText>
      </w:r>
      <w:r w:rsidR="00DC684C">
        <w:rPr>
          <w:rFonts w:hint="eastAsia"/>
          <w:shd w:val="clear" w:color="auto" w:fill="FFFFFF"/>
        </w:rPr>
        <w:instrText>。李建清获得中国国家自然科学基础的支持</w:instrText>
      </w:r>
      <w:r w:rsidR="00DC684C">
        <w:rPr>
          <w:rFonts w:hint="eastAsia"/>
          <w:shd w:val="clear" w:color="auto" w:fill="FFFFFF"/>
        </w:rPr>
        <w:instrText xml:space="preserve"> [</w:instrText>
      </w:r>
      <w:r w:rsidR="00DC684C">
        <w:rPr>
          <w:rFonts w:hint="eastAsia"/>
          <w:shd w:val="clear" w:color="auto" w:fill="FFFFFF"/>
        </w:rPr>
        <w:instrText>资助金额</w:instrText>
      </w:r>
      <w:r w:rsidR="00DC684C">
        <w:rPr>
          <w:rFonts w:hint="eastAsia"/>
          <w:shd w:val="clear" w:color="auto" w:fill="FFFFFF"/>
        </w:rPr>
        <w:instrText xml:space="preserve"> 72188101 </w:instrText>
      </w:r>
      <w:r w:rsidR="00DC684C">
        <w:rPr>
          <w:rFonts w:hint="eastAsia"/>
          <w:shd w:val="clear" w:color="auto" w:fill="FFFFFF"/>
        </w:rPr>
        <w:instrText>和</w:instrText>
      </w:r>
      <w:r w:rsidR="00DC684C">
        <w:rPr>
          <w:rFonts w:hint="eastAsia"/>
          <w:shd w:val="clear" w:color="auto" w:fill="FFFFFF"/>
        </w:rPr>
        <w:instrText xml:space="preserve"> 72595864]</w:instrText>
      </w:r>
      <w:r w:rsidR="00DC684C">
        <w:rPr>
          <w:rFonts w:hint="eastAsia"/>
          <w:shd w:val="clear" w:color="auto" w:fill="FFFFFF"/>
        </w:rPr>
        <w:instrText>。补充资料：在线附录可访问</w:instrText>
      </w:r>
      <w:r w:rsidR="00DC684C">
        <w:rPr>
          <w:rFonts w:hint="eastAsia"/>
          <w:shd w:val="clear" w:color="auto" w:fill="FFFFFF"/>
        </w:rPr>
        <w:instrText xml:space="preserve"> https://doi.org/10.1287/isre.2023.0561</w:instrText>
      </w:r>
      <w:r w:rsidR="00DC684C">
        <w:rPr>
          <w:rFonts w:hint="eastAsia"/>
          <w:shd w:val="clear" w:color="auto" w:fill="FFFFFF"/>
        </w:rPr>
        <w:instrText>。</w:instrText>
      </w:r>
      <w:r w:rsidR="00DC684C">
        <w:rPr>
          <w:rFonts w:hint="eastAsia"/>
          <w:shd w:val="clear" w:color="auto" w:fill="FFFFFF"/>
        </w:rPr>
        <w:instrText>","call-number":"1","container-title":"Information Systems Research","DOI"</w:instrText>
      </w:r>
      <w:r w:rsidR="00DC684C">
        <w:rPr>
          <w:shd w:val="clear" w:color="auto" w:fill="FFFFFF"/>
        </w:rPr>
        <w:instrText>:"10.1287/isre.2023.0561","ISSN":"1047-7047","language":"en","note":"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large language models</w:instrText>
      </w:r>
      <w:r w:rsidR="00DC684C">
        <w:rPr>
          <w:rFonts w:hint="eastAsia"/>
          <w:shd w:val="clear" w:color="auto" w:fill="FFFFFF"/>
        </w:rPr>
        <w:instrText>、</w:instrText>
      </w:r>
      <w:r w:rsidR="00DC684C">
        <w:rPr>
          <w:shd w:val="clear" w:color="auto" w:fill="FFFFFF"/>
        </w:rPr>
        <w:instrText>ChatGPT</w:instrText>
      </w:r>
      <w:r w:rsidR="00DC684C">
        <w:rPr>
          <w:rFonts w:hint="eastAsia"/>
          <w:shd w:val="clear" w:color="auto" w:fill="FFFFFF"/>
        </w:rPr>
        <w:instrText>、</w:instrText>
      </w:r>
      <w:r w:rsidR="00DC684C">
        <w:rPr>
          <w:shd w:val="clear" w:color="auto" w:fill="FFFFFF"/>
        </w:rPr>
        <w:instrText>Q&amp;A platform</w:instrText>
      </w:r>
      <w:r w:rsidR="00DC684C">
        <w:rPr>
          <w:rFonts w:hint="eastAsia"/>
          <w:shd w:val="clear" w:color="auto" w:fill="FFFFFF"/>
        </w:rPr>
        <w:instrText>、</w:instrText>
      </w:r>
      <w:r w:rsidR="00DC684C">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2E37FE" w:rsidRPr="0022223D">
        <w:rPr>
          <w:shd w:val="clear" w:color="auto" w:fill="FFFFFF"/>
        </w:rPr>
        <w:fldChar w:fldCharType="separate"/>
      </w:r>
      <w:r w:rsidR="002E37FE">
        <w:t>(Burtch et al. 2024; Quinn &amp; Gutt 2025; del Rio-Chanona et al. 2024; Sanatizadeh et al. 2025; Xue et al. 2026)</w:t>
      </w:r>
      <w:r w:rsidR="002E37FE" w:rsidRPr="0022223D">
        <w:rPr>
          <w:shd w:val="clear" w:color="auto" w:fill="FFFFFF"/>
        </w:rPr>
        <w:fldChar w:fldCharType="end"/>
      </w:r>
      <w:r w:rsidRPr="00D2526D">
        <w:t xml:space="preserve">. A notable exception is </w:t>
      </w:r>
      <w:r w:rsidR="00901910">
        <w:fldChar w:fldCharType="begin"/>
      </w:r>
      <w:r w:rsidR="00901910">
        <w:instrText xml:space="preserve"> ADDIN ZOTERO_ITEM CSL_CITATION {"citationID":"jcxixQ6B","properties":{"unsorted":false,"formattedCitation":"(Rao et al., 2026)","plainCitation":"(Rao et al., 2026)","dontUpdate":true,"noteIndex":0},"citationItems":[{"id":154526,"uris":["http://zotero.org/users/8905122/items/EV7CB5ID"],"itemData":{"id":154526,"type":"article","abstract":"&lt;p&gt;&lt;span&gt;The rapid advancement of generative AI has enabled the automated generation of answers, introducing new dynamics in user behavior related to question-a","DOI":"10.2139/ssrn.4909905","genre":"SSRN Scholarly Paper","language":"en","note":"</w:instrText>
      </w:r>
      <w:r w:rsidR="00901910">
        <w:rPr>
          <w:rFonts w:ascii="Apple Color Emoji" w:hAnsi="Apple Color Emoji" w:cs="Apple Color Emoji"/>
        </w:rPr>
        <w:instrText>🏷️</w:instrText>
      </w:r>
      <w:r w:rsidR="00901910">
        <w:instrText xml:space="preserve"> /reading</w:instrText>
      </w:r>
      <w:r w:rsidR="00901910">
        <w:rPr>
          <w:rFonts w:hint="eastAsia"/>
        </w:rPr>
        <w:instrText>、</w:instrText>
      </w:r>
      <w:r w:rsidR="00901910">
        <w:instrText>Generative AI</w:instrText>
      </w:r>
      <w:r w:rsidR="00901910">
        <w:rPr>
          <w:rFonts w:hint="eastAsia"/>
        </w:rPr>
        <w:instrText>、</w:instrText>
      </w:r>
      <w:r w:rsidR="00901910">
        <w:instrText>voluntary Q&amp;A platforms</w:instrText>
      </w:r>
      <w:r w:rsidR="00901910">
        <w:rPr>
          <w:rFonts w:hint="eastAsia"/>
        </w:rPr>
        <w:instrText>、</w:instrText>
      </w:r>
      <w:r w:rsidR="00901910">
        <w:instrText>difference-indifferences</w:instrText>
      </w:r>
      <w:r w:rsidR="00901910">
        <w:rPr>
          <w:rFonts w:hint="eastAsia"/>
        </w:rPr>
        <w:instrText>、</w:instrText>
      </w:r>
      <w:r w:rsidR="00901910">
        <w:instrText xml:space="preserve">users' questioning behavior","number":"4909905","publisher":"Social Science Research Network","publisher-place":"Rochester, NY","source":"papers.ssrn.com","title":"How Generative AI Transforms Questioning Behavior on Q&amp;A Platforms: Evidence from A Natural Experiment with Pilot Usage of ChatGPT","title-short":"How Generative AI Transforms Questioning Behavior on Q&amp;A Platforms","URL":"https://papers.ssrn.com/abstract=4909905","author":[{"family":"Rao","given":"Xinzhi"},{"family":"Shan","given":"Guohou"},{"family":"Qiu","given":"Liangfei"}],"accessed":{"date-parts":[["2026",7,22]]},"issued":{"date-parts":[["2026",2,3]]}}}],"schema":"https://github.com/citation-style-language/schema/raw/master/csl-citation.json"} </w:instrText>
      </w:r>
      <w:r w:rsidR="00901910">
        <w:fldChar w:fldCharType="separate"/>
      </w:r>
      <w:r w:rsidR="00901910">
        <w:rPr>
          <w:noProof/>
        </w:rPr>
        <w:t xml:space="preserve">Rao et al. </w:t>
      </w:r>
      <w:r w:rsidR="00901910">
        <w:rPr>
          <w:rFonts w:hint="eastAsia"/>
          <w:noProof/>
        </w:rPr>
        <w:t>(</w:t>
      </w:r>
      <w:r w:rsidR="00901910">
        <w:rPr>
          <w:noProof/>
        </w:rPr>
        <w:t>2026)</w:t>
      </w:r>
      <w:r w:rsidR="00901910">
        <w:fldChar w:fldCharType="end"/>
      </w:r>
      <w:r w:rsidRPr="00D2526D">
        <w:t xml:space="preserve">, who find that users who actively employed ChatGPT to generate answers subsequently posted more questions. These questions were also longer and more </w:t>
      </w:r>
      <w:proofErr w:type="gramStart"/>
      <w:r w:rsidRPr="00D2526D">
        <w:t>novel, and</w:t>
      </w:r>
      <w:proofErr w:type="gramEnd"/>
      <w:r w:rsidRPr="00D2526D">
        <w:t xml:space="preserve"> attracted more upvotes. </w:t>
      </w:r>
      <w:r w:rsidR="003A5BA2" w:rsidRPr="003A5BA2">
        <w:t xml:space="preserve">Consistent with </w:t>
      </w:r>
      <w:r w:rsidR="003A5BA2">
        <w:fldChar w:fldCharType="begin"/>
      </w:r>
      <w:r w:rsidR="00DC684C">
        <w:instrText xml:space="preserve"> ADDIN ZOTERO_ITEM CSL_CITATION {"citationID":"ca1Zj0I8","properties":{"unsorted":false,"formattedCitation":"(Rao et al., 2026)","plainCitation":"(Rao et al., 2026)","dontUpdate":true,"noteIndex":0},"citationItems":[{"id":154526,"uris":["http://zotero.org/users/8905122/items/EV7CB5ID"],"itemData":{"id":154526,"type":"article","abstract":"&lt;p&gt;&lt;span&gt;The rapid advancement of generative AI has enabled the automated generation of answers, introducing new dynamics in user behavior related to question-a","DOI":"10.2139/ssrn.4909905","genre":"SSRN Scholarly Paper","language":"en","note":"</w:instrText>
      </w:r>
      <w:r w:rsidR="00DC684C">
        <w:rPr>
          <w:rFonts w:ascii="Apple Color Emoji" w:hAnsi="Apple Color Emoji" w:cs="Apple Color Emoji"/>
        </w:rPr>
        <w:instrText>🏷️</w:instrText>
      </w:r>
      <w:r w:rsidR="00DC684C">
        <w:instrText xml:space="preserve"> /reading</w:instrText>
      </w:r>
      <w:r w:rsidR="00DC684C">
        <w:rPr>
          <w:rFonts w:hint="eastAsia"/>
        </w:rPr>
        <w:instrText>、</w:instrText>
      </w:r>
      <w:r w:rsidR="00DC684C">
        <w:instrText>Generative AI</w:instrText>
      </w:r>
      <w:r w:rsidR="00DC684C">
        <w:rPr>
          <w:rFonts w:hint="eastAsia"/>
        </w:rPr>
        <w:instrText>、</w:instrText>
      </w:r>
      <w:r w:rsidR="00DC684C">
        <w:instrText>voluntary Q&amp;A platforms</w:instrText>
      </w:r>
      <w:r w:rsidR="00DC684C">
        <w:rPr>
          <w:rFonts w:hint="eastAsia"/>
        </w:rPr>
        <w:instrText>、</w:instrText>
      </w:r>
      <w:r w:rsidR="00DC684C">
        <w:instrText>difference-indifferences</w:instrText>
      </w:r>
      <w:r w:rsidR="00DC684C">
        <w:rPr>
          <w:rFonts w:hint="eastAsia"/>
        </w:rPr>
        <w:instrText>、</w:instrText>
      </w:r>
      <w:r w:rsidR="00DC684C">
        <w:instrText xml:space="preserve">users' questioning behavior","number":"4909905","publisher":"Social Science Research Network","publisher-place":"Rochester, NY","source":"papers.ssrn.com","title":"How Generative AI Transforms Questioning Behavior on Q&amp;A Platforms: Evidence from A Natural Experiment with Pilot Usage of ChatGPT","title-short":"How Generative AI Transforms Questioning Behavior on Q&amp;A Platforms","URL":"https://papers.ssrn.com/abstract=4909905","author":[{"family":"Rao","given":"Xinzhi"},{"family":"Shan","given":"Guohou"},{"family":"Qiu","given":"Liangfei"}],"accessed":{"date-parts":[["2026",7,22]]},"issued":{"date-parts":[["2026",2,3]]}}}],"schema":"https://github.com/citation-style-language/schema/raw/master/csl-citation.json"} </w:instrText>
      </w:r>
      <w:r w:rsidR="003A5BA2">
        <w:fldChar w:fldCharType="separate"/>
      </w:r>
      <w:r w:rsidR="003A5BA2">
        <w:rPr>
          <w:noProof/>
        </w:rPr>
        <w:t xml:space="preserve">Rao et al. </w:t>
      </w:r>
      <w:r w:rsidR="003A5BA2">
        <w:rPr>
          <w:rFonts w:hint="eastAsia"/>
          <w:noProof/>
        </w:rPr>
        <w:t>(</w:t>
      </w:r>
      <w:r w:rsidR="003A5BA2">
        <w:rPr>
          <w:noProof/>
        </w:rPr>
        <w:t>2026)</w:t>
      </w:r>
      <w:r w:rsidR="003A5BA2">
        <w:fldChar w:fldCharType="end"/>
      </w:r>
      <w:r w:rsidR="003A5BA2" w:rsidRPr="003A5BA2">
        <w:t xml:space="preserve">, Wang and Zheng (2024) exploit the ChatGPT ban and find that restricting access to ChatGPT </w:t>
      </w:r>
      <w:r w:rsidR="003A5BA2">
        <w:rPr>
          <w:rFonts w:hint="eastAsia"/>
        </w:rPr>
        <w:t>de</w:t>
      </w:r>
      <w:r w:rsidR="003A5BA2" w:rsidRPr="003A5BA2">
        <w:t>creased question supply.</w:t>
      </w:r>
      <w:r w:rsidR="00337485">
        <w:rPr>
          <w:rFonts w:hint="eastAsia"/>
        </w:rPr>
        <w:t xml:space="preserve"> </w:t>
      </w:r>
      <w:r w:rsidRPr="00D2526D">
        <w:t xml:space="preserve">This pattern suggests a complementary effect at the individual user level, one that contrasts with the aggregate decline documented in studies examining platform-wide trends. The overall reduction in question volume </w:t>
      </w:r>
      <w:r w:rsidR="007F6CCB">
        <w:t>results</w:t>
      </w:r>
      <w:r w:rsidRPr="00D2526D">
        <w:t xml:space="preserve"> primarily from the fact that simpler questions are now answered by ChatGPT. Consequently, the remaining questions tend to be more complex and higher-quality </w:t>
      </w:r>
      <w:r w:rsidR="00901910" w:rsidRPr="0022223D">
        <w:rPr>
          <w:shd w:val="clear" w:color="auto" w:fill="FFFFFF"/>
        </w:rPr>
        <w:fldChar w:fldCharType="begin" w:fldLock="1"/>
      </w:r>
      <w:r w:rsidR="00901910">
        <w:rPr>
          <w:shd w:val="clear" w:color="auto" w:fill="FFFFFF"/>
        </w:rPr>
        <w:instrText xml:space="preserve"> ADDIN ZOTERO_ITEM CSL_CITATION {"citationID":"kSWoq3UU","properties":{"unsorted":false,"formattedCitation":"(Quinn &amp; Gutt 2025; Sanatizadeh et al. 2025; Xue et al. 2026)","plainCitation":"(Quinn &amp; Gutt 2025; Sanatizadeh et al. 2025; Xue et al. 2026)","noteIndex":0},"citationItems":[{"id":147382,"uris":["http://zotero.org/users/8905122/items/SQ4Y2ZGV"],"itemData":{"id":147382,"type":"article-journal","abstract":"Generative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901910">
        <w:rPr>
          <w:rFonts w:ascii="Apple Color Emoji" w:hAnsi="Apple Color Emoji" w:cs="Apple Color Emoji"/>
          <w:shd w:val="clear" w:color="auto" w:fill="FFFFFF"/>
        </w:rPr>
        <w:instrText>📊</w:instrText>
      </w:r>
      <w:r w:rsidR="00901910">
        <w:rPr>
          <w:shd w:val="clear" w:color="auto" w:fill="FFFFFF"/>
        </w:rPr>
        <w:instrText>","call-number":"1","container-title":"Journal of Management Information Systems","DOI":"10.1080/07421222.2025.2487313","ISSN":"0742-1222","issue":"2","language":"en","note":"</w:instrText>
      </w:r>
      <w:r w:rsidR="00901910">
        <w:rPr>
          <w:rFonts w:ascii="Apple Color Emoji" w:hAnsi="Apple Color Emoji" w:cs="Apple Color Emoji"/>
          <w:shd w:val="clear" w:color="auto" w:fill="FFFFFF"/>
        </w:rPr>
        <w:instrText>🏷️</w:instrText>
      </w:r>
      <w:r w:rsidR="00901910">
        <w:rPr>
          <w:shd w:val="clear" w:color="auto" w:fill="FFFFFF"/>
        </w:rPr>
        <w:instrText xml:space="preserve"> /unread</w:instrText>
      </w:r>
      <w:r w:rsidR="00901910">
        <w:rPr>
          <w:rFonts w:hint="eastAsia"/>
          <w:shd w:val="clear" w:color="auto" w:fill="FFFFFF"/>
        </w:rPr>
        <w:instrText>、</w:instrText>
      </w:r>
      <w:r w:rsidR="00901910">
        <w:rPr>
          <w:shd w:val="clear" w:color="auto" w:fill="FFFFFF"/>
        </w:rPr>
        <w:instrText>Generative AI</w:instrText>
      </w:r>
      <w:r w:rsidR="00901910">
        <w:rPr>
          <w:rFonts w:hint="eastAsia"/>
          <w:shd w:val="clear" w:color="auto" w:fill="FFFFFF"/>
        </w:rPr>
        <w:instrText>、</w:instrText>
      </w:r>
      <w:r w:rsidR="00901910">
        <w:rPr>
          <w:shd w:val="clear" w:color="auto" w:fill="FFFFFF"/>
        </w:rPr>
        <w:instrText>GAI</w:instrText>
      </w:r>
      <w:r w:rsidR="00901910">
        <w:rPr>
          <w:rFonts w:hint="eastAsia"/>
          <w:shd w:val="clear" w:color="auto" w:fill="FFFFFF"/>
        </w:rPr>
        <w:instrText>、</w:instrText>
      </w:r>
      <w:r w:rsidR="00901910">
        <w:rPr>
          <w:shd w:val="clear" w:color="auto" w:fill="FFFFFF"/>
        </w:rPr>
        <w:instrText>knowledge seek</w:instrText>
      </w:r>
      <w:r w:rsidR="00901910">
        <w:rPr>
          <w:rFonts w:hint="eastAsia"/>
          <w:shd w:val="clear" w:color="auto" w:fill="FFFFFF"/>
        </w:rPr>
        <w:instrText>ing</w:instrText>
      </w:r>
      <w:r w:rsidR="00901910">
        <w:rPr>
          <w:rFonts w:hint="eastAsia"/>
          <w:shd w:val="clear" w:color="auto" w:fill="FFFFFF"/>
        </w:rPr>
        <w:instrText>、</w:instrText>
      </w:r>
      <w:r w:rsidR="00901910">
        <w:rPr>
          <w:rFonts w:hint="eastAsia"/>
          <w:shd w:val="clear" w:color="auto" w:fill="FFFFFF"/>
        </w:rPr>
        <w:instrText>commitment-based theory</w:instrText>
      </w:r>
      <w:r w:rsidR="00901910">
        <w:rPr>
          <w:rFonts w:hint="eastAsia"/>
          <w:shd w:val="clear" w:color="auto" w:fill="FFFFFF"/>
        </w:rPr>
        <w:instrText>、</w:instrText>
      </w:r>
      <w:r w:rsidR="00901910">
        <w:rPr>
          <w:rFonts w:hint="eastAsia"/>
          <w:shd w:val="clear" w:color="auto" w:fill="FFFFFF"/>
        </w:rPr>
        <w:instrText>GenAI</w:instrText>
      </w:r>
      <w:r w:rsidR="00901910">
        <w:rPr>
          <w:rFonts w:hint="eastAsia"/>
          <w:shd w:val="clear" w:color="auto" w:fill="FFFFFF"/>
        </w:rPr>
        <w:instrText>、</w:instrText>
      </w:r>
      <w:r w:rsidR="00901910">
        <w:rPr>
          <w:rFonts w:hint="eastAsia"/>
          <w:shd w:val="clear" w:color="auto" w:fill="FFFFFF"/>
        </w:rPr>
        <w:instrText>information foraging theory</w:instrText>
      </w:r>
      <w:r w:rsidR="00901910">
        <w:rPr>
          <w:rFonts w:hint="eastAsia"/>
          <w:shd w:val="clear" w:color="auto" w:fill="FFFFFF"/>
        </w:rPr>
        <w:instrText>、</w:instrText>
      </w:r>
      <w:r w:rsidR="00901910">
        <w:rPr>
          <w:rFonts w:hint="eastAsia"/>
          <w:shd w:val="clear" w:color="auto" w:fill="FFFFFF"/>
        </w:rPr>
        <w:instrText xml:space="preserve">knowledge-sharing communities","page":"370-399","publisher":"Routledge","source":"7.2 (Q1)","title":"Heterogeneous Effects of Generative artificial intelligence (GenAI) on Knowledge Seeking in </w:instrText>
      </w:r>
      <w:r w:rsidR="00901910">
        <w:rPr>
          <w:shd w:val="clear" w:color="auto" w:fill="FFFFFF"/>
        </w:rPr>
        <w:instrText xml:space="preserve">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901910">
        <w:rPr>
          <w:rFonts w:ascii="Apple Color Emoji" w:hAnsi="Apple Color Emoji" w:cs="Apple Color Emoji"/>
          <w:shd w:val="clear" w:color="auto" w:fill="FFFFFF"/>
        </w:rPr>
        <w:instrText>📊</w:instrText>
      </w:r>
      <w:r w:rsidR="00901910">
        <w:rPr>
          <w:shd w:val="clear" w:color="auto" w:fill="FFFFFF"/>
        </w:rPr>
        <w:instrText>","call-number":"1 (CCF C)","container-title":"Information &amp; Management","DOI":"10.1016/j.im.2025.104178","ISSN":"0378-7206","issue":"6","journalAbbreviation":"Information &amp; Management","language":"en","note":"</w:instrText>
      </w:r>
      <w:r w:rsidR="00901910">
        <w:rPr>
          <w:rFonts w:ascii="Apple Color Emoji" w:hAnsi="Apple Color Emoji" w:cs="Apple Color Emoji"/>
          <w:shd w:val="clear" w:color="auto" w:fill="FFFFFF"/>
        </w:rPr>
        <w:instrText>🏷️</w:instrText>
      </w:r>
      <w:r w:rsidR="00901910">
        <w:rPr>
          <w:shd w:val="clear" w:color="auto" w:fill="FFFFFF"/>
        </w:rPr>
        <w:instrText xml:space="preserve"> /unread</w:instrText>
      </w:r>
      <w:r w:rsidR="00901910">
        <w:rPr>
          <w:rFonts w:hint="eastAsia"/>
          <w:shd w:val="clear" w:color="auto" w:fill="FFFFFF"/>
        </w:rPr>
        <w:instrText>、</w:instrText>
      </w:r>
      <w:r w:rsidR="00901910">
        <w:rPr>
          <w:shd w:val="clear" w:color="auto" w:fill="FFFFFF"/>
        </w:rPr>
        <w:instrText>ChatGPT</w:instrText>
      </w:r>
      <w:r w:rsidR="00901910">
        <w:rPr>
          <w:rFonts w:hint="eastAsia"/>
          <w:shd w:val="clear" w:color="auto" w:fill="FFFFFF"/>
        </w:rPr>
        <w:instrText>、</w:instrText>
      </w:r>
      <w:r w:rsidR="00901910">
        <w:rPr>
          <w:shd w:val="clear" w:color="auto" w:fill="FFFFFF"/>
        </w:rPr>
        <w:instrText>Generative AI</w:instrText>
      </w:r>
      <w:r w:rsidR="00901910">
        <w:rPr>
          <w:rFonts w:hint="eastAsia"/>
          <w:shd w:val="clear" w:color="auto" w:fill="FFFFFF"/>
        </w:rPr>
        <w:instrText>、</w:instrText>
      </w:r>
      <w:r w:rsidR="00901910">
        <w:rPr>
          <w:shd w:val="clear" w:color="auto" w:fill="FFFFFF"/>
        </w:rPr>
        <w:instrText>Online knowledge exchange platfor</w:instrText>
      </w:r>
      <w:r w:rsidR="00901910">
        <w:rPr>
          <w:rFonts w:hint="eastAsia"/>
          <w:shd w:val="clear" w:color="auto" w:fill="FFFFFF"/>
        </w:rPr>
        <w:instrText>ms</w:instrText>
      </w:r>
      <w:r w:rsidR="00901910">
        <w:rPr>
          <w:rFonts w:hint="eastAsia"/>
          <w:shd w:val="clear" w:color="auto" w:fill="FFFFFF"/>
        </w:rPr>
        <w:instrText>、</w:instrText>
      </w:r>
      <w:r w:rsidR="00901910">
        <w:rPr>
          <w:rFonts w:hint="eastAsia"/>
          <w:shd w:val="clear" w:color="auto" w:fill="FFFFFF"/>
        </w:rPr>
        <w:instrText>User engagement","page":"104178","source":"7 (Q1)","title":"Engagement or entanglement? The dual impact of generative artificial intelligence in online knowledge exchange platforms","title-short":"Engagement or entanglement?","URL":"https://www.science</w:instrText>
      </w:r>
      <w:r w:rsidR="00901910">
        <w:rPr>
          <w:shd w:val="clear" w:color="auto" w:fill="FFFFFF"/>
        </w:rPr>
        <w:instrText>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https://doi.org/10.1287/isre.2023.0561.\n\n</w:instrText>
      </w:r>
      <w:r w:rsidR="00901910">
        <w:rPr>
          <w:rFonts w:hint="eastAsia"/>
          <w:shd w:val="clear" w:color="auto" w:fill="FFFFFF"/>
        </w:rPr>
        <w:instrText>【摘要翻译】大语言模型</w:instrText>
      </w:r>
      <w:r w:rsidR="00901910">
        <w:rPr>
          <w:rFonts w:hint="eastAsia"/>
          <w:shd w:val="clear" w:color="auto" w:fill="FFFFFF"/>
        </w:rPr>
        <w:instrText xml:space="preserve"> (LLMs)(</w:instrText>
      </w:r>
      <w:r w:rsidR="00901910">
        <w:rPr>
          <w:rFonts w:hint="eastAsia"/>
          <w:shd w:val="clear" w:color="auto" w:fill="FFFFFF"/>
        </w:rPr>
        <w:instrText>如</w:instrText>
      </w:r>
      <w:r w:rsidR="00901910">
        <w:rPr>
          <w:rFonts w:hint="eastAsia"/>
          <w:shd w:val="clear" w:color="auto" w:fill="FFFFFF"/>
        </w:rPr>
        <w:instrText xml:space="preserve"> ChatGPT) </w:instrText>
      </w:r>
      <w:r w:rsidR="00901910">
        <w:rPr>
          <w:rFonts w:hint="eastAsia"/>
          <w:shd w:val="clear" w:color="auto" w:fill="FFFFFF"/>
        </w:rPr>
        <w:instrText>预计将显著重塑学习、技能获取和知识创造。它们对用户生成的知识共享问答</w:instrText>
      </w:r>
      <w:r w:rsidR="00901910">
        <w:rPr>
          <w:rFonts w:hint="eastAsia"/>
          <w:shd w:val="clear" w:color="auto" w:fill="FFFFFF"/>
        </w:rPr>
        <w:instrText xml:space="preserve"> (Q&amp;A) </w:instrText>
      </w:r>
      <w:r w:rsidR="00901910">
        <w:rPr>
          <w:rFonts w:hint="eastAsia"/>
          <w:shd w:val="clear" w:color="auto" w:fill="FFFFFF"/>
        </w:rPr>
        <w:instrText>平台的影响对</w:instrText>
      </w:r>
      <w:r w:rsidR="00901910">
        <w:rPr>
          <w:rFonts w:hint="eastAsia"/>
          <w:shd w:val="clear" w:color="auto" w:fill="FFFFFF"/>
        </w:rPr>
        <w:instrText xml:space="preserve"> Q&amp;A </w:instrText>
      </w:r>
      <w:r w:rsidR="00901910">
        <w:rPr>
          <w:rFonts w:hint="eastAsia"/>
          <w:shd w:val="clear" w:color="auto" w:fill="FFFFFF"/>
        </w:rPr>
        <w:instrText>平台和</w:instrText>
      </w:r>
      <w:r w:rsidR="00901910">
        <w:rPr>
          <w:rFonts w:hint="eastAsia"/>
          <w:shd w:val="clear" w:color="auto" w:fill="FFFFFF"/>
        </w:rPr>
        <w:instrText xml:space="preserve"> LLMs </w:instrText>
      </w:r>
      <w:r w:rsidR="00901910">
        <w:rPr>
          <w:rFonts w:hint="eastAsia"/>
          <w:shd w:val="clear" w:color="auto" w:fill="FFFFFF"/>
        </w:rPr>
        <w:instrText>的比较价值和未来协同演化以及</w:instrText>
      </w:r>
      <w:r w:rsidR="00901910">
        <w:rPr>
          <w:rFonts w:hint="eastAsia"/>
          <w:shd w:val="clear" w:color="auto" w:fill="FFFFFF"/>
        </w:rPr>
        <w:instrText xml:space="preserve"> LLMs </w:instrText>
      </w:r>
      <w:r w:rsidR="00901910">
        <w:rPr>
          <w:rFonts w:hint="eastAsia"/>
          <w:shd w:val="clear" w:color="auto" w:fill="FFFFFF"/>
        </w:rPr>
        <w:instrText>的未来学习具有重要意义。通过多种实证设计，我们估计</w:instrText>
      </w:r>
      <w:r w:rsidR="00901910">
        <w:rPr>
          <w:rFonts w:hint="eastAsia"/>
          <w:shd w:val="clear" w:color="auto" w:fill="FFFFFF"/>
        </w:rPr>
        <w:instrText xml:space="preserve"> ChatGPT </w:instrText>
      </w:r>
      <w:r w:rsidR="00901910">
        <w:rPr>
          <w:rFonts w:hint="eastAsia"/>
          <w:shd w:val="clear" w:color="auto" w:fill="FFFFFF"/>
        </w:rPr>
        <w:instrText>的推出导致</w:instrText>
      </w:r>
      <w:r w:rsidR="00901910">
        <w:rPr>
          <w:rFonts w:hint="eastAsia"/>
          <w:shd w:val="clear" w:color="auto" w:fill="FFFFFF"/>
        </w:rPr>
        <w:instrText xml:space="preserve"> Stack Overflow </w:instrText>
      </w:r>
      <w:r w:rsidR="00901910">
        <w:rPr>
          <w:rFonts w:hint="eastAsia"/>
          <w:shd w:val="clear" w:color="auto" w:fill="FFFFFF"/>
        </w:rPr>
        <w:instrText>上发布的问题数量平均减少了</w:instrText>
      </w:r>
      <w:r w:rsidR="00901910">
        <w:rPr>
          <w:rFonts w:hint="eastAsia"/>
          <w:shd w:val="clear" w:color="auto" w:fill="FFFFFF"/>
        </w:rPr>
        <w:instrText xml:space="preserve"> 14.09%</w:instrText>
      </w:r>
      <w:r w:rsidR="00901910">
        <w:rPr>
          <w:rFonts w:hint="eastAsia"/>
          <w:shd w:val="clear" w:color="auto" w:fill="FFFFFF"/>
        </w:rPr>
        <w:instrText>，这种影响随着时间的推移而加剧，到</w:instrText>
      </w:r>
      <w:r w:rsidR="00901910">
        <w:rPr>
          <w:rFonts w:hint="eastAsia"/>
          <w:shd w:val="clear" w:color="auto" w:fill="FFFFFF"/>
        </w:rPr>
        <w:instrText xml:space="preserve"> 2023 </w:instrText>
      </w:r>
      <w:r w:rsidR="00901910">
        <w:rPr>
          <w:rFonts w:hint="eastAsia"/>
          <w:shd w:val="clear" w:color="auto" w:fill="FFFFFF"/>
        </w:rPr>
        <w:instrText>年</w:instrText>
      </w:r>
      <w:r w:rsidR="00901910">
        <w:rPr>
          <w:rFonts w:hint="eastAsia"/>
          <w:shd w:val="clear" w:color="auto" w:fill="FFFFFF"/>
        </w:rPr>
        <w:instrText xml:space="preserve"> 5 </w:instrText>
      </w:r>
      <w:r w:rsidR="00901910">
        <w:rPr>
          <w:rFonts w:hint="eastAsia"/>
          <w:shd w:val="clear" w:color="auto" w:fill="FFFFFF"/>
        </w:rPr>
        <w:instrText>月达到</w:instrText>
      </w:r>
      <w:r w:rsidR="00901910">
        <w:rPr>
          <w:rFonts w:hint="eastAsia"/>
          <w:shd w:val="clear" w:color="auto" w:fill="FFFFFF"/>
        </w:rPr>
        <w:instrText xml:space="preserve"> 27.88% </w:instrText>
      </w:r>
      <w:r w:rsidR="00901910">
        <w:rPr>
          <w:rFonts w:hint="eastAsia"/>
          <w:shd w:val="clear" w:color="auto" w:fill="FFFFFF"/>
        </w:rPr>
        <w:instrText>的减少。有趣的是，这种数量的减少伴随着剩余问题平均质量的显著提高。进一步分析表明，这些数量和质量的变化可以用两种机制来解释</w:instrText>
      </w:r>
      <w:r w:rsidR="00901910">
        <w:rPr>
          <w:rFonts w:hint="eastAsia"/>
          <w:shd w:val="clear" w:color="auto" w:fill="FFFFFF"/>
        </w:rPr>
        <w:instrText xml:space="preserve">:(1) ChatGPT </w:instrText>
      </w:r>
      <w:r w:rsidR="00901910">
        <w:rPr>
          <w:rFonts w:hint="eastAsia"/>
          <w:shd w:val="clear" w:color="auto" w:fill="FFFFFF"/>
        </w:rPr>
        <w:instrText>的不均衡替代，其中更简单、中等到低质量的问题更容易消失</w:instrText>
      </w:r>
      <w:r w:rsidR="00901910">
        <w:rPr>
          <w:rFonts w:hint="eastAsia"/>
          <w:shd w:val="clear" w:color="auto" w:fill="FFFFFF"/>
        </w:rPr>
        <w:instrText xml:space="preserve">;(2) </w:instrText>
      </w:r>
      <w:r w:rsidR="00901910">
        <w:rPr>
          <w:rFonts w:hint="eastAsia"/>
          <w:shd w:val="clear" w:color="auto" w:fill="FFFFFF"/>
        </w:rPr>
        <w:instrText>在考虑数量减少后直接提高质量，表明</w:instrText>
      </w:r>
      <w:r w:rsidR="00901910">
        <w:rPr>
          <w:rFonts w:hint="eastAsia"/>
          <w:shd w:val="clear" w:color="auto" w:fill="FFFFFF"/>
        </w:rPr>
        <w:instrText xml:space="preserve"> ChatGPT </w:instrText>
      </w:r>
      <w:r w:rsidR="00901910">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901910">
        <w:rPr>
          <w:rFonts w:hint="eastAsia"/>
          <w:shd w:val="clear" w:color="auto" w:fill="FFFFFF"/>
        </w:rPr>
        <w:instrText>;</w:instrText>
      </w:r>
      <w:r w:rsidR="00901910">
        <w:rPr>
          <w:rFonts w:hint="eastAsia"/>
          <w:shd w:val="clear" w:color="auto" w:fill="FFFFFF"/>
        </w:rPr>
        <w:instrText>用户保留率和新用户获取率都显著下降</w:instrText>
      </w:r>
      <w:r w:rsidR="00901910">
        <w:rPr>
          <w:rFonts w:hint="eastAsia"/>
          <w:shd w:val="clear" w:color="auto" w:fill="FFFFFF"/>
        </w:rPr>
        <w:instrText>;</w:instrText>
      </w:r>
      <w:r w:rsidR="00901910">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901910">
        <w:rPr>
          <w:rFonts w:hint="eastAsia"/>
          <w:shd w:val="clear" w:color="auto" w:fill="FFFFFF"/>
        </w:rPr>
        <w:instrText>;</w:instrText>
      </w:r>
      <w:r w:rsidR="00901910">
        <w:rPr>
          <w:rFonts w:hint="eastAsia"/>
          <w:shd w:val="clear" w:color="auto" w:fill="FFFFFF"/>
        </w:rPr>
        <w:instrText>助理编辑陈建清。资金：薛建清获得上海金融经济大学中央大学基础研究基金的支持。王立军获得中国国家自然科学基金会的支持</w:instrText>
      </w:r>
      <w:r w:rsidR="00901910">
        <w:rPr>
          <w:rFonts w:hint="eastAsia"/>
          <w:shd w:val="clear" w:color="auto" w:fill="FFFFFF"/>
        </w:rPr>
        <w:instrText xml:space="preserve"> [</w:instrText>
      </w:r>
      <w:r w:rsidR="00901910">
        <w:rPr>
          <w:rFonts w:hint="eastAsia"/>
          <w:shd w:val="clear" w:color="auto" w:fill="FFFFFF"/>
        </w:rPr>
        <w:instrText>资助金额</w:instrText>
      </w:r>
      <w:r w:rsidR="00901910">
        <w:rPr>
          <w:rFonts w:hint="eastAsia"/>
          <w:shd w:val="clear" w:color="auto" w:fill="FFFFFF"/>
        </w:rPr>
        <w:instrText xml:space="preserve"> 72301259]</w:instrText>
      </w:r>
      <w:r w:rsidR="00901910">
        <w:rPr>
          <w:rFonts w:hint="eastAsia"/>
          <w:shd w:val="clear" w:color="auto" w:fill="FFFFFF"/>
        </w:rPr>
        <w:instrText>。李建清获得中国国家自然科学基础的支持</w:instrText>
      </w:r>
      <w:r w:rsidR="00901910">
        <w:rPr>
          <w:rFonts w:hint="eastAsia"/>
          <w:shd w:val="clear" w:color="auto" w:fill="FFFFFF"/>
        </w:rPr>
        <w:instrText xml:space="preserve"> [</w:instrText>
      </w:r>
      <w:r w:rsidR="00901910">
        <w:rPr>
          <w:rFonts w:hint="eastAsia"/>
          <w:shd w:val="clear" w:color="auto" w:fill="FFFFFF"/>
        </w:rPr>
        <w:instrText>资助金额</w:instrText>
      </w:r>
      <w:r w:rsidR="00901910">
        <w:rPr>
          <w:rFonts w:hint="eastAsia"/>
          <w:shd w:val="clear" w:color="auto" w:fill="FFFFFF"/>
        </w:rPr>
        <w:instrText xml:space="preserve"> 72188101 </w:instrText>
      </w:r>
      <w:r w:rsidR="00901910">
        <w:rPr>
          <w:rFonts w:hint="eastAsia"/>
          <w:shd w:val="clear" w:color="auto" w:fill="FFFFFF"/>
        </w:rPr>
        <w:instrText>和</w:instrText>
      </w:r>
      <w:r w:rsidR="00901910">
        <w:rPr>
          <w:rFonts w:hint="eastAsia"/>
          <w:shd w:val="clear" w:color="auto" w:fill="FFFFFF"/>
        </w:rPr>
        <w:instrText xml:space="preserve"> 72595864]</w:instrText>
      </w:r>
      <w:r w:rsidR="00901910">
        <w:rPr>
          <w:rFonts w:hint="eastAsia"/>
          <w:shd w:val="clear" w:color="auto" w:fill="FFFFFF"/>
        </w:rPr>
        <w:instrText>。补充资料：在线附录可访问</w:instrText>
      </w:r>
      <w:r w:rsidR="00901910">
        <w:rPr>
          <w:rFonts w:hint="eastAsia"/>
          <w:shd w:val="clear" w:color="auto" w:fill="FFFFFF"/>
        </w:rPr>
        <w:instrText xml:space="preserve"> https://do</w:instrText>
      </w:r>
      <w:r w:rsidR="00901910">
        <w:rPr>
          <w:shd w:val="clear" w:color="auto" w:fill="FFFFFF"/>
        </w:rPr>
        <w:instrText>i.org/10.1287/isre.2023.0561</w:instrText>
      </w:r>
      <w:r w:rsidR="00901910">
        <w:rPr>
          <w:rFonts w:hint="eastAsia"/>
          <w:shd w:val="clear" w:color="auto" w:fill="FFFFFF"/>
        </w:rPr>
        <w:instrText>。</w:instrText>
      </w:r>
      <w:r w:rsidR="00901910">
        <w:rPr>
          <w:shd w:val="clear" w:color="auto" w:fill="FFFFFF"/>
        </w:rPr>
        <w:instrText>","call-number":"1","container-title":"Information Systems Research","DOI":"10.1287/isre.2023.0561","ISSN":"1047-7047","language":"en","note":"</w:instrText>
      </w:r>
      <w:r w:rsidR="00901910">
        <w:rPr>
          <w:rFonts w:ascii="Apple Color Emoji" w:hAnsi="Apple Color Emoji" w:cs="Apple Color Emoji"/>
          <w:shd w:val="clear" w:color="auto" w:fill="FFFFFF"/>
        </w:rPr>
        <w:instrText>🏷️</w:instrText>
      </w:r>
      <w:r w:rsidR="00901910">
        <w:rPr>
          <w:shd w:val="clear" w:color="auto" w:fill="FFFFFF"/>
        </w:rPr>
        <w:instrText xml:space="preserve"> /unread</w:instrText>
      </w:r>
      <w:r w:rsidR="00901910">
        <w:rPr>
          <w:rFonts w:hint="eastAsia"/>
          <w:shd w:val="clear" w:color="auto" w:fill="FFFFFF"/>
        </w:rPr>
        <w:instrText>、</w:instrText>
      </w:r>
      <w:r w:rsidR="00901910">
        <w:rPr>
          <w:shd w:val="clear" w:color="auto" w:fill="FFFFFF"/>
        </w:rPr>
        <w:instrText>generative AI</w:instrText>
      </w:r>
      <w:r w:rsidR="00901910">
        <w:rPr>
          <w:rFonts w:hint="eastAsia"/>
          <w:shd w:val="clear" w:color="auto" w:fill="FFFFFF"/>
        </w:rPr>
        <w:instrText>、</w:instrText>
      </w:r>
      <w:r w:rsidR="00901910">
        <w:rPr>
          <w:shd w:val="clear" w:color="auto" w:fill="FFFFFF"/>
        </w:rPr>
        <w:instrText>large language models</w:instrText>
      </w:r>
      <w:r w:rsidR="00901910">
        <w:rPr>
          <w:rFonts w:hint="eastAsia"/>
          <w:shd w:val="clear" w:color="auto" w:fill="FFFFFF"/>
        </w:rPr>
        <w:instrText>、</w:instrText>
      </w:r>
      <w:r w:rsidR="00901910">
        <w:rPr>
          <w:shd w:val="clear" w:color="auto" w:fill="FFFFFF"/>
        </w:rPr>
        <w:instrText>ChatGPT</w:instrText>
      </w:r>
      <w:r w:rsidR="00901910">
        <w:rPr>
          <w:rFonts w:hint="eastAsia"/>
          <w:shd w:val="clear" w:color="auto" w:fill="FFFFFF"/>
        </w:rPr>
        <w:instrText>、</w:instrText>
      </w:r>
      <w:r w:rsidR="00901910">
        <w:rPr>
          <w:shd w:val="clear" w:color="auto" w:fill="FFFFFF"/>
        </w:rPr>
        <w:instrText>Q&amp;A platform</w:instrText>
      </w:r>
      <w:r w:rsidR="00901910">
        <w:rPr>
          <w:rFonts w:hint="eastAsia"/>
          <w:shd w:val="clear" w:color="auto" w:fill="FFFFFF"/>
        </w:rPr>
        <w:instrText>、</w:instrText>
      </w:r>
      <w:r w:rsidR="00901910">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901910" w:rsidRPr="0022223D">
        <w:rPr>
          <w:shd w:val="clear" w:color="auto" w:fill="FFFFFF"/>
        </w:rPr>
        <w:fldChar w:fldCharType="separate"/>
      </w:r>
      <w:r w:rsidR="00901910">
        <w:t>(Quinn &amp; Gutt 2025; Sanatizadeh et al. 2025; Xue et al. 2026)</w:t>
      </w:r>
      <w:r w:rsidR="00901910" w:rsidRPr="0022223D">
        <w:rPr>
          <w:shd w:val="clear" w:color="auto" w:fill="FFFFFF"/>
        </w:rPr>
        <w:fldChar w:fldCharType="end"/>
      </w:r>
      <w:r w:rsidRPr="00D2526D">
        <w:t>. In this stream</w:t>
      </w:r>
      <w:r w:rsidR="007F6CCB">
        <w:t>,</w:t>
      </w:r>
      <w:r w:rsidRPr="00D2526D">
        <w:t xml:space="preserve"> AI is a competitor </w:t>
      </w:r>
      <w:r w:rsidRPr="00D2526D">
        <w:lastRenderedPageBreak/>
        <w:t xml:space="preserve">to the </w:t>
      </w:r>
      <w:r w:rsidRPr="00D2526D">
        <w:rPr>
          <w:i/>
          <w:iCs/>
        </w:rPr>
        <w:t>platform</w:t>
      </w:r>
      <w:r w:rsidRPr="00D2526D">
        <w:t>: it competes for the question itself and does not appear inside the community.</w:t>
      </w:r>
    </w:p>
    <w:p w14:paraId="69F48582" w14:textId="2A991A17" w:rsidR="00B369E9" w:rsidRPr="00D2526D" w:rsidRDefault="00B369E9" w:rsidP="00D2526D">
      <w:pPr>
        <w:pStyle w:val="Paragraph0"/>
      </w:pPr>
      <w:r w:rsidRPr="00D2526D">
        <w:t xml:space="preserve">This stream establishes an important empirical baseline, and </w:t>
      </w:r>
      <w:r w:rsidR="00901910">
        <w:fldChar w:fldCharType="begin"/>
      </w:r>
      <w:r w:rsidR="00901910">
        <w:instrText xml:space="preserve"> ADDIN ZOTERO_ITEM CSL_CITATION {"citationID":"l4nr54S4","properties":{"unsorted":false,"formattedCitation":"(Xue et al. 2026)","plainCitation":"(Xue et al. 2026)","dontUpdate":true,"noteIndex":0},"citationItems":[{"id":147281,"uris":["http://zotero.org/users/8905122/items/FZ8X6AI3"],"itemData":{"id":147281,"type":"article-journal","abstract":"Large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w:instrText>
      </w:r>
      <w:r w:rsidR="00901910">
        <w:rPr>
          <w:rFonts w:hint="eastAsia"/>
        </w:rPr>
        <w:instrText xml:space="preserve"> Natural Science Foundation of China [Grants 72188101 and 72595864]. Supplemental Material: The online appendix is available at https://doi.org/10.1287/isre.2023.0561.\n\n</w:instrText>
      </w:r>
      <w:r w:rsidR="00901910">
        <w:rPr>
          <w:rFonts w:hint="eastAsia"/>
        </w:rPr>
        <w:instrText>【摘要翻译】大语言模型</w:instrText>
      </w:r>
      <w:r w:rsidR="00901910">
        <w:rPr>
          <w:rFonts w:hint="eastAsia"/>
        </w:rPr>
        <w:instrText xml:space="preserve"> (LLMs)(</w:instrText>
      </w:r>
      <w:r w:rsidR="00901910">
        <w:rPr>
          <w:rFonts w:hint="eastAsia"/>
        </w:rPr>
        <w:instrText>如</w:instrText>
      </w:r>
      <w:r w:rsidR="00901910">
        <w:rPr>
          <w:rFonts w:hint="eastAsia"/>
        </w:rPr>
        <w:instrText xml:space="preserve"> ChatGPT) </w:instrText>
      </w:r>
      <w:r w:rsidR="00901910">
        <w:rPr>
          <w:rFonts w:hint="eastAsia"/>
        </w:rPr>
        <w:instrText>预计将显著重塑学习、技能获取和知识创造。它们对用户生成的知识共享问答</w:instrText>
      </w:r>
      <w:r w:rsidR="00901910">
        <w:rPr>
          <w:rFonts w:hint="eastAsia"/>
        </w:rPr>
        <w:instrText xml:space="preserve"> (Q&amp;A) </w:instrText>
      </w:r>
      <w:r w:rsidR="00901910">
        <w:rPr>
          <w:rFonts w:hint="eastAsia"/>
        </w:rPr>
        <w:instrText>平台的影响对</w:instrText>
      </w:r>
      <w:r w:rsidR="00901910">
        <w:rPr>
          <w:rFonts w:hint="eastAsia"/>
        </w:rPr>
        <w:instrText xml:space="preserve"> Q&amp;A </w:instrText>
      </w:r>
      <w:r w:rsidR="00901910">
        <w:rPr>
          <w:rFonts w:hint="eastAsia"/>
        </w:rPr>
        <w:instrText>平台和</w:instrText>
      </w:r>
      <w:r w:rsidR="00901910">
        <w:rPr>
          <w:rFonts w:hint="eastAsia"/>
        </w:rPr>
        <w:instrText xml:space="preserve"> LLMs </w:instrText>
      </w:r>
      <w:r w:rsidR="00901910">
        <w:rPr>
          <w:rFonts w:hint="eastAsia"/>
        </w:rPr>
        <w:instrText>的比较价值和未来协同演化以及</w:instrText>
      </w:r>
      <w:r w:rsidR="00901910">
        <w:rPr>
          <w:rFonts w:hint="eastAsia"/>
        </w:rPr>
        <w:instrText xml:space="preserve"> LLMs </w:instrText>
      </w:r>
      <w:r w:rsidR="00901910">
        <w:rPr>
          <w:rFonts w:hint="eastAsia"/>
        </w:rPr>
        <w:instrText>的未来学习具有重要意义。通过多种实证设计，我们估计</w:instrText>
      </w:r>
      <w:r w:rsidR="00901910">
        <w:rPr>
          <w:rFonts w:hint="eastAsia"/>
        </w:rPr>
        <w:instrText xml:space="preserve"> ChatGPT </w:instrText>
      </w:r>
      <w:r w:rsidR="00901910">
        <w:rPr>
          <w:rFonts w:hint="eastAsia"/>
        </w:rPr>
        <w:instrText>的推出导致</w:instrText>
      </w:r>
      <w:r w:rsidR="00901910">
        <w:rPr>
          <w:rFonts w:hint="eastAsia"/>
        </w:rPr>
        <w:instrText xml:space="preserve"> Stack Overflow </w:instrText>
      </w:r>
      <w:r w:rsidR="00901910">
        <w:rPr>
          <w:rFonts w:hint="eastAsia"/>
        </w:rPr>
        <w:instrText>上发布的问题数量平均减少了</w:instrText>
      </w:r>
      <w:r w:rsidR="00901910">
        <w:rPr>
          <w:rFonts w:hint="eastAsia"/>
        </w:rPr>
        <w:instrText xml:space="preserve"> 14.09%</w:instrText>
      </w:r>
      <w:r w:rsidR="00901910">
        <w:rPr>
          <w:rFonts w:hint="eastAsia"/>
        </w:rPr>
        <w:instrText>，这种影响随着时间的推移而加剧，到</w:instrText>
      </w:r>
      <w:r w:rsidR="00901910">
        <w:rPr>
          <w:rFonts w:hint="eastAsia"/>
        </w:rPr>
        <w:instrText xml:space="preserve"> 2023 </w:instrText>
      </w:r>
      <w:r w:rsidR="00901910">
        <w:rPr>
          <w:rFonts w:hint="eastAsia"/>
        </w:rPr>
        <w:instrText>年</w:instrText>
      </w:r>
      <w:r w:rsidR="00901910">
        <w:rPr>
          <w:rFonts w:hint="eastAsia"/>
        </w:rPr>
        <w:instrText xml:space="preserve"> 5 </w:instrText>
      </w:r>
      <w:r w:rsidR="00901910">
        <w:rPr>
          <w:rFonts w:hint="eastAsia"/>
        </w:rPr>
        <w:instrText>月达到</w:instrText>
      </w:r>
      <w:r w:rsidR="00901910">
        <w:rPr>
          <w:rFonts w:hint="eastAsia"/>
        </w:rPr>
        <w:instrText xml:space="preserve"> 27.88% </w:instrText>
      </w:r>
      <w:r w:rsidR="00901910">
        <w:rPr>
          <w:rFonts w:hint="eastAsia"/>
        </w:rPr>
        <w:instrText>的减少。有趣的是，这种数量的减少伴随着剩余问题平均质量的显著提高。进一步分析表明，这些数量和质量的变化可以用两种机制来解释</w:instrText>
      </w:r>
      <w:r w:rsidR="00901910">
        <w:rPr>
          <w:rFonts w:hint="eastAsia"/>
        </w:rPr>
        <w:instrText xml:space="preserve">:(1) ChatGPT </w:instrText>
      </w:r>
      <w:r w:rsidR="00901910">
        <w:rPr>
          <w:rFonts w:hint="eastAsia"/>
        </w:rPr>
        <w:instrText>的不均衡替代，其中更简单、中等到低质量的问题更容易消失</w:instrText>
      </w:r>
      <w:r w:rsidR="00901910">
        <w:rPr>
          <w:rFonts w:hint="eastAsia"/>
        </w:rPr>
        <w:instrText xml:space="preserve">;(2) </w:instrText>
      </w:r>
      <w:r w:rsidR="00901910">
        <w:rPr>
          <w:rFonts w:hint="eastAsia"/>
        </w:rPr>
        <w:instrText>在考虑数量减少后直接提高质量，表明</w:instrText>
      </w:r>
      <w:r w:rsidR="00901910">
        <w:rPr>
          <w:rFonts w:hint="eastAsia"/>
        </w:rPr>
        <w:instrText xml:space="preserve"> ChatGPT </w:instrText>
      </w:r>
      <w:r w:rsidR="00901910">
        <w:rPr>
          <w:rFonts w:hint="eastAsia"/>
        </w:rPr>
        <w:instrText>帮助提供的时间和搜索成本节约对问题质量的改善具有积极外溢效应。进一步的异质性分析显示，这对缺乏经验的用户的问题数量和质量都有更强的影响</w:instrText>
      </w:r>
      <w:r w:rsidR="00901910">
        <w:rPr>
          <w:rFonts w:hint="eastAsia"/>
        </w:rPr>
        <w:instrText>;</w:instrText>
      </w:r>
      <w:r w:rsidR="00901910">
        <w:rPr>
          <w:rFonts w:hint="eastAsia"/>
        </w:rPr>
        <w:instrText>用户保留率和新用户获取率都显著下降</w:instrText>
      </w:r>
      <w:r w:rsidR="00901910">
        <w:rPr>
          <w:rFonts w:hint="eastAsia"/>
        </w:rPr>
        <w:instrText>;</w:instrText>
      </w:r>
      <w:r w:rsidR="00901910">
        <w:rPr>
          <w:rFonts w:hint="eastAsia"/>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901910">
        <w:rPr>
          <w:rFonts w:hint="eastAsia"/>
        </w:rPr>
        <w:instrText>;</w:instrText>
      </w:r>
      <w:r w:rsidR="00901910">
        <w:rPr>
          <w:rFonts w:hint="eastAsia"/>
        </w:rPr>
        <w:instrText>助理编辑陈建清。资金：薛建清获得上海金融经济大学中央大学基础研究基金的支持。王立军获得中国国家自然科学基金会的支持</w:instrText>
      </w:r>
      <w:r w:rsidR="00901910">
        <w:rPr>
          <w:rFonts w:hint="eastAsia"/>
        </w:rPr>
        <w:instrText xml:space="preserve"> [</w:instrText>
      </w:r>
      <w:r w:rsidR="00901910">
        <w:rPr>
          <w:rFonts w:hint="eastAsia"/>
        </w:rPr>
        <w:instrText>资助金额</w:instrText>
      </w:r>
      <w:r w:rsidR="00901910">
        <w:rPr>
          <w:rFonts w:hint="eastAsia"/>
        </w:rPr>
        <w:instrText xml:space="preserve"> 72301259]</w:instrText>
      </w:r>
      <w:r w:rsidR="00901910">
        <w:rPr>
          <w:rFonts w:hint="eastAsia"/>
        </w:rPr>
        <w:instrText>。李建清获得中国国家自然科学基础的支持</w:instrText>
      </w:r>
      <w:r w:rsidR="00901910">
        <w:rPr>
          <w:rFonts w:hint="eastAsia"/>
        </w:rPr>
        <w:instrText xml:space="preserve"> [</w:instrText>
      </w:r>
      <w:r w:rsidR="00901910">
        <w:rPr>
          <w:rFonts w:hint="eastAsia"/>
        </w:rPr>
        <w:instrText>资助金额</w:instrText>
      </w:r>
      <w:r w:rsidR="00901910">
        <w:rPr>
          <w:rFonts w:hint="eastAsia"/>
        </w:rPr>
        <w:instrText xml:space="preserve"> 72188101 </w:instrText>
      </w:r>
      <w:r w:rsidR="00901910">
        <w:rPr>
          <w:rFonts w:hint="eastAsia"/>
        </w:rPr>
        <w:instrText>和</w:instrText>
      </w:r>
      <w:r w:rsidR="00901910">
        <w:rPr>
          <w:rFonts w:hint="eastAsia"/>
        </w:rPr>
        <w:instrText xml:space="preserve"> 72595864]</w:instrText>
      </w:r>
      <w:r w:rsidR="00901910">
        <w:rPr>
          <w:rFonts w:hint="eastAsia"/>
        </w:rPr>
        <w:instrText>。补充资料：在线附录可访问</w:instrText>
      </w:r>
      <w:r w:rsidR="00901910">
        <w:rPr>
          <w:rFonts w:hint="eastAsia"/>
        </w:rPr>
        <w:instrText xml:space="preserve"> https://doi.org/10.1287/isre.2023.0561</w:instrText>
      </w:r>
      <w:r w:rsidR="00901910">
        <w:rPr>
          <w:rFonts w:hint="eastAsia"/>
        </w:rPr>
        <w:instrText>。</w:instrText>
      </w:r>
      <w:r w:rsidR="00901910">
        <w:rPr>
          <w:rFonts w:hint="eastAsia"/>
        </w:rPr>
        <w:instrText>","call-number":"1","container-title":"Information Syst</w:instrText>
      </w:r>
      <w:r w:rsidR="00901910">
        <w:instrText>ems Research","DOI":"10.1287/isre.2023.0561","ISSN":"1047-7047","language":"en","note":"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generative AI</w:instrText>
      </w:r>
      <w:r w:rsidR="00901910">
        <w:rPr>
          <w:rFonts w:hint="eastAsia"/>
        </w:rPr>
        <w:instrText>、</w:instrText>
      </w:r>
      <w:r w:rsidR="00901910">
        <w:instrText>large language models</w:instrText>
      </w:r>
      <w:r w:rsidR="00901910">
        <w:rPr>
          <w:rFonts w:hint="eastAsia"/>
        </w:rPr>
        <w:instrText>、</w:instrText>
      </w:r>
      <w:r w:rsidR="00901910">
        <w:instrText>ChatGPT</w:instrText>
      </w:r>
      <w:r w:rsidR="00901910">
        <w:rPr>
          <w:rFonts w:hint="eastAsia"/>
        </w:rPr>
        <w:instrText>、</w:instrText>
      </w:r>
      <w:r w:rsidR="00901910">
        <w:instrText>Q&amp;A platform</w:instrText>
      </w:r>
      <w:r w:rsidR="00901910">
        <w:rPr>
          <w:rFonts w:hint="eastAsia"/>
        </w:rPr>
        <w:instrText>、</w:instrText>
      </w:r>
      <w:r w:rsidR="00901910">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901910">
        <w:fldChar w:fldCharType="separate"/>
      </w:r>
      <w:r w:rsidR="00901910">
        <w:rPr>
          <w:noProof/>
        </w:rPr>
        <w:t xml:space="preserve">Xue et al. </w:t>
      </w:r>
      <w:r w:rsidR="00901910">
        <w:rPr>
          <w:rFonts w:hint="eastAsia"/>
          <w:noProof/>
        </w:rPr>
        <w:t>(</w:t>
      </w:r>
      <w:r w:rsidR="00901910">
        <w:rPr>
          <w:noProof/>
        </w:rPr>
        <w:t>2026)</w:t>
      </w:r>
      <w:r w:rsidR="00901910">
        <w:fldChar w:fldCharType="end"/>
      </w:r>
      <w:r w:rsidR="00901910" w:rsidRPr="000E4EEB">
        <w:t xml:space="preserve"> </w:t>
      </w:r>
      <w:r w:rsidRPr="00D2526D">
        <w:t>show that the decline is sustained rather than transitory. By construction, however, it speaks to whether questions arrive, not to how answerers behave once a question has arrived. It also describes an environment that platforms cannot control, since users cannot be prevented from consulting external tools. The managerially tractable question, that is, what a platform should do about the questions that do arrive, lies outside its scope.</w:t>
      </w:r>
    </w:p>
    <w:p w14:paraId="614AAA6D" w14:textId="65D05055" w:rsidR="000E4EEB" w:rsidRPr="00015210" w:rsidRDefault="001471CF" w:rsidP="0049010E">
      <w:pPr>
        <w:pStyle w:val="Heading3"/>
        <w:rPr>
          <w:rFonts w:eastAsiaTheme="minorEastAsia" w:cs="Times New Roman"/>
        </w:rPr>
      </w:pPr>
      <w:r>
        <w:t xml:space="preserve">External </w:t>
      </w:r>
      <w:r w:rsidR="00B369E9">
        <w:rPr>
          <w:rFonts w:hint="eastAsia"/>
        </w:rPr>
        <w:t>Gen</w:t>
      </w:r>
      <w:r w:rsidR="000E4EEB" w:rsidRPr="00015210">
        <w:t>AI as the Answerer</w:t>
      </w:r>
      <w:r w:rsidR="00534D0B" w:rsidRPr="00015210">
        <w:t>’</w:t>
      </w:r>
      <w:r w:rsidR="000E4EEB" w:rsidRPr="00015210">
        <w:t>s Instrument</w:t>
      </w:r>
    </w:p>
    <w:p w14:paraId="23EFBA8F" w14:textId="3BBF1C0D" w:rsidR="000E4EEB" w:rsidRPr="00015210" w:rsidRDefault="000E4EEB" w:rsidP="00B369E9">
      <w:pPr>
        <w:pStyle w:val="Paragraph0"/>
      </w:pPr>
      <w:r w:rsidRPr="00015210">
        <w:t xml:space="preserve">A second stream </w:t>
      </w:r>
      <w:r w:rsidR="00B369E9">
        <w:rPr>
          <w:rFonts w:hint="eastAsia"/>
        </w:rPr>
        <w:t>examines</w:t>
      </w:r>
      <w:r w:rsidRPr="00015210">
        <w:t xml:space="preserve"> AI as an </w:t>
      </w:r>
      <w:r w:rsidRPr="00015210">
        <w:rPr>
          <w:i/>
          <w:iCs/>
        </w:rPr>
        <w:t>input</w:t>
      </w:r>
      <w:r w:rsidRPr="00015210">
        <w:t xml:space="preserve"> to human answers. Here AI lowers the cost of drafting a response, and the human retains authorship. The relationship is collaborative rather than competitive</w:t>
      </w:r>
      <w:r w:rsidR="007F6CCB">
        <w:t>, that is , h</w:t>
      </w:r>
      <w:r w:rsidRPr="00015210">
        <w:t>uman and AI work together in a single answering process. Several studies find that this raises answer supply</w:t>
      </w:r>
      <w:r w:rsidR="006C29A2" w:rsidRPr="00015210">
        <w:t xml:space="preserve"> </w:t>
      </w:r>
      <w:r w:rsidR="00901910" w:rsidRPr="0022223D">
        <w:fldChar w:fldCharType="begin" w:fldLock="1"/>
      </w:r>
      <w:r w:rsidR="00901910">
        <w:instrText xml:space="preserve"> ADDIN ZOTERO_ITEM CSL_CITATION {"citationID":"wz36rNQW","properties":{"unsorted":false,"formattedCitation":"(Fang &amp; Zhou 2026; Shan &amp; Qiu 2026)","plainCitation":"(Fang &amp; Zhou 2026; Shan &amp; Qiu 2026)","noteIndex":0},"citationItems":[{"id":152376,"uris":["http://zotero.org/users/8905122/items/JF2U4BBH"],"itemData":{"id":152376,"type":"article-journal","abstract":"As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w:instrText>
      </w:r>
      <w:r w:rsidR="00901910">
        <w:rPr>
          <w:rFonts w:hint="eastAsia"/>
        </w:rPr>
        <w:instrText xml:space="preserve"> and high-reputation users, respectively. In addition to contributing to the literature on content moderation of generative AI, our results provide practical insights for platforms on designing effective AIGC policies to manage user contributions.\n\n</w:instrText>
      </w:r>
      <w:r w:rsidR="00901910">
        <w:rPr>
          <w:rFonts w:hint="eastAsia"/>
        </w:rPr>
        <w:instrText>【摘要翻译】随着人工智能生成内容在在线知识共享平台上越来越普遍，用户往往犹豫披露其使用情况。为此，平台对人工智能生成内容实施了限制政策</w:instrText>
      </w:r>
      <w:r w:rsidR="00901910">
        <w:rPr>
          <w:rFonts w:hint="eastAsia"/>
        </w:rPr>
        <w:instrText xml:space="preserve"> (AIGC </w:instrText>
      </w:r>
      <w:r w:rsidR="00901910">
        <w:rPr>
          <w:rFonts w:hint="eastAsia"/>
        </w:rPr>
        <w:instrText>政策</w:instrText>
      </w:r>
      <w:r w:rsidR="00901910">
        <w:rPr>
          <w:rFonts w:hint="eastAsia"/>
        </w:rPr>
        <w:instrText>)</w:instrText>
      </w:r>
      <w:r w:rsidR="00901910">
        <w:rPr>
          <w:rFonts w:hint="eastAsia"/>
        </w:rPr>
        <w:instrText>，当用户不披露时，这些内容就会崩溃。为了确定</w:instrText>
      </w:r>
      <w:r w:rsidR="00901910">
        <w:rPr>
          <w:rFonts w:hint="eastAsia"/>
        </w:rPr>
        <w:instrText xml:space="preserve"> AIGC </w:instrText>
      </w:r>
      <w:r w:rsidR="00901910">
        <w:rPr>
          <w:rFonts w:hint="eastAsia"/>
        </w:rPr>
        <w:instrText>政策与用户答题贡献行为之间的因果关系，我们在中国领先的在线知识共享平台智湖上进行了准实验。结果表明，</w:instrText>
      </w:r>
      <w:r w:rsidR="00901910">
        <w:rPr>
          <w:rFonts w:hint="eastAsia"/>
        </w:rPr>
        <w:instrText xml:space="preserve">AIGC </w:instrText>
      </w:r>
      <w:r w:rsidR="00901910">
        <w:rPr>
          <w:rFonts w:hint="eastAsia"/>
        </w:rPr>
        <w:instrText>政策降低了答题量和主观质量，而提高了那些人工智能生成内容崩溃的用户</w:instrText>
      </w:r>
      <w:r w:rsidR="00901910">
        <w:rPr>
          <w:rFonts w:hint="eastAsia"/>
        </w:rPr>
        <w:instrText xml:space="preserve"> (</w:instrText>
      </w:r>
      <w:r w:rsidR="00901910">
        <w:rPr>
          <w:rFonts w:hint="eastAsia"/>
        </w:rPr>
        <w:instrText>人工智能崩溃用户</w:instrText>
      </w:r>
      <w:r w:rsidR="00901910">
        <w:rPr>
          <w:rFonts w:hint="eastAsia"/>
        </w:rPr>
        <w:instrText xml:space="preserve">) </w:instrText>
      </w:r>
      <w:r w:rsidR="00901910">
        <w:rPr>
          <w:rFonts w:hint="eastAsia"/>
        </w:rPr>
        <w:instrText>的客观质量。我们还考察了用户特征</w:instrText>
      </w:r>
      <w:r w:rsidR="00901910">
        <w:rPr>
          <w:rFonts w:hint="eastAsia"/>
        </w:rPr>
        <w:instrText xml:space="preserve"> (</w:instrText>
      </w:r>
      <w:r w:rsidR="00901910">
        <w:rPr>
          <w:rFonts w:hint="eastAsia"/>
        </w:rPr>
        <w:instrText>即</w:instrText>
      </w:r>
      <w:r w:rsidR="00901910">
        <w:rPr>
          <w:rFonts w:hint="eastAsia"/>
        </w:rPr>
        <w:instrText xml:space="preserve">) </w:instrText>
      </w:r>
      <w:r w:rsidR="00901910">
        <w:rPr>
          <w:rFonts w:hint="eastAsia"/>
        </w:rPr>
        <w:instrText>的调节作用。</w:instrText>
      </w:r>
      <w:r w:rsidR="00901910">
        <w:rPr>
          <w:rFonts w:hint="eastAsia"/>
        </w:rPr>
        <w:instrText xml:space="preserve">) </w:instrText>
      </w:r>
      <w:r w:rsidR="00901910">
        <w:rPr>
          <w:rFonts w:hint="eastAsia"/>
        </w:rPr>
        <w:instrText>对这些结果的影响。值得注意的是，该政策对高度活跃用户、短期用户和高声誉用户的影响分别更为显著。除了为生成式</w:instrText>
      </w:r>
      <w:r w:rsidR="00901910">
        <w:rPr>
          <w:rFonts w:hint="eastAsia"/>
        </w:rPr>
        <w:instrText xml:space="preserve"> AI </w:instrText>
      </w:r>
      <w:r w:rsidR="00901910">
        <w:rPr>
          <w:rFonts w:hint="eastAsia"/>
        </w:rPr>
        <w:instrText>的内容审核文献做出贡献外，我们的研究结果还为平台提供了实用的见解，帮助设计有效的</w:instrText>
      </w:r>
      <w:r w:rsidR="00901910">
        <w:rPr>
          <w:rFonts w:hint="eastAsia"/>
        </w:rPr>
        <w:instrText xml:space="preserve"> AIGC </w:instrText>
      </w:r>
      <w:r w:rsidR="00901910">
        <w:rPr>
          <w:rFonts w:hint="eastAsia"/>
        </w:rPr>
        <w:instrText>政策来管理用户贡献。</w:instrText>
      </w:r>
      <w:r w:rsidR="00901910">
        <w:rPr>
          <w:rFonts w:hint="eastAsia"/>
        </w:rPr>
        <w:instrText>","call-number":"1 (CCF C)","container-title":"Information &amp; Management","DOI":"10.1016/j.im.2026.104322","ISSN":"0378-7206","issue":"3","journalAbbreviation":"Informa</w:instrText>
      </w:r>
      <w:r w:rsidR="00901910">
        <w:instrText>tion &amp; Management","language":"en","note":"</w:instrText>
      </w:r>
      <w:r w:rsidR="00901910">
        <w:rPr>
          <w:rFonts w:ascii="Apple Color Emoji" w:hAnsi="Apple Color Emoji" w:cs="Apple Color Emoji"/>
        </w:rPr>
        <w:instrText>🏷️</w:instrText>
      </w:r>
      <w:r w:rsidR="00901910">
        <w:instrText xml:space="preserve"> /reading</w:instrText>
      </w:r>
      <w:r w:rsidR="00901910">
        <w:rPr>
          <w:rFonts w:hint="eastAsia"/>
        </w:rPr>
        <w:instrText>、</w:instrText>
      </w:r>
      <w:r w:rsidR="00901910">
        <w:instrText>AI-generated content</w:instrText>
      </w:r>
      <w:r w:rsidR="00901910">
        <w:rPr>
          <w:rFonts w:hint="eastAsia"/>
        </w:rPr>
        <w:instrText>、</w:instrText>
      </w:r>
      <w:r w:rsidR="00901910">
        <w:instrText>Content moderation</w:instrText>
      </w:r>
      <w:r w:rsidR="00901910">
        <w:rPr>
          <w:rFonts w:hint="eastAsia"/>
        </w:rPr>
        <w:instrText>、</w:instrText>
      </w:r>
      <w:r w:rsidR="00901910">
        <w:instrText>Knowledge-sharing platform</w:instrText>
      </w:r>
      <w:r w:rsidR="00901910">
        <w:rPr>
          <w:rFonts w:hint="eastAsia"/>
        </w:rPr>
        <w:instrText>、</w:instrText>
      </w:r>
      <w:r w:rsidR="0090191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w:instrText>
      </w:r>
      <w:r w:rsidR="00901910">
        <w:rPr>
          <w:rFonts w:hint="eastAsia"/>
        </w:rPr>
        <w:instrText>egic development for integrating generative AI into their platforms. History: Wonseok Oh, Senior Editor; Khim Yong Goh, Associate Editor.\n\n</w:instrText>
      </w:r>
      <w:r w:rsidR="00901910">
        <w:rPr>
          <w:rFonts w:hint="eastAsia"/>
        </w:rPr>
        <w:instrText>【摘要翻译】在线平台上的自愿知识贡献对用户、平台和企业具有重大价值。生成式人工智能</w:instrText>
      </w:r>
      <w:r w:rsidR="00901910">
        <w:rPr>
          <w:rFonts w:hint="eastAsia"/>
        </w:rPr>
        <w:instrText xml:space="preserve"> (AI) </w:instrText>
      </w:r>
      <w:r w:rsidR="00901910">
        <w:rPr>
          <w:rFonts w:hint="eastAsia"/>
        </w:rPr>
        <w:instrText>技术的快速进步促进了问答</w:instrText>
      </w:r>
      <w:r w:rsidR="00901910">
        <w:rPr>
          <w:rFonts w:hint="eastAsia"/>
        </w:rPr>
        <w:instrText xml:space="preserve"> (Q&amp;A) </w:instrText>
      </w:r>
      <w:r w:rsidR="00901910">
        <w:rPr>
          <w:rFonts w:hint="eastAsia"/>
        </w:rPr>
        <w:instrText>平台上知识的自动生成。然而，生成式</w:instrText>
      </w:r>
      <w:r w:rsidR="00901910">
        <w:rPr>
          <w:rFonts w:hint="eastAsia"/>
        </w:rPr>
        <w:instrText xml:space="preserve"> AI </w:instrText>
      </w:r>
      <w:r w:rsidR="00901910">
        <w:rPr>
          <w:rFonts w:hint="eastAsia"/>
        </w:rPr>
        <w:instrText>对用户自愿知识贡献的影响仍然是一个实证问题。一方面，用户可能会从生成式</w:instrText>
      </w:r>
      <w:r w:rsidR="00901910">
        <w:rPr>
          <w:rFonts w:hint="eastAsia"/>
        </w:rPr>
        <w:instrText xml:space="preserve"> AI </w:instrText>
      </w:r>
      <w:r w:rsidR="00901910">
        <w:rPr>
          <w:rFonts w:hint="eastAsia"/>
        </w:rPr>
        <w:instrText>中学习，通过提供更有组织和逻辑的答案来改进他们的答案。另一方面，生成式</w:instrText>
      </w:r>
      <w:r w:rsidR="00901910">
        <w:rPr>
          <w:rFonts w:hint="eastAsia"/>
        </w:rPr>
        <w:instrText xml:space="preserve"> AI </w:instrText>
      </w:r>
      <w:r w:rsidR="00901910">
        <w:rPr>
          <w:rFonts w:hint="eastAsia"/>
        </w:rPr>
        <w:instrText>可能会产生虚假答案，而利用</w:instrText>
      </w:r>
      <w:r w:rsidR="00901910">
        <w:rPr>
          <w:rFonts w:hint="eastAsia"/>
        </w:rPr>
        <w:instrText xml:space="preserve"> AI </w:instrText>
      </w:r>
      <w:r w:rsidR="00901910">
        <w:rPr>
          <w:rFonts w:hint="eastAsia"/>
        </w:rPr>
        <w:instrText>辅助的加速响应速度可能会给理解输出带来额外的认知负担，潜在地减少整体贡献。我们的研究探讨了生成式人工智能</w:instrText>
      </w:r>
      <w:r w:rsidR="00901910">
        <w:rPr>
          <w:rFonts w:hint="eastAsia"/>
        </w:rPr>
        <w:instrText xml:space="preserve"> (</w:instrText>
      </w:r>
      <w:r w:rsidR="00901910">
        <w:rPr>
          <w:rFonts w:hint="eastAsia"/>
        </w:rPr>
        <w:instrText>尤其是</w:instrText>
      </w:r>
      <w:r w:rsidR="00901910">
        <w:rPr>
          <w:rFonts w:hint="eastAsia"/>
        </w:rPr>
        <w:instrText xml:space="preserve"> ChatGPT) </w:instrText>
      </w:r>
      <w:r w:rsidR="00901910">
        <w:rPr>
          <w:rFonts w:hint="eastAsia"/>
        </w:rPr>
        <w:instrText>对用户在</w:instrText>
      </w:r>
      <w:r w:rsidR="00901910">
        <w:rPr>
          <w:rFonts w:hint="eastAsia"/>
        </w:rPr>
        <w:instrText xml:space="preserve"> Stack Overflow(</w:instrText>
      </w:r>
      <w:r w:rsidR="00901910">
        <w:rPr>
          <w:rFonts w:hint="eastAsia"/>
        </w:rPr>
        <w:instrText>最大的问答平台之一</w:instrText>
      </w:r>
      <w:r w:rsidR="00901910">
        <w:rPr>
          <w:rFonts w:hint="eastAsia"/>
        </w:rPr>
        <w:instrText xml:space="preserve">) </w:instrText>
      </w:r>
      <w:r w:rsidR="00901910">
        <w:rPr>
          <w:rFonts w:hint="eastAsia"/>
        </w:rPr>
        <w:instrText>上自愿贡献知识的影响。利用自然实验，我们使用双重差分</w:instrText>
      </w:r>
      <w:r w:rsidR="00901910">
        <w:rPr>
          <w:rFonts w:hint="eastAsia"/>
        </w:rPr>
        <w:instrText xml:space="preserve"> (DID) </w:instrText>
      </w:r>
      <w:r w:rsidR="00901910">
        <w:rPr>
          <w:rFonts w:hint="eastAsia"/>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901910">
        <w:rPr>
          <w:rFonts w:hint="eastAsia"/>
        </w:rPr>
        <w:instrText xml:space="preserve"> AI </w:instrText>
      </w:r>
      <w:r w:rsidR="00901910">
        <w:rPr>
          <w:rFonts w:hint="eastAsia"/>
        </w:rPr>
        <w:instrText>在问答平台背景下对用户自愿知识贡献的影响，为信息系统</w:instrText>
      </w:r>
      <w:r w:rsidR="00901910">
        <w:rPr>
          <w:rFonts w:hint="eastAsia"/>
        </w:rPr>
        <w:instrText xml:space="preserve"> (IS) </w:instrText>
      </w:r>
      <w:r w:rsidR="00901910">
        <w:rPr>
          <w:rFonts w:hint="eastAsia"/>
        </w:rPr>
        <w:instrText>文献做出了贡献。实际上，我们的研究结果为平台所有者和管理者提供了关于生成式</w:instrText>
      </w:r>
      <w:r w:rsidR="00901910">
        <w:rPr>
          <w:rFonts w:hint="eastAsia"/>
        </w:rPr>
        <w:instrText xml:space="preserve"> AI </w:instrText>
      </w:r>
      <w:r w:rsidR="00901910">
        <w:rPr>
          <w:rFonts w:hint="eastAsia"/>
        </w:rPr>
        <w:instrText>如何影响用户知识贡献行为、指导决策和战略制定的见解，以便将生成式</w:instrText>
      </w:r>
      <w:r w:rsidR="00901910">
        <w:rPr>
          <w:rFonts w:hint="eastAsia"/>
        </w:rPr>
        <w:instrText xml:space="preserve"> AI </w:instrText>
      </w:r>
      <w:r w:rsidR="00901910">
        <w:rPr>
          <w:rFonts w:hint="eastAsia"/>
        </w:rPr>
        <w:instrText>整合到他们的平台中。历史</w:instrText>
      </w:r>
      <w:r w:rsidR="00901910">
        <w:rPr>
          <w:rFonts w:hint="eastAsia"/>
        </w:rPr>
        <w:instrText>:Wonseok Oh</w:instrText>
      </w:r>
      <w:r w:rsidR="00901910">
        <w:rPr>
          <w:rFonts w:hint="eastAsia"/>
        </w:rPr>
        <w:instrText>，高级编辑</w:instrText>
      </w:r>
      <w:r w:rsidR="00901910">
        <w:rPr>
          <w:rFonts w:hint="eastAsia"/>
        </w:rPr>
        <w:instrText>;Kim Yong Goh</w:instrText>
      </w:r>
      <w:r w:rsidR="00901910">
        <w:rPr>
          <w:rFonts w:hint="eastAsia"/>
        </w:rPr>
        <w:instrText>，副编辑。</w:instrText>
      </w:r>
      <w:r w:rsidR="00901910">
        <w:rPr>
          <w:rFonts w:hint="eastAsia"/>
        </w:rPr>
        <w:instrText xml:space="preserve">","archive_location":"18 </w:instrText>
      </w:r>
      <w:r w:rsidR="00901910">
        <w:rPr>
          <w:rFonts w:ascii="Apple Color Emoji" w:hAnsi="Apple Color Emoji" w:cs="Apple Color Emoji"/>
        </w:rPr>
        <w:instrText>📊</w:instrText>
      </w:r>
      <w:r w:rsidR="00901910">
        <w:rPr>
          <w:rFonts w:hint="eastAsia"/>
        </w:rPr>
        <w:instrText>","call-number":"1","container-title":"Information Systems Research","DOI":"10.1287/isre.2023.0332","ISSN":"</w:instrText>
      </w:r>
      <w:r w:rsidR="00901910">
        <w:instrText>1047-7047","issue":"2","language":"en","note":"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generative AI</w:instrText>
      </w:r>
      <w:r w:rsidR="00901910">
        <w:rPr>
          <w:rFonts w:hint="eastAsia"/>
        </w:rPr>
        <w:instrText>、</w:instrText>
      </w:r>
      <w:r w:rsidR="00901910">
        <w:instrText>difference-in-differences</w:instrText>
      </w:r>
      <w:r w:rsidR="00901910">
        <w:rPr>
          <w:rFonts w:hint="eastAsia"/>
        </w:rPr>
        <w:instrText>、</w:instrText>
      </w:r>
      <w:r w:rsidR="00901910">
        <w:instrText>answer quality</w:instrText>
      </w:r>
      <w:r w:rsidR="00901910">
        <w:rPr>
          <w:rFonts w:hint="eastAsia"/>
        </w:rPr>
        <w:instrText>、</w:instrText>
      </w:r>
      <w:r w:rsidR="00901910">
        <w:instrText>answer quantity</w:instrText>
      </w:r>
      <w:r w:rsidR="00901910">
        <w:rPr>
          <w:rFonts w:hint="eastAsia"/>
        </w:rPr>
        <w:instrText>、</w:instrText>
      </w:r>
      <w:r w:rsidR="00901910">
        <w:instrText>voluntary Q&amp;A platforms</w:instrText>
      </w:r>
      <w:r w:rsidR="00901910">
        <w:rPr>
          <w:rFonts w:hint="eastAsia"/>
        </w:rPr>
        <w:instrText>、</w:instrText>
      </w:r>
      <w:r w:rsidR="0090191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901910" w:rsidRPr="0022223D">
        <w:fldChar w:fldCharType="separate"/>
      </w:r>
      <w:r w:rsidR="00901910">
        <w:t>(Fang &amp; Zhou 2026; Shan &amp; Qiu 2026)</w:t>
      </w:r>
      <w:r w:rsidR="00901910" w:rsidRPr="0022223D">
        <w:fldChar w:fldCharType="end"/>
      </w:r>
      <w:r w:rsidRPr="00015210">
        <w:t>, and evidence from the reverse direction points the same way, as bans on AI-generated content reduce both answer volume and acceptance rates</w:t>
      </w:r>
      <w:r w:rsidR="006C29A2" w:rsidRPr="00015210">
        <w:t xml:space="preserve"> </w:t>
      </w:r>
      <w:r w:rsidR="00901910" w:rsidRPr="0022223D">
        <w:fldChar w:fldCharType="begin" w:fldLock="1"/>
      </w:r>
      <w:r w:rsidR="00901910">
        <w:instrText xml:space="preserve"> ADDIN ZOTERO_ITEM CSL_CITATION {"citationID":"RtkwqVJs","properties":{"unsorted":false,"formattedCitation":"(Wang &amp; Zheng 2024)","plainCitation":"(Wang &amp; Zheng 2024)","noteIndex":0},"citationItems":[{"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w:instrText>
      </w:r>
      <w:r w:rsidR="00901910">
        <w:rPr>
          <w:rFonts w:hint="eastAsia"/>
        </w:rPr>
        <w:instrText xml:space="preserve">ced by a causal mechanism analysis. These findings offer valuable insights and cautionary notes for future AI strategies on two-sided platforms and moderation efforts on content platforms.  </w:instrText>
      </w:r>
      <w:r w:rsidR="00901910">
        <w:rPr>
          <w:rFonts w:hint="eastAsia"/>
        </w:rPr>
        <w:instrText>以</w:instrText>
      </w:r>
      <w:r w:rsidR="00901910">
        <w:rPr>
          <w:rFonts w:hint="eastAsia"/>
        </w:rPr>
        <w:instrText xml:space="preserve"> ChatGPT </w:instrText>
      </w:r>
      <w:r w:rsidR="00901910">
        <w:rPr>
          <w:rFonts w:hint="eastAsia"/>
        </w:rPr>
        <w:instrText>为代表的大型语言模型</w:instrText>
      </w:r>
      <w:r w:rsidR="00901910">
        <w:rPr>
          <w:rFonts w:hint="eastAsia"/>
        </w:rPr>
        <w:instrText xml:space="preserve"> (LLMs) </w:instrText>
      </w:r>
      <w:r w:rsidR="00901910">
        <w:rPr>
          <w:rFonts w:hint="eastAsia"/>
        </w:rPr>
        <w:instrText>造成的破坏促使各个部门实施包括禁止政策在内的调节措施。其中，此类政策对用户生成内容的影响具有重大意义。用户生成的内容，特别是问答格式的内容，是</w:instrText>
      </w:r>
      <w:r w:rsidR="00901910">
        <w:rPr>
          <w:rFonts w:hint="eastAsia"/>
        </w:rPr>
        <w:instrText xml:space="preserve"> LLMs </w:instrText>
      </w:r>
      <w:r w:rsidR="00901910">
        <w:rPr>
          <w:rFonts w:hint="eastAsia"/>
        </w:rPr>
        <w:instrText>的重要学习资源，其质量和数量的任何变化都会影响这些模型未来的学习轨迹。本研究使用</w:instrText>
      </w:r>
      <w:r w:rsidR="00901910">
        <w:rPr>
          <w:rFonts w:hint="eastAsia"/>
        </w:rPr>
        <w:instrText xml:space="preserve"> Stack Exchange </w:instrText>
      </w:r>
      <w:r w:rsidR="00901910">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901910">
        <w:rPr>
          <w:rFonts w:hint="eastAsia"/>
        </w:rPr>
        <w:instrText>\n\n</w:instrText>
      </w:r>
      <w:r w:rsidR="00901910">
        <w:rPr>
          <w:rFonts w:hint="eastAsia"/>
        </w:rPr>
        <w:instrText>【摘要翻译】以</w:instrText>
      </w:r>
      <w:r w:rsidR="00901910">
        <w:rPr>
          <w:rFonts w:hint="eastAsia"/>
        </w:rPr>
        <w:instrText>ChatGPT</w:instrText>
      </w:r>
      <w:r w:rsidR="00901910">
        <w:rPr>
          <w:rFonts w:hint="eastAsia"/>
        </w:rPr>
        <w:instrText>为例的大型语言模型（</w:instrText>
      </w:r>
      <w:r w:rsidR="00901910">
        <w:rPr>
          <w:rFonts w:hint="eastAsia"/>
        </w:rPr>
        <w:instrText>LLM</w:instrText>
      </w:r>
      <w:r w:rsidR="00901910">
        <w:rPr>
          <w:rFonts w:hint="eastAsia"/>
        </w:rPr>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901910">
        <w:rPr>
          <w:rFonts w:hint="eastAsia"/>
        </w:rPr>
        <w:instrText>Stack Exchange</w:instrText>
      </w:r>
      <w:r w:rsidR="00901910">
        <w:rPr>
          <w:rFonts w:hint="eastAsia"/>
        </w:rPr>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901910">
        <w:rPr>
          <w:rFonts w:hint="eastAsia"/>
        </w:rPr>
        <w:instrText xml:space="preserve"> ChatGPT </w:instrText>
      </w:r>
      <w:r w:rsidR="00901910">
        <w:rPr>
          <w:rFonts w:hint="eastAsia"/>
        </w:rPr>
        <w:instrText>为代表的大型语言模型</w:instrText>
      </w:r>
      <w:r w:rsidR="00901910">
        <w:rPr>
          <w:rFonts w:hint="eastAsia"/>
        </w:rPr>
        <w:instrText xml:space="preserve"> (LLMs) </w:instrText>
      </w:r>
      <w:r w:rsidR="00901910">
        <w:rPr>
          <w:rFonts w:hint="eastAsia"/>
        </w:rPr>
        <w:instrText>造成的破坏促使各个部门实施包括禁止政策在内的调节措施。其中，此类政策对用户生成内容的影响具有重大意义。用户生成的内容，特别是问答格式的内容，是</w:instrText>
      </w:r>
      <w:r w:rsidR="00901910">
        <w:rPr>
          <w:rFonts w:hint="eastAsia"/>
        </w:rPr>
        <w:instrText xml:space="preserve"> LLMs </w:instrText>
      </w:r>
      <w:r w:rsidR="00901910">
        <w:rPr>
          <w:rFonts w:hint="eastAsia"/>
        </w:rPr>
        <w:instrText>的重要学习资源，其质量和数量的任何变化都会影响这些模型未来的学习轨迹。本研究使用</w:instrText>
      </w:r>
      <w:r w:rsidR="00901910">
        <w:rPr>
          <w:rFonts w:hint="eastAsia"/>
        </w:rPr>
        <w:instrText xml:space="preserve"> Stack Exchange </w:instrText>
      </w:r>
      <w:r w:rsidR="00901910">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901910">
        <w:rPr>
          <w:rFonts w:hint="eastAsia"/>
        </w:rPr>
        <w:instrText xml:space="preserve">","archive_location":"1 </w:instrText>
      </w:r>
      <w:r w:rsidR="00901910">
        <w:rPr>
          <w:rFonts w:ascii="Apple Color Emoji" w:hAnsi="Apple Color Emoji" w:cs="Apple Color Emoji"/>
        </w:rPr>
        <w:instrText>📊</w:instrText>
      </w:r>
      <w:r w:rsidR="00901910">
        <w:rPr>
          <w:rFonts w:hint="eastAsia"/>
        </w:rPr>
        <w:instrText>","DOI":"10.2139/ssrn.4750326","genre":"SSRN Scholar</w:instrText>
      </w:r>
      <w:r w:rsidR="00901910">
        <w:instrText>ly Paper","language":"en","note":"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/reading</w:instrText>
      </w:r>
      <w:r w:rsidR="00901910">
        <w:rPr>
          <w:rFonts w:hint="eastAsia"/>
        </w:rPr>
        <w:instrText>、</w:instrText>
      </w:r>
      <w:r w:rsidR="00901910">
        <w:instrText>Q&amp;A platform</w:instrText>
      </w:r>
      <w:r w:rsidR="00901910">
        <w:rPr>
          <w:rFonts w:hint="eastAsia"/>
        </w:rPr>
        <w:instrText>、</w:instrText>
      </w:r>
      <w:r w:rsidR="00901910">
        <w:instrText>ChatGPT</w:instrText>
      </w:r>
      <w:r w:rsidR="00901910">
        <w:rPr>
          <w:rFonts w:hint="eastAsia"/>
        </w:rPr>
        <w:instrText>、</w:instrText>
      </w:r>
      <w:r w:rsidR="00901910">
        <w:instrText>AI-generated content</w:instrText>
      </w:r>
      <w:r w:rsidR="00901910">
        <w:rPr>
          <w:rFonts w:hint="eastAsia"/>
        </w:rPr>
        <w:instrText>、</w:instrText>
      </w:r>
      <w:r w:rsidR="00901910">
        <w:instrText>ban</w:instrText>
      </w:r>
      <w:r w:rsidR="00901910">
        <w:rPr>
          <w:rFonts w:hint="eastAsia"/>
        </w:rPr>
        <w:instrText>、</w:instrText>
      </w:r>
      <w:r w:rsidR="00901910">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00901910" w:rsidRPr="0022223D">
        <w:fldChar w:fldCharType="separate"/>
      </w:r>
      <w:r w:rsidR="00901910">
        <w:t>(Wang &amp; Zheng 2024)</w:t>
      </w:r>
      <w:r w:rsidR="00901910" w:rsidRPr="0022223D">
        <w:fldChar w:fldCharType="end"/>
      </w:r>
      <w:r w:rsidRPr="00015210">
        <w:t xml:space="preserve">. Other studies report declines in qualified contributions </w:t>
      </w:r>
      <w:r w:rsidR="00901910" w:rsidRPr="0022223D">
        <w:fldChar w:fldCharType="begin" w:fldLock="1"/>
      </w:r>
      <w:r w:rsidR="00901910">
        <w:instrText xml:space="preserve"> ADDIN ZOTERO_ITEM CSL_CITATION {"citationID":"EL88j7Mb","properties":{"unsorted":false,"formattedCitation":"(Li &amp; Kim 2025; Sanatizadeh et al. 2025)","plainCitation":"(Li &amp; Kim 2025; Sanatizadeh et al. 2025)","noteIndex":0},"citationItems":[{"id":157714,"uris":["http://zotero.org/users/8905122/items/JH9WC5J8"],"itemData":{"id":157714,"type":"article-journal","abstract":"This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901910">
        <w:rPr>
          <w:rFonts w:ascii="Apple Color Emoji" w:hAnsi="Apple Color Emoji" w:cs="Apple Color Emoji"/>
        </w:rPr>
        <w:instrText>📊</w:instrText>
      </w:r>
      <w:r w:rsidR="00901910">
        <w:instrText>","call-number":"3","container-title":"Marketing Letters","DOI":"10.1007/s11002-024-09747-1","ISSN":"1573-059X","issue":"3","journalAbbreviation":"Mark Lett","language":"en","note":"</w:instrText>
      </w:r>
      <w:r w:rsidR="00901910">
        <w:rPr>
          <w:rFonts w:ascii="Apple Color Emoji" w:hAnsi="Apple Color Emoji" w:cs="Apple Color Emoji"/>
        </w:rPr>
        <w:instrText>🏷️</w:instrText>
      </w:r>
      <w:r w:rsidR="00901910">
        <w:instrText xml:space="preserve"> /reading</w:instrText>
      </w:r>
      <w:r w:rsidR="00901910">
        <w:rPr>
          <w:rFonts w:hint="eastAsia"/>
        </w:rPr>
        <w:instrText>、</w:instrText>
      </w:r>
      <w:r w:rsidR="00901910">
        <w:instrText>Generative AI</w:instrText>
      </w:r>
      <w:r w:rsidR="00901910">
        <w:rPr>
          <w:rFonts w:hint="eastAsia"/>
        </w:rPr>
        <w:instrText>、</w:instrText>
      </w:r>
      <w:r w:rsidR="00901910">
        <w:instrText>User contribution</w:instrText>
      </w:r>
      <w:r w:rsidR="00901910">
        <w:rPr>
          <w:rFonts w:hint="eastAsia"/>
        </w:rPr>
        <w:instrText>、</w:instrText>
      </w:r>
      <w:r w:rsidR="00901910">
        <w:instrText>Content policy</w:instrText>
      </w:r>
      <w:r w:rsidR="00901910">
        <w:rPr>
          <w:rFonts w:hint="eastAsia"/>
        </w:rPr>
        <w:instrText>、</w:instrText>
      </w:r>
      <w:r w:rsidR="00901910">
        <w: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901910">
        <w:rPr>
          <w:rFonts w:ascii="Apple Color Emoji" w:hAnsi="Apple Color Emoji" w:cs="Apple Color Emoji"/>
        </w:rPr>
        <w:instrText>📊</w:instrText>
      </w:r>
      <w:r w:rsidR="00901910">
        <w:instrText>","call-number":"1 (CCF C)","container-title":"Information &amp; Management","DOI":"10.1016/j.im.2025.104178","ISSN":"0378-7206","issue":"6","journalAbbreviation":"Information &amp; Management","language":"en","note":"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ChatG</w:instrText>
      </w:r>
      <w:r w:rsidR="00901910">
        <w:rPr>
          <w:rFonts w:hint="eastAsia"/>
        </w:rPr>
        <w:instrText>PT</w:instrText>
      </w:r>
      <w:r w:rsidR="00901910">
        <w:rPr>
          <w:rFonts w:hint="eastAsia"/>
        </w:rPr>
        <w:instrText>、</w:instrText>
      </w:r>
      <w:r w:rsidR="00901910">
        <w:rPr>
          <w:rFonts w:hint="eastAsia"/>
        </w:rPr>
        <w:instrText>Generative AI</w:instrText>
      </w:r>
      <w:r w:rsidR="00901910">
        <w:rPr>
          <w:rFonts w:hint="eastAsia"/>
        </w:rPr>
        <w:instrText>、</w:instrText>
      </w:r>
      <w:r w:rsidR="00901910">
        <w:rPr>
          <w:rFonts w:hint="eastAsia"/>
        </w:rPr>
        <w:instrText>Online knowledge exchange platforms</w:instrText>
      </w:r>
      <w:r w:rsidR="00901910">
        <w:rPr>
          <w:rFonts w:hint="eastAsia"/>
        </w:rPr>
        <w:instrText>、</w:instrText>
      </w:r>
      <w:r w:rsidR="00901910">
        <w:rPr>
          <w:rFonts w:hint="eastAsia"/>
        </w:rPr>
        <w:instrText>User engagement","page":"104178","source":"7 (Q1)","title":"Engagement or entanglement? The dual impact of generative artificial intelligence in online knowledge exchange platforms","title-short":"Engag</w:instrText>
      </w:r>
      <w:r w:rsidR="00901910">
        <w:instrText xml:space="preserve">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901910" w:rsidRPr="0022223D">
        <w:fldChar w:fldCharType="separate"/>
      </w:r>
      <w:r w:rsidR="00901910">
        <w:t>(Li &amp; Kim 2025; Sanatizadeh et al. 2025)</w:t>
      </w:r>
      <w:r w:rsidR="00901910" w:rsidRPr="0022223D">
        <w:fldChar w:fldCharType="end"/>
      </w:r>
      <w:r w:rsidR="006C29A2" w:rsidRPr="00015210">
        <w:t xml:space="preserve">, </w:t>
      </w:r>
      <w:r w:rsidRPr="00015210">
        <w:t>so the evidence is not uniform.</w:t>
      </w:r>
      <w:r w:rsidR="00B369E9">
        <w:rPr>
          <w:rFonts w:hint="eastAsia"/>
        </w:rPr>
        <w:t xml:space="preserve"> </w:t>
      </w:r>
      <w:r w:rsidRPr="00015210">
        <w:t xml:space="preserve">Findings on answer style are similarly divided, with </w:t>
      </w:r>
      <w:r w:rsidR="006C29A2" w:rsidRPr="00015210">
        <w:fldChar w:fldCharType="begin"/>
      </w:r>
      <w:r w:rsidR="00546B58" w:rsidRPr="00015210">
        <w:instrText xml:space="preserve"> ADDIN ZOTERO_ITEM CSL_CITATION {"citationID":"4H8Qfivs","properties":{"unsorted":false,"formattedCitation":"(Sanatizadeh et al. 2025)","plainCitation":"(Sanatizadeh et al. 2025)","dontUpdate":true,"noteIndex":0},"citationItems":[{"id":147219,"uris":["http://zotero.org/users/8905122/items/RNHQEGWT"],"itemData":{"id":147219,"type":"article-journal","abstract":"Generative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546B58" w:rsidRPr="00015210">
        <w:rPr>
          <w:rFonts w:ascii="Apple Color Emoji" w:hAnsi="Apple Color Emoji" w:cs="Apple Color Emoji"/>
        </w:rPr>
        <w:instrText>📊</w:instrText>
      </w:r>
      <w:r w:rsidR="00546B58" w:rsidRPr="00015210">
        <w:instrText>","call-number":"1 (CCF C)","container-title":"Information &amp; Management","DOI":"10.1016/j.im.2025.104178","ISSN":"0378-7206","issue":"6","journalAbbreviation":"Information &amp; Management","language":"en","note":"</w:instrText>
      </w:r>
      <w:r w:rsidR="00546B58" w:rsidRPr="00015210">
        <w:rPr>
          <w:rFonts w:ascii="Apple Color Emoji" w:hAnsi="Apple Color Emoji" w:cs="Apple Color Emoji"/>
        </w:rPr>
        <w:instrText>🏷️</w:instrText>
      </w:r>
      <w:r w:rsidR="00546B58" w:rsidRPr="00015210">
        <w:instrText xml:space="preserve"> /unread</w:instrText>
      </w:r>
      <w:r w:rsidR="00546B58" w:rsidRPr="00015210">
        <w:instrText>、</w:instrText>
      </w:r>
      <w:r w:rsidR="00546B58" w:rsidRPr="00015210">
        <w:instrText>ChatGPT</w:instrText>
      </w:r>
      <w:r w:rsidR="00546B58" w:rsidRPr="00015210">
        <w:instrText>、</w:instrText>
      </w:r>
      <w:r w:rsidR="00546B58" w:rsidRPr="00015210">
        <w:instrText>Generative AI</w:instrText>
      </w:r>
      <w:r w:rsidR="00546B58" w:rsidRPr="00015210">
        <w:instrText>、</w:instrText>
      </w:r>
      <w:r w:rsidR="00546B58" w:rsidRPr="00015210">
        <w:instrText>Online knowledge exchange platforms</w:instrText>
      </w:r>
      <w:r w:rsidR="00546B58" w:rsidRPr="00015210">
        <w:instrText>、</w:instrText>
      </w:r>
      <w:r w:rsidR="00546B58" w:rsidRPr="00015210">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6C29A2" w:rsidRPr="00015210">
        <w:fldChar w:fldCharType="separate"/>
      </w:r>
      <w:r w:rsidR="006C29A2" w:rsidRPr="00015210">
        <w:t>Sanatizadeh et al. (2025)</w:t>
      </w:r>
      <w:r w:rsidR="006C29A2" w:rsidRPr="00015210">
        <w:fldChar w:fldCharType="end"/>
      </w:r>
      <w:r w:rsidR="006C29A2" w:rsidRPr="00015210">
        <w:t xml:space="preserve"> </w:t>
      </w:r>
      <w:r w:rsidRPr="00015210">
        <w:t xml:space="preserve">reporting longer and </w:t>
      </w:r>
      <w:r w:rsidR="00FC06B5" w:rsidRPr="00015210">
        <w:t>less readable</w:t>
      </w:r>
      <w:r w:rsidRPr="00015210">
        <w:t xml:space="preserve"> answers and others shorter and more readable ones </w:t>
      </w:r>
      <w:r w:rsidR="006C29A2" w:rsidRPr="00015210">
        <w:fldChar w:fldCharType="begin" w:fldLock="1"/>
      </w:r>
      <w:r w:rsidR="006C29A2" w:rsidRPr="00015210">
        <w:instrText xml:space="preserve"> ADDIN ZOTERO_ITEM CSL_CITATION {"citationID":"dTpPRswp","properties":{"unsorted":false,"formattedCitation":"(Borwankar et al. 2026; Fang &amp; Zhou 2026; Shan &amp; Qiu 2026)","plainCitation":"(Borwankar et al. 2026; Fang &amp; Zhou 2026; Shan &amp; Qiu 2026)","noteIndex":0},"citationItems":[{"id":158643,"uris":["http://zotero.org/users/8905122/items/N9I5ULZE"],"itemData":{"id":158643,"type":"article","abstract":"&lt;div&gt; This study explores the implications of a policy change announced by Stack Overflow, a popular question-and-answer platform, to prohibit the use of ChatG","genre":"SSRN Scholarly Paper","language":"en","note":"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generative AI</w:instrText>
      </w:r>
      <w:r w:rsidR="006C29A2" w:rsidRPr="00015210">
        <w:instrText>、</w:instrText>
      </w:r>
      <w:r w:rsidR="006C29A2" w:rsidRPr="00015210">
        <w:instrText>ChatGPT</w:instrText>
      </w:r>
      <w:r w:rsidR="006C29A2" w:rsidRPr="00015210">
        <w:instrText>、</w:instrText>
      </w:r>
      <w:r w:rsidR="006C29A2" w:rsidRPr="00015210">
        <w:instrText>discussion platform</w:instrText>
      </w:r>
      <w:r w:rsidR="006C29A2" w:rsidRPr="00015210">
        <w:instrText>、</w:instrText>
      </w:r>
      <w:r w:rsidR="006C29A2" w:rsidRPr="00015210">
        <w:instrText>Reddit</w:instrText>
      </w:r>
      <w:r w:rsidR="006C29A2" w:rsidRPr="00015210">
        <w:instrText>、</w:instrText>
      </w:r>
      <w:r w:rsidR="006C29A2" w:rsidRPr="00015210">
        <w:instrText>Stack Overflow","number":"4481959","publisher":"Social Science Research Network","publisher-place":"Rochester, NY","source":"papers.ssrn.com","title":"Unraveling the Impact: An Empirical Investigation of ChatGPT's Exclusion from Stack Overflow","title-short":"Unraveling the Impact","URL":"https://papers.ssrn.com/abstract=4481959","author":[{"family":"Borwankar","given":"Sameer"},{"family":"Khern-am-nuai","given":"Warut"},{"family":"Pocheptsova Ghosh","given":"Anastasiya"},{"family":"Kannan","given":"Karthik Natarajan"}],"accessed":{"date-parts":[["2026",7,22]]},"issued":{"date-parts":[["2026",7,14]]}}},{"id":152376,"uris":["http://zotero.org/users/8905122/items/JF2U4BBH"],"itemData":{"id":152376,"type":"article-journal","abstract":"As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 to manage user contributions.\n\n</w:instrText>
      </w:r>
      <w:r w:rsidR="006C29A2" w:rsidRPr="00015210">
        <w:instrText>【摘要翻译】随着人工智能生成内容在在线知识共享平台上越来越普遍，用户往往犹豫披露其使用情况。为此，平台对人工智能生成内容实施了限制政策</w:instrText>
      </w:r>
      <w:r w:rsidR="006C29A2" w:rsidRPr="00015210">
        <w:instrText xml:space="preserve"> (AIGC </w:instrText>
      </w:r>
      <w:r w:rsidR="006C29A2" w:rsidRPr="00015210">
        <w:instrText>政策</w:instrText>
      </w:r>
      <w:r w:rsidR="006C29A2" w:rsidRPr="00015210">
        <w:instrText>)</w:instrText>
      </w:r>
      <w:r w:rsidR="006C29A2" w:rsidRPr="00015210">
        <w:instrText>，当用户不披露时，这些内容就会崩溃。为了确定</w:instrText>
      </w:r>
      <w:r w:rsidR="006C29A2" w:rsidRPr="00015210">
        <w:instrText xml:space="preserve"> AIGC </w:instrText>
      </w:r>
      <w:r w:rsidR="006C29A2" w:rsidRPr="00015210">
        <w:instrText>政策与用户答题贡献行为之间的因果关系，我们在中国领先的在线知识共享平台智湖上进行了准实验。结果表明，</w:instrText>
      </w:r>
      <w:r w:rsidR="006C29A2" w:rsidRPr="00015210">
        <w:instrText xml:space="preserve">AIGC </w:instrText>
      </w:r>
      <w:r w:rsidR="006C29A2" w:rsidRPr="00015210">
        <w:instrText>政策降低了答题量和主观质量，而提高了那些人工智能生成内容崩溃的用户</w:instrText>
      </w:r>
      <w:r w:rsidR="006C29A2" w:rsidRPr="00015210">
        <w:instrText xml:space="preserve"> (</w:instrText>
      </w:r>
      <w:r w:rsidR="006C29A2" w:rsidRPr="00015210">
        <w:instrText>人工智能崩溃用户</w:instrText>
      </w:r>
      <w:r w:rsidR="006C29A2" w:rsidRPr="00015210">
        <w:instrText xml:space="preserve">) </w:instrText>
      </w:r>
      <w:r w:rsidR="006C29A2" w:rsidRPr="00015210">
        <w:instrText>的客观质量。我们还考察了用户特征</w:instrText>
      </w:r>
      <w:r w:rsidR="006C29A2" w:rsidRPr="00015210">
        <w:instrText xml:space="preserve"> (</w:instrText>
      </w:r>
      <w:r w:rsidR="006C29A2" w:rsidRPr="00015210">
        <w:instrText>即</w:instrText>
      </w:r>
      <w:r w:rsidR="006C29A2" w:rsidRPr="00015210">
        <w:instrText xml:space="preserve">) </w:instrText>
      </w:r>
      <w:r w:rsidR="006C29A2" w:rsidRPr="00015210">
        <w:instrText>的调节作用。</w:instrText>
      </w:r>
      <w:r w:rsidR="006C29A2" w:rsidRPr="00015210">
        <w:instrText xml:space="preserve">) </w:instrText>
      </w:r>
      <w:r w:rsidR="006C29A2" w:rsidRPr="00015210">
        <w:instrText>对这些结果的影响。值得注意的是，该政策对高度活跃用户、短期用户和高声誉用户的影响分别更为显著。除了为生成式</w:instrText>
      </w:r>
      <w:r w:rsidR="006C29A2" w:rsidRPr="00015210">
        <w:instrText xml:space="preserve"> AI </w:instrText>
      </w:r>
      <w:r w:rsidR="006C29A2" w:rsidRPr="00015210">
        <w:instrText>的内容审核文献做出贡献外，我们的研究结果还为平台提供了实用的见解，帮助设计有效的</w:instrText>
      </w:r>
      <w:r w:rsidR="006C29A2" w:rsidRPr="00015210">
        <w:instrText xml:space="preserve"> AIGC </w:instrText>
      </w:r>
      <w:r w:rsidR="006C29A2" w:rsidRPr="00015210">
        <w:instrText>政策来管理用户贡献。</w:instrText>
      </w:r>
      <w:r w:rsidR="006C29A2" w:rsidRPr="00015210">
        <w:instrText>","call-number":"1 (CCF C)","container-title":"Information &amp; Management","DOI":"10.1016/j.im.2026.104322","ISSN":"0378-7206","issue":"3","journalAbbreviation":"Information &amp; Management","language":"en","note":"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AI-generated content</w:instrText>
      </w:r>
      <w:r w:rsidR="006C29A2" w:rsidRPr="00015210">
        <w:instrText>、</w:instrText>
      </w:r>
      <w:r w:rsidR="006C29A2" w:rsidRPr="00015210">
        <w:instrText>Content moderation</w:instrText>
      </w:r>
      <w:r w:rsidR="006C29A2" w:rsidRPr="00015210">
        <w:instrText>、</w:instrText>
      </w:r>
      <w:r w:rsidR="006C29A2" w:rsidRPr="00015210">
        <w:instrText>Knowledge-sharing platform</w:instrText>
      </w:r>
      <w:r w:rsidR="006C29A2" w:rsidRPr="00015210">
        <w:instrText>、</w:instrText>
      </w:r>
      <w:r w:rsidR="006C29A2" w:rsidRPr="0001521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strategic development for integrating generative AI into their platforms. History: Wonseok Oh, Senior Editor; Khim Yong Goh, Associate Editor.\n\n</w:instrText>
      </w:r>
      <w:r w:rsidR="006C29A2" w:rsidRPr="00015210">
        <w:instrText>【摘要翻译】在线平台上的自愿知识贡献对用户、平台和企业具有重大价值。生成式人工智能</w:instrText>
      </w:r>
      <w:r w:rsidR="006C29A2" w:rsidRPr="00015210">
        <w:instrText xml:space="preserve"> (AI) </w:instrText>
      </w:r>
      <w:r w:rsidR="006C29A2" w:rsidRPr="00015210">
        <w:instrText>技术的快速进步促进了问答</w:instrText>
      </w:r>
      <w:r w:rsidR="006C29A2" w:rsidRPr="00015210">
        <w:instrText xml:space="preserve"> (Q&amp;A) </w:instrText>
      </w:r>
      <w:r w:rsidR="006C29A2" w:rsidRPr="00015210">
        <w:instrText>平台上知识的自动生成。然而，生成式</w:instrText>
      </w:r>
      <w:r w:rsidR="006C29A2" w:rsidRPr="00015210">
        <w:instrText xml:space="preserve"> AI </w:instrText>
      </w:r>
      <w:r w:rsidR="006C29A2" w:rsidRPr="00015210">
        <w:instrText>对用户自愿知识贡献的影响仍然是一个实证问题。一方面，用户可能会从生成式</w:instrText>
      </w:r>
      <w:r w:rsidR="006C29A2" w:rsidRPr="00015210">
        <w:instrText xml:space="preserve"> AI </w:instrText>
      </w:r>
      <w:r w:rsidR="006C29A2" w:rsidRPr="00015210">
        <w:instrText>中学习，通过提供更有组织和逻辑的答案来改进他们的答案。另一方面，生成式</w:instrText>
      </w:r>
      <w:r w:rsidR="006C29A2" w:rsidRPr="00015210">
        <w:instrText xml:space="preserve"> AI </w:instrText>
      </w:r>
      <w:r w:rsidR="006C29A2" w:rsidRPr="00015210">
        <w:instrText>可能会产生虚假答案，而利用</w:instrText>
      </w:r>
      <w:r w:rsidR="006C29A2" w:rsidRPr="00015210">
        <w:instrText xml:space="preserve"> AI </w:instrText>
      </w:r>
      <w:r w:rsidR="006C29A2" w:rsidRPr="00015210">
        <w:instrText>辅助的加速响应速度可能会给理解输出带来额外的认知负担，潜在地减少整体贡献。我们的研究探讨了生成式人工智能</w:instrText>
      </w:r>
      <w:r w:rsidR="006C29A2" w:rsidRPr="00015210">
        <w:instrText xml:space="preserve"> (</w:instrText>
      </w:r>
      <w:r w:rsidR="006C29A2" w:rsidRPr="00015210">
        <w:instrText>尤其是</w:instrText>
      </w:r>
      <w:r w:rsidR="006C29A2" w:rsidRPr="00015210">
        <w:instrText xml:space="preserve"> ChatGPT) </w:instrText>
      </w:r>
      <w:r w:rsidR="006C29A2" w:rsidRPr="00015210">
        <w:instrText>对用户在</w:instrText>
      </w:r>
      <w:r w:rsidR="006C29A2" w:rsidRPr="00015210">
        <w:instrText xml:space="preserve"> Stack Overflow(</w:instrText>
      </w:r>
      <w:r w:rsidR="006C29A2" w:rsidRPr="00015210">
        <w:instrText>最大的问答平台之一</w:instrText>
      </w:r>
      <w:r w:rsidR="006C29A2" w:rsidRPr="00015210">
        <w:instrText xml:space="preserve">) </w:instrText>
      </w:r>
      <w:r w:rsidR="006C29A2" w:rsidRPr="00015210">
        <w:instrText>上自愿贡献知识的影响。利用自然实验，我们使用双重差分</w:instrText>
      </w:r>
      <w:r w:rsidR="006C29A2" w:rsidRPr="00015210">
        <w:instrText xml:space="preserve"> (DID) </w:instrText>
      </w:r>
      <w:r w:rsidR="006C29A2" w:rsidRPr="00015210">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6C29A2" w:rsidRPr="00015210">
        <w:instrText xml:space="preserve"> AI </w:instrText>
      </w:r>
      <w:r w:rsidR="006C29A2" w:rsidRPr="00015210">
        <w:instrText>在问答平台背景下对用户自愿知识贡献的影响，为信息系统</w:instrText>
      </w:r>
      <w:r w:rsidR="006C29A2" w:rsidRPr="00015210">
        <w:instrText xml:space="preserve"> (IS) </w:instrText>
      </w:r>
      <w:r w:rsidR="006C29A2" w:rsidRPr="00015210">
        <w:instrText>文献做出了贡献。实际上，我们的研究结果为平台所有者和管理者提供了关于生成式</w:instrText>
      </w:r>
      <w:r w:rsidR="006C29A2" w:rsidRPr="00015210">
        <w:instrText xml:space="preserve"> AI </w:instrText>
      </w:r>
      <w:r w:rsidR="006C29A2" w:rsidRPr="00015210">
        <w:instrText>如何影响用户知识贡献行为、指导决策和战略制定的见解，以便将生成式</w:instrText>
      </w:r>
      <w:r w:rsidR="006C29A2" w:rsidRPr="00015210">
        <w:instrText xml:space="preserve"> AI </w:instrText>
      </w:r>
      <w:r w:rsidR="006C29A2" w:rsidRPr="00015210">
        <w:instrText>整合到他们的平台中。历史</w:instrText>
      </w:r>
      <w:r w:rsidR="006C29A2" w:rsidRPr="00015210">
        <w:instrText>:Wonseok Oh</w:instrText>
      </w:r>
      <w:r w:rsidR="006C29A2" w:rsidRPr="00015210">
        <w:instrText>，高级编辑</w:instrText>
      </w:r>
      <w:r w:rsidR="006C29A2" w:rsidRPr="00015210">
        <w:instrText>;Kim Yong Goh</w:instrText>
      </w:r>
      <w:r w:rsidR="006C29A2" w:rsidRPr="00015210">
        <w:instrText>，副编辑。</w:instrText>
      </w:r>
      <w:r w:rsidR="006C29A2" w:rsidRPr="00015210">
        <w:instrText xml:space="preserve">","archive_location":"18 </w:instrText>
      </w:r>
      <w:r w:rsidR="006C29A2" w:rsidRPr="00015210">
        <w:rPr>
          <w:rFonts w:ascii="Apple Color Emoji" w:hAnsi="Apple Color Emoji" w:cs="Apple Color Emoji"/>
        </w:rPr>
        <w:instrText>📊</w:instrText>
      </w:r>
      <w:r w:rsidR="006C29A2" w:rsidRPr="00015210">
        <w:instrText>","call-number":"1","container-title":"Information Systems Research","DOI":"10.1287/isre.2023.0332","ISSN":"1047-7047","issue":"2","language":"en","note":"</w:instrText>
      </w:r>
      <w:r w:rsidR="006C29A2" w:rsidRPr="00015210">
        <w:rPr>
          <w:rFonts w:ascii="Apple Color Emoji" w:hAnsi="Apple Color Emoji" w:cs="Apple Color Emoji"/>
        </w:rPr>
        <w:instrText>🏷️</w:instrText>
      </w:r>
      <w:r w:rsidR="006C29A2" w:rsidRPr="00015210">
        <w:instrText xml:space="preserve"> /unread</w:instrText>
      </w:r>
      <w:r w:rsidR="006C29A2" w:rsidRPr="00015210">
        <w:instrText>、</w:instrText>
      </w:r>
      <w:r w:rsidR="006C29A2" w:rsidRPr="00015210">
        <w:instrText>generative AI</w:instrText>
      </w:r>
      <w:r w:rsidR="006C29A2" w:rsidRPr="00015210">
        <w:instrText>、</w:instrText>
      </w:r>
      <w:r w:rsidR="006C29A2" w:rsidRPr="00015210">
        <w:instrText>difference-in-differences</w:instrText>
      </w:r>
      <w:r w:rsidR="006C29A2" w:rsidRPr="00015210">
        <w:instrText>、</w:instrText>
      </w:r>
      <w:r w:rsidR="006C29A2" w:rsidRPr="00015210">
        <w:instrText>answer quality</w:instrText>
      </w:r>
      <w:r w:rsidR="006C29A2" w:rsidRPr="00015210">
        <w:instrText>、</w:instrText>
      </w:r>
      <w:r w:rsidR="006C29A2" w:rsidRPr="00015210">
        <w:instrText>answer quantity</w:instrText>
      </w:r>
      <w:r w:rsidR="006C29A2" w:rsidRPr="00015210">
        <w:instrText>、</w:instrText>
      </w:r>
      <w:r w:rsidR="006C29A2" w:rsidRPr="00015210">
        <w:instrText>voluntary Q&amp;A platforms</w:instrText>
      </w:r>
      <w:r w:rsidR="006C29A2" w:rsidRPr="00015210">
        <w:instrText>、</w:instrText>
      </w:r>
      <w:r w:rsidR="006C29A2" w:rsidRPr="0001521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6C29A2" w:rsidRPr="00015210">
        <w:fldChar w:fldCharType="separate"/>
      </w:r>
      <w:r w:rsidR="00546B58" w:rsidRPr="00015210">
        <w:t>(Borwankar et al. 2026; Fang &amp; Zhou 2026; Shan &amp; Qiu 2026)</w:t>
      </w:r>
      <w:r w:rsidR="006C29A2" w:rsidRPr="00015210">
        <w:fldChar w:fldCharType="end"/>
      </w:r>
      <w:r w:rsidR="006C29A2" w:rsidRPr="00015210">
        <w:t>.</w:t>
      </w:r>
    </w:p>
    <w:p w14:paraId="5604CB79" w14:textId="37DBACF2" w:rsidR="00B369E9" w:rsidRPr="00D2526D" w:rsidRDefault="00B369E9" w:rsidP="00D2526D">
      <w:pPr>
        <w:pStyle w:val="Paragraph0"/>
      </w:pPr>
      <w:r w:rsidRPr="00D2526D">
        <w:t xml:space="preserve">Part of this divergence might reflect differences in platform, unit of analysis, and how </w:t>
      </w:r>
      <w:r>
        <w:rPr>
          <w:rFonts w:hint="eastAsia"/>
        </w:rPr>
        <w:t xml:space="preserve">answer </w:t>
      </w:r>
      <w:r w:rsidRPr="00D2526D">
        <w:t>style is operationalized. Taken together, these studies establish an important and non-obvious result: AI adoption changes not only how much answerers write but how they write. This stream cannot pin down how AI produces these effects, however, because AI</w:t>
      </w:r>
      <w:r>
        <w:t>’</w:t>
      </w:r>
      <w:r w:rsidRPr="00D2526D">
        <w:t xml:space="preserve">s contribution is </w:t>
      </w:r>
      <w:r>
        <w:rPr>
          <w:rFonts w:hint="eastAsia"/>
        </w:rPr>
        <w:t>unobservable</w:t>
      </w:r>
      <w:r w:rsidRPr="00D2526D">
        <w:t>. A human answerer</w:t>
      </w:r>
      <w:r>
        <w:t>’</w:t>
      </w:r>
      <w:r w:rsidRPr="00D2526D">
        <w:t xml:space="preserve">s private use of AI cannot be observed by other community </w:t>
      </w:r>
      <w:r w:rsidRPr="00D2526D">
        <w:lastRenderedPageBreak/>
        <w:t xml:space="preserve">members, and in most cases cannot be observed by the researcher either. </w:t>
      </w:r>
      <w:r>
        <w:rPr>
          <w:rFonts w:hint="eastAsia"/>
        </w:rPr>
        <w:t>Therefore, s</w:t>
      </w:r>
      <w:r w:rsidRPr="00D2526D">
        <w:t xml:space="preserve">tudies here can detect that answering behavior </w:t>
      </w:r>
      <w:proofErr w:type="gramStart"/>
      <w:r w:rsidRPr="00D2526D">
        <w:t>changed, but</w:t>
      </w:r>
      <w:proofErr w:type="gramEnd"/>
      <w:r w:rsidRPr="00D2526D">
        <w:t xml:space="preserve"> cannot </w:t>
      </w:r>
      <w:r>
        <w:rPr>
          <w:rFonts w:hint="eastAsia"/>
        </w:rPr>
        <w:t>measure</w:t>
      </w:r>
      <w:r w:rsidRPr="00D2526D">
        <w:t xml:space="preserve"> how much of the answer the AI produced or connect that contribution to the observed change.</w:t>
      </w:r>
    </w:p>
    <w:p w14:paraId="2A68C4AB" w14:textId="1F4EB765" w:rsidR="000E4EEB" w:rsidRPr="00015210" w:rsidRDefault="001471CF" w:rsidP="0049010E">
      <w:pPr>
        <w:pStyle w:val="Heading3"/>
      </w:pPr>
      <w:r>
        <w:t xml:space="preserve">Internal </w:t>
      </w:r>
      <w:r w:rsidR="00B369E9">
        <w:rPr>
          <w:rFonts w:hint="eastAsia"/>
        </w:rPr>
        <w:t>Gen</w:t>
      </w:r>
      <w:r w:rsidR="000E4EEB" w:rsidRPr="00015210">
        <w:t xml:space="preserve">AI as </w:t>
      </w:r>
      <w:r w:rsidR="00B369E9">
        <w:rPr>
          <w:rFonts w:hint="eastAsia"/>
        </w:rPr>
        <w:t xml:space="preserve">the </w:t>
      </w:r>
      <w:r>
        <w:t>Answerer</w:t>
      </w:r>
      <w:r w:rsidR="00B369E9">
        <w:t>’</w:t>
      </w:r>
      <w:r w:rsidR="00B369E9">
        <w:rPr>
          <w:rFonts w:hint="eastAsia"/>
        </w:rPr>
        <w:t>s</w:t>
      </w:r>
      <w:r>
        <w:t xml:space="preserve"> Competitor</w:t>
      </w:r>
    </w:p>
    <w:p w14:paraId="40916DED" w14:textId="44E0E820" w:rsidR="0096500B" w:rsidRPr="00AE0684" w:rsidRDefault="0096500B" w:rsidP="00AE0684">
      <w:pPr>
        <w:pStyle w:val="Paragraph0"/>
      </w:pPr>
      <w:r w:rsidRPr="00AE0684">
        <w:t>A third and smaller stream examines GenAI that posts answers under its own explicit label, alongside human contributors, on the same questions. Here GenAI acts as a competitor to the human answerer, because it contends for the same viewers</w:t>
      </w:r>
      <w:r>
        <w:t>’</w:t>
      </w:r>
      <w:r w:rsidRPr="00AE0684">
        <w:t xml:space="preserve"> attention, and both the source and the content of its contribution are visible. To date, only Su et al. (2025) have examined this configuration empirically. Studying Quora</w:t>
      </w:r>
      <w:r>
        <w:t>’</w:t>
      </w:r>
      <w:r w:rsidRPr="00AE0684">
        <w:t xml:space="preserve">s deployment of its Sage bot, they report positive effects on human contribution, including increases in both the number and the length of answers. Two features of their setting, however, differ from a genuinely competitive configuration in ways that plausibly shape the </w:t>
      </w:r>
      <w:r w:rsidR="00F17901">
        <w:t>nature</w:t>
      </w:r>
      <w:r w:rsidRPr="00AE0684">
        <w:t xml:space="preserve"> of the effect.</w:t>
      </w:r>
    </w:p>
    <w:p w14:paraId="68A223A5" w14:textId="2E96DF81" w:rsidR="00F17901" w:rsidRPr="00AE0684" w:rsidRDefault="00F17901" w:rsidP="00AE0684">
      <w:pPr>
        <w:pStyle w:val="Paragraph0"/>
      </w:pPr>
      <w:r w:rsidRPr="00AE0684">
        <w:t xml:space="preserve">The first is </w:t>
      </w:r>
      <w:r w:rsidRPr="00AE0684">
        <w:rPr>
          <w:i/>
          <w:iCs/>
        </w:rPr>
        <w:t>timing</w:t>
      </w:r>
      <w:r w:rsidRPr="00AE0684">
        <w:t xml:space="preserve">. </w:t>
      </w:r>
      <w:r>
        <w:t>T</w:t>
      </w:r>
      <w:r w:rsidRPr="00AE0684">
        <w:t>he AI answer is introduced long after the original question was posted (</w:t>
      </w:r>
      <w:del w:id="26" w:author="Dylan CHEN" w:date="2026-08-30T16:39:00Z" w16du:dateUtc="2026-08-30T08:39:00Z">
        <w:r w:rsidRPr="00AE0684" w:rsidDel="00516BA3">
          <w:delText xml:space="preserve">among questions receiving one, </w:delText>
        </w:r>
      </w:del>
      <w:r w:rsidRPr="00AE0684">
        <w:t>average pre-policy tenure is roughly 49 months)</w:t>
      </w:r>
      <w:del w:id="27" w:author="Dylan CHEN" w:date="2026-08-30T16:40:00Z" w16du:dateUtc="2026-08-30T08:40:00Z">
        <w:r w:rsidDel="00516BA3">
          <w:delText xml:space="preserve"> </w:delText>
        </w:r>
      </w:del>
      <w:ins w:id="28" w:author="Dylan CHEN" w:date="2026-08-30T16:40:00Z" w16du:dateUtc="2026-08-30T08:40:00Z">
        <w:r w:rsidR="00516BA3" w:rsidRPr="00516BA3">
          <w:t>, by which point at least one human answer is already present (Su et al. 2025, pp. 15, 22)</w:t>
        </w:r>
      </w:ins>
      <w:del w:id="29" w:author="Dylan CHEN" w:date="2026-08-30T16:40:00Z" w16du:dateUtc="2026-08-30T08:40:00Z">
        <w:r w:rsidDel="00516BA3">
          <w:delText xml:space="preserve">and </w:delText>
        </w:r>
        <w:r w:rsidRPr="00AE0684" w:rsidDel="00516BA3">
          <w:delText>at least one human answer is already present</w:delText>
        </w:r>
      </w:del>
      <w:r w:rsidRPr="00AE0684">
        <w:t>. AI thus enters as a retrospective supplement to an established discussion rather than as a competitor that human contributors confront on arrival. The second is domain. Although Quora hosts some technical forums, it is a typical general-interest platform spanning topics such as philosophy, personal advice, and cultural discussion, where the value of a human contribution rests substantially on subjective interpretation and lived experience that AI cannot easily replace. In technical communities, by contrast, contributions are evaluated primarily on correctness, so competition between an AI answer and human answers may be considerably stronger. The existing literature does not fully develop this possibility, and we investigate it here.</w:t>
      </w:r>
    </w:p>
    <w:p w14:paraId="05BEBF95" w14:textId="42386244" w:rsidR="00CF1F0C" w:rsidRDefault="00B369E9" w:rsidP="0049010E">
      <w:pPr>
        <w:pStyle w:val="Heading2"/>
      </w:pPr>
      <w:r>
        <w:rPr>
          <w:rFonts w:hint="eastAsia"/>
        </w:rPr>
        <w:lastRenderedPageBreak/>
        <w:t>How Content and Label Shape</w:t>
      </w:r>
      <w:r w:rsidR="00CF1F0C">
        <w:t xml:space="preserve"> Human Contribution </w:t>
      </w:r>
    </w:p>
    <w:p w14:paraId="6A4E53A4" w14:textId="53654F20" w:rsidR="003A2B8C" w:rsidRPr="00015210" w:rsidRDefault="003A2B8C" w:rsidP="0049010E">
      <w:pPr>
        <w:pStyle w:val="Heading3"/>
      </w:pPr>
      <w:r w:rsidRPr="00015210">
        <w:t>Human Responses to Prior Contributions in Online Q&amp;A Communities</w:t>
      </w:r>
    </w:p>
    <w:p w14:paraId="3A8BC442" w14:textId="7FB0DE28" w:rsidR="00B369E9" w:rsidRPr="00D2526D" w:rsidRDefault="00B369E9" w:rsidP="00D2526D">
      <w:pPr>
        <w:pStyle w:val="Paragraph0"/>
      </w:pPr>
      <w:r w:rsidRPr="00D2526D">
        <w:t xml:space="preserve">A broad body of work identifies determinants of participation. These include question formulation and formatting </w:t>
      </w:r>
      <w:r w:rsidR="00C83935" w:rsidRPr="000E4EEB">
        <w:fldChar w:fldCharType="begin"/>
      </w:r>
      <w:r w:rsidR="00C83935">
        <w:instrText xml:space="preserve"> ADDIN ZOTERO_ITEM CSL_CITATION {"citationID":"cFufHGgd","properties":{"unsorted":false,"formattedCitation":"(Burke et al. 2010; Calefato et al. 2018; Li et al. 2023)","plainCitation":"(Burke et al. 2010; Calefato et al. 2018; Li et al. 2023)","noteIndex":0},"citationItems":[{"id":226,"uris":["http://zotero.org/users/8905122/items/9I3VM4HZ","http://www.mendeley.com/documents/?uuid=715be277-182e-4e43-a83a-4faad2e3cbce","http://zotero.org/users/local/bVGy23C0/items/58GCB5IV"],"itemData":{"id":226,"type":"article-journal","abstract":"Early socialization experiences have a long-term impact on newcomers’ satisfaction, performance, and intention to stay in a group. We know that newcomers proactively shape their own socialization, but we know little about the behavioral tactics they employ, or how the words they choose affect their acceptance by the group. The present article highlights three common conversational strategies of newcomers to online groups: (a) group-based membership claims, in which newcomers describe initial participation in the group; (b) identity-based membership claims, in which they describe their similarity to the group’s focal social category; and (c) information requests, in which they ask for help. Using machine learning to identify these conversational strategies automatically in 12,000 newcomers’ messages to approximately 100 online groups, we find that they are correlated with increased group responsiveness. We follow this analysis with two controlled field experiments to demonstrate </w:instrText>
      </w:r>
      <w:r w:rsidR="00C83935">
        <w:rPr>
          <w:rFonts w:hint="eastAsia"/>
        </w:rPr>
        <w:instrText>that when individuals attest to previous group participation and make specific requests for information, community responsiveness increases, but claims of shared identity with the group have no impact.\n\n</w:instrText>
      </w:r>
      <w:r w:rsidR="00C83935">
        <w:rPr>
          <w:rFonts w:hint="eastAsia"/>
        </w:rPr>
        <w:instrText>【摘要翻译】早期的社交经历对新来者的满意度、表现和留在群体中的意愿有长期影响。我们知道新来者主动塑造自己的社交，但我们对他们采用的行为策略，或者他们选择的词语如何影响他们被群体接受的程度知之甚少。本文强调了在线群体新成员的三种常见会话策略：（</w:instrText>
      </w:r>
      <w:r w:rsidR="00C83935">
        <w:rPr>
          <w:rFonts w:hint="eastAsia"/>
        </w:rPr>
        <w:instrText>a</w:instrText>
      </w:r>
      <w:r w:rsidR="00C83935">
        <w:rPr>
          <w:rFonts w:hint="eastAsia"/>
        </w:rPr>
        <w:instrText>）基于群体的成员声明，其中新成员描述了最初参与群体的情况；</w:instrText>
      </w:r>
      <w:r w:rsidR="00C83935">
        <w:rPr>
          <w:rFonts w:hint="eastAsia"/>
        </w:rPr>
        <w:instrText>(b)</w:instrText>
      </w:r>
      <w:r w:rsidR="00C83935">
        <w:rPr>
          <w:rFonts w:hint="eastAsia"/>
        </w:rPr>
        <w:instrText>基于身份的成员资格声明，其中他们描述了他们与群体的焦点社会类别的相似性；以及（</w:instrText>
      </w:r>
      <w:r w:rsidR="00C83935">
        <w:rPr>
          <w:rFonts w:hint="eastAsia"/>
        </w:rPr>
        <w:instrText>c</w:instrText>
      </w:r>
      <w:r w:rsidR="00C83935">
        <w:rPr>
          <w:rFonts w:hint="eastAsia"/>
        </w:rPr>
        <w:instrText>）信息请求，其中他们寻求帮助。使用机器学习在大约</w:instrText>
      </w:r>
      <w:r w:rsidR="00C83935">
        <w:rPr>
          <w:rFonts w:hint="eastAsia"/>
        </w:rPr>
        <w:instrText>100</w:instrText>
      </w:r>
      <w:r w:rsidR="00C83935">
        <w:rPr>
          <w:rFonts w:hint="eastAsia"/>
        </w:rPr>
        <w:instrText>个在线群组的</w:instrText>
      </w:r>
      <w:r w:rsidR="00C83935">
        <w:rPr>
          <w:rFonts w:hint="eastAsia"/>
        </w:rPr>
        <w:instrText>12,000</w:instrText>
      </w:r>
      <w:r w:rsidR="00C83935">
        <w:rPr>
          <w:rFonts w:hint="eastAsia"/>
        </w:rPr>
        <w:instrText>条新来者消息中自动识别这些会话策略，我们发现它们与群组响应能力的提高相关。我们通过两个受控的实地实验进行了这一分析，以证明当个人证明以前的群体参与并提出具体的信息请求时，社区响应能力会增加，但声称与群体共享身份没有影响。</w:instrText>
      </w:r>
      <w:r w:rsidR="00C83935">
        <w:rPr>
          <w:rFonts w:hint="eastAsia"/>
        </w:rPr>
        <w:instrText xml:space="preserve">","archive_location":"82 </w:instrText>
      </w:r>
      <w:r w:rsidR="00C83935">
        <w:rPr>
          <w:rFonts w:ascii="Apple Color Emoji" w:hAnsi="Apple Color Emoji" w:cs="Apple Color Emoji"/>
        </w:rPr>
        <w:instrText>📊</w:instrText>
      </w:r>
      <w:r w:rsidR="00C83935">
        <w:rPr>
          <w:rFonts w:hint="eastAsia"/>
        </w:rPr>
        <w:instrText>","call-number":"3","container-title":"Small Group Research","DOI":"10.1177/1046496409351936","ISSN":"1046-4964","issue":"9","journalAbbreviation":"Small Gr. Res.","language":"en","note":"</w:instrText>
      </w:r>
      <w:r w:rsidR="00C83935">
        <w:rPr>
          <w:rFonts w:ascii="Apple Color Emoji" w:hAnsi="Apple Color Emoji" w:cs="Apple Color Emoji"/>
        </w:rPr>
        <w:instrText>🏷️</w:instrText>
      </w:r>
      <w:r w:rsidR="00C83935">
        <w:instrText xml:space="preserve"> /unread","page":"1600-1631","source":"3.7 (Q2)","title":"Membership Claims and Requests: Conversation-Level Newcomer Socialization Strategies in Online Groups","title-short":"Membership claims and requests","URL":"http://journals.sagepub.com/doi/10.1177/1046496409351936","volume":"32","author":[{"family":"Burke","given":"Moira"},{"family":"Kraut","given":"Robert"},{"family":"Joyce","given":"Elisabeth"}],"accessed":{"date-parts":[["2024",4,4]]},"issued":{"date-parts":[["2010",2]]}}},{"id":2892,"uris":["http://www.mendeley.com/documents/?uuid=291fa34f-f5b2-446d-a406-4693a1c00f92","http://zotero.org/users/8905122/items/A8ETITIC","http://zotero.org/users/local/bVGy23C0/items/IEE933TE"],"itemData":{"id":2892,"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w:instrText>
      </w:r>
      <w:r w:rsidR="00C83935">
        <w:rPr>
          <w:rFonts w:hint="eastAsia"/>
        </w:rPr>
        <w:instrText>, we empirically confirmed community guidelines that suggest avoiding rudeness in question writing.\n\n</w:instrText>
      </w:r>
      <w:r w:rsidR="00C83935">
        <w:rPr>
          <w:rFonts w:hint="eastAsia"/>
        </w:rPr>
        <w:instrText>【摘要翻译】</w:instrText>
      </w:r>
      <w:r w:rsidR="00C83935">
        <w:rPr>
          <w:rFonts w:hint="eastAsia"/>
        </w:rPr>
        <w:instrText>Stack Overflow</w:instrText>
      </w:r>
      <w:r w:rsidR="00C83935">
        <w:rPr>
          <w:rFonts w:hint="eastAsia"/>
        </w:rPr>
        <w:instrText>和其他基于社区的问答（</w:instrText>
      </w:r>
      <w:r w:rsidR="00C83935">
        <w:rPr>
          <w:rFonts w:hint="eastAsia"/>
        </w:rPr>
        <w:instrText>Q&amp;A</w:instrText>
      </w:r>
      <w:r w:rsidR="00C83935">
        <w:rPr>
          <w:rFonts w:hint="eastAsia"/>
        </w:rPr>
        <w: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instrText>
      </w:r>
      <w:r w:rsidR="00C83935">
        <w:rPr>
          <w:rFonts w:hint="eastAsia"/>
        </w:rPr>
        <w:instrText>87 K</w:instrText>
      </w:r>
      <w:r w:rsidR="00C83935">
        <w:rPr>
          <w:rFonts w:hint="eastAsia"/>
        </w:rPr>
        <w: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instrText>
      </w:r>
      <w:r w:rsidR="00C83935">
        <w:rPr>
          <w:rFonts w:hint="eastAsia"/>
        </w:rPr>
        <w:instrText xml:space="preserve">","archive_location":"106 </w:instrText>
      </w:r>
      <w:r w:rsidR="00C83935">
        <w:rPr>
          <w:rFonts w:ascii="Apple Color Emoji" w:hAnsi="Apple Color Emoji" w:cs="Apple Color Emoji"/>
        </w:rPr>
        <w:instrText>📊</w:instrText>
      </w:r>
      <w:r w:rsidR="00C83935">
        <w:rPr>
          <w:rFonts w:hint="eastAsia"/>
        </w:rPr>
        <w:instrText>","call-number":"2","container-title":"Information and Software Technology","DOI":"10.1016/j.infsof.2017.10</w:instrText>
      </w:r>
      <w:r w:rsidR="00C83935">
        <w:instrText>.009","ISSN":"0950-5849","journalAbbreviation":"Inform. Software Tech.","language":"en","note":"</w:instrText>
      </w:r>
      <w:r w:rsidR="00C83935">
        <w:rPr>
          <w:rFonts w:ascii="Apple Color Emoji" w:hAnsi="Apple Color Emoji" w:cs="Apple Color Emoji"/>
        </w:rPr>
        <w:instrText>🏷️</w:instrText>
      </w:r>
      <w:r w:rsidR="00C83935">
        <w:instrText xml:space="preserve"> /reading</w:instrText>
      </w:r>
      <w:r w:rsidR="00C83935">
        <w:rPr>
          <w:rFonts w:hint="eastAsia"/>
        </w:rPr>
        <w:instrText>、</w:instrText>
      </w:r>
      <w:r w:rsidR="00C83935">
        <w:instrText>/unread</w:instrText>
      </w:r>
      <w:r w:rsidR="00C83935">
        <w:rPr>
          <w:rFonts w:hint="eastAsia"/>
        </w:rPr>
        <w:instrText>、</w:instrText>
      </w:r>
      <w:r w:rsidR="00C83935">
        <w:rPr>
          <w:rFonts w:ascii="Apple Color Emoji" w:hAnsi="Apple Color Emoji" w:cs="Apple Color Emoji"/>
        </w:rPr>
        <w:instrText>📒</w:instrText>
      </w:r>
      <w:r w:rsidR="00C83935">
        <w:rPr>
          <w:rFonts w:hint="eastAsia"/>
        </w:rPr>
        <w:instrText>、</w:instrText>
      </w:r>
      <w:r w:rsidR="00C83935">
        <w:instrText>Crowdsourcing</w:instrText>
      </w:r>
      <w:r w:rsidR="00C83935">
        <w:rPr>
          <w:rFonts w:hint="eastAsia"/>
        </w:rPr>
        <w:instrText>、</w:instrText>
      </w:r>
      <w:r w:rsidR="00C83935">
        <w:instrText>Emotion mining</w:instrText>
      </w:r>
      <w:r w:rsidR="00C83935">
        <w:rPr>
          <w:rFonts w:hint="eastAsia"/>
        </w:rPr>
        <w:instrText>、</w:instrText>
      </w:r>
      <w:r w:rsidR="00C83935">
        <w:instrText>Question answering</w:instrText>
      </w:r>
      <w:r w:rsidR="00C83935">
        <w:rPr>
          <w:rFonts w:hint="eastAsia"/>
        </w:rPr>
        <w:instrText>、</w:instrText>
      </w:r>
      <w:r w:rsidR="00C83935">
        <w:instrText>Sentiment analysis</w:instrText>
      </w:r>
      <w:r w:rsidR="00C83935">
        <w:rPr>
          <w:rFonts w:hint="eastAsia"/>
        </w:rPr>
        <w:instrText>、</w:instrText>
      </w:r>
      <w:r w:rsidR="00C83935">
        <w:instrText>Social software engineering</w:instrText>
      </w:r>
      <w:r w:rsidR="00C83935">
        <w:rPr>
          <w:rFonts w:hint="eastAsia"/>
        </w:rPr>
        <w:instrText>、</w:instrText>
      </w:r>
      <w:r w:rsidR="00C83935">
        <w:instrText>Stack Overflow","page":"186-207","source":"3.9 (Q2)","title":"How to ask for technical help? Evidence-based guidelines for writing questions on Stack Overflow","title-short":"How to ask for technical help?","URL":"https://linkinghub.elsevier.com/retrieve/pii/S0950584917301167","volume":"94","author":[{"family":"Calefato","given":"Fabio"},{"family":"Lanubile","given":"Filippo"},{"family":"Novielli","given":"Nicole"}],"accessed":{"date-parts":[["2024",3,2]]},"issued":{"date-parts":[["2018",2]]}}},{"id":2885,"uris":["http://zotero.org/users/8905122/items/LAWB48MK","http://www.mendeley.com/documents/?uuid=bcd86822-a218-4ca1-b3e5-5d58abab5af0","http://zotero.org/users/local/bVGy23C0/items/GXSMVCD9"],"itemData":{"id":2885,"type":"article-journal","abstract":"PurposeAs academic social Q&amp;A networking websites become more popular, scholars are increasingly using them to meet their information needs by asking academic questions. However, compared with other types of social media, scholars are less active on these sites, resulting in a lower response quantity for some questions. This paper explores the factors that help explain how to ask questions that generate more responses and examines the impact of different disciplines on response quantity.Design/methodology/approachThe study examines 1,968 questions in five disciplines on the academic social Q&amp;A platform ResearchGate Q&amp;A and explores how the linguistic characteristics of these questions affect the number of responses. It uses a range of methods to statistically analyze the relationship between these linguistic characteristics and the number of responses, and conducts comparisons between disciplines.FindingsThe findings indicate that some linguistic characteristics, such as sadness, positive emotion and second-person pronouns, have a positive effect on response quantity; conversely, a high level of function words and first-person pronouns has a negative effect. However, the impacts of these linguistic characteristics vary across disciplines.Originality/valueThis study provides support for academic s</w:instrText>
      </w:r>
      <w:r w:rsidR="00C83935">
        <w:rPr>
          <w:rFonts w:hint="eastAsia"/>
        </w:rPr>
        <w:instrText>ocial Q&amp;A platforms to assist scholars in asking richer questions that are likely to generate more answers across disciplines, thereby promoting improved academic communication among scholars.\n\n</w:instrText>
      </w:r>
      <w:r w:rsidR="00C83935">
        <w:rPr>
          <w:rFonts w:hint="eastAsia"/>
        </w:rPr>
        <w:instrText>【摘要翻译】目的随着学术社交问答网站越来越受欢迎，学者越来越多地使用它们通过提出学术问题来满足他们的信息需求。然而，与其他类型的社交媒体相比，学者在这些网站上的活跃度较低，导致一些问题的回答量较低。本文探讨了有助于解释如何提出产生更多回答的问题的因素，并考察了不同学科对回答的影响</w:instrText>
      </w:r>
      <w:r w:rsidR="00C83935">
        <w:rPr>
          <w:rFonts w:hint="eastAsia"/>
        </w:rPr>
        <w:instrText>quantity.Design/methodology/approachThe</w:instrText>
      </w:r>
      <w:r w:rsidR="00C83935">
        <w:rPr>
          <w:rFonts w:hint="eastAsia"/>
        </w:rPr>
        <w:instrText>研究在学术社交问答平台</w:instrText>
      </w:r>
      <w:r w:rsidR="00C83935">
        <w:rPr>
          <w:rFonts w:hint="eastAsia"/>
        </w:rPr>
        <w:instrText>Research chGate Q&amp;A</w:instrText>
      </w:r>
      <w:r w:rsidR="00C83935">
        <w:rPr>
          <w:rFonts w:hint="eastAsia"/>
        </w:rPr>
        <w:instrText>上考察了五个学科的</w:instrText>
      </w:r>
      <w:r w:rsidR="00C83935">
        <w:rPr>
          <w:rFonts w:hint="eastAsia"/>
        </w:rPr>
        <w:instrText>1,968</w:instrText>
      </w:r>
      <w:r w:rsidR="00C83935">
        <w:rPr>
          <w:rFonts w:hint="eastAsia"/>
        </w:rPr>
        <w:instrText>个问题，并探讨了这些问题的语言特征如何影响回答的数量。研究结果表明，一些语言特征，如悲伤、积极情绪和第二人称代词，对回答数量有积极影响；相反，高水平的虚词和第一人称代词有消极影响。然而，这些语言特征的影响因学科而异。原创性</w:instrText>
      </w:r>
      <w:r w:rsidR="00C83935">
        <w:rPr>
          <w:rFonts w:hint="eastAsia"/>
        </w:rPr>
        <w:instrText>/</w:instrText>
      </w:r>
      <w:r w:rsidR="00C83935">
        <w:rPr>
          <w:rFonts w:hint="eastAsia"/>
        </w:rPr>
        <w:instrText>价值本研究为学术社会问答平台提供支持，以帮助学者提出更丰富的问题，这些问题可能会产生更多的跨学科答案，从而促进学者之间改善学术交流。</w:instrText>
      </w:r>
      <w:r w:rsidR="00C83935">
        <w:rPr>
          <w:rFonts w:hint="eastAsia"/>
        </w:rPr>
        <w:instrText xml:space="preserve">","archive_location":"8 </w:instrText>
      </w:r>
      <w:r w:rsidR="00C83935">
        <w:rPr>
          <w:rFonts w:ascii="Apple Color Emoji" w:hAnsi="Apple Color Emoji" w:cs="Apple Color Emoji"/>
        </w:rPr>
        <w:instrText>📊</w:instrText>
      </w:r>
      <w:r w:rsidR="00C83935">
        <w:rPr>
          <w:rFonts w:hint="eastAsia"/>
        </w:rPr>
        <w:instrText>","call-number":"3","container-title":"Library Hi Tech","DOI":"10.1108/LHT-05-2021-0161","ISSN":"0737-8831","issue":"3","journalAbbreviation":</w:instrText>
      </w:r>
      <w:r w:rsidR="00C83935">
        <w:instrText>"Libr. Hi Tech","language":"en","note":"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Information seeking</w:instrText>
      </w:r>
      <w:r w:rsidR="00C83935">
        <w:rPr>
          <w:rFonts w:hint="eastAsia"/>
        </w:rPr>
        <w:instrText>、</w:instrText>
      </w:r>
      <w:r w:rsidR="00C83935">
        <w:instrText>Academic questions</w:instrText>
      </w:r>
      <w:r w:rsidR="00C83935">
        <w:rPr>
          <w:rFonts w:hint="eastAsia"/>
        </w:rPr>
        <w:instrText>、</w:instrText>
      </w:r>
      <w:r w:rsidR="00C83935">
        <w:instrText>Academic social Q&amp;A</w:instrText>
      </w:r>
      <w:r w:rsidR="00C83935">
        <w:rPr>
          <w:rFonts w:hint="eastAsia"/>
        </w:rPr>
        <w:instrText>、</w:instrText>
      </w:r>
      <w:r w:rsidR="00C83935">
        <w:instrText>COMMUNITIES</w:instrText>
      </w:r>
      <w:r w:rsidR="00C83935">
        <w:rPr>
          <w:rFonts w:hint="eastAsia"/>
        </w:rPr>
        <w:instrText>、</w:instrText>
      </w:r>
      <w:r w:rsidR="00C83935">
        <w:instrText>Information communication</w:instrText>
      </w:r>
      <w:r w:rsidR="00C83935">
        <w:rPr>
          <w:rFonts w:hint="eastAsia"/>
        </w:rPr>
        <w:instrText>、</w:instrText>
      </w:r>
      <w:r w:rsidR="00C83935">
        <w:instrText>KNOWLEDGE</w:instrText>
      </w:r>
      <w:r w:rsidR="00C83935">
        <w:rPr>
          <w:rFonts w:hint="eastAsia"/>
        </w:rPr>
        <w:instrText>、</w:instrText>
      </w:r>
      <w:r w:rsidR="00C83935">
        <w:instrText>Linguistic characteristics</w:instrText>
      </w:r>
      <w:r w:rsidR="00C83935">
        <w:rPr>
          <w:rFonts w:hint="eastAsia"/>
        </w:rPr>
        <w:instrText>、</w:instrText>
      </w:r>
      <w:r w:rsidR="00C83935">
        <w:instrText>LIWC</w:instrText>
      </w:r>
      <w:r w:rsidR="00C83935">
        <w:rPr>
          <w:rFonts w:hint="eastAsia"/>
        </w:rPr>
        <w:instrText>、</w:instrText>
      </w:r>
      <w:r w:rsidR="00C83935">
        <w:instrText>NETWORKING</w:instrText>
      </w:r>
      <w:r w:rsidR="00C83935">
        <w:rPr>
          <w:rFonts w:hint="eastAsia"/>
        </w:rPr>
        <w:instrText>、</w:instrText>
      </w:r>
      <w:r w:rsidR="00C83935">
        <w:instrText>QUALITY</w:instrText>
      </w:r>
      <w:r w:rsidR="00C83935">
        <w:rPr>
          <w:rFonts w:hint="eastAsia"/>
        </w:rPr>
        <w:instrText>、</w:instrText>
      </w:r>
      <w:r w:rsidR="00C83935">
        <w:instrText xml:space="preserve">Response quantity","page":"921-938","source":"3.4 (Q2)","title":"Characterizing response quantity on academic social Q&amp;A sites: A multidiscipline comparison of linguistic characteristics of questions","title-short":"Characterizing response quantity on academic social Q&amp;A sites","URL":"https://www.emerald.com/insight/content/doi/10.1108/LHT-05-2021-0161/full/html","volume":"41","author":[{"family":"Li","given":"Lei"},{"family":"Li","given":"Anrunze"},{"family":"Song","given":"Xue"},{"family":"Li","given":"Xinran"},{"family":"Huang","given":"Kun"},{"family":"Ye","given":"Edwin Mouda"}],"accessed":{"date-parts":[["2024",3,2]]},"issued":{"date-parts":[["2023",7,11]]}}}],"schema":"https://github.com/citation-style-language/schema/raw/master/csl-citation.json"} </w:instrText>
      </w:r>
      <w:r w:rsidR="00C83935" w:rsidRPr="000E4EEB">
        <w:fldChar w:fldCharType="separate"/>
      </w:r>
      <w:r w:rsidR="00C83935">
        <w:rPr>
          <w:noProof/>
        </w:rPr>
        <w:t>(Burke et al. 2010; Calefato et al. 2018; Li et al. 2023)</w:t>
      </w:r>
      <w:r w:rsidR="00C83935" w:rsidRPr="000E4EEB">
        <w:fldChar w:fldCharType="end"/>
      </w:r>
      <w:r w:rsidRPr="00D2526D">
        <w:t xml:space="preserve">, monetary and non-monetary incentives </w:t>
      </w:r>
      <w:r w:rsidR="00C83935" w:rsidRPr="000E4EEB">
        <w:fldChar w:fldCharType="begin"/>
      </w:r>
      <w:r w:rsidR="00C83935">
        <w:instrText xml:space="preserve"> ADDIN ZOTERO_ITEM CSL_CITATION {"citationID":"x2ytwZOQ","properties":{"unsorted":false,"formattedCitation":"(Berger et al. 2016; Jiang et al. 2024; Wang et al. 2022)","plainCitation":"(Berger et al. 2016; Jiang et al. 2024; Wang et al. 2022)","noteIndex":0},"citationItems":[{"id":3554,"uris":["http://zotero.org/users/8905122/items/U9EENK6X","http://www.mendeley.com/documents/?uuid=9e13ef74-4f98-4efb-b8b7-79150212a0cb","http://zotero.org/users/local/bVGy23C0/items/MNQA8586"],"itemData":{"id":3554,"type":"paper-conference","abstract":"Question and Answering (Q&amp;A) platforms are an important source for information and a first place to go when searching for help. Q&amp;A sites, like StackOverflow (SO), use reward systems to incentivize users to answer fast and accurately. In this paper we study and predict the response time for those questions on StackOverflow, that benefit from an additional incentive through so called bounties. Shaped by different motivations and rules these questions perform unlike regular questions. As our key finding we note that topic related factors provide a much stronger evidence than previously found factors for these questions. Finally, we compare models based on these features predicting the response time in the context of bounty ques</w:instrText>
      </w:r>
      <w:r w:rsidR="00C83935">
        <w:rPr>
          <w:rFonts w:hint="eastAsia"/>
        </w:rPr>
        <w:instrText>tions.\n\n</w:instrText>
      </w:r>
      <w:r w:rsidR="00C83935">
        <w:rPr>
          <w:rFonts w:hint="eastAsia"/>
        </w:rPr>
        <w:instrText>【摘要翻译】问答（</w:instrText>
      </w:r>
      <w:r w:rsidR="00C83935">
        <w:rPr>
          <w:rFonts w:hint="eastAsia"/>
        </w:rPr>
        <w:instrText>Q&amp;a</w:instrText>
      </w:r>
      <w:r w:rsidR="00C83935">
        <w:rPr>
          <w:rFonts w:hint="eastAsia"/>
        </w:rPr>
        <w:instrText>）平台是重要的信息来源，也是寻求帮助的首选。像</w:instrText>
      </w:r>
      <w:r w:rsidR="00C83935">
        <w:rPr>
          <w:rFonts w:hint="eastAsia"/>
        </w:rPr>
        <w:instrText>StackOverflow</w:instrText>
      </w:r>
      <w:r w:rsidR="00C83935">
        <w:rPr>
          <w:rFonts w:hint="eastAsia"/>
        </w:rPr>
        <w:instrText>（</w:instrText>
      </w:r>
      <w:r w:rsidR="00C83935">
        <w:rPr>
          <w:rFonts w:hint="eastAsia"/>
        </w:rPr>
        <w:instrText>SO</w:instrText>
      </w:r>
      <w:r w:rsidR="00C83935">
        <w:rPr>
          <w:rFonts w:hint="eastAsia"/>
        </w:rPr>
        <w:instrText>）这样的问答网站使用奖励系统来激励用户快速准确地回答问题。在本文中，我们研究并预测了</w:instrText>
      </w:r>
      <w:r w:rsidR="00C83935">
        <w:rPr>
          <w:rFonts w:hint="eastAsia"/>
        </w:rPr>
        <w:instrText>StackOverflow</w:instrText>
      </w:r>
      <w:r w:rsidR="00C83935">
        <w:rPr>
          <w:rFonts w:hint="eastAsia"/>
        </w:rPr>
        <w:instrText>上那些问题的响应时间，这些问题通过所谓的奖金受益于额外的激励。由不同的动机和规则形成，这些问题的表现不同于普通问题。作为我们的关键发现，我们注意到主题相关因素为这些问题提供了比以前发现的因素更强有力的证据。最后，我们比较了基于这些特征的模型，这些模型预测了赏金问题背景下的响应时间。</w:instrText>
      </w:r>
      <w:r w:rsidR="00C83935">
        <w:instrText>","container-title":"2016 IEEE/WIC/ACM International Conference on Web Intelligence (WI)","DOI":"10.1109/WI.2016.0114","event-title":"IEEE/WIC/ACM International Conference on Web Intelligence","ISBN":"978-1-5090-4470-2","language":"en","note":"</w:instrText>
      </w:r>
      <w:r w:rsidR="00C83935">
        <w:rPr>
          <w:rFonts w:ascii="Apple Color Emoji" w:hAnsi="Apple Color Emoji" w:cs="Apple Color Emoji"/>
        </w:rPr>
        <w:instrText>🏷️</w:instrText>
      </w:r>
      <w:r w:rsidR="00C83935">
        <w:instrText xml:space="preserve"> /unread","page":"644-649","publisher-place":"New York, USA","source":"Clarivate Analytics Web of Science","title":"A Journey of Bounty Hunters: Analyzing the Influence of Reward Systems on StackOverflow Question Response Times","title-short":"A journey of bounty hunters","URL":"http://ieeexplore.ieee.org/document/7817131/","author":[{"family":"Berger","given":"Philipp"},{"family":"Hennig","given":"Patrick"},{"family":"Bocklisch","given":"Tom"},{"family":"Herold","given":"Tom"},{"family":"Meinel","given":"Christoph"}],"accessed":{"date-parts":[["2024",3,2]]},"issued":{"date-parts":[["2016",10]]}}},{"id":2888,"uris":["http://zotero.org/users/8905122/items/XRVG8QSP","http://www.mendeley.com/documents/?uuid=461dc6d1-896e-46b6-a755-983b2e9f1803","http://zotero.org/users/local/bVGy23C0/items/Q3Z7NG9L"],"itemData":{"id":2888,"type":"article-journal","abstract":"PurposeIn the hybrid knowledge-sharing platform where paid and nonpaid (\"free\") knowledge activities coexist, users' free knowledge contribution may be influenced by financial factors. From the perspective of opportunity cost, this study investigates the direct effect of how the amount of monetary income from users' contribution to paid knowledge activities influences their free knowledge contribution behavior in the future. Further, this study aims to verify the interaction effect of financial and nonfinancial factors (i.e. the experience of free knowledge contribution and social recognition) on free knowledge contribution. Design/methodology/approachObjective data was collected from a hybrid knowledge-sharing platform in China and then analyzed by using zero-inflated negative binomial regression model. FindingsResults show that the amount of monetary income that knowledge suppliers gain from paid knowledge contribution negatively influences their free knowledge contribution. Experience of free knowledge contribution strengthens the negatively main effect, while social recognition has the weakening moderating role. Originality/valueAlthough some studies have explored and verified the positive spillover effect of financial incentives on free knowledge contribution, the quantity dimension is ignored. This study examines the hindering influence of the quantity of monetary income from the perspective of opportu</w:instrText>
      </w:r>
      <w:r w:rsidR="00C83935">
        <w:rPr>
          <w:rFonts w:hint="eastAsia"/>
        </w:rPr>
        <w:instrText>nity cost. By taking the characteristic of knowledge suppliers and platforms as moderators, this study deepens the understanding of the influence of monetary income on free knowledge contribution in the hybrid knowledge-sharing platform.\n\n</w:instrText>
      </w:r>
      <w:r w:rsidR="00C83935">
        <w:rPr>
          <w:rFonts w:hint="eastAsia"/>
        </w:rPr>
        <w:instrText>【摘要翻译】目的在有偿和非有偿（“免费”）知识活动共存的混合知识共享平台中，用户的免费知识贡献可能会受到财务因素的影响。本研究从机会成本的角度考察了用户对有偿知识活动贡献的货币收入数量如何影响他们未来的免费知识贡献行为。此外，本研究旨在验证财务和非财务因素（即自由知识贡献的经验和社会认可）对自由知识贡献的交互作用。设计</w:instrText>
      </w:r>
      <w:r w:rsidR="00C83935">
        <w:rPr>
          <w:rFonts w:hint="eastAsia"/>
        </w:rPr>
        <w:instrText>/</w:instrText>
      </w:r>
      <w:r w:rsidR="00C83935">
        <w:rPr>
          <w:rFonts w:hint="eastAsia"/>
        </w:rPr>
        <w:instrText>方法</w:instrText>
      </w:r>
      <w:r w:rsidR="00C83935">
        <w:rPr>
          <w:rFonts w:hint="eastAsia"/>
        </w:rPr>
        <w:instrText>/</w:instrText>
      </w:r>
      <w:r w:rsidR="00C83935">
        <w:rPr>
          <w:rFonts w:hint="eastAsia"/>
        </w:rPr>
        <w:instrText>途径从中国的一个混合知识共享平台收集目标数据，然后使用零膨胀负二项式回归模型进行分析。研究结果表明，知识提供者从有偿知识贡献中获得的货币收入对他们的免费知识贡献有负面影响。自由知识贡献的经验增强了负主效应，而社会认可的调节作用减弱。原创性</w:instrText>
      </w:r>
      <w:r w:rsidR="00C83935">
        <w:rPr>
          <w:rFonts w:hint="eastAsia"/>
        </w:rPr>
        <w:instrText>/</w:instrText>
      </w:r>
      <w:r w:rsidR="00C83935">
        <w:rPr>
          <w:rFonts w:hint="eastAsia"/>
        </w:rPr>
        <w:instrText>价值尽管一些研究已经探索并验证了财务激励对免费知识贡献的积极溢出效应，但数量维度被忽略了。本研究从机会成本的角度考察了货币收入数量的阻碍性影响。本研究以知识提供者和平台的特征为调节因子，加深了对混合知识共享平台中货币收入对自由知识贡献影响的理解。</w:instrText>
      </w:r>
      <w:r w:rsidR="00C83935">
        <w:rPr>
          <w:rFonts w:hint="eastAsia"/>
        </w:rPr>
        <w:instrText>","call-number":"2","container-title":"Journal of Knowledge Management","DOI":"10.1108/JKM-09-2022-0694","ISSN":"1367</w:instrText>
      </w:r>
      <w:r w:rsidR="00C83935">
        <w:instrText>-3270","issue":"2","journalAbbreviation":"JKM","language":"en","note":"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INCENTIVES</w:instrText>
      </w:r>
      <w:r w:rsidR="00C83935">
        <w:rPr>
          <w:rFonts w:hint="eastAsia"/>
        </w:rPr>
        <w:instrText>、</w:instrText>
      </w:r>
      <w:r w:rsidR="00C83935">
        <w:instrText>MODEL</w:instrText>
      </w:r>
      <w:r w:rsidR="00C83935">
        <w:rPr>
          <w:rFonts w:hint="eastAsia"/>
        </w:rPr>
        <w:instrText>、</w:instrText>
      </w:r>
      <w:r w:rsidR="00C83935">
        <w:instrText>SELF-DETERMINATION</w:instrText>
      </w:r>
      <w:r w:rsidR="00C83935">
        <w:rPr>
          <w:rFonts w:hint="eastAsia"/>
        </w:rPr>
        <w:instrText>、</w:instrText>
      </w:r>
      <w:r w:rsidR="00C83935">
        <w:instrText>DESIGN</w:instrText>
      </w:r>
      <w:r w:rsidR="00C83935">
        <w:rPr>
          <w:rFonts w:hint="eastAsia"/>
        </w:rPr>
        <w:instrText>、</w:instrText>
      </w:r>
      <w:r w:rsidR="00C83935">
        <w:instrText>DETERMINANTS</w:instrText>
      </w:r>
      <w:r w:rsidR="00C83935">
        <w:rPr>
          <w:rFonts w:hint="eastAsia"/>
        </w:rPr>
        <w:instrText>、</w:instrText>
      </w:r>
      <w:r w:rsidR="00C83935">
        <w:instrText>ENGAGEMENT</w:instrText>
      </w:r>
      <w:r w:rsidR="00C83935">
        <w:rPr>
          <w:rFonts w:hint="eastAsia"/>
        </w:rPr>
        <w:instrText>、</w:instrText>
      </w:r>
      <w:r w:rsidR="00C83935">
        <w:instrText>Experience</w:instrText>
      </w:r>
      <w:r w:rsidR="00C83935">
        <w:rPr>
          <w:rFonts w:hint="eastAsia"/>
        </w:rPr>
        <w:instrText>、</w:instrText>
      </w:r>
      <w:r w:rsidR="00C83935">
        <w:instrText>Free knowledge contribution</w:instrText>
      </w:r>
      <w:r w:rsidR="00C83935">
        <w:rPr>
          <w:rFonts w:hint="eastAsia"/>
        </w:rPr>
        <w:instrText>、</w:instrText>
      </w:r>
      <w:r w:rsidR="00C83935">
        <w:instrText>Hybrid knowledge-sharing platforms</w:instrText>
      </w:r>
      <w:r w:rsidR="00C83935">
        <w:rPr>
          <w:rFonts w:hint="eastAsia"/>
        </w:rPr>
        <w:instrText>、</w:instrText>
      </w:r>
      <w:r w:rsidR="00C83935">
        <w:instrText>IMPACT</w:instrText>
      </w:r>
      <w:r w:rsidR="00C83935">
        <w:rPr>
          <w:rFonts w:hint="eastAsia"/>
        </w:rPr>
        <w:instrText>、</w:instrText>
      </w:r>
      <w:r w:rsidR="00C83935">
        <w:instrText>INFORMATION</w:instrText>
      </w:r>
      <w:r w:rsidR="00C83935">
        <w:rPr>
          <w:rFonts w:hint="eastAsia"/>
        </w:rPr>
        <w:instrText>、</w:instrText>
      </w:r>
      <w:r w:rsidR="00C83935">
        <w:instrText>Monetary inc</w:instrText>
      </w:r>
      <w:r w:rsidR="00C83935">
        <w:rPr>
          <w:rFonts w:hint="eastAsia"/>
        </w:rPr>
        <w:instrText>ome</w:instrText>
      </w:r>
      <w:r w:rsidR="00C83935">
        <w:rPr>
          <w:rFonts w:hint="eastAsia"/>
        </w:rPr>
        <w:instrText>、</w:instrText>
      </w:r>
      <w:r w:rsidR="00C83935">
        <w:rPr>
          <w:rFonts w:hint="eastAsia"/>
        </w:rPr>
        <w:instrText>MOTIVATION</w:instrText>
      </w:r>
      <w:r w:rsidR="00C83935">
        <w:rPr>
          <w:rFonts w:hint="eastAsia"/>
        </w:rPr>
        <w:instrText>、</w:instrText>
      </w:r>
      <w:r w:rsidR="00C83935">
        <w:rPr>
          <w:rFonts w:hint="eastAsia"/>
        </w:rPr>
        <w:instrText>ONLINE COMMUNITIES</w:instrText>
      </w:r>
      <w:r w:rsidR="00C83935">
        <w:rPr>
          <w:rFonts w:hint="eastAsia"/>
        </w:rPr>
        <w:instrText>、</w:instrText>
      </w:r>
      <w:r w:rsidR="00C83935">
        <w:rPr>
          <w:rFonts w:hint="eastAsia"/>
        </w:rPr>
        <w:instrText>Social recognition","page":"440-462","source":"7 (Q1)","title":"Monetary income as opportunity cost: exploring the negative effect on free knowledge contribution of knowledge suppliers","title-short":"Monetary income as o</w:instrText>
      </w:r>
      <w:r w:rsidR="00C83935">
        <w:instrText>pportunity cost","URL":"https://www.emerald.com/insight/content/doi/10.1108/JKM-09-2022-0694/full/html","volume":"28","author":[{"family":"Jiang","given":"Shan"},{"family":"Nguyen","given":"Duc Khuong"},{"family":"Dai","given":"Peng-Fei"},{"family":"Meng","given":"Qingxin"}],"accessed":{"date-parts":[["2024",3,1]]},"issued":{"date-parts":[["2024",3,4]]}}},{"id":103,"uris":["http://zotero.org/users/8905122/items/DPBS3UGJ","http://www.mendeley.com/documents/?uuid=ed704cec-f0de-412b-bbef-73e24282c1c4","http://zotero.org/users/local/bVGy23C0/items/SHL2DFIK"],"itemData":{"id":103,"type":"article-journal","abstract":"With the growing popularity of online Q&amp;A communities, motivating continuous high-quality knowledge contribution is a key challenge for sustainable community development. Although feedback mechanisms are designed to meet this challenge, there is still no comprehensive understanding of the impact of feedback. Most previous research focuses on feedback valence (i.e., positive or negative) but ignores potential differences associated with the expression of feedback (i.e., textual or nontextual). To address this research gap, we classify community feedback into four types on the dimension of expression and valence to examine their effects on continuous high-quality knowledge contribution. Using a longitudinal knowledge contribution dataset collected from a leading online Q&amp;A community, our empirical results with a series of robustness checks show that (1) positive nontextual feedback is negatively correlated with the continuous contribution of high-quality knowl-edge, whereas the other three types of feedback generate positive effects; (2) textual and nontextual positive feedback generates significantly opposite effects, but there is no statistically significant difference between textual and nontextual negative feedback. The additional analyses generate a deeper understanding of feedback effects, including disassembling feedback effects on the knowledge quantity and quality, and verifying the moderati</w:instrText>
      </w:r>
      <w:r w:rsidR="00C83935">
        <w:rPr>
          <w:rFonts w:hint="eastAsia"/>
        </w:rPr>
        <w:instrText>ng effects of user reputation values on feedback effects. This study extends research concerning feed-back and continuous knowledge contribution and generates important managerial implications for the online Q&amp;A community.\n\n</w:instrText>
      </w:r>
      <w:r w:rsidR="00C83935">
        <w:rPr>
          <w:rFonts w:hint="eastAsia"/>
        </w:rPr>
        <w:instrText>【摘要翻译】随着在线问答社区的日益普及，激励持续的高质量知识贡献是社区可持续发展的关键挑战。尽管反馈机制旨在应对这一挑战，但对反馈的影响仍然没有全面的认识。以往的大多数研究侧重于反馈效价（即积极或消极），但忽略了与反馈表达相关的潜在差异（即文本或非文本）。为了解决这一研究差距，我们在表达和效价维度上将社区反馈分为四种类型，以检查它们对持续高质量知识贡献的影响。使用从领先的在线问答社区收集的纵向知识贡献数据集，我们通过一系列稳健性检查的实证结果表明：（</w:instrText>
      </w:r>
      <w:r w:rsidR="00C83935">
        <w:rPr>
          <w:rFonts w:hint="eastAsia"/>
        </w:rPr>
        <w:instrText>1</w:instrText>
      </w:r>
      <w:r w:rsidR="00C83935">
        <w:rPr>
          <w:rFonts w:hint="eastAsia"/>
        </w:rPr>
        <w:instrText>）正非文本反馈与高质量知识边缘的持续贡献负相关，而其他三种类型的反馈产生正效应；（</w:instrText>
      </w:r>
      <w:r w:rsidR="00C83935">
        <w:rPr>
          <w:rFonts w:hint="eastAsia"/>
        </w:rPr>
        <w:instrText>2</w:instrText>
      </w:r>
      <w:r w:rsidR="00C83935">
        <w:rPr>
          <w:rFonts w:hint="eastAsia"/>
        </w:rPr>
        <w:instrText>）文本和非文本正反馈产生显著相反的效应，但文本和非文本负反馈之间没有统计学上的显著差异。额外的分析使我们对反馈效应有了更深入的理解，包括拆解反馈对知识数量和质量的影响，并验证用户声誉值对反馈效应的调节作用。本研究扩展了关于反馈和持续知识贡献的研究，并为在线问答社区产生了重要的管理意义。</w:instrText>
      </w:r>
      <w:r w:rsidR="00C83935">
        <w:rPr>
          <w:rFonts w:hint="eastAsia"/>
        </w:rPr>
        <w:instrText xml:space="preserve">","archive_location":"11 </w:instrText>
      </w:r>
      <w:r w:rsidR="00C83935">
        <w:rPr>
          <w:rFonts w:ascii="Apple Color Emoji" w:hAnsi="Apple Color Emoji" w:cs="Apple Color Emoji"/>
        </w:rPr>
        <w:instrText>📊</w:instrText>
      </w:r>
      <w:r w:rsidR="00C83935">
        <w:rPr>
          <w:rFonts w:hint="eastAsia"/>
        </w:rPr>
        <w:instrText>","call-number":"1","container-title":"Decision Support Systems","DOI":"10.1016/j.dss.2022.113750",</w:instrText>
      </w:r>
      <w:r w:rsidR="00C83935">
        <w:instrText>"ISSN":"0167-9236","journalAbbreviation":"Decis. Support Syst.","language":"en","note":"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VIRTUAL COMMUNITIES</w:instrText>
      </w:r>
      <w:r w:rsidR="00C83935">
        <w:rPr>
          <w:rFonts w:hint="eastAsia"/>
        </w:rPr>
        <w:instrText>、</w:instrText>
      </w:r>
      <w:r w:rsidR="00C83935">
        <w:instrText>BEHAVIOR</w:instrText>
      </w:r>
      <w:r w:rsidR="00C83935">
        <w:rPr>
          <w:rFonts w:hint="eastAsia"/>
        </w:rPr>
        <w:instrText>、</w:instrText>
      </w:r>
      <w:r w:rsidR="00C83935">
        <w:instrText>SELF-EFFICACY</w:instrText>
      </w:r>
      <w:r w:rsidR="00C83935">
        <w:rPr>
          <w:rFonts w:hint="eastAsia"/>
        </w:rPr>
        <w:instrText>、</w:instrText>
      </w:r>
      <w:r w:rsidR="00C83935">
        <w:instrText>Continuous knowledge contribution</w:instrText>
      </w:r>
      <w:r w:rsidR="00C83935">
        <w:rPr>
          <w:rFonts w:hint="eastAsia"/>
        </w:rPr>
        <w:instrText>、</w:instrText>
      </w:r>
      <w:r w:rsidR="00C83935">
        <w:instrText>CREDIBILITY</w:instrText>
      </w:r>
      <w:r w:rsidR="00C83935">
        <w:rPr>
          <w:rFonts w:hint="eastAsia"/>
        </w:rPr>
        <w:instrText>、</w:instrText>
      </w:r>
      <w:r w:rsidR="00C83935">
        <w:instrText>ELECTRONIC NETWORKS</w:instrText>
      </w:r>
      <w:r w:rsidR="00C83935">
        <w:rPr>
          <w:rFonts w:hint="eastAsia"/>
        </w:rPr>
        <w:instrText>、</w:instrText>
      </w:r>
      <w:r w:rsidR="00C83935">
        <w:instrText>Feedback expressions</w:instrText>
      </w:r>
      <w:r w:rsidR="00C83935">
        <w:rPr>
          <w:rFonts w:hint="eastAsia"/>
        </w:rPr>
        <w:instrText>、</w:instrText>
      </w:r>
      <w:r w:rsidR="00C83935">
        <w:instrText>Feedback mechanism</w:instrText>
      </w:r>
      <w:r w:rsidR="00C83935">
        <w:rPr>
          <w:rFonts w:hint="eastAsia"/>
        </w:rPr>
        <w:instrText>、</w:instrText>
      </w:r>
      <w:r w:rsidR="00C83935">
        <w:instrText>Feedba</w:instrText>
      </w:r>
      <w:r w:rsidR="00C83935">
        <w:rPr>
          <w:rFonts w:hint="eastAsia"/>
        </w:rPr>
        <w:instrText>ck valence</w:instrText>
      </w:r>
      <w:r w:rsidR="00C83935">
        <w:rPr>
          <w:rFonts w:hint="eastAsia"/>
        </w:rPr>
        <w:instrText>、</w:instrText>
      </w:r>
      <w:r w:rsidR="00C83935">
        <w:rPr>
          <w:rFonts w:hint="eastAsia"/>
        </w:rPr>
        <w:instrText>High-quality knowledge</w:instrText>
      </w:r>
      <w:r w:rsidR="00C83935">
        <w:rPr>
          <w:rFonts w:hint="eastAsia"/>
        </w:rPr>
        <w:instrText>、</w:instrText>
      </w:r>
      <w:r w:rsidR="00C83935">
        <w:rPr>
          <w:rFonts w:hint="eastAsia"/>
        </w:rPr>
        <w:instrText>MECHANISMS</w:instrText>
      </w:r>
      <w:r w:rsidR="00C83935">
        <w:rPr>
          <w:rFonts w:hint="eastAsia"/>
        </w:rPr>
        <w:instrText>、</w:instrText>
      </w:r>
      <w:r w:rsidR="00C83935">
        <w:rPr>
          <w:rFonts w:hint="eastAsia"/>
        </w:rPr>
        <w:instrText>OnlineQ&amp;A community</w:instrText>
      </w:r>
      <w:r w:rsidR="00C83935">
        <w:rPr>
          <w:rFonts w:hint="eastAsia"/>
        </w:rPr>
        <w:instrText>、</w:instrText>
      </w:r>
      <w:r w:rsidR="00C83935">
        <w:rPr>
          <w:rFonts w:hint="eastAsia"/>
        </w:rPr>
        <w:instrText>PERFORMANCE FEEDBACK</w:instrText>
      </w:r>
      <w:r w:rsidR="00C83935">
        <w:rPr>
          <w:rFonts w:hint="eastAsia"/>
        </w:rPr>
        <w:instrText>、</w:instrText>
      </w:r>
      <w:r w:rsidR="00C83935">
        <w:rPr>
          <w:rFonts w:hint="eastAsia"/>
        </w:rPr>
        <w:instrText>SIGN</w:instrText>
      </w:r>
      <w:r w:rsidR="00C83935">
        <w:rPr>
          <w:rFonts w:hint="eastAsia"/>
        </w:rPr>
        <w:instrText>、</w:instrText>
      </w:r>
      <w:r w:rsidR="00C83935">
        <w:rPr>
          <w:rFonts w:hint="eastAsia"/>
        </w:rPr>
        <w:instrText>USER-GENERATED CONTENT","page":"113750","source":"7.5 (Q1)","title":"Which feedback matters? The role of expressions and valence in continuous high-quality knowledg</w:instrText>
      </w:r>
      <w:r w:rsidR="00C83935">
        <w:instrText xml:space="preserve">e contribution in the online Q&amp;A community","title-short":"Which feedback matters?","URL":"https://linkinghub.elsevier.com/retrieve/pii/S0167923622000215","volume":"156","author":[{"family":"Wang","given":"Ning"},{"family":"Liu","given":"Yang"},{"family":"Xiao","given":"Shengsheng"}],"accessed":{"date-parts":[["2024",3,2]]},"issued":{"date-parts":[["2022",5]]}}}],"schema":"https://github.com/citation-style-language/schema/raw/master/csl-citation.json"} </w:instrText>
      </w:r>
      <w:r w:rsidR="00C83935" w:rsidRPr="000E4EEB">
        <w:fldChar w:fldCharType="separate"/>
      </w:r>
      <w:r w:rsidR="00C83935">
        <w:rPr>
          <w:noProof/>
        </w:rPr>
        <w:t>(Berger et al. 2016; Jiang et al. 2024; Wang et al. 2022)</w:t>
      </w:r>
      <w:r w:rsidR="00C83935" w:rsidRPr="000E4EEB">
        <w:fldChar w:fldCharType="end"/>
      </w:r>
      <w:r w:rsidRPr="00D2526D">
        <w:t xml:space="preserve">, feedback and reciprocity </w:t>
      </w:r>
      <w:r w:rsidR="00C83935" w:rsidRPr="000E4EEB">
        <w:fldChar w:fldCharType="begin"/>
      </w:r>
      <w:r w:rsidR="00C83935">
        <w:instrText xml:space="preserve"> ADDIN ZOTERO_ITEM CSL_CITATION {"citationID":"2dEheXRH","properties":{"unsorted":false,"formattedCitation":"(Li et al. 2020; Moon &amp; Sproull 2008)","plainCitation":"(Li et al. 2020; Moon &amp; Sproull 2008)","noteIndex":0},"citationItems":[{"id":2910,"uris":["http://zotero.org/users/8905122/items/AQ36K4UN","http://www.mendeley.com/documents/?uuid=4ec04646-5a45-464c-8019-47503d876822","http://zotero.org/users/local/bVGy23C0/items/6L4NTYU6"],"itemData":{"id":2910,"type":"article-journal","abstract":"Online communities that curate knowledge critically depend on high-quality contributions from anonymous expert users. Understanding users' motivation to contribute knowledge helps practitioners design such websites for optimal user contribution and user benefits. Researchers have studied reciprocity as a motivation for users to share knowledge online. In this study, we focus on two different types of reciprocity as drivers of online contribution: ex-post and ex-ante reciprocity. Ex-post reciprocity refers to users who received help from others in the past and pay back by helping others at present. Using a quasi-experiment performed via the instrumental variable method as the identification strategy, we test whether users who received more answers last week answer more questions in the current week on StackOverflow.com. We find a significant positive relationship between ex-post reciprocity and knowledge contribution, and such a reciprocal motivation diminishes with time. Ex-ante reciprocity refers to people helping others in expectation of future help from others. Using data from StackOverflow.com, we take advantage of a natural experiment with a difference-indifferences analysis and find evidence supporting the existence of ex-ante reciprocity. This study offers a </w:instrText>
      </w:r>
      <w:r w:rsidR="00C83935">
        <w:rPr>
          <w:rFonts w:hint="eastAsia"/>
        </w:rPr>
        <w:instrText>new taxonomy for reciprocity and new insights on how reciprocity drives online knowledge sharing.\n\n</w:instrText>
      </w:r>
      <w:r w:rsidR="00C83935">
        <w:rPr>
          <w:rFonts w:hint="eastAsia"/>
        </w:rPr>
        <w:instrText>【摘要翻译】管理知识的在线社区主要依赖于匿名专家用户的高质量贡献。了解用户贡献知识的动机有助于从业者设计这样的网站，以获得最佳的用户贡献和用户利益。研究人员研究了互惠作为用户在线分享知识的动机。在这项研究中，我们关注两种不同类型的互惠作为在线贡献的驱动因素：事后互惠和事前互惠。事后互惠是指过去接受过他人帮助，现在通过帮助他人来回报的用户。使用通过工具变量方法进行的准实验作为识别策略，我们测试上周收到更多答案的用户是否在本周回答了更多关于</w:instrText>
      </w:r>
      <w:r w:rsidR="00C83935">
        <w:rPr>
          <w:rFonts w:hint="eastAsia"/>
        </w:rPr>
        <w:instrText>StackOverflow.com</w:instrText>
      </w:r>
      <w:r w:rsidR="00C83935">
        <w:rPr>
          <w:rFonts w:hint="eastAsia"/>
        </w:rPr>
        <w:instrText>的问题。我们发现事后互惠和知识贡献之间存在显著的正相关关系，并且这种互惠动机随着时间的推移而减弱。事前互惠是指人们帮助他人，期望将来得到他人的帮助。利用来自</w:instrText>
      </w:r>
      <w:r w:rsidR="00C83935">
        <w:rPr>
          <w:rFonts w:hint="eastAsia"/>
        </w:rPr>
        <w:instrText>StackOverflow.com</w:instrText>
      </w:r>
      <w:r w:rsidR="00C83935">
        <w:rPr>
          <w:rFonts w:hint="eastAsia"/>
        </w:rPr>
        <w:instrText>的数据，我们利用差异——无差异分析的自然实验，找到支持事前互惠存在的证据。这项研究为互惠提供了一个新的分类法，并对互惠如何推动在线知识共享提供了新的见解。</w:instrText>
      </w:r>
      <w:r w:rsidR="00C83935">
        <w:instrText xml:space="preserve">","archive_location":"5 </w:instrText>
      </w:r>
      <w:r w:rsidR="00C83935">
        <w:rPr>
          <w:rFonts w:ascii="Apple Color Emoji" w:hAnsi="Apple Color Emoji" w:cs="Apple Color Emoji"/>
        </w:rPr>
        <w:instrText>📊</w:instrText>
      </w:r>
      <w:r w:rsidR="00C83935">
        <w:instrText>","container-title":"ACM Transactions on Management Information Systems","DOI":"10.1145/3371388","ISSN":"2158-656X","issue":"1","journalAbbreviation":"ACM Trans. Manage. Inf. Syst.","language":"en","note":"</w:instrText>
      </w:r>
      <w:r w:rsidR="00C83935">
        <w:rPr>
          <w:rFonts w:ascii="Apple Color Emoji" w:hAnsi="Apple Color Emoji" w:cs="Apple Color Emoji"/>
        </w:rPr>
        <w:instrText>🏷️</w:instrText>
      </w:r>
      <w:r w:rsidR="00C83935">
        <w:instrText xml:space="preserve"> /reading</w:instrText>
      </w:r>
      <w:r w:rsidR="00C83935">
        <w:rPr>
          <w:rFonts w:hint="eastAsia"/>
        </w:rPr>
        <w:instrText>、</w:instrText>
      </w:r>
      <w:r w:rsidR="00C83935">
        <w:instrText>/unread</w:instrText>
      </w:r>
      <w:r w:rsidR="00C83935">
        <w:rPr>
          <w:rFonts w:hint="eastAsia"/>
        </w:rPr>
        <w:instrText>、</w:instrText>
      </w:r>
      <w:r w:rsidR="00C83935">
        <w:rPr>
          <w:rFonts w:ascii="Apple Color Emoji" w:hAnsi="Apple Color Emoji" w:cs="Apple Color Emoji"/>
        </w:rPr>
        <w:instrText>📒</w:instrText>
      </w:r>
      <w:r w:rsidR="00C83935">
        <w:rPr>
          <w:rFonts w:hint="eastAsia"/>
        </w:rPr>
        <w:instrText>、</w:instrText>
      </w:r>
      <w:r w:rsidR="00C83935">
        <w:rPr>
          <w:rFonts w:hint="eastAsia"/>
        </w:rPr>
        <w:instrText>ex-ante</w:instrText>
      </w:r>
      <w:r w:rsidR="00C83935">
        <w:rPr>
          <w:rFonts w:hint="eastAsia"/>
        </w:rPr>
        <w:instrText>、</w:instrText>
      </w:r>
      <w:r w:rsidR="00C83935">
        <w:rPr>
          <w:rFonts w:hint="eastAsia"/>
        </w:rPr>
        <w:instrText>Ex-post</w:instrText>
      </w:r>
      <w:r w:rsidR="00C83935">
        <w:rPr>
          <w:rFonts w:hint="eastAsia"/>
        </w:rPr>
        <w:instrText>、</w:instrText>
      </w:r>
      <w:r w:rsidR="00C83935">
        <w:rPr>
          <w:rFonts w:hint="eastAsia"/>
        </w:rPr>
        <w:instrText>knowledge sharing</w:instrText>
      </w:r>
      <w:r w:rsidR="00C83935">
        <w:rPr>
          <w:rFonts w:hint="eastAsia"/>
        </w:rPr>
        <w:instrText>、</w:instrText>
      </w:r>
      <w:r w:rsidR="00C83935">
        <w:rPr>
          <w:rFonts w:hint="eastAsia"/>
        </w:rPr>
        <w:instrText>Q&amp;A website</w:instrText>
      </w:r>
      <w:r w:rsidR="00C83935">
        <w:rPr>
          <w:rFonts w:hint="eastAsia"/>
        </w:rPr>
        <w:instrText>、</w:instrText>
      </w:r>
      <w:r w:rsidR="00C83935">
        <w:rPr>
          <w:rFonts w:hint="eastAsia"/>
        </w:rPr>
        <w:instrText>reciprocity</w:instrText>
      </w:r>
      <w:r w:rsidR="00C83935">
        <w:rPr>
          <w:rFonts w:hint="eastAsia"/>
        </w:rPr>
        <w:instrText>、</w:instrText>
      </w:r>
      <w:r w:rsidR="00C83935">
        <w:rPr>
          <w:rFonts w:hint="eastAsia"/>
        </w:rPr>
        <w:instrText>SUPPORT</w:instrText>
      </w:r>
      <w:r w:rsidR="00C83935">
        <w:rPr>
          <w:rFonts w:hint="eastAsia"/>
        </w:rPr>
        <w:instrText>、</w:instrText>
      </w:r>
      <w:r w:rsidR="00C83935">
        <w:rPr>
          <w:rFonts w:hint="eastAsia"/>
        </w:rPr>
        <w:instrText>USERS","page":"1-26","source":"2.5","title":"Invested or indebted: Ex-ante and ex-post reciprocity in online knowledge sharing communities","title-short":"Invested or indebted","URL":"http</w:instrText>
      </w:r>
      <w:r w:rsidR="00C83935">
        <w:instrText>s://dl.acm.org/doi/10.1145/3371388","volume":"11","author":[{"family":"Li","given":"Hongfei"},{"family":"Shankar","given":"Ramesh"},{"family":"Stallaert","given":"Jan"}],"accessed":{"date-parts":[["2024",3,2]]},"issued":{"date-parts":[["2020",3,31]]}}},{"id":156,"uris":["http://zotero.org/users/8905122/items/FDZ49AED","http://www.mendeley.com/documents/?uuid=620ecc34-6cd1-4a8a-a4f5-ab2dca7bb322","http://zotero.org/users/local/bVGy23C0/items/AZA3J3HS"],"itemData":{"id":156,"type":"article-journal","abstract":"This paper explores a new phenomenon at the intersection of digital networks and organizations—the Internet-based volunteer work force—people who use Internet applications to pursue a personal interest through volunteering contributions of time and talent that may create value for organizations and their customers or members. This work force is not centrally organized, managed, or measured. It is an emergent phenomenon resulting from discretionary small actions taken by large numbers of people, enabled by technology and human initiative. This paper proposes a general framework for understanding the phenomenon and offers an empirical investigation of one component of it—the role of feedback in producing and sustaining high-quality contributions from this work force. In a comparative study of Internet-based voluntary technical support groups for software problems, we found that in groups who implement systematic quality feedback systems (compared to those that do not), question askers return over a longer duration, answer providers contribute more often, and technical problem resolution is more effective. We also found that with systematic feedback, volunteers who produce higher quality contributions have longer participation duration, and participation</w:instrText>
      </w:r>
      <w:r w:rsidR="00C83935">
        <w:rPr>
          <w:rFonts w:hint="eastAsia"/>
        </w:rPr>
        <w:instrText xml:space="preserve"> duration is positively associated with community maintenance contributions.\n\n</w:instrText>
      </w:r>
      <w:r w:rsidR="00C83935">
        <w:rPr>
          <w:rFonts w:hint="eastAsia"/>
        </w:rPr>
        <w:instrText>【摘要翻译】本文探讨了数字网络和组织交叉点上的一种新现象——基于互联网的志愿者劳动力——使用互联网应用程序通过志愿贡献时间和才能来追求个人兴趣的人，这可能为组织及其客户或成员创造价值。这种劳动力不是集中组织、管理或衡量的。这是一种新兴现象，由技术和人类主动性促成的大量人随意采取的小行动造成。本文提出了一个理解这一现象的总体框架，并对其中一个组成部分——反馈在产生和维持劳动力高质量贡献中的作用——进行了实证研究。在一项基于互联网的软件问题自愿技术支持小组的比较研究中，我们发现，在实施系统质量反馈系统的小组中（与不实施系统的小组相比），提问者返回的时间更长，答案提供者贡献的频率更高，技术问题解决更有效。我们还发现，有了系统的反馈，做出更高质量贡献的志愿者有更长的参与持续时间，参与持续时间与社区维护贡献正相关。</w:instrText>
      </w:r>
      <w:r w:rsidR="00C83935">
        <w:rPr>
          <w:rFonts w:hint="eastAsia"/>
        </w:rPr>
        <w:instrText xml:space="preserve">","archive_location":"153 </w:instrText>
      </w:r>
      <w:r w:rsidR="00C83935">
        <w:rPr>
          <w:rFonts w:ascii="Apple Color Emoji" w:hAnsi="Apple Color Emoji" w:cs="Apple Color Emoji"/>
        </w:rPr>
        <w:instrText>📊</w:instrText>
      </w:r>
      <w:r w:rsidR="00C83935">
        <w:rPr>
          <w:rFonts w:hint="eastAsia"/>
        </w:rPr>
        <w:instrText>","call-number":"3","container-title":"Inform</w:instrText>
      </w:r>
      <w:r w:rsidR="00C83935">
        <w:instrText>ation Systems Research","DOI":"10.1287/isre.1080.0208","ISSN":"1047-7047","issue":"4","journalAbbreviation":"Inform. Syst. Res.","language":"en","note":"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feedback</w:instrText>
      </w:r>
      <w:r w:rsidR="00C83935">
        <w:rPr>
          <w:rFonts w:hint="eastAsia"/>
        </w:rPr>
        <w:instrText>、</w:instrText>
      </w:r>
      <w:r w:rsidR="00C83935">
        <w:instrText>systematic quality feedback system</w:instrText>
      </w:r>
      <w:r w:rsidR="00C83935">
        <w:rPr>
          <w:rFonts w:hint="eastAsia"/>
        </w:rPr>
        <w:instrText>、</w:instrText>
      </w:r>
      <w:r w:rsidR="00C83935">
        <w:instrText>voluntary technical support group</w:instrText>
      </w:r>
      <w:r w:rsidR="00C83935">
        <w:rPr>
          <w:rFonts w:hint="eastAsia"/>
        </w:rPr>
        <w:instrText>、</w:instrText>
      </w:r>
      <w:r w:rsidR="00C83935">
        <w:instrText>volunteer tu</w:instrText>
      </w:r>
      <w:r w:rsidR="00C83935">
        <w:rPr>
          <w:rFonts w:hint="eastAsia"/>
        </w:rPr>
        <w:instrText>rnover</w:instrText>
      </w:r>
      <w:r w:rsidR="00C83935">
        <w:rPr>
          <w:rFonts w:hint="eastAsia"/>
        </w:rPr>
        <w:instrText>、</w:instrText>
      </w:r>
      <w:r w:rsidR="00C83935">
        <w:rPr>
          <w:rFonts w:hint="eastAsia"/>
        </w:rPr>
        <w:instrText>volunteer work force","page":"494-515","source":"4.9 (Q1)","title":"The role of feedback in managing the Internet-based volunteer work force","URL":"https://pubsonline.informs.org/doi/10.1287/isre.1080.0208","volume":"19","author":[{"family":"Moon"</w:instrText>
      </w:r>
      <w:r w:rsidR="00C83935">
        <w:instrText xml:space="preserve">,"given":"Jae Yun"},{"family":"Sproull","given":"Lee S."}],"accessed":{"date-parts":[["2024",4,4]]},"issued":{"date-parts":[["2008",12]]}}}],"schema":"https://github.com/citation-style-language/schema/raw/master/csl-citation.json"} </w:instrText>
      </w:r>
      <w:r w:rsidR="00C83935" w:rsidRPr="000E4EEB">
        <w:fldChar w:fldCharType="separate"/>
      </w:r>
      <w:r w:rsidR="00C83935">
        <w:rPr>
          <w:noProof/>
        </w:rPr>
        <w:t>(Li et al. 2020; Moon &amp; Sproull 2008)</w:t>
      </w:r>
      <w:r w:rsidR="00C83935" w:rsidRPr="000E4EEB">
        <w:fldChar w:fldCharType="end"/>
      </w:r>
      <w:r w:rsidRPr="00D2526D">
        <w:t xml:space="preserve">, and gamification </w:t>
      </w:r>
      <w:r w:rsidR="00C83935" w:rsidRPr="000E4EEB">
        <w:fldChar w:fldCharType="begin"/>
      </w:r>
      <w:r w:rsidR="00C83935">
        <w:instrText xml:space="preserve"> ADDIN ZOTERO_ITEM CSL_CITATION {"citationID":"bhG7NcUc","properties":{"unsorted":false,"formattedCitation":"(Chen et al. 2022; Meng et al. 2013)","plainCitation":"(Chen et al. 2022; Meng et al. 2013)","noteIndex":0},"citationItems":[{"id":2897,"uris":["http://zotero.org/users/8905122/items/J44QYVNE","http://www.mendeley.com/documents/?uuid=4265454e-c38d-47cf-92b9-c9ae58bc424f","http://zotero.org/users/local/bVGy23C0/items/WK699KZE"],"itemData":{"id":2897,"type":"article-journal","abstract":"Many online question-and-answer (Q&amp;A) communities have tried to motivate knowledge contribution through the implementation of gamification mechanisms. We know little, though, about the effectiveness of specific hierarchical privilege levels (a.k.a. “leveling up”) and non-hierarchical incentives (e.g., independent reputation gains and achievement badges) in promoting knowledge contribution. Drawing on goal-setting theory, expectancy-value theory, and other related theories, this study models how hierarchical privilege levels and nonhierarchical incentives serve as motivational goals stimulating continued knowledge contribution. By analyzing a rich dataset collected from an online Q&amp;A platform, we find that closeness to the next hierarchical privilege level does, indeed, have a curvilinear relationship with continued knowledge contribution. Interestingly, nonhierarchical incentives, including reputation gains and granted badges, help to maintain continued knowledge contribution. Notably, user reputation diminishes the effects of both privilege levels and granted badges on future knowledge contribution. This implies that these gamification mechanisms, while potentially powerful for incentivizing user engagement in knowledge contribution, might not work as effectively for</w:instrText>
      </w:r>
      <w:r w:rsidR="00C83935">
        <w:rPr>
          <w:rFonts w:hint="eastAsia"/>
        </w:rPr>
        <w:instrText xml:space="preserve"> participants with already established reputations in the online community. This research provides theoretical and practical implications for motivating continued user knowledge contribution in online Q&amp;A communities.\n\n</w:instrText>
      </w:r>
      <w:r w:rsidR="00C83935">
        <w:rPr>
          <w:rFonts w:hint="eastAsia"/>
        </w:rPr>
        <w:instrText>【摘要翻译】</w:instrText>
      </w:r>
      <w:r w:rsidR="00C83935">
        <w:rPr>
          <w:rFonts w:hint="eastAsia"/>
        </w:rPr>
        <w:instrText>undefined","archive_location</w:instrText>
      </w:r>
      <w:r w:rsidR="00C83935">
        <w:instrText xml:space="preserve">":"25 </w:instrText>
      </w:r>
      <w:r w:rsidR="00C83935">
        <w:rPr>
          <w:rFonts w:ascii="Apple Color Emoji" w:hAnsi="Apple Color Emoji" w:cs="Apple Color Emoji"/>
        </w:rPr>
        <w:instrText>📊</w:instrText>
      </w:r>
      <w:r w:rsidR="00C83935">
        <w:instrText>","call-number":"1","container-title":"Decision Support Systems","DOI":"10.1016/j.dss.2021.113667","ISSN":"0167-9236","journalAbbreviation":"Decis. Support Syst.","language":"en","license":"</w:instrText>
      </w:r>
      <w:r w:rsidR="00C83935">
        <w:rPr>
          <w:rFonts w:ascii="Apple Color Emoji" w:hAnsi="Apple Color Emoji" w:cs="Apple Color Emoji"/>
        </w:rPr>
        <w:instrText>⭐⭐⭐</w:instrText>
      </w:r>
      <w:r w:rsidR="00C83935">
        <w:instrText>","note":"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/reading","page":"113667","source":"7.5 (Q1)","title":"The impact of hierarchical privilege levels and non-hierarchical incentives on continued contribution in online Q&amp;A communities: A motivational model of gamification goals","title-short":"The impact of hierarchical privilege levels and non-hierarchical incentives on continued contribution in online Q&amp;a communities","URL":"https://linkinghub.elsevier.com/retrieve/pii/S0167923621001779","volume":"153","author":[{"family":"Chen","given":"Langtao"},{"family":"Baird","given":"Aaron"},{"family":"Straub","given":"Detmar"}],"accessed":{"date-parts":[["2024",3,2]]},"issued":{"date-parts":[["2022",2]]}}},{"id":3551,"uris":["http://zotero.org/users/8905122/items/Y3CVARAU","http://www.mendeley.com/documents/?uuid=1f851625-9123-4b58-88b8-e1519c4e3dc4","http://zotero.org/users/local/bVGy23C0/items/BN3QJKHY"],"itemData":{"id":3551,"type":"paper-conference","abstract":"Open, online social question and answer sites (SQAs) have captured the public attention in recent years. As SQAs become increasingly popular knowledge sharing platforms, issues about how open online community systems will evolve are becoming vital to our understanding of these systems. In this paper, we outline how an SQA site functions as a social learning community. The success of an SQA site depends not only on effectively organizing and delivering information, but also on whether it can attract participants and motivate them to contribute. We present early work investigating the effect of badges on users' participation in an onli</w:instrText>
      </w:r>
      <w:r w:rsidR="00C83935">
        <w:rPr>
          <w:rFonts w:hint="eastAsia"/>
        </w:rPr>
        <w:instrText>ne SQAs community, Stack Exchange. This research-in-progress paper highlights factors that help users develop into literate and productive community contributors in social platforms and considers the design implications of these observations.\n\n</w:instrText>
      </w:r>
      <w:r w:rsidR="00C83935">
        <w:rPr>
          <w:rFonts w:hint="eastAsia"/>
        </w:rPr>
        <w:instrText>【摘要翻译】近年来，开放的在线社交问答网站（</w:instrText>
      </w:r>
      <w:r w:rsidR="00C83935">
        <w:rPr>
          <w:rFonts w:hint="eastAsia"/>
        </w:rPr>
        <w:instrText>SQAs</w:instrText>
      </w:r>
      <w:r w:rsidR="00C83935">
        <w:rPr>
          <w:rFonts w:hint="eastAsia"/>
        </w:rPr>
        <w:instrText>）吸引了公众的注意力。随着</w:instrText>
      </w:r>
      <w:r w:rsidR="00C83935">
        <w:rPr>
          <w:rFonts w:hint="eastAsia"/>
        </w:rPr>
        <w:instrText>SQAs</w:instrText>
      </w:r>
      <w:r w:rsidR="00C83935">
        <w:rPr>
          <w:rFonts w:hint="eastAsia"/>
        </w:rPr>
        <w:instrText>成为越来越受欢迎的知识共享平台，关于开放在线社区系统将如何发展的问题对于我们理解这些系统变得至关重要。在本文中，我们概述了</w:instrText>
      </w:r>
      <w:r w:rsidR="00C83935">
        <w:rPr>
          <w:rFonts w:hint="eastAsia"/>
        </w:rPr>
        <w:instrText>SQA</w:instrText>
      </w:r>
      <w:r w:rsidR="00C83935">
        <w:rPr>
          <w:rFonts w:hint="eastAsia"/>
        </w:rPr>
        <w:instrText>网站如何作为一个社会学习社区运作。</w:instrText>
      </w:r>
      <w:r w:rsidR="00C83935">
        <w:rPr>
          <w:rFonts w:hint="eastAsia"/>
        </w:rPr>
        <w:instrText>SQA</w:instrText>
      </w:r>
      <w:r w:rsidR="00C83935">
        <w:rPr>
          <w:rFonts w:hint="eastAsia"/>
        </w:rPr>
        <w:instrText>网站的成功不仅取决于有效地组织和传递信息，还取决于它是否能吸引参与者并激励他们做出贡献。我们介绍了早期的工作，调查徽章对用户参与在线</w:instrText>
      </w:r>
      <w:r w:rsidR="00C83935">
        <w:rPr>
          <w:rFonts w:hint="eastAsia"/>
        </w:rPr>
        <w:instrText>SQAs</w:instrText>
      </w:r>
      <w:r w:rsidR="00C83935">
        <w:rPr>
          <w:rFonts w:hint="eastAsia"/>
        </w:rPr>
        <w:instrText>社区</w:instrText>
      </w:r>
      <w:r w:rsidR="00C83935">
        <w:rPr>
          <w:rFonts w:hint="eastAsia"/>
        </w:rPr>
        <w:instrText>Stack Exchange</w:instrText>
      </w:r>
      <w:r w:rsidR="00C83935">
        <w:rPr>
          <w:rFonts w:hint="eastAsia"/>
        </w:rPr>
        <w:instrText>的影响。这篇正在进行的研究论文强调了帮助用户在社交平台中发展成为有文化和有生产力的社区贡献者的因素，并考虑了这些观察结果的设计含义。</w:instrText>
      </w:r>
      <w:r w:rsidR="00C83935">
        <w:instrText>","container-title":"Proceedings of Americas Conference on Information Systems","event-title":"19th Americas Conference on Information Systems (AMCIS)","ISBN":"978-0-615-55907-0","language":"en","note":"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participation</w:instrText>
      </w:r>
      <w:r w:rsidR="00C83935">
        <w:rPr>
          <w:rFonts w:hint="eastAsia"/>
        </w:rPr>
        <w:instrText>、</w:instrText>
      </w:r>
      <w:r w:rsidR="00C83935">
        <w:instrText>badge syste</w:instrText>
      </w:r>
      <w:r w:rsidR="00C83935">
        <w:rPr>
          <w:rFonts w:hint="eastAsia"/>
        </w:rPr>
        <w:instrText>m</w:instrText>
      </w:r>
      <w:r w:rsidR="00C83935">
        <w:rPr>
          <w:rFonts w:hint="eastAsia"/>
        </w:rPr>
        <w:instrText>、</w:instrText>
      </w:r>
      <w:r w:rsidR="00C83935">
        <w:rPr>
          <w:rFonts w:hint="eastAsia"/>
        </w:rPr>
        <w:instrText>motivation and incentives</w:instrText>
      </w:r>
      <w:r w:rsidR="00C83935">
        <w:rPr>
          <w:rFonts w:hint="eastAsia"/>
        </w:rPr>
        <w:instrText>、</w:instrText>
      </w:r>
      <w:r w:rsidR="00C83935">
        <w:rPr>
          <w:rFonts w:hint="eastAsia"/>
        </w:rPr>
        <w:instrText>SQAs","page":"2478-2484","publisher-place":"Atlanta, USA","source":"Clarivate Analytics Web of Science","title":"Motivational effects of badge systems on participation in Stack Exchange social Q&amp;A online community","URL":"https</w:instrText>
      </w:r>
      <w:r w:rsidR="00C83935">
        <w:instrText xml:space="preserve">://aisel.aisnet.org/amcis2013/VirtualCommunities/RoundTablePresentations/2","volume":"4","author":[{"family":"Meng","given":"Xu"},{"family":"Webster","given":"Sarah A."},{"family":"Butler","given":"Brian S."}],"accessed":{"date-parts":[["2024",3,2]]},"issued":{"date-parts":[["2013"]]}}}],"schema":"https://github.com/citation-style-language/schema/raw/master/csl-citation.json"} </w:instrText>
      </w:r>
      <w:r w:rsidR="00C83935" w:rsidRPr="000E4EEB">
        <w:fldChar w:fldCharType="separate"/>
      </w:r>
      <w:r w:rsidR="00C83935">
        <w:rPr>
          <w:noProof/>
        </w:rPr>
        <w:t>(Chen et al. 2022; Meng et al. 2013)</w:t>
      </w:r>
      <w:r w:rsidR="00C83935" w:rsidRPr="000E4EEB">
        <w:fldChar w:fldCharType="end"/>
      </w:r>
      <w:r w:rsidRPr="00D2526D">
        <w:t xml:space="preserve">. Because internal GenAI acts as an answerer, we focus on the dynamics of answering rather than on this broader set of determinants. </w:t>
      </w:r>
      <w:proofErr w:type="gramStart"/>
      <w:r w:rsidRPr="00D2526D">
        <w:t>In particular, when</w:t>
      </w:r>
      <w:proofErr w:type="gramEnd"/>
      <w:r w:rsidRPr="00D2526D">
        <w:t xml:space="preserve"> a potential contributor arrives at a question, that question usually already displays some prior answers, which shape the response of subsequent human answerers.</w:t>
      </w:r>
    </w:p>
    <w:p w14:paraId="5DC5F3E8" w14:textId="29B15ABF" w:rsidR="003A2B8C" w:rsidRDefault="003A2B8C" w:rsidP="003A2B8C">
      <w:pPr>
        <w:pStyle w:val="Paragraph0"/>
      </w:pPr>
      <w:r w:rsidRPr="00015210">
        <w:t xml:space="preserve">Prior work suggests that existing content shapes subsequent answering through four features: presence, volume, quality, and source. The first two features concern whether a new answer is still needed. The mere presence of prior answers can reduce a potential contributor’s perceived marginal value, because the question appears at least partially solved; this logic is consistent with classic free-riding arguments, in which individual incentives decline as others have already contributed </w:t>
      </w:r>
      <w:r w:rsidRPr="00015210">
        <w:fldChar w:fldCharType="begin"/>
      </w:r>
      <w:r w:rsidRPr="00015210">
        <w:instrText xml:space="preserve"> ADDIN ZOTERO_ITEM CSL_CITATION {"citationID":"4fyTnoJv","properties":{"unsorted":false,"formattedCitation":"(Olson Jr 1971; Zhang &amp; Zhu 2011)","plainCitation":"(Olson Jr 1971; Zhang &amp; Zhu 2011)","noteIndex":0},"citationItems":[{"id":202595,"uris":["http://zotero.org/users/8905122/items/M7R7CKJ2"],"itemData":{"id":202595,"type":"book","language":"en","note":"</w:instrText>
      </w:r>
      <w:r w:rsidRPr="00015210">
        <w:rPr>
          <w:rFonts w:ascii="Apple Color Emoji" w:hAnsi="Apple Color Emoji" w:cs="Apple Color Emoji"/>
        </w:rPr>
        <w:instrText>🏷️</w:instrText>
      </w:r>
      <w:r w:rsidRPr="00015210">
        <w:instrText xml:space="preserve"> /unread","publisher":"harvard university press","title":"The Logic of Collective Action: Public Goods and the Theory of Groups, with a new preface and appendix","volume":"124","author":[{"family":"Olson Jr","given":"Mancur"}],"issued":{"date-parts":[["1971"]]}}},{"id":201890,"uris":["http://zotero.org/users/8905122/items/857NUB9I"],"itemData":{"id":201890,"type":"article-journal","abstract":"The literature on the private provision of public goods suggests an inverse relationship between incentives to contribute and group size. We find, however, that after an exogenous reduction of group size at Chinese Wikipedia, the nonblocked contributors decrease their contributions by 42.8 percent on average. We attribute the cause to social effects: contributors receive social benefits that increase with both the amount of their contributions and group size, and the shrinking group size weakens these social benefits. Consistent with our explanation, we find that the more contributors value social benefits, the more they reduce their contributions after the block.  (JEL H41, L17, L82)","archive_location":"418 </w:instrText>
      </w:r>
      <w:r w:rsidRPr="00015210">
        <w:rPr>
          <w:rFonts w:ascii="Apple Color Emoji" w:hAnsi="Apple Color Emoji" w:cs="Apple Color Emoji"/>
        </w:rPr>
        <w:instrText>📊</w:instrText>
      </w:r>
      <w:r w:rsidRPr="00015210">
        <w:instrText>","call-number":"1","container-title":"American Economic Review","DOI":"10.1257/aer.101.4.1601","ISSN":"0002-8282","issue":"4","language":"en","note":"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Entertainment; Media</w:instrText>
      </w:r>
      <w:r w:rsidRPr="00015210">
        <w:instrText>、</w:instrText>
      </w:r>
      <w:r w:rsidRPr="00015210">
        <w:instrText>Media</w:instrText>
      </w:r>
      <w:r w:rsidRPr="00015210">
        <w:instrText>、</w:instrText>
      </w:r>
      <w:r w:rsidRPr="00015210">
        <w:instrText>Public Goods</w:instrText>
      </w:r>
      <w:r w:rsidRPr="00015210">
        <w:instrText>、</w:instrText>
      </w:r>
      <w:r w:rsidRPr="00015210">
        <w:instrText>Open Source Products and Markets</w:instrText>
      </w:r>
      <w:r w:rsidRPr="00015210">
        <w:instrText>、</w:instrText>
      </w:r>
      <w:r w:rsidRPr="00015210">
        <w:instrText>Public Goods, Open Source Products and Markets, Entertainment</w:instrText>
      </w:r>
      <w:r w:rsidRPr="00015210">
        <w:instrText>、公共物品、娱乐；媒体、开源产品和市场</w:instrText>
      </w:r>
      <w:r w:rsidRPr="00015210">
        <w:instrText xml:space="preserve">","page":"1601-1615","source":"9.5 (Q1)","title":"Group Size and Incentives to Contribute: A Natural Experiment at Chinese Wikipedia","title-short":"Group Size and Incentives to Contribute","URL":"https://www.aeaweb.org/articles?id=10.1257/aer.101.4.1601","volume":"101","author":[{"family":"Zhang","given":"Xiaoquan (Michael)"},{"family":"Zhu","given":"Feng"}],"accessed":{"date-parts":[["2026",8,10]]},"issued":{"date-parts":[["2011",6]]}}}],"schema":"https://github.com/citation-style-language/schema/raw/master/csl-citation.json"} </w:instrText>
      </w:r>
      <w:r w:rsidRPr="00015210">
        <w:fldChar w:fldCharType="separate"/>
      </w:r>
      <w:r w:rsidRPr="00015210">
        <w:t>(Olson Jr 1971; Zhang &amp; Zhu 2011)</w:t>
      </w:r>
      <w:r w:rsidRPr="00015210">
        <w:fldChar w:fldCharType="end"/>
      </w:r>
      <w:r w:rsidRPr="00015210">
        <w:t xml:space="preserve">. Beyond presence, the amount of existing content further affects the perceived room for contribution. As answers accumulate, each additional answer tends to add less new information, and threads with more prior answers may therefore offer fewer opportunities for a newcomer to make a distinctive contribution </w:t>
      </w:r>
      <w:r w:rsidRPr="00015210">
        <w:fldChar w:fldCharType="begin"/>
      </w:r>
      <w:r w:rsidRPr="00015210">
        <w:instrText xml:space="preserve"> ADDIN ZOTERO_ITEM CSL_CITATION {"citationID":"tDVr9bd9","properties":{"unsorted":false,"formattedCitation":"(Zhang et al. 2022)","plainCitation":"(Zhang et al. 2022)","noteIndex":0},"citationItems":[{"id":200498,"uris":["http://zotero.org/users/8905122/items/NE4Q9Q6W"],"itemData":{"id":200498,"type":"article-journal","abstract":"This study examined how the knowledge market promotes knowledge construction on question-and-answer (Q&amp;A) websites. Data were collected from Zhihu, one of the largest Q&amp;A sites in China. Hierarchical linear modeling was employed to estimate the dynamics of information accumulation, that is, the provision of informative content as factual construction. By employing information accumulation as the objective measure of knowledge construction, we determined that online knowledge construction was facilitated by a competitive marketplace of ideas. In addition, participation, temporal, and discourse features affected the dynamics of information accumulation. In specific, active users contributed significantly less to information accumulation than did ordinary users. Information accumulation shows a naturally decaying process represented as a function of answer order. The time interval between answers at the two preceding time points reduced the informativeness of answers at the subsequent time point. Answers with a higher readability score reduced the informativeness of subsequent answers. The results indicate that knowledge construction on Q&amp;A sites unfolds as a process of mass collaboration among users.","archive_location":"11 </w:instrText>
      </w:r>
      <w:r w:rsidRPr="00015210">
        <w:rPr>
          <w:rFonts w:ascii="Apple Color Emoji" w:hAnsi="Apple Color Emoji" w:cs="Apple Color Emoji"/>
        </w:rPr>
        <w:instrText>📊</w:instrText>
      </w:r>
      <w:r w:rsidRPr="00015210">
        <w:instrText>","call-number":"2","container-title":"EPJ Data Science","DOI":"10.1140/epjds/s13688-022-00346-6","ISSN":"2193-1127","issue":"1","journalAbbreviation":"EPJ Data Sci.","language":"en","note":"</w:instrText>
      </w:r>
      <w:r w:rsidRPr="00015210">
        <w:rPr>
          <w:rFonts w:ascii="Apple Color Emoji" w:hAnsi="Apple Color Emoji" w:cs="Apple Color Emoji"/>
        </w:rPr>
        <w:instrText>🏷️</w:instrText>
      </w:r>
      <w:r w:rsidRPr="00015210">
        <w:instrText xml:space="preserve"> /reading</w:instrText>
      </w:r>
      <w:r w:rsidRPr="00015210">
        <w:instrText>、</w:instrText>
      </w:r>
      <w:r w:rsidRPr="00015210">
        <w:instrText>Knowledge construction</w:instrText>
      </w:r>
      <w:r w:rsidRPr="00015210">
        <w:instrText>、</w:instrText>
      </w:r>
      <w:r w:rsidRPr="00015210">
        <w:instrText>Marketplace of ideas</w:instrText>
      </w:r>
      <w:r w:rsidRPr="00015210">
        <w:instrText>、</w:instrText>
      </w:r>
      <w:r w:rsidRPr="00015210">
        <w:instrText xml:space="preserve">Mass collaboration","page":"35","source":"3.1 (Q1)","title":"Dynamics of the social construction of knowledge: an empirical study of Zhihu in China","title-short":"Dynamics of the social construction of knowledge","URL":"https://doi.org/10.1140/epjds/s13688-022-00346-6","volume":"11","author":[{"family":"Zhang","given":"Lun"},{"family":"Li","given":"Yong-Ning"},{"family":"Peng","given":"Tai-Quan"},{"family":"Wu","given":"Ye"}],"accessed":{"date-parts":[["2026",8,10]]},"issued":{"date-parts":[["2022",6,4]]}}}],"schema":"https://github.com/citation-style-language/schema/raw/master/csl-citation.json"} </w:instrText>
      </w:r>
      <w:r w:rsidRPr="00015210">
        <w:fldChar w:fldCharType="separate"/>
      </w:r>
      <w:r w:rsidRPr="00015210">
        <w:t>(Zhang et al. 2022)</w:t>
      </w:r>
      <w:r w:rsidRPr="00015210">
        <w:fldChar w:fldCharType="end"/>
      </w:r>
      <w:r w:rsidRPr="00015210">
        <w:t xml:space="preserve">. The </w:t>
      </w:r>
      <w:r>
        <w:t>third</w:t>
      </w:r>
      <w:r w:rsidRPr="00015210">
        <w:t xml:space="preserve"> feature concern</w:t>
      </w:r>
      <w:r>
        <w:t>s</w:t>
      </w:r>
      <w:r w:rsidRPr="00015210">
        <w:t xml:space="preserve"> the evaluative standard created by prior content. High-quality answers signal the level of effort and expertise expected in the thread, thereby shaping the quality of subsequent contributions </w:t>
      </w:r>
      <w:r w:rsidRPr="00015210">
        <w:fldChar w:fldCharType="begin" w:fldLock="1"/>
      </w:r>
      <w:r w:rsidRPr="00015210">
        <w:instrText xml:space="preserve"> ADDIN ZOTERO_ITEM CSL_CITATION {"citationID":"4bwjyWRF","properties":{"unsorted":false,"formattedCitation":"(Shi et al. 2024)","plainCitation":"(Shi et al. 2024)","noteIndex":0},"citationItems":[{"id":151,"uris":["http://zotero.org/users/8905122/items/BN4WLAL9","http://www.mendeley.com/documents/?uuid=3f472a94-529c-416d-8fea-cc5538b0dcb0","http://zotero.org/users/local/bVGy23C0/items/5A5I769X"],"itemData":{"id":151,"type":"article-journal","abstract":"PurposeUsers' knowledge contribution behaviors are critical for online Q&amp;A communities to thrive. Well-organized question threads in online Q&amp;A communities enable users to clearly read existing answers and their evaluations before contributing. Based on the social comparison and peer influence literature, the authors examine peer influence on the informativeness of knowledge contributions in competitive settings. The authors also consider three levels of moderating factors concerning individuals' perception of competitiveness: question level, thread level and contributor level.Design/methodology/approachThe authors collected data from one of the largest online Q&amp;A communities in China. The hypotheses were validated using hierarchical linear models with cross-classified random effects. The generalized propensity score weighting method was employed for the robustness check.FindingsThe authors demonstrate the peer influence due to social comparison concerns among knowledge contribution behaviors in the same question thread. If more prior knowledge contributors choose to contribute long answers in the question thread, the subsequent contributions are more informative. This peer influence is stronger for factual questions and questions with higher popularity of answering but weaker in recommendation-type and well-answered questions and for contributors with higher social status.Originality/valueThis research provides a new cue of peer influence on online UGC contributions in competitive settings initiated by social comparison concerns. Additionally, the authors identify three levels of moderating factors (question level, thread level and contributor level) that are specific to online Q&amp;A settings and are related to a contributor's perception of competitiveness, which affect the direct effect of peer influence on knowledge contributions. Rather than focus on motivation and quality evaluation, the authors concentrate on the specific content of online knowledge contributions. Peer influence here is not based on an actual acquaintance or a following relationship but on answering the same question. The authors also illustrate the competitive peer influence in subjective and personalized behaviors in online UGC communities.\n\n</w:instrText>
      </w:r>
      <w:r w:rsidRPr="00015210">
        <w:instrText>【摘要翻译】目的用户的知识贡献行为对于在线问答社区的蓬勃发展至关重要。在线问答社区中组织良好的问题线索使用户能够在投稿前清楚地阅读现有答案及其评价。基于社会比较和同伴影响文献，作者考察了竞争环境中同伴对知识贡献信息量的影响。作者还考虑了与个人竞争力感知相关的三个层次的调节因素：问题层次、线索层次和贡献者层次。</w:instrText>
      </w:r>
      <w:r w:rsidRPr="00015210">
        <w:instrText>Design/methodology/approach</w:instrText>
      </w:r>
      <w:r w:rsidRPr="00015210">
        <w:instrText>作者从中国最大的在线问答社区之一收集了数据。使用具有交叉分类随机效应的分层线性模型验证了假设。采用广义倾向得分加权法进行稳健性检验。结果作者证明了在同一问题线索中，知识贡献行为之间由于社会比较关注而产生的同伴影响。如果更多的先验知识贡献者选择在问题线程中贡献长答案，则后续贡献的信息量更大。对于事实问题和回答受欢迎程度较高的问题，这种同伴影响较强，但对于推荐型和回答良好的问题，以及对于社会地位较高的贡献者，这种同伴影响较弱。原创性</w:instrText>
      </w:r>
      <w:r w:rsidRPr="00015210">
        <w:instrText>/</w:instrText>
      </w:r>
      <w:r w:rsidRPr="00015210">
        <w:instrText>价值这项研究提供了一个新的线索，即在由社会比较关注引发的竞争环境中，同伴对在线</w:instrText>
      </w:r>
      <w:r w:rsidRPr="00015210">
        <w:instrText>UGC</w:instrText>
      </w:r>
      <w:r w:rsidRPr="00015210">
        <w:instrText>贡献的影响。此外，作者确定了在线问答环境特有的三个层次的调节因素（问题层次、线索层次和贡献者层次），这些因素与贡献者对竞争力的看法有关，影响同伴影响对知识贡献的直接影响。作者没有关注动机和质量评估，而是专注于在线知识贡献的具体内容。这里的同伴影响不是基于实际的熟人或追随关系，而是基于对同一个问题的回答。作者还说明了在线</w:instrText>
      </w:r>
      <w:r w:rsidRPr="00015210">
        <w:instrText>UGC</w:instrText>
      </w:r>
      <w:r w:rsidRPr="00015210">
        <w:instrText>社区中主观和个性化行为中的竞争性同伴影响。</w:instrText>
      </w:r>
      <w:r w:rsidRPr="00015210">
        <w:instrText>","call-number":"3","container-title":"Internet Research","DOI":"10.1108/INTR-07-2022-0510","ISSN":"1066-2243","issue":"5","journalAbbreviation":"Internet Res.","language":"en","note":"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Knowledge contribution</w:instrText>
      </w:r>
      <w:r w:rsidRPr="00015210">
        <w:instrText>、</w:instrText>
      </w:r>
      <w:r w:rsidRPr="00015210">
        <w:instrText>Online Q&amp;A community</w:instrText>
      </w:r>
      <w:r w:rsidRPr="00015210">
        <w:instrText>、</w:instrText>
      </w:r>
      <w:r w:rsidRPr="00015210">
        <w:instrText>Peer influence</w:instrText>
      </w:r>
      <w:r w:rsidRPr="00015210">
        <w:instrText>、</w:instrText>
      </w:r>
      <w:r w:rsidRPr="00015210">
        <w:instrText xml:space="preserve">Social comparison","page":"1577-1601","source":"5.9 (Q1)","title":"Competitive peer influence on knowledge contribution behaviors in online Q&amp;A communities: A social comparison perspective","title-short":"Competitive peer influence on knowledge contribution behaviors in online Q&amp;A communities","URL":"https://www.emerald.com/insight/content/doi/10.1108/INTR-07-2022-0510/full/html","volume":"34","author":[{"family":"Shi","given":"Chencheng"},{"family":"Hu","given":"Ping"},{"family":"Fan","given":"Weiguo"},{"family":"Qiu","given":"Liangfei"}],"accessed":{"date-parts":[["2024",6,10]]},"issued":{"date-parts":[["2024",9,30]]}}}],"schema":"https://github.com/citation-style-language/schema/raw/master/csl-citation.json"} </w:instrText>
      </w:r>
      <w:r w:rsidRPr="00015210">
        <w:fldChar w:fldCharType="separate"/>
      </w:r>
      <w:r w:rsidRPr="00015210">
        <w:t>(Shi et al. 2024)</w:t>
      </w:r>
      <w:r w:rsidRPr="00015210">
        <w:fldChar w:fldCharType="end"/>
      </w:r>
      <w:r w:rsidRPr="00015210">
        <w:t xml:space="preserve">. </w:t>
      </w:r>
    </w:p>
    <w:p w14:paraId="40FF5822" w14:textId="0198CB90" w:rsidR="003A2B8C" w:rsidRPr="00015210" w:rsidRDefault="003A2B8C" w:rsidP="00963733">
      <w:pPr>
        <w:pStyle w:val="Paragraph0"/>
      </w:pPr>
      <w:r w:rsidRPr="00015210">
        <w:t xml:space="preserve">Finally, the source of a prior answer provides a social cue about who has already spoken. A </w:t>
      </w:r>
      <w:r w:rsidRPr="00015210">
        <w:lastRenderedPageBreak/>
        <w:t xml:space="preserve">contributor’s identity or standing can affect how newcomers assess their own relative position and whether their contribution is likely to be valued; consistent with this comparison logic, </w:t>
      </w:r>
      <w:r w:rsidRPr="00015210">
        <w:fldChar w:fldCharType="begin"/>
      </w:r>
      <w:r w:rsidRPr="00015210">
        <w:instrText xml:space="preserve"> ADDIN ZOTERO_ITEM CSL_CITATION {"citationID":"0rrionAl","properties":{"unsorted":false,"formattedCitation":"(Chen et al. 2010)","plainCitation":"(Chen et al. 2010)","dontUpdate":true,"noteIndex":0},"citationItems":[{"id":200661,"uris":["http://zotero.org/users/8905122/items/EALZHW2R"],"itemData":{"id":200661,"type":"article-journal","abstract":"We design a field experiment to explore the use of social comparison to increase contributions to an online community. We find that, after receiving behavioral information about the median user's total number of movie ratings, users below the median demonstrate a 530 percent increase in the number of monthly movie ratings, while those above the median decrease their ratings by 62 percent. When given outcome information about the average user's net benefit score, above-average users mainly engage in activities that help others. Our findings suggest that effective personalized social information can increase the level of public goods provision. (JEL C93, H41, L82)","archive_location":"380 </w:instrText>
      </w:r>
      <w:r w:rsidRPr="00015210">
        <w:rPr>
          <w:rFonts w:ascii="Apple Color Emoji" w:hAnsi="Apple Color Emoji" w:cs="Apple Color Emoji"/>
        </w:rPr>
        <w:instrText>📊</w:instrText>
      </w:r>
      <w:r w:rsidRPr="00015210">
        <w:instrText>","call-number":"1","container-title":"American Economic Review","DOI":"10.1257/aer.100.4.1358","ISSN":"0002-8282","issue":"4","journalAbbreviation":"American Economic Review","language":"en","note":"</w:instrText>
      </w:r>
      <w:r w:rsidRPr="00015210">
        <w:rPr>
          <w:rFonts w:ascii="Apple Color Emoji" w:hAnsi="Apple Color Emoji" w:cs="Apple Color Emoji"/>
        </w:rPr>
        <w:instrText>🏷️</w:instrText>
      </w:r>
      <w:r w:rsidRPr="00015210">
        <w:instrText xml:space="preserve"> /reading","page":"1358-1398","source":"9.5 (Q1)","title":"Social Comparisons and Contributions to Online Communities: A Field Experiment on MovieLens","title-short":"Social Comparisons and Contributions to Online Communities","URL":"https://pubs.aeaweb.org/doi/10.1257/aer.100.4.1358","volume":"100","author":[{"family":"Chen","given":"Yan"},{"family":"Harper","given":"F. Maxwell"},{"family":"Konstan","given":"Joseph"},{"family":"Li","given":"Sherry Xin"}],"accessed":{"date-parts":[["2026",8,10]]},"issued":{"date-parts":[["2010",9,1]]}}}],"schema":"https://github.com/citation-style-language/schema/raw/master/csl-citation.json"} </w:instrText>
      </w:r>
      <w:r w:rsidRPr="00015210">
        <w:fldChar w:fldCharType="separate"/>
      </w:r>
      <w:r w:rsidRPr="00015210">
        <w:t>Chen et al. (2010)</w:t>
      </w:r>
      <w:r w:rsidRPr="00015210">
        <w:fldChar w:fldCharType="end"/>
      </w:r>
      <w:r w:rsidRPr="00015210">
        <w:t xml:space="preserve"> show that information about one’s standing relative to peers changes subsequent contribution behavior. Together, this literature shows that prior contributions matter not only because they provide information, but also because they alter the perceived need, opportunity, benchmark, and social meaning of adding another answer.</w:t>
      </w:r>
    </w:p>
    <w:p w14:paraId="7EA3A70A" w14:textId="3F478FFB" w:rsidR="00B369E9" w:rsidRPr="00D2526D" w:rsidRDefault="00B369E9" w:rsidP="00D2526D">
      <w:pPr>
        <w:pStyle w:val="Paragraph0"/>
      </w:pPr>
      <w:r w:rsidRPr="00D2526D">
        <w:t xml:space="preserve">Relevant to the source effect is the labeling of a prior contribution as human or AI. </w:t>
      </w:r>
      <w:r>
        <w:rPr>
          <w:rFonts w:hint="eastAsia"/>
        </w:rPr>
        <w:t>Because a</w:t>
      </w:r>
      <w:r w:rsidRPr="00D2526D">
        <w:t>cross this literature the prior contributor is another human, it leaves open whether presence, volume, and quality carry the same meaning when that contributor is identified as an AI.</w:t>
      </w:r>
    </w:p>
    <w:p w14:paraId="40980B42" w14:textId="205CEC62" w:rsidR="00B369E9" w:rsidRDefault="00BD7DAA" w:rsidP="0049010E">
      <w:pPr>
        <w:pStyle w:val="Heading3"/>
      </w:pPr>
      <w:r w:rsidRPr="00015210">
        <w:t>Human Responses to Identified Machine Agents</w:t>
      </w:r>
    </w:p>
    <w:p w14:paraId="7871D071" w14:textId="27E535DB" w:rsidR="00B369E9" w:rsidRDefault="00BD7DAA" w:rsidP="00BD7DAA">
      <w:pPr>
        <w:pStyle w:val="Paragraph0"/>
      </w:pPr>
      <w:r w:rsidRPr="00015210">
        <w:t xml:space="preserve">Because internal GenAI is explicitly labeled, our setting activates a literature on how people respond to machine agents they know to be machines. This work establishes that disclosure alone changes behavior. People discount algorithmic advice after observing it err, even when the algorithm outperforms humans </w:t>
      </w:r>
      <w:r w:rsidRPr="00015210">
        <w:fldChar w:fldCharType="begin"/>
      </w:r>
      <w:r w:rsidRPr="00015210">
        <w:instrText xml:space="preserve"> ADDIN ZOTERO_ITEM CSL_CITATION {"citationID":"9bhg8xO4","properties":{"unsorted":false,"formattedCitation":"(Dietvorst et al. 2015)","plainCitation":"(Dietvorst et al. 2015)","noteIndex":0},"citationItems":[{"id":203396,"uris":["http://zotero.org/users/8905122/items/9NRIIXP8"],"itemData":{"id":203396,"type":"article-journal","abstract":"Research shows that evidence-based algorithms more accurately predict the future than do human forecasters. Yet when forecasters are deciding whether to use a human forecaster or a statistical algorithm, they often choose the human forecaster. This phenomenon, which we call algorithm aversion, is costly, and it is important to understand its causes. We show that people are especially averse to algorithmic forecasters after seeing them perform, even when they see them outperform a human forecaster. This is because people more quickly lose confidence in algorithmic than human forecasters after seeing them make the same mistake. In 5 studies, participants either saw an algorithm make forecasts, a human make forecasts, both, or neither. They then decided whether to tie their incentives to the future predictions of the algorithm or the human. Participants who saw the algorithm perform were less confident in it, and less likely to choose it over an inferior human forecaster. This was true even among those who saw the algorithm outperform the human. (PsycInfo Database Record (c) 2025 APA, all rights reserved)","archive_location":"2407 </w:instrText>
      </w:r>
      <w:r w:rsidRPr="00015210">
        <w:rPr>
          <w:rFonts w:ascii="Apple Color Emoji" w:hAnsi="Apple Color Emoji" w:cs="Apple Color Emoji"/>
        </w:rPr>
        <w:instrText>📊</w:instrText>
      </w:r>
      <w:r w:rsidRPr="00015210">
        <w:instrText>","container-title":"Journal of Experimental Psychology: General","DOI":"10.1037/xge0000033","ISSN":"1939-2222","issue":"1","language":"en","note":"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Algorithms</w:instrText>
      </w:r>
      <w:r w:rsidRPr="00015210">
        <w:instrText>、</w:instrText>
      </w:r>
      <w:r w:rsidRPr="00015210">
        <w:instrText>Decision Making</w:instrText>
      </w:r>
      <w:r w:rsidRPr="00015210">
        <w:instrText>、</w:instrText>
      </w:r>
      <w:r w:rsidRPr="00015210">
        <w:instrText>Aversion</w:instrText>
      </w:r>
      <w:r w:rsidRPr="00015210">
        <w:instrText>、</w:instrText>
      </w:r>
      <w:r w:rsidRPr="00015210">
        <w:instrText>Heuristics</w:instrText>
      </w:r>
      <w:r w:rsidRPr="00015210">
        <w:instrText>、</w:instrText>
      </w:r>
      <w:r w:rsidRPr="00015210">
        <w:instrText xml:space="preserve">Self-Confidence","page":"114-126","publisher":"American Psychological Association","publisher-place":"US","source":"APA PsycNet","title":"Algorithm aversion: People erroneously avoid algorithms after seeing them err","title-short":"Algorithm aversion","volume":"144","author":[{"family":"Dietvorst","given":"Berkeley J."},{"family":"Simmons","given":"Joseph P."},{"family":"Massey","given":"Cade"}],"issued":{"date-parts":[["2015"]]}}}],"schema":"https://github.com/citation-style-language/schema/raw/master/csl-citation.json"} </w:instrText>
      </w:r>
      <w:r w:rsidRPr="00015210">
        <w:fldChar w:fldCharType="separate"/>
      </w:r>
      <w:r w:rsidRPr="00015210">
        <w:t>(Dietvorst et al. 2015)</w:t>
      </w:r>
      <w:r w:rsidRPr="00015210">
        <w:fldChar w:fldCharType="end"/>
      </w:r>
      <w:r w:rsidRPr="00015210">
        <w:t xml:space="preserve">, while over-weighting algorithmic judgment relative to human judgment in other conditions </w:t>
      </w:r>
      <w:r w:rsidRPr="00015210">
        <w:fldChar w:fldCharType="begin"/>
      </w:r>
      <w:r w:rsidRPr="00015210">
        <w:instrText xml:space="preserve"> ADDIN ZOTERO_ITEM CSL_CITATION {"citationID":"3MQRr5m5","properties":{"unsorted":false,"formattedCitation":"(Logg et al. 2019)","plainCitation":"(Logg et al. 2019)","noteIndex":0},"citationItems":[{"id":203498,"uris":["http://zotero.org/users/8905122/items/TFSZKW6M"],"itemData":{"id":203498,"type":"article-journal","abstract":"Even though computational algorithms often outperform human judgment, received wisdom suggests that people may be skeptical of relying on them (Dawes, 1979). Counter to this notion, results from six experiments show that lay people adhere more to advice when they think it comes from an algorithm than from a person. People showed this effect, what we call algorithm appreciation, when making numeric estimates about a visual stimulus (Experiment 1A) and forecasts about the popularity of songs and romantic attraction (Experiments 1B and 1C). Yet, researchers predicted the opposite result (Experiment 1D). Algorithm appreciation persisted when advice appeared jointly or separately (Experiment 2). However, algorithm appreciation waned when: people chose between an algorithm’s estimate and their own (versus an external advisor’s; Experiment 3) and they had expertise in forecasting (Experiment 4). Paradoxically, experienced professionals, who make forecasts on a regular basis, relied less on algorithmic advice than lay people did, which hurt their accuracy. These results shed light on the important question of when people rely on algorithmic advice over advice from people and have implications for the use of “big data” and algorithmic advice it generates.","archive_location":"1597 </w:instrText>
      </w:r>
      <w:r w:rsidRPr="00015210">
        <w:rPr>
          <w:rFonts w:ascii="Apple Color Emoji" w:hAnsi="Apple Color Emoji" w:cs="Apple Color Emoji"/>
        </w:rPr>
        <w:instrText>📊</w:instrText>
      </w:r>
      <w:r w:rsidRPr="00015210">
        <w:instrText>","call-number":"1","container-title":"Organizational Behavior and Human Decision Processes","DOI":"10.1016/j.obhdp.2018.12.005","ISSN":"0749-5978","journalAbbreviation":"Organizational Behavior and Human Decision Processes","language":"en","note":"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Algorithms</w:instrText>
      </w:r>
      <w:r w:rsidRPr="00015210">
        <w:instrText>、</w:instrText>
      </w:r>
      <w:r w:rsidRPr="00015210">
        <w:instrText>Accuracy</w:instrText>
      </w:r>
      <w:r w:rsidRPr="00015210">
        <w:instrText>、</w:instrText>
      </w:r>
      <w:r w:rsidRPr="00015210">
        <w:instrText>Forecasting</w:instrText>
      </w:r>
      <w:r w:rsidRPr="00015210">
        <w:instrText>、</w:instrText>
      </w:r>
      <w:r w:rsidRPr="00015210">
        <w:instrText>Advice-taking</w:instrText>
      </w:r>
      <w:r w:rsidRPr="00015210">
        <w:instrText>、</w:instrText>
      </w:r>
      <w:r w:rsidRPr="00015210">
        <w:instrText>Decision-making</w:instrText>
      </w:r>
      <w:r w:rsidRPr="00015210">
        <w:instrText>、</w:instrText>
      </w:r>
      <w:r w:rsidRPr="00015210">
        <w:instrText xml:space="preserve">Theory of machine","page":"90-103","source":"5 (Q2)","title":"Algorithm appreciation: People prefer algorithmic to human judgment","title-short":"Algorithm appreciation","URL":"https://www.sciencedirect.com/science/article/pii/S0749597818303388","volume":"151","author":[{"family":"Logg","given":"Jennifer M."},{"family":"Minson","given":"Julia A."},{"family":"Moore","given":"Don A."}],"accessed":{"date-parts":[["2026",8,10]]},"issued":{"date-parts":[["2019",3,1]]}}}],"schema":"https://github.com/citation-style-language/schema/raw/master/csl-citation.json"} </w:instrText>
      </w:r>
      <w:r w:rsidRPr="00015210">
        <w:fldChar w:fldCharType="separate"/>
      </w:r>
      <w:r w:rsidRPr="00015210">
        <w:t>(Logg et al. 2019)</w:t>
      </w:r>
      <w:r w:rsidRPr="00015210">
        <w:fldChar w:fldCharType="end"/>
      </w:r>
      <w:r w:rsidRPr="00015210">
        <w:t xml:space="preserve">. The direction of the effect depends on how subjective or human-dependent the task is perceived to be </w:t>
      </w:r>
      <w:r w:rsidRPr="00015210">
        <w:fldChar w:fldCharType="begin"/>
      </w:r>
      <w:r w:rsidRPr="00015210">
        <w:instrText xml:space="preserve"> ADDIN ZOTERO_ITEM CSL_CITATION {"citationID":"lTMh2eNw","properties":{"unsorted":false,"formattedCitation":"(Castelo et al. 2019)","plainCitation":"(Castelo et al. 2019)","noteIndex":0},"citationItems":[{"id":203681,"uris":["http://zotero.org/users/8905122/items/F7D4H9PM"],"itemData":{"id":203681,"type":"article-journal","abstract":"</w:instrText>
      </w:r>
      <w:r w:rsidRPr="00015210">
        <w:instrText>抽象的</w:instrText>
      </w:r>
      <w:r w:rsidRPr="00015210">
        <w:instrText>Research suggests that consumers are averse to relying on algorithms to perform tasks that are typically done by humans, despite the fact that algorithms often perform better. The authors explore when and why this is true in a wide variety of domains. They find that algorithms are trusted and relied on less for tasks that seem subjective (vs. objective) in nature. However, they show that perceived task objectivity is malleable and that increasing a task’s perceived objectivity increases trust in and use of algorithms for that task. Consumers mistakenly believe that algorithms lack the abilities required to perform subjective tasks. Increasing algorithms’ perceived affective human-likeness is therefore effective at increasing the use of algorithms for subjective tasks. These findings are supported by the results of four online lab studies with over 1,400 participants and two online field studies with over 56,000 participants. The results provide insights into when and why consumers are likely to use algorithms and how marketers can increase their use when they outperform humans.</w:instrText>
      </w:r>
      <w:r w:rsidRPr="00015210">
        <w:instrText>研究表明，尽管算法通常表现更佳，但消费者仍然不愿依赖算法来完成通常由人类完成的任务。作者探讨了这一现象在各种领域中出现的原因和时机。他们发现，对于看似主观（而非客观）的任务，人们对算法的信任度和依赖度较低。然而，研究表明，人们对任务客观性的感知是可塑的，提高任务的客观性感知可以增强人们对算法的信任和使用。消费者误以为算法缺乏执行主观任务所需的能力。因此，提高算法在情感上与人类的相似度可以有效提升用户在主观任务中使用算法的意愿。这些发现得到了四项在线实验室研究（超过</w:instrText>
      </w:r>
      <w:r w:rsidRPr="00015210">
        <w:instrText>1400</w:instrText>
      </w:r>
      <w:r w:rsidRPr="00015210">
        <w:instrText>名参与者）和两项在线实地研究（超过</w:instrText>
      </w:r>
      <w:r w:rsidRPr="00015210">
        <w:instrText>56000</w:instrText>
      </w:r>
      <w:r w:rsidRPr="00015210">
        <w:instrText>名参与者）的支持。研究结</w:instrText>
      </w:r>
      <w:r w:rsidRPr="00015210">
        <w:instrText>​​</w:instrText>
      </w:r>
      <w:r w:rsidRPr="00015210">
        <w:instrText>果深入揭示了消费者何时以及为何可能使用算法，以及营销人员如何在算法表现优于人类时提高其使用率。</w:instrText>
      </w:r>
      <w:r w:rsidRPr="00015210">
        <w:instrText xml:space="preserve">","archive_location":"1274 </w:instrText>
      </w:r>
      <w:r w:rsidRPr="00015210">
        <w:rPr>
          <w:rFonts w:ascii="Apple Color Emoji" w:hAnsi="Apple Color Emoji" w:cs="Apple Color Emoji"/>
        </w:rPr>
        <w:instrText>📊</w:instrText>
      </w:r>
      <w:r w:rsidRPr="00015210">
        <w:instrText>","call-number":"1","container-title":"Journal of Marketing Research","DOI":"10.1177/0022243719851788","ISSN":"0022-2437","issue":"5","language":"en","note":"</w:instrText>
      </w:r>
      <w:r w:rsidRPr="00015210">
        <w:rPr>
          <w:rFonts w:ascii="Apple Color Emoji" w:hAnsi="Apple Color Emoji" w:cs="Apple Color Emoji"/>
        </w:rPr>
        <w:instrText>🏷️</w:instrText>
      </w:r>
      <w:r w:rsidRPr="00015210">
        <w:instrText xml:space="preserve"> /unread","page":"809-825","publisher":"SAGE Publications Inc","source":"6.3 (Q1)","title":"Task-Dependent Algorithm Aversion","URL":"https://doi.org/10.1177/0022243719851788","volume":"56","author":[{"family":"Castelo","given":"Noah"},{"family":"Bos","given":"Maarten W."},{"family":"Lehmann","given":"Donald R."}],"accessed":{"date-parts":[["2026",8,10]]},"issued":{"date-parts":[["2019",10,1]]}}}],"schema":"https://github.com/citation-style-language/schema/raw/master/csl-citation.json"} </w:instrText>
      </w:r>
      <w:r w:rsidRPr="00015210">
        <w:fldChar w:fldCharType="separate"/>
      </w:r>
      <w:r w:rsidRPr="00015210">
        <w:t>(Castelo et al. 2019)</w:t>
      </w:r>
      <w:r w:rsidRPr="00015210">
        <w:fldChar w:fldCharType="end"/>
      </w:r>
      <w:r w:rsidRPr="00015210">
        <w:t xml:space="preserve">, which implies that the meaning of an AI label is domain-specific rather than fixed. Related literature shows that responses to capable machines are not confined to substitution or withdrawal: exposure to AI has been shown to increase the novelty of subsequent human decisions </w:t>
      </w:r>
      <w:r w:rsidRPr="00015210">
        <w:fldChar w:fldCharType="begin"/>
      </w:r>
      <w:r w:rsidRPr="00015210">
        <w:instrText xml:space="preserve"> ADDIN ZOTERO_ITEM CSL_CITATION {"citationID":"asVWc2FT","properties":{"unsorted":false,"formattedCitation":"(Shin et al. 2023)","plainCitation":"(Shin et al. 2023)","noteIndex":0},"citationItems":[{"id":203783,"uris":["http://zotero.org/users/8905122/items/QPIVFPCK"],"itemData":{"id":203783,"type":"article-journal","abstract":"How will superhuman artificial intelligence (AI) affect human decision-making? And what will be the mechanisms behind this effect? We address these questions in a domain where AI already exceeds human performance, analyzing more than 5.8 million move decisions made by professional Go players over the past 71 y (1950 to 2021). To address the first question, we use a superhuman AI program to estimate the quality of human decisions across time, generating 58 billion counterfactual game patterns and comparing the win rates of actual human decisions with those of counterfactual AI decisions. We find that humans began to make significantly better decisions following the advent of superhuman AI. We then examine human players’ strategies across time and find that novel decisions (i.e., previously unobserved moves) occurred more frequently and became associated with higher decision quality after the advent of superhuman AI. Our findings suggest that the development of superhuman AI programs may have prompted human players to break away from traditional strategies and induced them to explore novel moves, which in turn may have improved their decision-making.","archive_location":"79 </w:instrText>
      </w:r>
      <w:r w:rsidRPr="00015210">
        <w:rPr>
          <w:rFonts w:ascii="Apple Color Emoji" w:hAnsi="Apple Color Emoji" w:cs="Apple Color Emoji"/>
        </w:rPr>
        <w:instrText>📊</w:instrText>
      </w:r>
      <w:r w:rsidRPr="00015210">
        <w:instrText>","call-number":"1","container-title":"Proceedings of the National Academy of Sciences","DOI":"10.1073/pnas.2214840120","issue":"12","language":"en","note":"</w:instrText>
      </w:r>
      <w:r w:rsidRPr="00015210">
        <w:rPr>
          <w:rFonts w:ascii="Apple Color Emoji" w:hAnsi="Apple Color Emoji" w:cs="Apple Color Emoji"/>
        </w:rPr>
        <w:instrText>🏷️</w:instrText>
      </w:r>
      <w:r w:rsidRPr="00015210">
        <w:instrText xml:space="preserve"> /unread","page":"e2214840120","publisher":"Proceedings of the National Academy of Sciences","source":"9.5 (Q1)","title":"Superhuman artificial intelligence can improve human decision-making by increasing novelty","URL":"https://www.pnas.org/doi/10.1073/pnas.2214840120","volume":"120","author":[{"family":"Shin","given":"Minkyu"},{"family":"Kim","given":"Jin"},{"family":"Opheusden","given":"Bas","non-dropping-particle":"van"},{"family":"Griffiths","given":"Thomas L."}],"accessed":{"date-parts":[["2026",8,10]]},"issued":{"date-parts":[["2023",3,21]]}}}],"schema":"https://github.com/citation-style-language/schema/raw/master/csl-citation.json"} </w:instrText>
      </w:r>
      <w:r w:rsidRPr="00015210">
        <w:fldChar w:fldCharType="separate"/>
      </w:r>
      <w:r w:rsidRPr="00015210">
        <w:t>(Shin et al. 2023)</w:t>
      </w:r>
      <w:r w:rsidRPr="00015210">
        <w:fldChar w:fldCharType="end"/>
      </w:r>
      <w:r w:rsidRPr="00015210">
        <w:t xml:space="preserve">, and studies of AI-exposed labor markets document both displacement and adaptive repositioning toward tasks where human value is distinctive </w:t>
      </w:r>
      <w:r w:rsidRPr="00015210">
        <w:fldChar w:fldCharType="begin"/>
      </w:r>
      <w:r w:rsidRPr="00015210">
        <w:instrText xml:space="preserve"> ADDIN ZOTERO_ITEM CSL_CITATION {"citationID":"xeK2Ymvs","properties":{"unsorted":false,"formattedCitation":"(Demirci et al. 2024; Hui et al. 2024; Yiu et al. 2026)","plainCitation":"(Demirci et al. 2024; Hui et al. 2024; Yiu et al. 2026)","noteIndex":0},"citationItems":[{"id":204267,"uris":["http://zotero.org/users/8905122/items/ASF5P2YB"],"itemData":{"id":204267,"type":"article-journal","call-number":"1","container-title":"Management Science","language":"en","note":"</w:instrText>
      </w:r>
      <w:r w:rsidRPr="00015210">
        <w:rPr>
          <w:rFonts w:ascii="Apple Color Emoji" w:hAnsi="Apple Color Emoji" w:cs="Apple Color Emoji"/>
        </w:rPr>
        <w:instrText>🏷️</w:instrText>
      </w:r>
      <w:r w:rsidRPr="00015210">
        <w:instrText xml:space="preserve"> /unread","source":"5.7 (Q1)","title":"Who is AI replacing? the impact of GenAI on online freelancing platforms","title-short":"Who is AI replacing?","URL":"https://mimanizalesdelalma.com/wp-content/uploads/2024/06/ssrn_id4733572_code6219651.pdf","author":[{"family":"Demirci","given":"Ozge"},{"family":"Hannane","given":"Jonas"},{"family":"Zhu","given":"Xinrong"}],"accessed":{"date-parts":[["2026",8,10]]},"issued":{"date-parts":[["2024"]]}}},{"id":204166,"uris":["http://zotero.org/users/8905122/items/LCGGLTYH"],"itemData":{"id":204166,"type":"article-journal","abstract":"Generative artificial intelligence (AI) holds the potential to either complement workers by enhancing their productivity or substitute them. We examine the short-term effects of the recently released generative AI models (ChatGPT, DALL-E 2, and Midjourney) on the employment outcomes of freelancers on a large online platform. We find that freelancers in highly affected occupations suffer from the introduction of generative AI, experiencing reductions in both employment and earnings. We find similar effects studying the release of other image-based generative AI models. Exploring the heterogeneity by freelancers’ employment history, we do not find evidence that high-quality service, measured by their past performance and employment, moderates the adverse effects on employment. In fact, we find suggestive evidence that top freelancers are disproportionately affected by AI. These results suggest that generative AI may transform the role of human capital in the organization and reduce overall demand for workers.</w:instrText>
      </w:r>
      <w:r w:rsidRPr="00015210">
        <w:instrText>生成式人工智能（</w:instrText>
      </w:r>
      <w:r w:rsidRPr="00015210">
        <w:instrText>AI</w:instrText>
      </w:r>
      <w:r w:rsidRPr="00015210">
        <w:instrText>）既有可能通过提高生产力来辅助劳动者，也有可能取代他们。我们研究了近期发布的生成式</w:instrText>
      </w:r>
      <w:r w:rsidRPr="00015210">
        <w:instrText xml:space="preserve"> AI </w:instrText>
      </w:r>
      <w:r w:rsidRPr="00015210">
        <w:instrText>模型（</w:instrText>
      </w:r>
      <w:r w:rsidRPr="00015210">
        <w:instrText>ChatGPT</w:instrText>
      </w:r>
      <w:r w:rsidRPr="00015210">
        <w:instrText>、</w:instrText>
      </w:r>
      <w:r w:rsidRPr="00015210">
        <w:instrText xml:space="preserve">DALL-E 2 </w:instrText>
      </w:r>
      <w:r w:rsidRPr="00015210">
        <w:instrText>和</w:instrText>
      </w:r>
      <w:r w:rsidRPr="00015210">
        <w:instrText xml:space="preserve"> Midjourney</w:instrText>
      </w:r>
      <w:r w:rsidRPr="00015210">
        <w:instrText>）对大型在线平台上自由职业者就业结果的短期影响。我们发现，受影响较大的职业领域的自由职业者受到生成式</w:instrText>
      </w:r>
      <w:r w:rsidRPr="00015210">
        <w:instrText xml:space="preserve"> AI </w:instrText>
      </w:r>
      <w:r w:rsidRPr="00015210">
        <w:instrText>引入的影响，就业和收入均有所下降。研究其他基于图像的生成式</w:instrText>
      </w:r>
      <w:r w:rsidRPr="00015210">
        <w:instrText xml:space="preserve"> AI </w:instrText>
      </w:r>
      <w:r w:rsidRPr="00015210">
        <w:instrText>模型的发布也发现了类似的影响。通过分析自由职业者就业经历的异质性，我们发现，以过往业绩和就业情况衡</w:instrText>
      </w:r>
      <w:r w:rsidRPr="00015210">
        <w:instrText>​​</w:instrText>
      </w:r>
      <w:r w:rsidRPr="00015210">
        <w:instrText>量的高质量服务并不能缓解</w:instrText>
      </w:r>
      <w:r w:rsidRPr="00015210">
        <w:instrText xml:space="preserve"> AI </w:instrText>
      </w:r>
      <w:r w:rsidRPr="00015210">
        <w:instrText>对就业的负面影响。事实上，我们发现有迹象表明，顶尖自由职业者受</w:instrText>
      </w:r>
      <w:r w:rsidRPr="00015210">
        <w:instrText xml:space="preserve"> AI </w:instrText>
      </w:r>
      <w:r w:rsidRPr="00015210">
        <w:instrText>的影响尤为严重。这些结果表明，生成式</w:instrText>
      </w:r>
      <w:r w:rsidRPr="00015210">
        <w:instrText xml:space="preserve"> AI </w:instrText>
      </w:r>
      <w:r w:rsidRPr="00015210">
        <w:instrText>可能会改变人力资本在组织中的作用，并降低对劳动力的整体需求。</w:instrText>
      </w:r>
      <w:r w:rsidRPr="00015210">
        <w:instrText xml:space="preserve"> Supplemental Material: The online appendices are available at https://doi.org/10.1287/orsc.2023.18441.</w:instrText>
      </w:r>
      <w:r w:rsidRPr="00015210">
        <w:instrText>补充材料：</w:instrText>
      </w:r>
      <w:r w:rsidRPr="00015210">
        <w:instrText xml:space="preserve"> </w:instrText>
      </w:r>
      <w:r w:rsidRPr="00015210">
        <w:instrText>在线附录可在以下网址获取：</w:instrText>
      </w:r>
      <w:r w:rsidRPr="00015210">
        <w:instrText xml:space="preserve"> https://doi.org/10.1287/orsc.2023.18441 </w:instrText>
      </w:r>
      <w:r w:rsidRPr="00015210">
        <w:instrText>。</w:instrText>
      </w:r>
      <w:r w:rsidRPr="00015210">
        <w:instrText xml:space="preserve">","archive_location":"174 </w:instrText>
      </w:r>
      <w:r w:rsidRPr="00015210">
        <w:rPr>
          <w:rFonts w:ascii="Apple Color Emoji" w:hAnsi="Apple Color Emoji" w:cs="Apple Color Emoji"/>
        </w:rPr>
        <w:instrText>📊</w:instrText>
      </w:r>
      <w:r w:rsidRPr="00015210">
        <w:instrText>","call-number":"1","container-title":"Organization Science","DOI":"10.1287/orsc.2023.18441","ISSN":"1047-7039","issue":"6","language":"en","note":"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generative AI</w:instrText>
      </w:r>
      <w:r w:rsidRPr="00015210">
        <w:instrText>、</w:instrText>
      </w:r>
      <w:r w:rsidRPr="00015210">
        <w:instrText>artificial intelligence</w:instrText>
      </w:r>
      <w:r w:rsidRPr="00015210">
        <w:instrText>、</w:instrText>
      </w:r>
      <w:r w:rsidRPr="00015210">
        <w:instrText>online labor markets</w:instrText>
      </w:r>
      <w:r w:rsidRPr="00015210">
        <w:instrText>、</w:instrText>
      </w:r>
      <w:r w:rsidRPr="00015210">
        <w:instrText>large language model","page":"1977-1989","publisher":"INFORMS","source":"5.7 (Q1)","title":"The Short-Term Effects of Generative Artificial Intelligence on Employment: Evidence from an Online Labor Market","title-short":"The Short-Term Effects of Generative Artificial Intelligence on Employment","URL":"https://pubsonline.informs.org/doi/abs/10.1287/orsc.2023.18441","volume":"35","author":[{"family":"Hui","given":"Xiang"},{"family":"Reshef","given":"Oren"},{"family":"Zhou","given":"Luofeng"}],"accessed":{"date-parts":[["2026",8,10]]},"issued":{"date-parts":[["2024",11]]}}},{"id":204065,"uris":["http://zotero.org/users/8905122/items/H2BLLMRW"],"itemData":{"id":204065,"type":"article-journal","abstract":"Technological change reshapes labor markets not only by changing labor demand but also by altering labor supply, as workers reallocate effort across tasks and opportunities in response to technological advances. Yet research has focused more on demand-side effects than on how workers themselves adapt. In this research, we examine worker repositioning on a large online labor market following the launch of ChatGPT in November 2022. We argue that the launch of ChatGPT reduced expected returns to labor in exposed skill domains and develop and test a series of hypotheses regarding how this shock is associated with participation, horizontal positioning, and vertical positioning among workers on the platform. Using proprietary data on incumbent freelancers and a difference-in-differences design that leverages cross-sectional variation in pre-period AI exposure and skill-level, we show that freelancers more exposed to AI shift away from prior domains and reorient bidding toward higher-value contracts. In contrast, high skill-level freelancers, who face greater adjustment costs, are less likely to reduce participation on the platform, reposition across domains, and move upmarket. These findings highlight how technological shocks reshape labor markets through supply-side adaptation and how domain-specific human capital constrains worker responses.</w:instrText>
      </w:r>
      <w:r w:rsidRPr="00015210">
        <w:instrText>技术变革不仅通过改变劳动力需求重塑劳动力市场，也通过改变劳动力供给来改变劳动力市场，因为劳动者会根据技术进步重新分配精力，在不同的任务和机会之间切换。然而，以往的研究更多地关注需求侧的影响，而较少关注劳动者自身的适应过程。本研究考察了</w:instrText>
      </w:r>
      <w:r w:rsidRPr="00015210">
        <w:instrText xml:space="preserve"> 2022 </w:instrText>
      </w:r>
      <w:r w:rsidRPr="00015210">
        <w:instrText>年</w:instrText>
      </w:r>
      <w:r w:rsidRPr="00015210">
        <w:instrText xml:space="preserve"> 11 </w:instrText>
      </w:r>
      <w:r w:rsidRPr="00015210">
        <w:instrText>月</w:instrText>
      </w:r>
      <w:r w:rsidRPr="00015210">
        <w:instrText xml:space="preserve"> ChatGPT </w:instrText>
      </w:r>
      <w:r w:rsidRPr="00015210">
        <w:instrText>上线后，大型在线劳动力市场上的劳动者重新定位情况。我们认为，</w:instrText>
      </w:r>
      <w:r w:rsidRPr="00015210">
        <w:instrText xml:space="preserve">ChatGPT </w:instrText>
      </w:r>
      <w:r w:rsidRPr="00015210">
        <w:instrText>的上线降低了劳动者在已受人工智能影响的技能领域的预期劳动回报，并针对这一冲击如何与平台上的劳动者参与度、横向定位和纵向定位相关联，提出了一系列假设并进行了检验。我们利用现有自由职业者的专有数据，并采用双重差分法，利用了人工智能应用前期的横截面差异，结果表明，受人工智能影响较大的自由职业者会逐渐放弃原有领域，并将竞标目标转向更高价值的合同。相比之下，技能水平较高的自由职业者由于面临更大的调整成本，不太可能减少在平台上的参与度，也不太可能在不同领域之间重新定位，更不太可能向高端市场转型。这些研究结果突显了技术冲击如何通过供给侧调整重塑劳动力市场，以及特定领域的人力资本如何制约工人的反应。</w:instrText>
      </w:r>
      <w:r w:rsidRPr="00015210">
        <w:instrText>","call-number":"1","container-title":"Organization Science","DOI":"10.1287/orsc.2025.20566","ISSN":"1047-7039","language":"en","note":"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Information Technology</w:instrText>
      </w:r>
      <w:r w:rsidRPr="00015210">
        <w:instrText>、</w:instrText>
      </w:r>
      <w:r w:rsidRPr="00015210">
        <w:instrText>Competitive Strategy</w:instrText>
      </w:r>
      <w:r w:rsidRPr="00015210">
        <w:instrText>、</w:instrText>
      </w:r>
      <w:r w:rsidRPr="00015210">
        <w:instrText>Digital Technology</w:instrText>
      </w:r>
      <w:r w:rsidRPr="00015210">
        <w:instrText>、</w:instrText>
      </w:r>
      <w:r w:rsidRPr="00015210">
        <w:instrText>Labor markets</w:instrText>
      </w:r>
      <w:r w:rsidRPr="00015210">
        <w:instrText>、</w:instrText>
      </w:r>
      <w:r w:rsidRPr="00015210">
        <w:instrText>Organization Communication and Information Systems</w:instrText>
      </w:r>
      <w:r w:rsidRPr="00015210">
        <w:instrText>、</w:instrText>
      </w:r>
      <w:r w:rsidRPr="00015210">
        <w:instrText>Strategy and Policy</w:instrText>
      </w:r>
      <w:r w:rsidRPr="00015210">
        <w:instrText>、</w:instrText>
      </w:r>
      <w:r w:rsidRPr="00015210">
        <w:instrText>Technological Change</w:instrText>
      </w:r>
      <w:r w:rsidRPr="00015210">
        <w:instrText>、</w:instrText>
      </w:r>
      <w:r w:rsidRPr="00015210">
        <w:instrText xml:space="preserve">Technology and Innovation Management","publisher":"INFORMS","source":"5.7 (Q1)","title":"Worker Repositioning and Technological Change: Evidence from an Online Labor Market","title-short":"Worker Repositioning and Technological Change","URL":"https://pubsonline.informs.org/doi/abs/10.1287/orsc.2025.20566","author":[{"family":"Yiu","given":"Shun"},{"family":"Seamans","given":"Robert"},{"family":"Raj","given":"Manav"},{"family":"Liu","given":"Teng"}],"accessed":{"date-parts":[["2026",8,10]]},"issued":{"date-parts":[["2026",7,31]]}}}],"schema":"https://github.com/citation-style-language/schema/raw/master/csl-citation.json"} </w:instrText>
      </w:r>
      <w:r w:rsidRPr="00015210">
        <w:fldChar w:fldCharType="separate"/>
      </w:r>
      <w:r w:rsidRPr="00015210">
        <w:t>(Demirci et al. 2024; Hui et al. 2024; Yiu et al. 2026)</w:t>
      </w:r>
      <w:r w:rsidRPr="00015210">
        <w:fldChar w:fldCharType="end"/>
      </w:r>
      <w:r w:rsidRPr="00015210">
        <w:t>.</w:t>
      </w:r>
      <w:r w:rsidR="00B9323A">
        <w:t xml:space="preserve"> </w:t>
      </w:r>
    </w:p>
    <w:p w14:paraId="6DE0C4E5" w14:textId="5CC30B36" w:rsidR="00B369E9" w:rsidRPr="00D2526D" w:rsidRDefault="00B369E9" w:rsidP="00D2526D">
      <w:pPr>
        <w:pStyle w:val="Paragraph0"/>
      </w:pPr>
      <w:r w:rsidRPr="00D2526D">
        <w:t xml:space="preserve">Two implications follow for online Q&amp;A communities. First, an AI label may carry </w:t>
      </w:r>
      <w:r w:rsidRPr="00D2526D">
        <w:lastRenderedPageBreak/>
        <w:t xml:space="preserve">motivational </w:t>
      </w:r>
      <w:proofErr w:type="gramStart"/>
      <w:r w:rsidRPr="00D2526D">
        <w:t>content in its own right, independent</w:t>
      </w:r>
      <w:proofErr w:type="gramEnd"/>
      <w:r w:rsidRPr="00D2526D">
        <w:t xml:space="preserve"> of what the AI </w:t>
      </w:r>
      <w:proofErr w:type="gramStart"/>
      <w:r w:rsidRPr="00D2526D">
        <w:t>actually wrote</w:t>
      </w:r>
      <w:proofErr w:type="gramEnd"/>
      <w:r w:rsidRPr="00D2526D">
        <w:t>. Second, a capable AI competitor may induce humans</w:t>
      </w:r>
      <w:r>
        <w:t>’</w:t>
      </w:r>
      <w:r w:rsidRPr="00D2526D">
        <w:t xml:space="preserve"> motivation to </w:t>
      </w:r>
      <w:r>
        <w:rPr>
          <w:rFonts w:hint="eastAsia"/>
        </w:rPr>
        <w:t>outperform</w:t>
      </w:r>
      <w:r w:rsidRPr="00D2526D">
        <w:t>, and it may raise rather than lower the quality of human contributions. Whether these implications hold in online Q&amp;A communities remains to be tested, which is the task we take up.</w:t>
      </w:r>
    </w:p>
    <w:p w14:paraId="5FFB7739" w14:textId="0597BBFB" w:rsidR="000E4EEB" w:rsidRPr="00015210" w:rsidRDefault="00B369E9" w:rsidP="00AE0684">
      <w:pPr>
        <w:pStyle w:val="Heading2"/>
      </w:pPr>
      <w:r>
        <w:rPr>
          <w:rFonts w:hint="eastAsia"/>
        </w:rPr>
        <w:t>Positioning and Contribution of Our Study</w:t>
      </w:r>
    </w:p>
    <w:p w14:paraId="4511FF5F" w14:textId="4EF432CE" w:rsidR="00F17901" w:rsidRPr="00AE0684" w:rsidRDefault="00F17901" w:rsidP="00AE0684">
      <w:pPr>
        <w:pStyle w:val="Paragraph0"/>
      </w:pPr>
      <w:bookmarkStart w:id="30" w:name="OLE_LINK5"/>
      <w:r w:rsidRPr="00AE0684">
        <w:t xml:space="preserve">As reviewed in Section 2.1, this study focuses on competition between internal GenAI and human answerers, whereas prior work on external GenAI examines competition with the platform and the invisible facilitation of human answers. To clarify how our study differs, Table A in the Appendix positions it against the three most closely related studies along the dimensions that drive our identification. Four features of our setting make our </w:t>
      </w:r>
      <w:r>
        <w:t>study</w:t>
      </w:r>
      <w:r w:rsidRPr="00AE0684">
        <w:t xml:space="preserve"> distinctive. First, the GenAI is deployed by the platform under direct governance</w:t>
      </w:r>
      <w:r>
        <w:t>. Therefore,</w:t>
      </w:r>
      <w:r w:rsidRPr="00AE0684">
        <w:t xml:space="preserve"> its presence is a design choice rather than an uncontrollable environmental shift, as in Xue et al. (2026) and Shan &amp; Qiu (2026), which places the findings within managerial reach. Second, the GenAI responds almost immediately, before any human contributor arrives, so human contributors face the most competitively demanding configuration, unlike in Su et al. (2025). Third, the AI responses are explicitly labeled, so we can estimate the effect of the AI label separately from content attributes such as length and quality. Fourth, the assignment of AI answers is randomized at the question level, which permits clean causal inference and lets us compare questions whose earliest answer is AI-generated with otherwise identical questions whose earliest answer is human-generated.</w:t>
      </w:r>
    </w:p>
    <w:p w14:paraId="5E7EB65A" w14:textId="77777777" w:rsidR="00F17901" w:rsidRPr="00AE0684" w:rsidRDefault="00F17901" w:rsidP="00AE0684">
      <w:pPr>
        <w:pStyle w:val="Paragraph0"/>
      </w:pPr>
      <w:r w:rsidRPr="00AE0684">
        <w:t>Our study therefore addresses a question central to platform design and community management: how platform-deployed internal GenAI, layered on top of existing external GenAI availability, affects human contribution in an online Q&amp;A community.</w:t>
      </w:r>
    </w:p>
    <w:p w14:paraId="3F530575" w14:textId="4079908B" w:rsidR="00DA0533" w:rsidRPr="00015210" w:rsidRDefault="00DA0533" w:rsidP="00E912B4">
      <w:pPr>
        <w:pStyle w:val="Heading1"/>
      </w:pPr>
      <w:bookmarkStart w:id="31" w:name="OLE_LINK8"/>
      <w:bookmarkEnd w:id="30"/>
      <w:r w:rsidRPr="00015210">
        <w:lastRenderedPageBreak/>
        <w:t>Theoretical Development</w:t>
      </w:r>
    </w:p>
    <w:p w14:paraId="57B62DAD" w14:textId="718DB13B" w:rsidR="00CA69FF" w:rsidRDefault="007450BA" w:rsidP="0049010E">
      <w:pPr>
        <w:pStyle w:val="Heading2"/>
      </w:pPr>
      <w:bookmarkStart w:id="32" w:name="OLE_LINK2"/>
      <w:r>
        <w:t xml:space="preserve">Two Decisions in </w:t>
      </w:r>
      <w:r w:rsidR="001945B2" w:rsidRPr="00015210">
        <w:t xml:space="preserve">a Competitive </w:t>
      </w:r>
      <w:r w:rsidRPr="00015210">
        <w:t xml:space="preserve">Encounter </w:t>
      </w:r>
    </w:p>
    <w:p w14:paraId="4D52E989" w14:textId="51EDACF6" w:rsidR="00D839CD" w:rsidRPr="00AE0684" w:rsidRDefault="00D839CD" w:rsidP="00AE0684">
      <w:pPr>
        <w:pStyle w:val="Paragraph0"/>
      </w:pPr>
      <w:r w:rsidRPr="00AE0684">
        <w:t>Consider the following situation, which mirrors the domain we examine. A member of a technical Q&amp;A platform posts a question seeking a solution to a concrete problem. Shortly afterward, and before any human has responded, the platform attaches an answer generated by its own GenAI system. A human answerer who arrives at the thread later sees that a machine has already responded and must decide two things: whether to answer at all, and, if so, how to construct that answer.</w:t>
      </w:r>
    </w:p>
    <w:p w14:paraId="00D617B2" w14:textId="4469F317" w:rsidR="00D839CD" w:rsidRPr="00AE0684" w:rsidRDefault="00D839CD" w:rsidP="00AE0684">
      <w:pPr>
        <w:pStyle w:val="Paragraph0"/>
      </w:pPr>
      <w:r w:rsidRPr="00AE0684">
        <w:t xml:space="preserve">We restate this as two concrete decisions and use the labels throughout. First, the answerer makes an </w:t>
      </w:r>
      <w:r>
        <w:t>“</w:t>
      </w:r>
      <w:r w:rsidRPr="00AE0684">
        <w:t>entry</w:t>
      </w:r>
      <w:r>
        <w:t>”</w:t>
      </w:r>
      <w:r w:rsidRPr="00AE0684">
        <w:t xml:space="preserve"> decision, a yes-or-no choice about whether to contribute an answer to a question the AI has already addressed. Second, if they choose to enter, the answerer makes a </w:t>
      </w:r>
      <w:r>
        <w:t>“</w:t>
      </w:r>
      <w:r w:rsidRPr="00AE0684">
        <w:t>crafting</w:t>
      </w:r>
      <w:r>
        <w:t>”</w:t>
      </w:r>
      <w:r w:rsidRPr="00AE0684">
        <w:t xml:space="preserve"> decision, which concerns both how good the answer will be and how it will be produced. Entry can be settled quickly, before the AI answer has been read closely; the crafting decision is a matter of degree and is where the answerer</w:t>
      </w:r>
      <w:r>
        <w:t>’</w:t>
      </w:r>
      <w:r w:rsidRPr="00AE0684">
        <w:t xml:space="preserve">s time and knowledge are </w:t>
      </w:r>
      <w:proofErr w:type="gramStart"/>
      <w:r w:rsidRPr="00AE0684">
        <w:t>actually committed</w:t>
      </w:r>
      <w:proofErr w:type="gramEnd"/>
      <w:r w:rsidRPr="00AE0684">
        <w:t>.</w:t>
      </w:r>
    </w:p>
    <w:p w14:paraId="3057C2DC" w14:textId="3E12192C" w:rsidR="00D839CD" w:rsidRPr="00AE0684" w:rsidRDefault="00D839CD" w:rsidP="00AE0684">
      <w:pPr>
        <w:pStyle w:val="Paragraph0"/>
      </w:pPr>
      <w:r w:rsidRPr="00AE0684">
        <w:t xml:space="preserve">Two features of the encounter organize the theory that follows. First, the AI answer is explicitly labeled, so its source is apparent </w:t>
      </w:r>
      <w:proofErr w:type="gramStart"/>
      <w:r w:rsidRPr="00AE0684">
        <w:t>at a glance</w:t>
      </w:r>
      <w:proofErr w:type="gramEnd"/>
      <w:r w:rsidRPr="00AE0684">
        <w:t xml:space="preserve">. Second, the length of the answer is likewise apparent before its substance is read. </w:t>
      </w:r>
      <w:proofErr w:type="gramStart"/>
      <w:r w:rsidRPr="00AE0684">
        <w:t>Thus</w:t>
      </w:r>
      <w:proofErr w:type="gramEnd"/>
      <w:r w:rsidRPr="00AE0684">
        <w:t xml:space="preserve"> the answerer can register both who produced the existing answer and how much has been written before engaging with what it </w:t>
      </w:r>
      <w:proofErr w:type="gramStart"/>
      <w:r w:rsidRPr="00AE0684">
        <w:t>actually says</w:t>
      </w:r>
      <w:proofErr w:type="gramEnd"/>
      <w:r w:rsidRPr="00AE0684">
        <w:t xml:space="preserve">. Its </w:t>
      </w:r>
      <w:r>
        <w:rPr>
          <w:rFonts w:hint="eastAsia"/>
        </w:rPr>
        <w:t>quality</w:t>
      </w:r>
      <w:r w:rsidRPr="00AE0684">
        <w:t>, by contrast, becomes available only through the effort of reading.</w:t>
      </w:r>
    </w:p>
    <w:p w14:paraId="31DB386F" w14:textId="3B141B99" w:rsidR="00D839CD" w:rsidRPr="00AE0684" w:rsidRDefault="00D839CD" w:rsidP="00AE0684">
      <w:pPr>
        <w:pStyle w:val="Paragraph0"/>
      </w:pPr>
      <w:r w:rsidRPr="00AE0684">
        <w:t xml:space="preserve">We treat this encounter as a competitive episode. We adopt a competition lens because it matches the situation the platform has created: the AI answer sits in the same thread and on the same screen as any human answer that follows, so a later human answer must be worth reading </w:t>
      </w:r>
      <w:r w:rsidRPr="00AE0684">
        <w:lastRenderedPageBreak/>
        <w:t xml:space="preserve">in the presence of the AI answer. The competition lens also generates richer predictions than a substitution account. Prior work treating generative AI as a substitute for human labor establishes something important: these systems can perform much of the routine work human contributors once did </w:t>
      </w:r>
      <w:ins w:id="33" w:author="Dylan CHEN" w:date="2026-08-30T16:25:00Z" w16du:dateUtc="2026-08-30T08:25:00Z">
        <w:r w:rsidR="00A54BB9" w:rsidRPr="0022223D">
          <w:rPr>
            <w:shd w:val="clear" w:color="auto" w:fill="FFFFFF"/>
          </w:rPr>
          <w:fldChar w:fldCharType="begin" w:fldLock="1"/>
        </w:r>
        <w:r w:rsidR="00A54BB9">
          <w:rPr>
            <w:shd w:val="clear" w:color="auto" w:fill="FFFFFF"/>
          </w:rPr>
          <w:instrText xml:space="preserve"> ADDIN ZOTERO_ITEM CSL_CITATION {"citationID":"aWrqOPk2","properties":{"unsorted":false,"formattedCitation":"(Burtch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A54BB9">
          <w:rPr>
            <w:rFonts w:ascii="Apple Color Emoji" w:hAnsi="Apple Color Emoji" w:cs="Apple Color Emoji"/>
            <w:shd w:val="clear" w:color="auto" w:fill="FFFFFF"/>
          </w:rPr>
          <w:instrText>📊</w:instrText>
        </w:r>
        <w:r w:rsidR="00A54BB9">
          <w:rPr>
            <w:shd w:val="clear" w:color="auto" w:fill="FFFFFF"/>
          </w:rPr>
          <w:instrText>","call-number":"3","container-title":"Scientific Reports","DOI":"10.1038/s41598-024-61221-0","ISSN":"2045-2322","issue":"1","journalAbbreviation":"Sci Rep","language":"en","license":"2024 The Author(s)","note":"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Human behaviour</w:instrText>
        </w:r>
        <w:r w:rsidR="00A54BB9">
          <w:rPr>
            <w:rFonts w:hint="eastAsia"/>
            <w:shd w:val="clear" w:color="auto" w:fill="FFFFFF"/>
          </w:rPr>
          <w:instrText>、</w:instrText>
        </w:r>
        <w:r w:rsidR="00A54BB9">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A54BB9">
          <w:rPr>
            <w:rFonts w:ascii="Apple Color Emoji" w:hAnsi="Apple Color Emoji" w:cs="Apple Color Emoji"/>
            <w:shd w:val="clear" w:color="auto" w:fill="FFFFFF"/>
          </w:rPr>
          <w:instrText>📊</w:instrText>
        </w:r>
        <w:r w:rsidR="00A54BB9">
          <w:rPr>
            <w:shd w:val="clear" w:color="auto" w:fill="FFFFFF"/>
          </w:rPr>
          <w:instrText>","call-number":"2","container-title":"PNAS Nexus","DOI":"10.1093/pnasnexus/pgae400","ISSN":"2752-6542","issue":"9","journalAbbreviation":"PNAS Nexus","language":"en","note":"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A54BB9">
          <w:rPr>
            <w:rFonts w:ascii="Apple Color Emoji" w:hAnsi="Apple Color Emoji" w:cs="Apple Color Emoji"/>
            <w:shd w:val="clear" w:color="auto" w:fill="FFFFFF"/>
          </w:rPr>
          <w:instrText>📊</w:instrText>
        </w:r>
        <w:r w:rsidR="00A54BB9">
          <w:rPr>
            <w:shd w:val="clear" w:color="auto" w:fill="FFFFFF"/>
          </w:rPr>
          <w:instrText>","call-number":"1","container-title":"Journal of Management Information Systems","DOI":"10.1080/07421222.2025.2487313","ISSN":"0742-1222","issue":"2","language":"en","note":"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GAI</w:instrText>
        </w:r>
        <w:r w:rsidR="00A54BB9">
          <w:rPr>
            <w:rFonts w:hint="eastAsia"/>
            <w:shd w:val="clear" w:color="auto" w:fill="FFFFFF"/>
          </w:rPr>
          <w:instrText>、</w:instrText>
        </w:r>
        <w:r w:rsidR="00A54BB9">
          <w:rPr>
            <w:shd w:val="clear" w:color="auto" w:fill="FFFFFF"/>
          </w:rPr>
          <w:instrText>knowledge seeking</w:instrText>
        </w:r>
        <w:r w:rsidR="00A54BB9">
          <w:rPr>
            <w:rFonts w:hint="eastAsia"/>
            <w:shd w:val="clear" w:color="auto" w:fill="FFFFFF"/>
          </w:rPr>
          <w:instrText>、</w:instrText>
        </w:r>
        <w:r w:rsidR="00A54BB9">
          <w:rPr>
            <w:shd w:val="clear" w:color="auto" w:fill="FFFFFF"/>
          </w:rPr>
          <w:instrText>commitment-based theory</w:instrText>
        </w:r>
        <w:r w:rsidR="00A54BB9">
          <w:rPr>
            <w:rFonts w:hint="eastAsia"/>
            <w:shd w:val="clear" w:color="auto" w:fill="FFFFFF"/>
          </w:rPr>
          <w:instrText>、</w:instrText>
        </w:r>
        <w:r w:rsidR="00A54BB9">
          <w:rPr>
            <w:shd w:val="clear" w:color="auto" w:fill="FFFFFF"/>
          </w:rPr>
          <w:instrText>GenAI</w:instrText>
        </w:r>
        <w:r w:rsidR="00A54BB9">
          <w:rPr>
            <w:rFonts w:hint="eastAsia"/>
            <w:shd w:val="clear" w:color="auto" w:fill="FFFFFF"/>
          </w:rPr>
          <w:instrText>、</w:instrText>
        </w:r>
        <w:r w:rsidR="00A54BB9">
          <w:rPr>
            <w:shd w:val="clear" w:color="auto" w:fill="FFFFFF"/>
          </w:rPr>
          <w:instrText>information foraging theory</w:instrText>
        </w:r>
        <w:r w:rsidR="00A54BB9">
          <w:rPr>
            <w:rFonts w:hint="eastAsia"/>
            <w:shd w:val="clear" w:color="auto" w:fill="FFFFFF"/>
          </w:rPr>
          <w:instrText>、</w:instrText>
        </w:r>
        <w:r w:rsidR="00A54BB9">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A54BB9">
          <w:rPr>
            <w:rFonts w:ascii="Apple Color Emoji" w:hAnsi="Apple Color Emoji" w:cs="Apple Color Emoji"/>
            <w:shd w:val="clear" w:color="auto" w:fill="FFFFFF"/>
          </w:rPr>
          <w:instrText>📊</w:instrText>
        </w:r>
        <w:r w:rsidR="00A54BB9">
          <w:rPr>
            <w:shd w:val="clear" w:color="auto" w:fill="FFFFFF"/>
          </w:rPr>
          <w:instrText>","call-number":"1 (CCF C)","container-title":"Information &amp; Management","DOI":"10.1016/j.im.2025.104178","ISSN":"0378-7206","issue":"6","journalAbbreviation":"Information &amp; Management","language":"en","note":"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ChatGPT</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Online knowledge exchange platforms</w:instrText>
        </w:r>
        <w:r w:rsidR="00A54BB9">
          <w:rPr>
            <w:rFonts w:hint="eastAsia"/>
            <w:shd w:val="clear" w:color="auto" w:fill="FFFFFF"/>
          </w:rPr>
          <w:instrText>、</w:instrText>
        </w:r>
        <w:r w:rsidR="00A54BB9">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A54BB9">
          <w:rPr>
            <w:rFonts w:hint="eastAsia"/>
            <w:shd w:val="clear" w:color="auto" w:fill="FFFFFF"/>
          </w:rPr>
          <w:instrText>undation of China [Grants 72188101 and 72595864]. Supplemental Material: The online appendix is available at https://doi.org/10.1287/isre.2023.0561.\n\n</w:instrText>
        </w:r>
        <w:r w:rsidR="00A54BB9">
          <w:rPr>
            <w:rFonts w:hint="eastAsia"/>
            <w:shd w:val="clear" w:color="auto" w:fill="FFFFFF"/>
          </w:rPr>
          <w:instrText>【摘要翻译】大语言模型</w:instrText>
        </w:r>
        <w:r w:rsidR="00A54BB9">
          <w:rPr>
            <w:rFonts w:hint="eastAsia"/>
            <w:shd w:val="clear" w:color="auto" w:fill="FFFFFF"/>
          </w:rPr>
          <w:instrText xml:space="preserve"> (LLMs)(</w:instrText>
        </w:r>
        <w:r w:rsidR="00A54BB9">
          <w:rPr>
            <w:rFonts w:hint="eastAsia"/>
            <w:shd w:val="clear" w:color="auto" w:fill="FFFFFF"/>
          </w:rPr>
          <w:instrText>如</w:instrText>
        </w:r>
        <w:r w:rsidR="00A54BB9">
          <w:rPr>
            <w:rFonts w:hint="eastAsia"/>
            <w:shd w:val="clear" w:color="auto" w:fill="FFFFFF"/>
          </w:rPr>
          <w:instrText xml:space="preserve"> ChatGPT) </w:instrText>
        </w:r>
        <w:r w:rsidR="00A54BB9">
          <w:rPr>
            <w:rFonts w:hint="eastAsia"/>
            <w:shd w:val="clear" w:color="auto" w:fill="FFFFFF"/>
          </w:rPr>
          <w:instrText>预计将显著重塑学习、技能获取和知识创造。它们对用户生成的知识共享问答</w:instrText>
        </w:r>
        <w:r w:rsidR="00A54BB9">
          <w:rPr>
            <w:rFonts w:hint="eastAsia"/>
            <w:shd w:val="clear" w:color="auto" w:fill="FFFFFF"/>
          </w:rPr>
          <w:instrText xml:space="preserve"> (Q&amp;A) </w:instrText>
        </w:r>
        <w:r w:rsidR="00A54BB9">
          <w:rPr>
            <w:rFonts w:hint="eastAsia"/>
            <w:shd w:val="clear" w:color="auto" w:fill="FFFFFF"/>
          </w:rPr>
          <w:instrText>平台的影响对</w:instrText>
        </w:r>
        <w:r w:rsidR="00A54BB9">
          <w:rPr>
            <w:rFonts w:hint="eastAsia"/>
            <w:shd w:val="clear" w:color="auto" w:fill="FFFFFF"/>
          </w:rPr>
          <w:instrText xml:space="preserve"> Q&amp;A </w:instrText>
        </w:r>
        <w:r w:rsidR="00A54BB9">
          <w:rPr>
            <w:rFonts w:hint="eastAsia"/>
            <w:shd w:val="clear" w:color="auto" w:fill="FFFFFF"/>
          </w:rPr>
          <w:instrText>平台和</w:instrText>
        </w:r>
        <w:r w:rsidR="00A54BB9">
          <w:rPr>
            <w:rFonts w:hint="eastAsia"/>
            <w:shd w:val="clear" w:color="auto" w:fill="FFFFFF"/>
          </w:rPr>
          <w:instrText xml:space="preserve"> LLMs </w:instrText>
        </w:r>
        <w:r w:rsidR="00A54BB9">
          <w:rPr>
            <w:rFonts w:hint="eastAsia"/>
            <w:shd w:val="clear" w:color="auto" w:fill="FFFFFF"/>
          </w:rPr>
          <w:instrText>的比较价值和未来协同演化以及</w:instrText>
        </w:r>
        <w:r w:rsidR="00A54BB9">
          <w:rPr>
            <w:rFonts w:hint="eastAsia"/>
            <w:shd w:val="clear" w:color="auto" w:fill="FFFFFF"/>
          </w:rPr>
          <w:instrText xml:space="preserve"> LLMs </w:instrText>
        </w:r>
        <w:r w:rsidR="00A54BB9">
          <w:rPr>
            <w:rFonts w:hint="eastAsia"/>
            <w:shd w:val="clear" w:color="auto" w:fill="FFFFFF"/>
          </w:rPr>
          <w:instrText>的未来学习具有重要意义。通过多种实证设计，我们估计</w:instrText>
        </w:r>
        <w:r w:rsidR="00A54BB9">
          <w:rPr>
            <w:rFonts w:hint="eastAsia"/>
            <w:shd w:val="clear" w:color="auto" w:fill="FFFFFF"/>
          </w:rPr>
          <w:instrText xml:space="preserve"> ChatGPT </w:instrText>
        </w:r>
        <w:r w:rsidR="00A54BB9">
          <w:rPr>
            <w:rFonts w:hint="eastAsia"/>
            <w:shd w:val="clear" w:color="auto" w:fill="FFFFFF"/>
          </w:rPr>
          <w:instrText>的推出导致</w:instrText>
        </w:r>
        <w:r w:rsidR="00A54BB9">
          <w:rPr>
            <w:rFonts w:hint="eastAsia"/>
            <w:shd w:val="clear" w:color="auto" w:fill="FFFFFF"/>
          </w:rPr>
          <w:instrText xml:space="preserve"> Stack Overflow </w:instrText>
        </w:r>
        <w:r w:rsidR="00A54BB9">
          <w:rPr>
            <w:rFonts w:hint="eastAsia"/>
            <w:shd w:val="clear" w:color="auto" w:fill="FFFFFF"/>
          </w:rPr>
          <w:instrText>上发布的问题数量平均减少了</w:instrText>
        </w:r>
        <w:r w:rsidR="00A54BB9">
          <w:rPr>
            <w:rFonts w:hint="eastAsia"/>
            <w:shd w:val="clear" w:color="auto" w:fill="FFFFFF"/>
          </w:rPr>
          <w:instrText xml:space="preserve"> 14.09%</w:instrText>
        </w:r>
        <w:r w:rsidR="00A54BB9">
          <w:rPr>
            <w:rFonts w:hint="eastAsia"/>
            <w:shd w:val="clear" w:color="auto" w:fill="FFFFFF"/>
          </w:rPr>
          <w:instrText>，这种影响随着时间的推移而加剧，到</w:instrText>
        </w:r>
        <w:r w:rsidR="00A54BB9">
          <w:rPr>
            <w:rFonts w:hint="eastAsia"/>
            <w:shd w:val="clear" w:color="auto" w:fill="FFFFFF"/>
          </w:rPr>
          <w:instrText xml:space="preserve"> 2023 </w:instrText>
        </w:r>
        <w:r w:rsidR="00A54BB9">
          <w:rPr>
            <w:rFonts w:hint="eastAsia"/>
            <w:shd w:val="clear" w:color="auto" w:fill="FFFFFF"/>
          </w:rPr>
          <w:instrText>年</w:instrText>
        </w:r>
        <w:r w:rsidR="00A54BB9">
          <w:rPr>
            <w:rFonts w:hint="eastAsia"/>
            <w:shd w:val="clear" w:color="auto" w:fill="FFFFFF"/>
          </w:rPr>
          <w:instrText xml:space="preserve"> 5 </w:instrText>
        </w:r>
        <w:r w:rsidR="00A54BB9">
          <w:rPr>
            <w:rFonts w:hint="eastAsia"/>
            <w:shd w:val="clear" w:color="auto" w:fill="FFFFFF"/>
          </w:rPr>
          <w:instrText>月达到</w:instrText>
        </w:r>
        <w:r w:rsidR="00A54BB9">
          <w:rPr>
            <w:rFonts w:hint="eastAsia"/>
            <w:shd w:val="clear" w:color="auto" w:fill="FFFFFF"/>
          </w:rPr>
          <w:instrText xml:space="preserve"> 27.88% </w:instrText>
        </w:r>
        <w:r w:rsidR="00A54BB9">
          <w:rPr>
            <w:rFonts w:hint="eastAsia"/>
            <w:shd w:val="clear" w:color="auto" w:fill="FFFFFF"/>
          </w:rPr>
          <w:instrText>的减少。有趣的是，这种数量的减少伴随着剩余问题平均质量的显著提高。进一步分析表明，这些数量和质量的变化可以用两种机制来解释</w:instrText>
        </w:r>
        <w:r w:rsidR="00A54BB9">
          <w:rPr>
            <w:rFonts w:hint="eastAsia"/>
            <w:shd w:val="clear" w:color="auto" w:fill="FFFFFF"/>
          </w:rPr>
          <w:instrText xml:space="preserve">:(1) ChatGPT </w:instrText>
        </w:r>
        <w:r w:rsidR="00A54BB9">
          <w:rPr>
            <w:rFonts w:hint="eastAsia"/>
            <w:shd w:val="clear" w:color="auto" w:fill="FFFFFF"/>
          </w:rPr>
          <w:instrText>的不均衡替代，其中更简单、中等到低质量的问题更容易消失</w:instrText>
        </w:r>
        <w:r w:rsidR="00A54BB9">
          <w:rPr>
            <w:rFonts w:hint="eastAsia"/>
            <w:shd w:val="clear" w:color="auto" w:fill="FFFFFF"/>
          </w:rPr>
          <w:instrText xml:space="preserve">;(2) </w:instrText>
        </w:r>
        <w:r w:rsidR="00A54BB9">
          <w:rPr>
            <w:rFonts w:hint="eastAsia"/>
            <w:shd w:val="clear" w:color="auto" w:fill="FFFFFF"/>
          </w:rPr>
          <w:instrText>在考虑数量减少后直接提高质量，表明</w:instrText>
        </w:r>
        <w:r w:rsidR="00A54BB9">
          <w:rPr>
            <w:rFonts w:hint="eastAsia"/>
            <w:shd w:val="clear" w:color="auto" w:fill="FFFFFF"/>
          </w:rPr>
          <w:instrText xml:space="preserve"> ChatGPT </w:instrText>
        </w:r>
        <w:r w:rsidR="00A54BB9">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A54BB9">
          <w:rPr>
            <w:rFonts w:hint="eastAsia"/>
            <w:shd w:val="clear" w:color="auto" w:fill="FFFFFF"/>
          </w:rPr>
          <w:instrText>;</w:instrText>
        </w:r>
        <w:r w:rsidR="00A54BB9">
          <w:rPr>
            <w:rFonts w:hint="eastAsia"/>
            <w:shd w:val="clear" w:color="auto" w:fill="FFFFFF"/>
          </w:rPr>
          <w:instrText>用户保留率和新用户获取率都显著下降</w:instrText>
        </w:r>
        <w:r w:rsidR="00A54BB9">
          <w:rPr>
            <w:rFonts w:hint="eastAsia"/>
            <w:shd w:val="clear" w:color="auto" w:fill="FFFFFF"/>
          </w:rPr>
          <w:instrText>;</w:instrText>
        </w:r>
        <w:r w:rsidR="00A54BB9">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A54BB9">
          <w:rPr>
            <w:rFonts w:hint="eastAsia"/>
            <w:shd w:val="clear" w:color="auto" w:fill="FFFFFF"/>
          </w:rPr>
          <w:instrText>;</w:instrText>
        </w:r>
        <w:r w:rsidR="00A54BB9">
          <w:rPr>
            <w:rFonts w:hint="eastAsia"/>
            <w:shd w:val="clear" w:color="auto" w:fill="FFFFFF"/>
          </w:rPr>
          <w:instrText>助理编辑陈建清。资金：薛建清获得上海金融经济大学中央大学基础研究基金的支持。王立军获得中国国家自然科学基金会的支持</w:instrText>
        </w:r>
        <w:r w:rsidR="00A54BB9">
          <w:rPr>
            <w:rFonts w:hint="eastAsia"/>
            <w:shd w:val="clear" w:color="auto" w:fill="FFFFFF"/>
          </w:rPr>
          <w:instrText xml:space="preserve"> [</w:instrText>
        </w:r>
        <w:r w:rsidR="00A54BB9">
          <w:rPr>
            <w:rFonts w:hint="eastAsia"/>
            <w:shd w:val="clear" w:color="auto" w:fill="FFFFFF"/>
          </w:rPr>
          <w:instrText>资助金额</w:instrText>
        </w:r>
        <w:r w:rsidR="00A54BB9">
          <w:rPr>
            <w:rFonts w:hint="eastAsia"/>
            <w:shd w:val="clear" w:color="auto" w:fill="FFFFFF"/>
          </w:rPr>
          <w:instrText xml:space="preserve"> 72301259]</w:instrText>
        </w:r>
        <w:r w:rsidR="00A54BB9">
          <w:rPr>
            <w:rFonts w:hint="eastAsia"/>
            <w:shd w:val="clear" w:color="auto" w:fill="FFFFFF"/>
          </w:rPr>
          <w:instrText>。李建清获得中国国家自然科学基础的支持</w:instrText>
        </w:r>
        <w:r w:rsidR="00A54BB9">
          <w:rPr>
            <w:rFonts w:hint="eastAsia"/>
            <w:shd w:val="clear" w:color="auto" w:fill="FFFFFF"/>
          </w:rPr>
          <w:instrText xml:space="preserve"> [</w:instrText>
        </w:r>
        <w:r w:rsidR="00A54BB9">
          <w:rPr>
            <w:rFonts w:hint="eastAsia"/>
            <w:shd w:val="clear" w:color="auto" w:fill="FFFFFF"/>
          </w:rPr>
          <w:instrText>资助金额</w:instrText>
        </w:r>
        <w:r w:rsidR="00A54BB9">
          <w:rPr>
            <w:rFonts w:hint="eastAsia"/>
            <w:shd w:val="clear" w:color="auto" w:fill="FFFFFF"/>
          </w:rPr>
          <w:instrText xml:space="preserve"> 72188101 </w:instrText>
        </w:r>
        <w:r w:rsidR="00A54BB9">
          <w:rPr>
            <w:rFonts w:hint="eastAsia"/>
            <w:shd w:val="clear" w:color="auto" w:fill="FFFFFF"/>
          </w:rPr>
          <w:instrText>和</w:instrText>
        </w:r>
        <w:r w:rsidR="00A54BB9">
          <w:rPr>
            <w:rFonts w:hint="eastAsia"/>
            <w:shd w:val="clear" w:color="auto" w:fill="FFFFFF"/>
          </w:rPr>
          <w:instrText xml:space="preserve"> 72595864]</w:instrText>
        </w:r>
        <w:r w:rsidR="00A54BB9">
          <w:rPr>
            <w:rFonts w:hint="eastAsia"/>
            <w:shd w:val="clear" w:color="auto" w:fill="FFFFFF"/>
          </w:rPr>
          <w:instrText>。补充资料：在线附录可访问</w:instrText>
        </w:r>
        <w:r w:rsidR="00A54BB9">
          <w:rPr>
            <w:rFonts w:hint="eastAsia"/>
            <w:shd w:val="clear" w:color="auto" w:fill="FFFFFF"/>
          </w:rPr>
          <w:instrText xml:space="preserve"> https://doi.org/10.1287/isre.2023.0561</w:instrText>
        </w:r>
        <w:r w:rsidR="00A54BB9">
          <w:rPr>
            <w:rFonts w:hint="eastAsia"/>
            <w:shd w:val="clear" w:color="auto" w:fill="FFFFFF"/>
          </w:rPr>
          <w:instrText>。</w:instrText>
        </w:r>
        <w:r w:rsidR="00A54BB9">
          <w:rPr>
            <w:rFonts w:hint="eastAsia"/>
            <w:shd w:val="clear" w:color="auto" w:fill="FFFFFF"/>
          </w:rPr>
          <w:instrText>","call-number":"1","container-title":"Information Systems Research","DOI"</w:instrText>
        </w:r>
        <w:r w:rsidR="00A54BB9">
          <w:rPr>
            <w:shd w:val="clear" w:color="auto" w:fill="FFFFFF"/>
          </w:rPr>
          <w:instrText>:"10.1287/isre.2023.0561","ISSN":"1047-7047","language":"en","note":"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large language models</w:instrText>
        </w:r>
        <w:r w:rsidR="00A54BB9">
          <w:rPr>
            <w:rFonts w:hint="eastAsia"/>
            <w:shd w:val="clear" w:color="auto" w:fill="FFFFFF"/>
          </w:rPr>
          <w:instrText>、</w:instrText>
        </w:r>
        <w:r w:rsidR="00A54BB9">
          <w:rPr>
            <w:shd w:val="clear" w:color="auto" w:fill="FFFFFF"/>
          </w:rPr>
          <w:instrText>ChatGPT</w:instrText>
        </w:r>
        <w:r w:rsidR="00A54BB9">
          <w:rPr>
            <w:rFonts w:hint="eastAsia"/>
            <w:shd w:val="clear" w:color="auto" w:fill="FFFFFF"/>
          </w:rPr>
          <w:instrText>、</w:instrText>
        </w:r>
        <w:r w:rsidR="00A54BB9">
          <w:rPr>
            <w:shd w:val="clear" w:color="auto" w:fill="FFFFFF"/>
          </w:rPr>
          <w:instrText>Q&amp;A platform</w:instrText>
        </w:r>
        <w:r w:rsidR="00A54BB9">
          <w:rPr>
            <w:rFonts w:hint="eastAsia"/>
            <w:shd w:val="clear" w:color="auto" w:fill="FFFFFF"/>
          </w:rPr>
          <w:instrText>、</w:instrText>
        </w:r>
        <w:r w:rsidR="00A54BB9">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A54BB9" w:rsidRPr="0022223D">
          <w:rPr>
            <w:shd w:val="clear" w:color="auto" w:fill="FFFFFF"/>
          </w:rPr>
          <w:fldChar w:fldCharType="separate"/>
        </w:r>
        <w:r w:rsidR="00A54BB9">
          <w:t>(Burtch et al. 2024; Quinn &amp; Gutt 2025; del Rio-Chanona et al. 2024; Sanatizadeh et al. 2025; Xue et al. 2026)</w:t>
        </w:r>
        <w:r w:rsidR="00A54BB9" w:rsidRPr="0022223D">
          <w:rPr>
            <w:shd w:val="clear" w:color="auto" w:fill="FFFFFF"/>
          </w:rPr>
          <w:fldChar w:fldCharType="end"/>
        </w:r>
      </w:ins>
      <w:del w:id="34" w:author="Dylan CHEN" w:date="2026-08-30T16:25:00Z" w16du:dateUtc="2026-08-30T08:25:00Z">
        <w:r w:rsidRPr="00AE0684" w:rsidDel="00A54BB9">
          <w:delText>(Burtch et al. 2024; Quinn &amp; Gutt 2025; del Rio-Chanona et al. 2024; Sanatizadeh et al. 2025; Xue et al. 2026)</w:delText>
        </w:r>
      </w:del>
      <w:r w:rsidRPr="00AE0684">
        <w:t xml:space="preserve">, but that account predicts only decline, because if the AI does the work the answerer would otherwise have done, the answerer has less left to do and writes less. It offers no route by which an AI answer could lead an answerer to write more, or to write better. We argue that a competitive framing </w:t>
      </w:r>
      <w:r>
        <w:rPr>
          <w:rFonts w:hint="eastAsia"/>
        </w:rPr>
        <w:t>provides</w:t>
      </w:r>
      <w:r w:rsidRPr="00AE0684">
        <w:t xml:space="preserve"> exactly those routes.</w:t>
      </w:r>
    </w:p>
    <w:p w14:paraId="3C6ED05D" w14:textId="1E8AECE1" w:rsidR="005C375D" w:rsidRDefault="005C375D" w:rsidP="0049010E">
      <w:pPr>
        <w:pStyle w:val="Heading2"/>
      </w:pPr>
      <w:r w:rsidRPr="00D2526D">
        <w:t>The AI Answer as a Profile of Three Signals</w:t>
      </w:r>
    </w:p>
    <w:p w14:paraId="79D29D96" w14:textId="2B3C393C" w:rsidR="00D839CD" w:rsidRPr="00AE0684" w:rsidRDefault="00D839CD" w:rsidP="00AE0684">
      <w:pPr>
        <w:pStyle w:val="Paragraph0"/>
      </w:pPr>
      <w:r w:rsidRPr="00AE0684">
        <w:t>Research on competitive interaction holds that how an actor responds to a competitor depends on how the actor appraises that competitor, and that this appraisal is built from observable features</w:t>
      </w:r>
      <w:r>
        <w:rPr>
          <w:rFonts w:hint="eastAsia"/>
        </w:rPr>
        <w:t xml:space="preserve">, including </w:t>
      </w:r>
      <w:r w:rsidRPr="00AE0684">
        <w:t xml:space="preserve">who the competitor is, how capable it appears, and how much effort it appears to have invested </w:t>
      </w:r>
      <w:ins w:id="35" w:author="Dylan CHEN" w:date="2026-08-30T16:25:00Z" w16du:dateUtc="2026-08-30T08:25:00Z">
        <w:r w:rsidR="00A54BB9" w:rsidRPr="00E55C5E">
          <w:fldChar w:fldCharType="begin"/>
        </w:r>
        <w:r w:rsidR="00A54BB9">
          <w:instrText xml:space="preserve"> ADDIN ZOTERO_ITEM CSL_CITATION {"citationID":"9TerOK9Z","properties":{"unsorted":false,"formattedCitation":"(Chen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instrText>
        </w:r>
        <w:r w:rsidR="00A54BB9">
          <w:rPr>
            <w:rFonts w:hint="eastAsia"/>
          </w:rPr>
          <w:instrText>hree factors: relative scale, rival's attack volume, and rival's capability to contest. Our results provide a new avenue for studying competitors and the relationship between competitor analysis and interfirm rivalry.</w:instrText>
        </w:r>
        <w:r w:rsidR="00A54BB9">
          <w:rPr>
            <w:rFonts w:hint="eastAsia"/>
          </w:rPr>
          <w:instrText>本文研究竞争紧张度，即目标企业与其特定竞争对手之间的紧张关系，这种紧张关系可能导致目标企业采取行动对抗竞争对手。基于认知</w:instrText>
        </w:r>
        <w:r w:rsidR="00A54BB9">
          <w:rPr>
            <w:rFonts w:hint="eastAsia"/>
          </w:rPr>
          <w:instrText>-</w:instrText>
        </w:r>
        <w:r w:rsidR="00A54BB9">
          <w:rPr>
            <w:rFonts w:hint="eastAsia"/>
          </w:rPr>
          <w:instrText>动机</w:instrText>
        </w:r>
        <w:r w:rsidR="00A54BB9">
          <w:rPr>
            <w:rFonts w:hint="eastAsia"/>
          </w:rPr>
          <w:instrText>-</w:instrText>
        </w:r>
        <w:r w:rsidR="00A54BB9">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A54BB9">
          <w:rPr>
            <w:rFonts w:hint="eastAsia"/>
          </w:rPr>
          <w:instrText xml:space="preserve">","archive_location":"491 </w:instrText>
        </w:r>
        <w:r w:rsidR="00A54BB9">
          <w:rPr>
            <w:rFonts w:ascii="Apple Color Emoji" w:hAnsi="Apple Color Emoji" w:cs="Apple Color Emoji"/>
          </w:rPr>
          <w:instrText>📊</w:instrText>
        </w:r>
        <w:r w:rsidR="00A54BB9">
          <w:rPr>
            <w:rFonts w:hint="eastAsia"/>
          </w:rPr>
          <w:instrText>","call-number":"1","container-title":"Academy of Management Journal","DOI"</w:instrText>
        </w:r>
        <w:r w:rsidR="00A54BB9">
          <w:instrText>:"10.5465/amj.2007.24162081","ISSN":"0001-4273","issue":"1","journalAbbreviation":"AMJ","language":"en","note":"</w:instrText>
        </w:r>
        <w:r w:rsidR="00A54BB9">
          <w:rPr>
            <w:rFonts w:ascii="Apple Color Emoji" w:hAnsi="Apple Color Emoji" w:cs="Apple Color Emoji"/>
          </w:rPr>
          <w:instrText>🏷️</w:instrText>
        </w:r>
        <w:r w:rsidR="00A54BB9">
          <w:instrText xml:space="preserve"> /unread</w:instrText>
        </w:r>
        <w:r w:rsidR="00A54BB9">
          <w:rPr>
            <w:rFonts w:hint="eastAsia"/>
          </w:rPr>
          <w:instrText>、</w:instrText>
        </w:r>
        <w:r w:rsidR="00A54BB9">
          <w:instrText>COMPETITION</w:instrText>
        </w:r>
        <w:r w:rsidR="00A54BB9">
          <w:rPr>
            <w:rFonts w:hint="eastAsia"/>
          </w:rPr>
          <w:instrText>、</w:instrText>
        </w:r>
        <w:r w:rsidR="00A54BB9">
          <w:instrText>MANAGEMENT</w:instrText>
        </w:r>
        <w:r w:rsidR="00A54BB9">
          <w:rPr>
            <w:rFonts w:hint="eastAsia"/>
          </w:rPr>
          <w:instrText>、</w:instrText>
        </w:r>
        <w:r w:rsidR="00A54BB9">
          <w:instrText>BUSINESS enterprises</w:instrText>
        </w:r>
        <w:r w:rsidR="00A54BB9">
          <w:rPr>
            <w:rFonts w:hint="eastAsia"/>
          </w:rPr>
          <w:instrText>、</w:instrText>
        </w:r>
        <w:r w:rsidR="00A54BB9">
          <w:instrText>COMMERCE</w:instrText>
        </w:r>
        <w:r w:rsidR="00A54BB9">
          <w:rPr>
            <w:rFonts w:hint="eastAsia"/>
          </w:rPr>
          <w:instrText>、</w:instrText>
        </w:r>
        <w:r w:rsidR="00A54BB9">
          <w:instrText>DATA analysis</w:instrText>
        </w:r>
        <w:r w:rsidR="00A54BB9">
          <w:rPr>
            <w:rFonts w:hint="eastAsia"/>
          </w:rPr>
          <w:instrText>、</w:instrText>
        </w:r>
        <w:r w:rsidR="00A54BB9">
          <w:instrText>MOTIVATION (Psychology)</w:instrText>
        </w:r>
        <w:r w:rsidR="00A54BB9">
          <w:rPr>
            <w:rFonts w:hint="eastAsia"/>
          </w:rPr>
          <w:instrText>、</w:instrText>
        </w:r>
        <w:r w:rsidR="00A54BB9">
          <w: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instrText>
        </w:r>
        <w:r w:rsidR="00A54BB9">
          <w:rPr>
            <w:rFonts w:hint="eastAsia"/>
          </w:rPr>
          <w:instrText>—</w:instrText>
        </w:r>
        <w:r w:rsidR="00A54BB9">
          <w: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A54BB9">
          <w:rPr>
            <w:rFonts w:ascii="Apple Color Emoji" w:hAnsi="Apple Color Emoji" w:cs="Apple Color Emoji"/>
          </w:rPr>
          <w:instrText>📊</w:instrText>
        </w:r>
        <w:r w:rsidR="00A54BB9">
          <w:instrText>","call-number":"3","container-title":"Asia Pacific Journal of Management","DOI":"10.1007/s10490-008-9110-7","ISSN":"1572-9958","issue":"1","journalAbbreviation":"Asia Pac J Manag","language":"en","note":"</w:instrText>
        </w:r>
        <w:r w:rsidR="00A54BB9">
          <w:rPr>
            <w:rFonts w:ascii="Apple Color Emoji" w:hAnsi="Apple Color Emoji" w:cs="Apple Color Emoji"/>
          </w:rPr>
          <w:instrText>🏷️</w:instrText>
        </w:r>
        <w:r w:rsidR="00A54BB9">
          <w:instrText xml:space="preserve"> /reading</w:instrText>
        </w:r>
        <w:r w:rsidR="00A54BB9">
          <w:rPr>
            <w:rFonts w:hint="eastAsia"/>
          </w:rPr>
          <w:instrText>、</w:instrText>
        </w:r>
        <w:r w:rsidR="00A54BB9">
          <w:instrText>Research</w:instrText>
        </w:r>
        <w:r w:rsidR="00A54BB9">
          <w:rPr>
            <w:rFonts w:hint="eastAsia"/>
          </w:rPr>
          <w:instrText>、</w:instrText>
        </w:r>
        <w:r w:rsidR="00A54BB9">
          <w:rPr>
            <w:rFonts w:ascii="Apple Color Emoji" w:hAnsi="Apple Color Emoji" w:cs="Apple Color Emoji"/>
          </w:rPr>
          <w:instrText>🤖️</w:instrText>
        </w:r>
        <w:r w:rsidR="00A54BB9">
          <w:rPr>
            <w:rFonts w:hint="eastAsia"/>
          </w:rPr>
          <w:instrText>、</w:instrText>
        </w:r>
        <w:r w:rsidR="00A54BB9">
          <w:instrText>Competitive dynamics</w:instrText>
        </w:r>
        <w:r w:rsidR="00A54BB9">
          <w:rPr>
            <w:rFonts w:hint="eastAsia"/>
          </w:rPr>
          <w:instrText>、</w:instrText>
        </w:r>
        <w:r w:rsidR="00A54BB9">
          <w:instrText>Publishing</w:instrText>
        </w:r>
        <w:r w:rsidR="00A54BB9">
          <w:rPr>
            <w:rFonts w:hint="eastAsia"/>
          </w:rPr>
          <w:instrText>、</w:instrText>
        </w:r>
        <w:r w:rsidR="00A54BB9">
          <w:instrText>Strategic</w:instrText>
        </w:r>
        <w:r w:rsidR="00A54BB9">
          <w:rPr>
            <w:rFonts w:hint="eastAsia"/>
          </w:rPr>
          <w:instrText xml:space="preserve"> management</w:instrText>
        </w:r>
        <w:r w:rsidR="00A54BB9">
          <w:rPr>
            <w:rFonts w:hint="eastAsia"/>
          </w:rPr>
          <w:instrText>、</w:instrText>
        </w:r>
        <w:r w:rsidR="00A54BB9">
          <w:rPr>
            <w:rFonts w:hint="eastAsia"/>
          </w:rPr>
          <w:instrText>U.S.-based journal","page":"5-25","source":"9.7 (Q1)","title":"Competitive dynamics research: An insider</w:instrText>
        </w:r>
        <w:r w:rsidR="00A54BB9">
          <w:rPr>
            <w:rFonts w:hint="eastAsia"/>
          </w:rPr>
          <w:instrText>’</w:instrText>
        </w:r>
        <w:r w:rsidR="00A54BB9">
          <w:rPr>
            <w:rFonts w:hint="eastAsia"/>
          </w:rPr>
          <w:instrText>s odyssey","title-short":"Competitive dynamics research","URL":"https://doi.org/10.1007/s10490-008-9110-7","volume":"26","author":[{"famil</w:instrText>
        </w:r>
        <w:r w:rsidR="00A54BB9">
          <w:instrText xml:space="preserve">y":"Chen","given":"Ming-Jer"}],"accessed":{"date-parts":[["2026",7,27]]},"issued":{"date-parts":[["2009",3,1]]}}}],"schema":"https://github.com/citation-style-language/schema/raw/master/csl-citation.json"} </w:instrText>
        </w:r>
        <w:r w:rsidR="00A54BB9" w:rsidRPr="00E55C5E">
          <w:fldChar w:fldCharType="separate"/>
        </w:r>
        <w:r w:rsidR="00A54BB9">
          <w:rPr>
            <w:noProof/>
          </w:rPr>
          <w:t>(Chen et al. 2007; Chen 2009)</w:t>
        </w:r>
        <w:r w:rsidR="00A54BB9" w:rsidRPr="00E55C5E">
          <w:fldChar w:fldCharType="end"/>
        </w:r>
      </w:ins>
      <w:del w:id="36" w:author="Dylan CHEN" w:date="2026-08-30T16:25:00Z" w16du:dateUtc="2026-08-30T08:25:00Z">
        <w:r w:rsidRPr="00AE0684" w:rsidDel="00A54BB9">
          <w:delText>(Chen et al. 2007; Chen 2009)</w:delText>
        </w:r>
      </w:del>
      <w:r w:rsidRPr="00AE0684">
        <w:t>. It follows that the effect of an AI answer cannot be summarized by a single quantity. The AI answer must instead be read as a profile of signals.</w:t>
      </w:r>
    </w:p>
    <w:p w14:paraId="1FF47948" w14:textId="15322F20" w:rsidR="00D839CD" w:rsidRPr="00AE0684" w:rsidRDefault="00D839CD" w:rsidP="00AE0684">
      <w:pPr>
        <w:pStyle w:val="Paragraph0"/>
      </w:pPr>
      <w:r w:rsidRPr="00AE0684">
        <w:t xml:space="preserve">We take the AI answer to carry three signals. The source, which we call the </w:t>
      </w:r>
      <w:r>
        <w:t>“</w:t>
      </w:r>
      <w:r w:rsidRPr="00AE0684">
        <w:t>AI label,</w:t>
      </w:r>
      <w:r>
        <w:t>”</w:t>
      </w:r>
      <w:r w:rsidRPr="00AE0684">
        <w:t xml:space="preserve"> tells the answerer what kind of competitor this is (i.e., machine authorship is present). The </w:t>
      </w:r>
      <w:r>
        <w:t>“</w:t>
      </w:r>
      <w:r w:rsidRPr="00AE0684">
        <w:t>AI content</w:t>
      </w:r>
      <w:r>
        <w:t>”</w:t>
      </w:r>
      <w:r w:rsidRPr="00AE0684">
        <w:t xml:space="preserve"> is what the AI actually wrote, and we decompose it into two measurable features: length signals how much of the answerable ground the competitor appears to have taken, and quality signals how good that content is</w:t>
      </w:r>
      <w:r>
        <w:t xml:space="preserve"> (e.g., </w:t>
      </w:r>
      <w:r w:rsidRPr="00AE0684">
        <w:t>whether its reasoning is sound and its solution reliable</w:t>
      </w:r>
      <w:r>
        <w:t>)</w:t>
      </w:r>
      <w:r w:rsidRPr="00AE0684">
        <w:t xml:space="preserve">. The AI label does not vary in degree, so it produces a level effect. Length and quality vary continuously from one answer to the next, so they produce slopes that determine how the consequence of an AI answer changes as its content changes. Our central claim, then, is that as </w:t>
      </w:r>
      <w:r w:rsidRPr="00AE0684">
        <w:lastRenderedPageBreak/>
        <w:t xml:space="preserve">AI answers grow longer, and as they grow better, the consequence of having one under a </w:t>
      </w:r>
      <w:proofErr w:type="gramStart"/>
      <w:r w:rsidRPr="00AE0684">
        <w:t>question changes</w:t>
      </w:r>
      <w:proofErr w:type="gramEnd"/>
      <w:r w:rsidRPr="00AE0684">
        <w:t xml:space="preserve"> in ways that a single average cannot capture.</w:t>
      </w:r>
    </w:p>
    <w:p w14:paraId="3F0A28C9" w14:textId="5585E20B" w:rsidR="005C375D" w:rsidRPr="00D2526D" w:rsidRDefault="005C375D" w:rsidP="0049010E">
      <w:pPr>
        <w:pStyle w:val="Heading2"/>
      </w:pPr>
      <w:r w:rsidRPr="00D2526D">
        <w:t>Linking Signals to Decisions Through Fast and Slow Thinking</w:t>
      </w:r>
    </w:p>
    <w:p w14:paraId="1A430EC5" w14:textId="530E9CB2" w:rsidR="00D839CD" w:rsidRPr="00AE0684" w:rsidRDefault="00D839CD" w:rsidP="00AE0684">
      <w:pPr>
        <w:pStyle w:val="Paragraph0"/>
      </w:pPr>
      <w:r w:rsidRPr="00AE0684">
        <w:t xml:space="preserve">The three signals do not all arrive at the same moment relative to the two decisions, and this timing is what ties each signal to a particular decision. Source and length are </w:t>
      </w:r>
      <w:r>
        <w:t>“</w:t>
      </w:r>
      <w:r w:rsidRPr="00AE0684">
        <w:t>glance</w:t>
      </w:r>
      <w:r>
        <w:t>”</w:t>
      </w:r>
      <w:r w:rsidRPr="00AE0684">
        <w:t xml:space="preserve"> signals</w:t>
      </w:r>
      <w:r>
        <w:t>. T</w:t>
      </w:r>
      <w:r w:rsidRPr="00AE0684">
        <w:t>he AI label is plainly visible, and so is the physical size of the answer, and neither requires reading. Quality is different in kind. An answerer learns how good an AI answer is only by reading it and checking its reasoning or its code against the specific problem the questioner posed. To connect signals to decisions, we draw on the two</w:t>
      </w:r>
      <w:r>
        <w:t xml:space="preserve"> </w:t>
      </w:r>
      <w:r w:rsidRPr="00AE0684">
        <w:t>systems of thinking</w:t>
      </w:r>
      <w:r w:rsidR="007C76EF">
        <w:t xml:space="preserve"> account</w:t>
      </w:r>
      <w:r w:rsidRPr="00AE0684">
        <w:t xml:space="preserve"> </w:t>
      </w:r>
      <w:ins w:id="37" w:author="Dylan CHEN" w:date="2026-08-30T16:25:00Z" w16du:dateUtc="2026-08-30T08:25:00Z">
        <w:r w:rsidR="00A54BB9" w:rsidRPr="00E55C5E">
          <w:fldChar w:fldCharType="begin"/>
        </w:r>
        <w:r w:rsidR="00A54BB9">
          <w:instrText xml:space="preserve"> ADDIN ZOTERO_ITEM CSL_CITATION {"citationID":"VLexjOts","properties":{"unsorted":false,"formattedCitation":"(Evans &amp; Stanovich 2013; Kahneman 2003, 2011)","plainCitation":"(Evans &amp; Stanovich 2013; Kahneman 2003, 2011)","noteIndex":0},"citationItems":[{"i</w:instrText>
        </w:r>
        <w:r w:rsidR="00A54BB9">
          <w:rPr>
            <w:rFonts w:hint="eastAsia"/>
          </w:rPr>
          <w:instrText>d":167162,"uris":["http://zotero.org/users/8905122/items/MLPZAYYR"],"itemData":{"id":167162,"type":"article-journal","abstract":"</w:instrText>
        </w:r>
        <w:r w:rsidR="00A54BB9">
          <w:rPr>
            <w:rFonts w:hint="eastAsia"/>
          </w:rPr>
          <w:instrText>抽象的</w:instrText>
        </w:r>
        <w:r w:rsidR="00A54BB9">
          <w:rPr>
            <w:rFonts w:hint="eastAsia"/>
          </w:rPr>
          <w:instrText>Dual-process and dual-system theories in both cognitive and social psychology have been subjected to a number of recently p</w:instrText>
        </w:r>
        <w:r w:rsidR="00A54BB9">
          <w:instrText>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w:instrText>
        </w:r>
        <w:r w:rsidR="00A54BB9">
          <w:rPr>
            <w:rFonts w:hint="eastAsia"/>
          </w:rPr>
          <w:instrText xml:space="preserve"> memory.</w:instrText>
        </w:r>
        <w:r w:rsidR="00A54BB9">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A54BB9">
          <w:rPr>
            <w:rFonts w:hint="eastAsia"/>
          </w:rPr>
          <w:instrText>1</w:instrText>
        </w:r>
        <w:r w:rsidR="00A54BB9">
          <w:rPr>
            <w:rFonts w:hint="eastAsia"/>
          </w:rPr>
          <w:instrText>）默认产生默认反应，除非受到独特的、更高阶的推理加工（类型</w:instrText>
        </w:r>
        <w:r w:rsidR="00A54BB9">
          <w:rPr>
            <w:rFonts w:hint="eastAsia"/>
          </w:rPr>
          <w:instrText>2</w:instrText>
        </w:r>
        <w:r w:rsidR="00A54BB9">
          <w:rPr>
            <w:rFonts w:hint="eastAsia"/>
          </w:rPr>
          <w:instrText>）的干预。二者的区别在于，类型</w:instrText>
        </w:r>
        <w:r w:rsidR="00A54BB9">
          <w:rPr>
            <w:rFonts w:hint="eastAsia"/>
          </w:rPr>
          <w:instrText>2</w:instrText>
        </w:r>
        <w:r w:rsidR="00A54BB9">
          <w:rPr>
            <w:rFonts w:hint="eastAsia"/>
          </w:rPr>
          <w:instrText>加工支持假设性思维，并且会大量占用工作记忆。</w:instrText>
        </w:r>
        <w:r w:rsidR="00A54BB9">
          <w:instrText xml:space="preserve">","archive_location":"3296 </w:instrText>
        </w:r>
        <w:r w:rsidR="00A54BB9">
          <w:rPr>
            <w:rFonts w:ascii="Apple Color Emoji" w:hAnsi="Apple Color Emoji" w:cs="Apple Color Emoji"/>
          </w:rPr>
          <w:instrText>📊</w:instrText>
        </w:r>
        <w:r w:rsidR="00A54BB9">
          <w:instrText>","call-number":"1","container-title":"Perspectives on Psychological Science","DOI":"10.1177/1745691612460685","ISSN":"1745-6916","issue":"3","journalAbbreviation":"Perspect Psychol Sci","language":"en","note":"</w:instrText>
        </w:r>
        <w:r w:rsidR="00A54BB9">
          <w:rPr>
            <w:rFonts w:ascii="Apple Color Emoji" w:hAnsi="Apple Color Emoji" w:cs="Apple Color Emoji"/>
          </w:rPr>
          <w:instrText>🏷️</w:instrText>
        </w:r>
        <w:r w:rsidR="00A54BB9">
          <w:instrText xml:space="preserve"> /reading</w:instrText>
        </w:r>
        <w:r w:rsidR="00A54BB9">
          <w:rPr>
            <w:rFonts w:hint="eastAsia"/>
          </w:rPr>
          <w:instrText>、</w:instrText>
        </w:r>
        <w:r w:rsidR="00A54BB9">
          <w:rPr>
            <w:rFonts w:ascii="Apple Color Emoji" w:hAnsi="Apple Color Emoji" w:cs="Apple Color Emoji"/>
          </w:rPr>
          <w:instrText>🤖️</w:instrText>
        </w:r>
        <w:r w:rsidR="00A54BB9">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A54BB9">
          <w:rPr>
            <w:rFonts w:ascii="Apple Color Emoji" w:hAnsi="Apple Color Emoji" w:cs="Apple Color Emoji"/>
          </w:rPr>
          <w:instrText>📊</w:instrText>
        </w:r>
        <w:r w:rsidR="00A54BB9">
          <w:instrText>","call-number":"1","container-title":"American Psychologist","DOI":"10.1037/0003-066X.58.9.697","ISSN":"1935-990X","issue":"9","language":"en","note":"</w:instrText>
        </w:r>
        <w:r w:rsidR="00A54BB9">
          <w:rPr>
            <w:rFonts w:ascii="Apple Color Emoji" w:hAnsi="Apple Color Emoji" w:cs="Apple Color Emoji"/>
          </w:rPr>
          <w:instrText>🏷️</w:instrText>
        </w:r>
        <w:r w:rsidR="00A54BB9">
          <w:instrText xml:space="preserve"> /unread</w:instrText>
        </w:r>
        <w:r w:rsidR="00A54BB9">
          <w:rPr>
            <w:rFonts w:hint="eastAsia"/>
          </w:rPr>
          <w:instrText>、</w:instrText>
        </w:r>
        <w:r w:rsidR="00A54BB9">
          <w:instrText>Choice Behavior</w:instrText>
        </w:r>
        <w:r w:rsidR="00A54BB9">
          <w:rPr>
            <w:rFonts w:hint="eastAsia"/>
          </w:rPr>
          <w:instrText>、</w:instrText>
        </w:r>
        <w:r w:rsidR="00A54BB9">
          <w:instrText>Decision Making</w:instrText>
        </w:r>
        <w:r w:rsidR="00A54BB9">
          <w:rPr>
            <w:rFonts w:hint="eastAsia"/>
          </w:rPr>
          <w:instrText>、</w:instrText>
        </w:r>
        <w:r w:rsidR="00A54BB9">
          <w:instrText>Judgment</w:instrText>
        </w:r>
        <w:r w:rsidR="00A54BB9">
          <w:rPr>
            <w:rFonts w:hint="eastAsia"/>
          </w:rPr>
          <w:instrText>、</w:instrText>
        </w:r>
        <w:r w:rsidR="00A54BB9">
          <w:instrText>Intuition</w:instrText>
        </w:r>
        <w:r w:rsidR="00A54BB9">
          <w:rPr>
            <w:rFonts w:hint="eastAsia"/>
          </w:rPr>
          <w:instrText>、</w:instrText>
        </w:r>
        <w:r w:rsidR="00A54BB9">
          <w:instrText>Rationality</w:instrText>
        </w:r>
        <w:r w:rsidR="00A54BB9">
          <w:rPr>
            <w:rFonts w:hint="eastAsia"/>
          </w:rPr>
          <w:instrText>、</w:instrText>
        </w:r>
        <w:r w:rsidR="00A54BB9">
          <w: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instrText>
        </w:r>
        <w:r w:rsidR="00A54BB9">
          <w:rPr>
            <w:rFonts w:ascii="Apple Color Emoji" w:hAnsi="Apple Color Emoji" w:cs="Apple Color Emoji"/>
          </w:rPr>
          <w:instrText>🏷️</w:instrText>
        </w:r>
        <w:r w:rsidR="00A54BB9">
          <w:instrText xml:space="preserve"> /reading","title":"Thinking, fast and slow","author":[{"family":"Kahneman","given":"Daniel"}],"issued":{"date-parts":[["2011"]]}}}],"schema":"https://github.com/citation-style-language/schema/raw/master/csl-citation.json"} </w:instrText>
        </w:r>
        <w:r w:rsidR="00A54BB9" w:rsidRPr="00E55C5E">
          <w:fldChar w:fldCharType="separate"/>
        </w:r>
        <w:r w:rsidR="00A54BB9">
          <w:rPr>
            <w:noProof/>
          </w:rPr>
          <w:t>(Evans &amp; Stanovich 2013; Kahneman 2003, 2011)</w:t>
        </w:r>
        <w:r w:rsidR="00A54BB9" w:rsidRPr="00E55C5E">
          <w:fldChar w:fldCharType="end"/>
        </w:r>
        <w:r w:rsidR="00A54BB9" w:rsidRPr="00D2526D">
          <w:t>.</w:t>
        </w:r>
      </w:ins>
      <w:del w:id="38" w:author="Dylan CHEN" w:date="2026-08-30T16:25:00Z" w16du:dateUtc="2026-08-30T08:25:00Z">
        <w:r w:rsidRPr="00AE0684" w:rsidDel="00A54BB9">
          <w:delText>(Evans &amp; Stanovich 2013; Kahneman 2003, 2011).</w:delText>
        </w:r>
      </w:del>
    </w:p>
    <w:p w14:paraId="199A5018" w14:textId="0FE96918" w:rsidR="00D839CD" w:rsidRPr="00AE0684" w:rsidRDefault="00D839CD" w:rsidP="00AE0684">
      <w:pPr>
        <w:pStyle w:val="Paragraph0"/>
      </w:pPr>
      <w:r w:rsidRPr="00AE0684">
        <w:t xml:space="preserve">In that account, System 1 operates automatically, demands almost no effort, and responds to surface cues, whereas System 2 is deliberate and effortful and engages only when the situation appears to justify the cost (Kahneman 2011). The two systems classify both the signals and the decisions. Among the signals, the AI label and length are surface cues available </w:t>
      </w:r>
      <w:proofErr w:type="gramStart"/>
      <w:r w:rsidRPr="00AE0684">
        <w:t>at a glance</w:t>
      </w:r>
      <w:proofErr w:type="gramEnd"/>
      <w:r w:rsidRPr="00AE0684">
        <w:t xml:space="preserve"> and are thus processed by System 1, while quality can be established only through the deliberate evaluation characteristic of System 2. Among the decisions, entry is settled quickly and before close reading, so it is a System 1 decision, whereas the crafting decision commits the answerer</w:t>
      </w:r>
      <w:r w:rsidR="007C76EF">
        <w:t>’</w:t>
      </w:r>
      <w:r w:rsidRPr="00AE0684">
        <w:t>s time and knowledge and is thus a System 2 decision.</w:t>
      </w:r>
    </w:p>
    <w:p w14:paraId="4FFF68DB" w14:textId="2AC386AB" w:rsidR="00D839CD" w:rsidRPr="00AE0684" w:rsidRDefault="00D839CD" w:rsidP="00AE0684">
      <w:pPr>
        <w:pStyle w:val="Paragraph0"/>
      </w:pPr>
      <w:r w:rsidRPr="00AE0684">
        <w:t xml:space="preserve">This classification yields a single organizing principle, which we label the </w:t>
      </w:r>
      <w:r w:rsidR="007C76EF">
        <w:t>“</w:t>
      </w:r>
      <w:r w:rsidRPr="00AE0684">
        <w:t>same-level</w:t>
      </w:r>
      <w:r w:rsidR="007C76EF">
        <w:t>”</w:t>
      </w:r>
      <w:r w:rsidRPr="00AE0684">
        <w:t xml:space="preserve"> principle: a signal moves a decision when the two occupy the same level of processing, and cross-level effects are null. To state this another way, a glance signal bears on the glance decision, and a reading signal bears on the reading decision, but a signal processed at one level does not systematically shape a decision made at the other. Note that this principle commits us in </w:t>
      </w:r>
      <w:r w:rsidRPr="00AE0684">
        <w:lastRenderedPageBreak/>
        <w:t>advance to specific null predictions. A framework that predicted an effect in every combination of signal and decision could not be wrong in any interesting way, so the null cells matter as much as the others</w:t>
      </w:r>
      <w:r w:rsidR="007C76EF">
        <w:t>. T</w:t>
      </w:r>
      <w:r w:rsidRPr="00AE0684">
        <w:t>hey are tests the account must pass.</w:t>
      </w:r>
      <w:ins w:id="39" w:author="Dylan CHEN" w:date="2026-08-30T12:49:00Z" w16du:dateUtc="2026-08-30T04:49:00Z">
        <w:r w:rsidR="0032181D" w:rsidRPr="0032181D">
          <w:t xml:space="preserve"> The remainder of this section develops six hypotheses from this principle, which are arranged in Figure 2.</w:t>
        </w:r>
      </w:ins>
    </w:p>
    <w:p w14:paraId="146685FC" w14:textId="545A03F7" w:rsidR="00D839CD" w:rsidRPr="00AE0684" w:rsidDel="0032181D" w:rsidRDefault="00D839CD" w:rsidP="00AE0684">
      <w:pPr>
        <w:pStyle w:val="Paragraph0"/>
        <w:rPr>
          <w:del w:id="40" w:author="Dylan CHEN" w:date="2026-08-30T12:49:00Z" w16du:dateUtc="2026-08-30T04:49:00Z"/>
        </w:rPr>
      </w:pPr>
      <w:del w:id="41" w:author="Dylan CHEN" w:date="2026-08-30T12:49:00Z" w16du:dateUtc="2026-08-30T04:49:00Z">
        <w:r w:rsidRPr="00AE0684" w:rsidDel="0032181D">
          <w:delText>The remainder of this section develops six hypotheses from this principle. Figure 2 arranges them</w:delText>
        </w:r>
      </w:del>
      <w:del w:id="42" w:author="Dylan CHEN" w:date="2026-08-30T12:48:00Z" w16du:dateUtc="2026-08-30T04:48:00Z">
        <w:r w:rsidRPr="00AE0684" w:rsidDel="000C2AC5">
          <w:delText>, with the three signals down the rows and the two decisions across the columns.</w:delText>
        </w:r>
      </w:del>
    </w:p>
    <w:p w14:paraId="47E31CA7" w14:textId="1FF03D2F" w:rsidR="00C76F53" w:rsidRPr="00015210" w:rsidRDefault="003206CA" w:rsidP="00C76F53">
      <w:pPr>
        <w:jc w:val="center"/>
      </w:pPr>
      <w:ins w:id="43" w:author="Dylan CHEN" w:date="2026-08-30T12:46:00Z" w16du:dateUtc="2026-08-30T04:46:00Z">
        <w:r w:rsidRPr="003206CA">
          <w:rPr>
            <w:noProof/>
          </w:rPr>
          <w:drawing>
            <wp:inline distT="0" distB="0" distL="0" distR="0" wp14:anchorId="5E6803F2" wp14:editId="6FD6CBF3">
              <wp:extent cx="5943600" cy="2069465"/>
              <wp:effectExtent l="0" t="0" r="0" b="635"/>
              <wp:docPr id="70764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45930" name=""/>
                      <pic:cNvPicPr/>
                    </pic:nvPicPr>
                    <pic:blipFill>
                      <a:blip r:embed="rId18"/>
                      <a:stretch>
                        <a:fillRect/>
                      </a:stretch>
                    </pic:blipFill>
                    <pic:spPr>
                      <a:xfrm>
                        <a:off x="0" y="0"/>
                        <a:ext cx="5943600" cy="2069465"/>
                      </a:xfrm>
                      <a:prstGeom prst="rect">
                        <a:avLst/>
                      </a:prstGeom>
                    </pic:spPr>
                  </pic:pic>
                </a:graphicData>
              </a:graphic>
            </wp:inline>
          </w:drawing>
        </w:r>
      </w:ins>
      <w:del w:id="44" w:author="Dylan CHEN" w:date="2026-08-30T12:45:00Z" w16du:dateUtc="2026-08-30T04:45:00Z">
        <w:r w:rsidR="00BE1845" w:rsidDel="00630358">
          <w:rPr>
            <w:noProof/>
          </w:rPr>
          <w:drawing>
            <wp:inline distT="0" distB="0" distL="0" distR="0" wp14:anchorId="5E813B38" wp14:editId="3CCE3B03">
              <wp:extent cx="5943600" cy="1661975"/>
              <wp:effectExtent l="0" t="0" r="0" b="0"/>
              <wp:docPr id="9747750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1661975"/>
                      </a:xfrm>
                      <a:prstGeom prst="rect">
                        <a:avLst/>
                      </a:prstGeom>
                      <a:noFill/>
                    </pic:spPr>
                  </pic:pic>
                </a:graphicData>
              </a:graphic>
            </wp:inline>
          </w:drawing>
        </w:r>
      </w:del>
    </w:p>
    <w:p w14:paraId="1CFD711F" w14:textId="0A0EB088" w:rsidR="004E34BE" w:rsidRPr="00015210" w:rsidRDefault="00C76F53" w:rsidP="00D2526D">
      <w:pPr>
        <w:pStyle w:val="TableFiguretitle"/>
      </w:pPr>
      <w:r w:rsidRPr="00015210">
        <w:t xml:space="preserve">Figure </w:t>
      </w:r>
      <w:r w:rsidR="001C20E5">
        <w:rPr>
          <w:rFonts w:hint="eastAsia"/>
        </w:rPr>
        <w:t>2</w:t>
      </w:r>
      <w:r w:rsidRPr="00015210">
        <w:t xml:space="preserve">. Conceptual </w:t>
      </w:r>
      <w:r w:rsidR="002B3B5F" w:rsidRPr="00015210">
        <w:t>f</w:t>
      </w:r>
      <w:r w:rsidRPr="00015210">
        <w:t>ramework</w:t>
      </w:r>
      <w:bookmarkStart w:id="45" w:name="_Hlk165812433"/>
    </w:p>
    <w:p w14:paraId="45D3D3BA" w14:textId="0EE0F816" w:rsidR="00E55C5E" w:rsidRPr="00015210" w:rsidRDefault="00A63984" w:rsidP="0049010E">
      <w:pPr>
        <w:pStyle w:val="Heading2"/>
      </w:pPr>
      <w:r>
        <w:t xml:space="preserve">Hypotheses on </w:t>
      </w:r>
      <w:r w:rsidR="00E55C5E" w:rsidRPr="00015210">
        <w:t>The Entry Decision</w:t>
      </w:r>
    </w:p>
    <w:p w14:paraId="260809BB" w14:textId="77777777" w:rsidR="005C375D" w:rsidRPr="00D2526D" w:rsidRDefault="005C375D" w:rsidP="0049010E">
      <w:pPr>
        <w:pStyle w:val="Heading3"/>
        <w:rPr>
          <w:lang w:eastAsia="en-US"/>
        </w:rPr>
      </w:pPr>
      <w:r w:rsidRPr="00D2526D">
        <w:rPr>
          <w:lang w:eastAsia="en-US"/>
        </w:rPr>
        <w:t>Label and Length Shape Entry (System 1)</w:t>
      </w:r>
    </w:p>
    <w:p w14:paraId="054365C2" w14:textId="36CAE59D" w:rsidR="007C76EF" w:rsidRPr="00AE0684" w:rsidRDefault="007C76EF" w:rsidP="00AE0684">
      <w:pPr>
        <w:pStyle w:val="Paragraph0"/>
      </w:pPr>
      <w:r w:rsidRPr="00AE0684">
        <w:t>The AI label can shape entry because it is available before any content is read. We argue that the label leads the answerer to appraise the AI, and that a “</w:t>
      </w:r>
      <w:proofErr w:type="gramStart"/>
      <w:r w:rsidRPr="00AE0684">
        <w:t>weak-competitor</w:t>
      </w:r>
      <w:proofErr w:type="gramEnd"/>
      <w:r w:rsidRPr="00AE0684">
        <w:t>” appraisal strengthens the incentive to enter.</w:t>
      </w:r>
    </w:p>
    <w:p w14:paraId="05A38292" w14:textId="2DE4CC3D" w:rsidR="007C76EF" w:rsidRPr="00AE0684" w:rsidRDefault="007C76EF" w:rsidP="00AE0684">
      <w:pPr>
        <w:pStyle w:val="Paragraph0"/>
      </w:pPr>
      <w:r w:rsidRPr="00AE0684">
        <w:t>Noticing a simple visual marker is enough to know that the answer came from the platform’s AI system. System 1 then judges the competitor</w:t>
      </w:r>
      <w:r>
        <w:t>’</w:t>
      </w:r>
      <w:r w:rsidRPr="00AE0684">
        <w:t xml:space="preserve">s capability through the availability heuristic, so the judgment rests on whatever beliefs about machine-generated answers come to mind most readily </w:t>
      </w:r>
      <w:ins w:id="46" w:author="Dylan CHEN" w:date="2026-08-30T16:26:00Z" w16du:dateUtc="2026-08-30T08:26:00Z">
        <w:r w:rsidR="00746CEB" w:rsidRPr="00E55C5E">
          <w:fldChar w:fldCharType="begin"/>
        </w:r>
        <w:r w:rsidR="00746CEB">
          <w:instrText xml:space="preserve"> ADDIN ZOTERO_ITEM CSL_CITATION {"citationID":"QugXClw0","properties":{"unsorted":false,"formattedCitation":"(Tversky &amp; Kahneman 1973)","plainCitation":"(Tversky &amp; Kahneman 1973)","noteIndex":0},"citationItems":[{"id":167344,"uris":["http://zotero.org/users/8905122/items/B7SY7Z77"],"itemData":{"id":167344,"type":"article-journal","call-number":"1","container-title":"Cognitive psychology","DOI":"10.1016/0010-0285(73)90033-9","issue":"2","language":"en","note":"</w:instrText>
        </w:r>
        <w:r w:rsidR="00746CEB">
          <w:rPr>
            <w:rFonts w:ascii="Apple Color Emoji" w:hAnsi="Apple Color Emoji" w:cs="Apple Color Emoji"/>
          </w:rPr>
          <w:instrText>🏷️</w:instrText>
        </w:r>
        <w:r w:rsidR="00746CEB">
          <w:instrText xml:space="preserve"> /unread","page":"207–232","publisher":"Elsevier","source":"2.8 (Q2)","title":"Availability: A heuristic for judging frequency and probability","title-short":"Availability","URL":"https://www.sciencedirect.com/science/article/pii/0010028573900339","volume":"5","author":[{"family":"Tversky","given":"Amos"},{"family":"Kahneman","given":"Daniel"}],"accessed":{"date-parts":[["2026",7,24]]},"issued":{"date-parts":[["1973"]]}}}],"schema":"https://github.com/citation-style-language/schema/raw/master/csl-citation.json"} </w:instrText>
        </w:r>
        <w:r w:rsidR="00746CEB" w:rsidRPr="00E55C5E">
          <w:fldChar w:fldCharType="separate"/>
        </w:r>
        <w:r w:rsidR="00746CEB">
          <w:rPr>
            <w:noProof/>
          </w:rPr>
          <w:t>(Tversky &amp; Kahneman 1973)</w:t>
        </w:r>
        <w:r w:rsidR="00746CEB" w:rsidRPr="00E55C5E">
          <w:fldChar w:fldCharType="end"/>
        </w:r>
      </w:ins>
      <w:del w:id="47" w:author="Dylan CHEN" w:date="2026-08-30T16:26:00Z" w16du:dateUtc="2026-08-30T08:26:00Z">
        <w:r w:rsidRPr="00AE0684" w:rsidDel="00746CEB">
          <w:delText>(Tversky &amp; Kahneman 1973)</w:delText>
        </w:r>
      </w:del>
      <w:r w:rsidRPr="00AE0684">
        <w:t>. AI</w:t>
      </w:r>
      <w:r>
        <w:t>’</w:t>
      </w:r>
      <w:r w:rsidRPr="00AE0684">
        <w:t>s capability may change over time, but in the early period of GenAI during which our study was conducted, two beliefs are relevant.</w:t>
      </w:r>
    </w:p>
    <w:p w14:paraId="3AAD3381" w14:textId="32D2441A" w:rsidR="007C76EF" w:rsidRPr="00AE0684" w:rsidRDefault="007C76EF" w:rsidP="00AE0684">
      <w:pPr>
        <w:pStyle w:val="Paragraph0"/>
      </w:pPr>
      <w:r w:rsidRPr="00AE0684">
        <w:t xml:space="preserve">The first belief is a general impression that generative text is bland and formulaic, a quality that popular discussion captures with the phrase </w:t>
      </w:r>
      <w:r>
        <w:t>“</w:t>
      </w:r>
      <w:r w:rsidRPr="00AE0684">
        <w:t>AI slop</w:t>
      </w:r>
      <w:r>
        <w:t>,”</w:t>
      </w:r>
      <w:r w:rsidRPr="00AE0684">
        <w:t xml:space="preserve"> </w:t>
      </w:r>
      <w:r>
        <w:t xml:space="preserve">which means </w:t>
      </w:r>
      <w:r w:rsidRPr="00AE0684">
        <w:t xml:space="preserve">the output follows a predictable template rather than saying anything sharp </w:t>
      </w:r>
      <w:proofErr w:type="gramStart"/>
      <w:r w:rsidRPr="00AE0684">
        <w:t>or particular</w:t>
      </w:r>
      <w:proofErr w:type="gramEnd"/>
      <w:r w:rsidRPr="00AE0684">
        <w:t>.</w:t>
      </w:r>
      <w:r>
        <w:t xml:space="preserve"> </w:t>
      </w:r>
      <w:r w:rsidRPr="00AE0684">
        <w:t xml:space="preserve">The second belief is specific </w:t>
      </w:r>
      <w:r w:rsidRPr="00AE0684">
        <w:lastRenderedPageBreak/>
        <w:t xml:space="preserve">to technical Q&amp;A, and it is the one our argument rests on. Members of technical communities were openly skeptical of AI-generated answers when GenAI appeared, and their skepticism has an empirical basis. </w:t>
      </w:r>
      <w:ins w:id="48" w:author="Dylan CHEN" w:date="2026-08-30T16:26:00Z" w16du:dateUtc="2026-08-30T08:26:00Z">
        <w:r w:rsidR="007A6E69" w:rsidRPr="00E55C5E">
          <w:rPr>
            <w:color w:val="000000"/>
          </w:rPr>
          <w:fldChar w:fldCharType="begin"/>
        </w:r>
        <w:r w:rsidR="007A6E69" w:rsidRPr="00E55C5E">
          <w:rPr>
            <w:color w:val="000000"/>
          </w:rPr>
          <w:instrText xml:space="preserve"> ADDIN ZOTERO_ITEM CSL_CITATION {"citationID":"EQjJQFXo","properties":{"unsorted":false,"formattedCitation":"(Kabir et al. 2024)","plainCitation":"(Kabir et al. 2024)","dontUpdate":true,"noteIndex":0},"citationItems":[{"id":196702,"uris":["http://zotero.org/users/8905122/items/4IYKJJ7L"],"itemData":{"id":196702,"type":"paper-conference","abstract":"Q&amp;amp;A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7A6E69" w:rsidRPr="00E55C5E">
          <w:rPr>
            <w:rFonts w:ascii="Apple Color Emoji" w:hAnsi="Apple Color Emoji" w:cs="Apple Color Emoji"/>
            <w:color w:val="000000"/>
          </w:rPr>
          <w:instrText>📊</w:instrText>
        </w:r>
        <w:r w:rsidR="007A6E69" w:rsidRPr="00E55C5E">
          <w:rPr>
            <w:color w:val="000000"/>
          </w:rPr>
          <w:instrText>","collection-title":"CHI '24","container-title":"Proceedings of the 2024 CHI Conference on Human Factors in Computing Systems","DOI":"10.1145/3613904.3642596","ISBN":"979-8-4007-0330-0","language":"en","note":"</w:instrText>
        </w:r>
        <w:r w:rsidR="007A6E69" w:rsidRPr="00E55C5E">
          <w:rPr>
            <w:rFonts w:ascii="Apple Color Emoji" w:hAnsi="Apple Color Emoji" w:cs="Apple Color Emoji"/>
            <w:color w:val="000000"/>
          </w:rPr>
          <w:instrText>🏷️</w:instrText>
        </w:r>
        <w:r w:rsidR="007A6E69" w:rsidRPr="00E55C5E">
          <w:rPr>
            <w:color w:val="000000"/>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7A6E69" w:rsidRPr="00E55C5E">
          <w:rPr>
            <w:color w:val="000000"/>
          </w:rPr>
          <w:fldChar w:fldCharType="separate"/>
        </w:r>
        <w:r w:rsidR="007A6E69" w:rsidRPr="00E55C5E">
          <w:rPr>
            <w:noProof/>
            <w:color w:val="000000"/>
          </w:rPr>
          <w:t>Kabir et al. (2024)</w:t>
        </w:r>
        <w:r w:rsidR="007A6E69" w:rsidRPr="00E55C5E">
          <w:rPr>
            <w:color w:val="000000"/>
          </w:rPr>
          <w:fldChar w:fldCharType="end"/>
        </w:r>
      </w:ins>
      <w:del w:id="49" w:author="Dylan CHEN" w:date="2026-08-30T16:26:00Z" w16du:dateUtc="2026-08-30T08:26:00Z">
        <w:r w:rsidRPr="00AE0684" w:rsidDel="007A6E69">
          <w:delText>Kabir et al. (2024)</w:delText>
        </w:r>
      </w:del>
      <w:r w:rsidRPr="00AE0684">
        <w:t xml:space="preserve"> report that more than half of ChatGPT</w:t>
      </w:r>
      <w:r>
        <w:t>’</w:t>
      </w:r>
      <w:r w:rsidRPr="00AE0684">
        <w:t xml:space="preserve">s answers to Stack Overflow questions contain incorrect information, that these answers are considerably more verbose than human answers, and that readers miss the errors in a substantial share of cases, which is why Stack Overflow banned AI-generated answers. Disclosure compounds the effect, since information is judged less accurate when it is identified as machine-generated </w:t>
      </w:r>
      <w:ins w:id="50" w:author="Dylan CHEN" w:date="2026-08-30T16:26:00Z" w16du:dateUtc="2026-08-30T08:26:00Z">
        <w:r w:rsidR="007A6E69" w:rsidRPr="00015210">
          <w:rPr>
            <w:color w:val="000000"/>
          </w:rPr>
          <w:fldChar w:fldCharType="begin"/>
        </w:r>
        <w:r w:rsidR="007A6E69" w:rsidRPr="00015210">
          <w:rPr>
            <w:color w:val="000000"/>
          </w:rPr>
          <w:instrText xml:space="preserve"> ADDIN ZOTERO_ITEM CSL_CITATION {"citationID":"ZLh7TlhP","properties":{"unsorted":false,"formattedCitation":"(Longoni et al. 2022)","plainCitation":"(Longoni et al. 2022)","noteIndex":0},"citationItems":[{"id":197288,"uris":["http://zotero.org/users/8905122/items/GPNBC6R7"],"itemData":{"id":197288,"type":"paper-conference","abstract":"Artificial Intelligence (AI) can generate text virtually indistinguishable from text written by humans. A key question, then, is whether people believe news headlines generated by AI as much as news headlines generated by humans. AI is viewed as lacking human motives and emotions, suggesting that people might view news written by AI as more accurate. By contrast, two pre-registered experiments on representative U.S. samples (N = 4,034) showed that people rated news headlines written by AI as less accurate than those written by humans. People were more likely to incorrectly rate news headlines written by AI (vs. a human) as inaccurate when they were actually true, and more likely to correctly rate them as inaccurate when they were indeed false. Our findings are important given the increasing adoption of AI in news generation, and the associated ethical and governance pressures to disclose it use and address standards of transparency and accountability.","archive_location":"98 </w:instrText>
        </w:r>
        <w:r w:rsidR="007A6E69" w:rsidRPr="00015210">
          <w:rPr>
            <w:rFonts w:ascii="Apple Color Emoji" w:hAnsi="Apple Color Emoji" w:cs="Apple Color Emoji"/>
            <w:color w:val="000000"/>
          </w:rPr>
          <w:instrText>📊</w:instrText>
        </w:r>
        <w:r w:rsidR="007A6E69" w:rsidRPr="00015210">
          <w:rPr>
            <w:color w:val="000000"/>
          </w:rPr>
          <w:instrText>","collection-title":"FAccT '22","container-title":"Proceedings of the 2022 ACM Conference on Fairness, Accountability, and Transparency","DOI":"10.1145/3531146.3533077","ISBN":"978-1-4503-9352-2","language":"en","note":"</w:instrText>
        </w:r>
        <w:r w:rsidR="007A6E69" w:rsidRPr="00015210">
          <w:rPr>
            <w:rFonts w:ascii="Apple Color Emoji" w:hAnsi="Apple Color Emoji" w:cs="Apple Color Emoji"/>
            <w:color w:val="000000"/>
          </w:rPr>
          <w:instrText>🏷️</w:instrText>
        </w:r>
        <w:r w:rsidR="007A6E69" w:rsidRPr="00015210">
          <w:rPr>
            <w:color w:val="000000"/>
          </w:rPr>
          <w:instrText xml:space="preserve"> /unread","page":"97–106","publisher":"Association for Computing Machinery","publisher-place":"New York, NY, USA","source":"ACM Digital Library","title":"News from Generative Artificial Intelligence Is Believed Less","URL":"https://dl.acm.org/doi/10.1145/3531146.3533077","author":[{"family":"Longoni","given":"Chiara"},{"family":"Fradkin","given":"Andrey"},{"family":"Cian","given":"Luca"},{"family":"Pennycook","given":"Gordon"}],"accessed":{"date-parts":[["2026",8,9]]},"issued":{"date-parts":[["2022",6,20]]}}}],"schema":"https://github.com/citation-style-language/schema/raw/master/csl-citation.json"} </w:instrText>
        </w:r>
        <w:r w:rsidR="007A6E69" w:rsidRPr="00015210">
          <w:rPr>
            <w:color w:val="000000"/>
          </w:rPr>
          <w:fldChar w:fldCharType="separate"/>
        </w:r>
        <w:r w:rsidR="007A6E69" w:rsidRPr="00015210">
          <w:rPr>
            <w:color w:val="000000"/>
          </w:rPr>
          <w:t>(Longoni et al. 2022)</w:t>
        </w:r>
        <w:r w:rsidR="007A6E69" w:rsidRPr="00015210">
          <w:rPr>
            <w:color w:val="000000"/>
          </w:rPr>
          <w:fldChar w:fldCharType="end"/>
        </w:r>
      </w:ins>
      <w:del w:id="51" w:author="Dylan CHEN" w:date="2026-08-30T16:26:00Z" w16du:dateUtc="2026-08-30T08:26:00Z">
        <w:r w:rsidRPr="00AE0684" w:rsidDel="007A6E69">
          <w:delText>(Longoni et al. 2022)</w:delText>
        </w:r>
      </w:del>
      <w:r w:rsidRPr="00AE0684">
        <w:t>. The consequence is not just doubt but cost: an answer that looks plausible but may be wrong has to be verified before it can be used, and verifying it means working through the reasoning oneself. An AI answer therefore does not close a question the way a trusted human answer would.</w:t>
      </w:r>
    </w:p>
    <w:p w14:paraId="219DBDCC" w14:textId="66CCA4A9" w:rsidR="007C76EF" w:rsidRPr="00AE0684" w:rsidRDefault="007C76EF" w:rsidP="00AE0684">
      <w:pPr>
        <w:pStyle w:val="Paragraph0"/>
      </w:pPr>
      <w:r w:rsidRPr="00AE0684">
        <w:t xml:space="preserve">Appraising the AI as a weak competitor pushes toward entry. The AI answer sits under the same question, faces the same readers, and competes for the same attention, which is precisely the condition under which an actor is most likely to notice a competitor and respond </w:t>
      </w:r>
      <w:ins w:id="52" w:author="Dylan CHEN" w:date="2026-08-30T16:27:00Z" w16du:dateUtc="2026-08-30T08:27:00Z">
        <w:r w:rsidR="007A6E69" w:rsidRPr="00E55C5E">
          <w:fldChar w:fldCharType="begin"/>
        </w:r>
        <w:r w:rsidR="007A6E69">
          <w:instrText xml:space="preserve"> ADDIN ZOTERO_ITEM CSL_CITATION {"citationID":"gLh1ryB4","properties":{"unsorted":false,"formattedCitation":"(Chen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instrText>
        </w:r>
        <w:r w:rsidR="007A6E69">
          <w:rPr>
            <w:rFonts w:hint="eastAsia"/>
          </w:rPr>
          <w:instrText>hree factors: relative scale, rival's attack volume, and rival's capability to contest. Our results provide a new avenue for studying competitors and the relationship between competitor analysis and interfirm rivalry.</w:instrText>
        </w:r>
        <w:r w:rsidR="007A6E69">
          <w:rPr>
            <w:rFonts w:hint="eastAsia"/>
          </w:rPr>
          <w:instrText>本文研究竞争紧张度，即目标企业与其特定竞争对手之间的紧张关系，这种紧张关系可能导致目标企业采取行动对抗竞争对手。基于认知</w:instrText>
        </w:r>
        <w:r w:rsidR="007A6E69">
          <w:rPr>
            <w:rFonts w:hint="eastAsia"/>
          </w:rPr>
          <w:instrText>-</w:instrText>
        </w:r>
        <w:r w:rsidR="007A6E69">
          <w:rPr>
            <w:rFonts w:hint="eastAsia"/>
          </w:rPr>
          <w:instrText>动机</w:instrText>
        </w:r>
        <w:r w:rsidR="007A6E69">
          <w:rPr>
            <w:rFonts w:hint="eastAsia"/>
          </w:rPr>
          <w:instrText>-</w:instrText>
        </w:r>
        <w:r w:rsidR="007A6E69">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7A6E69">
          <w:rPr>
            <w:rFonts w:hint="eastAsia"/>
          </w:rPr>
          <w:instrText xml:space="preserve">","archive_location":"491 </w:instrText>
        </w:r>
        <w:r w:rsidR="007A6E69">
          <w:rPr>
            <w:rFonts w:ascii="Apple Color Emoji" w:hAnsi="Apple Color Emoji" w:cs="Apple Color Emoji"/>
          </w:rPr>
          <w:instrText>📊</w:instrText>
        </w:r>
        <w:r w:rsidR="007A6E69">
          <w:rPr>
            <w:rFonts w:hint="eastAsia"/>
          </w:rPr>
          <w:instrText>","call-number":"1","container-title":"Academy of Management Journal","DOI"</w:instrText>
        </w:r>
        <w:r w:rsidR="007A6E69">
          <w:instrText>:"10.5465/amj.2007.24162081","ISSN":"0001-4273","issue":"1","journalAbbreviation":"AMJ","language":"en","note":"</w:instrText>
        </w:r>
        <w:r w:rsidR="007A6E69">
          <w:rPr>
            <w:rFonts w:ascii="Apple Color Emoji" w:hAnsi="Apple Color Emoji" w:cs="Apple Color Emoji"/>
          </w:rPr>
          <w:instrText>🏷️</w:instrText>
        </w:r>
        <w:r w:rsidR="007A6E69">
          <w:instrText xml:space="preserve"> /unread</w:instrText>
        </w:r>
        <w:r w:rsidR="007A6E69">
          <w:rPr>
            <w:rFonts w:hint="eastAsia"/>
          </w:rPr>
          <w:instrText>、</w:instrText>
        </w:r>
        <w:r w:rsidR="007A6E69">
          <w:instrText>COMPETITION</w:instrText>
        </w:r>
        <w:r w:rsidR="007A6E69">
          <w:rPr>
            <w:rFonts w:hint="eastAsia"/>
          </w:rPr>
          <w:instrText>、</w:instrText>
        </w:r>
        <w:r w:rsidR="007A6E69">
          <w:instrText>MANAGEMENT</w:instrText>
        </w:r>
        <w:r w:rsidR="007A6E69">
          <w:rPr>
            <w:rFonts w:hint="eastAsia"/>
          </w:rPr>
          <w:instrText>、</w:instrText>
        </w:r>
        <w:r w:rsidR="007A6E69">
          <w:instrText>BUSINESS enterprises</w:instrText>
        </w:r>
        <w:r w:rsidR="007A6E69">
          <w:rPr>
            <w:rFonts w:hint="eastAsia"/>
          </w:rPr>
          <w:instrText>、</w:instrText>
        </w:r>
        <w:r w:rsidR="007A6E69">
          <w:instrText>COMMERCE</w:instrText>
        </w:r>
        <w:r w:rsidR="007A6E69">
          <w:rPr>
            <w:rFonts w:hint="eastAsia"/>
          </w:rPr>
          <w:instrText>、</w:instrText>
        </w:r>
        <w:r w:rsidR="007A6E69">
          <w:instrText>DATA analysis</w:instrText>
        </w:r>
        <w:r w:rsidR="007A6E69">
          <w:rPr>
            <w:rFonts w:hint="eastAsia"/>
          </w:rPr>
          <w:instrText>、</w:instrText>
        </w:r>
        <w:r w:rsidR="007A6E69">
          <w:instrText>MOTIVATION (Psychology)</w:instrText>
        </w:r>
        <w:r w:rsidR="007A6E69">
          <w:rPr>
            <w:rFonts w:hint="eastAsia"/>
          </w:rPr>
          <w:instrText>、</w:instrText>
        </w:r>
        <w:r w:rsidR="007A6E69">
          <w: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instrText>
        </w:r>
        <w:r w:rsidR="007A6E69">
          <w:rPr>
            <w:rFonts w:hint="eastAsia"/>
          </w:rPr>
          <w:instrText>—</w:instrText>
        </w:r>
        <w:r w:rsidR="007A6E69">
          <w: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7A6E69">
          <w:rPr>
            <w:rFonts w:ascii="Apple Color Emoji" w:hAnsi="Apple Color Emoji" w:cs="Apple Color Emoji"/>
          </w:rPr>
          <w:instrText>📊</w:instrText>
        </w:r>
        <w:r w:rsidR="007A6E69">
          <w:instrText>","call-number":"3","container-title":"Asia Pacific Journal of Management","DOI":"10.1007/s10490-008-9110-7","ISSN":"1572-9958","issue":"1","journalAbbreviation":"Asia Pac J Manag","language":"en","note":"</w:instrText>
        </w:r>
        <w:r w:rsidR="007A6E69">
          <w:rPr>
            <w:rFonts w:ascii="Apple Color Emoji" w:hAnsi="Apple Color Emoji" w:cs="Apple Color Emoji"/>
          </w:rPr>
          <w:instrText>🏷️</w:instrText>
        </w:r>
        <w:r w:rsidR="007A6E69">
          <w:instrText xml:space="preserve"> /reading</w:instrText>
        </w:r>
        <w:r w:rsidR="007A6E69">
          <w:rPr>
            <w:rFonts w:hint="eastAsia"/>
          </w:rPr>
          <w:instrText>、</w:instrText>
        </w:r>
        <w:r w:rsidR="007A6E69">
          <w:instrText>Research</w:instrText>
        </w:r>
        <w:r w:rsidR="007A6E69">
          <w:rPr>
            <w:rFonts w:hint="eastAsia"/>
          </w:rPr>
          <w:instrText>、</w:instrText>
        </w:r>
        <w:r w:rsidR="007A6E69">
          <w:rPr>
            <w:rFonts w:ascii="Apple Color Emoji" w:hAnsi="Apple Color Emoji" w:cs="Apple Color Emoji"/>
          </w:rPr>
          <w:instrText>🤖️</w:instrText>
        </w:r>
        <w:r w:rsidR="007A6E69">
          <w:rPr>
            <w:rFonts w:hint="eastAsia"/>
          </w:rPr>
          <w:instrText>、</w:instrText>
        </w:r>
        <w:r w:rsidR="007A6E69">
          <w:instrText>Competitive dynamics</w:instrText>
        </w:r>
        <w:r w:rsidR="007A6E69">
          <w:rPr>
            <w:rFonts w:hint="eastAsia"/>
          </w:rPr>
          <w:instrText>、</w:instrText>
        </w:r>
        <w:r w:rsidR="007A6E69">
          <w:instrText>Publishing</w:instrText>
        </w:r>
        <w:r w:rsidR="007A6E69">
          <w:rPr>
            <w:rFonts w:hint="eastAsia"/>
          </w:rPr>
          <w:instrText>、</w:instrText>
        </w:r>
        <w:r w:rsidR="007A6E69">
          <w:instrText>Strategic</w:instrText>
        </w:r>
        <w:r w:rsidR="007A6E69">
          <w:rPr>
            <w:rFonts w:hint="eastAsia"/>
          </w:rPr>
          <w:instrText xml:space="preserve"> management</w:instrText>
        </w:r>
        <w:r w:rsidR="007A6E69">
          <w:rPr>
            <w:rFonts w:hint="eastAsia"/>
          </w:rPr>
          <w:instrText>、</w:instrText>
        </w:r>
        <w:r w:rsidR="007A6E69">
          <w:rPr>
            <w:rFonts w:hint="eastAsia"/>
          </w:rPr>
          <w:instrText>U.S.-based journal","page":"5-25","source":"9.7 (Q1)","title":"Competitive dynamics research: An insider</w:instrText>
        </w:r>
        <w:r w:rsidR="007A6E69">
          <w:rPr>
            <w:rFonts w:hint="eastAsia"/>
          </w:rPr>
          <w:instrText>’</w:instrText>
        </w:r>
        <w:r w:rsidR="007A6E69">
          <w:rPr>
            <w:rFonts w:hint="eastAsia"/>
          </w:rPr>
          <w:instrText>s odyssey","title-short":"Competitive dynamics research","URL":"https://doi.org/10.1007/s10490-008-9110-7","volume":"26","author":[{"famil</w:instrText>
        </w:r>
        <w:r w:rsidR="007A6E69">
          <w:instrText xml:space="preserve">y":"Chen","given":"Ming-Jer"}],"accessed":{"date-parts":[["2026",7,27]]},"issued":{"date-parts":[["2009",3,1]]}}}],"schema":"https://github.com/citation-style-language/schema/raw/master/csl-citation.json"} </w:instrText>
        </w:r>
        <w:r w:rsidR="007A6E69" w:rsidRPr="00E55C5E">
          <w:fldChar w:fldCharType="separate"/>
        </w:r>
        <w:r w:rsidR="007A6E69">
          <w:rPr>
            <w:noProof/>
          </w:rPr>
          <w:t>(Chen et al. 2007; Chen 2009)</w:t>
        </w:r>
        <w:r w:rsidR="007A6E69" w:rsidRPr="00E55C5E">
          <w:fldChar w:fldCharType="end"/>
        </w:r>
      </w:ins>
      <w:del w:id="53" w:author="Dylan CHEN" w:date="2026-08-30T16:27:00Z" w16du:dateUtc="2026-08-30T08:27:00Z">
        <w:r w:rsidRPr="00AE0684" w:rsidDel="007A6E69">
          <w:delText>(Chen et al. 2007; Chen 2009)</w:delText>
        </w:r>
      </w:del>
      <w:r w:rsidRPr="00AE0684">
        <w:t>. A weak competitor makes responding attractive, because the risk of losing is low and a competent developer can provide the correct answer the AI failed to provide.</w:t>
      </w:r>
    </w:p>
    <w:p w14:paraId="319E0BC5" w14:textId="77777777" w:rsidR="005C375D" w:rsidRPr="00D2526D" w:rsidRDefault="005C375D" w:rsidP="00D2526D">
      <w:pPr>
        <w:pStyle w:val="Paragraph0"/>
        <w:ind w:left="533" w:firstLine="0"/>
        <w:rPr>
          <w:i/>
          <w:iCs/>
        </w:rPr>
      </w:pPr>
      <w:r w:rsidRPr="00D2526D">
        <w:rPr>
          <w:i/>
          <w:iCs/>
        </w:rPr>
        <w:t>H1. The AI label alone increases human answer supply.</w:t>
      </w:r>
    </w:p>
    <w:p w14:paraId="19B425C5" w14:textId="506F6F6B" w:rsidR="005C375D" w:rsidRPr="00D2526D" w:rsidRDefault="005C375D" w:rsidP="00D2526D">
      <w:pPr>
        <w:pStyle w:val="Paragraph0"/>
      </w:pPr>
      <w:r w:rsidRPr="00D2526D">
        <w:t xml:space="preserve">The second glance signal is length, and it pushes entry in the opposite direction. Length is processed through attribute substitution, in which System 1 replaces a difficult judgment with an easier one associated with it </w:t>
      </w:r>
      <w:r w:rsidR="00C454A0" w:rsidRPr="00E55C5E">
        <w:fldChar w:fldCharType="begin"/>
      </w:r>
      <w:r w:rsidR="00C454A0">
        <w:instrText xml:space="preserve"> ADDIN ZOTERO_ITEM CSL_CITATION {"citationID":"w2fXDRxm","properties":{"unsorted":false,"formattedCitation":"(Kahneman 2011; Kahneman &amp; Frederick 2002)","plainCitation":"(Kahneman 2011; Kahneman &amp; Frederick 2002)","noteIndex":0},"citationItems":[{"id":80829,"uris":["http://zotero.org/users/8905122/items/YSCWE6LK"],"itemData":{"id":80829,"type":"article-journal","container-title":"Farrar, Straus and Giroux","note":"</w:instrText>
      </w:r>
      <w:r w:rsidR="00C454A0">
        <w:rPr>
          <w:rFonts w:ascii="Apple Color Emoji" w:hAnsi="Apple Color Emoji" w:cs="Apple Color Emoji"/>
        </w:rPr>
        <w:instrText>🏷️</w:instrText>
      </w:r>
      <w:r w:rsidR="00C454A0">
        <w:instrText xml:space="preserve"> /reading","title":"Thinking, fast and slow","author":[{"family":"Kahneman","given":"Daniel"}],"issued":{"date-parts":[["2011"]]}}},{"id":181428,"uris":["http://zotero.org/users/8905122/items/NJCVAUXG","http://zotero.org/users/8905122/items/366UBVBE"],"itemData":{"id":181428,"type":"article-journal","container-title":"Heuristics and biases: The psychology of intuitive judgment","DOI":"10.1017/CBO9780511808098.004","issue":"49-81","note":"</w:instrText>
      </w:r>
      <w:r w:rsidR="00C454A0">
        <w:rPr>
          <w:rFonts w:ascii="Apple Color Emoji" w:hAnsi="Apple Color Emoji" w:cs="Apple Color Emoji"/>
        </w:rPr>
        <w:instrText>🏷️</w:instrText>
      </w:r>
      <w:r w:rsidR="00C454A0">
        <w:instrText xml:space="preserve"> /unread","page":"74","source":"Google Scholar","title":"Representativeness revisited: Attribute substitution in intuitive judgment","title-short":"Representativeness revisited","URL":"https://books.google.com/books?hl=zh-CN&amp;lr=&amp;id=FfTVDY-zrCoC&amp;oi=fnd&amp;pg=PA49&amp;dq=Kahneman+%26+Frederick+(2002)&amp;ots=_42EEjffaL&amp;sig=C08xcKZF6TRSsYC1eMIkLfvDDsg","volume":"49","author":[{"family":"Kahneman","given":"Daniel"},{"family":"Frederick","given":"Shane"}],"accessed":{"date-parts":[["2026",7,27]]},"issued":{"date-parts":[["2002"]]}}}],"schema":"https://github.com/citation-style-language/schema/raw/master/csl-citation.json"} </w:instrText>
      </w:r>
      <w:r w:rsidR="00C454A0" w:rsidRPr="00E55C5E">
        <w:fldChar w:fldCharType="separate"/>
      </w:r>
      <w:r w:rsidR="00C454A0">
        <w:rPr>
          <w:noProof/>
        </w:rPr>
        <w:t>(Kahneman 2011; Kahneman &amp; Frederick 2002)</w:t>
      </w:r>
      <w:r w:rsidR="00C454A0" w:rsidRPr="00E55C5E">
        <w:fldChar w:fldCharType="end"/>
      </w:r>
      <w:r w:rsidRPr="00D2526D">
        <w:t>. The difficult judgment is how much of the question the competitor has covered; the easy substitute is the answer</w:t>
      </w:r>
      <w:r>
        <w:t>’</w:t>
      </w:r>
      <w:r w:rsidRPr="00D2526D">
        <w:t xml:space="preserve">s physical size. Our setting makes this substitution reliable, because on SegmentFault technical answers are broken into code blocks, numbered steps, configuration snippets, and shell </w:t>
      </w:r>
      <w:r w:rsidRPr="00D2526D">
        <w:lastRenderedPageBreak/>
        <w:t xml:space="preserve">commands, so a long answer in this format appears without reading to enumerate several possible causes or several fixes, and length becomes a credible indication of how much ground has been taken. What matters at entry is how much room is left. </w:t>
      </w:r>
      <w:proofErr w:type="gramStart"/>
      <w:r w:rsidRPr="00D2526D">
        <w:t>Thus</w:t>
      </w:r>
      <w:proofErr w:type="gramEnd"/>
      <w:r w:rsidRPr="00D2526D">
        <w:t xml:space="preserve"> the more of the question the existing answer appears to cover, the less room appears to remain, and the weaker the incentive to enter.</w:t>
      </w:r>
    </w:p>
    <w:p w14:paraId="2F19B116" w14:textId="77777777" w:rsidR="005C375D" w:rsidRPr="00D2526D" w:rsidRDefault="005C375D" w:rsidP="00D2526D">
      <w:pPr>
        <w:pStyle w:val="Paragraph0"/>
        <w:ind w:left="533" w:firstLine="0"/>
        <w:rPr>
          <w:i/>
          <w:iCs/>
        </w:rPr>
      </w:pPr>
      <w:r w:rsidRPr="00D2526D">
        <w:rPr>
          <w:i/>
          <w:iCs/>
        </w:rPr>
        <w:t>H2. The effect of an AI answer on human answer supply becomes more negative as the length of the AI answer increases.</w:t>
      </w:r>
    </w:p>
    <w:p w14:paraId="07AB6D84" w14:textId="5DA902EC" w:rsidR="005C375D" w:rsidRPr="00D2526D" w:rsidRDefault="005C375D" w:rsidP="00D2526D">
      <w:pPr>
        <w:pStyle w:val="Paragraph0"/>
      </w:pPr>
      <w:r w:rsidRPr="00D2526D">
        <w:t xml:space="preserve">Two points deserve emphasis. First, this is a claim about coverage, not quality, because length is far easier to perceive at a glance than quality, and an answer can be comprehensive and wrong at the same time </w:t>
      </w:r>
      <w:r w:rsidR="00C454A0" w:rsidRPr="00E55C5E">
        <w:rPr>
          <w:rFonts w:eastAsia="DengXian"/>
          <w:kern w:val="2"/>
          <w14:ligatures w14:val="standardContextual"/>
        </w:rPr>
        <w:fldChar w:fldCharType="begin"/>
      </w:r>
      <w:r w:rsidR="00DC684C">
        <w:rPr>
          <w:rFonts w:eastAsia="DengXian"/>
          <w:kern w:val="2"/>
          <w14:ligatures w14:val="standardContextual"/>
        </w:rPr>
        <w:instrText xml:space="preserve"> ADDIN ZOTERO_ITEM CSL_CITATION {"citationID":"Gqw5alSW","properties":{"unsorted":false,"formattedCitation":"(Kabir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DC684C">
        <w:rPr>
          <w:rFonts w:ascii="Apple Color Emoji" w:eastAsia="DengXian" w:hAnsi="Apple Color Emoji" w:cs="Apple Color Emoji"/>
          <w:kern w:val="2"/>
          <w14:ligatures w14:val="standardContextual"/>
        </w:rPr>
        <w:instrText>📊</w:instrText>
      </w:r>
      <w:r w:rsidR="00DC684C">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DC684C">
        <w:rPr>
          <w:rFonts w:ascii="Apple Color Emoji" w:eastAsia="DengXian" w:hAnsi="Apple Color Emoji" w:cs="Apple Color Emoji"/>
          <w:kern w:val="2"/>
          <w14:ligatures w14:val="standardContextual"/>
        </w:rPr>
        <w:instrText>🏷️</w:instrText>
      </w:r>
      <w:r w:rsidR="00DC684C">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C454A0" w:rsidRPr="00E55C5E">
        <w:rPr>
          <w:rFonts w:eastAsia="DengXian"/>
          <w:kern w:val="2"/>
          <w14:ligatures w14:val="standardContextual"/>
        </w:rPr>
        <w:fldChar w:fldCharType="separate"/>
      </w:r>
      <w:r w:rsidR="00C454A0">
        <w:rPr>
          <w:rFonts w:eastAsia="DengXian"/>
          <w:noProof/>
          <w:kern w:val="2"/>
          <w14:ligatures w14:val="standardContextual"/>
        </w:rPr>
        <w:t>(Kabir et al. 2024)</w:t>
      </w:r>
      <w:r w:rsidR="00C454A0" w:rsidRPr="00E55C5E">
        <w:rPr>
          <w:rFonts w:eastAsia="DengXian"/>
          <w:kern w:val="2"/>
          <w14:ligatures w14:val="standardContextual"/>
        </w:rPr>
        <w:fldChar w:fldCharType="end"/>
      </w:r>
      <w:r w:rsidRPr="00D2526D">
        <w:t>. Second, H2 complements H1 in describing the overall effect of a glance</w:t>
      </w:r>
      <w:r w:rsidR="00505892">
        <w:t>.</w:t>
      </w:r>
      <w:r w:rsidRPr="00D2526D">
        <w:t xml:space="preserve"> </w:t>
      </w:r>
      <w:r w:rsidR="00505892">
        <w:t>T</w:t>
      </w:r>
      <w:r w:rsidRPr="00D2526D">
        <w:t>he AI label</w:t>
      </w:r>
      <w:r>
        <w:t>’</w:t>
      </w:r>
      <w:r w:rsidRPr="00D2526D">
        <w:t>s contribution is relatively stable, while length varies and shifts the perceived room for a contribution. This is why the consequence of adding an AI answer cannot be a single number. It is positive where the AI content is thin and negative where it is thick, and the point at which it changes sign depends on the content a given AI answer provides and, over time, on the continuing improvement of AI.</w:t>
      </w:r>
    </w:p>
    <w:p w14:paraId="1088A051" w14:textId="77777777" w:rsidR="005C375D" w:rsidRPr="00D2526D" w:rsidRDefault="005C375D" w:rsidP="0049010E">
      <w:pPr>
        <w:pStyle w:val="Heading3"/>
        <w:rPr>
          <w:lang w:eastAsia="en-US"/>
        </w:rPr>
      </w:pPr>
      <w:r w:rsidRPr="00D2526D">
        <w:rPr>
          <w:lang w:eastAsia="en-US"/>
        </w:rPr>
        <w:t>AI Answer Quality Does Not Shape Entry (System 2)</w:t>
      </w:r>
    </w:p>
    <w:p w14:paraId="22498B7F" w14:textId="7A2B11ED" w:rsidR="00505892" w:rsidRPr="00AE0684" w:rsidRDefault="00505892" w:rsidP="00AE0684">
      <w:pPr>
        <w:pStyle w:val="Paragraph0"/>
      </w:pPr>
      <w:r w:rsidRPr="00AE0684">
        <w:t xml:space="preserve">Quality is a System 2 signal, and entry is a System 1 decision, so the same-level principle predicts no systematic effect of AI answer quality on entry. Quality becomes available only afterward, because it requires reading the answer through and checking it against the specific problem. Entry is therefore shaped mainly by what arrives first. This argument rests on the division of labor between the two systems. System 1 forms an appraisal from the cues at hand and returns a disposition to act or to pass; System 2 </w:t>
      </w:r>
      <w:proofErr w:type="gramStart"/>
      <w:r w:rsidRPr="00AE0684">
        <w:t>is then in a position to</w:t>
      </w:r>
      <w:proofErr w:type="gramEnd"/>
      <w:r w:rsidRPr="00AE0684">
        <w:t xml:space="preserve"> examine that disposition and either endorse it or overturn it. The two-systems account emphasizes that System </w:t>
      </w:r>
      <w:r w:rsidRPr="00AE0684">
        <w:lastRenderedPageBreak/>
        <w:t xml:space="preserve">2 normally endorses, because it is recruited only when the fast route fails to deliver a confident answer, and not recruited when the fast route delivers one cheaply, which is the law of least effort at work </w:t>
      </w:r>
      <w:ins w:id="54" w:author="Dylan CHEN" w:date="2026-08-30T16:27:00Z" w16du:dateUtc="2026-08-30T08:27:00Z">
        <w:r w:rsidR="003E1984" w:rsidRPr="00015210">
          <w:fldChar w:fldCharType="begin"/>
        </w:r>
        <w:r w:rsidR="003E1984" w:rsidRPr="00015210">
          <w:instrText xml:space="preserve"> ADDIN ZOTERO_ITEM CSL_CITATION {"citationID":"eHS7OWaQ","properties":{"unsorted":false,"formattedCitation":"(Kahneman 2011)","plainCitation":"(Kahneman 2011)","noteIndex":0},"citationItems":[{"id":80829,"uris":["http://zotero.org/users/8905122/items/YSCWE6LK"],"itemData":{"id":80829,"type":"article-journal","container-title":"Farrar, Straus and Giroux","note":"</w:instrText>
        </w:r>
        <w:r w:rsidR="003E1984" w:rsidRPr="00015210">
          <w:rPr>
            <w:rFonts w:ascii="Apple Color Emoji" w:hAnsi="Apple Color Emoji" w:cs="Apple Color Emoji"/>
          </w:rPr>
          <w:instrText>🏷️</w:instrText>
        </w:r>
        <w:r w:rsidR="003E1984" w:rsidRPr="00015210">
          <w:instrText xml:space="preserve"> /reading","title":"Thinking, fast and slow","author":[{"family":"Kahneman","given":"Daniel"}],"issued":{"date-parts":[["2011"]]}}}],"schema":"https://github.com/citation-style-language/schema/raw/master/csl-citation.json"} </w:instrText>
        </w:r>
        <w:r w:rsidR="003E1984" w:rsidRPr="00015210">
          <w:fldChar w:fldCharType="separate"/>
        </w:r>
        <w:r w:rsidR="003E1984" w:rsidRPr="00015210">
          <w:t>(Kahneman 2011)</w:t>
        </w:r>
        <w:r w:rsidR="003E1984" w:rsidRPr="00015210">
          <w:fldChar w:fldCharType="end"/>
        </w:r>
      </w:ins>
      <w:del w:id="55" w:author="Dylan CHEN" w:date="2026-08-30T16:27:00Z" w16du:dateUtc="2026-08-30T08:27:00Z">
        <w:r w:rsidRPr="00AE0684" w:rsidDel="003E1984">
          <w:delText>(Kahneman 2011)</w:delText>
        </w:r>
      </w:del>
      <w:r w:rsidRPr="00AE0684">
        <w:t>. Here the fast route does deliver a confident answer</w:t>
      </w:r>
      <w:r>
        <w:t>. T</w:t>
      </w:r>
      <w:r w:rsidRPr="00AE0684">
        <w:t>he label and the length together produce a coherent impression of how much ground the competitor has taken, so nothing calls for the more expensive judgment that assessing quality would require.</w:t>
      </w:r>
    </w:p>
    <w:p w14:paraId="7A7945C6" w14:textId="7ECA24BF" w:rsidR="00505892" w:rsidRPr="00AE0684" w:rsidRDefault="00505892" w:rsidP="00AE0684">
      <w:pPr>
        <w:pStyle w:val="Paragraph0"/>
      </w:pPr>
      <w:r w:rsidRPr="00AE0684">
        <w:t xml:space="preserve">Even an answerer who does read the AI answer tends to confirm the first impression. An answer looks comprehensive because of how it is laid out, but correctness depends on whether the code runs, whether the named libraries and versions are the ones </w:t>
      </w:r>
      <w:proofErr w:type="gramStart"/>
      <w:r w:rsidRPr="00AE0684">
        <w:t>actually in</w:t>
      </w:r>
      <w:proofErr w:type="gramEnd"/>
      <w:r w:rsidRPr="00AE0684">
        <w:t xml:space="preserve"> use, and whether the diagnosis fits the setup described. Checking these things means working through the reasoning, which is demanding even for skilled programmers </w:t>
      </w:r>
      <w:ins w:id="56" w:author="Dylan CHEN" w:date="2026-08-30T16:27:00Z" w16du:dateUtc="2026-08-30T08:27:00Z">
        <w:r w:rsidR="003E1984" w:rsidRPr="00015210">
          <w:fldChar w:fldCharType="begin"/>
        </w:r>
        <w:r w:rsidR="003E1984" w:rsidRPr="00015210">
          <w:instrText xml:space="preserve"> ADDIN ZOTERO_ITEM CSL_CITATION {"citationID":"Ue23IfVF","properties":{"unsorted":false,"formattedCitation":"(Lee &amp; Lee 2025)","plainCitation":"(Lee &amp; Lee 2025)","noteIndex":0},"citationItems":[{"id":197490,"uris":["http://zotero.org/users/8905122/items/JFB98B73"],"itemData":{"id":197490,"type":"article-journal","abstract":"The performance of question-answering (QA) models has significantly advanced, yet challenges remain in verifying the accuracy of generated answers and providing clear explanations of the reasoning behind them. In response, this study introduces a novel answer verification model that detects inaccuracies in QA system outputs and offers structured, multi-step explanations to enhance both understanding and reliability. We built an answer verification system consisting of a stepwise prover and two types of verifiers and tested the proposed system on the EntailmentBank dataset as well as the ARC, AQUA-RAT, and AR-LSAT datasets from the STREET benchmark. By correcting the answers generated by the T5-large and GPT-3.5 QA models and comparing the results before and after correction, we observed notable improvements in answer accuracy and explanation clarity. Specifically, the proposed model increased the exact match score of the T5-large model by 1.76% and that of GPT-3.5 by 3.53% on the EntailmentBank dataset. Additionally, to address potential data scarcity, the study proposes a data augmentation technique that employs large language models and multi-hop datasets to generate reasoning chains, thereby enriching the training data. Although the augmented data did not match the quality of the gold data, which is manually curated and verified by humans, our experiments demonstrated that combining gold data with augmented data resulted in better performance than using only a subset of the gold data.","archive_location":"4 </w:instrText>
        </w:r>
        <w:r w:rsidR="003E1984" w:rsidRPr="00015210">
          <w:rPr>
            <w:rFonts w:ascii="Apple Color Emoji" w:hAnsi="Apple Color Emoji" w:cs="Apple Color Emoji"/>
          </w:rPr>
          <w:instrText>📊</w:instrText>
        </w:r>
        <w:r w:rsidR="003E1984" w:rsidRPr="00015210">
          <w:instrText>","call-number":"1 (CCF C)","container-title":"Knowledge-Based Systems","DOI":"10.1016/j.knosys.2025.113091","ISSN":"0950-7051","journalAbbreviation":"Knowledge-Based Systems","language":"en","note":"</w:instrText>
        </w:r>
        <w:r w:rsidR="003E1984" w:rsidRPr="00015210">
          <w:rPr>
            <w:rFonts w:ascii="Apple Color Emoji" w:hAnsi="Apple Color Emoji" w:cs="Apple Color Emoji"/>
          </w:rPr>
          <w:instrText>🏷️</w:instrText>
        </w:r>
        <w:r w:rsidR="003E1984" w:rsidRPr="00015210">
          <w:instrText xml:space="preserve"> /reading</w:instrText>
        </w:r>
        <w:r w:rsidR="003E1984" w:rsidRPr="00015210">
          <w:instrText>、</w:instrText>
        </w:r>
        <w:r w:rsidR="003E1984" w:rsidRPr="00015210">
          <w:instrText>Question answering</w:instrText>
        </w:r>
        <w:r w:rsidR="003E1984" w:rsidRPr="00015210">
          <w:instrText>、</w:instrText>
        </w:r>
        <w:r w:rsidR="003E1984" w:rsidRPr="00015210">
          <w:instrText>Natural language processing</w:instrText>
        </w:r>
        <w:r w:rsidR="003E1984" w:rsidRPr="00015210">
          <w:instrText>、</w:instrText>
        </w:r>
        <w:r w:rsidR="003E1984" w:rsidRPr="00015210">
          <w:instrText>Answer verification</w:instrText>
        </w:r>
        <w:r w:rsidR="003E1984" w:rsidRPr="00015210">
          <w:instrText>、</w:instrText>
        </w:r>
        <w:r w:rsidR="003E1984" w:rsidRPr="00015210">
          <w:instrText xml:space="preserve">Data generation","page":"113091","source":"8 (Q1)","title":"Structured reasoning and answer verification: Enhancing question answering system accuracy and explainability","title-short":"Structured reasoning and answer verification","URL":"https://www.sciencedirect.com/science/article/pii/S0950705125001388","volume":"311","author":[{"family":"Lee","given":"Jihyung"},{"family":"Lee","given":"Gary Geunbae"}],"accessed":{"date-parts":[["2026",8,9]]},"issued":{"date-parts":[["2025",2,28]]}}}],"schema":"https://github.com/citation-style-language/schema/raw/master/csl-citation.json"} </w:instrText>
        </w:r>
        <w:r w:rsidR="003E1984" w:rsidRPr="00015210">
          <w:fldChar w:fldCharType="separate"/>
        </w:r>
        <w:r w:rsidR="003E1984" w:rsidRPr="00015210">
          <w:t>(Lee &amp; Lee 2025)</w:t>
        </w:r>
        <w:r w:rsidR="003E1984" w:rsidRPr="00015210">
          <w:fldChar w:fldCharType="end"/>
        </w:r>
      </w:ins>
      <w:del w:id="57" w:author="Dylan CHEN" w:date="2026-08-30T16:27:00Z" w16du:dateUtc="2026-08-30T08:27:00Z">
        <w:r w:rsidRPr="00AE0684" w:rsidDel="003E1984">
          <w:delText>(Lee &amp; Lee 2025)</w:delText>
        </w:r>
      </w:del>
      <w:r w:rsidRPr="00AE0684">
        <w:t xml:space="preserve">, and errors in AI answers often go undetected for exactly this reason </w:t>
      </w:r>
      <w:ins w:id="58" w:author="Dylan CHEN" w:date="2026-08-30T16:27:00Z" w16du:dateUtc="2026-08-30T08:27:00Z">
        <w:r w:rsidR="003E1984" w:rsidRPr="00015210">
          <w:rPr>
            <w:rFonts w:eastAsia="DengXian"/>
            <w:kern w:val="2"/>
            <w14:ligatures w14:val="standardContextual"/>
          </w:rPr>
          <w:fldChar w:fldCharType="begin"/>
        </w:r>
        <w:r w:rsidR="003E1984">
          <w:rPr>
            <w:rFonts w:eastAsia="DengXian"/>
            <w:kern w:val="2"/>
            <w14:ligatures w14:val="standardContextual"/>
          </w:rPr>
          <w:instrText xml:space="preserve"> ADDIN ZOTERO_ITEM CSL_CITATION {"citationID":"P1ioLuNR","properties":{"unsorted":false,"formattedCitation":"(Kabir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3E1984">
          <w:rPr>
            <w:rFonts w:ascii="Apple Color Emoji" w:eastAsia="DengXian" w:hAnsi="Apple Color Emoji" w:cs="Apple Color Emoji"/>
            <w:kern w:val="2"/>
            <w14:ligatures w14:val="standardContextual"/>
          </w:rPr>
          <w:instrText>📊</w:instrText>
        </w:r>
        <w:r w:rsidR="003E1984">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3E1984">
          <w:rPr>
            <w:rFonts w:ascii="Apple Color Emoji" w:eastAsia="DengXian" w:hAnsi="Apple Color Emoji" w:cs="Apple Color Emoji"/>
            <w:kern w:val="2"/>
            <w14:ligatures w14:val="standardContextual"/>
          </w:rPr>
          <w:instrText>🏷️</w:instrText>
        </w:r>
        <w:r w:rsidR="003E1984">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3E1984" w:rsidRPr="00015210">
          <w:rPr>
            <w:rFonts w:eastAsia="DengXian"/>
            <w:kern w:val="2"/>
            <w14:ligatures w14:val="standardContextual"/>
          </w:rPr>
          <w:fldChar w:fldCharType="separate"/>
        </w:r>
        <w:r w:rsidR="003E1984" w:rsidRPr="00015210">
          <w:rPr>
            <w:rFonts w:eastAsia="DengXian"/>
            <w:kern w:val="2"/>
            <w14:ligatures w14:val="standardContextual"/>
          </w:rPr>
          <w:t>(Kabir et al. 2024)</w:t>
        </w:r>
        <w:r w:rsidR="003E1984" w:rsidRPr="00015210">
          <w:rPr>
            <w:rFonts w:eastAsia="DengXian"/>
            <w:kern w:val="2"/>
            <w14:ligatures w14:val="standardContextual"/>
          </w:rPr>
          <w:fldChar w:fldCharType="end"/>
        </w:r>
      </w:ins>
      <w:del w:id="59" w:author="Dylan CHEN" w:date="2026-08-30T16:27:00Z" w16du:dateUtc="2026-08-30T08:27:00Z">
        <w:r w:rsidRPr="00AE0684" w:rsidDel="003E1984">
          <w:delText>(Kabir et al. 2024)</w:delText>
        </w:r>
      </w:del>
      <w:r w:rsidRPr="00AE0684">
        <w:t>. Careful reading is thus costly to start and unreliable once started, so it overturns the first impression less often than one might expect.</w:t>
      </w:r>
    </w:p>
    <w:p w14:paraId="1976B771" w14:textId="77777777" w:rsidR="00505892" w:rsidRPr="00AE0684" w:rsidRDefault="00505892" w:rsidP="00AE0684">
      <w:pPr>
        <w:pStyle w:val="Paragraph0"/>
      </w:pPr>
      <w:r w:rsidRPr="00AE0684">
        <w:t>Reversals do occur in both directions. An answerer who meant to pass may find the AI answer mistaken and write up their own answer after all; an answerer who meant to contribute may find the AI answer sound and stop. We do not claim that either pattern is impossible. We claim that neither is systematic enough to produce a detectable relationship between the quality of an AI answer and the rate at which human answers appear.</w:t>
      </w:r>
    </w:p>
    <w:p w14:paraId="70C0BAFB" w14:textId="7C7F6ED2" w:rsidR="005C375D" w:rsidRPr="00D2526D" w:rsidRDefault="005C375D" w:rsidP="00D2526D">
      <w:pPr>
        <w:pStyle w:val="Paragraph0"/>
        <w:ind w:left="533" w:firstLine="0"/>
        <w:rPr>
          <w:i/>
          <w:iCs/>
        </w:rPr>
      </w:pPr>
      <w:r w:rsidRPr="00D2526D">
        <w:rPr>
          <w:i/>
          <w:iCs/>
        </w:rPr>
        <w:t>H3 (null). The effect of an AI answer on human answer supply does not vary appreciably with the quality of the AI answer.</w:t>
      </w:r>
    </w:p>
    <w:p w14:paraId="6AFA3149" w14:textId="0F045975" w:rsidR="005C375D" w:rsidRPr="00D2526D" w:rsidRDefault="005C375D" w:rsidP="0049010E">
      <w:pPr>
        <w:pStyle w:val="Heading2"/>
      </w:pPr>
      <w:r w:rsidRPr="00D2526D">
        <w:t>Hypotheses on the</w:t>
      </w:r>
      <w:r w:rsidR="00505892">
        <w:t xml:space="preserve"> Crafting</w:t>
      </w:r>
      <w:r w:rsidRPr="00D2526D">
        <w:t xml:space="preserve"> Decision</w:t>
      </w:r>
    </w:p>
    <w:p w14:paraId="1B41B3E9" w14:textId="4BFC75ED" w:rsidR="005C375D" w:rsidRPr="00D2526D" w:rsidRDefault="005C375D" w:rsidP="0049010E">
      <w:pPr>
        <w:pStyle w:val="Heading3"/>
      </w:pPr>
      <w:r w:rsidRPr="00D2526D">
        <w:t>Label and Length Do Not Shape Human Answer Quality (System 1)</w:t>
      </w:r>
    </w:p>
    <w:p w14:paraId="4859214B" w14:textId="77777777" w:rsidR="00505892" w:rsidRPr="00AE0684" w:rsidRDefault="00505892" w:rsidP="00AE0684">
      <w:pPr>
        <w:pStyle w:val="Paragraph0"/>
      </w:pPr>
      <w:r w:rsidRPr="00AE0684">
        <w:t xml:space="preserve">The crafting decision is made after the answerer has committed to answering and has thus </w:t>
      </w:r>
      <w:r w:rsidRPr="00AE0684">
        <w:lastRenderedPageBreak/>
        <w:t>read the AI answer through. Because the AI label and length are glance signals processed by System 1, while the crafting decision is the deliberate System 2 judgment of how to construct the answer, the same-level principle predicts that neither glance signal systematically shapes human answer quality. Once the answerer is engaged in evaluating the content itself, the surface cues that governed entry are superseded by what reading reveals.</w:t>
      </w:r>
    </w:p>
    <w:p w14:paraId="1E5F11EA" w14:textId="77777777" w:rsidR="00505892" w:rsidRPr="00AE0684" w:rsidRDefault="00505892" w:rsidP="00AE0684">
      <w:pPr>
        <w:pStyle w:val="Paragraph0"/>
      </w:pPr>
      <w:r w:rsidRPr="00AE0684">
        <w:t xml:space="preserve">Consider the AI label first. At entry, the label carried motivational content, because it identified the competitor as a machine and, in this skeptical technical community, invited a response (H1). That role is exhausted at the entry margin. When the answerer turns to constructing the answer, the answer is built from what the AI content </w:t>
      </w:r>
      <w:proofErr w:type="gramStart"/>
      <w:r w:rsidRPr="00AE0684">
        <w:t>actually contains</w:t>
      </w:r>
      <w:proofErr w:type="gramEnd"/>
      <w:r w:rsidRPr="00AE0684">
        <w:t xml:space="preserve">, rather than from the bare fact of machine authorship. It could be argued that the weak-competitor appraisal formed </w:t>
      </w:r>
      <w:proofErr w:type="gramStart"/>
      <w:r w:rsidRPr="00AE0684">
        <w:t>at a glance</w:t>
      </w:r>
      <w:proofErr w:type="gramEnd"/>
      <w:r w:rsidRPr="00AE0684">
        <w:t xml:space="preserve"> persists and holds effort down, and we take this objection seriously. However, the two-systems account predicts that once System 2 is engaged, the crafting of the answer tracks the concrete content the answerer reads rather than the abstract source cue. We therefore predict no systematic label effect on the crafting decision.</w:t>
      </w:r>
    </w:p>
    <w:p w14:paraId="66470031" w14:textId="77777777" w:rsidR="005C375D" w:rsidRPr="00D2526D" w:rsidRDefault="005C375D" w:rsidP="00D2526D">
      <w:pPr>
        <w:pStyle w:val="Paragraph0"/>
        <w:ind w:left="533" w:firstLine="0"/>
        <w:rPr>
          <w:i/>
          <w:iCs/>
        </w:rPr>
      </w:pPr>
      <w:r w:rsidRPr="00D2526D">
        <w:rPr>
          <w:i/>
          <w:iCs/>
        </w:rPr>
        <w:t>H4 (null). The AI label alone does not affect the quality of the human answer.</w:t>
      </w:r>
    </w:p>
    <w:p w14:paraId="00E04263" w14:textId="080A60AA" w:rsidR="00505892" w:rsidRPr="00AE0684" w:rsidRDefault="00505892" w:rsidP="00AE0684">
      <w:pPr>
        <w:pStyle w:val="Paragraph0"/>
      </w:pPr>
      <w:r w:rsidRPr="00AE0684">
        <w:t xml:space="preserve">Length is superseded for the same reason, reinforced by the beliefs of this population. Once the answerer has read the AI answer, its substance is directly available, so there is no reason to consult length as a proxy when the content itself is available to anchor on and build from. More specifically, AI answers to technical questions are substantially longer than human answers while being incorrect in more than half of cases </w:t>
      </w:r>
      <w:ins w:id="60" w:author="Dylan CHEN" w:date="2026-08-30T16:28:00Z" w16du:dateUtc="2026-08-30T08:28:00Z">
        <w:r w:rsidR="003E1984" w:rsidRPr="00E55C5E">
          <w:rPr>
            <w:rFonts w:eastAsia="DengXian"/>
            <w:kern w:val="2"/>
            <w14:ligatures w14:val="standardContextual"/>
          </w:rPr>
          <w:fldChar w:fldCharType="begin"/>
        </w:r>
        <w:r w:rsidR="003E1984">
          <w:rPr>
            <w:rFonts w:eastAsia="DengXian"/>
            <w:kern w:val="2"/>
            <w14:ligatures w14:val="standardContextual"/>
          </w:rPr>
          <w:instrText xml:space="preserve"> ADDIN ZOTERO_ITEM CSL_CITATION {"citationID":"iAaqGHdT","properties":{"unsorted":false,"formattedCitation":"(Kabir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3E1984">
          <w:rPr>
            <w:rFonts w:ascii="Apple Color Emoji" w:eastAsia="DengXian" w:hAnsi="Apple Color Emoji" w:cs="Apple Color Emoji"/>
            <w:kern w:val="2"/>
            <w14:ligatures w14:val="standardContextual"/>
          </w:rPr>
          <w:instrText>📊</w:instrText>
        </w:r>
        <w:r w:rsidR="003E1984">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3E1984">
          <w:rPr>
            <w:rFonts w:ascii="Apple Color Emoji" w:eastAsia="DengXian" w:hAnsi="Apple Color Emoji" w:cs="Apple Color Emoji"/>
            <w:kern w:val="2"/>
            <w14:ligatures w14:val="standardContextual"/>
          </w:rPr>
          <w:instrText>🏷️</w:instrText>
        </w:r>
        <w:r w:rsidR="003E1984">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3E1984" w:rsidRPr="00E55C5E">
          <w:rPr>
            <w:rFonts w:eastAsia="DengXian"/>
            <w:kern w:val="2"/>
            <w14:ligatures w14:val="standardContextual"/>
          </w:rPr>
          <w:fldChar w:fldCharType="separate"/>
        </w:r>
        <w:r w:rsidR="003E1984">
          <w:rPr>
            <w:rFonts w:eastAsia="DengXian"/>
            <w:noProof/>
            <w:kern w:val="2"/>
            <w14:ligatures w14:val="standardContextual"/>
          </w:rPr>
          <w:t>(Kabir et al. 2024)</w:t>
        </w:r>
        <w:r w:rsidR="003E1984" w:rsidRPr="00E55C5E">
          <w:rPr>
            <w:rFonts w:eastAsia="DengXian"/>
            <w:kern w:val="2"/>
            <w14:ligatures w14:val="standardContextual"/>
          </w:rPr>
          <w:fldChar w:fldCharType="end"/>
        </w:r>
      </w:ins>
      <w:del w:id="61" w:author="Dylan CHEN" w:date="2026-08-30T16:28:00Z" w16du:dateUtc="2026-08-30T08:28:00Z">
        <w:r w:rsidRPr="00AE0684" w:rsidDel="003E1984">
          <w:delText>(Kabir et al. 2024)</w:delText>
        </w:r>
      </w:del>
      <w:r w:rsidRPr="00AE0684">
        <w:t xml:space="preserve">, and an answerer who holds this belief treats length as an indication of how much has been attempted rather than how well it has been done. Deliberation therefore discounts the cue rather than defers to it. We would not claim that length plays no role at all in the crafting decision, since an answerer may retain some </w:t>
      </w:r>
      <w:r w:rsidRPr="00AE0684">
        <w:lastRenderedPageBreak/>
        <w:t>residual impression of the competitor</w:t>
      </w:r>
      <w:r w:rsidR="00902CBB">
        <w:t>’</w:t>
      </w:r>
      <w:r w:rsidRPr="00AE0684">
        <w:t>s scope from the initial scan. We claim only that this residue is too weak to generate a systematic relationship between the length of an AI answer and the quality of the human answers that follow.</w:t>
      </w:r>
    </w:p>
    <w:p w14:paraId="2D37A772" w14:textId="77777777" w:rsidR="005C375D" w:rsidRPr="00D2526D" w:rsidRDefault="005C375D" w:rsidP="00D2526D">
      <w:pPr>
        <w:pStyle w:val="Paragraph0"/>
        <w:ind w:left="533" w:firstLine="0"/>
        <w:rPr>
          <w:i/>
          <w:iCs/>
        </w:rPr>
      </w:pPr>
      <w:r w:rsidRPr="00D2526D">
        <w:rPr>
          <w:i/>
          <w:iCs/>
        </w:rPr>
        <w:t>H5 (null). The effect of an AI answer on human answer quality does not vary with the length of the AI answer.</w:t>
      </w:r>
    </w:p>
    <w:p w14:paraId="132906EC" w14:textId="3F215991" w:rsidR="005C375D" w:rsidRDefault="005C375D" w:rsidP="0049010E">
      <w:pPr>
        <w:pStyle w:val="Heading3"/>
      </w:pPr>
      <w:r>
        <w:t>AI Answer Quality Shapes Human Answer Quality (System 2)</w:t>
      </w:r>
    </w:p>
    <w:p w14:paraId="5BAA6981" w14:textId="40F911F8" w:rsidR="00902CBB" w:rsidRPr="00AE0684" w:rsidRDefault="00902CBB" w:rsidP="00AE0684">
      <w:pPr>
        <w:pStyle w:val="Paragraph0"/>
      </w:pPr>
      <w:r w:rsidRPr="00AE0684">
        <w:t>Quality is a System 2 signal and the crafting decision a System 2 decision, so the same-level principle predicts a genuine effect. An answerer who has decided to contribute must still decide how good the answer will be and how to produce it. Because questions on technical Q&amp;A platforms rarely state what would count as an adequate reply, the goal is underspecified. Having read the AI answer closely, however, the answerer now holds a concrete example of a reply to this specific question, one that shows how it should address the problem, whether it should explain the cause or simply supply the fix, and what a working solution looks like.</w:t>
      </w:r>
    </w:p>
    <w:p w14:paraId="339E5726" w14:textId="0634353A" w:rsidR="00902CBB" w:rsidRPr="00AE0684" w:rsidRDefault="00902CBB" w:rsidP="00AE0684">
      <w:pPr>
        <w:pStyle w:val="Paragraph0"/>
      </w:pPr>
      <w:r w:rsidRPr="00AE0684">
        <w:t xml:space="preserve">How useful this </w:t>
      </w:r>
      <w:proofErr w:type="gramStart"/>
      <w:r w:rsidRPr="00AE0684">
        <w:t>is depends</w:t>
      </w:r>
      <w:proofErr w:type="gramEnd"/>
      <w:r w:rsidRPr="00AE0684">
        <w:t xml:space="preserve"> on how good the AI answer is. A weak AI answer (e.g., a shaky diagnosis or code that may not run) offers little the answerer can trust or reuse, so the answerer must construct an answer largely from scratch. A strong AI answer both clarifies what a good </w:t>
      </w:r>
      <w:r w:rsidR="00091013">
        <w:t>answer</w:t>
      </w:r>
      <w:r w:rsidRPr="00AE0684">
        <w:t xml:space="preserve"> looks like and provides something to build on. That support can take more than one form. Sometimes the AI answer contains sound material that can be adapted, so the answerer reuses a correct diagnosis or working code rather than reproducing it. Other times it contributes less finished content but still points toward the right approach, such as identifying the likely cause or indicating the direction a solution should take, which the answerer then develops into a full answer. Either way, the answerer does not begin from a blank page, because they can borrow what is sound, follow the direction the AI answer establishes, and build on it.</w:t>
      </w:r>
    </w:p>
    <w:p w14:paraId="5C822C1D" w14:textId="77777777" w:rsidR="00902CBB" w:rsidRPr="00AE0684" w:rsidRDefault="00902CBB" w:rsidP="00AE0684">
      <w:pPr>
        <w:pStyle w:val="Paragraph0"/>
      </w:pPr>
      <w:r w:rsidRPr="00AE0684">
        <w:lastRenderedPageBreak/>
        <w:t>This is where the law of least effort becomes central. People invest only the effort a goal requires and prefer the least costly route to reaching it (Kahneman 2011). A high-quality AI answer lowers the cost of producing a high-quality human answer, because part of the difficult work is already done, whether by providing adaptable material or by charting a viable direction. The easiest path to a strong contribution is therefore to take a strong AI answer as a foundation and then refine, extend, or follow through on it, whereas a weak AI answer provides no such shortcut. The higher the quality of the AI answer, the more an answerer can leverage, and the better the human answer they can produce at a given level of effort.</w:t>
      </w:r>
    </w:p>
    <w:p w14:paraId="7064540F" w14:textId="63D6DAED" w:rsidR="00902CBB" w:rsidRPr="00D2526D" w:rsidRDefault="00902CBB" w:rsidP="00091013">
      <w:pPr>
        <w:pStyle w:val="Paragraph0"/>
      </w:pPr>
      <w:r w:rsidRPr="00AE0684">
        <w:t xml:space="preserve">An answerer working from a sound AI answer thus inherits either a correct diagnosis and working code to verify and adapt or a well-aimed direction to develop, and in both cases can arrive at a demonstrably correct answer more readily than one working from a weak AI answer. This logic is consistent with competition research showing that a response is shaped by how much the competitor appears to have invested </w:t>
      </w:r>
      <w:ins w:id="62" w:author="Dylan CHEN" w:date="2026-08-30T16:28:00Z" w16du:dateUtc="2026-08-30T08:28:00Z">
        <w:r w:rsidR="003E1984" w:rsidRPr="00E55C5E">
          <w:fldChar w:fldCharType="begin"/>
        </w:r>
        <w:r w:rsidR="003E1984">
          <w:instrText xml:space="preserve"> ADDIN ZOTERO_ITEM CSL_CITATION {"citationID":"h9Bv1F8l","properties":{"unsorted":false,"formattedCitation":"(Chen 2009; Hsieh et al. 2015)","plainCitation":"(Chen 2009; Hsieh et al. 2015)","noteIndex":0},"citationItems":[{"id":181732,"uris":["http://zotero.org/users/8905122/items/3R9IAKCV"],"itemData":{"id":181732,"type":"article-journal","abstract":"This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3E1984">
          <w:rPr>
            <w:rFonts w:ascii="Apple Color Emoji" w:hAnsi="Apple Color Emoji" w:cs="Apple Color Emoji"/>
          </w:rPr>
          <w:instrText>📊</w:instrText>
        </w:r>
        <w:r w:rsidR="003E1984">
          <w:instrText>","call-number":"3","container-title":"Asia Pacific Journal of Management","DOI":"10.1007/s10490-008-9110-7","ISSN":"1572-9958","issue":"1","journalAbbreviation":"Asia Pac J Manag","language":"en","note":"</w:instrText>
        </w:r>
        <w:r w:rsidR="003E1984">
          <w:rPr>
            <w:rFonts w:ascii="Apple Color Emoji" w:hAnsi="Apple Color Emoji" w:cs="Apple Color Emoji"/>
          </w:rPr>
          <w:instrText>🏷️</w:instrText>
        </w:r>
        <w:r w:rsidR="003E1984">
          <w:instrText xml:space="preserve"> /reading</w:instrText>
        </w:r>
        <w:r w:rsidR="003E1984">
          <w:rPr>
            <w:rFonts w:hint="eastAsia"/>
          </w:rPr>
          <w:instrText>、</w:instrText>
        </w:r>
        <w:r w:rsidR="003E1984">
          <w:instrText>Research</w:instrText>
        </w:r>
        <w:r w:rsidR="003E1984">
          <w:rPr>
            <w:rFonts w:hint="eastAsia"/>
          </w:rPr>
          <w:instrText>、</w:instrText>
        </w:r>
        <w:r w:rsidR="003E1984">
          <w:rPr>
            <w:rFonts w:ascii="Apple Color Emoji" w:hAnsi="Apple Color Emoji" w:cs="Apple Color Emoji"/>
          </w:rPr>
          <w:instrText>🤖️</w:instrText>
        </w:r>
        <w:r w:rsidR="003E1984">
          <w:rPr>
            <w:rFonts w:hint="eastAsia"/>
          </w:rPr>
          <w:instrText>、</w:instrText>
        </w:r>
        <w:r w:rsidR="003E1984">
          <w:instrText>Competitive dyn</w:instrText>
        </w:r>
        <w:r w:rsidR="003E1984">
          <w:rPr>
            <w:rFonts w:hint="eastAsia"/>
          </w:rPr>
          <w:instrText>amics</w:instrText>
        </w:r>
        <w:r w:rsidR="003E1984">
          <w:rPr>
            <w:rFonts w:hint="eastAsia"/>
          </w:rPr>
          <w:instrText>、</w:instrText>
        </w:r>
        <w:r w:rsidR="003E1984">
          <w:rPr>
            <w:rFonts w:hint="eastAsia"/>
          </w:rPr>
          <w:instrText>Publishing</w:instrText>
        </w:r>
        <w:r w:rsidR="003E1984">
          <w:rPr>
            <w:rFonts w:hint="eastAsia"/>
          </w:rPr>
          <w:instrText>、</w:instrText>
        </w:r>
        <w:r w:rsidR="003E1984">
          <w:rPr>
            <w:rFonts w:hint="eastAsia"/>
          </w:rPr>
          <w:instrText>Strategic management</w:instrText>
        </w:r>
        <w:r w:rsidR="003E1984">
          <w:rPr>
            <w:rFonts w:hint="eastAsia"/>
          </w:rPr>
          <w:instrText>、</w:instrText>
        </w:r>
        <w:r w:rsidR="003E1984">
          <w:rPr>
            <w:rFonts w:hint="eastAsia"/>
          </w:rPr>
          <w:instrText>U.S.-based journal","page":"5-25","source":"9.7 (Q1)","title":"Competitive dynamics research: An insider</w:instrText>
        </w:r>
        <w:r w:rsidR="003E1984">
          <w:rPr>
            <w:rFonts w:hint="eastAsia"/>
          </w:rPr>
          <w:instrText>’</w:instrText>
        </w:r>
        <w:r w:rsidR="003E1984">
          <w:rPr>
            <w:rFonts w:hint="eastAsia"/>
          </w:rPr>
          <w:instrText>s odyssey","title-short":"Competitive dynamics research","URL":"https://doi.org/10.1007/s10490-008-9110-7","volu</w:instrText>
        </w:r>
        <w:r w:rsidR="003E1984">
          <w:instrText>me":"26","author":[{"family":"Chen","given":"Ming-Jer"}],"accessed":{"date-parts":[["2026",7,27]]},"issued":{"date-parts":[["2009",3,1]]}}},{"id":181326,"uris":["http://zotero.org/users/8905122/items/LNC25MPR"],"itemData":{"id":181326,"type":"article-journal","abstract":"This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smaller competitors' positive performance. In contrast to prio</w:instrText>
        </w:r>
        <w:r w:rsidR="003E1984">
          <w:rPr>
            <w:rFonts w:hint="eastAsia"/>
          </w:rPr>
          <w:instrText>r research focus on decision makers' persistence irrespective of external cues, we also find that a firm's escalation behavior is decreased by larger rivals' negative performance.</w:instrText>
        </w:r>
        <w:r w:rsidR="003E1984">
          <w:rPr>
            <w:rFonts w:hint="eastAsia"/>
          </w:rPr>
          <w: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instrText>
        </w:r>
        <w:r w:rsidR="003E1984">
          <w:rPr>
            <w:rFonts w:hint="eastAsia"/>
          </w:rPr>
          <w:instrText xml:space="preserve">","archive_location":"109 </w:instrText>
        </w:r>
        <w:r w:rsidR="003E1984">
          <w:rPr>
            <w:rFonts w:ascii="Apple Color Emoji" w:hAnsi="Apple Color Emoji" w:cs="Apple Color Emoji"/>
          </w:rPr>
          <w:instrText>📊</w:instrText>
        </w:r>
        <w:r w:rsidR="003E1984">
          <w:rPr>
            <w:rFonts w:hint="eastAsia"/>
          </w:rPr>
          <w:instrText>","call-number":"1","container-title":"Academy of Manage</w:instrText>
        </w:r>
        <w:r w:rsidR="003E1984">
          <w:instrText>ment Journal","DOI":"10.5465/amj.2011.0869","ISSN":"0001-4273","issue":"1","journalAbbreviation":"AMJ","language":"en","note":"</w:instrText>
        </w:r>
        <w:r w:rsidR="003E1984">
          <w:rPr>
            <w:rFonts w:ascii="Apple Color Emoji" w:hAnsi="Apple Color Emoji" w:cs="Apple Color Emoji"/>
          </w:rPr>
          <w:instrText>🏷️</w:instrText>
        </w:r>
        <w:r w:rsidR="003E1984">
          <w:instrText xml:space="preserve"> /unread</w:instrText>
        </w:r>
        <w:r w:rsidR="003E1984">
          <w:rPr>
            <w:rFonts w:hint="eastAsia"/>
          </w:rPr>
          <w:instrText>、</w:instrText>
        </w:r>
        <w:r w:rsidR="003E1984">
          <w:instrText>imitation</w:instrText>
        </w:r>
        <w:r w:rsidR="003E1984">
          <w:rPr>
            <w:rFonts w:hint="eastAsia"/>
          </w:rPr>
          <w:instrText>、</w:instrText>
        </w:r>
        <w:r w:rsidR="003E1984">
          <w:instrText>competitive dynamics</w:instrText>
        </w:r>
        <w:r w:rsidR="003E1984">
          <w:rPr>
            <w:rFonts w:hint="eastAsia"/>
          </w:rPr>
          <w:instrText>、</w:instrText>
        </w:r>
        <w:r w:rsidR="003E1984">
          <w:instrText>escalation of commitment</w:instrText>
        </w:r>
        <w:r w:rsidR="003E1984">
          <w:rPr>
            <w:rFonts w:hint="eastAsia"/>
          </w:rPr>
          <w:instrText>、</w:instrText>
        </w:r>
        <w:r w:rsidR="003E1984">
          <w:instrText>market entry</w:instrText>
        </w:r>
        <w:r w:rsidR="003E1984">
          <w:rPr>
            <w:rFonts w:hint="eastAsia"/>
          </w:rPr>
          <w:instrText>、</w:instrText>
        </w:r>
        <w:r w:rsidR="003E1984">
          <w:instrText xml:space="preserve">reference points for decision-making","page":"38-58","publisher":"Academy of Management","source":"12.8 (Q1)","title":"If They Can Do It, Why Not Us? Competitors as Reference Points for Justifying Escalation of Commitment","title-short":"If They Can Do It, Why Not Us?","URL":"https://journals.aom.org/doi/abs/10.5465/amj.2011.0869","volume":"58","author":[{"family":"Hsieh","given":"Kai-Yu"},{"family":"Tsai","given":"Wenpin"},{"family":"Chen","given":"Ming-Jer"}],"accessed":{"date-parts":[["2026",7,27]]},"issued":{"date-parts":[["2015",2]]}}}],"schema":"https://github.com/citation-style-language/schema/raw/master/csl-citation.json"} </w:instrText>
        </w:r>
        <w:r w:rsidR="003E1984" w:rsidRPr="00E55C5E">
          <w:fldChar w:fldCharType="separate"/>
        </w:r>
        <w:r w:rsidR="003E1984">
          <w:rPr>
            <w:noProof/>
          </w:rPr>
          <w:t>(Chen 2009; Hsieh et al. 2015)</w:t>
        </w:r>
        <w:r w:rsidR="003E1984" w:rsidRPr="00E55C5E">
          <w:fldChar w:fldCharType="end"/>
        </w:r>
      </w:ins>
      <w:del w:id="63" w:author="Dylan CHEN" w:date="2026-08-30T16:28:00Z" w16du:dateUtc="2026-08-30T08:28:00Z">
        <w:r w:rsidRPr="00AE0684" w:rsidDel="003E1984">
          <w:delText>(Chen 2009; Hsieh et al. 2015)</w:delText>
        </w:r>
      </w:del>
      <w:r w:rsidRPr="00AE0684">
        <w:t>, but the operative mechanism here is reuse and redirection: a better AI answer is a better foundation to build on.</w:t>
      </w:r>
    </w:p>
    <w:p w14:paraId="2BD57168" w14:textId="77777777" w:rsidR="005C375D" w:rsidRPr="00D2526D" w:rsidRDefault="005C375D" w:rsidP="00D2526D">
      <w:pPr>
        <w:pStyle w:val="Paragraph0"/>
        <w:ind w:left="533" w:firstLine="0"/>
        <w:rPr>
          <w:i/>
          <w:iCs/>
        </w:rPr>
      </w:pPr>
      <w:r w:rsidRPr="00D2526D">
        <w:rPr>
          <w:i/>
          <w:iCs/>
        </w:rPr>
        <w:t>H6. The effect of an AI answer on human answer quality becomes more positive as the quality of the AI answer increases.</w:t>
      </w:r>
    </w:p>
    <w:p w14:paraId="28023186" w14:textId="77777777" w:rsidR="000330CA" w:rsidRPr="00767D50" w:rsidRDefault="000330CA" w:rsidP="000330CA">
      <w:pPr>
        <w:pStyle w:val="Heading1"/>
        <w:rPr>
          <w:szCs w:val="22"/>
        </w:rPr>
      </w:pPr>
      <w:r w:rsidRPr="00261E78">
        <w:t xml:space="preserve">Research Context </w:t>
      </w:r>
    </w:p>
    <w:p w14:paraId="4AB5853C" w14:textId="63723E55" w:rsidR="00904A3D" w:rsidRPr="00904A3D" w:rsidRDefault="00904A3D" w:rsidP="0049010E">
      <w:pPr>
        <w:pStyle w:val="Heading2"/>
      </w:pPr>
      <w:r w:rsidRPr="00D2526D">
        <w:t>SegmentFault and the Randomized Field Experiment</w:t>
      </w:r>
    </w:p>
    <w:p w14:paraId="50E69839" w14:textId="5AB2AFCD" w:rsidR="00904A3D" w:rsidRPr="00D2526D" w:rsidRDefault="00904A3D" w:rsidP="00D2526D">
      <w:pPr>
        <w:pStyle w:val="Paragraph0"/>
      </w:pPr>
      <w:r w:rsidRPr="00D2526D">
        <w:t xml:space="preserve">SegmentFault is a prominent Chinese technical Q&amp;A community specializing in IT and software development. Founded in 2012, it serves nearly 7 million users across web/mobile development, AI, cloud computing, and cybersecurity. As of April 2024, the platform hosted over 310,000 technical questions with an average of 1.9 answers each, and among global technical Q&amp;A communities it ranks sixth in questions asked, third in answers provided, and first </w:t>
      </w:r>
      <w:r w:rsidRPr="00D2526D">
        <w:lastRenderedPageBreak/>
        <w:t>in answer-to-question ratio.</w:t>
      </w:r>
      <w:r w:rsidRPr="00261E78">
        <w:rPr>
          <w:vertAlign w:val="superscript"/>
        </w:rPr>
        <w:footnoteReference w:id="2"/>
      </w:r>
      <w:r w:rsidRPr="00261E78">
        <w:t xml:space="preserve"> </w:t>
      </w:r>
      <w:r w:rsidRPr="00D2526D">
        <w:t>Its ecosystem relies on user-generated content: members pose and answer questions, and a reputation system awards points and medals based on the quantity and quality of their contributions.</w:t>
      </w:r>
    </w:p>
    <w:p w14:paraId="396AB1FA" w14:textId="4E6F1F3C" w:rsidR="00904A3D" w:rsidRPr="00D2526D" w:rsidRDefault="00904A3D" w:rsidP="00D2526D">
      <w:pPr>
        <w:pStyle w:val="Paragraph0"/>
      </w:pPr>
      <w:r w:rsidRPr="00D2526D">
        <w:t>We leverage a randomized field experiment conducted by the platform</w:t>
      </w:r>
      <w:r w:rsidR="00811EFF">
        <w:rPr>
          <w:rFonts w:hint="eastAsia"/>
        </w:rPr>
        <w:t>. B</w:t>
      </w:r>
      <w:r w:rsidRPr="00D2526D">
        <w:t>eginning September 13, 2023, SegmentFault ran an A/B test of its internal GenAI in which each newly posted question was independently and randomly assigned, upon posting, either to a treatment group that received an AI-generated answer or to a control group that received none, with no systematic variation by questioner characteristics, timing, or other factors.</w:t>
      </w:r>
      <w:r w:rsidRPr="00261E78">
        <w:rPr>
          <w:rStyle w:val="FootnoteReference"/>
        </w:rPr>
        <w:footnoteReference w:id="3"/>
      </w:r>
      <w:r w:rsidRPr="00D2526D">
        <w:t xml:space="preserve"> This question-level randomization lets us isolate how internal GenAI affects human contribution while external GenAI remains available to all users. Online Appendix A provides further detail.</w:t>
      </w:r>
      <w:r>
        <w:rPr>
          <w:rStyle w:val="FootnoteReference"/>
        </w:rPr>
        <w:footnoteReference w:id="4"/>
      </w:r>
    </w:p>
    <w:p w14:paraId="1891A3DC" w14:textId="7C85E1BA" w:rsidR="00904A3D" w:rsidRPr="00D2526D" w:rsidRDefault="0046583A" w:rsidP="00C92FB9">
      <w:pPr>
        <w:pStyle w:val="Paragraph0"/>
      </w:pPr>
      <w:ins w:id="70" w:author="Dylan CHEN" w:date="2026-08-30T13:03:00Z" w16du:dateUtc="2026-08-30T05:03:00Z">
        <w:r w:rsidRPr="0046583A">
          <w:t xml:space="preserve">Figure 3 illustrates a treated question and a control question. </w:t>
        </w:r>
      </w:ins>
      <w:ins w:id="71" w:author="Dylan CHEN" w:date="2026-08-30T13:04:00Z" w16du:dateUtc="2026-08-30T05:04:00Z">
        <w:r w:rsidR="00C92FB9" w:rsidRPr="00C92FB9">
          <w:t xml:space="preserve">Once the system assigns a new posted question to the treatment group, it sends the question to an LLM </w:t>
        </w:r>
      </w:ins>
      <w:ins w:id="72" w:author="Dylan CHEN" w:date="2026-08-30T13:06:00Z" w16du:dateUtc="2026-08-30T05:06:00Z">
        <w:r w:rsidR="00C92FB9">
          <w:rPr>
            <w:rFonts w:hint="eastAsia"/>
          </w:rPr>
          <w:t xml:space="preserve">to generate </w:t>
        </w:r>
        <w:r w:rsidR="00210612">
          <w:rPr>
            <w:rFonts w:hint="eastAsia"/>
          </w:rPr>
          <w:t>an</w:t>
        </w:r>
      </w:ins>
      <w:ins w:id="73" w:author="Dylan CHEN" w:date="2026-08-30T13:04:00Z" w16du:dateUtc="2026-08-30T05:04:00Z">
        <w:r w:rsidR="00C92FB9" w:rsidRPr="00C92FB9">
          <w:t xml:space="preserve"> answer.</w:t>
        </w:r>
      </w:ins>
      <w:ins w:id="74" w:author="Dylan CHEN" w:date="2026-08-30T13:08:00Z" w16du:dateUtc="2026-08-30T05:08:00Z">
        <w:r w:rsidR="00763F8F">
          <w:rPr>
            <w:rStyle w:val="FootnoteReference"/>
          </w:rPr>
          <w:footnoteReference w:id="5"/>
        </w:r>
      </w:ins>
      <w:ins w:id="80" w:author="Dylan CHEN" w:date="2026-08-30T13:05:00Z" w16du:dateUtc="2026-08-30T05:05:00Z">
        <w:r w:rsidR="00C92FB9">
          <w:rPr>
            <w:rFonts w:hint="eastAsia"/>
          </w:rPr>
          <w:t xml:space="preserve"> </w:t>
        </w:r>
      </w:ins>
      <w:ins w:id="81" w:author="Dylan CHEN" w:date="2026-08-30T13:03:00Z" w16du:dateUtc="2026-08-30T05:03:00Z">
        <w:r w:rsidRPr="0046583A">
          <w:t xml:space="preserve">The LLM computation </w:t>
        </w:r>
      </w:ins>
      <w:ins w:id="82" w:author="Dylan CHEN" w:date="2026-08-30T13:07:00Z" w16du:dateUtc="2026-08-30T05:07:00Z">
        <w:r w:rsidR="00AC1439">
          <w:rPr>
            <w:rFonts w:hint="eastAsia"/>
          </w:rPr>
          <w:t>may introduce</w:t>
        </w:r>
      </w:ins>
      <w:ins w:id="83" w:author="Dylan CHEN" w:date="2026-08-30T13:03:00Z" w16du:dateUtc="2026-08-30T05:03:00Z">
        <w:r w:rsidRPr="0046583A">
          <w:t xml:space="preserve"> a small delay, within minutes, between the question </w:t>
        </w:r>
      </w:ins>
      <w:ins w:id="84" w:author="Dylan CHEN" w:date="2026-08-30T13:07:00Z" w16du:dateUtc="2026-08-30T05:07:00Z">
        <w:r w:rsidR="00AC1439">
          <w:rPr>
            <w:rFonts w:hint="eastAsia"/>
          </w:rPr>
          <w:t>posting</w:t>
        </w:r>
      </w:ins>
      <w:ins w:id="85" w:author="Dylan CHEN" w:date="2026-08-30T13:03:00Z" w16du:dateUtc="2026-08-30T05:03:00Z">
        <w:r w:rsidRPr="0046583A">
          <w:t xml:space="preserve"> and the </w:t>
        </w:r>
      </w:ins>
      <w:ins w:id="86" w:author="Dylan CHEN" w:date="2026-08-30T13:07:00Z" w16du:dateUtc="2026-08-30T05:07:00Z">
        <w:r w:rsidR="00AC1439">
          <w:rPr>
            <w:rFonts w:hint="eastAsia"/>
          </w:rPr>
          <w:t>arrival</w:t>
        </w:r>
      </w:ins>
      <w:ins w:id="87" w:author="Dylan CHEN" w:date="2026-08-30T13:03:00Z" w16du:dateUtc="2026-08-30T05:03:00Z">
        <w:r w:rsidRPr="0046583A">
          <w:t xml:space="preserve"> of the AI answer. This delay is negligible relative to human response latency, as the first human answer appears after 22.067 hours on average. </w:t>
        </w:r>
      </w:ins>
      <w:ins w:id="88" w:author="Dylan CHEN" w:date="2026-08-30T17:43:00Z" w16du:dateUtc="2026-08-30T09:43:00Z">
        <w:r w:rsidR="00C37CA5" w:rsidRPr="00C37CA5">
          <w:t xml:space="preserve">The AI answer is not interleaved with human answers according to posting time; instead, it is anchored to the top of the answer list. </w:t>
        </w:r>
      </w:ins>
      <w:del w:id="89" w:author="Dylan CHEN" w:date="2026-08-30T13:03:00Z" w16du:dateUtc="2026-08-30T05:03:00Z">
        <w:r w:rsidR="00904A3D" w:rsidRPr="00D2526D" w:rsidDel="0046583A">
          <w:delText xml:space="preserve">Figure 3 illustrates a treated question and a control question. </w:delText>
        </w:r>
      </w:del>
      <w:del w:id="90" w:author="Dylan CHEN" w:date="2026-08-30T11:24:00Z" w16du:dateUtc="2026-08-30T03:24:00Z">
        <w:r w:rsidR="00904A3D" w:rsidRPr="00D2526D" w:rsidDel="00B721A3">
          <w:delText>The platform records precise timestamps for human answers but not for AI answers; we observe that AI answers appear in five minutes of posting,</w:delText>
        </w:r>
      </w:del>
      <w:del w:id="91" w:author="Dylan CHEN" w:date="2026-08-30T12:55:00Z" w16du:dateUtc="2026-08-30T04:55:00Z">
        <w:r w:rsidR="00904A3D" w:rsidRPr="00D2526D" w:rsidDel="007F229D">
          <w:delText xml:space="preserve"> far faster than the average nine-hour delay of the first human answer, s</w:delText>
        </w:r>
      </w:del>
      <w:del w:id="92" w:author="Dylan CHEN" w:date="2026-08-30T12:57:00Z" w16du:dateUtc="2026-08-30T04:57:00Z">
        <w:r w:rsidR="00904A3D" w:rsidRPr="00D2526D" w:rsidDel="00320793">
          <w:delText>o an</w:delText>
        </w:r>
      </w:del>
      <w:del w:id="93" w:author="Dylan CHEN" w:date="2026-08-30T13:03:00Z" w16du:dateUtc="2026-08-30T05:03:00Z">
        <w:r w:rsidR="00904A3D" w:rsidRPr="00D2526D" w:rsidDel="0046583A">
          <w:delText xml:space="preserve"> AI answer </w:delText>
        </w:r>
      </w:del>
      <w:del w:id="94" w:author="Dylan CHEN" w:date="2026-08-30T11:24:00Z" w16du:dateUtc="2026-08-30T03:24:00Z">
        <w:r w:rsidR="00904A3D" w:rsidRPr="00D2526D" w:rsidDel="00B721A3">
          <w:delText xml:space="preserve">almost always </w:delText>
        </w:r>
      </w:del>
      <w:del w:id="95" w:author="Dylan CHEN" w:date="2026-08-30T13:03:00Z" w16du:dateUtc="2026-08-30T05:03:00Z">
        <w:r w:rsidR="00904A3D" w:rsidRPr="00D2526D" w:rsidDel="0046583A">
          <w:delText xml:space="preserve">occupies the first position. </w:delText>
        </w:r>
      </w:del>
      <w:r w:rsidR="00904A3D" w:rsidRPr="00D2526D">
        <w:t xml:space="preserve">Community members may answer regardless of whether an AI answer is present. When one exists, the question page initially shows only its first two lines; clicking </w:t>
      </w:r>
      <w:r w:rsidR="00904A3D">
        <w:t>“</w:t>
      </w:r>
      <w:r w:rsidR="00904A3D" w:rsidRPr="00D2526D">
        <w:t>View More</w:t>
      </w:r>
      <w:r w:rsidR="00904A3D">
        <w:t>”</w:t>
      </w:r>
      <w:r w:rsidR="00904A3D" w:rsidRPr="00D2526D">
        <w:t xml:space="preserve"> opens a pop-up window labeled </w:t>
      </w:r>
      <w:r w:rsidR="00904A3D">
        <w:t>“</w:t>
      </w:r>
      <w:r w:rsidR="00904A3D" w:rsidRPr="00D2526D">
        <w:t>AI Answers</w:t>
      </w:r>
      <w:r w:rsidR="00904A3D">
        <w:t>”</w:t>
      </w:r>
      <w:r w:rsidR="00904A3D" w:rsidRPr="00D2526D">
        <w:t xml:space="preserve"> that carries a disclaimer warning of possible </w:t>
      </w:r>
      <w:r w:rsidR="00904A3D" w:rsidRPr="00D2526D">
        <w:lastRenderedPageBreak/>
        <w:t>errors and noting that the content is for reference only.</w:t>
      </w:r>
    </w:p>
    <w:p w14:paraId="23A5EF29" w14:textId="132F6805" w:rsidR="00904A3D" w:rsidRPr="00D2526D" w:rsidRDefault="00904A3D" w:rsidP="00904A3D">
      <w:pPr>
        <w:pStyle w:val="Paragraph0"/>
        <w:rPr>
          <w:color w:val="000000"/>
        </w:rPr>
      </w:pPr>
      <w:r w:rsidRPr="00D2526D">
        <w:t>Two features of this deployment are central to our design. First, the AI answer is explicitly labeled, so the source signal in our framework is observable both to community members and to</w:t>
      </w:r>
      <w:r w:rsidRPr="00904A3D">
        <w:rPr>
          <w:color w:val="000000"/>
        </w:rPr>
        <w:t xml:space="preserve"> us. Second, it arrives before any human contributor, so it is the competitor a human answerer confronts on arrival rather than a supplement to an established discussion.</w:t>
      </w:r>
    </w:p>
    <w:p w14:paraId="3A5B841A" w14:textId="77777777" w:rsidR="000330CA" w:rsidRPr="00261E78" w:rsidRDefault="000330CA" w:rsidP="000330CA">
      <w:pPr>
        <w:pStyle w:val="TableFiguretitle"/>
      </w:pPr>
      <w:r w:rsidRPr="00261E78">
        <w:rPr>
          <w:noProof/>
        </w:rPr>
        <w:drawing>
          <wp:inline distT="0" distB="0" distL="0" distR="0" wp14:anchorId="482D7A39" wp14:editId="13B6B3DA">
            <wp:extent cx="5960447" cy="2889955"/>
            <wp:effectExtent l="0" t="0" r="0" b="5715"/>
            <wp:docPr id="624084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8831" name="图片 1"/>
                    <pic:cNvPicPr/>
                  </pic:nvPicPr>
                  <pic:blipFill>
                    <a:blip r:embed="rId20" cstate="print">
                      <a:extLst>
                        <a:ext uri="{28A0092B-C50C-407E-A947-70E740481C1C}">
                          <a14:useLocalDpi xmlns:a14="http://schemas.microsoft.com/office/drawing/2010/main" val="0"/>
                        </a:ext>
                      </a:extLst>
                    </a:blip>
                    <a:srcRect t="675" b="675"/>
                    <a:stretch>
                      <a:fillRect/>
                    </a:stretch>
                  </pic:blipFill>
                  <pic:spPr bwMode="auto">
                    <a:xfrm>
                      <a:off x="0" y="0"/>
                      <a:ext cx="5983818" cy="2901287"/>
                    </a:xfrm>
                    <a:prstGeom prst="rect">
                      <a:avLst/>
                    </a:prstGeom>
                    <a:ln>
                      <a:noFill/>
                    </a:ln>
                    <a:extLst>
                      <a:ext uri="{53640926-AAD7-44D8-BBD7-CCE9431645EC}">
                        <a14:shadowObscured xmlns:a14="http://schemas.microsoft.com/office/drawing/2010/main"/>
                      </a:ext>
                    </a:extLst>
                  </pic:spPr>
                </pic:pic>
              </a:graphicData>
            </a:graphic>
          </wp:inline>
        </w:drawing>
      </w:r>
    </w:p>
    <w:p w14:paraId="63E7BC46" w14:textId="77777777" w:rsidR="000330CA" w:rsidRPr="00261E78" w:rsidRDefault="000330CA" w:rsidP="000330CA">
      <w:pPr>
        <w:pStyle w:val="TableFiguretitle"/>
      </w:pPr>
      <w:r w:rsidRPr="00261E78">
        <w:t>Figure</w:t>
      </w:r>
      <w:r>
        <w:rPr>
          <w:rFonts w:hint="eastAsia"/>
        </w:rPr>
        <w:t xml:space="preserve"> 3</w:t>
      </w:r>
      <w:r w:rsidRPr="00261E78">
        <w:t>. Illustration of treatment and control questions</w:t>
      </w:r>
    </w:p>
    <w:p w14:paraId="6AA50093" w14:textId="77777777" w:rsidR="000330CA" w:rsidRPr="00904A3D" w:rsidRDefault="000330CA" w:rsidP="0049010E">
      <w:pPr>
        <w:pStyle w:val="Heading2"/>
      </w:pPr>
      <w:r w:rsidRPr="00904A3D">
        <w:t>Data Collection</w:t>
      </w:r>
    </w:p>
    <w:p w14:paraId="30EB2917" w14:textId="6665ED33" w:rsidR="00904A3D" w:rsidRDefault="000330CA" w:rsidP="000330CA">
      <w:pPr>
        <w:pStyle w:val="Paragraph0"/>
        <w:rPr>
          <w:color w:val="000000"/>
        </w:rPr>
      </w:pPr>
      <w:r w:rsidRPr="00FF5096">
        <w:t xml:space="preserve">We </w:t>
      </w:r>
      <w:r>
        <w:t xml:space="preserve">crawled data from </w:t>
      </w:r>
      <w:r w:rsidRPr="00FF5096">
        <w:t>SegmentFault</w:t>
      </w:r>
      <w:r>
        <w:t xml:space="preserve"> in </w:t>
      </w:r>
      <w:r w:rsidRPr="00FF5096">
        <w:t xml:space="preserve">February 2024. Our main analyses focus on the 150-day window from September 2023 (when the field experiment began) to February 2024. </w:t>
      </w:r>
      <w:r>
        <w:t>W</w:t>
      </w:r>
      <w:r w:rsidRPr="00261E78">
        <w:t xml:space="preserve">e collected </w:t>
      </w:r>
      <w:r w:rsidRPr="00261E78">
        <w:rPr>
          <w:rFonts w:eastAsia="Times New Roman"/>
          <w:szCs w:val="24"/>
        </w:rPr>
        <w:t>all questions posted during this timeframe</w:t>
      </w:r>
      <w:r w:rsidRPr="00261E78">
        <w:t xml:space="preserve">. Our dataset comprises 3,613 questions posted by 1,404 unique users during this 150-day window, averaging 24 new questions daily. AI-generated answers appeared in 1,766 questions (48.9% of total). </w:t>
      </w:r>
      <w:r w:rsidR="00904A3D" w:rsidRPr="00904A3D">
        <w:rPr>
          <w:color w:val="000000"/>
        </w:rPr>
        <w:t xml:space="preserve">We collect additional </w:t>
      </w:r>
      <w:del w:id="96" w:author="Dylan CHEN" w:date="2026-08-30T17:25:00Z" w16du:dateUtc="2026-08-30T09:25:00Z">
        <w:r w:rsidR="00904A3D" w:rsidRPr="00904A3D" w:rsidDel="007907F2">
          <w:rPr>
            <w:color w:val="000000"/>
          </w:rPr>
          <w:delText xml:space="preserve">posts </w:delText>
        </w:r>
      </w:del>
      <w:ins w:id="97" w:author="Dylan CHEN" w:date="2026-08-30T17:25:00Z" w16du:dateUtc="2026-08-30T09:25:00Z">
        <w:r w:rsidR="007907F2">
          <w:rPr>
            <w:rFonts w:hint="eastAsia"/>
            <w:color w:val="000000"/>
          </w:rPr>
          <w:t>pre-treatment</w:t>
        </w:r>
        <w:r w:rsidR="007907F2" w:rsidRPr="00904A3D">
          <w:rPr>
            <w:color w:val="000000"/>
          </w:rPr>
          <w:t xml:space="preserve"> </w:t>
        </w:r>
      </w:ins>
      <w:ins w:id="98" w:author="Dylan CHEN" w:date="2026-08-30T17:26:00Z" w16du:dateUtc="2026-08-30T09:26:00Z">
        <w:r w:rsidR="007907F2">
          <w:rPr>
            <w:rFonts w:hint="eastAsia"/>
            <w:color w:val="000000"/>
          </w:rPr>
          <w:t xml:space="preserve">data </w:t>
        </w:r>
      </w:ins>
      <w:r w:rsidR="00904A3D" w:rsidRPr="00904A3D">
        <w:rPr>
          <w:color w:val="000000"/>
        </w:rPr>
        <w:t xml:space="preserve">where needed for </w:t>
      </w:r>
      <w:del w:id="99" w:author="Dylan CHEN" w:date="2026-08-30T17:25:00Z" w16du:dateUtc="2026-08-30T09:25:00Z">
        <w:r w:rsidR="00904A3D" w:rsidRPr="00904A3D" w:rsidDel="007907F2">
          <w:rPr>
            <w:color w:val="000000"/>
          </w:rPr>
          <w:delText xml:space="preserve">mechanism </w:delText>
        </w:r>
        <w:r w:rsidR="00904A3D" w:rsidDel="007907F2">
          <w:rPr>
            <w:rFonts w:hint="eastAsia"/>
            <w:color w:val="000000"/>
          </w:rPr>
          <w:delText>or</w:delText>
        </w:r>
        <w:r w:rsidR="00904A3D" w:rsidRPr="00904A3D" w:rsidDel="007907F2">
          <w:rPr>
            <w:color w:val="000000"/>
          </w:rPr>
          <w:delText xml:space="preserve"> </w:delText>
        </w:r>
      </w:del>
      <w:r w:rsidR="00904A3D">
        <w:rPr>
          <w:rFonts w:hint="eastAsia"/>
          <w:color w:val="000000"/>
        </w:rPr>
        <w:t>additional</w:t>
      </w:r>
      <w:r w:rsidR="00904A3D" w:rsidRPr="00904A3D">
        <w:rPr>
          <w:color w:val="000000"/>
        </w:rPr>
        <w:t xml:space="preserve"> analyses</w:t>
      </w:r>
      <w:ins w:id="100" w:author="Dylan CHEN" w:date="2026-08-30T17:25:00Z" w16du:dateUtc="2026-08-30T09:25:00Z">
        <w:r w:rsidR="007907F2">
          <w:rPr>
            <w:rFonts w:hint="eastAsia"/>
            <w:color w:val="000000"/>
          </w:rPr>
          <w:t xml:space="preserve"> (e.g., the </w:t>
        </w:r>
      </w:ins>
      <w:ins w:id="101" w:author="Dylan CHEN" w:date="2026-08-30T17:26:00Z" w16du:dateUtc="2026-08-30T09:26:00Z">
        <w:r w:rsidR="007907F2">
          <w:rPr>
            <w:rFonts w:hint="eastAsia"/>
            <w:color w:val="000000"/>
          </w:rPr>
          <w:t>spillover test in Section 6.4.3</w:t>
        </w:r>
      </w:ins>
      <w:ins w:id="102" w:author="Dylan CHEN" w:date="2026-08-30T17:25:00Z" w16du:dateUtc="2026-08-30T09:25:00Z">
        <w:r w:rsidR="007907F2">
          <w:rPr>
            <w:rFonts w:hint="eastAsia"/>
            <w:color w:val="000000"/>
          </w:rPr>
          <w:t>)</w:t>
        </w:r>
      </w:ins>
      <w:r w:rsidR="00904A3D" w:rsidRPr="00904A3D">
        <w:rPr>
          <w:color w:val="000000"/>
        </w:rPr>
        <w:t>.</w:t>
      </w:r>
    </w:p>
    <w:p w14:paraId="31C5ECE9" w14:textId="04364469" w:rsidR="000330CA" w:rsidRPr="00261E78" w:rsidRDefault="000330CA" w:rsidP="000330CA">
      <w:pPr>
        <w:pStyle w:val="Paragraph0"/>
      </w:pPr>
      <w:r w:rsidRPr="00261E78">
        <w:t xml:space="preserve">The platform assigns each question a tag as a content summary. Based on 384 unique tags, we classify questions into ten categories: web and mobile development, software design and </w:t>
      </w:r>
      <w:r w:rsidRPr="00261E78">
        <w:lastRenderedPageBreak/>
        <w:t xml:space="preserve">architecture, cloud computing, databases, computer networks and systems, AI and machine learning, development tools and environment, programming languages, career and professional development, and other. </w:t>
      </w:r>
      <w:r>
        <w:t>“</w:t>
      </w:r>
      <w:r w:rsidRPr="00261E78">
        <w:t>Web and mobile development</w:t>
      </w:r>
      <w:r>
        <w:t>”</w:t>
      </w:r>
      <w:r w:rsidRPr="00261E78">
        <w:t xml:space="preserve"> </w:t>
      </w:r>
      <w:proofErr w:type="gramStart"/>
      <w:r w:rsidRPr="00261E78">
        <w:t>is</w:t>
      </w:r>
      <w:proofErr w:type="gramEnd"/>
      <w:r w:rsidRPr="00261E78">
        <w:t xml:space="preserve"> the largest category, accounting for 57.5% of questions.</w:t>
      </w:r>
    </w:p>
    <w:p w14:paraId="111E782B" w14:textId="77777777" w:rsidR="000330CA" w:rsidRDefault="000330CA" w:rsidP="0049010E">
      <w:pPr>
        <w:pStyle w:val="Heading2"/>
      </w:pPr>
      <w:r w:rsidRPr="00261E78">
        <w:t>Summary Statistics</w:t>
      </w:r>
    </w:p>
    <w:p w14:paraId="56069BEE" w14:textId="4B21506D" w:rsidR="00904A3D" w:rsidRPr="00D2526D" w:rsidRDefault="00904A3D" w:rsidP="00D2526D">
      <w:pPr>
        <w:pStyle w:val="Paragraph0"/>
        <w:rPr>
          <w:rFonts w:cs="Georgia"/>
          <w:bCs/>
          <w:kern w:val="32"/>
          <w:szCs w:val="20"/>
        </w:rPr>
      </w:pPr>
      <w:r w:rsidRPr="00D2526D">
        <w:rPr>
          <w:rFonts w:eastAsia="Times New Roman" w:cs="Georgia"/>
          <w:bCs/>
          <w:kern w:val="32"/>
          <w:szCs w:val="20"/>
        </w:rPr>
        <w:t xml:space="preserve">Table 2 reports summary statistics. Questions average 86.809 Chinese characters and receive 1.293 human answers, with 76.1% attracting at least one answer and 32.2% having an answer </w:t>
      </w:r>
      <w:r>
        <w:rPr>
          <w:rFonts w:eastAsia="Times New Roman" w:cs="Georgia"/>
          <w:bCs/>
          <w:kern w:val="32"/>
          <w:szCs w:val="20"/>
        </w:rPr>
        <w:t>“</w:t>
      </w:r>
      <w:r w:rsidRPr="00D2526D">
        <w:rPr>
          <w:rFonts w:eastAsia="Times New Roman" w:cs="Georgia"/>
          <w:bCs/>
          <w:kern w:val="32"/>
          <w:szCs w:val="20"/>
        </w:rPr>
        <w:t>accepted.</w:t>
      </w:r>
      <w:r>
        <w:rPr>
          <w:rFonts w:eastAsia="Times New Roman" w:cs="Georgia"/>
          <w:bCs/>
          <w:kern w:val="32"/>
          <w:szCs w:val="20"/>
        </w:rPr>
        <w:t>”</w:t>
      </w:r>
      <w:r w:rsidRPr="00D2526D">
        <w:rPr>
          <w:rFonts w:eastAsia="Times New Roman" w:cs="Georgia"/>
          <w:bCs/>
          <w:kern w:val="32"/>
          <w:szCs w:val="20"/>
        </w:rPr>
        <w:t xml:space="preserve"> Consistent with a negative average treatment effect on answer supply, treated questions receive fewer human answers than control questions (1.209 vs. 1.372). Questioner reputation scores range from −3 to 28,800, averaging 378.337.</w:t>
      </w:r>
      <w:r w:rsidRPr="00261E78">
        <w:rPr>
          <w:vertAlign w:val="superscript"/>
        </w:rPr>
        <w:footnoteReference w:id="6"/>
      </w:r>
    </w:p>
    <w:p w14:paraId="6DAFB5F9" w14:textId="2AE66166" w:rsidR="000330CA" w:rsidRPr="00261E78" w:rsidRDefault="000330CA" w:rsidP="000330CA">
      <w:pPr>
        <w:pStyle w:val="TableFiguretitle"/>
      </w:pPr>
      <w:r w:rsidRPr="00261E78">
        <w:t xml:space="preserve">Table </w:t>
      </w:r>
      <w:r w:rsidR="00904A3D">
        <w:rPr>
          <w:rFonts w:hint="eastAsia"/>
        </w:rPr>
        <w:t>2</w:t>
      </w:r>
      <w:r w:rsidRPr="00261E78">
        <w:t>. Descriptive statistics of main variables</w:t>
      </w:r>
    </w:p>
    <w:tbl>
      <w:tblPr>
        <w:tblStyle w:val="TableGrid"/>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31"/>
        <w:gridCol w:w="1230"/>
        <w:gridCol w:w="1230"/>
        <w:gridCol w:w="1230"/>
        <w:gridCol w:w="922"/>
        <w:gridCol w:w="1217"/>
      </w:tblGrid>
      <w:tr w:rsidR="000330CA" w:rsidRPr="00261E78" w14:paraId="1B9F58A8" w14:textId="77777777" w:rsidTr="000B36F7">
        <w:trPr>
          <w:trHeight w:val="290"/>
          <w:jc w:val="center"/>
        </w:trPr>
        <w:tc>
          <w:tcPr>
            <w:tcW w:w="3531" w:type="dxa"/>
            <w:vMerge w:val="restart"/>
            <w:tcBorders>
              <w:top w:val="single" w:sz="12" w:space="0" w:color="auto"/>
              <w:bottom w:val="nil"/>
            </w:tcBorders>
            <w:vAlign w:val="center"/>
            <w:hideMark/>
          </w:tcPr>
          <w:p w14:paraId="08E4F531" w14:textId="77777777" w:rsidR="000330CA" w:rsidRPr="00261E78" w:rsidRDefault="000330CA" w:rsidP="000B36F7">
            <w:pPr>
              <w:pStyle w:val="Tablecontent"/>
              <w:rPr>
                <w:rFonts w:eastAsiaTheme="minorEastAsia"/>
              </w:rPr>
            </w:pPr>
            <w:r w:rsidRPr="00261E78">
              <w:rPr>
                <w:rFonts w:eastAsiaTheme="minorEastAsia"/>
              </w:rPr>
              <w:t>Variable</w:t>
            </w:r>
          </w:p>
        </w:tc>
        <w:tc>
          <w:tcPr>
            <w:tcW w:w="3690" w:type="dxa"/>
            <w:gridSpan w:val="3"/>
            <w:tcBorders>
              <w:top w:val="single" w:sz="12" w:space="0" w:color="auto"/>
              <w:bottom w:val="nil"/>
            </w:tcBorders>
            <w:vAlign w:val="center"/>
            <w:hideMark/>
          </w:tcPr>
          <w:p w14:paraId="529F0349" w14:textId="77777777" w:rsidR="000330CA" w:rsidRPr="00261E78" w:rsidRDefault="000330CA" w:rsidP="000B36F7">
            <w:pPr>
              <w:pStyle w:val="Tablecontent"/>
              <w:rPr>
                <w:rFonts w:eastAsiaTheme="minorEastAsia"/>
              </w:rPr>
            </w:pPr>
            <w:r w:rsidRPr="00261E78">
              <w:rPr>
                <w:rFonts w:eastAsiaTheme="minorEastAsia"/>
              </w:rPr>
              <w:t>Mean and SD</w:t>
            </w:r>
          </w:p>
        </w:tc>
        <w:tc>
          <w:tcPr>
            <w:tcW w:w="922" w:type="dxa"/>
            <w:vMerge w:val="restart"/>
            <w:tcBorders>
              <w:top w:val="single" w:sz="12" w:space="0" w:color="auto"/>
              <w:bottom w:val="nil"/>
            </w:tcBorders>
            <w:vAlign w:val="center"/>
            <w:hideMark/>
          </w:tcPr>
          <w:p w14:paraId="394DE0FC" w14:textId="77777777" w:rsidR="000330CA" w:rsidRPr="00261E78" w:rsidRDefault="000330CA" w:rsidP="000B36F7">
            <w:pPr>
              <w:pStyle w:val="Tablecontent"/>
              <w:rPr>
                <w:rFonts w:eastAsiaTheme="minorEastAsia"/>
              </w:rPr>
            </w:pPr>
            <w:r w:rsidRPr="00261E78">
              <w:rPr>
                <w:rFonts w:eastAsiaTheme="minorEastAsia"/>
              </w:rPr>
              <w:t>Min</w:t>
            </w:r>
          </w:p>
        </w:tc>
        <w:tc>
          <w:tcPr>
            <w:tcW w:w="1217" w:type="dxa"/>
            <w:vMerge w:val="restart"/>
            <w:tcBorders>
              <w:top w:val="single" w:sz="12" w:space="0" w:color="auto"/>
              <w:bottom w:val="nil"/>
            </w:tcBorders>
            <w:vAlign w:val="center"/>
            <w:hideMark/>
          </w:tcPr>
          <w:p w14:paraId="7BBCF8BD" w14:textId="77777777" w:rsidR="000330CA" w:rsidRPr="00261E78" w:rsidRDefault="000330CA" w:rsidP="000B36F7">
            <w:pPr>
              <w:pStyle w:val="Tablecontent"/>
              <w:rPr>
                <w:rFonts w:eastAsiaTheme="minorEastAsia"/>
              </w:rPr>
            </w:pPr>
            <w:r w:rsidRPr="00261E78">
              <w:rPr>
                <w:rFonts w:eastAsiaTheme="minorEastAsia"/>
              </w:rPr>
              <w:t>Max</w:t>
            </w:r>
          </w:p>
        </w:tc>
      </w:tr>
      <w:tr w:rsidR="000330CA" w:rsidRPr="00261E78" w14:paraId="639D0038" w14:textId="77777777" w:rsidTr="000B36F7">
        <w:trPr>
          <w:trHeight w:val="290"/>
          <w:jc w:val="center"/>
        </w:trPr>
        <w:tc>
          <w:tcPr>
            <w:tcW w:w="3531" w:type="dxa"/>
            <w:vMerge/>
            <w:tcBorders>
              <w:top w:val="nil"/>
            </w:tcBorders>
            <w:hideMark/>
          </w:tcPr>
          <w:p w14:paraId="4B18F162" w14:textId="77777777" w:rsidR="000330CA" w:rsidRPr="00261E78" w:rsidRDefault="000330CA" w:rsidP="000B36F7">
            <w:pPr>
              <w:pStyle w:val="Tablecontent"/>
              <w:rPr>
                <w:rFonts w:eastAsiaTheme="minorEastAsia"/>
              </w:rPr>
            </w:pPr>
          </w:p>
        </w:tc>
        <w:tc>
          <w:tcPr>
            <w:tcW w:w="1230" w:type="dxa"/>
            <w:tcBorders>
              <w:top w:val="nil"/>
              <w:bottom w:val="single" w:sz="6" w:space="0" w:color="auto"/>
            </w:tcBorders>
            <w:vAlign w:val="center"/>
            <w:hideMark/>
          </w:tcPr>
          <w:p w14:paraId="16F119F7" w14:textId="77777777" w:rsidR="000330CA" w:rsidRPr="00261E78" w:rsidRDefault="000330CA" w:rsidP="000B36F7">
            <w:pPr>
              <w:pStyle w:val="Tablecontent"/>
              <w:rPr>
                <w:rFonts w:eastAsiaTheme="minorEastAsia"/>
              </w:rPr>
            </w:pPr>
            <w:r w:rsidRPr="00261E78">
              <w:rPr>
                <w:rFonts w:eastAsiaTheme="minorEastAsia"/>
              </w:rPr>
              <w:t>All samples</w:t>
            </w:r>
          </w:p>
        </w:tc>
        <w:tc>
          <w:tcPr>
            <w:tcW w:w="1230" w:type="dxa"/>
            <w:tcBorders>
              <w:top w:val="nil"/>
              <w:bottom w:val="single" w:sz="6" w:space="0" w:color="auto"/>
            </w:tcBorders>
            <w:vAlign w:val="center"/>
            <w:hideMark/>
          </w:tcPr>
          <w:p w14:paraId="3A7DD8A5" w14:textId="77777777" w:rsidR="000330CA" w:rsidRPr="00261E78" w:rsidRDefault="000330CA" w:rsidP="000B36F7">
            <w:pPr>
              <w:pStyle w:val="Tablecontent"/>
              <w:rPr>
                <w:rFonts w:eastAsiaTheme="minorEastAsia"/>
              </w:rPr>
            </w:pPr>
            <w:r>
              <w:rPr>
                <w:rFonts w:eastAsiaTheme="minorEastAsia" w:hint="eastAsia"/>
              </w:rPr>
              <w:t>T</w:t>
            </w:r>
            <w:r w:rsidRPr="00261E78">
              <w:rPr>
                <w:rFonts w:eastAsiaTheme="minorEastAsia"/>
              </w:rPr>
              <w:t>reatment group</w:t>
            </w:r>
          </w:p>
        </w:tc>
        <w:tc>
          <w:tcPr>
            <w:tcW w:w="1230" w:type="dxa"/>
            <w:tcBorders>
              <w:top w:val="nil"/>
              <w:bottom w:val="single" w:sz="6" w:space="0" w:color="auto"/>
            </w:tcBorders>
            <w:vAlign w:val="center"/>
            <w:hideMark/>
          </w:tcPr>
          <w:p w14:paraId="08ED0976" w14:textId="77777777" w:rsidR="000330CA" w:rsidRPr="00261E78" w:rsidRDefault="000330CA" w:rsidP="000B36F7">
            <w:pPr>
              <w:pStyle w:val="Tablecontent"/>
              <w:rPr>
                <w:rFonts w:eastAsiaTheme="minorEastAsia"/>
              </w:rPr>
            </w:pPr>
            <w:r w:rsidRPr="00261E78">
              <w:rPr>
                <w:rFonts w:eastAsiaTheme="minorEastAsia"/>
              </w:rPr>
              <w:t>Control group</w:t>
            </w:r>
          </w:p>
        </w:tc>
        <w:tc>
          <w:tcPr>
            <w:tcW w:w="922" w:type="dxa"/>
            <w:vMerge/>
            <w:tcBorders>
              <w:top w:val="nil"/>
              <w:bottom w:val="single" w:sz="6" w:space="0" w:color="auto"/>
            </w:tcBorders>
            <w:hideMark/>
          </w:tcPr>
          <w:p w14:paraId="0890AD57" w14:textId="77777777" w:rsidR="000330CA" w:rsidRPr="00261E78" w:rsidRDefault="000330CA" w:rsidP="000B36F7">
            <w:pPr>
              <w:pStyle w:val="Tablecontent"/>
              <w:rPr>
                <w:rFonts w:eastAsiaTheme="minorEastAsia"/>
              </w:rPr>
            </w:pPr>
          </w:p>
        </w:tc>
        <w:tc>
          <w:tcPr>
            <w:tcW w:w="1217" w:type="dxa"/>
            <w:vMerge/>
            <w:tcBorders>
              <w:top w:val="nil"/>
              <w:bottom w:val="single" w:sz="6" w:space="0" w:color="auto"/>
            </w:tcBorders>
            <w:hideMark/>
          </w:tcPr>
          <w:p w14:paraId="3156A24C" w14:textId="77777777" w:rsidR="000330CA" w:rsidRPr="00261E78" w:rsidRDefault="000330CA" w:rsidP="000B36F7">
            <w:pPr>
              <w:pStyle w:val="Tablecontent"/>
              <w:rPr>
                <w:rFonts w:eastAsiaTheme="minorEastAsia"/>
              </w:rPr>
            </w:pPr>
          </w:p>
        </w:tc>
      </w:tr>
      <w:tr w:rsidR="000330CA" w:rsidRPr="00261E78" w14:paraId="3F9430AE" w14:textId="77777777" w:rsidTr="000B36F7">
        <w:trPr>
          <w:trHeight w:val="520"/>
          <w:jc w:val="center"/>
        </w:trPr>
        <w:tc>
          <w:tcPr>
            <w:tcW w:w="3531" w:type="dxa"/>
            <w:vAlign w:val="center"/>
          </w:tcPr>
          <w:p w14:paraId="191E508B" w14:textId="77777777" w:rsidR="000330CA" w:rsidRPr="00261E78" w:rsidRDefault="000330CA" w:rsidP="000B36F7">
            <w:pPr>
              <w:pStyle w:val="Tablecontent"/>
              <w:jc w:val="both"/>
              <w:rPr>
                <w:rFonts w:eastAsiaTheme="minorEastAsia"/>
              </w:rPr>
            </w:pPr>
            <w:r w:rsidRPr="00261E78">
              <w:rPr>
                <w:rFonts w:eastAsiaTheme="minorEastAsia"/>
              </w:rPr>
              <w:t>question length (number of Chinese characters)</w:t>
            </w:r>
          </w:p>
        </w:tc>
        <w:tc>
          <w:tcPr>
            <w:tcW w:w="1230" w:type="dxa"/>
            <w:tcBorders>
              <w:top w:val="single" w:sz="6" w:space="0" w:color="auto"/>
            </w:tcBorders>
          </w:tcPr>
          <w:p w14:paraId="3B04A310" w14:textId="77777777" w:rsidR="000330CA" w:rsidRPr="00261E78" w:rsidRDefault="000330CA" w:rsidP="000B36F7">
            <w:pPr>
              <w:pStyle w:val="Tablecontent"/>
              <w:rPr>
                <w:rFonts w:eastAsiaTheme="minorEastAsia"/>
              </w:rPr>
            </w:pPr>
            <w:r w:rsidRPr="00261E78">
              <w:rPr>
                <w:rFonts w:eastAsiaTheme="minorEastAsia"/>
              </w:rPr>
              <w:t>86.809</w:t>
            </w:r>
            <w:r w:rsidRPr="00261E78">
              <w:rPr>
                <w:rFonts w:eastAsiaTheme="minorEastAsia"/>
              </w:rPr>
              <w:br/>
              <w:t>(113.981)</w:t>
            </w:r>
          </w:p>
        </w:tc>
        <w:tc>
          <w:tcPr>
            <w:tcW w:w="1230" w:type="dxa"/>
            <w:tcBorders>
              <w:top w:val="single" w:sz="6" w:space="0" w:color="auto"/>
            </w:tcBorders>
          </w:tcPr>
          <w:p w14:paraId="3BF069FD" w14:textId="77777777" w:rsidR="000330CA" w:rsidRPr="00261E78" w:rsidRDefault="000330CA" w:rsidP="000B36F7">
            <w:pPr>
              <w:pStyle w:val="Tablecontent"/>
              <w:rPr>
                <w:rFonts w:eastAsiaTheme="minorEastAsia"/>
              </w:rPr>
            </w:pPr>
            <w:r w:rsidRPr="00261E78">
              <w:rPr>
                <w:rFonts w:eastAsiaTheme="minorEastAsia"/>
              </w:rPr>
              <w:t>84.233</w:t>
            </w:r>
            <w:r w:rsidRPr="00261E78">
              <w:rPr>
                <w:rFonts w:eastAsiaTheme="minorEastAsia"/>
              </w:rPr>
              <w:br/>
              <w:t>(89.347)</w:t>
            </w:r>
          </w:p>
        </w:tc>
        <w:tc>
          <w:tcPr>
            <w:tcW w:w="1230" w:type="dxa"/>
            <w:tcBorders>
              <w:top w:val="single" w:sz="6" w:space="0" w:color="auto"/>
            </w:tcBorders>
          </w:tcPr>
          <w:p w14:paraId="111EEC33" w14:textId="77777777" w:rsidR="000330CA" w:rsidRPr="00261E78" w:rsidRDefault="000330CA" w:rsidP="000B36F7">
            <w:pPr>
              <w:pStyle w:val="Tablecontent"/>
              <w:rPr>
                <w:rFonts w:eastAsiaTheme="minorEastAsia"/>
              </w:rPr>
            </w:pPr>
            <w:r w:rsidRPr="00261E78">
              <w:rPr>
                <w:rFonts w:eastAsiaTheme="minorEastAsia"/>
              </w:rPr>
              <w:t>89.272</w:t>
            </w:r>
            <w:r w:rsidRPr="00261E78">
              <w:rPr>
                <w:rFonts w:eastAsiaTheme="minorEastAsia"/>
              </w:rPr>
              <w:br/>
              <w:t>(133.323)</w:t>
            </w:r>
          </w:p>
        </w:tc>
        <w:tc>
          <w:tcPr>
            <w:tcW w:w="922" w:type="dxa"/>
            <w:tcBorders>
              <w:top w:val="single" w:sz="6" w:space="0" w:color="auto"/>
            </w:tcBorders>
          </w:tcPr>
          <w:p w14:paraId="6A581978"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Borders>
              <w:top w:val="single" w:sz="6" w:space="0" w:color="auto"/>
            </w:tcBorders>
          </w:tcPr>
          <w:p w14:paraId="50D61298" w14:textId="77777777" w:rsidR="000330CA" w:rsidRPr="00261E78" w:rsidRDefault="000330CA" w:rsidP="000B36F7">
            <w:pPr>
              <w:pStyle w:val="Tablecontent"/>
              <w:rPr>
                <w:rFonts w:eastAsiaTheme="minorEastAsia"/>
              </w:rPr>
            </w:pPr>
            <w:r w:rsidRPr="00261E78">
              <w:rPr>
                <w:rFonts w:eastAsiaTheme="minorEastAsia"/>
              </w:rPr>
              <w:t xml:space="preserve">2702.000 </w:t>
            </w:r>
          </w:p>
        </w:tc>
      </w:tr>
      <w:tr w:rsidR="000330CA" w:rsidRPr="00261E78" w14:paraId="3678FFDF" w14:textId="77777777" w:rsidTr="000B36F7">
        <w:trPr>
          <w:trHeight w:val="520"/>
          <w:jc w:val="center"/>
        </w:trPr>
        <w:tc>
          <w:tcPr>
            <w:tcW w:w="3531" w:type="dxa"/>
            <w:vAlign w:val="center"/>
            <w:hideMark/>
          </w:tcPr>
          <w:p w14:paraId="331C466C" w14:textId="710118F7" w:rsidR="000330CA" w:rsidRPr="00261E78" w:rsidRDefault="000330CA" w:rsidP="000B36F7">
            <w:pPr>
              <w:pStyle w:val="Tablecontent"/>
              <w:jc w:val="both"/>
              <w:rPr>
                <w:rFonts w:eastAsiaTheme="minorEastAsia"/>
              </w:rPr>
            </w:pPr>
            <w:r w:rsidRPr="00261E78">
              <w:rPr>
                <w:rFonts w:eastAsiaTheme="minorEastAsia"/>
              </w:rPr>
              <w:t>number of human answers received by a question</w:t>
            </w:r>
            <w:r w:rsidR="00701DB1">
              <w:rPr>
                <w:rFonts w:eastAsiaTheme="minorEastAsia" w:hint="eastAsia"/>
              </w:rPr>
              <w:t xml:space="preserve"> (full observation window)</w:t>
            </w:r>
          </w:p>
        </w:tc>
        <w:tc>
          <w:tcPr>
            <w:tcW w:w="1230" w:type="dxa"/>
            <w:hideMark/>
          </w:tcPr>
          <w:p w14:paraId="5EC67473" w14:textId="77777777" w:rsidR="000330CA" w:rsidRPr="00261E78" w:rsidRDefault="000330CA" w:rsidP="000B36F7">
            <w:pPr>
              <w:pStyle w:val="Tablecontent"/>
              <w:rPr>
                <w:rFonts w:eastAsiaTheme="minorEastAsia"/>
              </w:rPr>
            </w:pPr>
            <w:r w:rsidRPr="00261E78">
              <w:rPr>
                <w:rFonts w:eastAsiaTheme="minorEastAsia"/>
              </w:rPr>
              <w:t>1.293</w:t>
            </w:r>
            <w:r w:rsidRPr="00261E78">
              <w:rPr>
                <w:rFonts w:eastAsiaTheme="minorEastAsia"/>
              </w:rPr>
              <w:br/>
              <w:t>(1.166)</w:t>
            </w:r>
          </w:p>
        </w:tc>
        <w:tc>
          <w:tcPr>
            <w:tcW w:w="1230" w:type="dxa"/>
            <w:hideMark/>
          </w:tcPr>
          <w:p w14:paraId="7E6E4A19" w14:textId="77777777" w:rsidR="000330CA" w:rsidRPr="00261E78" w:rsidRDefault="000330CA" w:rsidP="000B36F7">
            <w:pPr>
              <w:pStyle w:val="Tablecontent"/>
              <w:rPr>
                <w:rFonts w:eastAsiaTheme="minorEastAsia"/>
              </w:rPr>
            </w:pPr>
            <w:r w:rsidRPr="00261E78">
              <w:rPr>
                <w:rFonts w:eastAsiaTheme="minorEastAsia"/>
              </w:rPr>
              <w:t>1.209</w:t>
            </w:r>
            <w:r w:rsidRPr="00261E78">
              <w:rPr>
                <w:rFonts w:eastAsiaTheme="minorEastAsia"/>
              </w:rPr>
              <w:br/>
              <w:t>(1.133)</w:t>
            </w:r>
          </w:p>
        </w:tc>
        <w:tc>
          <w:tcPr>
            <w:tcW w:w="1230" w:type="dxa"/>
            <w:hideMark/>
          </w:tcPr>
          <w:p w14:paraId="681D979E" w14:textId="77777777" w:rsidR="000330CA" w:rsidRPr="00261E78" w:rsidRDefault="000330CA" w:rsidP="000B36F7">
            <w:pPr>
              <w:pStyle w:val="Tablecontent"/>
              <w:rPr>
                <w:rFonts w:eastAsiaTheme="minorEastAsia"/>
              </w:rPr>
            </w:pPr>
            <w:r w:rsidRPr="00261E78">
              <w:rPr>
                <w:rFonts w:eastAsiaTheme="minorEastAsia"/>
              </w:rPr>
              <w:t>1.372</w:t>
            </w:r>
            <w:r w:rsidRPr="00261E78">
              <w:rPr>
                <w:rFonts w:eastAsiaTheme="minorEastAsia"/>
              </w:rPr>
              <w:br/>
              <w:t>(1.192)</w:t>
            </w:r>
          </w:p>
        </w:tc>
        <w:tc>
          <w:tcPr>
            <w:tcW w:w="922" w:type="dxa"/>
            <w:hideMark/>
          </w:tcPr>
          <w:p w14:paraId="524E6FE0"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hideMark/>
          </w:tcPr>
          <w:p w14:paraId="2626B84C" w14:textId="77777777" w:rsidR="000330CA" w:rsidRPr="00261E78" w:rsidRDefault="000330CA" w:rsidP="000B36F7">
            <w:pPr>
              <w:pStyle w:val="Tablecontent"/>
              <w:rPr>
                <w:rFonts w:eastAsiaTheme="minorEastAsia"/>
              </w:rPr>
            </w:pPr>
            <w:r w:rsidRPr="00261E78">
              <w:rPr>
                <w:rFonts w:eastAsiaTheme="minorEastAsia"/>
              </w:rPr>
              <w:t xml:space="preserve">8.000 </w:t>
            </w:r>
          </w:p>
        </w:tc>
      </w:tr>
      <w:tr w:rsidR="000330CA" w:rsidRPr="00261E78" w14:paraId="625AE2FC" w14:textId="77777777" w:rsidTr="000B36F7">
        <w:trPr>
          <w:trHeight w:val="520"/>
          <w:jc w:val="center"/>
        </w:trPr>
        <w:tc>
          <w:tcPr>
            <w:tcW w:w="3531" w:type="dxa"/>
            <w:vAlign w:val="center"/>
          </w:tcPr>
          <w:p w14:paraId="5AFCD3B2" w14:textId="77777777" w:rsidR="000330CA" w:rsidRPr="00261E78" w:rsidRDefault="000330CA" w:rsidP="000B36F7">
            <w:pPr>
              <w:pStyle w:val="Tablecontent"/>
              <w:jc w:val="both"/>
              <w:rPr>
                <w:rFonts w:eastAsiaTheme="minorEastAsia"/>
              </w:rPr>
            </w:pPr>
            <w:r w:rsidRPr="00261E78">
              <w:rPr>
                <w:rFonts w:eastAsiaTheme="minorEastAsia"/>
              </w:rPr>
              <w:t>percentage of questions that received at least one answer</w:t>
            </w:r>
          </w:p>
        </w:tc>
        <w:tc>
          <w:tcPr>
            <w:tcW w:w="1230" w:type="dxa"/>
          </w:tcPr>
          <w:p w14:paraId="30522AA8" w14:textId="77777777" w:rsidR="000330CA" w:rsidRPr="00261E78" w:rsidRDefault="000330CA" w:rsidP="000B36F7">
            <w:pPr>
              <w:pStyle w:val="Tablecontent"/>
              <w:rPr>
                <w:rFonts w:eastAsiaTheme="minorEastAsia"/>
              </w:rPr>
            </w:pPr>
            <w:r w:rsidRPr="00261E78">
              <w:rPr>
                <w:rFonts w:eastAsiaTheme="minorEastAsia"/>
              </w:rPr>
              <w:t>0.761</w:t>
            </w:r>
            <w:r w:rsidRPr="00261E78">
              <w:rPr>
                <w:rFonts w:eastAsiaTheme="minorEastAsia"/>
              </w:rPr>
              <w:br/>
              <w:t>(0.427)</w:t>
            </w:r>
          </w:p>
        </w:tc>
        <w:tc>
          <w:tcPr>
            <w:tcW w:w="1230" w:type="dxa"/>
          </w:tcPr>
          <w:p w14:paraId="5B3B4473" w14:textId="77777777" w:rsidR="000330CA" w:rsidRPr="00261E78" w:rsidRDefault="000330CA" w:rsidP="000B36F7">
            <w:pPr>
              <w:pStyle w:val="Tablecontent"/>
              <w:rPr>
                <w:rFonts w:eastAsiaTheme="minorEastAsia"/>
              </w:rPr>
            </w:pPr>
            <w:r w:rsidRPr="00261E78">
              <w:rPr>
                <w:rFonts w:eastAsiaTheme="minorEastAsia"/>
              </w:rPr>
              <w:t>0.724</w:t>
            </w:r>
            <w:r w:rsidRPr="00261E78">
              <w:rPr>
                <w:rFonts w:eastAsiaTheme="minorEastAsia"/>
              </w:rPr>
              <w:br/>
              <w:t>(0.447)</w:t>
            </w:r>
          </w:p>
        </w:tc>
        <w:tc>
          <w:tcPr>
            <w:tcW w:w="1230" w:type="dxa"/>
          </w:tcPr>
          <w:p w14:paraId="0BBDCC51" w14:textId="77777777" w:rsidR="000330CA" w:rsidRPr="00261E78" w:rsidRDefault="000330CA" w:rsidP="000B36F7">
            <w:pPr>
              <w:pStyle w:val="Tablecontent"/>
              <w:rPr>
                <w:rFonts w:eastAsiaTheme="minorEastAsia"/>
              </w:rPr>
            </w:pPr>
            <w:r w:rsidRPr="00261E78">
              <w:rPr>
                <w:rFonts w:eastAsiaTheme="minorEastAsia"/>
              </w:rPr>
              <w:t>0.795</w:t>
            </w:r>
            <w:r w:rsidRPr="00261E78">
              <w:rPr>
                <w:rFonts w:eastAsiaTheme="minorEastAsia"/>
              </w:rPr>
              <w:br/>
              <w:t>(0.404)</w:t>
            </w:r>
          </w:p>
        </w:tc>
        <w:tc>
          <w:tcPr>
            <w:tcW w:w="922" w:type="dxa"/>
          </w:tcPr>
          <w:p w14:paraId="0B53FF6B"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Pr>
          <w:p w14:paraId="307A63FE" w14:textId="77777777" w:rsidR="000330CA" w:rsidRPr="00261E78" w:rsidRDefault="000330CA" w:rsidP="000B36F7">
            <w:pPr>
              <w:pStyle w:val="Tablecontent"/>
              <w:rPr>
                <w:rFonts w:eastAsiaTheme="minorEastAsia"/>
              </w:rPr>
            </w:pPr>
            <w:r w:rsidRPr="00261E78">
              <w:rPr>
                <w:rFonts w:eastAsiaTheme="minorEastAsia"/>
              </w:rPr>
              <w:t xml:space="preserve">1.000 </w:t>
            </w:r>
          </w:p>
        </w:tc>
      </w:tr>
      <w:tr w:rsidR="000330CA" w:rsidRPr="00261E78" w14:paraId="707734F4" w14:textId="77777777" w:rsidTr="000B36F7">
        <w:trPr>
          <w:trHeight w:val="520"/>
          <w:jc w:val="center"/>
        </w:trPr>
        <w:tc>
          <w:tcPr>
            <w:tcW w:w="3531" w:type="dxa"/>
            <w:vAlign w:val="center"/>
          </w:tcPr>
          <w:p w14:paraId="53C2C3F9" w14:textId="77777777" w:rsidR="000330CA" w:rsidRPr="00261E78" w:rsidRDefault="000330CA" w:rsidP="000B36F7">
            <w:pPr>
              <w:pStyle w:val="Tablecontent"/>
              <w:jc w:val="both"/>
              <w:rPr>
                <w:rFonts w:eastAsiaTheme="minorEastAsia"/>
              </w:rPr>
            </w:pPr>
            <w:r w:rsidRPr="00261E78">
              <w:rPr>
                <w:rFonts w:eastAsiaTheme="minorEastAsia"/>
              </w:rPr>
              <w:t xml:space="preserve">percentage of questions that have an answer </w:t>
            </w:r>
            <w:r>
              <w:rPr>
                <w:rFonts w:eastAsiaTheme="minorEastAsia"/>
              </w:rPr>
              <w:t>“</w:t>
            </w:r>
            <w:r w:rsidRPr="00261E78">
              <w:rPr>
                <w:rFonts w:eastAsiaTheme="minorEastAsia"/>
              </w:rPr>
              <w:t>accepted</w:t>
            </w:r>
            <w:r>
              <w:rPr>
                <w:rFonts w:eastAsiaTheme="minorEastAsia"/>
              </w:rPr>
              <w:t>”</w:t>
            </w:r>
            <w:r w:rsidRPr="00261E78">
              <w:rPr>
                <w:rFonts w:eastAsiaTheme="minorEastAsia"/>
              </w:rPr>
              <w:t xml:space="preserve"> by the questioner</w:t>
            </w:r>
          </w:p>
        </w:tc>
        <w:tc>
          <w:tcPr>
            <w:tcW w:w="1230" w:type="dxa"/>
          </w:tcPr>
          <w:p w14:paraId="71E50CE8" w14:textId="77777777" w:rsidR="000330CA" w:rsidRPr="00261E78" w:rsidRDefault="000330CA" w:rsidP="000B36F7">
            <w:pPr>
              <w:pStyle w:val="Tablecontent"/>
              <w:rPr>
                <w:rFonts w:eastAsiaTheme="minorEastAsia"/>
              </w:rPr>
            </w:pPr>
            <w:r w:rsidRPr="00261E78">
              <w:rPr>
                <w:rFonts w:eastAsiaTheme="minorEastAsia"/>
              </w:rPr>
              <w:t>0.322</w:t>
            </w:r>
            <w:r w:rsidRPr="00261E78">
              <w:rPr>
                <w:rFonts w:eastAsiaTheme="minorEastAsia"/>
              </w:rPr>
              <w:br/>
              <w:t>(0.467)</w:t>
            </w:r>
          </w:p>
        </w:tc>
        <w:tc>
          <w:tcPr>
            <w:tcW w:w="1230" w:type="dxa"/>
          </w:tcPr>
          <w:p w14:paraId="7B2D1E3C" w14:textId="77777777" w:rsidR="000330CA" w:rsidRPr="00261E78" w:rsidRDefault="000330CA" w:rsidP="000B36F7">
            <w:pPr>
              <w:pStyle w:val="Tablecontent"/>
              <w:rPr>
                <w:rFonts w:eastAsiaTheme="minorEastAsia"/>
              </w:rPr>
            </w:pPr>
            <w:r w:rsidRPr="00261E78">
              <w:rPr>
                <w:rFonts w:eastAsiaTheme="minorEastAsia"/>
              </w:rPr>
              <w:t>0.293</w:t>
            </w:r>
            <w:r w:rsidRPr="00261E78">
              <w:rPr>
                <w:rFonts w:eastAsiaTheme="minorEastAsia"/>
              </w:rPr>
              <w:br/>
              <w:t>(0.455)</w:t>
            </w:r>
          </w:p>
        </w:tc>
        <w:tc>
          <w:tcPr>
            <w:tcW w:w="1230" w:type="dxa"/>
          </w:tcPr>
          <w:p w14:paraId="0CEDCAAD" w14:textId="77777777" w:rsidR="000330CA" w:rsidRPr="00261E78" w:rsidRDefault="000330CA" w:rsidP="000B36F7">
            <w:pPr>
              <w:pStyle w:val="Tablecontent"/>
              <w:rPr>
                <w:rFonts w:eastAsiaTheme="minorEastAsia"/>
              </w:rPr>
            </w:pPr>
            <w:r w:rsidRPr="00261E78">
              <w:rPr>
                <w:rFonts w:eastAsiaTheme="minorEastAsia"/>
              </w:rPr>
              <w:t>0.350</w:t>
            </w:r>
            <w:r w:rsidRPr="00261E78">
              <w:rPr>
                <w:rFonts w:eastAsiaTheme="minorEastAsia"/>
              </w:rPr>
              <w:br/>
              <w:t>(0.477)</w:t>
            </w:r>
          </w:p>
        </w:tc>
        <w:tc>
          <w:tcPr>
            <w:tcW w:w="922" w:type="dxa"/>
          </w:tcPr>
          <w:p w14:paraId="19851176"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Pr>
          <w:p w14:paraId="20FBA1B4" w14:textId="77777777" w:rsidR="000330CA" w:rsidRPr="00261E78" w:rsidRDefault="000330CA" w:rsidP="000B36F7">
            <w:pPr>
              <w:pStyle w:val="Tablecontent"/>
              <w:rPr>
                <w:rFonts w:eastAsiaTheme="minorEastAsia"/>
              </w:rPr>
            </w:pPr>
            <w:r w:rsidRPr="00261E78">
              <w:rPr>
                <w:rFonts w:eastAsiaTheme="minorEastAsia"/>
              </w:rPr>
              <w:t xml:space="preserve">1.000 </w:t>
            </w:r>
          </w:p>
        </w:tc>
      </w:tr>
      <w:tr w:rsidR="000330CA" w:rsidRPr="00261E78" w14:paraId="403E589F" w14:textId="77777777" w:rsidTr="000B36F7">
        <w:trPr>
          <w:trHeight w:val="520"/>
          <w:jc w:val="center"/>
        </w:trPr>
        <w:tc>
          <w:tcPr>
            <w:tcW w:w="3531" w:type="dxa"/>
            <w:vAlign w:val="center"/>
          </w:tcPr>
          <w:p w14:paraId="3D7E9353" w14:textId="77777777" w:rsidR="000330CA" w:rsidRPr="00261E78" w:rsidRDefault="000330CA" w:rsidP="000B36F7">
            <w:pPr>
              <w:pStyle w:val="Tablecontent"/>
              <w:jc w:val="both"/>
              <w:rPr>
                <w:rFonts w:eastAsiaTheme="minorEastAsia"/>
              </w:rPr>
            </w:pPr>
            <w:r w:rsidRPr="00261E78">
              <w:rPr>
                <w:rFonts w:eastAsiaTheme="minorEastAsia"/>
              </w:rPr>
              <w:t>reputation scores of the questioner at the time the question was posted</w:t>
            </w:r>
          </w:p>
        </w:tc>
        <w:tc>
          <w:tcPr>
            <w:tcW w:w="1230" w:type="dxa"/>
          </w:tcPr>
          <w:p w14:paraId="3BE6A3CE" w14:textId="77777777" w:rsidR="000330CA" w:rsidRPr="00261E78" w:rsidRDefault="000330CA" w:rsidP="000B36F7">
            <w:pPr>
              <w:pStyle w:val="Tablecontent"/>
              <w:rPr>
                <w:rFonts w:eastAsiaTheme="minorEastAsia"/>
              </w:rPr>
            </w:pPr>
            <w:r w:rsidRPr="00261E78">
              <w:rPr>
                <w:rFonts w:eastAsiaTheme="minorEastAsia"/>
              </w:rPr>
              <w:t>378.337</w:t>
            </w:r>
            <w:r w:rsidRPr="00261E78">
              <w:br/>
            </w:r>
            <w:r w:rsidRPr="00261E78">
              <w:rPr>
                <w:rFonts w:eastAsiaTheme="minorEastAsia"/>
              </w:rPr>
              <w:t>(1135.056)</w:t>
            </w:r>
          </w:p>
        </w:tc>
        <w:tc>
          <w:tcPr>
            <w:tcW w:w="1230" w:type="dxa"/>
          </w:tcPr>
          <w:p w14:paraId="1A26E8B6" w14:textId="77777777" w:rsidR="000330CA" w:rsidRPr="00261E78" w:rsidRDefault="000330CA" w:rsidP="000B36F7">
            <w:pPr>
              <w:pStyle w:val="Tablecontent"/>
              <w:rPr>
                <w:rFonts w:eastAsiaTheme="minorEastAsia"/>
              </w:rPr>
            </w:pPr>
            <w:r w:rsidRPr="00261E78">
              <w:rPr>
                <w:rFonts w:eastAsiaTheme="minorEastAsia"/>
              </w:rPr>
              <w:t>334.484</w:t>
            </w:r>
            <w:r w:rsidRPr="00261E78">
              <w:br/>
            </w:r>
            <w:r w:rsidRPr="00261E78">
              <w:rPr>
                <w:rFonts w:eastAsiaTheme="minorEastAsia"/>
              </w:rPr>
              <w:t>(695.343)</w:t>
            </w:r>
          </w:p>
        </w:tc>
        <w:tc>
          <w:tcPr>
            <w:tcW w:w="1230" w:type="dxa"/>
          </w:tcPr>
          <w:p w14:paraId="61BA3D8C" w14:textId="77777777" w:rsidR="000330CA" w:rsidRPr="00261E78" w:rsidRDefault="000330CA" w:rsidP="000B36F7">
            <w:pPr>
              <w:pStyle w:val="Tablecontent"/>
              <w:rPr>
                <w:rFonts w:eastAsiaTheme="minorEastAsia"/>
              </w:rPr>
            </w:pPr>
            <w:r w:rsidRPr="00261E78">
              <w:rPr>
                <w:rFonts w:eastAsiaTheme="minorEastAsia"/>
              </w:rPr>
              <w:t>420.267</w:t>
            </w:r>
            <w:r w:rsidRPr="00261E78">
              <w:br/>
            </w:r>
            <w:r w:rsidRPr="00261E78">
              <w:rPr>
                <w:rFonts w:eastAsiaTheme="minorEastAsia"/>
              </w:rPr>
              <w:t>(1433.522)</w:t>
            </w:r>
          </w:p>
        </w:tc>
        <w:tc>
          <w:tcPr>
            <w:tcW w:w="922" w:type="dxa"/>
          </w:tcPr>
          <w:p w14:paraId="40D7FCE0" w14:textId="77777777" w:rsidR="000330CA" w:rsidRPr="00261E78" w:rsidRDefault="000330CA" w:rsidP="000B36F7">
            <w:pPr>
              <w:pStyle w:val="Tablecontent"/>
              <w:rPr>
                <w:rFonts w:eastAsiaTheme="minorEastAsia"/>
              </w:rPr>
            </w:pPr>
            <w:r w:rsidRPr="00261E78">
              <w:rPr>
                <w:rFonts w:eastAsiaTheme="minorEastAsia"/>
              </w:rPr>
              <w:t xml:space="preserve">-3.000 </w:t>
            </w:r>
          </w:p>
        </w:tc>
        <w:tc>
          <w:tcPr>
            <w:tcW w:w="1217" w:type="dxa"/>
          </w:tcPr>
          <w:p w14:paraId="390CEF1F" w14:textId="77777777" w:rsidR="000330CA" w:rsidRPr="00261E78" w:rsidRDefault="000330CA" w:rsidP="000B36F7">
            <w:pPr>
              <w:pStyle w:val="Tablecontent"/>
              <w:rPr>
                <w:rFonts w:eastAsiaTheme="minorEastAsia"/>
              </w:rPr>
            </w:pPr>
            <w:r w:rsidRPr="00261E78">
              <w:rPr>
                <w:rFonts w:eastAsiaTheme="minorEastAsia"/>
              </w:rPr>
              <w:t xml:space="preserve">28800.000 </w:t>
            </w:r>
          </w:p>
        </w:tc>
      </w:tr>
    </w:tbl>
    <w:p w14:paraId="32DA95DE" w14:textId="5227A767" w:rsidR="000330CA" w:rsidRPr="00261E78" w:rsidRDefault="000330CA" w:rsidP="000330CA">
      <w:pPr>
        <w:pStyle w:val="Notes"/>
      </w:pPr>
      <w:r w:rsidRPr="00261E78">
        <w:t xml:space="preserve">Notes: 1. Columns 2-4 present the means, with the standard deviations shown in parentheses. </w:t>
      </w:r>
      <w:r w:rsidRPr="00261E78">
        <w:br/>
        <w:t>2. The minimum question length of 0 represents questions where users posted content solely through images without accompanying text. These comprise 2.71% of our sample (98 out of 3,613 observations). Our main results remain unchanged when these observations are excluded.</w:t>
      </w:r>
    </w:p>
    <w:p w14:paraId="06B431C8" w14:textId="77777777" w:rsidR="000330CA" w:rsidRPr="00261E78" w:rsidRDefault="000330CA" w:rsidP="0049010E">
      <w:pPr>
        <w:pStyle w:val="Heading2"/>
        <w:rPr>
          <w:rFonts w:eastAsiaTheme="minorEastAsia"/>
        </w:rPr>
      </w:pPr>
      <w:r w:rsidRPr="00261E78">
        <w:rPr>
          <w:rFonts w:eastAsiaTheme="minorEastAsia"/>
        </w:rPr>
        <w:t>Verifying Random Assignment</w:t>
      </w:r>
    </w:p>
    <w:p w14:paraId="3577175F" w14:textId="7C5C3199" w:rsidR="00904A3D" w:rsidRPr="00D2526D" w:rsidRDefault="00904A3D" w:rsidP="00D2526D">
      <w:pPr>
        <w:pStyle w:val="Paragraph0"/>
      </w:pPr>
      <w:r w:rsidRPr="00D2526D">
        <w:t xml:space="preserve">Our identification depends on the random assignment of questions to treatment and control. We validate it using t-tests and standardized differences </w:t>
      </w:r>
      <w:r w:rsidR="001C4E9A" w:rsidRPr="00261E78">
        <w:fldChar w:fldCharType="begin"/>
      </w:r>
      <w:r w:rsidR="001C4E9A">
        <w:instrText xml:space="preserve"> ADDIN ZOTERO_ITEM CSL_CITATION {"citationID":"TYsaBVSJ","properties":{"unsorted":false,"formattedCitation":"(Austin 2009)","plainCitation":"(Austin 2009)","noteIndex":0},"citationItems":[{"id":29294,"uris":["http://zotero.org/users/8905122/items/VX79T3SE"],"itemData":{"id":29294,"type":"article-journal","abstract":"The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sidR="001C4E9A">
        <w:rPr>
          <w:rFonts w:ascii="Apple Color Emoji" w:hAnsi="Apple Color Emoji" w:cs="Apple Color Emoji"/>
        </w:rPr>
        <w:instrText>📊</w:instrText>
      </w:r>
      <w:r w:rsidR="001C4E9A">
        <w:instrText>","call-number":"3","container-title":"Statistics in Medicine","DOI":"10.1002/sim.3697","ISSN":"0277-6715","issue":"25","journalAbbreviation":"Statistics in Medicine","language":"en","note":"</w:instrText>
      </w:r>
      <w:r w:rsidR="001C4E9A">
        <w:rPr>
          <w:rFonts w:ascii="Apple Color Emoji" w:hAnsi="Apple Color Emoji" w:cs="Apple Color Emoji"/>
        </w:rPr>
        <w:instrText>🏷️</w:instrText>
      </w:r>
      <w:r w:rsidR="001C4E9A">
        <w:instrText xml:space="preserve"> /reading</w:instrText>
      </w:r>
      <w:r w:rsidR="001C4E9A">
        <w:rPr>
          <w:rFonts w:hint="eastAsia"/>
        </w:rPr>
        <w:instrText>、</w:instrText>
      </w:r>
      <w:r w:rsidR="001C4E9A">
        <w:instrText>Female</w:instrText>
      </w:r>
      <w:r w:rsidR="001C4E9A">
        <w:rPr>
          <w:rFonts w:hint="eastAsia"/>
        </w:rPr>
        <w:instrText>、</w:instrText>
      </w:r>
      <w:r w:rsidR="001C4E9A">
        <w:instrText>Humans</w:instrText>
      </w:r>
      <w:r w:rsidR="001C4E9A">
        <w:rPr>
          <w:rFonts w:hint="eastAsia"/>
        </w:rPr>
        <w:instrText>、</w:instrText>
      </w:r>
      <w:r w:rsidR="001C4E9A">
        <w:instrText>Male</w:instrText>
      </w:r>
      <w:r w:rsidR="001C4E9A">
        <w:rPr>
          <w:rFonts w:hint="eastAsia"/>
        </w:rPr>
        <w:instrText>、</w:instrText>
      </w:r>
      <w:r w:rsidR="001C4E9A">
        <w:instrText>Middle Aged</w:instrText>
      </w:r>
      <w:r w:rsidR="001C4E9A">
        <w:rPr>
          <w:rFonts w:hint="eastAsia"/>
        </w:rPr>
        <w:instrText>、</w:instrText>
      </w:r>
      <w:r w:rsidR="001C4E9A">
        <w:instrText>Aged</w:instrText>
      </w:r>
      <w:r w:rsidR="001C4E9A">
        <w:rPr>
          <w:rFonts w:hint="eastAsia"/>
        </w:rPr>
        <w:instrText>、</w:instrText>
      </w:r>
      <w:r w:rsidR="001C4E9A">
        <w:instrText>Biometry</w:instrText>
      </w:r>
      <w:r w:rsidR="001C4E9A">
        <w:rPr>
          <w:rFonts w:hint="eastAsia"/>
        </w:rPr>
        <w:instrText>、</w:instrText>
      </w:r>
      <w:r w:rsidR="001C4E9A">
        <w:instrText>Computer Simulation</w:instrText>
      </w:r>
      <w:r w:rsidR="001C4E9A">
        <w:rPr>
          <w:rFonts w:hint="eastAsia"/>
        </w:rPr>
        <w:instrText>、</w:instrText>
      </w:r>
      <w:r w:rsidR="001C4E9A">
        <w:instrText>Hydroxymethylglutaryl-CoA Reductase Inhibitors</w:instrText>
      </w:r>
      <w:r w:rsidR="001C4E9A">
        <w:rPr>
          <w:rFonts w:hint="eastAsia"/>
        </w:rPr>
        <w:instrText>、</w:instrText>
      </w:r>
      <w:r w:rsidR="001C4E9A">
        <w:instrText>Models, Statistical</w:instrText>
      </w:r>
      <w:r w:rsidR="001C4E9A">
        <w:rPr>
          <w:rFonts w:hint="eastAsia"/>
        </w:rPr>
        <w:instrText>、</w:instrText>
      </w:r>
      <w:r w:rsidR="001C4E9A">
        <w:instrText>Myocardial Infarction</w:instrText>
      </w:r>
      <w:r w:rsidR="001C4E9A">
        <w:rPr>
          <w:rFonts w:hint="eastAsia"/>
        </w:rPr>
        <w:instrText>、</w:instrText>
      </w:r>
      <w:r w:rsidR="001C4E9A">
        <w:instrText>Pr</w:instrText>
      </w:r>
      <w:r w:rsidR="001C4E9A">
        <w:rPr>
          <w:rFonts w:hint="eastAsia"/>
        </w:rPr>
        <w:instrText>opensity Score","page":"3083-3107","source":"1.8 (Q1)","title":"Balance diagnostics for comparing the distribution of baseline covariates between treatment groups in propensity</w:instrText>
      </w:r>
      <w:r w:rsidR="001C4E9A">
        <w:rPr>
          <w:rFonts w:hint="eastAsia"/>
        </w:rPr>
        <w:instrText>‐</w:instrText>
      </w:r>
      <w:r w:rsidR="001C4E9A">
        <w:rPr>
          <w:rFonts w:hint="eastAsia"/>
        </w:rPr>
        <w:instrText>score matched samples","URL":"https://onlinelibrary.wiley.com/doi/10.1002/sim.</w:instrText>
      </w:r>
      <w:r w:rsidR="001C4E9A">
        <w:instrText xml:space="preserve">3697","volume":"28","author":[{"family":"Austin","given":"Peter C."}],"issued":{"date-parts":[["2009",11,10]]}}}],"schema":"https://github.com/citation-style-language/schema/raw/master/csl-citation.json"} </w:instrText>
      </w:r>
      <w:r w:rsidR="001C4E9A" w:rsidRPr="00261E78">
        <w:fldChar w:fldCharType="separate"/>
      </w:r>
      <w:r w:rsidR="001C4E9A">
        <w:t>(Austin 2009)</w:t>
      </w:r>
      <w:r w:rsidR="001C4E9A" w:rsidRPr="00261E78">
        <w:fldChar w:fldCharType="end"/>
      </w:r>
      <w:r w:rsidRPr="00D2526D">
        <w:t xml:space="preserve"> across pre-assignment </w:t>
      </w:r>
      <w:r w:rsidRPr="00D2526D">
        <w:lastRenderedPageBreak/>
        <w:t>covariates: questioner characteristics (reputation; gold, silver, and bronze medal counts; total questions and answers; account age), questioner activity in the 1, 2, and 3 months before the experiment (accepted answers, answers provided, questions asked, and comments posted), and question content (character count and the presence of photos, hyperlinks, tables, and block quotes). We also use an LLM to score each question</w:t>
      </w:r>
      <w:r>
        <w:t>’</w:t>
      </w:r>
      <w:r w:rsidRPr="00D2526D">
        <w:t xml:space="preserve">s linguistic complexity, technical-jargon use, and difficulty </w:t>
      </w:r>
      <w:r w:rsidR="001C4E9A" w:rsidRPr="00261E78">
        <w:fldChar w:fldCharType="begin" w:fldLock="1"/>
      </w:r>
      <w:r w:rsidR="001C4E9A">
        <w:instrText xml:space="preserve"> ADDIN ZOTERO_ITEM CSL_CITATION {"citationID":"9eYFuWIu","properties":{"formattedCitation":"(Li et al. 2024)","plainCitation":"(Li et al. 2024)","dontUpdate":true,"noteIndex":0},"citationItems":[{"id":202,"uris":["http://zotero.org/users/8905122/items/SNFQA8GA","http://www.mendeley.com/documents/?uuid=38732a76-9922-46b6-842d-29c0867444e2"],"itemData":{"id":202,"type":"article-journal","abstract":"This paper explores the potential of large language models (LLMs) to substitute for human participants in market research. Such LLMs can be used to generate text given a prompt. We argue that perceptual analysis is a particularly promising use case for such automated market research for certain product categories. The proposed new method generates outputs that closely match those generated from human surveys: agreement rates between human- and LLM- generated data sets reach over 75%. Moreover, this applies for perceptual analysis based on both brand similarity measures and product attribute ratings. The paper demonstrates that, for some categories, this new method of fully or partially automated market research will increase the efficiency of market research by meaningfully speeding up the process and potentially reducing the cost. Further results also suggest that with an ever larger training corpus applied to large language models, LLM-based market research will be applicable to answer more nuanced questions based on demographic variables or contextual variation that would be prohibitively expensive or infeasib</w:instrText>
      </w:r>
      <w:r w:rsidR="001C4E9A">
        <w:rPr>
          <w:rFonts w:hint="eastAsia"/>
        </w:rPr>
        <w:instrText>le with human respondents.\n\n</w:instrText>
      </w:r>
      <w:r w:rsidR="001C4E9A">
        <w:rPr>
          <w:rFonts w:hint="eastAsia"/>
        </w:rPr>
        <w:instrText>【摘要翻译】本文探讨了大型语言模型（</w:instrText>
      </w:r>
      <w:r w:rsidR="001C4E9A">
        <w:rPr>
          <w:rFonts w:hint="eastAsia"/>
        </w:rPr>
        <w:instrText>LLMs</w:instrText>
      </w:r>
      <w:r w:rsidR="001C4E9A">
        <w:rPr>
          <w:rFonts w:hint="eastAsia"/>
        </w:rPr>
        <w:instrText>）在市场研究中替代人类参与者的潜力。这种</w:instrText>
      </w:r>
      <w:r w:rsidR="001C4E9A">
        <w:rPr>
          <w:rFonts w:hint="eastAsia"/>
        </w:rPr>
        <w:instrText>LLM</w:instrText>
      </w:r>
      <w:r w:rsidR="001C4E9A">
        <w:rPr>
          <w:rFonts w:hint="eastAsia"/>
        </w:rPr>
        <w:instrText>可用于在给定提示的情况下生成文本。我们认为，对于某些产品类别的自动化市场研究，感知分析是一个特别有前途的用例。所提出的新方法生成的输出与人类调查生成的输出非常匹配：人类和</w:instrText>
      </w:r>
      <w:r w:rsidR="001C4E9A">
        <w:rPr>
          <w:rFonts w:hint="eastAsia"/>
        </w:rPr>
        <w:instrText>LLM</w:instrText>
      </w:r>
      <w:r w:rsidR="001C4E9A">
        <w:rPr>
          <w:rFonts w:hint="eastAsia"/>
        </w:rPr>
        <w:instrText>生成的数据集之间的一致率达到</w:instrText>
      </w:r>
      <w:r w:rsidR="001C4E9A">
        <w:rPr>
          <w:rFonts w:hint="eastAsia"/>
        </w:rPr>
        <w:instrText>75%</w:instrText>
      </w:r>
      <w:r w:rsidR="001C4E9A">
        <w:rPr>
          <w:rFonts w:hint="eastAsia"/>
        </w:rPr>
        <w:instrText>以上。此外，这适用于基于品牌相似性度量和产品属性评级的感知分析。本文表明，对于某些类别，这种完全或部分自动化的市场研究新方法将通过有意义地加快过程和潜在地降低成本来提高市场研究的效率。进一步的结果还表明，随着越来越大的训练语料库应用于大型语言模型，基于</w:instrText>
      </w:r>
      <w:r w:rsidR="001C4E9A">
        <w:rPr>
          <w:rFonts w:hint="eastAsia"/>
        </w:rPr>
        <w:instrText>LLM</w:instrText>
      </w:r>
      <w:r w:rsidR="001C4E9A">
        <w:rPr>
          <w:rFonts w:hint="eastAsia"/>
        </w:rPr>
        <w:instrText>的市场研究将适用于回答基于人口统计变量或上下文变化的更微妙的问题，这些问题对于人类受访者来说将是极其昂贵或不可行的。</w:instrText>
      </w:r>
      <w:r w:rsidR="001C4E9A">
        <w:rPr>
          <w:rFonts w:hint="eastAsia"/>
        </w:rPr>
        <w:instrText xml:space="preserve">","archive_location":"5 </w:instrText>
      </w:r>
      <w:r w:rsidR="001C4E9A">
        <w:rPr>
          <w:rFonts w:ascii="Apple Color Emoji" w:hAnsi="Apple Color Emoji" w:cs="Apple Color Emoji"/>
        </w:rPr>
        <w:instrText>📊</w:instrText>
      </w:r>
      <w:r w:rsidR="001C4E9A">
        <w:rPr>
          <w:rFonts w:hint="eastAsia"/>
        </w:rPr>
        <w:instrText>","call-number":"2","container-title":"Marketing Science","DOI":"10.1287/mksc.2023.0454","ISSN":"0732-2399","issue":"</w:instrText>
      </w:r>
      <w:r w:rsidR="001C4E9A">
        <w:instrText>2","journalAbbreviation":"Market. Sci.","language":"en","note":"</w:instrText>
      </w:r>
      <w:r w:rsidR="001C4E9A">
        <w:rPr>
          <w:rFonts w:ascii="Apple Color Emoji" w:hAnsi="Apple Color Emoji" w:cs="Apple Color Emoji"/>
        </w:rPr>
        <w:instrText>🏷️</w:instrText>
      </w:r>
      <w:r w:rsidR="001C4E9A">
        <w:instrText xml:space="preserve"> /unread</w:instrText>
      </w:r>
      <w:r w:rsidR="001C4E9A">
        <w:rPr>
          <w:rFonts w:hint="eastAsia"/>
        </w:rPr>
        <w:instrText>、</w:instrText>
      </w:r>
      <w:r w:rsidR="001C4E9A">
        <w:instrText>natural language processing</w:instrText>
      </w:r>
      <w:r w:rsidR="001C4E9A">
        <w:rPr>
          <w:rFonts w:hint="eastAsia"/>
        </w:rPr>
        <w:instrText>、</w:instrText>
      </w:r>
      <w:r w:rsidR="001C4E9A">
        <w:instrText>artificial Intelligence</w:instrText>
      </w:r>
      <w:r w:rsidR="001C4E9A">
        <w:rPr>
          <w:rFonts w:hint="eastAsia"/>
        </w:rPr>
        <w:instrText>、</w:instrText>
      </w:r>
      <w:r w:rsidR="001C4E9A">
        <w:instrText>language model</w:instrText>
      </w:r>
      <w:r w:rsidR="001C4E9A">
        <w:rPr>
          <w:rFonts w:hint="eastAsia"/>
        </w:rPr>
        <w:instrText>、</w:instrText>
      </w:r>
      <w:r w:rsidR="001C4E9A">
        <w:instrText>market research</w:instrText>
      </w:r>
      <w:r w:rsidR="001C4E9A">
        <w:rPr>
          <w:rFonts w:hint="eastAsia"/>
        </w:rPr>
        <w:instrText>、</w:instrText>
      </w:r>
      <w:r w:rsidR="001C4E9A">
        <w:instrText xml:space="preserve">perceptual maps","page":"254-266","source":"5 (Q2)","title":"Frontiers: Determining the Validity of Large Language Models for Automated Perceptual Analysis","title-short":"Frontiers","URL":"https://pubsonline.informs.org/doi/10.1287/mksc.2023.0454","volume":"43","author":[{"family":"Li","given":"Peiyao"},{"family":"Castelo","given":"Noah"},{"family":"Katona","given":"Zsolt"},{"family":"Sarvary","given":"Miklos"}],"accessed":{"date-parts":[["2024",5,5]]},"issued":{"date-parts":[["2024",1]]}}}],"schema":"https://github.com/citation-style-language/schema/raw/master/csl-citation.json"} </w:instrText>
      </w:r>
      <w:r w:rsidR="001C4E9A" w:rsidRPr="00261E78">
        <w:fldChar w:fldCharType="separate"/>
      </w:r>
      <w:r w:rsidR="001C4E9A" w:rsidRPr="00261E78">
        <w:t>(Li et al.</w:t>
      </w:r>
      <w:r w:rsidR="001C4E9A">
        <w:rPr>
          <w:rFonts w:hint="eastAsia"/>
        </w:rPr>
        <w:t xml:space="preserve"> </w:t>
      </w:r>
      <w:r w:rsidR="001C4E9A" w:rsidRPr="00261E78">
        <w:t>2024</w:t>
      </w:r>
      <w:r w:rsidR="001C4E9A">
        <w:rPr>
          <w:rFonts w:hint="eastAsia"/>
        </w:rPr>
        <w:t xml:space="preserve">; </w:t>
      </w:r>
      <w:r w:rsidR="001C4E9A" w:rsidRPr="00D2526D">
        <w:t xml:space="preserve">see Online Appendix </w:t>
      </w:r>
      <w:r w:rsidR="00D42624">
        <w:rPr>
          <w:rFonts w:hint="eastAsia"/>
        </w:rPr>
        <w:t>C</w:t>
      </w:r>
      <w:r w:rsidR="00E32405">
        <w:rPr>
          <w:rFonts w:hint="eastAsia"/>
        </w:rPr>
        <w:t xml:space="preserve"> for LLM-based quality measure details and validation tests</w:t>
      </w:r>
      <w:r w:rsidR="001C4E9A" w:rsidRPr="00261E78">
        <w:rPr>
          <w:rFonts w:hint="eastAsia"/>
        </w:rPr>
        <w:t>)</w:t>
      </w:r>
      <w:r w:rsidR="001C4E9A" w:rsidRPr="00261E78">
        <w:fldChar w:fldCharType="end"/>
      </w:r>
      <w:r w:rsidRPr="00D2526D">
        <w:t>, and we account for question category and posting time.</w:t>
      </w:r>
    </w:p>
    <w:p w14:paraId="778E7F7E" w14:textId="0EC7B046" w:rsidR="005C375D" w:rsidRPr="005C375D" w:rsidRDefault="00904A3D" w:rsidP="00904A3D">
      <w:pPr>
        <w:pStyle w:val="Paragraph0"/>
      </w:pPr>
      <w:r w:rsidRPr="00D2526D">
        <w:t xml:space="preserve">The balance checks confirm successful randomization. All t-tests are statistically insignificant (p &gt; 0.05), and all standardized differences fall well below the 0.10 threshold, with absolute values ranging from 0.003 to 0.061 (Online Appendix Table </w:t>
      </w:r>
      <w:r w:rsidR="001C20E5">
        <w:rPr>
          <w:rFonts w:hint="eastAsia"/>
        </w:rPr>
        <w:t>B1</w:t>
      </w:r>
      <w:r w:rsidRPr="00D2526D">
        <w:t>). Regression-based check</w:t>
      </w:r>
      <w:r>
        <w:rPr>
          <w:rFonts w:hint="eastAsia"/>
        </w:rPr>
        <w:t>s, which provide</w:t>
      </w:r>
      <w:r w:rsidRPr="00D2526D">
        <w:t xml:space="preserve"> both an omnibus test of overall balance and covariate-level diagnostics while accounting for category and timing</w:t>
      </w:r>
      <w:r>
        <w:rPr>
          <w:rFonts w:hint="eastAsia"/>
        </w:rPr>
        <w:t xml:space="preserve">, </w:t>
      </w:r>
      <w:r w:rsidRPr="00D2526D">
        <w:t xml:space="preserve">reach the same conclusion (Online Appendix Table </w:t>
      </w:r>
      <w:r w:rsidR="001C20E5">
        <w:rPr>
          <w:rFonts w:hint="eastAsia"/>
        </w:rPr>
        <w:t>B</w:t>
      </w:r>
      <w:r w:rsidRPr="00D2526D">
        <w:t>2).</w:t>
      </w:r>
    </w:p>
    <w:bookmarkEnd w:id="0"/>
    <w:bookmarkEnd w:id="31"/>
    <w:bookmarkEnd w:id="32"/>
    <w:bookmarkEnd w:id="45"/>
    <w:p w14:paraId="3968D569" w14:textId="42AE10E2" w:rsidR="0083015A" w:rsidRPr="00015210" w:rsidRDefault="0014752F" w:rsidP="0083015A">
      <w:pPr>
        <w:pStyle w:val="Heading1"/>
      </w:pPr>
      <w:r w:rsidRPr="00015210">
        <w:t>Empirical Analysis</w:t>
      </w:r>
    </w:p>
    <w:p w14:paraId="65BD0AF7" w14:textId="77777777" w:rsidR="0083015A" w:rsidRPr="00015210" w:rsidRDefault="0083015A" w:rsidP="0049010E">
      <w:pPr>
        <w:pStyle w:val="Heading2"/>
      </w:pPr>
      <w:r w:rsidRPr="00015210">
        <w:t>Main Variables of Interest</w:t>
      </w:r>
    </w:p>
    <w:p w14:paraId="1E4F86A3" w14:textId="38C8BE73" w:rsidR="0014752F" w:rsidRPr="00015210" w:rsidRDefault="00F55340" w:rsidP="0014752F">
      <w:pPr>
        <w:pStyle w:val="Paragraph0"/>
      </w:pPr>
      <w:r>
        <w:rPr>
          <w:rStyle w:val="Strong"/>
          <w:color w:val="000000"/>
        </w:rPr>
        <w:t>Human a</w:t>
      </w:r>
      <w:r w:rsidR="0014752F" w:rsidRPr="00015210">
        <w:rPr>
          <w:rStyle w:val="Strong"/>
          <w:color w:val="000000"/>
        </w:rPr>
        <w:t>nswer supply.</w:t>
      </w:r>
      <w:r w:rsidR="0014752F" w:rsidRPr="00015210">
        <w:t xml:space="preserve"> Our first outcome is the volume of answers a question attracts</w:t>
      </w:r>
      <w:r>
        <w:t>, which reflect</w:t>
      </w:r>
      <w:r w:rsidR="003F35AE">
        <w:rPr>
          <w:rFonts w:hint="eastAsia"/>
        </w:rPr>
        <w:t>s</w:t>
      </w:r>
      <w:r>
        <w:t xml:space="preserve"> answerer</w:t>
      </w:r>
      <w:r w:rsidR="001C3581">
        <w:rPr>
          <w:rFonts w:hint="eastAsia"/>
        </w:rPr>
        <w:t>s</w:t>
      </w:r>
      <w:r>
        <w:t>’ entry</w:t>
      </w:r>
      <w:r w:rsidR="001C3581">
        <w:rPr>
          <w:rFonts w:hint="eastAsia"/>
        </w:rPr>
        <w:t xml:space="preserve"> decisions</w:t>
      </w:r>
      <w:r w:rsidR="0014752F" w:rsidRPr="00015210">
        <w:t xml:space="preserve">. We measure it as the logarithm of the number of answers a question receives in seven days of being posted, denoted </w:t>
      </w:r>
      <w:r w:rsidR="001C3581" w:rsidRPr="00D2526D">
        <w:rPr>
          <w:i/>
          <w:iCs/>
        </w:rPr>
        <w:t>Log(</w:t>
      </w:r>
      <w:r w:rsidR="002E1246">
        <w:rPr>
          <w:rFonts w:hint="eastAsia"/>
          <w:i/>
          <w:iCs/>
        </w:rPr>
        <w:t xml:space="preserve">human </w:t>
      </w:r>
      <w:r w:rsidR="001C3581" w:rsidRPr="00D2526D">
        <w:rPr>
          <w:i/>
          <w:iCs/>
        </w:rPr>
        <w:t>answer number in 7 days)</w:t>
      </w:r>
      <w:r w:rsidR="001C3581">
        <w:rPr>
          <w:rFonts w:hint="eastAsia"/>
        </w:rPr>
        <w:t>.</w:t>
      </w:r>
    </w:p>
    <w:p w14:paraId="504EB373" w14:textId="3D01E41B" w:rsidR="0014752F" w:rsidRPr="00015210" w:rsidRDefault="00F55340" w:rsidP="0014752F">
      <w:pPr>
        <w:pStyle w:val="Paragraph0"/>
      </w:pPr>
      <w:r>
        <w:rPr>
          <w:rStyle w:val="Strong"/>
          <w:color w:val="000000"/>
        </w:rPr>
        <w:t>Human a</w:t>
      </w:r>
      <w:r w:rsidR="0014752F" w:rsidRPr="00015210">
        <w:rPr>
          <w:rStyle w:val="Strong"/>
          <w:color w:val="000000"/>
        </w:rPr>
        <w:t>nswer quality.</w:t>
      </w:r>
      <w:r w:rsidR="0014752F" w:rsidRPr="00015210">
        <w:t xml:space="preserve"> Our second outcome is the quality of human contributions. </w:t>
      </w:r>
      <w:r w:rsidR="00954DD3" w:rsidRPr="00015210">
        <w:t>We employ an LLM to generate the quality measure. The detailed generati</w:t>
      </w:r>
      <w:r w:rsidR="001C3581">
        <w:rPr>
          <w:rFonts w:hint="eastAsia"/>
        </w:rPr>
        <w:t>on</w:t>
      </w:r>
      <w:r w:rsidR="00954DD3" w:rsidRPr="00015210">
        <w:t xml:space="preserve"> procedure and its validity assessment are provided in Online Appendix </w:t>
      </w:r>
      <w:r w:rsidR="00D42624">
        <w:rPr>
          <w:rFonts w:hint="eastAsia"/>
        </w:rPr>
        <w:t>C</w:t>
      </w:r>
      <w:r w:rsidR="0014752F" w:rsidRPr="00015210">
        <w:t>. When studying human contribution quality</w:t>
      </w:r>
      <w:r w:rsidR="00954DD3" w:rsidRPr="00015210">
        <w:t>,</w:t>
      </w:r>
      <w:r w:rsidR="0014752F" w:rsidRPr="00015210">
        <w:t xml:space="preserve"> we apply this measure to the first human answer, denoted</w:t>
      </w:r>
      <w:r w:rsidR="001C3581">
        <w:rPr>
          <w:rFonts w:hint="eastAsia"/>
        </w:rPr>
        <w:t xml:space="preserve"> </w:t>
      </w:r>
      <w:r w:rsidR="001C3581" w:rsidRPr="00D2526D">
        <w:rPr>
          <w:i/>
          <w:iCs/>
        </w:rPr>
        <w:t>First</w:t>
      </w:r>
      <w:r w:rsidR="00AA69A0">
        <w:rPr>
          <w:rFonts w:hint="eastAsia"/>
          <w:i/>
          <w:iCs/>
        </w:rPr>
        <w:t xml:space="preserve"> human</w:t>
      </w:r>
      <w:r w:rsidR="001C3581" w:rsidRPr="00D2526D">
        <w:rPr>
          <w:i/>
          <w:iCs/>
        </w:rPr>
        <w:t xml:space="preserve"> ans</w:t>
      </w:r>
      <w:r w:rsidR="00AA69A0">
        <w:rPr>
          <w:rFonts w:hint="eastAsia"/>
          <w:i/>
          <w:iCs/>
        </w:rPr>
        <w:t>w</w:t>
      </w:r>
      <w:r w:rsidR="001C3581" w:rsidRPr="00D2526D">
        <w:rPr>
          <w:i/>
          <w:iCs/>
        </w:rPr>
        <w:t>er quality</w:t>
      </w:r>
      <w:r w:rsidR="001C3581">
        <w:rPr>
          <w:rFonts w:hint="eastAsia"/>
        </w:rPr>
        <w:t>.</w:t>
      </w:r>
    </w:p>
    <w:p w14:paraId="6F4D6B34" w14:textId="695251BF" w:rsidR="0083015A" w:rsidRPr="00015210" w:rsidRDefault="00594CA9" w:rsidP="001945B2">
      <w:pPr>
        <w:pStyle w:val="Paragraph0"/>
      </w:pPr>
      <w:r w:rsidRPr="00015210">
        <w:rPr>
          <w:b/>
          <w:bCs/>
        </w:rPr>
        <w:lastRenderedPageBreak/>
        <w:t>AI answer</w:t>
      </w:r>
      <w:r w:rsidR="00534D0B" w:rsidRPr="00015210">
        <w:rPr>
          <w:b/>
          <w:bCs/>
        </w:rPr>
        <w:t>’</w:t>
      </w:r>
      <w:r w:rsidRPr="00015210">
        <w:rPr>
          <w:b/>
          <w:bCs/>
        </w:rPr>
        <w:t>s profile.</w:t>
      </w:r>
      <w:r w:rsidRPr="00015210">
        <w:t xml:space="preserve"> For treated questions, we characterize the AI answer along the two</w:t>
      </w:r>
      <w:del w:id="103" w:author="Dylan CHEN" w:date="2026-08-30T16:29:00Z" w16du:dateUtc="2026-08-30T08:29:00Z">
        <w:r w:rsidR="00326B32" w:rsidDel="003E1984">
          <w:delText>.</w:delText>
        </w:r>
      </w:del>
      <w:r w:rsidR="00326B32">
        <w:t xml:space="preserve"> </w:t>
      </w:r>
      <w:r w:rsidRPr="00015210">
        <w:t xml:space="preserve">dimensions. </w:t>
      </w:r>
      <w:r w:rsidRPr="00015210">
        <w:rPr>
          <w:i/>
          <w:iCs/>
        </w:rPr>
        <w:t>Length</w:t>
      </w:r>
      <w:r w:rsidRPr="00015210">
        <w:t xml:space="preserve"> is the logged character count of the AI answer, and it stands for the coverage signal of </w:t>
      </w:r>
      <w:r w:rsidR="00954DD3" w:rsidRPr="00015210">
        <w:t xml:space="preserve">Section </w:t>
      </w:r>
      <w:r w:rsidRPr="00015210">
        <w:t xml:space="preserve">3.2. </w:t>
      </w:r>
      <w:r w:rsidRPr="00015210">
        <w:rPr>
          <w:i/>
          <w:iCs/>
        </w:rPr>
        <w:t>Quality</w:t>
      </w:r>
      <w:r w:rsidRPr="00015210">
        <w:t xml:space="preserve"> is the </w:t>
      </w:r>
      <w:r w:rsidR="00954DD3" w:rsidRPr="00015210">
        <w:t>LLM-generated quality</w:t>
      </w:r>
      <w:r w:rsidRPr="00015210">
        <w:t xml:space="preserve"> described above, applied to the AI answer, and it stands for the benchmark signal </w:t>
      </w:r>
      <w:r w:rsidR="001C3581">
        <w:rPr>
          <w:rFonts w:hint="eastAsia"/>
        </w:rPr>
        <w:t>introduced in</w:t>
      </w:r>
      <w:r w:rsidRPr="00015210">
        <w:t xml:space="preserve"> </w:t>
      </w:r>
      <w:r w:rsidR="00954DD3" w:rsidRPr="00015210">
        <w:t xml:space="preserve">Section </w:t>
      </w:r>
      <w:r w:rsidRPr="00015210">
        <w:t>3.</w:t>
      </w:r>
      <w:r w:rsidR="001C3581">
        <w:rPr>
          <w:rFonts w:hint="eastAsia"/>
        </w:rPr>
        <w:t>2</w:t>
      </w:r>
      <w:r w:rsidRPr="00015210">
        <w:t>. Both are defined only where an AI answer exists and are set to zero for control questions.</w:t>
      </w:r>
    </w:p>
    <w:p w14:paraId="35C63540" w14:textId="77777777" w:rsidR="0083015A" w:rsidRPr="00015210" w:rsidRDefault="0083015A" w:rsidP="0049010E">
      <w:pPr>
        <w:pStyle w:val="Heading2"/>
      </w:pPr>
      <w:r w:rsidRPr="00015210">
        <w:t>Econometric Models</w:t>
      </w:r>
    </w:p>
    <w:p w14:paraId="501BB5DF" w14:textId="77777777" w:rsidR="0045239F" w:rsidRDefault="0045239F" w:rsidP="0045239F">
      <w:pPr>
        <w:pStyle w:val="Paragraph0"/>
      </w:pPr>
      <w:r>
        <w:rPr>
          <w:rFonts w:hint="eastAsia"/>
        </w:rPr>
        <w:t>We model the impact of the AI answer as follows:</w:t>
      </w:r>
    </w:p>
    <w:p w14:paraId="521D0DCB" w14:textId="77777777" w:rsidR="0045239F" w:rsidRPr="00015210" w:rsidRDefault="00000000" w:rsidP="0045239F">
      <w:pPr>
        <w:pStyle w:val="Paragraph0"/>
        <w:jc w:val="right"/>
        <w:rPr>
          <w:color w:val="000000"/>
        </w:rPr>
      </w:p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hint="eastAsia"/>
                <w:szCs w:val="24"/>
              </w:rPr>
              <m:t>δ</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hint="eastAsia"/>
                <w:szCs w:val="24"/>
              </w:rPr>
              <m:t>δ</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'γ+</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rsidR="0045239F">
        <w:rPr>
          <w:rFonts w:hint="eastAsia"/>
        </w:rPr>
        <w:t xml:space="preserve">                                       (1)</w:t>
      </w:r>
    </w:p>
    <w:p w14:paraId="3FA70029" w14:textId="470EDCE0" w:rsidR="0045239F" w:rsidRDefault="0045239F" w:rsidP="0045239F">
      <w:pPr>
        <w:pStyle w:val="Paragraph0"/>
      </w:pPr>
      <w:r w:rsidRPr="00015210">
        <w:t xml:space="preserve">where </w:t>
      </w:r>
      <w:proofErr w:type="spellStart"/>
      <w:r w:rsidRPr="00015210">
        <w:rPr>
          <w:i/>
          <w:iCs/>
        </w:rPr>
        <w:t>i</w:t>
      </w:r>
      <w:proofErr w:type="spellEnd"/>
      <w:r w:rsidRPr="00015210">
        <w:t xml:space="preserve"> indexes questions,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015210">
        <w:t xml:space="preserve"> is one of our two outcomes: the logarithm of the number of human answers received by question </w:t>
      </w:r>
      <m:oMath>
        <m:r>
          <w:rPr>
            <w:rFonts w:ascii="Cambria Math" w:hAnsi="Cambria Math"/>
          </w:rPr>
          <m:t>i</m:t>
        </m:r>
      </m:oMath>
      <w:r w:rsidRPr="00015210">
        <w:t xml:space="preserve"> in seven days, or the quality of the first human answer to question</w:t>
      </w:r>
      <w:r>
        <w:t xml:space="preserve"> </w:t>
      </w:r>
      <w:proofErr w:type="spellStart"/>
      <w:r w:rsidRPr="00D2526D">
        <w:rPr>
          <w:i/>
          <w:iCs/>
        </w:rPr>
        <w:t>i</w:t>
      </w:r>
      <w:proofErr w:type="spellEnd"/>
      <w:r>
        <w:t>,</w:t>
      </w:r>
      <w:r w:rsidRPr="00015210">
        <w:t xml:space="preserve"> </w:t>
      </w:r>
      <w:r w:rsidRPr="00015210">
        <w:rPr>
          <w:i/>
          <w:iCs/>
        </w:rPr>
        <w:t>AI</w:t>
      </w:r>
      <w:r w:rsidRPr="00015210">
        <w:rPr>
          <w:i/>
          <w:iCs/>
          <w:vertAlign w:val="subscript"/>
        </w:rPr>
        <w:t>i</w:t>
      </w:r>
      <w:r w:rsidRPr="00015210">
        <w:t xml:space="preserve"> indicates treatment assignment (1 if AI-generated answer provided, 0 otherwise), </w:t>
      </w:r>
      <w:r w:rsidRPr="00015210">
        <w:rPr>
          <w:rFonts w:eastAsia="SimSun"/>
          <w:i/>
          <w:iCs/>
        </w:rPr>
        <w:t>X</w:t>
      </w:r>
      <w:r w:rsidRPr="00015210">
        <w:rPr>
          <w:rFonts w:eastAsia="SimSun"/>
          <w:i/>
          <w:iCs/>
          <w:vertAlign w:val="subscript"/>
        </w:rPr>
        <w:t>i</w:t>
      </w:r>
      <w:r w:rsidRPr="00015210">
        <w:t xml:space="preserve"> includes control variables (questioner characteristics, question content, and question type), and </w:t>
      </w:r>
      <m:oMath>
        <m:sSub>
          <m:sSubPr>
            <m:ctrlPr>
              <w:rPr>
                <w:rFonts w:ascii="Cambria Math" w:hAnsi="Cambria Math"/>
              </w:rPr>
            </m:ctrlPr>
          </m:sSubPr>
          <m:e>
            <m:r>
              <w:rPr>
                <w:rFonts w:ascii="Cambria Math" w:hAnsi="Cambria Math"/>
              </w:rPr>
              <m:t>δ</m:t>
            </m:r>
          </m:e>
          <m:sub>
            <m:r>
              <w:rPr>
                <w:rFonts w:ascii="Cambria Math" w:hAnsi="Cambria Math"/>
              </w:rPr>
              <m:t>t</m:t>
            </m:r>
          </m:sub>
        </m:sSub>
      </m:oMath>
      <w:r w:rsidRPr="00015210">
        <w:t xml:space="preserve"> captures question posting date fixed effects. </w:t>
      </w:r>
      <w:r>
        <w:rPr>
          <w:rFonts w:hint="eastAsia"/>
        </w:rPr>
        <w:t xml:space="preserve">The impact of the AI answer,  </w:t>
      </w:r>
      <m:oMath>
        <m:sSub>
          <m:sSubPr>
            <m:ctrlPr>
              <w:rPr>
                <w:rFonts w:ascii="Cambria Math" w:hAnsi="Cambria Math"/>
              </w:rPr>
            </m:ctrlPr>
          </m:sSubPr>
          <m:e>
            <m:r>
              <w:rPr>
                <w:rFonts w:ascii="Cambria Math" w:hAnsi="Cambria Math" w:hint="eastAsia"/>
                <w:szCs w:val="24"/>
              </w:rPr>
              <m:t>δ</m:t>
            </m:r>
          </m:e>
          <m:sub>
            <m:r>
              <w:rPr>
                <w:rFonts w:ascii="Cambria Math" w:hAnsi="Cambria Math"/>
              </w:rPr>
              <m:t>1</m:t>
            </m:r>
          </m:sub>
        </m:sSub>
      </m:oMath>
      <w:r>
        <w:rPr>
          <w:rFonts w:hint="eastAsia"/>
          <w:szCs w:val="24"/>
        </w:rPr>
        <w:t xml:space="preserve">, </w:t>
      </w:r>
      <w:r>
        <w:rPr>
          <w:rFonts w:hint="eastAsia"/>
        </w:rPr>
        <w:t>is a function of its length and quality:</w:t>
      </w:r>
    </w:p>
    <w:p w14:paraId="7DA73D3D" w14:textId="77777777" w:rsidR="004F4DC3" w:rsidRPr="004F4DC3" w:rsidRDefault="00000000" w:rsidP="004F4DC3">
      <w:pPr>
        <w:widowControl w:val="0"/>
        <w:spacing w:line="480" w:lineRule="auto"/>
        <w:ind w:firstLine="533"/>
        <w:jc w:val="right"/>
        <w:rPr>
          <w:ins w:id="104" w:author="Dylan CHEN" w:date="2026-08-30T11:54:00Z" w16du:dateUtc="2026-08-30T03:54:00Z"/>
          <w:rFonts w:eastAsia="SimSun"/>
        </w:rPr>
      </w:pPr>
      <m:oMath>
        <m:sSub>
          <m:sSubPr>
            <m:ctrlPr>
              <w:ins w:id="105" w:author="Dylan CHEN" w:date="2026-08-30T11:54:00Z" w16du:dateUtc="2026-08-30T03:54:00Z">
                <w:rPr>
                  <w:rFonts w:ascii="Cambria Math" w:eastAsia="SimSun" w:hAnsi="Cambria Math"/>
                  <w:szCs w:val="22"/>
                  <w:rPrChange w:id="106" w:author="Dylan CHEN" w:date="2026-08-30T20:16:00Z" w16du:dateUtc="2026-08-30T12:16:00Z">
                    <w:rPr>
                      <w:rFonts w:ascii="Cambria Math" w:eastAsia="SimSun" w:hAnsi="Cambria Math"/>
                      <w:szCs w:val="22"/>
                      <w:highlight w:val="yellow"/>
                    </w:rPr>
                  </w:rPrChange>
                </w:rPr>
              </w:ins>
            </m:ctrlPr>
          </m:sSubPr>
          <m:e>
            <m:r>
              <w:ins w:id="107" w:author="Dylan CHEN" w:date="2026-08-30T11:54:00Z" w16du:dateUtc="2026-08-30T03:54:00Z">
                <w:rPr>
                  <w:rFonts w:ascii="Cambria Math" w:eastAsia="SimSun" w:hAnsi="Cambria Math"/>
                </w:rPr>
                <m:t>δ</m:t>
              </w:ins>
            </m:r>
          </m:e>
          <m:sub>
            <m:r>
              <w:ins w:id="108" w:author="Dylan CHEN" w:date="2026-08-30T11:54:00Z" w16du:dateUtc="2026-08-30T03:54:00Z">
                <w:rPr>
                  <w:rFonts w:ascii="Cambria Math" w:eastAsia="SimSun" w:hAnsi="Cambria Math"/>
                  <w:szCs w:val="22"/>
                </w:rPr>
                <m:t>1</m:t>
              </w:ins>
            </m:r>
          </m:sub>
        </m:sSub>
        <m:r>
          <w:ins w:id="109" w:author="Dylan CHEN" w:date="2026-08-30T11:54:00Z" w16du:dateUtc="2026-08-30T03:54:00Z">
            <w:rPr>
              <w:rFonts w:ascii="Cambria Math" w:eastAsia="SimSun" w:hAnsi="Cambria Math"/>
            </w:rPr>
            <m:t>=</m:t>
          </w:ins>
        </m:r>
        <m:sSub>
          <m:sSubPr>
            <m:ctrlPr>
              <w:ins w:id="110" w:author="Dylan CHEN" w:date="2026-08-30T11:54:00Z" w16du:dateUtc="2026-08-30T03:54:00Z">
                <w:rPr>
                  <w:rFonts w:ascii="Cambria Math" w:eastAsia="SimSun" w:hAnsi="Cambria Math"/>
                  <w:szCs w:val="22"/>
                  <w:rPrChange w:id="111" w:author="Dylan CHEN" w:date="2026-08-30T20:16:00Z" w16du:dateUtc="2026-08-30T12:16:00Z">
                    <w:rPr>
                      <w:rFonts w:ascii="Cambria Math" w:eastAsia="SimSun" w:hAnsi="Cambria Math"/>
                      <w:szCs w:val="22"/>
                      <w:highlight w:val="yellow"/>
                    </w:rPr>
                  </w:rPrChange>
                </w:rPr>
              </w:ins>
            </m:ctrlPr>
          </m:sSubPr>
          <m:e>
            <m:r>
              <w:ins w:id="112" w:author="Dylan CHEN" w:date="2026-08-30T11:54:00Z" w16du:dateUtc="2026-08-30T03:54:00Z">
                <w:rPr>
                  <w:rFonts w:ascii="Cambria Math" w:hAnsi="Cambria Math"/>
                </w:rPr>
                <m:t>β</m:t>
              </w:ins>
            </m:r>
          </m:e>
          <m:sub>
            <m:r>
              <w:ins w:id="113" w:author="Dylan CHEN" w:date="2026-08-30T11:54:00Z" w16du:dateUtc="2026-08-30T03:54:00Z">
                <w:rPr>
                  <w:rFonts w:ascii="Cambria Math" w:eastAsia="SimSun" w:hAnsi="Cambria Math"/>
                  <w:szCs w:val="22"/>
                </w:rPr>
                <m:t>1</m:t>
              </w:ins>
            </m:r>
          </m:sub>
        </m:sSub>
        <m:r>
          <w:ins w:id="114" w:author="Dylan CHEN" w:date="2026-08-30T11:54:00Z" w16du:dateUtc="2026-08-30T03:54:00Z">
            <w:rPr>
              <w:rFonts w:ascii="Cambria Math" w:eastAsia="SimSun" w:hAnsi="Cambria Math"/>
            </w:rPr>
            <m:t>+</m:t>
          </w:ins>
        </m:r>
        <m:sSub>
          <m:sSubPr>
            <m:ctrlPr>
              <w:ins w:id="115" w:author="Dylan CHEN" w:date="2026-08-30T11:54:00Z" w16du:dateUtc="2026-08-30T03:54:00Z">
                <w:rPr>
                  <w:rFonts w:ascii="Cambria Math" w:eastAsia="SimSun" w:hAnsi="Cambria Math"/>
                  <w:szCs w:val="22"/>
                  <w:rPrChange w:id="116" w:author="Dylan CHEN" w:date="2026-08-30T20:16:00Z" w16du:dateUtc="2026-08-30T12:16:00Z">
                    <w:rPr>
                      <w:rFonts w:ascii="Cambria Math" w:eastAsia="SimSun" w:hAnsi="Cambria Math"/>
                      <w:szCs w:val="22"/>
                      <w:highlight w:val="yellow"/>
                    </w:rPr>
                  </w:rPrChange>
                </w:rPr>
              </w:ins>
            </m:ctrlPr>
          </m:sSubPr>
          <m:e>
            <m:r>
              <w:ins w:id="117" w:author="Dylan CHEN" w:date="2026-08-30T11:54:00Z" w16du:dateUtc="2026-08-30T03:54:00Z">
                <w:rPr>
                  <w:rFonts w:ascii="Cambria Math" w:hAnsi="Cambria Math"/>
                </w:rPr>
                <m:t>β</m:t>
              </w:ins>
            </m:r>
          </m:e>
          <m:sub>
            <m:r>
              <w:ins w:id="118" w:author="Dylan CHEN" w:date="2026-08-30T11:54:00Z" w16du:dateUtc="2026-08-30T03:54:00Z">
                <w:rPr>
                  <w:rFonts w:ascii="Cambria Math" w:eastAsia="SimSun" w:hAnsi="Cambria Math"/>
                  <w:szCs w:val="22"/>
                </w:rPr>
                <m:t>2</m:t>
              </w:ins>
            </m:r>
          </m:sub>
        </m:sSub>
        <m:r>
          <w:ins w:id="119" w:author="Dylan CHEN" w:date="2026-08-30T11:54:00Z" w16du:dateUtc="2026-08-30T03:54:00Z">
            <w:rPr>
              <w:rFonts w:ascii="Cambria Math" w:eastAsia="SimSun" w:hAnsi="Cambria Math"/>
            </w:rPr>
            <m:t>*Length+</m:t>
          </w:ins>
        </m:r>
        <m:sSub>
          <m:sSubPr>
            <m:ctrlPr>
              <w:ins w:id="120" w:author="Dylan CHEN" w:date="2026-08-30T11:54:00Z" w16du:dateUtc="2026-08-30T03:54:00Z">
                <w:rPr>
                  <w:rFonts w:ascii="Cambria Math" w:eastAsia="SimSun" w:hAnsi="Cambria Math"/>
                  <w:szCs w:val="22"/>
                  <w:rPrChange w:id="121" w:author="Dylan CHEN" w:date="2026-08-30T20:16:00Z" w16du:dateUtc="2026-08-30T12:16:00Z">
                    <w:rPr>
                      <w:rFonts w:ascii="Cambria Math" w:eastAsia="SimSun" w:hAnsi="Cambria Math"/>
                      <w:szCs w:val="22"/>
                      <w:highlight w:val="yellow"/>
                    </w:rPr>
                  </w:rPrChange>
                </w:rPr>
              </w:ins>
            </m:ctrlPr>
          </m:sSubPr>
          <m:e>
            <m:r>
              <w:ins w:id="122" w:author="Dylan CHEN" w:date="2026-08-30T11:54:00Z" w16du:dateUtc="2026-08-30T03:54:00Z">
                <w:rPr>
                  <w:rFonts w:ascii="Cambria Math" w:hAnsi="Cambria Math"/>
                </w:rPr>
                <m:t>β</m:t>
              </w:ins>
            </m:r>
          </m:e>
          <m:sub>
            <m:r>
              <w:ins w:id="123" w:author="Dylan CHEN" w:date="2026-08-30T11:54:00Z" w16du:dateUtc="2026-08-30T03:54:00Z">
                <w:rPr>
                  <w:rFonts w:ascii="Cambria Math" w:eastAsia="SimSun" w:hAnsi="Cambria Math"/>
                  <w:szCs w:val="22"/>
                </w:rPr>
                <m:t>3</m:t>
              </w:ins>
            </m:r>
          </m:sub>
        </m:sSub>
        <m:r>
          <w:ins w:id="124" w:author="Dylan CHEN" w:date="2026-08-30T11:54:00Z" w16du:dateUtc="2026-08-30T03:54:00Z">
            <w:rPr>
              <w:rFonts w:ascii="Cambria Math" w:eastAsia="SimSun" w:hAnsi="Cambria Math"/>
            </w:rPr>
            <m:t>*Quality</m:t>
          </w:ins>
        </m:r>
      </m:oMath>
      <w:ins w:id="125" w:author="Dylan CHEN" w:date="2026-08-30T11:54:00Z" w16du:dateUtc="2026-08-30T03:54:00Z">
        <w:r w:rsidR="004F4DC3" w:rsidRPr="002C42FF">
          <w:rPr>
            <w:rFonts w:eastAsia="SimSun"/>
          </w:rPr>
          <w:t xml:space="preserve">                                   (2)</w:t>
        </w:r>
      </w:ins>
    </w:p>
    <w:p w14:paraId="04BDEF74" w14:textId="056137D3" w:rsidR="0045239F" w:rsidRPr="007A1BDC" w:rsidDel="004F4DC3" w:rsidRDefault="00000000" w:rsidP="0045239F">
      <w:pPr>
        <w:pStyle w:val="Paragraph0"/>
        <w:jc w:val="right"/>
        <w:rPr>
          <w:del w:id="126" w:author="Dylan CHEN" w:date="2026-08-30T11:54:00Z" w16du:dateUtc="2026-08-30T03:54:00Z"/>
          <w:szCs w:val="24"/>
        </w:rPr>
      </w:pPr>
      <m:oMath>
        <m:sSub>
          <m:sSubPr>
            <m:ctrlPr>
              <w:del w:id="127" w:author="Dylan CHEN" w:date="2026-08-30T11:54:00Z" w16du:dateUtc="2026-08-30T03:54:00Z">
                <w:rPr>
                  <w:rFonts w:ascii="Cambria Math" w:hAnsi="Cambria Math"/>
                </w:rPr>
              </w:del>
            </m:ctrlPr>
          </m:sSubPr>
          <m:e>
            <m:r>
              <w:del w:id="128" w:author="Dylan CHEN" w:date="2026-08-30T11:54:00Z" w16du:dateUtc="2026-08-30T03:54:00Z">
                <w:rPr>
                  <w:rFonts w:ascii="Cambria Math" w:hAnsi="Cambria Math" w:hint="eastAsia"/>
                  <w:szCs w:val="24"/>
                </w:rPr>
                <m:t>δ</m:t>
              </w:del>
            </m:r>
          </m:e>
          <m:sub>
            <m:r>
              <w:del w:id="129" w:author="Dylan CHEN" w:date="2026-08-30T11:54:00Z" w16du:dateUtc="2026-08-30T03:54:00Z">
                <w:rPr>
                  <w:rFonts w:ascii="Cambria Math" w:hAnsi="Cambria Math"/>
                </w:rPr>
                <m:t>1</m:t>
              </w:del>
            </m:r>
          </m:sub>
        </m:sSub>
        <m:r>
          <w:del w:id="130" w:author="Dylan CHEN" w:date="2026-08-30T11:54:00Z" w16du:dateUtc="2026-08-30T03:54:00Z">
            <w:rPr>
              <w:rFonts w:ascii="Cambria Math" w:hAnsi="Cambria Math"/>
              <w:szCs w:val="24"/>
            </w:rPr>
            <m:t>=</m:t>
          </w:del>
        </m:r>
        <m:sSub>
          <m:sSubPr>
            <m:ctrlPr>
              <w:del w:id="131" w:author="Dylan CHEN" w:date="2026-08-30T11:54:00Z" w16du:dateUtc="2026-08-30T03:54:00Z">
                <w:rPr>
                  <w:rFonts w:ascii="Cambria Math" w:hAnsi="Cambria Math"/>
                </w:rPr>
              </w:del>
            </m:ctrlPr>
          </m:sSubPr>
          <m:e>
            <m:r>
              <w:del w:id="132" w:author="Dylan CHEN" w:date="2026-08-30T11:49:00Z" w16du:dateUtc="2026-08-30T03:49:00Z">
                <w:rPr>
                  <w:rFonts w:ascii="Cambria Math" w:eastAsia="Times New Roman" w:hAnsi="Cambria Math"/>
                  <w:szCs w:val="24"/>
                </w:rPr>
                <m:t>β</m:t>
              </w:del>
            </m:r>
          </m:e>
          <m:sub>
            <m:r>
              <w:del w:id="133" w:author="Dylan CHEN" w:date="2026-08-30T11:54:00Z" w16du:dateUtc="2026-08-30T03:54:00Z">
                <w:rPr>
                  <w:rFonts w:ascii="Cambria Math" w:hAnsi="Cambria Math"/>
                </w:rPr>
                <m:t>0</m:t>
              </w:del>
            </m:r>
          </m:sub>
        </m:sSub>
        <m:r>
          <w:del w:id="134" w:author="Dylan CHEN" w:date="2026-08-30T11:54:00Z" w16du:dateUtc="2026-08-30T03:54:00Z">
            <w:rPr>
              <w:rFonts w:ascii="Cambria Math" w:hAnsi="Cambria Math"/>
              <w:szCs w:val="24"/>
            </w:rPr>
            <m:t>+</m:t>
          </w:del>
        </m:r>
        <m:sSub>
          <m:sSubPr>
            <m:ctrlPr>
              <w:del w:id="135" w:author="Dylan CHEN" w:date="2026-08-30T11:54:00Z" w16du:dateUtc="2026-08-30T03:54:00Z">
                <w:rPr>
                  <w:rFonts w:ascii="Cambria Math" w:hAnsi="Cambria Math"/>
                </w:rPr>
              </w:del>
            </m:ctrlPr>
          </m:sSubPr>
          <m:e>
            <m:r>
              <w:del w:id="136" w:author="Dylan CHEN" w:date="2026-08-30T11:50:00Z" w16du:dateUtc="2026-08-30T03:50:00Z">
                <w:rPr>
                  <w:rFonts w:ascii="Cambria Math" w:eastAsia="Times New Roman" w:hAnsi="Cambria Math"/>
                  <w:szCs w:val="24"/>
                </w:rPr>
                <m:t>β</m:t>
              </w:del>
            </m:r>
          </m:e>
          <m:sub>
            <m:r>
              <w:del w:id="137" w:author="Dylan CHEN" w:date="2026-08-30T11:54:00Z" w16du:dateUtc="2026-08-30T03:54:00Z">
                <w:rPr>
                  <w:rFonts w:ascii="Cambria Math" w:hAnsi="Cambria Math"/>
                </w:rPr>
                <m:t>1</m:t>
              </w:del>
            </m:r>
          </m:sub>
        </m:sSub>
        <m:r>
          <w:del w:id="138" w:author="Dylan CHEN" w:date="2026-08-30T11:54:00Z" w16du:dateUtc="2026-08-30T03:54:00Z">
            <w:rPr>
              <w:rFonts w:ascii="Cambria Math" w:hAnsi="Cambria Math"/>
              <w:szCs w:val="24"/>
            </w:rPr>
            <m:t>*Length+</m:t>
          </w:del>
        </m:r>
        <m:sSub>
          <m:sSubPr>
            <m:ctrlPr>
              <w:del w:id="139" w:author="Dylan CHEN" w:date="2026-08-30T11:54:00Z" w16du:dateUtc="2026-08-30T03:54:00Z">
                <w:rPr>
                  <w:rFonts w:ascii="Cambria Math" w:hAnsi="Cambria Math"/>
                </w:rPr>
              </w:del>
            </m:ctrlPr>
          </m:sSubPr>
          <m:e>
            <m:r>
              <w:del w:id="140" w:author="Dylan CHEN" w:date="2026-08-30T11:50:00Z" w16du:dateUtc="2026-08-30T03:50:00Z">
                <w:rPr>
                  <w:rFonts w:ascii="Cambria Math" w:eastAsia="Times New Roman" w:hAnsi="Cambria Math"/>
                  <w:szCs w:val="24"/>
                </w:rPr>
                <m:t>β</m:t>
              </w:del>
            </m:r>
          </m:e>
          <m:sub>
            <m:r>
              <w:del w:id="141" w:author="Dylan CHEN" w:date="2026-08-30T11:54:00Z" w16du:dateUtc="2026-08-30T03:54:00Z">
                <w:rPr>
                  <w:rFonts w:ascii="Cambria Math" w:hAnsi="Cambria Math"/>
                </w:rPr>
                <m:t>2</m:t>
              </w:del>
            </m:r>
          </m:sub>
        </m:sSub>
        <m:r>
          <w:del w:id="142" w:author="Dylan CHEN" w:date="2026-08-30T11:54:00Z" w16du:dateUtc="2026-08-30T03:54:00Z">
            <w:rPr>
              <w:rFonts w:ascii="Cambria Math" w:hAnsi="Cambria Math"/>
              <w:szCs w:val="24"/>
            </w:rPr>
            <m:t>*Q</m:t>
          </w:del>
        </m:r>
        <m:r>
          <w:del w:id="143" w:author="Dylan CHEN" w:date="2026-08-30T11:54:00Z" w16du:dateUtc="2026-08-30T03:54:00Z">
            <w:rPr>
              <w:rFonts w:ascii="Cambria Math" w:hAnsi="Cambria Math" w:hint="eastAsia"/>
              <w:szCs w:val="24"/>
            </w:rPr>
            <m:t>ualit</m:t>
          </w:del>
        </m:r>
        <m:r>
          <w:del w:id="144" w:author="Dylan CHEN" w:date="2026-08-30T11:54:00Z" w16du:dateUtc="2026-08-30T03:54:00Z">
            <w:rPr>
              <w:rFonts w:ascii="Cambria Math" w:hAnsi="Cambria Math"/>
              <w:szCs w:val="24"/>
            </w:rPr>
            <m:t>y</m:t>
          </w:del>
        </m:r>
      </m:oMath>
      <w:del w:id="145" w:author="Dylan CHEN" w:date="2026-08-30T11:54:00Z" w16du:dateUtc="2026-08-30T03:54:00Z">
        <w:r w:rsidR="0045239F" w:rsidDel="004F4DC3">
          <w:rPr>
            <w:rFonts w:hint="eastAsia"/>
            <w:szCs w:val="24"/>
          </w:rPr>
          <w:delText xml:space="preserve">                                   (2)</w:delText>
        </w:r>
      </w:del>
    </w:p>
    <w:p w14:paraId="0597DE5B" w14:textId="54FA69C6" w:rsidR="0045239F" w:rsidRPr="007A1BDC" w:rsidRDefault="0045239F" w:rsidP="0045239F">
      <w:pPr>
        <w:pStyle w:val="Paragraph0"/>
      </w:pPr>
      <w:r>
        <w:rPr>
          <w:rFonts w:hint="eastAsia"/>
          <w:szCs w:val="24"/>
        </w:rPr>
        <w:t xml:space="preserve">where </w:t>
      </w:r>
      <m:oMath>
        <m:sSub>
          <m:sSubPr>
            <m:ctrlPr>
              <w:ins w:id="146" w:author="Dylan CHEN" w:date="2026-08-30T11:55:00Z" w16du:dateUtc="2026-08-30T03:55:00Z">
                <w:rPr>
                  <w:rFonts w:ascii="Cambria Math" w:eastAsia="SimSun" w:hAnsi="Cambria Math"/>
                </w:rPr>
              </w:ins>
            </m:ctrlPr>
          </m:sSubPr>
          <m:e>
            <m:r>
              <w:ins w:id="147" w:author="Dylan CHEN" w:date="2026-08-30T11:55:00Z" w16du:dateUtc="2026-08-30T03:55:00Z">
                <w:rPr>
                  <w:rFonts w:ascii="Cambria Math" w:hAnsi="Cambria Math"/>
                </w:rPr>
                <m:t>β</m:t>
              </w:ins>
            </m:r>
          </m:e>
          <m:sub>
            <m:r>
              <w:ins w:id="148" w:author="Dylan CHEN" w:date="2026-08-30T11:55:00Z" w16du:dateUtc="2026-08-30T03:55:00Z">
                <w:rPr>
                  <w:rFonts w:ascii="Cambria Math" w:eastAsia="SimSun" w:hAnsi="Cambria Math"/>
                </w:rPr>
                <m:t>1</m:t>
              </w:ins>
            </m:r>
          </m:sub>
        </m:sSub>
        <m:sSub>
          <m:sSubPr>
            <m:ctrlPr>
              <w:del w:id="149" w:author="Dylan CHEN" w:date="2026-08-30T11:55:00Z" w16du:dateUtc="2026-08-30T03:55:00Z">
                <w:rPr>
                  <w:rFonts w:ascii="Cambria Math" w:hAnsi="Cambria Math"/>
                </w:rPr>
              </w:del>
            </m:ctrlPr>
          </m:sSubPr>
          <m:e>
            <m:r>
              <w:del w:id="150" w:author="Dylan CHEN" w:date="2026-08-30T11:50:00Z" w16du:dateUtc="2026-08-30T03:50:00Z">
                <w:rPr>
                  <w:rFonts w:ascii="Cambria Math" w:eastAsia="Times New Roman" w:hAnsi="Cambria Math"/>
                  <w:szCs w:val="24"/>
                </w:rPr>
                <m:t>β</m:t>
              </w:del>
            </m:r>
          </m:e>
          <m:sub>
            <m:r>
              <w:del w:id="151" w:author="Dylan CHEN" w:date="2026-08-30T11:55:00Z" w16du:dateUtc="2026-08-30T03:55:00Z">
                <w:rPr>
                  <w:rFonts w:ascii="Cambria Math" w:hAnsi="Cambria Math"/>
                </w:rPr>
                <m:t>0</m:t>
              </w:del>
            </m:r>
          </m:sub>
        </m:sSub>
      </m:oMath>
      <w:r>
        <w:rPr>
          <w:rFonts w:hint="eastAsia"/>
          <w:szCs w:val="24"/>
        </w:rPr>
        <w:t xml:space="preserve"> captures the level effect of the AI </w:t>
      </w:r>
      <w:r w:rsidR="007E3103">
        <w:rPr>
          <w:szCs w:val="24"/>
        </w:rPr>
        <w:t>label</w:t>
      </w:r>
      <w:r>
        <w:rPr>
          <w:rFonts w:hint="eastAsia"/>
          <w:szCs w:val="24"/>
        </w:rPr>
        <w:t xml:space="preserve">, </w:t>
      </w:r>
      <m:oMath>
        <m:sSub>
          <m:sSubPr>
            <m:ctrlPr>
              <w:ins w:id="152" w:author="Dylan CHEN" w:date="2026-08-30T11:55:00Z" w16du:dateUtc="2026-08-30T03:55:00Z">
                <w:rPr>
                  <w:rFonts w:ascii="Cambria Math" w:eastAsia="SimSun" w:hAnsi="Cambria Math"/>
                </w:rPr>
              </w:ins>
            </m:ctrlPr>
          </m:sSubPr>
          <m:e>
            <m:r>
              <w:ins w:id="153" w:author="Dylan CHEN" w:date="2026-08-30T11:55:00Z" w16du:dateUtc="2026-08-30T03:55:00Z">
                <w:rPr>
                  <w:rFonts w:ascii="Cambria Math" w:hAnsi="Cambria Math"/>
                </w:rPr>
                <m:t>β</m:t>
              </w:ins>
            </m:r>
          </m:e>
          <m:sub>
            <m:r>
              <w:ins w:id="154" w:author="Dylan CHEN" w:date="2026-08-30T11:55:00Z" w16du:dateUtc="2026-08-30T03:55:00Z">
                <w:rPr>
                  <w:rFonts w:ascii="Cambria Math" w:eastAsia="SimSun" w:hAnsi="Cambria Math"/>
                </w:rPr>
                <m:t>2</m:t>
              </w:ins>
            </m:r>
          </m:sub>
        </m:sSub>
        <m:sSub>
          <m:sSubPr>
            <m:ctrlPr>
              <w:del w:id="155" w:author="Dylan CHEN" w:date="2026-08-30T11:55:00Z" w16du:dateUtc="2026-08-30T03:55:00Z">
                <w:rPr>
                  <w:rFonts w:ascii="Cambria Math" w:hAnsi="Cambria Math"/>
                </w:rPr>
              </w:del>
            </m:ctrlPr>
          </m:sSubPr>
          <m:e>
            <m:r>
              <w:del w:id="156" w:author="Dylan CHEN" w:date="2026-08-30T11:50:00Z" w16du:dateUtc="2026-08-30T03:50:00Z">
                <w:rPr>
                  <w:rFonts w:ascii="Cambria Math" w:eastAsia="Times New Roman" w:hAnsi="Cambria Math"/>
                  <w:szCs w:val="24"/>
                </w:rPr>
                <m:t>β</m:t>
              </w:del>
            </m:r>
          </m:e>
          <m:sub>
            <m:r>
              <w:del w:id="157" w:author="Dylan CHEN" w:date="2026-08-30T11:55:00Z" w16du:dateUtc="2026-08-30T03:55:00Z">
                <w:rPr>
                  <w:rFonts w:ascii="Cambria Math" w:hAnsi="Cambria Math"/>
                </w:rPr>
                <m:t>1</m:t>
              </w:del>
            </m:r>
          </m:sub>
        </m:sSub>
      </m:oMath>
      <w:r>
        <w:rPr>
          <w:rFonts w:hint="eastAsia"/>
          <w:szCs w:val="24"/>
        </w:rPr>
        <w:t xml:space="preserve"> captures how the AI effect varies with its length, and </w:t>
      </w:r>
      <m:oMath>
        <m:sSub>
          <m:sSubPr>
            <m:ctrlPr>
              <w:ins w:id="158" w:author="Dylan CHEN" w:date="2026-08-30T11:55:00Z" w16du:dateUtc="2026-08-30T03:55:00Z">
                <w:rPr>
                  <w:rFonts w:ascii="Cambria Math" w:eastAsia="SimSun" w:hAnsi="Cambria Math"/>
                </w:rPr>
              </w:ins>
            </m:ctrlPr>
          </m:sSubPr>
          <m:e>
            <m:r>
              <w:ins w:id="159" w:author="Dylan CHEN" w:date="2026-08-30T11:55:00Z" w16du:dateUtc="2026-08-30T03:55:00Z">
                <w:rPr>
                  <w:rFonts w:ascii="Cambria Math" w:hAnsi="Cambria Math"/>
                </w:rPr>
                <m:t>β</m:t>
              </w:ins>
            </m:r>
          </m:e>
          <m:sub>
            <m:r>
              <w:ins w:id="160" w:author="Dylan CHEN" w:date="2026-08-30T11:55:00Z" w16du:dateUtc="2026-08-30T03:55:00Z">
                <w:rPr>
                  <w:rFonts w:ascii="Cambria Math" w:eastAsia="SimSun" w:hAnsi="Cambria Math"/>
                </w:rPr>
                <m:t>3</m:t>
              </w:ins>
            </m:r>
          </m:sub>
        </m:sSub>
        <m:sSub>
          <m:sSubPr>
            <m:ctrlPr>
              <w:del w:id="161" w:author="Dylan CHEN" w:date="2026-08-30T11:55:00Z" w16du:dateUtc="2026-08-30T03:55:00Z">
                <w:rPr>
                  <w:rFonts w:ascii="Cambria Math" w:hAnsi="Cambria Math"/>
                </w:rPr>
              </w:del>
            </m:ctrlPr>
          </m:sSubPr>
          <m:e>
            <m:r>
              <w:del w:id="162" w:author="Dylan CHEN" w:date="2026-08-30T11:50:00Z" w16du:dateUtc="2026-08-30T03:50:00Z">
                <w:rPr>
                  <w:rFonts w:ascii="Cambria Math" w:eastAsia="Times New Roman" w:hAnsi="Cambria Math"/>
                  <w:szCs w:val="24"/>
                </w:rPr>
                <m:t>β</m:t>
              </w:del>
            </m:r>
          </m:e>
          <m:sub>
            <m:r>
              <w:del w:id="163" w:author="Dylan CHEN" w:date="2026-08-30T11:55:00Z" w16du:dateUtc="2026-08-30T03:55:00Z">
                <w:rPr>
                  <w:rFonts w:ascii="Cambria Math" w:hAnsi="Cambria Math"/>
                </w:rPr>
                <m:t>2</m:t>
              </w:del>
            </m:r>
          </m:sub>
        </m:sSub>
      </m:oMath>
      <w:r>
        <w:rPr>
          <w:rFonts w:hint="eastAsia"/>
          <w:szCs w:val="24"/>
        </w:rPr>
        <w:t xml:space="preserve"> captures how the AI effect varies with its quality. </w:t>
      </w:r>
      <w:r w:rsidR="007E3103">
        <w:rPr>
          <w:szCs w:val="24"/>
        </w:rPr>
        <w:t>Substituting</w:t>
      </w:r>
      <w:r>
        <w:rPr>
          <w:rFonts w:hint="eastAsia"/>
          <w:szCs w:val="24"/>
        </w:rPr>
        <w:t xml:space="preserve"> Equation 2 into Equation 1</w:t>
      </w:r>
      <w:r w:rsidR="007E3103">
        <w:rPr>
          <w:szCs w:val="24"/>
        </w:rPr>
        <w:t xml:space="preserve"> yields</w:t>
      </w:r>
      <w:r>
        <w:rPr>
          <w:rFonts w:hint="eastAsia"/>
          <w:szCs w:val="24"/>
        </w:rPr>
        <w:t>:</w:t>
      </w:r>
    </w:p>
    <w:p w14:paraId="2E39F8CA" w14:textId="1C6A74E5" w:rsidR="0045239F" w:rsidRPr="00015210" w:rsidRDefault="00000000" w:rsidP="0045239F">
      <w:pPr>
        <w:spacing w:before="100" w:beforeAutospacing="1" w:after="100" w:afterAutospacing="1"/>
        <w:jc w:val="right"/>
        <w:rPr>
          <w:color w:val="000000"/>
        </w:rPr>
      </w:p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ins w:id="164" w:author="Dylan CHEN" w:date="2026-08-30T11:55:00Z" w16du:dateUtc="2026-08-30T03:55:00Z">
                <w:rPr>
                  <w:rFonts w:ascii="Cambria Math" w:hAnsi="Cambria Math" w:hint="eastAsia"/>
                </w:rPr>
                <m:t>δ</m:t>
              </w:ins>
            </m:r>
            <m:r>
              <w:del w:id="165" w:author="Dylan CHEN" w:date="2026-08-30T11:55:00Z" w16du:dateUtc="2026-08-30T03:55:00Z">
                <w:rPr>
                  <w:rFonts w:ascii="Cambria Math" w:hAnsi="Cambria Math"/>
                </w:rPr>
                <m:t>β</m:t>
              </w:del>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×Lengt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×Qualit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'γ+</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rsidR="0045239F">
        <w:rPr>
          <w:rFonts w:hint="eastAsia"/>
        </w:rPr>
        <w:t xml:space="preserve">          (3)</w:t>
      </w:r>
    </w:p>
    <w:p w14:paraId="3D1B8B18" w14:textId="3EE27A09" w:rsidR="001C3581" w:rsidRPr="00015210" w:rsidRDefault="00F55340" w:rsidP="0045239F">
      <w:pPr>
        <w:pStyle w:val="Paragraph0"/>
      </w:pPr>
      <w:r>
        <w:t>In this specification,</w:t>
      </w:r>
      <w:r w:rsidR="00954DD3" w:rsidRPr="00015210">
        <w:t xml:space="preserve"> </w:t>
      </w:r>
      <m:oMath>
        <m:sSub>
          <m:sSubPr>
            <m:ctrlPr>
              <w:rPr>
                <w:rFonts w:ascii="Cambria Math" w:hAnsi="Cambria Math"/>
              </w:rPr>
            </m:ctrlPr>
          </m:sSubPr>
          <m:e>
            <m:r>
              <w:rPr>
                <w:rFonts w:ascii="Cambria Math" w:hAnsi="Cambria Math"/>
              </w:rPr>
              <m:t>β</m:t>
            </m:r>
          </m:e>
          <m:sub>
            <m:r>
              <w:rPr>
                <w:rFonts w:ascii="Cambria Math" w:hAnsi="Cambria Math"/>
              </w:rPr>
              <m:t>1</m:t>
            </m:r>
          </m:sub>
        </m:sSub>
      </m:oMath>
      <w:r w:rsidR="00954DD3" w:rsidRPr="00015210">
        <w:t xml:space="preserve"> is what an AI answer does when both content dimensions are at zero</w:t>
      </w:r>
      <w:r w:rsidR="001C3581">
        <w:rPr>
          <w:rFonts w:hint="eastAsia"/>
        </w:rPr>
        <w:t>, that is, t</w:t>
      </w:r>
      <w:r w:rsidR="00954DD3" w:rsidRPr="00015210">
        <w:t xml:space="preserve">he effect of an announced AI presence stripped of what the AI said. It </w:t>
      </w:r>
      <w:r w:rsidR="001C3581">
        <w:rPr>
          <w:rFonts w:hint="eastAsia"/>
        </w:rPr>
        <w:t>provides</w:t>
      </w:r>
      <w:r w:rsidR="00954DD3" w:rsidRPr="00015210">
        <w:t xml:space="preserve"> the test of H1 </w:t>
      </w:r>
      <w:r w:rsidR="001C3581">
        <w:rPr>
          <w:rFonts w:hint="eastAsia"/>
        </w:rPr>
        <w:t xml:space="preserve">(for answer supply) </w:t>
      </w:r>
      <w:r w:rsidR="00954DD3" w:rsidRPr="00015210">
        <w:t>and H4</w:t>
      </w:r>
      <w:r w:rsidR="001C3581">
        <w:rPr>
          <w:rFonts w:hint="eastAsia"/>
        </w:rPr>
        <w:t xml:space="preserve"> (for answer quality)</w:t>
      </w:r>
      <w:r w:rsidR="00954DD3" w:rsidRPr="00015210">
        <w:t>.</w:t>
      </w:r>
      <w:r w:rsidR="001C3581" w:rsidRPr="00D2526D">
        <w:t xml:space="preserve"> The coefficients</w:t>
      </w:r>
      <w:r w:rsidR="001C3581">
        <w:rPr>
          <w:rFonts w:ascii="Cambria Math" w:hAnsi="Cambria Math" w:hint="eastAsia"/>
        </w:rPr>
        <w:t xml:space="preserve">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00954DD3" w:rsidRPr="00015210">
        <w:rPr>
          <w:rFonts w:ascii="Cambria Math" w:hAnsi="Cambria Math"/>
        </w:rPr>
        <w:t xml:space="preserve"> </w:t>
      </w:r>
      <w:r w:rsidR="00954DD3" w:rsidRPr="00015210">
        <w:t xml:space="preserve">and </w:t>
      </w:r>
      <m:oMath>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 xml:space="preserve"> </m:t>
        </m:r>
      </m:oMath>
      <w:r w:rsidR="00954DD3" w:rsidRPr="00015210">
        <w:t xml:space="preserve">show how the consequence of having an AI answer under a </w:t>
      </w:r>
      <w:proofErr w:type="gramStart"/>
      <w:r w:rsidR="00954DD3" w:rsidRPr="00015210">
        <w:t>question changes</w:t>
      </w:r>
      <w:proofErr w:type="gramEnd"/>
      <w:r w:rsidR="00954DD3" w:rsidRPr="00015210">
        <w:t xml:space="preserve"> as that answer</w:t>
      </w:r>
      <w:r w:rsidR="00534D0B" w:rsidRPr="00015210">
        <w:t>’</w:t>
      </w:r>
      <w:r w:rsidR="00954DD3" w:rsidRPr="00015210">
        <w:t xml:space="preserve">s content </w:t>
      </w:r>
      <w:r w:rsidR="00954DD3" w:rsidRPr="00015210">
        <w:lastRenderedPageBreak/>
        <w:t xml:space="preserve">changes. A negative </w:t>
      </w:r>
      <m:oMath>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 xml:space="preserve"> </m:t>
        </m:r>
      </m:oMath>
      <w:r w:rsidR="00954DD3" w:rsidRPr="00015210">
        <w:t xml:space="preserve">means that a longer AI answer depresses human contribution more than a shorter one; a </w:t>
      </w:r>
      <m:oMath>
        <m:sSub>
          <m:sSubPr>
            <m:ctrlPr>
              <w:rPr>
                <w:rFonts w:ascii="Cambria Math" w:hAnsi="Cambria Math"/>
              </w:rPr>
            </m:ctrlPr>
          </m:sSubPr>
          <m:e>
            <m:r>
              <w:rPr>
                <w:rFonts w:ascii="Cambria Math" w:hAnsi="Cambria Math"/>
              </w:rPr>
              <m:t>β</m:t>
            </m:r>
          </m:e>
          <m:sub>
            <m:r>
              <w:rPr>
                <w:rFonts w:ascii="Cambria Math" w:hAnsi="Cambria Math"/>
              </w:rPr>
              <m:t>3</m:t>
            </m:r>
          </m:sub>
        </m:sSub>
      </m:oMath>
      <w:r w:rsidR="00954DD3" w:rsidRPr="00015210">
        <w:t xml:space="preserve"> indistinguishable from zero means the consequence does not shift as the AI answer gets better. </w:t>
      </w:r>
      <w:r w:rsidR="001C3581" w:rsidRPr="00D2526D">
        <w:t>These interaction coefficients provide the tests of H2 and H5 (length) and of H3 and H6 (quality).</w:t>
      </w:r>
    </w:p>
    <w:p w14:paraId="6F74FD63" w14:textId="37BDB6E3" w:rsidR="0083015A" w:rsidRPr="00015210" w:rsidRDefault="0014752F" w:rsidP="00D66C4E">
      <w:pPr>
        <w:pStyle w:val="Heading1"/>
      </w:pPr>
      <w:r w:rsidRPr="00015210">
        <w:t>Results</w:t>
      </w:r>
    </w:p>
    <w:p w14:paraId="0C875BF5" w14:textId="09F66254" w:rsidR="0014752F" w:rsidRPr="00015210" w:rsidRDefault="00B51AB5" w:rsidP="0049010E">
      <w:pPr>
        <w:pStyle w:val="Heading2"/>
      </w:pPr>
      <w:bookmarkStart w:id="166" w:name="OLE_LINK18"/>
      <w:r w:rsidRPr="00015210">
        <w:t>How the Effect on Answer Supply Varies with the AI Answer</w:t>
      </w:r>
    </w:p>
    <w:p w14:paraId="56ED8B1F" w14:textId="77777777" w:rsidR="001C3581" w:rsidRPr="00D2526D" w:rsidRDefault="001C3581" w:rsidP="00D2526D">
      <w:pPr>
        <w:pStyle w:val="Paragraph0"/>
      </w:pPr>
      <w:bookmarkStart w:id="167" w:name="OLE_LINK9"/>
      <w:r w:rsidRPr="00D2526D">
        <w:t>Table 3 presents our main findings on the impact of internal GenAI-generated answers. Column 1 shows that the average effect of adding an internal GenAI answer on answer supply is negative and significant (−0.046, p &lt; 0.001). We then examine in Column 2 how this effect varies with AI answer length and AI answer quality.</w:t>
      </w:r>
    </w:p>
    <w:p w14:paraId="49347FFC" w14:textId="38DBBC58" w:rsidR="00797DC6" w:rsidRPr="00015210" w:rsidRDefault="00797DC6" w:rsidP="00797DC6">
      <w:pPr>
        <w:pStyle w:val="TableFiguretitle"/>
      </w:pPr>
      <w:r w:rsidRPr="00015210">
        <w:t>Table</w:t>
      </w:r>
      <w:r w:rsidR="004D1041" w:rsidRPr="00015210">
        <w:t xml:space="preserve"> </w:t>
      </w:r>
      <w:r w:rsidR="00745A6A">
        <w:t>3</w:t>
      </w:r>
      <w:r w:rsidRPr="00015210">
        <w:t>. The impact of AI-generated answers on answer supply and answer quality</w:t>
      </w:r>
    </w:p>
    <w:tbl>
      <w:tblPr>
        <w:tblW w:w="5000" w:type="pct"/>
        <w:jc w:val="center"/>
        <w:tblLayout w:type="fixed"/>
        <w:tblLook w:val="04A0" w:firstRow="1" w:lastRow="0" w:firstColumn="1" w:lastColumn="0" w:noHBand="0" w:noVBand="1"/>
      </w:tblPr>
      <w:tblGrid>
        <w:gridCol w:w="2600"/>
        <w:gridCol w:w="1690"/>
        <w:gridCol w:w="1690"/>
        <w:gridCol w:w="1690"/>
        <w:gridCol w:w="1690"/>
      </w:tblGrid>
      <w:tr w:rsidR="000D48EE" w:rsidRPr="00015210" w14:paraId="1241F1A8" w14:textId="77777777" w:rsidTr="00D2526D">
        <w:trPr>
          <w:jc w:val="center"/>
        </w:trPr>
        <w:tc>
          <w:tcPr>
            <w:tcW w:w="2000" w:type="dxa"/>
            <w:tcBorders>
              <w:top w:val="single" w:sz="4" w:space="0" w:color="auto"/>
              <w:left w:val="nil"/>
              <w:bottom w:val="nil"/>
              <w:right w:val="nil"/>
            </w:tcBorders>
            <w:noWrap/>
            <w:hideMark/>
          </w:tcPr>
          <w:p w14:paraId="0F9B8BE0" w14:textId="77777777" w:rsidR="000D48EE" w:rsidRPr="00015210" w:rsidRDefault="000D48EE">
            <w:pPr>
              <w:rPr>
                <w:rFonts w:ascii="Georgia" w:hAnsi="Georgia"/>
                <w:color w:val="000000"/>
                <w:sz w:val="20"/>
                <w:szCs w:val="20"/>
              </w:rPr>
            </w:pPr>
            <w:r w:rsidRPr="00015210">
              <w:rPr>
                <w:rFonts w:ascii="Georgia" w:hAnsi="Georgia"/>
                <w:color w:val="000000"/>
                <w:sz w:val="20"/>
                <w:szCs w:val="20"/>
              </w:rPr>
              <w:t> </w:t>
            </w:r>
          </w:p>
        </w:tc>
        <w:tc>
          <w:tcPr>
            <w:tcW w:w="1300" w:type="dxa"/>
            <w:tcBorders>
              <w:top w:val="single" w:sz="4" w:space="0" w:color="auto"/>
              <w:left w:val="nil"/>
              <w:bottom w:val="nil"/>
              <w:right w:val="nil"/>
            </w:tcBorders>
            <w:noWrap/>
            <w:hideMark/>
          </w:tcPr>
          <w:p w14:paraId="5D51C101" w14:textId="77777777" w:rsidR="000D48EE" w:rsidRPr="00015210" w:rsidRDefault="000D48EE">
            <w:pPr>
              <w:jc w:val="center"/>
              <w:rPr>
                <w:color w:val="000000"/>
                <w:sz w:val="20"/>
                <w:szCs w:val="20"/>
              </w:rPr>
            </w:pPr>
            <w:r w:rsidRPr="00015210">
              <w:rPr>
                <w:color w:val="000000"/>
                <w:sz w:val="20"/>
                <w:szCs w:val="20"/>
              </w:rPr>
              <w:t>(1)</w:t>
            </w:r>
          </w:p>
        </w:tc>
        <w:tc>
          <w:tcPr>
            <w:tcW w:w="1300" w:type="dxa"/>
            <w:tcBorders>
              <w:top w:val="single" w:sz="4" w:space="0" w:color="auto"/>
              <w:left w:val="nil"/>
              <w:bottom w:val="nil"/>
              <w:right w:val="nil"/>
            </w:tcBorders>
            <w:noWrap/>
            <w:hideMark/>
          </w:tcPr>
          <w:p w14:paraId="246618C9" w14:textId="77777777" w:rsidR="000D48EE" w:rsidRPr="00015210" w:rsidRDefault="000D48EE">
            <w:pPr>
              <w:jc w:val="center"/>
              <w:rPr>
                <w:color w:val="000000"/>
                <w:sz w:val="20"/>
                <w:szCs w:val="20"/>
              </w:rPr>
            </w:pPr>
            <w:r w:rsidRPr="00015210">
              <w:rPr>
                <w:color w:val="000000"/>
                <w:sz w:val="20"/>
                <w:szCs w:val="20"/>
              </w:rPr>
              <w:t>(2)</w:t>
            </w:r>
          </w:p>
        </w:tc>
        <w:tc>
          <w:tcPr>
            <w:tcW w:w="1300" w:type="dxa"/>
            <w:tcBorders>
              <w:top w:val="single" w:sz="4" w:space="0" w:color="auto"/>
              <w:left w:val="nil"/>
              <w:bottom w:val="nil"/>
              <w:right w:val="nil"/>
            </w:tcBorders>
            <w:noWrap/>
            <w:hideMark/>
          </w:tcPr>
          <w:p w14:paraId="7BD18D30" w14:textId="77777777" w:rsidR="000D48EE" w:rsidRPr="00015210" w:rsidRDefault="000D48EE">
            <w:pPr>
              <w:jc w:val="center"/>
              <w:rPr>
                <w:color w:val="000000"/>
                <w:sz w:val="20"/>
                <w:szCs w:val="20"/>
              </w:rPr>
            </w:pPr>
            <w:r w:rsidRPr="00015210">
              <w:rPr>
                <w:color w:val="000000"/>
                <w:sz w:val="20"/>
                <w:szCs w:val="20"/>
              </w:rPr>
              <w:t>(3)</w:t>
            </w:r>
          </w:p>
        </w:tc>
        <w:tc>
          <w:tcPr>
            <w:tcW w:w="1300" w:type="dxa"/>
            <w:tcBorders>
              <w:top w:val="single" w:sz="4" w:space="0" w:color="auto"/>
              <w:left w:val="nil"/>
              <w:bottom w:val="nil"/>
              <w:right w:val="nil"/>
            </w:tcBorders>
            <w:noWrap/>
            <w:hideMark/>
          </w:tcPr>
          <w:p w14:paraId="31227727" w14:textId="77777777" w:rsidR="000D48EE" w:rsidRPr="00015210" w:rsidRDefault="000D48EE">
            <w:pPr>
              <w:jc w:val="center"/>
              <w:rPr>
                <w:color w:val="000000"/>
                <w:sz w:val="20"/>
                <w:szCs w:val="20"/>
              </w:rPr>
            </w:pPr>
            <w:r w:rsidRPr="00015210">
              <w:rPr>
                <w:color w:val="000000"/>
                <w:sz w:val="20"/>
                <w:szCs w:val="20"/>
              </w:rPr>
              <w:t>(4)</w:t>
            </w:r>
          </w:p>
        </w:tc>
      </w:tr>
      <w:tr w:rsidR="000D48EE" w:rsidRPr="00015210" w14:paraId="7AB6C435" w14:textId="77777777" w:rsidTr="00D2526D">
        <w:trPr>
          <w:jc w:val="center"/>
        </w:trPr>
        <w:tc>
          <w:tcPr>
            <w:tcW w:w="2000" w:type="dxa"/>
            <w:tcBorders>
              <w:top w:val="nil"/>
              <w:left w:val="nil"/>
              <w:bottom w:val="nil"/>
              <w:right w:val="nil"/>
            </w:tcBorders>
            <w:noWrap/>
            <w:hideMark/>
          </w:tcPr>
          <w:p w14:paraId="06E06F62" w14:textId="77777777" w:rsidR="000D48EE" w:rsidRPr="00015210" w:rsidRDefault="000D48EE">
            <w:pPr>
              <w:rPr>
                <w:rFonts w:ascii="Georgia" w:hAnsi="Georgia"/>
                <w:color w:val="000000"/>
                <w:sz w:val="20"/>
                <w:szCs w:val="20"/>
              </w:rPr>
            </w:pPr>
            <w:r w:rsidRPr="00015210">
              <w:rPr>
                <w:rFonts w:ascii="Georgia" w:hAnsi="Georgia"/>
                <w:color w:val="000000"/>
                <w:sz w:val="20"/>
                <w:szCs w:val="20"/>
              </w:rPr>
              <w:t>DV</w:t>
            </w:r>
          </w:p>
        </w:tc>
        <w:tc>
          <w:tcPr>
            <w:tcW w:w="2600" w:type="dxa"/>
            <w:gridSpan w:val="2"/>
            <w:tcBorders>
              <w:top w:val="nil"/>
              <w:left w:val="nil"/>
              <w:bottom w:val="single" w:sz="4" w:space="0" w:color="auto"/>
              <w:right w:val="nil"/>
            </w:tcBorders>
            <w:hideMark/>
          </w:tcPr>
          <w:p w14:paraId="6B1DC2AA" w14:textId="26C8A053" w:rsidR="000D48EE" w:rsidRPr="00015210" w:rsidRDefault="000D48EE">
            <w:pPr>
              <w:jc w:val="center"/>
              <w:rPr>
                <w:color w:val="000000"/>
                <w:sz w:val="20"/>
                <w:szCs w:val="20"/>
              </w:rPr>
            </w:pPr>
            <w:r w:rsidRPr="00015210">
              <w:rPr>
                <w:color w:val="000000"/>
                <w:sz w:val="20"/>
                <w:szCs w:val="20"/>
              </w:rPr>
              <w:t>Log(</w:t>
            </w:r>
            <w:r w:rsidR="002E1246">
              <w:rPr>
                <w:rFonts w:hint="eastAsia"/>
                <w:color w:val="000000"/>
                <w:sz w:val="20"/>
                <w:szCs w:val="20"/>
              </w:rPr>
              <w:t xml:space="preserve">human </w:t>
            </w:r>
            <w:r w:rsidRPr="00015210">
              <w:rPr>
                <w:color w:val="000000"/>
                <w:sz w:val="20"/>
                <w:szCs w:val="20"/>
              </w:rPr>
              <w:t>answer number in 7 days)</w:t>
            </w:r>
          </w:p>
        </w:tc>
        <w:tc>
          <w:tcPr>
            <w:tcW w:w="2600" w:type="dxa"/>
            <w:gridSpan w:val="2"/>
            <w:tcBorders>
              <w:top w:val="nil"/>
              <w:left w:val="nil"/>
              <w:bottom w:val="single" w:sz="4" w:space="0" w:color="auto"/>
              <w:right w:val="nil"/>
            </w:tcBorders>
            <w:hideMark/>
          </w:tcPr>
          <w:p w14:paraId="6FC1D935" w14:textId="0E1BC942" w:rsidR="000D48EE" w:rsidRPr="00015210" w:rsidRDefault="000D48EE">
            <w:pPr>
              <w:jc w:val="center"/>
              <w:rPr>
                <w:color w:val="000000"/>
                <w:sz w:val="20"/>
                <w:szCs w:val="20"/>
              </w:rPr>
            </w:pPr>
            <w:r w:rsidRPr="00015210">
              <w:rPr>
                <w:color w:val="000000"/>
                <w:sz w:val="20"/>
                <w:szCs w:val="20"/>
              </w:rPr>
              <w:t xml:space="preserve">First </w:t>
            </w:r>
            <w:r w:rsidR="002E1246">
              <w:rPr>
                <w:rFonts w:hint="eastAsia"/>
                <w:color w:val="000000"/>
                <w:sz w:val="20"/>
                <w:szCs w:val="20"/>
              </w:rPr>
              <w:t xml:space="preserve">human </w:t>
            </w:r>
            <w:r w:rsidRPr="00015210">
              <w:rPr>
                <w:color w:val="000000"/>
                <w:sz w:val="20"/>
                <w:szCs w:val="20"/>
              </w:rPr>
              <w:t>answer quality</w:t>
            </w:r>
          </w:p>
        </w:tc>
      </w:tr>
      <w:tr w:rsidR="000D48EE" w:rsidRPr="00015210" w14:paraId="624D0F50" w14:textId="77777777" w:rsidTr="00D2526D">
        <w:trPr>
          <w:jc w:val="center"/>
        </w:trPr>
        <w:tc>
          <w:tcPr>
            <w:tcW w:w="2000" w:type="dxa"/>
            <w:vMerge w:val="restart"/>
            <w:tcBorders>
              <w:top w:val="nil"/>
              <w:left w:val="nil"/>
              <w:bottom w:val="nil"/>
              <w:right w:val="nil"/>
            </w:tcBorders>
            <w:noWrap/>
            <w:hideMark/>
          </w:tcPr>
          <w:p w14:paraId="50920C21"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300" w:type="dxa"/>
            <w:tcBorders>
              <w:top w:val="nil"/>
              <w:left w:val="nil"/>
              <w:bottom w:val="nil"/>
              <w:right w:val="nil"/>
            </w:tcBorders>
            <w:noWrap/>
            <w:hideMark/>
          </w:tcPr>
          <w:p w14:paraId="0DE836F7" w14:textId="77777777" w:rsidR="000D48EE" w:rsidRPr="00015210" w:rsidRDefault="000D48EE">
            <w:pPr>
              <w:jc w:val="center"/>
              <w:rPr>
                <w:color w:val="000000"/>
                <w:sz w:val="20"/>
                <w:szCs w:val="20"/>
              </w:rPr>
            </w:pPr>
            <w:r w:rsidRPr="00015210">
              <w:rPr>
                <w:color w:val="000000"/>
                <w:sz w:val="20"/>
                <w:szCs w:val="20"/>
              </w:rPr>
              <w:t>-0.046***</w:t>
            </w:r>
          </w:p>
        </w:tc>
        <w:tc>
          <w:tcPr>
            <w:tcW w:w="1300" w:type="dxa"/>
            <w:tcBorders>
              <w:top w:val="nil"/>
              <w:left w:val="nil"/>
              <w:bottom w:val="nil"/>
              <w:right w:val="nil"/>
            </w:tcBorders>
            <w:noWrap/>
            <w:hideMark/>
          </w:tcPr>
          <w:p w14:paraId="20916791" w14:textId="77777777" w:rsidR="000D48EE" w:rsidRPr="00015210" w:rsidRDefault="000D48EE">
            <w:pPr>
              <w:jc w:val="center"/>
              <w:rPr>
                <w:color w:val="000000"/>
                <w:sz w:val="20"/>
                <w:szCs w:val="20"/>
              </w:rPr>
            </w:pPr>
            <w:r w:rsidRPr="00015210">
              <w:rPr>
                <w:color w:val="000000"/>
                <w:sz w:val="20"/>
                <w:szCs w:val="20"/>
              </w:rPr>
              <w:t>0.188*</w:t>
            </w:r>
          </w:p>
        </w:tc>
        <w:tc>
          <w:tcPr>
            <w:tcW w:w="1300" w:type="dxa"/>
            <w:tcBorders>
              <w:top w:val="nil"/>
              <w:left w:val="nil"/>
              <w:bottom w:val="nil"/>
              <w:right w:val="nil"/>
            </w:tcBorders>
            <w:noWrap/>
            <w:hideMark/>
          </w:tcPr>
          <w:p w14:paraId="053EE43F" w14:textId="77777777" w:rsidR="000D48EE" w:rsidRPr="00015210" w:rsidRDefault="000D48EE">
            <w:pPr>
              <w:jc w:val="center"/>
              <w:rPr>
                <w:color w:val="000000"/>
                <w:sz w:val="20"/>
                <w:szCs w:val="20"/>
              </w:rPr>
            </w:pPr>
            <w:r w:rsidRPr="00015210">
              <w:rPr>
                <w:color w:val="000000"/>
                <w:sz w:val="20"/>
                <w:szCs w:val="20"/>
              </w:rPr>
              <w:t>0.072</w:t>
            </w:r>
          </w:p>
        </w:tc>
        <w:tc>
          <w:tcPr>
            <w:tcW w:w="1300" w:type="dxa"/>
            <w:tcBorders>
              <w:top w:val="nil"/>
              <w:left w:val="nil"/>
              <w:bottom w:val="nil"/>
              <w:right w:val="nil"/>
            </w:tcBorders>
            <w:noWrap/>
            <w:hideMark/>
          </w:tcPr>
          <w:p w14:paraId="58C6EBB3" w14:textId="77777777" w:rsidR="000D48EE" w:rsidRPr="00015210" w:rsidRDefault="000D48EE">
            <w:pPr>
              <w:jc w:val="center"/>
              <w:rPr>
                <w:color w:val="000000"/>
                <w:sz w:val="20"/>
                <w:szCs w:val="20"/>
              </w:rPr>
            </w:pPr>
            <w:r w:rsidRPr="00015210">
              <w:rPr>
                <w:color w:val="000000"/>
                <w:sz w:val="20"/>
                <w:szCs w:val="20"/>
              </w:rPr>
              <w:t>0.411</w:t>
            </w:r>
          </w:p>
        </w:tc>
      </w:tr>
      <w:tr w:rsidR="000D48EE" w:rsidRPr="00015210" w14:paraId="0F0E1809" w14:textId="77777777" w:rsidTr="00D2526D">
        <w:trPr>
          <w:jc w:val="center"/>
        </w:trPr>
        <w:tc>
          <w:tcPr>
            <w:tcW w:w="2000" w:type="dxa"/>
            <w:vMerge/>
            <w:tcBorders>
              <w:top w:val="nil"/>
              <w:left w:val="nil"/>
              <w:bottom w:val="nil"/>
              <w:right w:val="nil"/>
            </w:tcBorders>
            <w:hideMark/>
          </w:tcPr>
          <w:p w14:paraId="41514F5F" w14:textId="77777777" w:rsidR="000D48EE" w:rsidRPr="00015210" w:rsidRDefault="000D48EE">
            <w:pPr>
              <w:rPr>
                <w:i/>
                <w:iCs/>
                <w:color w:val="000000"/>
                <w:sz w:val="20"/>
                <w:szCs w:val="20"/>
              </w:rPr>
            </w:pPr>
          </w:p>
        </w:tc>
        <w:tc>
          <w:tcPr>
            <w:tcW w:w="1300" w:type="dxa"/>
            <w:tcBorders>
              <w:top w:val="nil"/>
              <w:left w:val="nil"/>
              <w:bottom w:val="nil"/>
              <w:right w:val="nil"/>
            </w:tcBorders>
            <w:noWrap/>
            <w:hideMark/>
          </w:tcPr>
          <w:p w14:paraId="675ECB26" w14:textId="77777777" w:rsidR="000D48EE" w:rsidRPr="00015210" w:rsidRDefault="000D48EE">
            <w:pPr>
              <w:jc w:val="center"/>
              <w:rPr>
                <w:color w:val="000000"/>
                <w:sz w:val="20"/>
                <w:szCs w:val="20"/>
              </w:rPr>
            </w:pPr>
            <w:r w:rsidRPr="00015210">
              <w:rPr>
                <w:color w:val="000000"/>
                <w:sz w:val="20"/>
                <w:szCs w:val="20"/>
              </w:rPr>
              <w:t>(0.011)</w:t>
            </w:r>
          </w:p>
        </w:tc>
        <w:tc>
          <w:tcPr>
            <w:tcW w:w="1300" w:type="dxa"/>
            <w:tcBorders>
              <w:top w:val="nil"/>
              <w:left w:val="nil"/>
              <w:bottom w:val="nil"/>
              <w:right w:val="nil"/>
            </w:tcBorders>
            <w:noWrap/>
            <w:hideMark/>
          </w:tcPr>
          <w:p w14:paraId="3AA45044" w14:textId="77777777" w:rsidR="000D48EE" w:rsidRPr="00015210" w:rsidRDefault="000D48EE">
            <w:pPr>
              <w:jc w:val="center"/>
              <w:rPr>
                <w:color w:val="000000"/>
                <w:sz w:val="20"/>
                <w:szCs w:val="20"/>
              </w:rPr>
            </w:pPr>
            <w:r w:rsidRPr="00015210">
              <w:rPr>
                <w:color w:val="000000"/>
                <w:sz w:val="20"/>
                <w:szCs w:val="20"/>
              </w:rPr>
              <w:t>(0.080)</w:t>
            </w:r>
          </w:p>
        </w:tc>
        <w:tc>
          <w:tcPr>
            <w:tcW w:w="1300" w:type="dxa"/>
            <w:tcBorders>
              <w:top w:val="nil"/>
              <w:left w:val="nil"/>
              <w:bottom w:val="nil"/>
              <w:right w:val="nil"/>
            </w:tcBorders>
            <w:noWrap/>
            <w:hideMark/>
          </w:tcPr>
          <w:p w14:paraId="4CA803EA" w14:textId="77777777" w:rsidR="000D48EE" w:rsidRPr="00015210" w:rsidRDefault="000D48EE">
            <w:pPr>
              <w:jc w:val="center"/>
              <w:rPr>
                <w:color w:val="000000"/>
                <w:sz w:val="20"/>
                <w:szCs w:val="20"/>
              </w:rPr>
            </w:pPr>
            <w:r w:rsidRPr="00015210">
              <w:rPr>
                <w:color w:val="000000"/>
                <w:sz w:val="20"/>
                <w:szCs w:val="20"/>
              </w:rPr>
              <w:t>(0.083)</w:t>
            </w:r>
          </w:p>
        </w:tc>
        <w:tc>
          <w:tcPr>
            <w:tcW w:w="1300" w:type="dxa"/>
            <w:tcBorders>
              <w:top w:val="nil"/>
              <w:left w:val="nil"/>
              <w:bottom w:val="nil"/>
              <w:right w:val="nil"/>
            </w:tcBorders>
            <w:noWrap/>
            <w:hideMark/>
          </w:tcPr>
          <w:p w14:paraId="64AAFF39" w14:textId="77777777" w:rsidR="000D48EE" w:rsidRPr="00015210" w:rsidRDefault="000D48EE">
            <w:pPr>
              <w:jc w:val="center"/>
              <w:rPr>
                <w:color w:val="000000"/>
                <w:sz w:val="20"/>
                <w:szCs w:val="20"/>
              </w:rPr>
            </w:pPr>
            <w:r w:rsidRPr="00015210">
              <w:rPr>
                <w:color w:val="000000"/>
                <w:sz w:val="20"/>
                <w:szCs w:val="20"/>
              </w:rPr>
              <w:t>(0.718)</w:t>
            </w:r>
          </w:p>
        </w:tc>
      </w:tr>
      <w:tr w:rsidR="000D48EE" w:rsidRPr="00015210" w14:paraId="4BE4A6E6" w14:textId="77777777" w:rsidTr="00D2526D">
        <w:trPr>
          <w:jc w:val="center"/>
        </w:trPr>
        <w:tc>
          <w:tcPr>
            <w:tcW w:w="2000" w:type="dxa"/>
            <w:vMerge w:val="restart"/>
            <w:tcBorders>
              <w:top w:val="nil"/>
              <w:left w:val="nil"/>
              <w:bottom w:val="nil"/>
              <w:right w:val="nil"/>
            </w:tcBorders>
            <w:noWrap/>
            <w:hideMark/>
          </w:tcPr>
          <w:p w14:paraId="2ABCBB15"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Length</w:t>
            </w:r>
            <w:r w:rsidRPr="00015210">
              <w:rPr>
                <w:i/>
                <w:iCs/>
                <w:color w:val="000000"/>
                <w:sz w:val="20"/>
                <w:szCs w:val="20"/>
                <w:vertAlign w:val="subscript"/>
              </w:rPr>
              <w:t>i</w:t>
            </w:r>
            <w:proofErr w:type="spellEnd"/>
          </w:p>
        </w:tc>
        <w:tc>
          <w:tcPr>
            <w:tcW w:w="1300" w:type="dxa"/>
            <w:tcBorders>
              <w:top w:val="nil"/>
              <w:left w:val="nil"/>
              <w:bottom w:val="nil"/>
              <w:right w:val="nil"/>
            </w:tcBorders>
            <w:noWrap/>
            <w:hideMark/>
          </w:tcPr>
          <w:p w14:paraId="2561D5BE"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3551ADF2" w14:textId="77777777" w:rsidR="000D48EE" w:rsidRPr="00015210" w:rsidRDefault="000D48EE">
            <w:pPr>
              <w:jc w:val="center"/>
              <w:rPr>
                <w:color w:val="000000"/>
                <w:sz w:val="20"/>
                <w:szCs w:val="20"/>
              </w:rPr>
            </w:pPr>
            <w:r w:rsidRPr="00015210">
              <w:rPr>
                <w:color w:val="000000"/>
                <w:sz w:val="20"/>
                <w:szCs w:val="20"/>
              </w:rPr>
              <w:t>-0.046***</w:t>
            </w:r>
          </w:p>
        </w:tc>
        <w:tc>
          <w:tcPr>
            <w:tcW w:w="1300" w:type="dxa"/>
            <w:tcBorders>
              <w:top w:val="nil"/>
              <w:left w:val="nil"/>
              <w:bottom w:val="nil"/>
              <w:right w:val="nil"/>
            </w:tcBorders>
            <w:noWrap/>
            <w:hideMark/>
          </w:tcPr>
          <w:p w14:paraId="198AE12D"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7FED4107" w14:textId="77777777" w:rsidR="000D48EE" w:rsidRPr="00015210" w:rsidRDefault="000D48EE">
            <w:pPr>
              <w:jc w:val="center"/>
              <w:rPr>
                <w:color w:val="000000"/>
                <w:sz w:val="20"/>
                <w:szCs w:val="20"/>
              </w:rPr>
            </w:pPr>
            <w:r w:rsidRPr="00015210">
              <w:rPr>
                <w:color w:val="000000"/>
                <w:sz w:val="20"/>
                <w:szCs w:val="20"/>
              </w:rPr>
              <w:t>-0.204</w:t>
            </w:r>
          </w:p>
        </w:tc>
      </w:tr>
      <w:tr w:rsidR="000D48EE" w:rsidRPr="00015210" w14:paraId="469F88EF" w14:textId="77777777" w:rsidTr="00D2526D">
        <w:trPr>
          <w:jc w:val="center"/>
        </w:trPr>
        <w:tc>
          <w:tcPr>
            <w:tcW w:w="2000" w:type="dxa"/>
            <w:vMerge/>
            <w:tcBorders>
              <w:top w:val="nil"/>
              <w:left w:val="nil"/>
              <w:bottom w:val="nil"/>
              <w:right w:val="nil"/>
            </w:tcBorders>
            <w:hideMark/>
          </w:tcPr>
          <w:p w14:paraId="1DE39B0D" w14:textId="77777777" w:rsidR="000D48EE" w:rsidRPr="00015210" w:rsidRDefault="000D48EE">
            <w:pPr>
              <w:rPr>
                <w:i/>
                <w:iCs/>
                <w:color w:val="000000"/>
                <w:sz w:val="20"/>
                <w:szCs w:val="20"/>
              </w:rPr>
            </w:pPr>
          </w:p>
        </w:tc>
        <w:tc>
          <w:tcPr>
            <w:tcW w:w="1300" w:type="dxa"/>
            <w:tcBorders>
              <w:top w:val="nil"/>
              <w:left w:val="nil"/>
              <w:bottom w:val="nil"/>
              <w:right w:val="nil"/>
            </w:tcBorders>
            <w:noWrap/>
            <w:hideMark/>
          </w:tcPr>
          <w:p w14:paraId="3FBFFEDD"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43A14684" w14:textId="77777777" w:rsidR="000D48EE" w:rsidRPr="00015210" w:rsidRDefault="000D48EE">
            <w:pPr>
              <w:jc w:val="center"/>
              <w:rPr>
                <w:color w:val="000000"/>
                <w:sz w:val="20"/>
                <w:szCs w:val="20"/>
              </w:rPr>
            </w:pPr>
            <w:r w:rsidRPr="00015210">
              <w:rPr>
                <w:color w:val="000000"/>
                <w:sz w:val="20"/>
                <w:szCs w:val="20"/>
              </w:rPr>
              <w:t>(0.014)</w:t>
            </w:r>
          </w:p>
        </w:tc>
        <w:tc>
          <w:tcPr>
            <w:tcW w:w="1300" w:type="dxa"/>
            <w:tcBorders>
              <w:top w:val="nil"/>
              <w:left w:val="nil"/>
              <w:bottom w:val="nil"/>
              <w:right w:val="nil"/>
            </w:tcBorders>
            <w:noWrap/>
            <w:hideMark/>
          </w:tcPr>
          <w:p w14:paraId="1D1B14D1"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32FA47C1" w14:textId="77777777" w:rsidR="000D48EE" w:rsidRPr="00015210" w:rsidRDefault="000D48EE">
            <w:pPr>
              <w:jc w:val="center"/>
              <w:rPr>
                <w:color w:val="000000"/>
                <w:sz w:val="20"/>
                <w:szCs w:val="20"/>
              </w:rPr>
            </w:pPr>
            <w:r w:rsidRPr="00015210">
              <w:rPr>
                <w:color w:val="000000"/>
                <w:sz w:val="20"/>
                <w:szCs w:val="20"/>
              </w:rPr>
              <w:t>(0.128)</w:t>
            </w:r>
          </w:p>
        </w:tc>
      </w:tr>
      <w:tr w:rsidR="000D48EE" w:rsidRPr="00015210" w14:paraId="04461F8D" w14:textId="77777777" w:rsidTr="00D2526D">
        <w:trPr>
          <w:jc w:val="center"/>
        </w:trPr>
        <w:tc>
          <w:tcPr>
            <w:tcW w:w="2000" w:type="dxa"/>
            <w:vMerge w:val="restart"/>
            <w:tcBorders>
              <w:top w:val="nil"/>
              <w:left w:val="nil"/>
              <w:bottom w:val="single" w:sz="4" w:space="0" w:color="000000"/>
              <w:right w:val="nil"/>
            </w:tcBorders>
            <w:noWrap/>
            <w:hideMark/>
          </w:tcPr>
          <w:p w14:paraId="71552026"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Quality</w:t>
            </w:r>
            <w:r w:rsidRPr="00015210">
              <w:rPr>
                <w:i/>
                <w:iCs/>
                <w:color w:val="000000"/>
                <w:sz w:val="20"/>
                <w:szCs w:val="20"/>
                <w:vertAlign w:val="subscript"/>
              </w:rPr>
              <w:t>i</w:t>
            </w:r>
            <w:proofErr w:type="spellEnd"/>
          </w:p>
        </w:tc>
        <w:tc>
          <w:tcPr>
            <w:tcW w:w="1300" w:type="dxa"/>
            <w:tcBorders>
              <w:top w:val="nil"/>
              <w:left w:val="nil"/>
              <w:bottom w:val="nil"/>
              <w:right w:val="nil"/>
            </w:tcBorders>
            <w:noWrap/>
            <w:hideMark/>
          </w:tcPr>
          <w:p w14:paraId="69BF3E26"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68C02AAB" w14:textId="77777777" w:rsidR="000D48EE" w:rsidRPr="00015210" w:rsidRDefault="000D48EE">
            <w:pPr>
              <w:jc w:val="center"/>
              <w:rPr>
                <w:color w:val="000000"/>
                <w:sz w:val="20"/>
                <w:szCs w:val="20"/>
              </w:rPr>
            </w:pPr>
            <w:r w:rsidRPr="00015210">
              <w:rPr>
                <w:color w:val="000000"/>
                <w:sz w:val="20"/>
                <w:szCs w:val="20"/>
              </w:rPr>
              <w:t>0.004</w:t>
            </w:r>
          </w:p>
        </w:tc>
        <w:tc>
          <w:tcPr>
            <w:tcW w:w="1300" w:type="dxa"/>
            <w:tcBorders>
              <w:top w:val="nil"/>
              <w:left w:val="nil"/>
              <w:bottom w:val="nil"/>
              <w:right w:val="nil"/>
            </w:tcBorders>
            <w:noWrap/>
            <w:hideMark/>
          </w:tcPr>
          <w:p w14:paraId="2F31CD6B"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24A25FE8" w14:textId="77777777" w:rsidR="000D48EE" w:rsidRPr="00015210" w:rsidRDefault="000D48EE">
            <w:pPr>
              <w:jc w:val="center"/>
              <w:rPr>
                <w:color w:val="000000"/>
                <w:sz w:val="20"/>
                <w:szCs w:val="20"/>
              </w:rPr>
            </w:pPr>
            <w:r w:rsidRPr="00015210">
              <w:rPr>
                <w:color w:val="000000"/>
                <w:sz w:val="20"/>
                <w:szCs w:val="20"/>
              </w:rPr>
              <w:t>0.114**</w:t>
            </w:r>
          </w:p>
        </w:tc>
      </w:tr>
      <w:tr w:rsidR="000D48EE" w:rsidRPr="00015210" w14:paraId="61FCB107" w14:textId="77777777" w:rsidTr="00D2526D">
        <w:trPr>
          <w:jc w:val="center"/>
        </w:trPr>
        <w:tc>
          <w:tcPr>
            <w:tcW w:w="2000" w:type="dxa"/>
            <w:vMerge/>
            <w:tcBorders>
              <w:top w:val="nil"/>
              <w:left w:val="nil"/>
              <w:bottom w:val="single" w:sz="4" w:space="0" w:color="000000"/>
              <w:right w:val="nil"/>
            </w:tcBorders>
            <w:hideMark/>
          </w:tcPr>
          <w:p w14:paraId="113516A7" w14:textId="77777777" w:rsidR="000D48EE" w:rsidRPr="00015210" w:rsidRDefault="000D48EE">
            <w:pPr>
              <w:rPr>
                <w:i/>
                <w:iCs/>
                <w:color w:val="000000"/>
                <w:sz w:val="20"/>
                <w:szCs w:val="20"/>
              </w:rPr>
            </w:pPr>
          </w:p>
        </w:tc>
        <w:tc>
          <w:tcPr>
            <w:tcW w:w="1300" w:type="dxa"/>
            <w:tcBorders>
              <w:top w:val="nil"/>
              <w:left w:val="nil"/>
              <w:bottom w:val="single" w:sz="4" w:space="0" w:color="auto"/>
              <w:right w:val="nil"/>
            </w:tcBorders>
            <w:noWrap/>
            <w:hideMark/>
          </w:tcPr>
          <w:p w14:paraId="3CB2C183"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single" w:sz="4" w:space="0" w:color="auto"/>
              <w:right w:val="nil"/>
            </w:tcBorders>
            <w:noWrap/>
            <w:hideMark/>
          </w:tcPr>
          <w:p w14:paraId="30B684F3" w14:textId="77777777" w:rsidR="000D48EE" w:rsidRPr="00015210" w:rsidRDefault="000D48EE">
            <w:pPr>
              <w:jc w:val="center"/>
              <w:rPr>
                <w:color w:val="000000"/>
                <w:sz w:val="20"/>
                <w:szCs w:val="20"/>
              </w:rPr>
            </w:pPr>
            <w:r w:rsidRPr="00015210">
              <w:rPr>
                <w:color w:val="000000"/>
                <w:sz w:val="20"/>
                <w:szCs w:val="20"/>
              </w:rPr>
              <w:t>(0.004)</w:t>
            </w:r>
          </w:p>
        </w:tc>
        <w:tc>
          <w:tcPr>
            <w:tcW w:w="1300" w:type="dxa"/>
            <w:tcBorders>
              <w:top w:val="nil"/>
              <w:left w:val="nil"/>
              <w:bottom w:val="single" w:sz="4" w:space="0" w:color="auto"/>
              <w:right w:val="nil"/>
            </w:tcBorders>
            <w:noWrap/>
            <w:hideMark/>
          </w:tcPr>
          <w:p w14:paraId="65172741"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single" w:sz="4" w:space="0" w:color="auto"/>
              <w:right w:val="nil"/>
            </w:tcBorders>
            <w:noWrap/>
            <w:hideMark/>
          </w:tcPr>
          <w:p w14:paraId="4449E5AB" w14:textId="77777777" w:rsidR="000D48EE" w:rsidRPr="00015210" w:rsidRDefault="000D48EE">
            <w:pPr>
              <w:jc w:val="center"/>
              <w:rPr>
                <w:color w:val="000000"/>
                <w:sz w:val="20"/>
                <w:szCs w:val="20"/>
              </w:rPr>
            </w:pPr>
            <w:r w:rsidRPr="00015210">
              <w:rPr>
                <w:color w:val="000000"/>
                <w:sz w:val="20"/>
                <w:szCs w:val="20"/>
              </w:rPr>
              <w:t>(0.037)</w:t>
            </w:r>
          </w:p>
        </w:tc>
      </w:tr>
      <w:tr w:rsidR="000D48EE" w:rsidRPr="00015210" w14:paraId="53C666C7" w14:textId="77777777" w:rsidTr="00D2526D">
        <w:trPr>
          <w:jc w:val="center"/>
        </w:trPr>
        <w:tc>
          <w:tcPr>
            <w:tcW w:w="2000" w:type="dxa"/>
            <w:tcBorders>
              <w:top w:val="nil"/>
              <w:left w:val="nil"/>
              <w:bottom w:val="nil"/>
              <w:right w:val="nil"/>
            </w:tcBorders>
            <w:noWrap/>
            <w:hideMark/>
          </w:tcPr>
          <w:p w14:paraId="36204691" w14:textId="77777777" w:rsidR="000D48EE" w:rsidRPr="00015210" w:rsidRDefault="000D48EE">
            <w:pPr>
              <w:rPr>
                <w:color w:val="000000"/>
                <w:sz w:val="20"/>
                <w:szCs w:val="20"/>
              </w:rPr>
            </w:pPr>
            <w:r w:rsidRPr="00015210">
              <w:rPr>
                <w:color w:val="000000"/>
                <w:sz w:val="20"/>
                <w:szCs w:val="20"/>
              </w:rPr>
              <w:t>question controls</w:t>
            </w:r>
          </w:p>
        </w:tc>
        <w:tc>
          <w:tcPr>
            <w:tcW w:w="1300" w:type="dxa"/>
            <w:tcBorders>
              <w:top w:val="nil"/>
              <w:left w:val="nil"/>
              <w:bottom w:val="nil"/>
              <w:right w:val="nil"/>
            </w:tcBorders>
            <w:noWrap/>
            <w:hideMark/>
          </w:tcPr>
          <w:p w14:paraId="0F3FE72B"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219422D5"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4B09006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33620E2B"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5671B7BC" w14:textId="77777777" w:rsidTr="00D2526D">
        <w:trPr>
          <w:jc w:val="center"/>
        </w:trPr>
        <w:tc>
          <w:tcPr>
            <w:tcW w:w="2000" w:type="dxa"/>
            <w:tcBorders>
              <w:top w:val="nil"/>
              <w:left w:val="nil"/>
              <w:bottom w:val="nil"/>
              <w:right w:val="nil"/>
            </w:tcBorders>
            <w:noWrap/>
            <w:hideMark/>
          </w:tcPr>
          <w:p w14:paraId="7D61D45A" w14:textId="77777777" w:rsidR="000D48EE" w:rsidRPr="00015210" w:rsidRDefault="000D48EE">
            <w:pPr>
              <w:rPr>
                <w:color w:val="000000"/>
                <w:sz w:val="20"/>
                <w:szCs w:val="20"/>
              </w:rPr>
            </w:pPr>
            <w:r w:rsidRPr="00015210">
              <w:rPr>
                <w:color w:val="000000"/>
                <w:sz w:val="20"/>
                <w:szCs w:val="20"/>
              </w:rPr>
              <w:t>questioner controls</w:t>
            </w:r>
          </w:p>
        </w:tc>
        <w:tc>
          <w:tcPr>
            <w:tcW w:w="1300" w:type="dxa"/>
            <w:tcBorders>
              <w:top w:val="nil"/>
              <w:left w:val="nil"/>
              <w:bottom w:val="nil"/>
              <w:right w:val="nil"/>
            </w:tcBorders>
            <w:noWrap/>
            <w:hideMark/>
          </w:tcPr>
          <w:p w14:paraId="2D1C8EC3"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3B9D914D"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26DC153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6427659A"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20A03734" w14:textId="77777777" w:rsidTr="00D2526D">
        <w:trPr>
          <w:jc w:val="center"/>
        </w:trPr>
        <w:tc>
          <w:tcPr>
            <w:tcW w:w="2000" w:type="dxa"/>
            <w:tcBorders>
              <w:top w:val="nil"/>
              <w:left w:val="nil"/>
              <w:bottom w:val="nil"/>
              <w:right w:val="nil"/>
            </w:tcBorders>
            <w:noWrap/>
            <w:hideMark/>
          </w:tcPr>
          <w:p w14:paraId="63A28BA0" w14:textId="77777777" w:rsidR="000D48EE" w:rsidRPr="00015210" w:rsidRDefault="000D48EE">
            <w:pPr>
              <w:rPr>
                <w:color w:val="000000"/>
                <w:sz w:val="20"/>
                <w:szCs w:val="20"/>
              </w:rPr>
            </w:pPr>
            <w:r w:rsidRPr="00015210">
              <w:rPr>
                <w:color w:val="000000"/>
                <w:sz w:val="20"/>
                <w:szCs w:val="20"/>
              </w:rPr>
              <w:t>question timing FE</w:t>
            </w:r>
          </w:p>
        </w:tc>
        <w:tc>
          <w:tcPr>
            <w:tcW w:w="1300" w:type="dxa"/>
            <w:tcBorders>
              <w:top w:val="nil"/>
              <w:left w:val="nil"/>
              <w:bottom w:val="nil"/>
              <w:right w:val="nil"/>
            </w:tcBorders>
            <w:noWrap/>
            <w:hideMark/>
          </w:tcPr>
          <w:p w14:paraId="6DD35B47"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6061B10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1ED1F5C0"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77CD78CD"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2205F16D" w14:textId="77777777" w:rsidTr="00D2526D">
        <w:trPr>
          <w:jc w:val="center"/>
        </w:trPr>
        <w:tc>
          <w:tcPr>
            <w:tcW w:w="2000" w:type="dxa"/>
            <w:tcBorders>
              <w:top w:val="nil"/>
              <w:left w:val="nil"/>
              <w:bottom w:val="single" w:sz="4" w:space="0" w:color="auto"/>
              <w:right w:val="nil"/>
            </w:tcBorders>
            <w:noWrap/>
            <w:hideMark/>
          </w:tcPr>
          <w:p w14:paraId="3D727A91" w14:textId="77777777" w:rsidR="000D48EE" w:rsidRPr="00015210" w:rsidRDefault="000D48EE">
            <w:pPr>
              <w:rPr>
                <w:color w:val="000000"/>
                <w:sz w:val="20"/>
                <w:szCs w:val="20"/>
              </w:rPr>
            </w:pPr>
            <w:r w:rsidRPr="00015210">
              <w:rPr>
                <w:color w:val="000000"/>
                <w:sz w:val="20"/>
                <w:szCs w:val="20"/>
              </w:rPr>
              <w:t>N</w:t>
            </w:r>
          </w:p>
        </w:tc>
        <w:tc>
          <w:tcPr>
            <w:tcW w:w="1300" w:type="dxa"/>
            <w:tcBorders>
              <w:top w:val="nil"/>
              <w:left w:val="nil"/>
              <w:bottom w:val="single" w:sz="4" w:space="0" w:color="auto"/>
              <w:right w:val="nil"/>
            </w:tcBorders>
            <w:noWrap/>
            <w:hideMark/>
          </w:tcPr>
          <w:p w14:paraId="6BD4DAC0" w14:textId="77777777" w:rsidR="000D48EE" w:rsidRPr="00015210" w:rsidRDefault="000D48EE">
            <w:pPr>
              <w:jc w:val="center"/>
              <w:rPr>
                <w:color w:val="000000"/>
                <w:sz w:val="20"/>
                <w:szCs w:val="20"/>
              </w:rPr>
            </w:pPr>
            <w:r w:rsidRPr="00015210">
              <w:rPr>
                <w:color w:val="000000"/>
                <w:sz w:val="20"/>
                <w:szCs w:val="20"/>
              </w:rPr>
              <w:t>3,613</w:t>
            </w:r>
          </w:p>
        </w:tc>
        <w:tc>
          <w:tcPr>
            <w:tcW w:w="1300" w:type="dxa"/>
            <w:tcBorders>
              <w:top w:val="nil"/>
              <w:left w:val="nil"/>
              <w:bottom w:val="single" w:sz="4" w:space="0" w:color="auto"/>
              <w:right w:val="nil"/>
            </w:tcBorders>
            <w:noWrap/>
            <w:hideMark/>
          </w:tcPr>
          <w:p w14:paraId="5FD8DBED" w14:textId="77777777" w:rsidR="000D48EE" w:rsidRPr="00015210" w:rsidRDefault="000D48EE">
            <w:pPr>
              <w:jc w:val="center"/>
              <w:rPr>
                <w:color w:val="000000"/>
                <w:sz w:val="20"/>
                <w:szCs w:val="20"/>
              </w:rPr>
            </w:pPr>
            <w:r w:rsidRPr="00015210">
              <w:rPr>
                <w:color w:val="000000"/>
                <w:sz w:val="20"/>
                <w:szCs w:val="20"/>
              </w:rPr>
              <w:t>3,612</w:t>
            </w:r>
          </w:p>
        </w:tc>
        <w:tc>
          <w:tcPr>
            <w:tcW w:w="1300" w:type="dxa"/>
            <w:tcBorders>
              <w:top w:val="nil"/>
              <w:left w:val="nil"/>
              <w:bottom w:val="single" w:sz="4" w:space="0" w:color="auto"/>
              <w:right w:val="nil"/>
            </w:tcBorders>
            <w:noWrap/>
            <w:hideMark/>
          </w:tcPr>
          <w:p w14:paraId="1D7A0DC2" w14:textId="77777777" w:rsidR="000D48EE" w:rsidRPr="00015210" w:rsidRDefault="000D48EE">
            <w:pPr>
              <w:jc w:val="center"/>
              <w:rPr>
                <w:color w:val="000000"/>
                <w:sz w:val="20"/>
                <w:szCs w:val="20"/>
              </w:rPr>
            </w:pPr>
            <w:r w:rsidRPr="00015210">
              <w:rPr>
                <w:color w:val="000000"/>
                <w:sz w:val="20"/>
                <w:szCs w:val="20"/>
              </w:rPr>
              <w:t>2,727</w:t>
            </w:r>
          </w:p>
        </w:tc>
        <w:tc>
          <w:tcPr>
            <w:tcW w:w="1300" w:type="dxa"/>
            <w:tcBorders>
              <w:top w:val="nil"/>
              <w:left w:val="nil"/>
              <w:bottom w:val="single" w:sz="4" w:space="0" w:color="auto"/>
              <w:right w:val="nil"/>
            </w:tcBorders>
            <w:noWrap/>
            <w:hideMark/>
          </w:tcPr>
          <w:p w14:paraId="6E6E8C36" w14:textId="77777777" w:rsidR="000D48EE" w:rsidRPr="00015210" w:rsidRDefault="000D48EE">
            <w:pPr>
              <w:jc w:val="center"/>
              <w:rPr>
                <w:color w:val="000000"/>
                <w:sz w:val="20"/>
                <w:szCs w:val="20"/>
              </w:rPr>
            </w:pPr>
            <w:r w:rsidRPr="00015210">
              <w:rPr>
                <w:color w:val="000000"/>
                <w:sz w:val="20"/>
                <w:szCs w:val="20"/>
              </w:rPr>
              <w:t>2,726</w:t>
            </w:r>
          </w:p>
        </w:tc>
      </w:tr>
    </w:tbl>
    <w:p w14:paraId="45AC581C" w14:textId="579B608D" w:rsidR="00A20131" w:rsidRPr="00015210" w:rsidRDefault="00797DC6" w:rsidP="00797DC6">
      <w:pPr>
        <w:pStyle w:val="Notes"/>
      </w:pPr>
      <w:r w:rsidRPr="00015210">
        <w:t xml:space="preserve">Notes. </w:t>
      </w:r>
      <w:ins w:id="168" w:author="Dylan CHEN" w:date="2026-08-30T09:58:00Z" w16du:dateUtc="2026-08-30T01:58:00Z">
        <w:r w:rsidR="00BE35AC">
          <w:rPr>
            <w:rFonts w:hint="eastAsia"/>
          </w:rPr>
          <w:t xml:space="preserve">1. </w:t>
        </w:r>
      </w:ins>
      <w:r w:rsidR="00C1485A" w:rsidRPr="00015210">
        <w:t xml:space="preserve">Standard errors in parentheses. </w:t>
      </w:r>
      <w:r w:rsidR="00C1485A" w:rsidRPr="00015210">
        <w:rPr>
          <w:rFonts w:ascii="Courier New" w:hAnsi="Courier New" w:cs="Courier New"/>
        </w:rPr>
        <w:t>.</w:t>
      </w:r>
      <w:r w:rsidR="00C1485A" w:rsidRPr="00015210">
        <w:t xml:space="preserve"> p&lt;0.1, </w:t>
      </w:r>
      <w:r w:rsidR="00C1485A" w:rsidRPr="00015210">
        <w:rPr>
          <w:rFonts w:ascii="Courier New" w:hAnsi="Courier New" w:cs="Courier New"/>
        </w:rPr>
        <w:t>*</w:t>
      </w:r>
      <w:r w:rsidR="00C1485A" w:rsidRPr="00015210">
        <w:t xml:space="preserve"> p&lt;0.05, </w:t>
      </w:r>
      <w:r w:rsidR="00C1485A" w:rsidRPr="00015210">
        <w:rPr>
          <w:rFonts w:ascii="Courier New" w:hAnsi="Courier New" w:cs="Courier New"/>
        </w:rPr>
        <w:t>**</w:t>
      </w:r>
      <w:r w:rsidR="00C1485A" w:rsidRPr="00015210">
        <w:t xml:space="preserve"> p&lt;0.01, </w:t>
      </w:r>
      <w:r w:rsidR="00C1485A" w:rsidRPr="00015210">
        <w:rPr>
          <w:rFonts w:ascii="Courier New" w:hAnsi="Courier New" w:cs="Courier New"/>
        </w:rPr>
        <w:t>***</w:t>
      </w:r>
      <w:r w:rsidR="00C1485A" w:rsidRPr="00015210">
        <w:t xml:space="preserve"> p&lt;0.001. </w:t>
      </w:r>
      <w:ins w:id="169" w:author="Dylan CHEN" w:date="2026-08-30T09:58:00Z" w16du:dateUtc="2026-08-30T01:58:00Z">
        <w:r w:rsidR="00BE35AC">
          <w:br/>
        </w:r>
        <w:r w:rsidR="00BE35AC">
          <w:rPr>
            <w:rFonts w:hint="eastAsia"/>
          </w:rPr>
          <w:t xml:space="preserve">2. </w:t>
        </w:r>
      </w:ins>
      <w:r w:rsidRPr="00015210">
        <w:t xml:space="preserve">Column 2 has fewer observations than Column 1 </w:t>
      </w:r>
      <w:r w:rsidR="001165F9" w:rsidRPr="001165F9">
        <w:t xml:space="preserve">because the LLM </w:t>
      </w:r>
      <w:r w:rsidR="001165F9">
        <w:rPr>
          <w:rFonts w:hint="eastAsia"/>
        </w:rPr>
        <w:t xml:space="preserve">declined to provide the assessment for </w:t>
      </w:r>
      <w:r w:rsidR="007E3103">
        <w:t>one</w:t>
      </w:r>
      <w:r w:rsidR="001165F9">
        <w:rPr>
          <w:rFonts w:hint="eastAsia"/>
        </w:rPr>
        <w:t xml:space="preserve"> AI answer.</w:t>
      </w:r>
      <w:r w:rsidR="001165F9" w:rsidRPr="001165F9" w:rsidDel="001165F9">
        <w:t xml:space="preserve"> </w:t>
      </w:r>
      <w:r w:rsidR="001165F9" w:rsidRPr="001165F9">
        <w:t xml:space="preserve">Columns 3 and 4 are estimated on questions with a first human answer and the required </w:t>
      </w:r>
      <w:proofErr w:type="gramStart"/>
      <w:r w:rsidR="001165F9" w:rsidRPr="001165F9">
        <w:t>first-human</w:t>
      </w:r>
      <w:proofErr w:type="gramEnd"/>
      <w:r w:rsidR="001165F9" w:rsidRPr="001165F9">
        <w:t xml:space="preserve">-answer-quality outcome. Column 4 additionally requires usable AI-answer quality and therefore excludes one further observation. </w:t>
      </w:r>
    </w:p>
    <w:p w14:paraId="59575F88" w14:textId="60D5422D" w:rsidR="001C3581" w:rsidRPr="001C3581" w:rsidRDefault="00B51AB5" w:rsidP="00D2526D">
      <w:pPr>
        <w:pStyle w:val="Paragraph0"/>
        <w:rPr>
          <w:color w:val="000000"/>
        </w:rPr>
      </w:pPr>
      <w:r w:rsidRPr="00015210">
        <w:rPr>
          <w:rFonts w:eastAsia="Times New Roman"/>
          <w:b/>
          <w:bCs/>
          <w:color w:val="000000"/>
          <w:szCs w:val="24"/>
        </w:rPr>
        <w:t xml:space="preserve">The label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(H1).</w:t>
      </w:r>
      <w:r w:rsidRPr="00015210">
        <w:rPr>
          <w:rFonts w:eastAsia="Times New Roman"/>
          <w:color w:val="000000"/>
          <w:szCs w:val="24"/>
        </w:rPr>
        <w:t xml:space="preserve"> </w:t>
      </w:r>
      <w:r w:rsidR="001C3581" w:rsidRPr="001C3581">
        <w:rPr>
          <w:rFonts w:eastAsia="Times New Roman"/>
          <w:color w:val="000000"/>
          <w:szCs w:val="24"/>
        </w:rPr>
        <w:t xml:space="preserve">The AI indicator is positive and significant (0.188, p &lt; 0.05). Projected to an AI answer whose content contributes nothing, the presence of a labeled AI answer raises rather than lowers the number of human answers a question attracts, consistent with contributors treating the AI as a weak competitor whose appearance invites a response. </w:t>
      </w:r>
      <w:r w:rsidR="001C3581">
        <w:rPr>
          <w:rFonts w:eastAsia="Times New Roman" w:hint="eastAsia"/>
          <w:color w:val="000000"/>
          <w:szCs w:val="24"/>
        </w:rPr>
        <w:t>This provides support for H1</w:t>
      </w:r>
      <w:r w:rsidR="001C3581" w:rsidRPr="001C3581">
        <w:rPr>
          <w:rFonts w:eastAsia="Times New Roman"/>
          <w:color w:val="000000"/>
          <w:szCs w:val="24"/>
        </w:rPr>
        <w:t>.</w:t>
      </w:r>
    </w:p>
    <w:p w14:paraId="076B199B" w14:textId="1A10AB08" w:rsidR="00B51AB5" w:rsidRPr="00015210" w:rsidRDefault="00B51AB5" w:rsidP="00B51AB5">
      <w:pPr>
        <w:pStyle w:val="Paragraph0"/>
        <w:rPr>
          <w:rFonts w:eastAsia="Times New Roman"/>
          <w:color w:val="000000"/>
          <w:szCs w:val="24"/>
        </w:rPr>
      </w:pPr>
      <w:r w:rsidRPr="00015210">
        <w:rPr>
          <w:rFonts w:eastAsia="Times New Roman"/>
          <w:b/>
          <w:bCs/>
          <w:color w:val="000000"/>
          <w:szCs w:val="24"/>
        </w:rPr>
        <w:lastRenderedPageBreak/>
        <w:t xml:space="preserve">The length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(H2).</w:t>
      </w:r>
      <w:r w:rsidRPr="00015210">
        <w:rPr>
          <w:rFonts w:eastAsia="Times New Roman"/>
          <w:color w:val="000000"/>
          <w:szCs w:val="24"/>
        </w:rPr>
        <w:t xml:space="preserve"> The interaction between the AI indicator and AI answer length is negative and significant (−0.046, p &lt; 0.</w:t>
      </w:r>
      <w:r w:rsidR="0036761E" w:rsidRPr="00015210">
        <w:rPr>
          <w:rFonts w:eastAsia="Times New Roman"/>
          <w:color w:val="000000"/>
          <w:szCs w:val="24"/>
        </w:rPr>
        <w:t>0</w:t>
      </w:r>
      <w:r w:rsidRPr="00015210">
        <w:rPr>
          <w:rFonts w:eastAsia="Times New Roman"/>
          <w:color w:val="000000"/>
          <w:szCs w:val="24"/>
        </w:rPr>
        <w:t xml:space="preserve">01). As the AI answer gets longer, the consequence of having it under the question becomes more </w:t>
      </w:r>
      <w:proofErr w:type="gramStart"/>
      <w:r w:rsidRPr="00015210">
        <w:rPr>
          <w:rFonts w:eastAsia="Times New Roman"/>
          <w:color w:val="000000"/>
          <w:szCs w:val="24"/>
        </w:rPr>
        <w:t>adverse</w:t>
      </w:r>
      <w:proofErr w:type="gramEnd"/>
      <w:r w:rsidRPr="00015210">
        <w:rPr>
          <w:rFonts w:eastAsia="Times New Roman"/>
          <w:color w:val="000000"/>
          <w:szCs w:val="24"/>
        </w:rPr>
        <w:t xml:space="preserve"> to human contribution. </w:t>
      </w:r>
      <w:r w:rsidR="001C3581">
        <w:rPr>
          <w:rFonts w:eastAsia="Times New Roman" w:hint="eastAsia"/>
          <w:color w:val="000000"/>
          <w:szCs w:val="24"/>
        </w:rPr>
        <w:t xml:space="preserve">This provides support for </w:t>
      </w:r>
      <w:r w:rsidRPr="00015210">
        <w:rPr>
          <w:rFonts w:eastAsia="Times New Roman"/>
          <w:color w:val="000000"/>
          <w:szCs w:val="24"/>
        </w:rPr>
        <w:t>H2.</w:t>
      </w:r>
    </w:p>
    <w:p w14:paraId="3F7E5418" w14:textId="493BC12B" w:rsidR="001C3581" w:rsidRPr="00D2526D" w:rsidRDefault="00B51AB5" w:rsidP="00D2526D">
      <w:pPr>
        <w:pStyle w:val="Paragraph0"/>
      </w:pPr>
      <w:r w:rsidRPr="00015210">
        <w:rPr>
          <w:b/>
          <w:bCs/>
        </w:rPr>
        <w:t xml:space="preserve">The quality </w:t>
      </w:r>
      <w:r w:rsidR="00745A6A">
        <w:rPr>
          <w:b/>
          <w:bCs/>
        </w:rPr>
        <w:t>effect</w:t>
      </w:r>
      <w:r w:rsidR="00745A6A" w:rsidRPr="00015210">
        <w:rPr>
          <w:b/>
          <w:bCs/>
        </w:rPr>
        <w:t xml:space="preserve"> </w:t>
      </w:r>
      <w:r w:rsidRPr="00015210">
        <w:rPr>
          <w:b/>
          <w:bCs/>
        </w:rPr>
        <w:t>(H3).</w:t>
      </w:r>
      <w:r w:rsidRPr="00015210">
        <w:t xml:space="preserve"> The interaction with AI answer quality is small and statistically indistinguishable from zero (0.004,</w:t>
      </w:r>
      <w:r w:rsidR="00437BA6">
        <w:rPr>
          <w:rFonts w:hint="eastAsia"/>
        </w:rPr>
        <w:t xml:space="preserve"> p = 0.391</w:t>
      </w:r>
      <w:r w:rsidRPr="00015210">
        <w:t xml:space="preserve">). The consequence of having an AI answer under a question does not depend on how good that answer is. This is the prediction that separates our account from a capability-deterrence account, under which better AI should deter more. </w:t>
      </w:r>
      <w:r w:rsidR="001C3581" w:rsidRPr="00D2526D">
        <w:t>We find no evidence against the null prediction of H3.</w:t>
      </w:r>
    </w:p>
    <w:bookmarkEnd w:id="166"/>
    <w:p w14:paraId="2100D34E" w14:textId="716C989A" w:rsidR="00B51AB5" w:rsidRPr="00015210" w:rsidRDefault="00B51AB5" w:rsidP="0049010E">
      <w:pPr>
        <w:pStyle w:val="Heading2"/>
      </w:pPr>
      <w:r w:rsidRPr="00015210">
        <w:t>How the Effect on Answer Quality Varies with the AI Answer</w:t>
      </w:r>
    </w:p>
    <w:p w14:paraId="3F6CA7BF" w14:textId="178F2DAE" w:rsidR="00B51AB5" w:rsidRPr="00015210" w:rsidRDefault="00B51AB5" w:rsidP="00B76B85">
      <w:pPr>
        <w:pStyle w:val="Paragraph0"/>
      </w:pPr>
      <w:r w:rsidRPr="00015210">
        <w:t xml:space="preserve">Columns 3 and 4 </w:t>
      </w:r>
      <w:r w:rsidR="00745A6A">
        <w:t xml:space="preserve">of Table 3 </w:t>
      </w:r>
      <w:r w:rsidR="007E3103">
        <w:t>examine</w:t>
      </w:r>
      <w:r w:rsidRPr="00015210">
        <w:t xml:space="preserve"> the effect of internal GenAI-generated answers on </w:t>
      </w:r>
      <w:r w:rsidR="002B3B5F" w:rsidRPr="00015210">
        <w:t xml:space="preserve">the </w:t>
      </w:r>
      <w:r w:rsidRPr="00015210">
        <w:t>quality of the first human answer.</w:t>
      </w:r>
      <w:r w:rsidR="002B3B5F" w:rsidRPr="00015210">
        <w:t xml:space="preserve"> Column 3 shows that the average effect of internal GenAI on the quality of the first human answer is small and statistically insignificant (0.072, </w:t>
      </w:r>
      <w:r w:rsidR="00437BA6">
        <w:rPr>
          <w:rFonts w:hint="eastAsia"/>
        </w:rPr>
        <w:t>p = 0.381</w:t>
      </w:r>
      <w:r w:rsidR="002B3B5F" w:rsidRPr="00015210">
        <w:t>), and we proceed to examine how this average effect is composed through the AI content profile in Column 4.</w:t>
      </w:r>
    </w:p>
    <w:p w14:paraId="5302207B" w14:textId="21C832F3" w:rsidR="001C3581" w:rsidRPr="001C3581" w:rsidRDefault="00B51AB5" w:rsidP="00D2526D">
      <w:pPr>
        <w:pStyle w:val="Paragraph0"/>
        <w:rPr>
          <w:color w:val="000000"/>
        </w:rPr>
      </w:pPr>
      <w:r w:rsidRPr="00015210">
        <w:rPr>
          <w:rFonts w:eastAsia="Times New Roman"/>
          <w:b/>
          <w:bCs/>
          <w:color w:val="000000"/>
          <w:szCs w:val="24"/>
        </w:rPr>
        <w:t xml:space="preserve">The label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(H4).</w:t>
      </w:r>
      <w:r w:rsidRPr="00015210">
        <w:rPr>
          <w:rFonts w:eastAsia="Times New Roman"/>
          <w:color w:val="000000"/>
          <w:szCs w:val="24"/>
        </w:rPr>
        <w:t xml:space="preserve"> </w:t>
      </w:r>
      <w:r w:rsidR="001C3581" w:rsidRPr="001C3581">
        <w:rPr>
          <w:rFonts w:eastAsia="Times New Roman"/>
          <w:color w:val="000000"/>
          <w:szCs w:val="24"/>
        </w:rPr>
        <w:t>The AI indicator is not statistically significant (0.411,</w:t>
      </w:r>
      <w:r w:rsidR="00437BA6">
        <w:rPr>
          <w:rFonts w:eastAsia="Times New Roman" w:hint="eastAsia"/>
          <w:color w:val="000000"/>
          <w:szCs w:val="24"/>
        </w:rPr>
        <w:t xml:space="preserve"> p = 0.495</w:t>
      </w:r>
      <w:r w:rsidR="001C3581" w:rsidRPr="001C3581">
        <w:rPr>
          <w:rFonts w:eastAsia="Times New Roman"/>
          <w:color w:val="000000"/>
          <w:szCs w:val="24"/>
        </w:rPr>
        <w:t>). Consistent with H4, the bare fact of machine authorship does not shift the quality of the human answer</w:t>
      </w:r>
      <w:r w:rsidR="007E3103">
        <w:rPr>
          <w:rFonts w:eastAsia="Times New Roman"/>
          <w:color w:val="000000"/>
          <w:szCs w:val="24"/>
        </w:rPr>
        <w:t>. O</w:t>
      </w:r>
      <w:r w:rsidR="001C3581" w:rsidRPr="001C3581">
        <w:rPr>
          <w:rFonts w:eastAsia="Times New Roman"/>
          <w:color w:val="000000"/>
          <w:szCs w:val="24"/>
        </w:rPr>
        <w:t xml:space="preserve">nce a contributor has committed to answering and engages with the content, </w:t>
      </w:r>
      <w:r w:rsidR="007E3103">
        <w:rPr>
          <w:rFonts w:eastAsia="Times New Roman"/>
          <w:color w:val="000000"/>
          <w:szCs w:val="24"/>
        </w:rPr>
        <w:t>their answer</w:t>
      </w:r>
      <w:r w:rsidR="001C3581" w:rsidRPr="001C3581">
        <w:rPr>
          <w:rFonts w:eastAsia="Times New Roman"/>
          <w:color w:val="000000"/>
          <w:szCs w:val="24"/>
        </w:rPr>
        <w:t xml:space="preserve"> is calibrated to the </w:t>
      </w:r>
      <w:r w:rsidR="007E3103">
        <w:rPr>
          <w:rFonts w:eastAsia="Times New Roman"/>
          <w:color w:val="000000"/>
          <w:szCs w:val="24"/>
        </w:rPr>
        <w:t>quality of the AI answer</w:t>
      </w:r>
      <w:r w:rsidR="001C3581" w:rsidRPr="001C3581">
        <w:rPr>
          <w:rFonts w:eastAsia="Times New Roman"/>
          <w:color w:val="000000"/>
          <w:szCs w:val="24"/>
        </w:rPr>
        <w:t xml:space="preserve"> rather than to the abstract source cue. As with our other null predictions, we treat this as an absence of evidence for a label effect on quality rather than proof of an exact zero.</w:t>
      </w:r>
    </w:p>
    <w:p w14:paraId="1191BDC0" w14:textId="1857511F" w:rsidR="001C3581" w:rsidRPr="00D2526D" w:rsidRDefault="00B51AB5" w:rsidP="00D2526D">
      <w:pPr>
        <w:pStyle w:val="Paragraph0"/>
      </w:pPr>
      <w:r w:rsidRPr="00015210">
        <w:rPr>
          <w:b/>
          <w:bCs/>
        </w:rPr>
        <w:t xml:space="preserve">The length </w:t>
      </w:r>
      <w:r w:rsidR="00745A6A">
        <w:rPr>
          <w:b/>
          <w:bCs/>
        </w:rPr>
        <w:t>effect</w:t>
      </w:r>
      <w:r w:rsidR="00745A6A" w:rsidRPr="00015210">
        <w:rPr>
          <w:b/>
          <w:bCs/>
        </w:rPr>
        <w:t xml:space="preserve"> </w:t>
      </w:r>
      <w:r w:rsidRPr="00015210">
        <w:rPr>
          <w:b/>
          <w:bCs/>
        </w:rPr>
        <w:t>(H5).</w:t>
      </w:r>
      <w:r w:rsidRPr="00015210">
        <w:t xml:space="preserve"> </w:t>
      </w:r>
      <w:r w:rsidR="001C3581" w:rsidRPr="00D2526D">
        <w:t>The interaction with AI answer length is negative but not statistically significant (−0.204,</w:t>
      </w:r>
      <w:r w:rsidR="00437BA6">
        <w:rPr>
          <w:rFonts w:hint="eastAsia"/>
        </w:rPr>
        <w:t xml:space="preserve"> p = 0.054</w:t>
      </w:r>
      <w:r w:rsidR="001C3581" w:rsidRPr="00D2526D">
        <w:t xml:space="preserve">). How much of the question the AI answer </w:t>
      </w:r>
      <w:r w:rsidR="001C3581">
        <w:rPr>
          <w:rFonts w:hint="eastAsia"/>
        </w:rPr>
        <w:t xml:space="preserve">seems to </w:t>
      </w:r>
      <w:r w:rsidR="001C3581" w:rsidRPr="00D2526D">
        <w:lastRenderedPageBreak/>
        <w:t xml:space="preserve">cover does not change how good the human answer is, which is consistent with our theoretical </w:t>
      </w:r>
      <w:r w:rsidR="001C3581">
        <w:rPr>
          <w:rFonts w:hint="eastAsia"/>
        </w:rPr>
        <w:t>prediction</w:t>
      </w:r>
      <w:r w:rsidR="001C3581" w:rsidRPr="00D2526D">
        <w:t>. We find no evidence against H5.</w:t>
      </w:r>
    </w:p>
    <w:p w14:paraId="1905703F" w14:textId="10C360F8" w:rsidR="002F3285" w:rsidRDefault="00B51AB5" w:rsidP="002F3285">
      <w:pPr>
        <w:pStyle w:val="Paragraph0"/>
      </w:pPr>
      <w:bookmarkStart w:id="170" w:name="OLE_LINK1"/>
      <w:r w:rsidRPr="00015210">
        <w:rPr>
          <w:b/>
          <w:bCs/>
        </w:rPr>
        <w:t xml:space="preserve">The quality </w:t>
      </w:r>
      <w:r w:rsidR="00745A6A">
        <w:rPr>
          <w:b/>
          <w:bCs/>
        </w:rPr>
        <w:t>effect</w:t>
      </w:r>
      <w:r w:rsidR="00745A6A" w:rsidRPr="00015210">
        <w:rPr>
          <w:b/>
          <w:bCs/>
        </w:rPr>
        <w:t xml:space="preserve"> </w:t>
      </w:r>
      <w:r w:rsidRPr="00015210">
        <w:rPr>
          <w:b/>
          <w:bCs/>
        </w:rPr>
        <w:t>(H6).</w:t>
      </w:r>
      <w:r w:rsidRPr="00015210">
        <w:t xml:space="preserve"> </w:t>
      </w:r>
      <w:r w:rsidR="00472D08" w:rsidRPr="00325599">
        <w:t>The interaction between the AI indicator and AI answer quality is positive and significant (0.114, p &lt; 0.01): the higher the quality of the AI answer, the higher the quality of the human answer that follows. This is consistent with our account, in which a stronger AI answer gives the contributor a better foundation to build on and raises the quality of the resulting human answer. H6 is therefore supported.</w:t>
      </w:r>
      <w:r w:rsidR="000728F4" w:rsidRPr="000728F4">
        <w:t xml:space="preserve"> </w:t>
      </w:r>
    </w:p>
    <w:bookmarkEnd w:id="170"/>
    <w:p w14:paraId="7C63F95A" w14:textId="568D8BCC" w:rsidR="001C3581" w:rsidRDefault="002F3285" w:rsidP="0049010E">
      <w:pPr>
        <w:pStyle w:val="Heading2"/>
        <w:rPr>
          <w:color w:val="000000"/>
          <w:sz w:val="22"/>
        </w:rPr>
      </w:pPr>
      <w:r w:rsidRPr="00015210">
        <w:t>The Pattern as a Whole</w:t>
      </w:r>
    </w:p>
    <w:p w14:paraId="47A650FC" w14:textId="6D39FA58" w:rsidR="001C3581" w:rsidRPr="00D2526D" w:rsidRDefault="001C3581" w:rsidP="00AE0684">
      <w:pPr>
        <w:pStyle w:val="Paragraph0"/>
      </w:pPr>
      <w:r w:rsidRPr="00D2526D">
        <w:t>Table 4 sets the six tests against their predictions, and the estimates trace the pattern predicted by our framework in Section 3. Length reduces supply (H2: −0.046, p &lt; 0.001), and quality raises effort (H6: 0.114, p &lt; 0.01). The two predictions of n</w:t>
      </w:r>
      <w:r>
        <w:rPr>
          <w:rFonts w:hint="eastAsia"/>
        </w:rPr>
        <w:t>ull</w:t>
      </w:r>
      <w:r w:rsidRPr="00D2526D">
        <w:t xml:space="preserve"> effect behave as our account requires: we find no evidence that quality shifts supply (H3) or that length shifts effort (H5). We </w:t>
      </w:r>
      <w:r>
        <w:rPr>
          <w:rFonts w:hint="eastAsia"/>
        </w:rPr>
        <w:t>consider</w:t>
      </w:r>
      <w:r w:rsidRPr="00D2526D">
        <w:t xml:space="preserve"> these as an absence of evidence for an effect, not as proof that the effect is exactly zero. The label raises answer supply (H1: 0.188, p &lt; 0.05) and, consistent with H4, has no detectable effect on human answer quality. Read together, the cues an answerer registers </w:t>
      </w:r>
      <w:proofErr w:type="gramStart"/>
      <w:r w:rsidRPr="00D2526D">
        <w:t>at a glance</w:t>
      </w:r>
      <w:proofErr w:type="gramEnd"/>
      <w:r>
        <w:rPr>
          <w:rFonts w:hint="eastAsia"/>
        </w:rPr>
        <w:t xml:space="preserve">, including </w:t>
      </w:r>
      <w:r w:rsidRPr="00D2526D">
        <w:t>the label and the length</w:t>
      </w:r>
      <w:r>
        <w:rPr>
          <w:rFonts w:hint="eastAsia"/>
        </w:rPr>
        <w:t xml:space="preserve">, </w:t>
      </w:r>
      <w:r w:rsidRPr="00D2526D">
        <w:t>govern entry</w:t>
      </w:r>
      <w:r w:rsidR="003F35AE">
        <w:rPr>
          <w:rFonts w:hint="eastAsia"/>
        </w:rPr>
        <w:t>;</w:t>
      </w:r>
      <w:r w:rsidRPr="00D2526D">
        <w:t xml:space="preserve"> while the cue that requires reading</w:t>
      </w:r>
      <w:r>
        <w:rPr>
          <w:rFonts w:hint="eastAsia"/>
        </w:rPr>
        <w:t xml:space="preserve">, </w:t>
      </w:r>
      <w:r w:rsidRPr="00D2526D">
        <w:t>quality</w:t>
      </w:r>
      <w:r>
        <w:rPr>
          <w:rFonts w:hint="eastAsia"/>
        </w:rPr>
        <w:t xml:space="preserve">, </w:t>
      </w:r>
      <w:r w:rsidRPr="00D2526D">
        <w:t xml:space="preserve">governs </w:t>
      </w:r>
      <w:r w:rsidR="003F35AE">
        <w:rPr>
          <w:rFonts w:hint="eastAsia"/>
        </w:rPr>
        <w:t xml:space="preserve">the </w:t>
      </w:r>
      <w:r w:rsidR="00472D08">
        <w:t>crafting</w:t>
      </w:r>
      <w:r>
        <w:rPr>
          <w:rFonts w:hint="eastAsia"/>
        </w:rPr>
        <w:t xml:space="preserve"> decision</w:t>
      </w:r>
      <w:r w:rsidRPr="00D2526D">
        <w:t>.</w:t>
      </w:r>
    </w:p>
    <w:p w14:paraId="78C7FE5B" w14:textId="0F38E794" w:rsidR="00767B04" w:rsidRPr="00015210" w:rsidRDefault="00767B04" w:rsidP="004D1041">
      <w:pPr>
        <w:pStyle w:val="TableFiguretitle"/>
      </w:pPr>
      <w:r w:rsidRPr="00015210">
        <w:t xml:space="preserve">Table </w:t>
      </w:r>
      <w:r w:rsidR="00745A6A">
        <w:t>4</w:t>
      </w:r>
      <w:r w:rsidRPr="00015210">
        <w:t>. Predictions and results</w:t>
      </w:r>
    </w:p>
    <w:tbl>
      <w:tblPr>
        <w:tblStyle w:val="TableGrid"/>
        <w:tblW w:w="0" w:type="auto"/>
        <w:tblLook w:val="04A0" w:firstRow="1" w:lastRow="0" w:firstColumn="1" w:lastColumn="0" w:noHBand="0" w:noVBand="1"/>
      </w:tblPr>
      <w:tblGrid>
        <w:gridCol w:w="990"/>
        <w:gridCol w:w="4135"/>
        <w:gridCol w:w="4069"/>
      </w:tblGrid>
      <w:tr w:rsidR="00767B04" w:rsidRPr="00015210" w14:paraId="6959C7C7" w14:textId="77777777" w:rsidTr="004D1041">
        <w:tc>
          <w:tcPr>
            <w:tcW w:w="0" w:type="auto"/>
            <w:hideMark/>
          </w:tcPr>
          <w:p w14:paraId="2B75F39A" w14:textId="77777777" w:rsidR="00767B04" w:rsidRPr="00015210" w:rsidRDefault="00767B04" w:rsidP="00E83740">
            <w:pPr>
              <w:rPr>
                <w:color w:val="000000"/>
              </w:rPr>
            </w:pPr>
          </w:p>
        </w:tc>
        <w:tc>
          <w:tcPr>
            <w:tcW w:w="0" w:type="auto"/>
            <w:hideMark/>
          </w:tcPr>
          <w:p w14:paraId="670F2F3D" w14:textId="77777777" w:rsidR="00767B04" w:rsidRPr="00015210" w:rsidRDefault="00767B04" w:rsidP="00E83740">
            <w:pPr>
              <w:jc w:val="center"/>
              <w:rPr>
                <w:b/>
                <w:bCs/>
              </w:rPr>
            </w:pPr>
            <w:r w:rsidRPr="00015210">
              <w:rPr>
                <w:b/>
                <w:bCs/>
              </w:rPr>
              <w:t>Answer supply (entry)</w:t>
            </w:r>
          </w:p>
        </w:tc>
        <w:tc>
          <w:tcPr>
            <w:tcW w:w="0" w:type="auto"/>
            <w:hideMark/>
          </w:tcPr>
          <w:p w14:paraId="4C941E43" w14:textId="77777777" w:rsidR="00767B04" w:rsidRPr="00015210" w:rsidRDefault="00767B04" w:rsidP="00E83740">
            <w:pPr>
              <w:jc w:val="center"/>
              <w:rPr>
                <w:b/>
                <w:bCs/>
              </w:rPr>
            </w:pPr>
            <w:r w:rsidRPr="00015210">
              <w:rPr>
                <w:b/>
                <w:bCs/>
              </w:rPr>
              <w:t>Answer quality (effort)</w:t>
            </w:r>
          </w:p>
        </w:tc>
      </w:tr>
      <w:tr w:rsidR="00767B04" w:rsidRPr="00015210" w14:paraId="1B9FF472" w14:textId="77777777" w:rsidTr="004D1041">
        <w:tc>
          <w:tcPr>
            <w:tcW w:w="0" w:type="auto"/>
            <w:hideMark/>
          </w:tcPr>
          <w:p w14:paraId="34521C86" w14:textId="7A6FFD1E" w:rsidR="00767B04" w:rsidRPr="00015210" w:rsidRDefault="00767B04" w:rsidP="00E83740">
            <w:r w:rsidRPr="00015210">
              <w:rPr>
                <w:b/>
                <w:bCs/>
              </w:rPr>
              <w:t>Label</w:t>
            </w:r>
          </w:p>
        </w:tc>
        <w:tc>
          <w:tcPr>
            <w:tcW w:w="0" w:type="auto"/>
            <w:hideMark/>
          </w:tcPr>
          <w:p w14:paraId="4D1D047D" w14:textId="60275B13" w:rsidR="00767B04" w:rsidRPr="00015210" w:rsidRDefault="00767B04" w:rsidP="00E83740">
            <w:r w:rsidRPr="00015210">
              <w:t>H1</w:t>
            </w:r>
            <w:r w:rsidR="001C3581">
              <w:rPr>
                <w:rFonts w:hint="eastAsia"/>
              </w:rPr>
              <w:t xml:space="preserve"> (</w:t>
            </w:r>
            <w:r w:rsidRPr="00015210">
              <w:t>positive</w:t>
            </w:r>
            <w:r w:rsidR="001C3581">
              <w:rPr>
                <w:rFonts w:hint="eastAsia"/>
              </w:rPr>
              <w:t>):</w:t>
            </w:r>
            <w:r w:rsidRPr="00015210">
              <w:t xml:space="preserve"> 0.</w:t>
            </w:r>
            <w:r w:rsidR="00572CD6" w:rsidRPr="00015210">
              <w:t>188</w:t>
            </w:r>
            <w:r w:rsidR="001C3581">
              <w:rPr>
                <w:rFonts w:hint="eastAsia"/>
              </w:rPr>
              <w:t>*</w:t>
            </w:r>
            <w:r w:rsidRPr="00015210">
              <w:t xml:space="preserve">, </w:t>
            </w:r>
            <w:r w:rsidR="002D1C42" w:rsidRPr="00015210">
              <w:t>Supported</w:t>
            </w:r>
            <w:r w:rsidRPr="00015210">
              <w:t xml:space="preserve"> </w:t>
            </w:r>
          </w:p>
        </w:tc>
        <w:tc>
          <w:tcPr>
            <w:tcW w:w="0" w:type="auto"/>
            <w:hideMark/>
          </w:tcPr>
          <w:p w14:paraId="22562280" w14:textId="77777777" w:rsidR="001C3581" w:rsidRPr="00D2526D" w:rsidRDefault="001C3581" w:rsidP="001C3581">
            <w:r w:rsidRPr="00D2526D">
              <w:t xml:space="preserve">H4 (no effect predicted): </w:t>
            </w:r>
            <w:proofErr w:type="spellStart"/>
            <w:r w:rsidRPr="00D2526D">
              <w:t>n.s</w:t>
            </w:r>
            <w:proofErr w:type="spellEnd"/>
            <w:r w:rsidRPr="00D2526D">
              <w:t>., consistent</w:t>
            </w:r>
          </w:p>
          <w:p w14:paraId="6D421802" w14:textId="71A2BC95" w:rsidR="00767B04" w:rsidRPr="00015210" w:rsidRDefault="00767B04" w:rsidP="00E83740"/>
        </w:tc>
      </w:tr>
      <w:tr w:rsidR="00767B04" w:rsidRPr="00015210" w14:paraId="45C75207" w14:textId="77777777" w:rsidTr="004D1041">
        <w:tc>
          <w:tcPr>
            <w:tcW w:w="0" w:type="auto"/>
            <w:hideMark/>
          </w:tcPr>
          <w:p w14:paraId="62718CA8" w14:textId="77777777" w:rsidR="00767B04" w:rsidRPr="00015210" w:rsidRDefault="00767B04" w:rsidP="00E83740">
            <w:r w:rsidRPr="00015210">
              <w:rPr>
                <w:b/>
                <w:bCs/>
              </w:rPr>
              <w:t>Length</w:t>
            </w:r>
          </w:p>
        </w:tc>
        <w:tc>
          <w:tcPr>
            <w:tcW w:w="0" w:type="auto"/>
            <w:hideMark/>
          </w:tcPr>
          <w:p w14:paraId="392E01AB" w14:textId="65657767" w:rsidR="00767B04" w:rsidRPr="00015210" w:rsidRDefault="00767B04" w:rsidP="00E83740">
            <w:r w:rsidRPr="00015210">
              <w:t>H2</w:t>
            </w:r>
            <w:r w:rsidR="001C3581">
              <w:rPr>
                <w:rFonts w:hint="eastAsia"/>
              </w:rPr>
              <w:t xml:space="preserve"> (</w:t>
            </w:r>
            <w:r w:rsidRPr="00015210">
              <w:t>negative</w:t>
            </w:r>
            <w:r w:rsidR="001C3581">
              <w:rPr>
                <w:rFonts w:hint="eastAsia"/>
              </w:rPr>
              <w:t>):</w:t>
            </w:r>
            <w:r w:rsidRPr="00015210">
              <w:t xml:space="preserve"> −0.04</w:t>
            </w:r>
            <w:r w:rsidR="00572CD6" w:rsidRPr="00015210">
              <w:t>6</w:t>
            </w:r>
            <w:r w:rsidR="001C3581">
              <w:rPr>
                <w:rFonts w:hint="eastAsia"/>
              </w:rPr>
              <w:t>***</w:t>
            </w:r>
            <w:r w:rsidRPr="00015210">
              <w:t xml:space="preserve">, </w:t>
            </w:r>
            <w:r w:rsidR="002D1C42" w:rsidRPr="00015210">
              <w:t>Supported</w:t>
            </w:r>
          </w:p>
        </w:tc>
        <w:tc>
          <w:tcPr>
            <w:tcW w:w="0" w:type="auto"/>
            <w:hideMark/>
          </w:tcPr>
          <w:p w14:paraId="19BC3D68" w14:textId="77777777" w:rsidR="001C3581" w:rsidRPr="00D2526D" w:rsidRDefault="001C3581" w:rsidP="001C3581">
            <w:r w:rsidRPr="00D2526D">
              <w:t xml:space="preserve">H5 (no effect predicted): </w:t>
            </w:r>
            <w:proofErr w:type="spellStart"/>
            <w:r w:rsidRPr="00D2526D">
              <w:t>n.s</w:t>
            </w:r>
            <w:proofErr w:type="spellEnd"/>
            <w:r w:rsidRPr="00D2526D">
              <w:t>., consistent</w:t>
            </w:r>
          </w:p>
          <w:p w14:paraId="3502C188" w14:textId="79CEFA92" w:rsidR="00767B04" w:rsidRPr="00015210" w:rsidRDefault="00767B04" w:rsidP="00E83740"/>
        </w:tc>
      </w:tr>
      <w:tr w:rsidR="00767B04" w:rsidRPr="00015210" w14:paraId="35CEDF81" w14:textId="77777777" w:rsidTr="004D1041">
        <w:tc>
          <w:tcPr>
            <w:tcW w:w="0" w:type="auto"/>
            <w:hideMark/>
          </w:tcPr>
          <w:p w14:paraId="0AA2A54C" w14:textId="77777777" w:rsidR="00767B04" w:rsidRPr="00015210" w:rsidRDefault="00767B04" w:rsidP="00E83740">
            <w:r w:rsidRPr="00015210">
              <w:rPr>
                <w:b/>
                <w:bCs/>
              </w:rPr>
              <w:t>Quality</w:t>
            </w:r>
          </w:p>
        </w:tc>
        <w:tc>
          <w:tcPr>
            <w:tcW w:w="0" w:type="auto"/>
            <w:hideMark/>
          </w:tcPr>
          <w:p w14:paraId="1CAC046B" w14:textId="4FE2DD1C" w:rsidR="00767B04" w:rsidRPr="00015210" w:rsidRDefault="00767B04" w:rsidP="00E83740">
            <w:r w:rsidRPr="00015210">
              <w:t xml:space="preserve">H3: </w:t>
            </w:r>
            <w:r w:rsidR="001C3581">
              <w:rPr>
                <w:rFonts w:hint="eastAsia"/>
              </w:rPr>
              <w:t>(</w:t>
            </w:r>
            <w:r w:rsidRPr="00015210">
              <w:t>no effect predicted</w:t>
            </w:r>
            <w:r w:rsidR="001C3581">
              <w:rPr>
                <w:rFonts w:hint="eastAsia"/>
              </w:rPr>
              <w:t>):</w:t>
            </w:r>
            <w:r w:rsidRPr="00015210">
              <w:t xml:space="preserve"> </w:t>
            </w:r>
            <w:proofErr w:type="spellStart"/>
            <w:r w:rsidRPr="00015210">
              <w:t>n.s</w:t>
            </w:r>
            <w:proofErr w:type="spellEnd"/>
            <w:r w:rsidRPr="00015210">
              <w:t>.</w:t>
            </w:r>
            <w:r w:rsidR="001C3581">
              <w:rPr>
                <w:rFonts w:hint="eastAsia"/>
              </w:rPr>
              <w:t>, consistent</w:t>
            </w:r>
            <w:r w:rsidRPr="00015210">
              <w:t xml:space="preserve"> </w:t>
            </w:r>
          </w:p>
        </w:tc>
        <w:tc>
          <w:tcPr>
            <w:tcW w:w="0" w:type="auto"/>
            <w:hideMark/>
          </w:tcPr>
          <w:p w14:paraId="0E322C01" w14:textId="7B52BAD9" w:rsidR="00767B04" w:rsidRPr="001C3581" w:rsidRDefault="001C3581" w:rsidP="00E83740">
            <w:r w:rsidRPr="00D2526D">
              <w:t>H6 (positive): 0.114**, supported</w:t>
            </w:r>
          </w:p>
        </w:tc>
      </w:tr>
    </w:tbl>
    <w:p w14:paraId="65ABD832" w14:textId="77777777" w:rsidR="001C3581" w:rsidRPr="00D2526D" w:rsidRDefault="001C3581" w:rsidP="00D2526D">
      <w:pPr>
        <w:pStyle w:val="Notes"/>
      </w:pPr>
      <w:r w:rsidRPr="00D2526D">
        <w:t>Notes. · p&lt;0.1, * p&lt;0.05, ** p&lt;0.01, *** p&lt;0.001.</w:t>
      </w:r>
    </w:p>
    <w:p w14:paraId="2BA64B25" w14:textId="68A0D3D7" w:rsidR="00276913" w:rsidRDefault="001C3581" w:rsidP="00AE0684">
      <w:pPr>
        <w:pStyle w:val="Paragraph0"/>
      </w:pPr>
      <w:r w:rsidRPr="00D2526D">
        <w:t>The results show a clear separation between System 1 and System 2 processing in</w:t>
      </w:r>
      <w:r>
        <w:rPr>
          <w:rFonts w:hint="eastAsia"/>
        </w:rPr>
        <w:t xml:space="preserve"> </w:t>
      </w:r>
      <w:r w:rsidR="00472D08">
        <w:t xml:space="preserve">the </w:t>
      </w:r>
      <w:r w:rsidRPr="00D2526D">
        <w:t xml:space="preserve">entry and </w:t>
      </w:r>
      <w:r w:rsidR="00472D08">
        <w:t>crafting</w:t>
      </w:r>
      <w:r>
        <w:rPr>
          <w:rFonts w:hint="eastAsia"/>
        </w:rPr>
        <w:t xml:space="preserve"> decisions</w:t>
      </w:r>
      <w:r w:rsidRPr="00D2526D">
        <w:t xml:space="preserve">. The insignificant result for H3 rules out the possibility that higher-quality AI answers lower human supply. What remains is that quality can be judged only by reading, and </w:t>
      </w:r>
      <w:r w:rsidRPr="00D2526D">
        <w:lastRenderedPageBreak/>
        <w:t xml:space="preserve">reading follows the decision to enter, so </w:t>
      </w:r>
      <w:r w:rsidR="00472D08">
        <w:t xml:space="preserve">the </w:t>
      </w:r>
      <w:r w:rsidRPr="00D2526D">
        <w:t>quality</w:t>
      </w:r>
      <w:r w:rsidR="00472D08">
        <w:t xml:space="preserve"> of the AI answer</w:t>
      </w:r>
      <w:r w:rsidRPr="00D2526D">
        <w:t xml:space="preserve"> shapes </w:t>
      </w:r>
      <w:r w:rsidR="00472D08">
        <w:t>the human answer</w:t>
      </w:r>
      <w:r w:rsidRPr="00D2526D">
        <w:t xml:space="preserve"> (H6).</w:t>
      </w:r>
    </w:p>
    <w:p w14:paraId="3F9A4084" w14:textId="419FD474" w:rsidR="001C3581" w:rsidRPr="00D2526D" w:rsidRDefault="001C3581" w:rsidP="00AE0684">
      <w:pPr>
        <w:pStyle w:val="Paragraph0"/>
      </w:pPr>
      <w:r w:rsidRPr="00D2526D">
        <w:t>Figure 4 visualizes these two gradients. Panel (a) plots the effect on answer supply as AI answer length varies, and Panel (b) plots the effect on answer quality as AI answer quality varies. In each panel, the horizontal line at zero is the no-AI-answer baseline, the solid segment covers the range within one standard deviation of the mean of the varying dimension, and the dashed segment extends toward zero content to show the projected label effect. Panel (a) shows a line that falls below the no-AI-answer baseline over most of the observed range, driven mainly by answer length; Panel (b) shows a line that lies above the baseline, rising with AI answer quality.</w:t>
      </w:r>
    </w:p>
    <w:p w14:paraId="5249109D" w14:textId="7CEBBDF6" w:rsidR="004429AB" w:rsidRPr="00015210" w:rsidRDefault="00AA69A0" w:rsidP="00D2526D">
      <w:pPr>
        <w:pStyle w:val="Paragraph0"/>
        <w:spacing w:line="360" w:lineRule="auto"/>
        <w:ind w:firstLine="0"/>
        <w:jc w:val="center"/>
      </w:pPr>
      <w:bookmarkStart w:id="171" w:name="OLE_LINK15"/>
      <w:r w:rsidRPr="00AA69A0">
        <w:rPr>
          <w:noProof/>
        </w:rPr>
        <w:drawing>
          <wp:inline distT="0" distB="0" distL="0" distR="0" wp14:anchorId="334C21F2" wp14:editId="4F9F9345">
            <wp:extent cx="5943600" cy="2940685"/>
            <wp:effectExtent l="0" t="0" r="0" b="5715"/>
            <wp:docPr id="214178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89381" name=""/>
                    <pic:cNvPicPr/>
                  </pic:nvPicPr>
                  <pic:blipFill>
                    <a:blip r:embed="rId21"/>
                    <a:stretch>
                      <a:fillRect/>
                    </a:stretch>
                  </pic:blipFill>
                  <pic:spPr>
                    <a:xfrm>
                      <a:off x="0" y="0"/>
                      <a:ext cx="5943600" cy="2940685"/>
                    </a:xfrm>
                    <a:prstGeom prst="rect">
                      <a:avLst/>
                    </a:prstGeom>
                  </pic:spPr>
                </pic:pic>
              </a:graphicData>
            </a:graphic>
          </wp:inline>
        </w:drawing>
      </w:r>
    </w:p>
    <w:p w14:paraId="580F2DA7" w14:textId="056F23A3" w:rsidR="004429AB" w:rsidRPr="00015210" w:rsidRDefault="004429AB" w:rsidP="004429AB">
      <w:pPr>
        <w:pStyle w:val="TableFiguretitle"/>
      </w:pPr>
      <w:r w:rsidRPr="00015210">
        <w:t xml:space="preserve">Figure 4. The effect of AI answers depends on </w:t>
      </w:r>
      <w:r w:rsidR="00AA69A0">
        <w:rPr>
          <w:rFonts w:hint="eastAsia"/>
        </w:rPr>
        <w:t>the AI answer</w:t>
      </w:r>
      <w:r w:rsidR="00AA69A0">
        <w:t>’</w:t>
      </w:r>
      <w:r w:rsidR="00AA69A0">
        <w:rPr>
          <w:rFonts w:hint="eastAsia"/>
        </w:rPr>
        <w:t>s profile</w:t>
      </w:r>
      <w:r w:rsidRPr="00015210">
        <w:t>.</w:t>
      </w:r>
    </w:p>
    <w:p w14:paraId="14396D14" w14:textId="56A956A7" w:rsidR="00276913" w:rsidRPr="00D2526D" w:rsidRDefault="00276913" w:rsidP="00D2526D">
      <w:pPr>
        <w:pStyle w:val="Paragraph0"/>
      </w:pPr>
      <w:r w:rsidRPr="00D2526D">
        <w:t>These results also show a platform where its choices matter. Over the range we observe, it is length, not quality, that suppresses entry. The practical implication is that the benefits of quality are realized when the AI system is made better without being made longer.</w:t>
      </w:r>
    </w:p>
    <w:p w14:paraId="7A1A564E" w14:textId="2A3A21DF" w:rsidR="00276913" w:rsidRPr="00D2526D" w:rsidRDefault="00276913" w:rsidP="00D2526D">
      <w:pPr>
        <w:pStyle w:val="Paragraph0"/>
      </w:pPr>
      <w:r w:rsidRPr="00D2526D">
        <w:t xml:space="preserve">This distinction </w:t>
      </w:r>
      <w:r>
        <w:rPr>
          <w:rFonts w:hint="eastAsia"/>
        </w:rPr>
        <w:t>is import</w:t>
      </w:r>
      <w:r w:rsidR="003F35AE">
        <w:rPr>
          <w:rFonts w:hint="eastAsia"/>
        </w:rPr>
        <w:t>an</w:t>
      </w:r>
      <w:r>
        <w:rPr>
          <w:rFonts w:hint="eastAsia"/>
        </w:rPr>
        <w:t>t</w:t>
      </w:r>
      <w:r w:rsidRPr="00D2526D">
        <w:t xml:space="preserve"> because length and quality often rise together for the wrong reason. AI-generated text </w:t>
      </w:r>
      <w:r w:rsidR="00472D08">
        <w:t>can be</w:t>
      </w:r>
      <w:r w:rsidRPr="00D2526D">
        <w:t xml:space="preserve"> padded rather than substantive: hedging preambles, restated </w:t>
      </w:r>
      <w:r w:rsidRPr="00D2526D">
        <w:lastRenderedPageBreak/>
        <w:t xml:space="preserve">questions, and formulaic summaries add length without adding correct or novel content, a phenomenon increasingly described as </w:t>
      </w:r>
      <w:r>
        <w:t>“</w:t>
      </w:r>
      <w:r w:rsidRPr="00D2526D">
        <w:t>AI slop.</w:t>
      </w:r>
      <w:r>
        <w:t>”</w:t>
      </w:r>
      <w:r w:rsidRPr="00D2526D">
        <w:t xml:space="preserve"> Our two gradients suggest that such padding is the worst of both worlds for a knowledge community. It does not raise the quality that improves human answers (H6), </w:t>
      </w:r>
      <w:r>
        <w:rPr>
          <w:rFonts w:hint="eastAsia"/>
        </w:rPr>
        <w:t>but</w:t>
      </w:r>
      <w:r w:rsidRPr="00D2526D">
        <w:t xml:space="preserve"> it adds the length that displaces entry (H2/H3), because the question now looks answered. Verbose but empty AI answers thus deter participation while delivering none of the offsetting benefit of quality.</w:t>
      </w:r>
    </w:p>
    <w:p w14:paraId="5F6DD775" w14:textId="42963B4A" w:rsidR="00276913" w:rsidRPr="00D2526D" w:rsidRDefault="00276913" w:rsidP="00D2526D">
      <w:pPr>
        <w:pStyle w:val="Paragraph0"/>
      </w:pPr>
      <w:r w:rsidRPr="00D2526D">
        <w:t xml:space="preserve">The design implication is therefore sharper than </w:t>
      </w:r>
      <w:r>
        <w:t>“</w:t>
      </w:r>
      <w:r w:rsidRPr="00D2526D">
        <w:t>improve the AI.</w:t>
      </w:r>
      <w:r>
        <w:t>”</w:t>
      </w:r>
      <w:r w:rsidRPr="00D2526D">
        <w:t xml:space="preserve"> A platform should raise the informational density of the AI answer, its accuracy and coverage per unit of length, rather than its volume, and should be wary of systems whose apparent thoroughness is mostly formulaic bulk. Concise, high-quality answers capture the gains of quality while minimizing displacement.</w:t>
      </w:r>
    </w:p>
    <w:p w14:paraId="53CBCA04" w14:textId="77777777" w:rsidR="00C816AB" w:rsidRPr="00015210" w:rsidRDefault="00C816AB" w:rsidP="0049010E">
      <w:pPr>
        <w:pStyle w:val="Heading2"/>
        <w:rPr>
          <w:rFonts w:eastAsiaTheme="minorEastAsia"/>
        </w:rPr>
      </w:pPr>
      <w:bookmarkStart w:id="172" w:name="_Hlk176369668"/>
      <w:bookmarkStart w:id="173" w:name="OLE_LINK16"/>
      <w:bookmarkEnd w:id="167"/>
      <w:bookmarkEnd w:id="171"/>
      <w:r w:rsidRPr="00015210">
        <w:rPr>
          <w:rFonts w:eastAsiaTheme="minorEastAsia"/>
        </w:rPr>
        <w:t>Robustness Checks</w:t>
      </w:r>
    </w:p>
    <w:p w14:paraId="4C11E194" w14:textId="77489959" w:rsidR="00C816AB" w:rsidRPr="00015210" w:rsidRDefault="00C816AB" w:rsidP="0049010E">
      <w:pPr>
        <w:pStyle w:val="Heading3"/>
      </w:pPr>
      <w:r w:rsidRPr="00015210">
        <w:t xml:space="preserve">Alternative Specifications </w:t>
      </w:r>
    </w:p>
    <w:p w14:paraId="13C84099" w14:textId="1EE4D944" w:rsidR="00151A30" w:rsidRPr="00015210" w:rsidRDefault="00C816AB" w:rsidP="00C816AB">
      <w:pPr>
        <w:pStyle w:val="Paragraph0"/>
      </w:pPr>
      <w:r w:rsidRPr="00015210">
        <w:t xml:space="preserve">Our main analysis uses log-transformed count data for the number of answers per question. Recent research has raised concerns about log-transforming non-negative dependent variables </w:t>
      </w:r>
      <w:r w:rsidRPr="00015210">
        <w:fldChar w:fldCharType="begin"/>
      </w:r>
      <w:r w:rsidR="002B3B5F" w:rsidRPr="00015210">
        <w:instrText xml:space="preserve"> ADDIN ZOTERO_ITEM CSL_CITATION {"citationID":"CyYv8e3J","properties":{"unsorted":false,"formattedCitation":"(Chen &amp; Roth 2024)","plainCitation":"(Chen &amp; Roth 2024)","noteIndex":0},"citationItems":[{"id":31825,"uris":["http://zotero.org/users/8905122/items/7G3C4EH2"],"itemData":{"id":31825,"type":"article-journal","abstract":"When studying an outcome Y that is weakly positive but can equal zero (e.g., earnings), researchers frequently estimate an average treatment effect (ATE) for a “log-like” transformation that behaves like log (Y) for large Y but is defined at zero (e.g., log (1 + Y), $\\operatorname{arcsinh}(Y)$). We argue that ATEs for log-like transformations should not be interpreted as approximating percentage effects, since unlike a percentage, they depend on the units of the outcome. In fact, we show that if the treatment affects the extensive margin, one can obtain a treatment effect of any magnitude simply by rescaling the units of Y before taking the log-like transformation. This arbitrary unit dependence arises because an individual-level percentage effect is not well-defined for individuals whose outcome changes from zero to nonzero when receiving treatment, and the units of the outcome implicitly determine how much weight the ATE for a log-like transformation places on the extensive margin. We further establish a trilemma: when the outcome can equal zero, there is no treatment effect parameter that is an average of individual-level treatment effects, unit invariant, and point identified. We discuss several alternative approaches that may be sensible in settings with an intensive and extensive margin, including (i) expressing the ATE in levels as a percentage (e.g., using Poisson regression), (ii) explicitly calibrating the value placed on the intensive and extensive margins, and (iii) estimating separate effects for the two margins (e.g., using Lee bounds). We illustrate these approaches in three empirical applications.","archive_location":"468 </w:instrText>
      </w:r>
      <w:r w:rsidR="002B3B5F" w:rsidRPr="00015210">
        <w:rPr>
          <w:rFonts w:ascii="Apple Color Emoji" w:hAnsi="Apple Color Emoji" w:cs="Apple Color Emoji"/>
        </w:rPr>
        <w:instrText>📊</w:instrText>
      </w:r>
      <w:r w:rsidR="002B3B5F" w:rsidRPr="00015210">
        <w:instrText>","call-number":"1","container-title":"The Quarterly Journal of Economics","DOI":"10.1093/qje/qjad054","ISSN":"0033-5533","issue":"2","journalAbbreviation":"Q J Econ","language":"en","note":"</w:instrText>
      </w:r>
      <w:r w:rsidR="002B3B5F" w:rsidRPr="00015210">
        <w:rPr>
          <w:rFonts w:ascii="Apple Color Emoji" w:hAnsi="Apple Color Emoji" w:cs="Apple Color Emoji"/>
        </w:rPr>
        <w:instrText>🏷️</w:instrText>
      </w:r>
      <w:r w:rsidR="002B3B5F" w:rsidRPr="00015210">
        <w:instrText xml:space="preserve"> /unread","page":"891-936","source":"12.7 (Q1)","title":"Logs with Zeros? Some Problems and Solutions","title-short":"Logs with Zeros?","URL":"https://academic.oup.com/qje/article/139/2/891/7473710","volume":"139","author":[{"family":"Chen","given":"Jiafeng"},{"family":"Roth","given":"Jonathan"}],"accessed":{"date-parts":[["2025",11,15]]},"issued":{"date-parts":[["2024",3,30]]}}}],"schema":"https://github.com/citation-style-language/schema/raw/master/csl-citation.json"} </w:instrText>
      </w:r>
      <w:r w:rsidRPr="00015210">
        <w:fldChar w:fldCharType="separate"/>
      </w:r>
      <w:r w:rsidR="002B3B5F" w:rsidRPr="00015210">
        <w:t>(Chen &amp; Roth 2024)</w:t>
      </w:r>
      <w:r w:rsidRPr="00015210">
        <w:fldChar w:fldCharType="end"/>
      </w:r>
      <w:r w:rsidRPr="00015210">
        <w:t xml:space="preserve">. </w:t>
      </w:r>
      <w:r w:rsidR="00151A30" w:rsidRPr="00015210">
        <w:t>We therefore re-estimate the two main relationships under models that do not require this transformation.</w:t>
      </w:r>
    </w:p>
    <w:p w14:paraId="0A6AF3A3" w14:textId="0DBCE55C" w:rsidR="00C816AB" w:rsidRPr="00015210" w:rsidRDefault="00C816AB" w:rsidP="00C816AB">
      <w:pPr>
        <w:pStyle w:val="Paragraph0"/>
      </w:pPr>
      <w:r w:rsidRPr="00015210">
        <w:rPr>
          <w:b/>
          <w:bCs/>
        </w:rPr>
        <w:t>Answer Supply</w:t>
      </w:r>
      <w:r w:rsidRPr="00015210">
        <w:t xml:space="preserve">. Table </w:t>
      </w:r>
      <w:r w:rsidR="00745A6A">
        <w:t>5</w:t>
      </w:r>
      <w:r w:rsidR="00745A6A" w:rsidRPr="00015210">
        <w:t xml:space="preserve"> </w:t>
      </w:r>
      <w:r w:rsidRPr="00015210">
        <w:t xml:space="preserve">examines the human answer supply across </w:t>
      </w:r>
      <w:r w:rsidR="00D61EA7">
        <w:t>four additional</w:t>
      </w:r>
      <w:r w:rsidR="00D61EA7" w:rsidRPr="00015210">
        <w:t xml:space="preserve"> </w:t>
      </w:r>
      <w:r w:rsidRPr="00015210">
        <w:t xml:space="preserve">specifications. Column 1 </w:t>
      </w:r>
      <w:r w:rsidR="00151A30" w:rsidRPr="00015210">
        <w:t xml:space="preserve">adds a questioner random effect. Because treatment is randomized at the question level, the error term is uncorrelated with treatment, so the random effect is an appropriate adjustment for repeated questions from the same questioner. </w:t>
      </w:r>
      <w:r w:rsidRPr="00015210">
        <w:t xml:space="preserve">Columns </w:t>
      </w:r>
      <w:r w:rsidR="003266E4">
        <w:t>2</w:t>
      </w:r>
      <w:r w:rsidRPr="00015210">
        <w:t>-</w:t>
      </w:r>
      <w:r w:rsidR="003266E4">
        <w:t>4</w:t>
      </w:r>
      <w:r w:rsidR="003266E4" w:rsidRPr="00015210">
        <w:t xml:space="preserve"> </w:t>
      </w:r>
      <w:r w:rsidRPr="00015210">
        <w:t xml:space="preserve">employ models specifically designed for count data: Poisson, zero-inflated Poisson (ZIP), and zero-inflated negative binomial (ZINB). </w:t>
      </w:r>
    </w:p>
    <w:p w14:paraId="795E39D3" w14:textId="5F311EDB" w:rsidR="00C816AB" w:rsidRPr="00015210" w:rsidRDefault="00151A30" w:rsidP="00C816AB">
      <w:pPr>
        <w:pStyle w:val="Paragraph0"/>
        <w:rPr>
          <w:color w:val="000000"/>
          <w:szCs w:val="24"/>
        </w:rPr>
      </w:pPr>
      <w:r w:rsidRPr="00015210">
        <w:rPr>
          <w:color w:val="000000"/>
        </w:rPr>
        <w:lastRenderedPageBreak/>
        <w:t xml:space="preserve">The three coefficients of interest </w:t>
      </w:r>
      <w:r w:rsidR="00C816AB" w:rsidRPr="00015210">
        <w:rPr>
          <w:color w:val="000000"/>
        </w:rPr>
        <w:t xml:space="preserve">are stable across all specifications. </w:t>
      </w:r>
      <w:r w:rsidRPr="00015210">
        <w:rPr>
          <w:color w:val="000000"/>
        </w:rPr>
        <w:t xml:space="preserve">The AI label effect is positive and significant throughout. It ranges from 0.168 (p &lt; 0.05) under the random effect model to 0.469 (p &lt; 0.05) under the zero-inflated negative binomial model, and the three count models sit close to 0.468. The interaction with AI answer length is negative and significant in every column, from -0.041 (p &lt; 0.01) under the random effect model to -0.117 (p &lt; 0.01 or better) under the count models. The interaction with AI answer quality is small and never significant, moving only between 0.003 and 0.010. Adding the questioner random effect in Column </w:t>
      </w:r>
      <w:r w:rsidR="00437BA6">
        <w:rPr>
          <w:rFonts w:hint="eastAsia"/>
          <w:color w:val="000000"/>
        </w:rPr>
        <w:t>1</w:t>
      </w:r>
      <w:r w:rsidRPr="00015210">
        <w:rPr>
          <w:color w:val="000000"/>
        </w:rPr>
        <w:t xml:space="preserve"> leaves the OLS estimates almost unchanged. This pattern matches H1, H2, and H3.</w:t>
      </w:r>
    </w:p>
    <w:p w14:paraId="2EDD5F52" w14:textId="22B7A429" w:rsidR="00C816AB" w:rsidRPr="00015210" w:rsidRDefault="00C816AB" w:rsidP="004D1041">
      <w:pPr>
        <w:pStyle w:val="TableFiguretitle"/>
      </w:pPr>
      <w:bookmarkStart w:id="174" w:name="_Ref210225085"/>
      <w:r w:rsidRPr="00015210">
        <w:t xml:space="preserve">Table </w:t>
      </w:r>
      <w:bookmarkEnd w:id="174"/>
      <w:r w:rsidR="00745A6A">
        <w:t>5</w:t>
      </w:r>
      <w:r w:rsidRPr="00015210">
        <w:t>. Robustness checks: alternative model specifications for human answer supply</w:t>
      </w:r>
    </w:p>
    <w:tbl>
      <w:tblPr>
        <w:tblW w:w="5000" w:type="pct"/>
        <w:jc w:val="center"/>
        <w:tblLayout w:type="fixed"/>
        <w:tblCellMar>
          <w:left w:w="0" w:type="dxa"/>
          <w:right w:w="0" w:type="dxa"/>
        </w:tblCellMar>
        <w:tblLook w:val="04A0" w:firstRow="1" w:lastRow="0" w:firstColumn="1" w:lastColumn="0" w:noHBand="0" w:noVBand="1"/>
        <w:tblPrChange w:id="175" w:author="Dylan CHEN" w:date="2026-08-30T19:52:00Z" w16du:dateUtc="2026-08-30T11:52:00Z">
          <w:tblPr>
            <w:tblW w:w="9540" w:type="dxa"/>
            <w:jc w:val="center"/>
            <w:tblCellMar>
              <w:left w:w="0" w:type="dxa"/>
              <w:right w:w="0" w:type="dxa"/>
            </w:tblCellMar>
            <w:tblLook w:val="04A0" w:firstRow="1" w:lastRow="0" w:firstColumn="1" w:lastColumn="0" w:noHBand="0" w:noVBand="1"/>
          </w:tblPr>
        </w:tblPrChange>
      </w:tblPr>
      <w:tblGrid>
        <w:gridCol w:w="1991"/>
        <w:gridCol w:w="2861"/>
        <w:gridCol w:w="832"/>
        <w:gridCol w:w="864"/>
        <w:gridCol w:w="864"/>
        <w:gridCol w:w="1948"/>
        <w:tblGridChange w:id="176">
          <w:tblGrid>
            <w:gridCol w:w="1991"/>
            <w:gridCol w:w="39"/>
            <w:gridCol w:w="2822"/>
            <w:gridCol w:w="95"/>
            <w:gridCol w:w="737"/>
            <w:gridCol w:w="110"/>
            <w:gridCol w:w="754"/>
            <w:gridCol w:w="126"/>
            <w:gridCol w:w="738"/>
            <w:gridCol w:w="142"/>
            <w:gridCol w:w="1806"/>
            <w:gridCol w:w="180"/>
          </w:tblGrid>
        </w:tblGridChange>
      </w:tblGrid>
      <w:tr w:rsidR="00D61EA7" w:rsidRPr="00015210" w14:paraId="346EE0F5" w14:textId="532EE4E3" w:rsidTr="00DE659D">
        <w:trPr>
          <w:jc w:val="center"/>
          <w:trPrChange w:id="177" w:author="Dylan CHEN" w:date="2026-08-30T19:52:00Z" w16du:dateUtc="2026-08-30T11:52:00Z">
            <w:trPr>
              <w:jc w:val="center"/>
            </w:trPr>
          </w:trPrChange>
        </w:trPr>
        <w:tc>
          <w:tcPr>
            <w:tcW w:w="2030" w:type="dxa"/>
            <w:vMerge w:val="restart"/>
            <w:tcBorders>
              <w:top w:val="single" w:sz="4" w:space="0" w:color="auto"/>
              <w:left w:val="nil"/>
              <w:bottom w:val="nil"/>
              <w:right w:val="nil"/>
            </w:tcBorders>
            <w:noWrap/>
            <w:tcMar>
              <w:top w:w="15" w:type="dxa"/>
              <w:left w:w="15" w:type="dxa"/>
              <w:bottom w:w="0" w:type="dxa"/>
              <w:right w:w="15" w:type="dxa"/>
            </w:tcMar>
            <w:hideMark/>
            <w:tcPrChange w:id="178" w:author="Dylan CHEN" w:date="2026-08-30T19:52:00Z" w16du:dateUtc="2026-08-30T11:52:00Z">
              <w:tcPr>
                <w:tcW w:w="0" w:type="auto"/>
                <w:gridSpan w:val="2"/>
                <w:vMerge w:val="restart"/>
                <w:tcBorders>
                  <w:top w:val="single" w:sz="4" w:space="0" w:color="auto"/>
                  <w:left w:val="nil"/>
                  <w:bottom w:val="nil"/>
                  <w:right w:val="nil"/>
                </w:tcBorders>
                <w:noWrap/>
                <w:tcMar>
                  <w:top w:w="15" w:type="dxa"/>
                  <w:left w:w="15" w:type="dxa"/>
                  <w:bottom w:w="0" w:type="dxa"/>
                  <w:right w:w="15" w:type="dxa"/>
                </w:tcMar>
                <w:hideMark/>
              </w:tcPr>
            </w:tcPrChange>
          </w:tcPr>
          <w:p w14:paraId="2D672D47" w14:textId="77777777" w:rsidR="00D61EA7" w:rsidRDefault="00D61EA7" w:rsidP="00D61EA7">
            <w:pPr>
              <w:jc w:val="center"/>
              <w:rPr>
                <w:color w:val="000000"/>
                <w:sz w:val="20"/>
                <w:szCs w:val="20"/>
              </w:rPr>
            </w:pPr>
          </w:p>
          <w:p w14:paraId="5EEB36B5" w14:textId="77777777" w:rsidR="00D61EA7" w:rsidRDefault="00D61EA7" w:rsidP="00D61EA7">
            <w:pPr>
              <w:jc w:val="center"/>
              <w:rPr>
                <w:color w:val="000000"/>
                <w:sz w:val="20"/>
                <w:szCs w:val="20"/>
              </w:rPr>
            </w:pPr>
          </w:p>
          <w:p w14:paraId="59881A91" w14:textId="4EA58198" w:rsidR="00D61EA7" w:rsidRPr="00015210" w:rsidRDefault="00D61EA7" w:rsidP="00D61EA7">
            <w:pPr>
              <w:jc w:val="center"/>
              <w:rPr>
                <w:color w:val="000000"/>
                <w:sz w:val="20"/>
                <w:szCs w:val="20"/>
              </w:rPr>
            </w:pPr>
            <w:r w:rsidRPr="00015210">
              <w:rPr>
                <w:color w:val="000000"/>
                <w:sz w:val="20"/>
                <w:szCs w:val="20"/>
              </w:rPr>
              <w:t> </w:t>
            </w:r>
          </w:p>
        </w:tc>
        <w:tc>
          <w:tcPr>
            <w:tcW w:w="2917" w:type="dxa"/>
            <w:tcBorders>
              <w:top w:val="single" w:sz="4" w:space="0" w:color="auto"/>
              <w:left w:val="nil"/>
              <w:bottom w:val="nil"/>
              <w:right w:val="nil"/>
            </w:tcBorders>
            <w:noWrap/>
            <w:tcMar>
              <w:top w:w="15" w:type="dxa"/>
              <w:left w:w="15" w:type="dxa"/>
              <w:bottom w:w="0" w:type="dxa"/>
              <w:right w:w="15" w:type="dxa"/>
            </w:tcMar>
            <w:hideMark/>
            <w:tcPrChange w:id="179" w:author="Dylan CHEN" w:date="2026-08-30T19:52:00Z" w16du:dateUtc="2026-08-30T11:52:00Z">
              <w:tcPr>
                <w:tcW w:w="2917" w:type="dxa"/>
                <w:gridSpan w:val="2"/>
                <w:tcBorders>
                  <w:top w:val="single" w:sz="4" w:space="0" w:color="auto"/>
                  <w:left w:val="nil"/>
                  <w:bottom w:val="nil"/>
                  <w:right w:val="nil"/>
                </w:tcBorders>
                <w:noWrap/>
                <w:tcMar>
                  <w:top w:w="15" w:type="dxa"/>
                  <w:left w:w="15" w:type="dxa"/>
                  <w:bottom w:w="0" w:type="dxa"/>
                  <w:right w:w="15" w:type="dxa"/>
                </w:tcMar>
                <w:hideMark/>
              </w:tcPr>
            </w:tcPrChange>
          </w:tcPr>
          <w:p w14:paraId="557019FF" w14:textId="6D3338DF" w:rsidR="00D61EA7" w:rsidRPr="00015210" w:rsidRDefault="00D61EA7" w:rsidP="00D61EA7">
            <w:pPr>
              <w:jc w:val="center"/>
              <w:rPr>
                <w:color w:val="000000"/>
                <w:sz w:val="20"/>
                <w:szCs w:val="20"/>
              </w:rPr>
            </w:pPr>
            <w:r w:rsidRPr="00015210">
              <w:rPr>
                <w:color w:val="000000"/>
                <w:sz w:val="20"/>
                <w:szCs w:val="20"/>
              </w:rPr>
              <w:t>Random Effect</w:t>
            </w:r>
          </w:p>
        </w:tc>
        <w:tc>
          <w:tcPr>
            <w:tcW w:w="847" w:type="dxa"/>
            <w:tcBorders>
              <w:top w:val="single" w:sz="4" w:space="0" w:color="auto"/>
              <w:left w:val="nil"/>
              <w:bottom w:val="nil"/>
              <w:right w:val="nil"/>
            </w:tcBorders>
            <w:noWrap/>
            <w:tcMar>
              <w:top w:w="15" w:type="dxa"/>
              <w:left w:w="15" w:type="dxa"/>
              <w:bottom w:w="0" w:type="dxa"/>
              <w:right w:w="15" w:type="dxa"/>
            </w:tcMar>
            <w:hideMark/>
            <w:tcPrChange w:id="180" w:author="Dylan CHEN" w:date="2026-08-30T19:52:00Z" w16du:dateUtc="2026-08-30T11:52:00Z">
              <w:tcPr>
                <w:tcW w:w="0" w:type="auto"/>
                <w:gridSpan w:val="2"/>
                <w:tcBorders>
                  <w:top w:val="single" w:sz="4" w:space="0" w:color="auto"/>
                  <w:left w:val="nil"/>
                  <w:bottom w:val="nil"/>
                  <w:right w:val="nil"/>
                </w:tcBorders>
                <w:noWrap/>
                <w:tcMar>
                  <w:top w:w="15" w:type="dxa"/>
                  <w:left w:w="15" w:type="dxa"/>
                  <w:bottom w:w="0" w:type="dxa"/>
                  <w:right w:w="15" w:type="dxa"/>
                </w:tcMar>
                <w:hideMark/>
              </w:tcPr>
            </w:tcPrChange>
          </w:tcPr>
          <w:p w14:paraId="0F98AA17" w14:textId="77777777" w:rsidR="00D61EA7" w:rsidRPr="00015210" w:rsidRDefault="00D61EA7" w:rsidP="00D61EA7">
            <w:pPr>
              <w:jc w:val="center"/>
              <w:rPr>
                <w:color w:val="000000"/>
                <w:sz w:val="20"/>
                <w:szCs w:val="20"/>
              </w:rPr>
            </w:pPr>
            <w:r w:rsidRPr="00015210">
              <w:rPr>
                <w:color w:val="000000"/>
                <w:sz w:val="20"/>
                <w:szCs w:val="20"/>
              </w:rPr>
              <w:t>Poisson</w:t>
            </w:r>
          </w:p>
        </w:tc>
        <w:tc>
          <w:tcPr>
            <w:tcW w:w="880" w:type="dxa"/>
            <w:tcBorders>
              <w:top w:val="single" w:sz="4" w:space="0" w:color="auto"/>
              <w:left w:val="nil"/>
              <w:bottom w:val="nil"/>
              <w:right w:val="nil"/>
            </w:tcBorders>
            <w:noWrap/>
            <w:tcMar>
              <w:top w:w="15" w:type="dxa"/>
              <w:left w:w="15" w:type="dxa"/>
              <w:bottom w:w="0" w:type="dxa"/>
              <w:right w:w="15" w:type="dxa"/>
            </w:tcMar>
            <w:hideMark/>
            <w:tcPrChange w:id="181" w:author="Dylan CHEN" w:date="2026-08-30T19:52:00Z" w16du:dateUtc="2026-08-30T11:52:00Z">
              <w:tcPr>
                <w:tcW w:w="0" w:type="auto"/>
                <w:gridSpan w:val="2"/>
                <w:tcBorders>
                  <w:top w:val="single" w:sz="4" w:space="0" w:color="auto"/>
                  <w:left w:val="nil"/>
                  <w:bottom w:val="nil"/>
                  <w:right w:val="nil"/>
                </w:tcBorders>
                <w:noWrap/>
                <w:tcMar>
                  <w:top w:w="15" w:type="dxa"/>
                  <w:left w:w="15" w:type="dxa"/>
                  <w:bottom w:w="0" w:type="dxa"/>
                  <w:right w:w="15" w:type="dxa"/>
                </w:tcMar>
                <w:hideMark/>
              </w:tcPr>
            </w:tcPrChange>
          </w:tcPr>
          <w:p w14:paraId="6EC1F0E5" w14:textId="77777777" w:rsidR="00D61EA7" w:rsidRPr="00015210" w:rsidRDefault="00D61EA7" w:rsidP="00D61EA7">
            <w:pPr>
              <w:jc w:val="center"/>
              <w:rPr>
                <w:color w:val="000000"/>
                <w:sz w:val="20"/>
                <w:szCs w:val="20"/>
              </w:rPr>
            </w:pPr>
            <w:r w:rsidRPr="00015210">
              <w:rPr>
                <w:color w:val="000000"/>
                <w:sz w:val="20"/>
                <w:szCs w:val="20"/>
              </w:rPr>
              <w:t>ZIP</w:t>
            </w:r>
          </w:p>
        </w:tc>
        <w:tc>
          <w:tcPr>
            <w:tcW w:w="880" w:type="dxa"/>
            <w:tcBorders>
              <w:top w:val="single" w:sz="4" w:space="0" w:color="auto"/>
              <w:left w:val="nil"/>
              <w:bottom w:val="nil"/>
              <w:right w:val="nil"/>
            </w:tcBorders>
            <w:noWrap/>
            <w:tcMar>
              <w:top w:w="15" w:type="dxa"/>
              <w:left w:w="15" w:type="dxa"/>
              <w:bottom w:w="0" w:type="dxa"/>
              <w:right w:w="15" w:type="dxa"/>
            </w:tcMar>
            <w:hideMark/>
            <w:tcPrChange w:id="182" w:author="Dylan CHEN" w:date="2026-08-30T19:52:00Z" w16du:dateUtc="2026-08-30T11:52:00Z">
              <w:tcPr>
                <w:tcW w:w="0" w:type="auto"/>
                <w:gridSpan w:val="2"/>
                <w:tcBorders>
                  <w:top w:val="single" w:sz="4" w:space="0" w:color="auto"/>
                  <w:left w:val="nil"/>
                  <w:bottom w:val="nil"/>
                  <w:right w:val="nil"/>
                </w:tcBorders>
                <w:noWrap/>
                <w:tcMar>
                  <w:top w:w="15" w:type="dxa"/>
                  <w:left w:w="15" w:type="dxa"/>
                  <w:bottom w:w="0" w:type="dxa"/>
                  <w:right w:w="15" w:type="dxa"/>
                </w:tcMar>
                <w:hideMark/>
              </w:tcPr>
            </w:tcPrChange>
          </w:tcPr>
          <w:p w14:paraId="21437868" w14:textId="77777777" w:rsidR="00D61EA7" w:rsidRPr="00015210" w:rsidRDefault="00D61EA7" w:rsidP="00D61EA7">
            <w:pPr>
              <w:jc w:val="center"/>
              <w:rPr>
                <w:color w:val="000000"/>
                <w:sz w:val="20"/>
                <w:szCs w:val="20"/>
              </w:rPr>
            </w:pPr>
            <w:r w:rsidRPr="00015210">
              <w:rPr>
                <w:color w:val="000000"/>
                <w:sz w:val="20"/>
                <w:szCs w:val="20"/>
              </w:rPr>
              <w:t>ZINB</w:t>
            </w:r>
          </w:p>
        </w:tc>
        <w:tc>
          <w:tcPr>
            <w:tcW w:w="1986" w:type="dxa"/>
            <w:tcBorders>
              <w:top w:val="single" w:sz="4" w:space="0" w:color="auto"/>
              <w:left w:val="nil"/>
              <w:bottom w:val="nil"/>
              <w:right w:val="nil"/>
            </w:tcBorders>
            <w:tcPrChange w:id="183" w:author="Dylan CHEN" w:date="2026-08-30T19:52:00Z" w16du:dateUtc="2026-08-30T11:52:00Z">
              <w:tcPr>
                <w:tcW w:w="1986" w:type="dxa"/>
                <w:gridSpan w:val="2"/>
                <w:tcBorders>
                  <w:top w:val="single" w:sz="4" w:space="0" w:color="auto"/>
                  <w:left w:val="nil"/>
                  <w:bottom w:val="nil"/>
                  <w:right w:val="nil"/>
                </w:tcBorders>
              </w:tcPr>
            </w:tcPrChange>
          </w:tcPr>
          <w:p w14:paraId="490FCAF4" w14:textId="29158720" w:rsidR="00D61EA7" w:rsidRPr="00015210" w:rsidRDefault="00D61EA7" w:rsidP="00D61EA7">
            <w:pPr>
              <w:jc w:val="center"/>
              <w:rPr>
                <w:color w:val="000000"/>
                <w:sz w:val="20"/>
                <w:szCs w:val="20"/>
              </w:rPr>
            </w:pPr>
            <w:r w:rsidRPr="00015210">
              <w:rPr>
                <w:color w:val="000000"/>
                <w:sz w:val="20"/>
                <w:szCs w:val="20"/>
              </w:rPr>
              <w:t>Random Effect</w:t>
            </w:r>
          </w:p>
        </w:tc>
      </w:tr>
      <w:tr w:rsidR="00D61EA7" w:rsidRPr="00015210" w14:paraId="654D5220" w14:textId="7DE9E175" w:rsidTr="00DE659D">
        <w:trPr>
          <w:jc w:val="center"/>
          <w:trPrChange w:id="184" w:author="Dylan CHEN" w:date="2026-08-30T19:52:00Z" w16du:dateUtc="2026-08-30T11:52:00Z">
            <w:trPr>
              <w:jc w:val="center"/>
            </w:trPr>
          </w:trPrChange>
        </w:trPr>
        <w:tc>
          <w:tcPr>
            <w:tcW w:w="2030" w:type="dxa"/>
            <w:vMerge/>
            <w:tcBorders>
              <w:top w:val="single" w:sz="4" w:space="0" w:color="auto"/>
              <w:left w:val="nil"/>
              <w:bottom w:val="nil"/>
              <w:right w:val="nil"/>
            </w:tcBorders>
            <w:hideMark/>
            <w:tcPrChange w:id="185" w:author="Dylan CHEN" w:date="2026-08-30T19:52:00Z" w16du:dateUtc="2026-08-30T11:52:00Z">
              <w:tcPr>
                <w:tcW w:w="0" w:type="auto"/>
                <w:gridSpan w:val="2"/>
                <w:vMerge/>
                <w:tcBorders>
                  <w:top w:val="single" w:sz="4" w:space="0" w:color="auto"/>
                  <w:left w:val="nil"/>
                  <w:bottom w:val="nil"/>
                  <w:right w:val="nil"/>
                </w:tcBorders>
                <w:hideMark/>
              </w:tcPr>
            </w:tcPrChange>
          </w:tcPr>
          <w:p w14:paraId="1CB8F32B" w14:textId="77777777" w:rsidR="00D61EA7" w:rsidRPr="00015210" w:rsidRDefault="00D61EA7" w:rsidP="00D61EA7">
            <w:pPr>
              <w:rPr>
                <w:color w:val="000000"/>
                <w:sz w:val="20"/>
                <w:szCs w:val="20"/>
              </w:rPr>
            </w:pPr>
          </w:p>
        </w:tc>
        <w:tc>
          <w:tcPr>
            <w:tcW w:w="2917" w:type="dxa"/>
            <w:tcBorders>
              <w:top w:val="nil"/>
              <w:left w:val="nil"/>
              <w:bottom w:val="nil"/>
            </w:tcBorders>
            <w:noWrap/>
            <w:tcMar>
              <w:top w:w="15" w:type="dxa"/>
              <w:left w:w="15" w:type="dxa"/>
              <w:bottom w:w="0" w:type="dxa"/>
              <w:right w:w="15" w:type="dxa"/>
            </w:tcMar>
            <w:hideMark/>
            <w:tcPrChange w:id="186" w:author="Dylan CHEN" w:date="2026-08-30T19:52:00Z" w16du:dateUtc="2026-08-30T11:52:00Z">
              <w:tcPr>
                <w:tcW w:w="2917" w:type="dxa"/>
                <w:gridSpan w:val="2"/>
                <w:tcBorders>
                  <w:top w:val="nil"/>
                  <w:left w:val="nil"/>
                  <w:bottom w:val="nil"/>
                </w:tcBorders>
                <w:noWrap/>
                <w:tcMar>
                  <w:top w:w="15" w:type="dxa"/>
                  <w:left w:w="15" w:type="dxa"/>
                  <w:bottom w:w="0" w:type="dxa"/>
                  <w:right w:w="15" w:type="dxa"/>
                </w:tcMar>
                <w:hideMark/>
              </w:tcPr>
            </w:tcPrChange>
          </w:tcPr>
          <w:p w14:paraId="7E557C21" w14:textId="77777777" w:rsidR="00D61EA7" w:rsidRPr="00015210" w:rsidRDefault="00D61EA7" w:rsidP="00D61EA7">
            <w:pPr>
              <w:jc w:val="center"/>
              <w:rPr>
                <w:color w:val="000000"/>
                <w:sz w:val="20"/>
                <w:szCs w:val="20"/>
              </w:rPr>
            </w:pPr>
            <w:r w:rsidRPr="00015210">
              <w:rPr>
                <w:color w:val="000000"/>
                <w:sz w:val="20"/>
                <w:szCs w:val="20"/>
              </w:rPr>
              <w:t>(1)</w:t>
            </w:r>
          </w:p>
        </w:tc>
        <w:tc>
          <w:tcPr>
            <w:tcW w:w="847" w:type="dxa"/>
            <w:tcBorders>
              <w:top w:val="nil"/>
              <w:left w:val="nil"/>
              <w:bottom w:val="nil"/>
              <w:right w:val="nil"/>
            </w:tcBorders>
            <w:noWrap/>
            <w:tcMar>
              <w:top w:w="15" w:type="dxa"/>
              <w:left w:w="15" w:type="dxa"/>
              <w:bottom w:w="0" w:type="dxa"/>
              <w:right w:w="15" w:type="dxa"/>
            </w:tcMar>
            <w:hideMark/>
            <w:tcPrChange w:id="187"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hideMark/>
              </w:tcPr>
            </w:tcPrChange>
          </w:tcPr>
          <w:p w14:paraId="6A38661A" w14:textId="50FB50AD"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2</w:t>
            </w:r>
            <w:r w:rsidRPr="00015210">
              <w:rPr>
                <w:color w:val="000000"/>
                <w:sz w:val="20"/>
                <w:szCs w:val="20"/>
              </w:rPr>
              <w:t>)</w:t>
            </w:r>
          </w:p>
        </w:tc>
        <w:tc>
          <w:tcPr>
            <w:tcW w:w="880" w:type="dxa"/>
            <w:tcBorders>
              <w:top w:val="nil"/>
              <w:left w:val="nil"/>
              <w:bottom w:val="nil"/>
              <w:right w:val="nil"/>
            </w:tcBorders>
            <w:noWrap/>
            <w:tcMar>
              <w:top w:w="15" w:type="dxa"/>
              <w:left w:w="15" w:type="dxa"/>
              <w:bottom w:w="0" w:type="dxa"/>
              <w:right w:w="15" w:type="dxa"/>
            </w:tcMar>
            <w:hideMark/>
            <w:tcPrChange w:id="188"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hideMark/>
              </w:tcPr>
            </w:tcPrChange>
          </w:tcPr>
          <w:p w14:paraId="10B1EB7C" w14:textId="3B7D78C5"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3</w:t>
            </w:r>
            <w:r w:rsidRPr="00015210">
              <w:rPr>
                <w:color w:val="000000"/>
                <w:sz w:val="20"/>
                <w:szCs w:val="20"/>
              </w:rPr>
              <w:t>)</w:t>
            </w:r>
          </w:p>
        </w:tc>
        <w:tc>
          <w:tcPr>
            <w:tcW w:w="880" w:type="dxa"/>
            <w:tcBorders>
              <w:top w:val="nil"/>
              <w:left w:val="nil"/>
              <w:bottom w:val="nil"/>
              <w:right w:val="nil"/>
            </w:tcBorders>
            <w:noWrap/>
            <w:tcMar>
              <w:top w:w="15" w:type="dxa"/>
              <w:left w:w="15" w:type="dxa"/>
              <w:bottom w:w="0" w:type="dxa"/>
              <w:right w:w="15" w:type="dxa"/>
            </w:tcMar>
            <w:hideMark/>
            <w:tcPrChange w:id="189"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hideMark/>
              </w:tcPr>
            </w:tcPrChange>
          </w:tcPr>
          <w:p w14:paraId="14A3A713" w14:textId="3DB9F400"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4</w:t>
            </w:r>
            <w:r w:rsidRPr="00015210">
              <w:rPr>
                <w:color w:val="000000"/>
                <w:sz w:val="20"/>
                <w:szCs w:val="20"/>
              </w:rPr>
              <w:t>)</w:t>
            </w:r>
          </w:p>
        </w:tc>
        <w:tc>
          <w:tcPr>
            <w:tcW w:w="1986" w:type="dxa"/>
            <w:tcBorders>
              <w:top w:val="nil"/>
              <w:left w:val="nil"/>
              <w:bottom w:val="nil"/>
              <w:right w:val="nil"/>
            </w:tcBorders>
            <w:tcPrChange w:id="190" w:author="Dylan CHEN" w:date="2026-08-30T19:52:00Z" w16du:dateUtc="2026-08-30T11:52:00Z">
              <w:tcPr>
                <w:tcW w:w="1986" w:type="dxa"/>
                <w:gridSpan w:val="2"/>
                <w:tcBorders>
                  <w:top w:val="nil"/>
                  <w:left w:val="nil"/>
                  <w:bottom w:val="nil"/>
                  <w:right w:val="nil"/>
                </w:tcBorders>
              </w:tcPr>
            </w:tcPrChange>
          </w:tcPr>
          <w:p w14:paraId="107B3826" w14:textId="3A76DD51"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5</w:t>
            </w:r>
            <w:r w:rsidRPr="00015210">
              <w:rPr>
                <w:color w:val="000000"/>
                <w:sz w:val="20"/>
                <w:szCs w:val="20"/>
              </w:rPr>
              <w:t>)</w:t>
            </w:r>
          </w:p>
        </w:tc>
      </w:tr>
      <w:tr w:rsidR="00D61EA7" w:rsidRPr="00015210" w14:paraId="5892E29F" w14:textId="6225B9FB" w:rsidTr="00DE659D">
        <w:trPr>
          <w:jc w:val="center"/>
          <w:trPrChange w:id="191" w:author="Dylan CHEN" w:date="2026-08-30T19:52:00Z" w16du:dateUtc="2026-08-30T11:52:00Z">
            <w:trPr>
              <w:jc w:val="center"/>
            </w:trPr>
          </w:trPrChange>
        </w:trPr>
        <w:tc>
          <w:tcPr>
            <w:tcW w:w="2030" w:type="dxa"/>
            <w:vMerge/>
            <w:tcBorders>
              <w:top w:val="single" w:sz="4" w:space="0" w:color="auto"/>
              <w:left w:val="nil"/>
              <w:bottom w:val="nil"/>
              <w:right w:val="nil"/>
            </w:tcBorders>
            <w:hideMark/>
            <w:tcPrChange w:id="192" w:author="Dylan CHEN" w:date="2026-08-30T19:52:00Z" w16du:dateUtc="2026-08-30T11:52:00Z">
              <w:tcPr>
                <w:tcW w:w="0" w:type="auto"/>
                <w:gridSpan w:val="2"/>
                <w:vMerge/>
                <w:tcBorders>
                  <w:top w:val="single" w:sz="4" w:space="0" w:color="auto"/>
                  <w:left w:val="nil"/>
                  <w:bottom w:val="nil"/>
                  <w:right w:val="nil"/>
                </w:tcBorders>
                <w:hideMark/>
              </w:tcPr>
            </w:tcPrChange>
          </w:tcPr>
          <w:p w14:paraId="625487BD" w14:textId="77777777" w:rsidR="00D61EA7" w:rsidRPr="00015210" w:rsidRDefault="00D61EA7" w:rsidP="00D61EA7">
            <w:pPr>
              <w:rPr>
                <w:color w:val="000000"/>
                <w:sz w:val="20"/>
                <w:szCs w:val="20"/>
              </w:rPr>
            </w:pPr>
          </w:p>
        </w:tc>
        <w:tc>
          <w:tcPr>
            <w:tcW w:w="2917" w:type="dxa"/>
            <w:tcBorders>
              <w:top w:val="nil"/>
              <w:left w:val="nil"/>
              <w:bottom w:val="single" w:sz="4" w:space="0" w:color="auto"/>
            </w:tcBorders>
            <w:tcMar>
              <w:top w:w="15" w:type="dxa"/>
              <w:left w:w="15" w:type="dxa"/>
              <w:bottom w:w="0" w:type="dxa"/>
              <w:right w:w="15" w:type="dxa"/>
            </w:tcMar>
            <w:hideMark/>
            <w:tcPrChange w:id="193" w:author="Dylan CHEN" w:date="2026-08-30T19:52:00Z" w16du:dateUtc="2026-08-30T11:52:00Z">
              <w:tcPr>
                <w:tcW w:w="2917" w:type="dxa"/>
                <w:gridSpan w:val="2"/>
                <w:tcBorders>
                  <w:top w:val="nil"/>
                  <w:left w:val="nil"/>
                  <w:bottom w:val="single" w:sz="4" w:space="0" w:color="auto"/>
                </w:tcBorders>
                <w:tcMar>
                  <w:top w:w="15" w:type="dxa"/>
                  <w:left w:w="15" w:type="dxa"/>
                  <w:bottom w:w="0" w:type="dxa"/>
                  <w:right w:w="15" w:type="dxa"/>
                </w:tcMar>
                <w:hideMark/>
              </w:tcPr>
            </w:tcPrChange>
          </w:tcPr>
          <w:p w14:paraId="5FE85000" w14:textId="04306392" w:rsidR="00D61EA7" w:rsidRPr="00015210"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D61EA7" w:rsidRPr="00015210">
              <w:rPr>
                <w:color w:val="000000"/>
                <w:sz w:val="20"/>
                <w:szCs w:val="20"/>
              </w:rPr>
              <w:t>Log(</w:t>
            </w:r>
            <w:r w:rsidR="002E1246">
              <w:rPr>
                <w:rFonts w:hint="eastAsia"/>
                <w:color w:val="000000"/>
                <w:sz w:val="20"/>
                <w:szCs w:val="20"/>
              </w:rPr>
              <w:t xml:space="preserve">human </w:t>
            </w:r>
            <w:r w:rsidR="00D61EA7" w:rsidRPr="00015210">
              <w:rPr>
                <w:color w:val="000000"/>
                <w:sz w:val="20"/>
                <w:szCs w:val="20"/>
              </w:rPr>
              <w:t>answer number in 7 days)</w:t>
            </w:r>
          </w:p>
        </w:tc>
        <w:tc>
          <w:tcPr>
            <w:tcW w:w="2607" w:type="dxa"/>
            <w:gridSpan w:val="3"/>
            <w:tcBorders>
              <w:top w:val="nil"/>
              <w:left w:val="nil"/>
              <w:bottom w:val="single" w:sz="4" w:space="0" w:color="auto"/>
              <w:right w:val="nil"/>
            </w:tcBorders>
            <w:tcMar>
              <w:top w:w="15" w:type="dxa"/>
              <w:left w:w="15" w:type="dxa"/>
              <w:bottom w:w="0" w:type="dxa"/>
              <w:right w:w="15" w:type="dxa"/>
            </w:tcMar>
            <w:hideMark/>
            <w:tcPrChange w:id="194" w:author="Dylan CHEN" w:date="2026-08-30T19:52:00Z" w16du:dateUtc="2026-08-30T11:52:00Z">
              <w:tcPr>
                <w:tcW w:w="0" w:type="auto"/>
                <w:gridSpan w:val="6"/>
                <w:tcBorders>
                  <w:top w:val="nil"/>
                  <w:left w:val="nil"/>
                  <w:bottom w:val="single" w:sz="4" w:space="0" w:color="auto"/>
                  <w:right w:val="nil"/>
                </w:tcBorders>
                <w:tcMar>
                  <w:top w:w="15" w:type="dxa"/>
                  <w:left w:w="15" w:type="dxa"/>
                  <w:bottom w:w="0" w:type="dxa"/>
                  <w:right w:w="15" w:type="dxa"/>
                </w:tcMar>
                <w:hideMark/>
              </w:tcPr>
            </w:tcPrChange>
          </w:tcPr>
          <w:p w14:paraId="6E51F0E1" w14:textId="7A79A4F3" w:rsidR="00D61EA7" w:rsidRPr="00015210"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2E1246">
              <w:rPr>
                <w:rFonts w:hint="eastAsia"/>
                <w:color w:val="000000"/>
                <w:sz w:val="20"/>
                <w:szCs w:val="20"/>
              </w:rPr>
              <w:t>Human a</w:t>
            </w:r>
            <w:r w:rsidR="00D61EA7" w:rsidRPr="00015210">
              <w:rPr>
                <w:color w:val="000000"/>
                <w:sz w:val="20"/>
                <w:szCs w:val="20"/>
              </w:rPr>
              <w:t>nswer number in 7 days</w:t>
            </w:r>
          </w:p>
        </w:tc>
        <w:tc>
          <w:tcPr>
            <w:tcW w:w="1986" w:type="dxa"/>
            <w:tcBorders>
              <w:top w:val="nil"/>
              <w:left w:val="nil"/>
              <w:bottom w:val="single" w:sz="4" w:space="0" w:color="auto"/>
              <w:right w:val="nil"/>
            </w:tcBorders>
            <w:tcPrChange w:id="195" w:author="Dylan CHEN" w:date="2026-08-30T19:52:00Z" w16du:dateUtc="2026-08-30T11:52:00Z">
              <w:tcPr>
                <w:tcW w:w="1986" w:type="dxa"/>
                <w:gridSpan w:val="2"/>
                <w:tcBorders>
                  <w:top w:val="nil"/>
                  <w:left w:val="nil"/>
                  <w:bottom w:val="single" w:sz="4" w:space="0" w:color="auto"/>
                  <w:right w:val="nil"/>
                </w:tcBorders>
              </w:tcPr>
            </w:tcPrChange>
          </w:tcPr>
          <w:p w14:paraId="0E046517" w14:textId="1AB6168C" w:rsidR="00D61EA7"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D61EA7" w:rsidRPr="00015210">
              <w:rPr>
                <w:color w:val="000000"/>
                <w:sz w:val="20"/>
                <w:szCs w:val="20"/>
              </w:rPr>
              <w:t xml:space="preserve">First </w:t>
            </w:r>
            <w:r w:rsidR="002E1246">
              <w:rPr>
                <w:rFonts w:hint="eastAsia"/>
                <w:color w:val="000000"/>
                <w:sz w:val="20"/>
                <w:szCs w:val="20"/>
              </w:rPr>
              <w:t xml:space="preserve">human </w:t>
            </w:r>
            <w:r w:rsidR="00D61EA7" w:rsidRPr="00015210">
              <w:rPr>
                <w:color w:val="000000"/>
                <w:sz w:val="20"/>
                <w:szCs w:val="20"/>
              </w:rPr>
              <w:t>answer quality</w:t>
            </w:r>
          </w:p>
        </w:tc>
      </w:tr>
      <w:tr w:rsidR="00D61EA7" w:rsidRPr="00015210" w14:paraId="72289A11" w14:textId="59A6CA3E" w:rsidTr="00DE659D">
        <w:trPr>
          <w:jc w:val="center"/>
          <w:trPrChange w:id="196" w:author="Dylan CHEN" w:date="2026-08-30T19:52:00Z" w16du:dateUtc="2026-08-30T11:52:00Z">
            <w:trPr>
              <w:jc w:val="center"/>
            </w:trPr>
          </w:trPrChange>
        </w:trPr>
        <w:tc>
          <w:tcPr>
            <w:tcW w:w="2030" w:type="dxa"/>
            <w:vMerge w:val="restart"/>
            <w:tcBorders>
              <w:top w:val="nil"/>
              <w:left w:val="nil"/>
              <w:bottom w:val="nil"/>
              <w:right w:val="nil"/>
            </w:tcBorders>
            <w:noWrap/>
            <w:tcMar>
              <w:top w:w="15" w:type="dxa"/>
              <w:left w:w="15" w:type="dxa"/>
              <w:bottom w:w="0" w:type="dxa"/>
              <w:right w:w="15" w:type="dxa"/>
            </w:tcMar>
            <w:hideMark/>
            <w:tcPrChange w:id="197" w:author="Dylan CHEN" w:date="2026-08-30T19:52:00Z" w16du:dateUtc="2026-08-30T11:52:00Z">
              <w:tcPr>
                <w:tcW w:w="0" w:type="auto"/>
                <w:gridSpan w:val="2"/>
                <w:vMerge w:val="restart"/>
                <w:tcBorders>
                  <w:top w:val="nil"/>
                  <w:left w:val="nil"/>
                  <w:bottom w:val="nil"/>
                  <w:right w:val="nil"/>
                </w:tcBorders>
                <w:noWrap/>
                <w:tcMar>
                  <w:top w:w="15" w:type="dxa"/>
                  <w:left w:w="15" w:type="dxa"/>
                  <w:bottom w:w="0" w:type="dxa"/>
                  <w:right w:w="15" w:type="dxa"/>
                </w:tcMar>
                <w:hideMark/>
              </w:tcPr>
            </w:tcPrChange>
          </w:tcPr>
          <w:p w14:paraId="160CC368"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917" w:type="dxa"/>
            <w:tcBorders>
              <w:top w:val="nil"/>
              <w:left w:val="nil"/>
              <w:bottom w:val="nil"/>
            </w:tcBorders>
            <w:noWrap/>
            <w:tcMar>
              <w:top w:w="15" w:type="dxa"/>
              <w:left w:w="15" w:type="dxa"/>
              <w:bottom w:w="0" w:type="dxa"/>
              <w:right w:w="15" w:type="dxa"/>
            </w:tcMar>
            <w:hideMark/>
            <w:tcPrChange w:id="198" w:author="Dylan CHEN" w:date="2026-08-30T19:52:00Z" w16du:dateUtc="2026-08-30T11:52:00Z">
              <w:tcPr>
                <w:tcW w:w="2917" w:type="dxa"/>
                <w:gridSpan w:val="2"/>
                <w:tcBorders>
                  <w:top w:val="nil"/>
                  <w:left w:val="nil"/>
                  <w:bottom w:val="nil"/>
                </w:tcBorders>
                <w:noWrap/>
                <w:tcMar>
                  <w:top w:w="15" w:type="dxa"/>
                  <w:left w:w="15" w:type="dxa"/>
                  <w:bottom w:w="0" w:type="dxa"/>
                  <w:right w:w="15" w:type="dxa"/>
                </w:tcMar>
                <w:hideMark/>
              </w:tcPr>
            </w:tcPrChange>
          </w:tcPr>
          <w:p w14:paraId="02B137DD" w14:textId="6E2BE13B" w:rsidR="00D61EA7" w:rsidRPr="00015210" w:rsidRDefault="00D61EA7" w:rsidP="00D61EA7">
            <w:pPr>
              <w:jc w:val="center"/>
              <w:rPr>
                <w:color w:val="000000"/>
                <w:sz w:val="20"/>
                <w:szCs w:val="20"/>
              </w:rPr>
            </w:pPr>
            <w:r w:rsidRPr="00015210">
              <w:rPr>
                <w:color w:val="000000"/>
                <w:sz w:val="20"/>
                <w:szCs w:val="20"/>
              </w:rPr>
              <w:t>0.168*</w:t>
            </w:r>
          </w:p>
        </w:tc>
        <w:tc>
          <w:tcPr>
            <w:tcW w:w="847" w:type="dxa"/>
            <w:tcBorders>
              <w:top w:val="nil"/>
              <w:left w:val="nil"/>
              <w:bottom w:val="nil"/>
              <w:right w:val="nil"/>
            </w:tcBorders>
            <w:noWrap/>
            <w:tcMar>
              <w:top w:w="15" w:type="dxa"/>
              <w:left w:w="15" w:type="dxa"/>
              <w:bottom w:w="0" w:type="dxa"/>
              <w:right w:w="15" w:type="dxa"/>
            </w:tcMar>
            <w:hideMark/>
            <w:tcPrChange w:id="199"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hideMark/>
              </w:tcPr>
            </w:tcPrChange>
          </w:tcPr>
          <w:p w14:paraId="4399E641" w14:textId="77777777" w:rsidR="00D61EA7" w:rsidRPr="00015210" w:rsidRDefault="00D61EA7" w:rsidP="00D61EA7">
            <w:pPr>
              <w:jc w:val="center"/>
              <w:rPr>
                <w:color w:val="000000"/>
                <w:sz w:val="20"/>
                <w:szCs w:val="20"/>
              </w:rPr>
            </w:pPr>
            <w:r w:rsidRPr="00015210">
              <w:rPr>
                <w:color w:val="000000"/>
                <w:sz w:val="20"/>
                <w:szCs w:val="20"/>
              </w:rPr>
              <w:t>0.468*</w:t>
            </w:r>
          </w:p>
        </w:tc>
        <w:tc>
          <w:tcPr>
            <w:tcW w:w="880" w:type="dxa"/>
            <w:tcBorders>
              <w:top w:val="nil"/>
              <w:left w:val="nil"/>
              <w:bottom w:val="nil"/>
              <w:right w:val="nil"/>
            </w:tcBorders>
            <w:noWrap/>
            <w:tcMar>
              <w:top w:w="15" w:type="dxa"/>
              <w:left w:w="15" w:type="dxa"/>
              <w:bottom w:w="0" w:type="dxa"/>
              <w:right w:w="15" w:type="dxa"/>
            </w:tcMar>
            <w:hideMark/>
            <w:tcPrChange w:id="200"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hideMark/>
              </w:tcPr>
            </w:tcPrChange>
          </w:tcPr>
          <w:p w14:paraId="022333C5" w14:textId="77777777" w:rsidR="00D61EA7" w:rsidRPr="00015210" w:rsidRDefault="00D61EA7" w:rsidP="00D61EA7">
            <w:pPr>
              <w:jc w:val="center"/>
              <w:rPr>
                <w:color w:val="000000"/>
                <w:sz w:val="20"/>
                <w:szCs w:val="20"/>
              </w:rPr>
            </w:pPr>
            <w:r w:rsidRPr="00015210">
              <w:rPr>
                <w:color w:val="000000"/>
                <w:sz w:val="20"/>
                <w:szCs w:val="20"/>
              </w:rPr>
              <w:t>0.468*</w:t>
            </w:r>
          </w:p>
        </w:tc>
        <w:tc>
          <w:tcPr>
            <w:tcW w:w="880" w:type="dxa"/>
            <w:tcBorders>
              <w:top w:val="nil"/>
              <w:left w:val="nil"/>
              <w:bottom w:val="nil"/>
              <w:right w:val="nil"/>
            </w:tcBorders>
            <w:noWrap/>
            <w:tcMar>
              <w:top w:w="15" w:type="dxa"/>
              <w:left w:w="15" w:type="dxa"/>
              <w:bottom w:w="0" w:type="dxa"/>
              <w:right w:w="15" w:type="dxa"/>
            </w:tcMar>
            <w:hideMark/>
            <w:tcPrChange w:id="201"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hideMark/>
              </w:tcPr>
            </w:tcPrChange>
          </w:tcPr>
          <w:p w14:paraId="1B85AC1D" w14:textId="77777777" w:rsidR="00D61EA7" w:rsidRPr="00015210" w:rsidRDefault="00D61EA7" w:rsidP="00D61EA7">
            <w:pPr>
              <w:jc w:val="center"/>
              <w:rPr>
                <w:color w:val="000000"/>
                <w:sz w:val="20"/>
                <w:szCs w:val="20"/>
              </w:rPr>
            </w:pPr>
            <w:r w:rsidRPr="00015210">
              <w:rPr>
                <w:color w:val="000000"/>
                <w:sz w:val="20"/>
                <w:szCs w:val="20"/>
              </w:rPr>
              <w:t>0.469*</w:t>
            </w:r>
          </w:p>
        </w:tc>
        <w:tc>
          <w:tcPr>
            <w:tcW w:w="1986" w:type="dxa"/>
            <w:tcBorders>
              <w:top w:val="nil"/>
              <w:left w:val="nil"/>
              <w:bottom w:val="nil"/>
              <w:right w:val="nil"/>
            </w:tcBorders>
            <w:vAlign w:val="center"/>
            <w:tcPrChange w:id="202" w:author="Dylan CHEN" w:date="2026-08-30T19:52:00Z" w16du:dateUtc="2026-08-30T11:52:00Z">
              <w:tcPr>
                <w:tcW w:w="1986" w:type="dxa"/>
                <w:gridSpan w:val="2"/>
                <w:tcBorders>
                  <w:top w:val="nil"/>
                  <w:left w:val="nil"/>
                  <w:bottom w:val="nil"/>
                  <w:right w:val="nil"/>
                </w:tcBorders>
                <w:vAlign w:val="center"/>
              </w:tcPr>
            </w:tcPrChange>
          </w:tcPr>
          <w:p w14:paraId="6EA990C6" w14:textId="5A3E8B6A" w:rsidR="00D61EA7" w:rsidRPr="00015210" w:rsidRDefault="00D61EA7" w:rsidP="00D61EA7">
            <w:pPr>
              <w:jc w:val="center"/>
              <w:rPr>
                <w:color w:val="000000"/>
                <w:sz w:val="20"/>
                <w:szCs w:val="20"/>
              </w:rPr>
            </w:pPr>
            <w:r w:rsidRPr="00015210">
              <w:rPr>
                <w:color w:val="000000"/>
                <w:sz w:val="20"/>
                <w:szCs w:val="20"/>
              </w:rPr>
              <w:t>0.410</w:t>
            </w:r>
          </w:p>
        </w:tc>
      </w:tr>
      <w:tr w:rsidR="00D61EA7" w:rsidRPr="00015210" w14:paraId="79607C89" w14:textId="7A23FD7A" w:rsidTr="00DE659D">
        <w:trPr>
          <w:jc w:val="center"/>
          <w:trPrChange w:id="203" w:author="Dylan CHEN" w:date="2026-08-30T19:52:00Z" w16du:dateUtc="2026-08-30T11:52:00Z">
            <w:trPr>
              <w:jc w:val="center"/>
            </w:trPr>
          </w:trPrChange>
        </w:trPr>
        <w:tc>
          <w:tcPr>
            <w:tcW w:w="2030" w:type="dxa"/>
            <w:vMerge/>
            <w:tcBorders>
              <w:top w:val="nil"/>
              <w:left w:val="nil"/>
              <w:bottom w:val="nil"/>
              <w:right w:val="nil"/>
            </w:tcBorders>
            <w:hideMark/>
            <w:tcPrChange w:id="204" w:author="Dylan CHEN" w:date="2026-08-30T19:52:00Z" w16du:dateUtc="2026-08-30T11:52:00Z">
              <w:tcPr>
                <w:tcW w:w="0" w:type="auto"/>
                <w:gridSpan w:val="2"/>
                <w:vMerge/>
                <w:tcBorders>
                  <w:top w:val="nil"/>
                  <w:left w:val="nil"/>
                  <w:bottom w:val="nil"/>
                  <w:right w:val="nil"/>
                </w:tcBorders>
                <w:hideMark/>
              </w:tcPr>
            </w:tcPrChange>
          </w:tcPr>
          <w:p w14:paraId="1AAB849A" w14:textId="77777777" w:rsidR="00D61EA7" w:rsidRPr="00015210" w:rsidRDefault="00D61EA7" w:rsidP="00D61EA7">
            <w:pPr>
              <w:rPr>
                <w:i/>
                <w:iCs/>
                <w:color w:val="000000"/>
                <w:sz w:val="20"/>
                <w:szCs w:val="20"/>
              </w:rPr>
            </w:pPr>
          </w:p>
        </w:tc>
        <w:tc>
          <w:tcPr>
            <w:tcW w:w="2917" w:type="dxa"/>
            <w:tcBorders>
              <w:top w:val="nil"/>
              <w:left w:val="nil"/>
              <w:bottom w:val="nil"/>
              <w:right w:val="nil"/>
            </w:tcBorders>
            <w:noWrap/>
            <w:tcMar>
              <w:top w:w="15" w:type="dxa"/>
              <w:left w:w="15" w:type="dxa"/>
              <w:bottom w:w="0" w:type="dxa"/>
              <w:right w:w="15" w:type="dxa"/>
            </w:tcMar>
            <w:hideMark/>
            <w:tcPrChange w:id="205" w:author="Dylan CHEN" w:date="2026-08-30T19:52:00Z" w16du:dateUtc="2026-08-30T11:52:00Z">
              <w:tcPr>
                <w:tcW w:w="2917" w:type="dxa"/>
                <w:gridSpan w:val="2"/>
                <w:tcBorders>
                  <w:top w:val="nil"/>
                  <w:left w:val="nil"/>
                  <w:bottom w:val="nil"/>
                  <w:right w:val="nil"/>
                </w:tcBorders>
                <w:noWrap/>
                <w:tcMar>
                  <w:top w:w="15" w:type="dxa"/>
                  <w:left w:w="15" w:type="dxa"/>
                  <w:bottom w:w="0" w:type="dxa"/>
                  <w:right w:w="15" w:type="dxa"/>
                </w:tcMar>
                <w:hideMark/>
              </w:tcPr>
            </w:tcPrChange>
          </w:tcPr>
          <w:p w14:paraId="410AB62D" w14:textId="7297F984" w:rsidR="00D61EA7" w:rsidRPr="00015210" w:rsidRDefault="00D61EA7" w:rsidP="00D61EA7">
            <w:pPr>
              <w:jc w:val="center"/>
              <w:rPr>
                <w:color w:val="000000"/>
                <w:sz w:val="20"/>
                <w:szCs w:val="20"/>
              </w:rPr>
            </w:pPr>
            <w:r w:rsidRPr="00015210">
              <w:rPr>
                <w:color w:val="000000"/>
                <w:sz w:val="20"/>
                <w:szCs w:val="20"/>
              </w:rPr>
              <w:t>(0.081)</w:t>
            </w:r>
          </w:p>
        </w:tc>
        <w:tc>
          <w:tcPr>
            <w:tcW w:w="847" w:type="dxa"/>
            <w:tcBorders>
              <w:top w:val="nil"/>
              <w:left w:val="nil"/>
              <w:bottom w:val="nil"/>
              <w:right w:val="nil"/>
            </w:tcBorders>
            <w:noWrap/>
            <w:tcMar>
              <w:top w:w="15" w:type="dxa"/>
              <w:left w:w="15" w:type="dxa"/>
              <w:bottom w:w="0" w:type="dxa"/>
              <w:right w:w="15" w:type="dxa"/>
            </w:tcMar>
            <w:hideMark/>
            <w:tcPrChange w:id="206"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hideMark/>
              </w:tcPr>
            </w:tcPrChange>
          </w:tcPr>
          <w:p w14:paraId="1DF37C54" w14:textId="77777777" w:rsidR="00D61EA7" w:rsidRPr="00015210" w:rsidRDefault="00D61EA7" w:rsidP="00D61EA7">
            <w:pPr>
              <w:jc w:val="center"/>
              <w:rPr>
                <w:color w:val="000000"/>
                <w:sz w:val="20"/>
                <w:szCs w:val="20"/>
              </w:rPr>
            </w:pPr>
            <w:r w:rsidRPr="00015210">
              <w:rPr>
                <w:color w:val="000000"/>
                <w:sz w:val="20"/>
                <w:szCs w:val="20"/>
              </w:rPr>
              <w:t>(0.199)</w:t>
            </w:r>
          </w:p>
        </w:tc>
        <w:tc>
          <w:tcPr>
            <w:tcW w:w="880" w:type="dxa"/>
            <w:tcBorders>
              <w:top w:val="nil"/>
              <w:left w:val="nil"/>
              <w:bottom w:val="nil"/>
              <w:right w:val="nil"/>
            </w:tcBorders>
            <w:noWrap/>
            <w:tcMar>
              <w:top w:w="15" w:type="dxa"/>
              <w:left w:w="15" w:type="dxa"/>
              <w:bottom w:w="0" w:type="dxa"/>
              <w:right w:w="15" w:type="dxa"/>
            </w:tcMar>
            <w:hideMark/>
            <w:tcPrChange w:id="207"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hideMark/>
              </w:tcPr>
            </w:tcPrChange>
          </w:tcPr>
          <w:p w14:paraId="20F55685" w14:textId="77777777" w:rsidR="00D61EA7" w:rsidRPr="00015210" w:rsidRDefault="00D61EA7" w:rsidP="00D61EA7">
            <w:pPr>
              <w:jc w:val="center"/>
              <w:rPr>
                <w:color w:val="000000"/>
                <w:sz w:val="20"/>
                <w:szCs w:val="20"/>
              </w:rPr>
            </w:pPr>
            <w:r w:rsidRPr="00015210">
              <w:rPr>
                <w:color w:val="000000"/>
                <w:sz w:val="20"/>
                <w:szCs w:val="20"/>
              </w:rPr>
              <w:t>(0.224)</w:t>
            </w:r>
          </w:p>
        </w:tc>
        <w:tc>
          <w:tcPr>
            <w:tcW w:w="880" w:type="dxa"/>
            <w:tcBorders>
              <w:top w:val="nil"/>
              <w:left w:val="nil"/>
              <w:bottom w:val="nil"/>
              <w:right w:val="nil"/>
            </w:tcBorders>
            <w:noWrap/>
            <w:tcMar>
              <w:top w:w="15" w:type="dxa"/>
              <w:left w:w="15" w:type="dxa"/>
              <w:bottom w:w="0" w:type="dxa"/>
              <w:right w:w="15" w:type="dxa"/>
            </w:tcMar>
            <w:hideMark/>
            <w:tcPrChange w:id="208"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hideMark/>
              </w:tcPr>
            </w:tcPrChange>
          </w:tcPr>
          <w:p w14:paraId="7F04E209" w14:textId="77777777" w:rsidR="00D61EA7" w:rsidRPr="00015210" w:rsidRDefault="00D61EA7" w:rsidP="00D61EA7">
            <w:pPr>
              <w:jc w:val="center"/>
              <w:rPr>
                <w:color w:val="000000"/>
                <w:sz w:val="20"/>
                <w:szCs w:val="20"/>
              </w:rPr>
            </w:pPr>
            <w:r w:rsidRPr="00015210">
              <w:rPr>
                <w:color w:val="000000"/>
                <w:sz w:val="20"/>
                <w:szCs w:val="20"/>
              </w:rPr>
              <w:t>(0.224)</w:t>
            </w:r>
          </w:p>
        </w:tc>
        <w:tc>
          <w:tcPr>
            <w:tcW w:w="1986" w:type="dxa"/>
            <w:tcBorders>
              <w:top w:val="nil"/>
              <w:left w:val="nil"/>
              <w:bottom w:val="nil"/>
              <w:right w:val="nil"/>
            </w:tcBorders>
            <w:vAlign w:val="center"/>
            <w:tcPrChange w:id="209" w:author="Dylan CHEN" w:date="2026-08-30T19:52:00Z" w16du:dateUtc="2026-08-30T11:52:00Z">
              <w:tcPr>
                <w:tcW w:w="1986" w:type="dxa"/>
                <w:gridSpan w:val="2"/>
                <w:tcBorders>
                  <w:top w:val="nil"/>
                  <w:left w:val="nil"/>
                  <w:bottom w:val="nil"/>
                  <w:right w:val="nil"/>
                </w:tcBorders>
                <w:vAlign w:val="center"/>
              </w:tcPr>
            </w:tcPrChange>
          </w:tcPr>
          <w:p w14:paraId="51C033C5" w14:textId="2C7755B9" w:rsidR="00D61EA7" w:rsidRPr="00015210" w:rsidRDefault="00D61EA7" w:rsidP="00D61EA7">
            <w:pPr>
              <w:jc w:val="center"/>
              <w:rPr>
                <w:color w:val="000000"/>
                <w:sz w:val="20"/>
                <w:szCs w:val="20"/>
              </w:rPr>
            </w:pPr>
            <w:r w:rsidRPr="00015210">
              <w:rPr>
                <w:color w:val="000000"/>
                <w:sz w:val="20"/>
                <w:szCs w:val="20"/>
              </w:rPr>
              <w:t>(0.603)</w:t>
            </w:r>
          </w:p>
        </w:tc>
      </w:tr>
      <w:tr w:rsidR="00D61EA7" w:rsidRPr="00015210" w14:paraId="611165D3" w14:textId="558EEF8C" w:rsidTr="00DE659D">
        <w:trPr>
          <w:jc w:val="center"/>
          <w:trPrChange w:id="210" w:author="Dylan CHEN" w:date="2026-08-30T19:52:00Z" w16du:dateUtc="2026-08-30T11:52:00Z">
            <w:trPr>
              <w:jc w:val="center"/>
            </w:trPr>
          </w:trPrChange>
        </w:trPr>
        <w:tc>
          <w:tcPr>
            <w:tcW w:w="2030" w:type="dxa"/>
            <w:vMerge w:val="restart"/>
            <w:tcBorders>
              <w:top w:val="nil"/>
              <w:left w:val="nil"/>
              <w:bottom w:val="nil"/>
              <w:right w:val="nil"/>
            </w:tcBorders>
            <w:noWrap/>
            <w:tcMar>
              <w:top w:w="15" w:type="dxa"/>
              <w:left w:w="15" w:type="dxa"/>
              <w:bottom w:w="0" w:type="dxa"/>
              <w:right w:w="15" w:type="dxa"/>
            </w:tcMar>
            <w:hideMark/>
            <w:tcPrChange w:id="211" w:author="Dylan CHEN" w:date="2026-08-30T19:52:00Z" w16du:dateUtc="2026-08-30T11:52:00Z">
              <w:tcPr>
                <w:tcW w:w="0" w:type="auto"/>
                <w:gridSpan w:val="2"/>
                <w:vMerge w:val="restart"/>
                <w:tcBorders>
                  <w:top w:val="nil"/>
                  <w:left w:val="nil"/>
                  <w:bottom w:val="nil"/>
                  <w:right w:val="nil"/>
                </w:tcBorders>
                <w:noWrap/>
                <w:tcMar>
                  <w:top w:w="15" w:type="dxa"/>
                  <w:left w:w="15" w:type="dxa"/>
                  <w:bottom w:w="0" w:type="dxa"/>
                  <w:right w:w="15" w:type="dxa"/>
                </w:tcMar>
                <w:hideMark/>
              </w:tcPr>
            </w:tcPrChange>
          </w:tcPr>
          <w:p w14:paraId="05968AFC"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Length</w:t>
            </w:r>
            <w:r w:rsidRPr="00015210">
              <w:rPr>
                <w:i/>
                <w:iCs/>
                <w:color w:val="000000"/>
                <w:sz w:val="20"/>
                <w:szCs w:val="20"/>
                <w:vertAlign w:val="subscript"/>
              </w:rPr>
              <w:t>i</w:t>
            </w:r>
            <w:proofErr w:type="spellEnd"/>
          </w:p>
        </w:tc>
        <w:tc>
          <w:tcPr>
            <w:tcW w:w="2917" w:type="dxa"/>
            <w:tcBorders>
              <w:top w:val="nil"/>
              <w:left w:val="nil"/>
              <w:bottom w:val="nil"/>
              <w:right w:val="nil"/>
            </w:tcBorders>
            <w:noWrap/>
            <w:tcMar>
              <w:top w:w="15" w:type="dxa"/>
              <w:left w:w="15" w:type="dxa"/>
              <w:bottom w:w="0" w:type="dxa"/>
              <w:right w:w="15" w:type="dxa"/>
            </w:tcMar>
            <w:hideMark/>
            <w:tcPrChange w:id="212" w:author="Dylan CHEN" w:date="2026-08-30T19:52:00Z" w16du:dateUtc="2026-08-30T11:52:00Z">
              <w:tcPr>
                <w:tcW w:w="2917" w:type="dxa"/>
                <w:gridSpan w:val="2"/>
                <w:tcBorders>
                  <w:top w:val="nil"/>
                  <w:left w:val="nil"/>
                  <w:bottom w:val="nil"/>
                  <w:right w:val="nil"/>
                </w:tcBorders>
                <w:noWrap/>
                <w:tcMar>
                  <w:top w:w="15" w:type="dxa"/>
                  <w:left w:w="15" w:type="dxa"/>
                  <w:bottom w:w="0" w:type="dxa"/>
                  <w:right w:w="15" w:type="dxa"/>
                </w:tcMar>
                <w:hideMark/>
              </w:tcPr>
            </w:tcPrChange>
          </w:tcPr>
          <w:p w14:paraId="7B5E98B8" w14:textId="4599A773" w:rsidR="00D61EA7" w:rsidRPr="00015210" w:rsidRDefault="00D61EA7" w:rsidP="00D61EA7">
            <w:pPr>
              <w:jc w:val="center"/>
              <w:rPr>
                <w:color w:val="000000"/>
                <w:sz w:val="20"/>
                <w:szCs w:val="20"/>
              </w:rPr>
            </w:pPr>
            <w:r w:rsidRPr="00015210">
              <w:rPr>
                <w:color w:val="000000"/>
                <w:sz w:val="20"/>
                <w:szCs w:val="20"/>
              </w:rPr>
              <w:t>-0.041**</w:t>
            </w:r>
          </w:p>
        </w:tc>
        <w:tc>
          <w:tcPr>
            <w:tcW w:w="847" w:type="dxa"/>
            <w:tcBorders>
              <w:top w:val="nil"/>
              <w:left w:val="nil"/>
              <w:bottom w:val="nil"/>
              <w:right w:val="nil"/>
            </w:tcBorders>
            <w:noWrap/>
            <w:tcMar>
              <w:top w:w="15" w:type="dxa"/>
              <w:left w:w="15" w:type="dxa"/>
              <w:bottom w:w="0" w:type="dxa"/>
              <w:right w:w="15" w:type="dxa"/>
            </w:tcMar>
            <w:hideMark/>
            <w:tcPrChange w:id="213"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hideMark/>
              </w:tcPr>
            </w:tcPrChange>
          </w:tcPr>
          <w:p w14:paraId="1A747906" w14:textId="77777777" w:rsidR="00D61EA7" w:rsidRPr="00015210" w:rsidRDefault="00D61EA7" w:rsidP="00D61EA7">
            <w:pPr>
              <w:jc w:val="center"/>
              <w:rPr>
                <w:color w:val="000000"/>
                <w:sz w:val="20"/>
                <w:szCs w:val="20"/>
              </w:rPr>
            </w:pPr>
            <w:r w:rsidRPr="00015210">
              <w:rPr>
                <w:color w:val="000000"/>
                <w:sz w:val="20"/>
                <w:szCs w:val="20"/>
              </w:rPr>
              <w:t>-0.117***</w:t>
            </w:r>
          </w:p>
        </w:tc>
        <w:tc>
          <w:tcPr>
            <w:tcW w:w="880" w:type="dxa"/>
            <w:tcBorders>
              <w:top w:val="nil"/>
              <w:left w:val="nil"/>
              <w:bottom w:val="nil"/>
              <w:right w:val="nil"/>
            </w:tcBorders>
            <w:noWrap/>
            <w:tcMar>
              <w:top w:w="15" w:type="dxa"/>
              <w:left w:w="15" w:type="dxa"/>
              <w:bottom w:w="0" w:type="dxa"/>
              <w:right w:w="15" w:type="dxa"/>
            </w:tcMar>
            <w:hideMark/>
            <w:tcPrChange w:id="214"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hideMark/>
              </w:tcPr>
            </w:tcPrChange>
          </w:tcPr>
          <w:p w14:paraId="0153A7FC" w14:textId="77777777" w:rsidR="00D61EA7" w:rsidRPr="00015210" w:rsidRDefault="00D61EA7" w:rsidP="00D61EA7">
            <w:pPr>
              <w:jc w:val="center"/>
              <w:rPr>
                <w:color w:val="000000"/>
                <w:sz w:val="20"/>
                <w:szCs w:val="20"/>
              </w:rPr>
            </w:pPr>
            <w:r w:rsidRPr="00015210">
              <w:rPr>
                <w:color w:val="000000"/>
                <w:sz w:val="20"/>
                <w:szCs w:val="20"/>
              </w:rPr>
              <w:t>-0.117**</w:t>
            </w:r>
          </w:p>
        </w:tc>
        <w:tc>
          <w:tcPr>
            <w:tcW w:w="880" w:type="dxa"/>
            <w:tcBorders>
              <w:top w:val="nil"/>
              <w:left w:val="nil"/>
              <w:bottom w:val="nil"/>
              <w:right w:val="nil"/>
            </w:tcBorders>
            <w:noWrap/>
            <w:tcMar>
              <w:top w:w="15" w:type="dxa"/>
              <w:left w:w="15" w:type="dxa"/>
              <w:bottom w:w="0" w:type="dxa"/>
              <w:right w:w="15" w:type="dxa"/>
            </w:tcMar>
            <w:hideMark/>
            <w:tcPrChange w:id="215"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hideMark/>
              </w:tcPr>
            </w:tcPrChange>
          </w:tcPr>
          <w:p w14:paraId="016028FF" w14:textId="77777777" w:rsidR="00D61EA7" w:rsidRPr="00015210" w:rsidRDefault="00D61EA7" w:rsidP="00D61EA7">
            <w:pPr>
              <w:jc w:val="center"/>
              <w:rPr>
                <w:color w:val="000000"/>
                <w:sz w:val="20"/>
                <w:szCs w:val="20"/>
              </w:rPr>
            </w:pPr>
            <w:r w:rsidRPr="00015210">
              <w:rPr>
                <w:color w:val="000000"/>
                <w:sz w:val="20"/>
                <w:szCs w:val="20"/>
              </w:rPr>
              <w:t>-0.117**</w:t>
            </w:r>
          </w:p>
        </w:tc>
        <w:tc>
          <w:tcPr>
            <w:tcW w:w="1986" w:type="dxa"/>
            <w:tcBorders>
              <w:top w:val="nil"/>
              <w:left w:val="nil"/>
              <w:bottom w:val="nil"/>
              <w:right w:val="nil"/>
            </w:tcBorders>
            <w:vAlign w:val="center"/>
            <w:tcPrChange w:id="216" w:author="Dylan CHEN" w:date="2026-08-30T19:52:00Z" w16du:dateUtc="2026-08-30T11:52:00Z">
              <w:tcPr>
                <w:tcW w:w="1986" w:type="dxa"/>
                <w:gridSpan w:val="2"/>
                <w:tcBorders>
                  <w:top w:val="nil"/>
                  <w:left w:val="nil"/>
                  <w:bottom w:val="nil"/>
                  <w:right w:val="nil"/>
                </w:tcBorders>
                <w:vAlign w:val="center"/>
              </w:tcPr>
            </w:tcPrChange>
          </w:tcPr>
          <w:p w14:paraId="6788A5AC" w14:textId="7920697A" w:rsidR="00D61EA7" w:rsidRPr="00015210" w:rsidRDefault="00D61EA7" w:rsidP="00D61EA7">
            <w:pPr>
              <w:jc w:val="center"/>
              <w:rPr>
                <w:color w:val="000000"/>
                <w:sz w:val="20"/>
                <w:szCs w:val="20"/>
              </w:rPr>
            </w:pPr>
            <w:r w:rsidRPr="00015210">
              <w:rPr>
                <w:color w:val="000000"/>
                <w:sz w:val="20"/>
                <w:szCs w:val="20"/>
              </w:rPr>
              <w:t>-0.204·</w:t>
            </w:r>
          </w:p>
        </w:tc>
      </w:tr>
      <w:tr w:rsidR="00D61EA7" w:rsidRPr="00015210" w14:paraId="71D9227B" w14:textId="0048B332" w:rsidTr="00DE659D">
        <w:trPr>
          <w:jc w:val="center"/>
          <w:trPrChange w:id="217" w:author="Dylan CHEN" w:date="2026-08-30T19:52:00Z" w16du:dateUtc="2026-08-30T11:52:00Z">
            <w:trPr>
              <w:jc w:val="center"/>
            </w:trPr>
          </w:trPrChange>
        </w:trPr>
        <w:tc>
          <w:tcPr>
            <w:tcW w:w="2030" w:type="dxa"/>
            <w:vMerge/>
            <w:tcBorders>
              <w:top w:val="nil"/>
              <w:left w:val="nil"/>
              <w:bottom w:val="nil"/>
              <w:right w:val="nil"/>
            </w:tcBorders>
            <w:hideMark/>
            <w:tcPrChange w:id="218" w:author="Dylan CHEN" w:date="2026-08-30T19:52:00Z" w16du:dateUtc="2026-08-30T11:52:00Z">
              <w:tcPr>
                <w:tcW w:w="0" w:type="auto"/>
                <w:gridSpan w:val="2"/>
                <w:vMerge/>
                <w:tcBorders>
                  <w:top w:val="nil"/>
                  <w:left w:val="nil"/>
                  <w:bottom w:val="nil"/>
                  <w:right w:val="nil"/>
                </w:tcBorders>
                <w:hideMark/>
              </w:tcPr>
            </w:tcPrChange>
          </w:tcPr>
          <w:p w14:paraId="737C34EA" w14:textId="77777777" w:rsidR="00D61EA7" w:rsidRPr="00015210" w:rsidRDefault="00D61EA7" w:rsidP="00D61EA7">
            <w:pPr>
              <w:rPr>
                <w:i/>
                <w:iCs/>
                <w:color w:val="000000"/>
                <w:sz w:val="20"/>
                <w:szCs w:val="20"/>
              </w:rPr>
            </w:pPr>
          </w:p>
        </w:tc>
        <w:tc>
          <w:tcPr>
            <w:tcW w:w="2917" w:type="dxa"/>
            <w:tcBorders>
              <w:top w:val="nil"/>
              <w:left w:val="nil"/>
              <w:bottom w:val="nil"/>
              <w:right w:val="nil"/>
            </w:tcBorders>
            <w:noWrap/>
            <w:tcMar>
              <w:top w:w="15" w:type="dxa"/>
              <w:left w:w="15" w:type="dxa"/>
              <w:bottom w:w="0" w:type="dxa"/>
              <w:right w:w="15" w:type="dxa"/>
            </w:tcMar>
            <w:hideMark/>
            <w:tcPrChange w:id="219" w:author="Dylan CHEN" w:date="2026-08-30T19:52:00Z" w16du:dateUtc="2026-08-30T11:52:00Z">
              <w:tcPr>
                <w:tcW w:w="2917" w:type="dxa"/>
                <w:gridSpan w:val="2"/>
                <w:tcBorders>
                  <w:top w:val="nil"/>
                  <w:left w:val="nil"/>
                  <w:bottom w:val="nil"/>
                  <w:right w:val="nil"/>
                </w:tcBorders>
                <w:noWrap/>
                <w:tcMar>
                  <w:top w:w="15" w:type="dxa"/>
                  <w:left w:w="15" w:type="dxa"/>
                  <w:bottom w:w="0" w:type="dxa"/>
                  <w:right w:w="15" w:type="dxa"/>
                </w:tcMar>
                <w:hideMark/>
              </w:tcPr>
            </w:tcPrChange>
          </w:tcPr>
          <w:p w14:paraId="7F06DDC1" w14:textId="1B785B10" w:rsidR="00D61EA7" w:rsidRPr="00015210" w:rsidRDefault="00D61EA7" w:rsidP="00D61EA7">
            <w:pPr>
              <w:jc w:val="center"/>
              <w:rPr>
                <w:color w:val="000000"/>
                <w:sz w:val="20"/>
                <w:szCs w:val="20"/>
              </w:rPr>
            </w:pPr>
            <w:r w:rsidRPr="00015210">
              <w:rPr>
                <w:color w:val="000000"/>
                <w:sz w:val="20"/>
                <w:szCs w:val="20"/>
              </w:rPr>
              <w:t>(0.014)</w:t>
            </w:r>
          </w:p>
        </w:tc>
        <w:tc>
          <w:tcPr>
            <w:tcW w:w="847" w:type="dxa"/>
            <w:tcBorders>
              <w:top w:val="nil"/>
              <w:left w:val="nil"/>
              <w:bottom w:val="nil"/>
              <w:right w:val="nil"/>
            </w:tcBorders>
            <w:noWrap/>
            <w:tcMar>
              <w:top w:w="15" w:type="dxa"/>
              <w:left w:w="15" w:type="dxa"/>
              <w:bottom w:w="0" w:type="dxa"/>
              <w:right w:w="15" w:type="dxa"/>
            </w:tcMar>
            <w:hideMark/>
            <w:tcPrChange w:id="220"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hideMark/>
              </w:tcPr>
            </w:tcPrChange>
          </w:tcPr>
          <w:p w14:paraId="62867A91" w14:textId="77777777" w:rsidR="00D61EA7" w:rsidRPr="00015210" w:rsidRDefault="00D61EA7" w:rsidP="00D61EA7">
            <w:pPr>
              <w:jc w:val="center"/>
              <w:rPr>
                <w:color w:val="000000"/>
                <w:sz w:val="20"/>
                <w:szCs w:val="20"/>
              </w:rPr>
            </w:pPr>
            <w:r w:rsidRPr="00015210">
              <w:rPr>
                <w:color w:val="000000"/>
                <w:sz w:val="20"/>
                <w:szCs w:val="20"/>
              </w:rPr>
              <w:t>(0.034)</w:t>
            </w:r>
          </w:p>
        </w:tc>
        <w:tc>
          <w:tcPr>
            <w:tcW w:w="880" w:type="dxa"/>
            <w:tcBorders>
              <w:top w:val="nil"/>
              <w:left w:val="nil"/>
              <w:bottom w:val="nil"/>
              <w:right w:val="nil"/>
            </w:tcBorders>
            <w:noWrap/>
            <w:tcMar>
              <w:top w:w="15" w:type="dxa"/>
              <w:left w:w="15" w:type="dxa"/>
              <w:bottom w:w="0" w:type="dxa"/>
              <w:right w:w="15" w:type="dxa"/>
            </w:tcMar>
            <w:hideMark/>
            <w:tcPrChange w:id="221"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hideMark/>
              </w:tcPr>
            </w:tcPrChange>
          </w:tcPr>
          <w:p w14:paraId="5C19060F" w14:textId="77777777" w:rsidR="00D61EA7" w:rsidRPr="00015210" w:rsidRDefault="00D61EA7" w:rsidP="00D61EA7">
            <w:pPr>
              <w:jc w:val="center"/>
              <w:rPr>
                <w:color w:val="000000"/>
                <w:sz w:val="20"/>
                <w:szCs w:val="20"/>
              </w:rPr>
            </w:pPr>
            <w:r w:rsidRPr="00015210">
              <w:rPr>
                <w:color w:val="000000"/>
                <w:sz w:val="20"/>
                <w:szCs w:val="20"/>
              </w:rPr>
              <w:t>(0.039)</w:t>
            </w:r>
          </w:p>
        </w:tc>
        <w:tc>
          <w:tcPr>
            <w:tcW w:w="880" w:type="dxa"/>
            <w:tcBorders>
              <w:top w:val="nil"/>
              <w:left w:val="nil"/>
              <w:bottom w:val="nil"/>
              <w:right w:val="nil"/>
            </w:tcBorders>
            <w:noWrap/>
            <w:tcMar>
              <w:top w:w="15" w:type="dxa"/>
              <w:left w:w="15" w:type="dxa"/>
              <w:bottom w:w="0" w:type="dxa"/>
              <w:right w:w="15" w:type="dxa"/>
            </w:tcMar>
            <w:hideMark/>
            <w:tcPrChange w:id="222"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hideMark/>
              </w:tcPr>
            </w:tcPrChange>
          </w:tcPr>
          <w:p w14:paraId="470A512E" w14:textId="77777777" w:rsidR="00D61EA7" w:rsidRPr="00015210" w:rsidRDefault="00D61EA7" w:rsidP="00D61EA7">
            <w:pPr>
              <w:jc w:val="center"/>
              <w:rPr>
                <w:color w:val="000000"/>
                <w:sz w:val="20"/>
                <w:szCs w:val="20"/>
              </w:rPr>
            </w:pPr>
            <w:r w:rsidRPr="00015210">
              <w:rPr>
                <w:color w:val="000000"/>
                <w:sz w:val="20"/>
                <w:szCs w:val="20"/>
              </w:rPr>
              <w:t>(0.039)</w:t>
            </w:r>
          </w:p>
        </w:tc>
        <w:tc>
          <w:tcPr>
            <w:tcW w:w="1986" w:type="dxa"/>
            <w:tcBorders>
              <w:top w:val="nil"/>
              <w:left w:val="nil"/>
              <w:bottom w:val="nil"/>
              <w:right w:val="nil"/>
            </w:tcBorders>
            <w:vAlign w:val="center"/>
            <w:tcPrChange w:id="223" w:author="Dylan CHEN" w:date="2026-08-30T19:52:00Z" w16du:dateUtc="2026-08-30T11:52:00Z">
              <w:tcPr>
                <w:tcW w:w="1986" w:type="dxa"/>
                <w:gridSpan w:val="2"/>
                <w:tcBorders>
                  <w:top w:val="nil"/>
                  <w:left w:val="nil"/>
                  <w:bottom w:val="nil"/>
                  <w:right w:val="nil"/>
                </w:tcBorders>
                <w:vAlign w:val="center"/>
              </w:tcPr>
            </w:tcPrChange>
          </w:tcPr>
          <w:p w14:paraId="000F3460" w14:textId="6B7B7444" w:rsidR="00D61EA7" w:rsidRPr="00015210" w:rsidRDefault="00D61EA7" w:rsidP="00D61EA7">
            <w:pPr>
              <w:jc w:val="center"/>
              <w:rPr>
                <w:color w:val="000000"/>
                <w:sz w:val="20"/>
                <w:szCs w:val="20"/>
              </w:rPr>
            </w:pPr>
            <w:r w:rsidRPr="00015210">
              <w:rPr>
                <w:color w:val="000000"/>
                <w:sz w:val="20"/>
                <w:szCs w:val="20"/>
              </w:rPr>
              <w:t>(0.106)</w:t>
            </w:r>
          </w:p>
        </w:tc>
      </w:tr>
      <w:tr w:rsidR="00D61EA7" w:rsidRPr="00015210" w14:paraId="5EAECA42" w14:textId="6258E49F" w:rsidTr="00DE659D">
        <w:trPr>
          <w:jc w:val="center"/>
          <w:trPrChange w:id="224" w:author="Dylan CHEN" w:date="2026-08-30T19:52:00Z" w16du:dateUtc="2026-08-30T11:52:00Z">
            <w:trPr>
              <w:jc w:val="center"/>
            </w:trPr>
          </w:trPrChange>
        </w:trPr>
        <w:tc>
          <w:tcPr>
            <w:tcW w:w="2030" w:type="dxa"/>
            <w:vMerge w:val="restart"/>
            <w:tcBorders>
              <w:top w:val="nil"/>
              <w:left w:val="nil"/>
              <w:bottom w:val="single" w:sz="4" w:space="0" w:color="000000"/>
              <w:right w:val="nil"/>
            </w:tcBorders>
            <w:noWrap/>
            <w:tcMar>
              <w:top w:w="15" w:type="dxa"/>
              <w:left w:w="15" w:type="dxa"/>
              <w:bottom w:w="0" w:type="dxa"/>
              <w:right w:w="15" w:type="dxa"/>
            </w:tcMar>
            <w:hideMark/>
            <w:tcPrChange w:id="225" w:author="Dylan CHEN" w:date="2026-08-30T19:52:00Z" w16du:dateUtc="2026-08-30T11:52:00Z">
              <w:tcPr>
                <w:tcW w:w="0" w:type="auto"/>
                <w:gridSpan w:val="2"/>
                <w:vMerge w:val="restart"/>
                <w:tcBorders>
                  <w:top w:val="nil"/>
                  <w:left w:val="nil"/>
                  <w:bottom w:val="single" w:sz="4" w:space="0" w:color="000000"/>
                  <w:right w:val="nil"/>
                </w:tcBorders>
                <w:noWrap/>
                <w:tcMar>
                  <w:top w:w="15" w:type="dxa"/>
                  <w:left w:w="15" w:type="dxa"/>
                  <w:bottom w:w="0" w:type="dxa"/>
                  <w:right w:w="15" w:type="dxa"/>
                </w:tcMar>
                <w:hideMark/>
              </w:tcPr>
            </w:tcPrChange>
          </w:tcPr>
          <w:p w14:paraId="320CC18B"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Quality</w:t>
            </w:r>
            <w:r w:rsidRPr="00015210">
              <w:rPr>
                <w:i/>
                <w:iCs/>
                <w:color w:val="000000"/>
                <w:sz w:val="20"/>
                <w:szCs w:val="20"/>
                <w:vertAlign w:val="subscript"/>
              </w:rPr>
              <w:t>i</w:t>
            </w:r>
            <w:proofErr w:type="spellEnd"/>
          </w:p>
        </w:tc>
        <w:tc>
          <w:tcPr>
            <w:tcW w:w="2917" w:type="dxa"/>
            <w:tcBorders>
              <w:top w:val="nil"/>
              <w:left w:val="nil"/>
              <w:bottom w:val="nil"/>
              <w:right w:val="nil"/>
            </w:tcBorders>
            <w:noWrap/>
            <w:tcMar>
              <w:top w:w="15" w:type="dxa"/>
              <w:left w:w="15" w:type="dxa"/>
              <w:bottom w:w="0" w:type="dxa"/>
              <w:right w:w="15" w:type="dxa"/>
            </w:tcMar>
            <w:hideMark/>
            <w:tcPrChange w:id="226" w:author="Dylan CHEN" w:date="2026-08-30T19:52:00Z" w16du:dateUtc="2026-08-30T11:52:00Z">
              <w:tcPr>
                <w:tcW w:w="2917" w:type="dxa"/>
                <w:gridSpan w:val="2"/>
                <w:tcBorders>
                  <w:top w:val="nil"/>
                  <w:left w:val="nil"/>
                  <w:bottom w:val="nil"/>
                  <w:right w:val="nil"/>
                </w:tcBorders>
                <w:noWrap/>
                <w:tcMar>
                  <w:top w:w="15" w:type="dxa"/>
                  <w:left w:w="15" w:type="dxa"/>
                  <w:bottom w:w="0" w:type="dxa"/>
                  <w:right w:w="15" w:type="dxa"/>
                </w:tcMar>
                <w:hideMark/>
              </w:tcPr>
            </w:tcPrChange>
          </w:tcPr>
          <w:p w14:paraId="2E69CAE3" w14:textId="02C124FA" w:rsidR="00D61EA7" w:rsidRPr="00015210" w:rsidRDefault="00D61EA7" w:rsidP="00D61EA7">
            <w:pPr>
              <w:jc w:val="center"/>
              <w:rPr>
                <w:color w:val="000000"/>
                <w:sz w:val="20"/>
                <w:szCs w:val="20"/>
              </w:rPr>
            </w:pPr>
            <w:r w:rsidRPr="00015210">
              <w:rPr>
                <w:color w:val="000000"/>
                <w:sz w:val="20"/>
                <w:szCs w:val="20"/>
              </w:rPr>
              <w:t>0.003</w:t>
            </w:r>
          </w:p>
        </w:tc>
        <w:tc>
          <w:tcPr>
            <w:tcW w:w="847" w:type="dxa"/>
            <w:tcBorders>
              <w:top w:val="nil"/>
              <w:left w:val="nil"/>
              <w:bottom w:val="nil"/>
              <w:right w:val="nil"/>
            </w:tcBorders>
            <w:noWrap/>
            <w:tcMar>
              <w:top w:w="15" w:type="dxa"/>
              <w:left w:w="15" w:type="dxa"/>
              <w:bottom w:w="0" w:type="dxa"/>
              <w:right w:w="15" w:type="dxa"/>
            </w:tcMar>
            <w:hideMark/>
            <w:tcPrChange w:id="227"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hideMark/>
              </w:tcPr>
            </w:tcPrChange>
          </w:tcPr>
          <w:p w14:paraId="2F87360E" w14:textId="77777777" w:rsidR="00D61EA7" w:rsidRPr="00015210" w:rsidRDefault="00D61EA7" w:rsidP="00D61EA7">
            <w:pPr>
              <w:jc w:val="center"/>
              <w:rPr>
                <w:color w:val="000000"/>
                <w:sz w:val="20"/>
                <w:szCs w:val="20"/>
              </w:rPr>
            </w:pPr>
            <w:r w:rsidRPr="00015210">
              <w:rPr>
                <w:color w:val="000000"/>
                <w:sz w:val="20"/>
                <w:szCs w:val="20"/>
              </w:rPr>
              <w:t>0.010</w:t>
            </w:r>
          </w:p>
        </w:tc>
        <w:tc>
          <w:tcPr>
            <w:tcW w:w="880" w:type="dxa"/>
            <w:tcBorders>
              <w:top w:val="nil"/>
              <w:left w:val="nil"/>
              <w:bottom w:val="nil"/>
              <w:right w:val="nil"/>
            </w:tcBorders>
            <w:noWrap/>
            <w:tcMar>
              <w:top w:w="15" w:type="dxa"/>
              <w:left w:w="15" w:type="dxa"/>
              <w:bottom w:w="0" w:type="dxa"/>
              <w:right w:w="15" w:type="dxa"/>
            </w:tcMar>
            <w:hideMark/>
            <w:tcPrChange w:id="228"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hideMark/>
              </w:tcPr>
            </w:tcPrChange>
          </w:tcPr>
          <w:p w14:paraId="71318310" w14:textId="77777777" w:rsidR="00D61EA7" w:rsidRPr="00015210" w:rsidRDefault="00D61EA7" w:rsidP="00D61EA7">
            <w:pPr>
              <w:jc w:val="center"/>
              <w:rPr>
                <w:color w:val="000000"/>
                <w:sz w:val="20"/>
                <w:szCs w:val="20"/>
              </w:rPr>
            </w:pPr>
            <w:r w:rsidRPr="00015210">
              <w:rPr>
                <w:color w:val="000000"/>
                <w:sz w:val="20"/>
                <w:szCs w:val="20"/>
              </w:rPr>
              <w:t>0.010</w:t>
            </w:r>
          </w:p>
        </w:tc>
        <w:tc>
          <w:tcPr>
            <w:tcW w:w="880" w:type="dxa"/>
            <w:tcBorders>
              <w:top w:val="nil"/>
              <w:left w:val="nil"/>
              <w:bottom w:val="nil"/>
              <w:right w:val="nil"/>
            </w:tcBorders>
            <w:noWrap/>
            <w:tcMar>
              <w:top w:w="15" w:type="dxa"/>
              <w:left w:w="15" w:type="dxa"/>
              <w:bottom w:w="0" w:type="dxa"/>
              <w:right w:w="15" w:type="dxa"/>
            </w:tcMar>
            <w:hideMark/>
            <w:tcPrChange w:id="229"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hideMark/>
              </w:tcPr>
            </w:tcPrChange>
          </w:tcPr>
          <w:p w14:paraId="137DDDB3" w14:textId="77777777" w:rsidR="00D61EA7" w:rsidRPr="00015210" w:rsidRDefault="00D61EA7" w:rsidP="00D61EA7">
            <w:pPr>
              <w:jc w:val="center"/>
              <w:rPr>
                <w:color w:val="000000"/>
                <w:sz w:val="20"/>
                <w:szCs w:val="20"/>
              </w:rPr>
            </w:pPr>
            <w:r w:rsidRPr="00015210">
              <w:rPr>
                <w:color w:val="000000"/>
                <w:sz w:val="20"/>
                <w:szCs w:val="20"/>
              </w:rPr>
              <w:t>0.010</w:t>
            </w:r>
          </w:p>
        </w:tc>
        <w:tc>
          <w:tcPr>
            <w:tcW w:w="1986" w:type="dxa"/>
            <w:tcBorders>
              <w:top w:val="nil"/>
              <w:left w:val="nil"/>
              <w:bottom w:val="nil"/>
              <w:right w:val="nil"/>
            </w:tcBorders>
            <w:vAlign w:val="center"/>
            <w:tcPrChange w:id="230" w:author="Dylan CHEN" w:date="2026-08-30T19:52:00Z" w16du:dateUtc="2026-08-30T11:52:00Z">
              <w:tcPr>
                <w:tcW w:w="1986" w:type="dxa"/>
                <w:gridSpan w:val="2"/>
                <w:tcBorders>
                  <w:top w:val="nil"/>
                  <w:left w:val="nil"/>
                  <w:bottom w:val="nil"/>
                  <w:right w:val="nil"/>
                </w:tcBorders>
                <w:vAlign w:val="center"/>
              </w:tcPr>
            </w:tcPrChange>
          </w:tcPr>
          <w:p w14:paraId="07479440" w14:textId="7A2833C9" w:rsidR="00D61EA7" w:rsidRPr="00015210" w:rsidRDefault="00D61EA7" w:rsidP="00D61EA7">
            <w:pPr>
              <w:jc w:val="center"/>
              <w:rPr>
                <w:color w:val="000000"/>
                <w:sz w:val="20"/>
                <w:szCs w:val="20"/>
              </w:rPr>
            </w:pPr>
            <w:r w:rsidRPr="00015210">
              <w:rPr>
                <w:color w:val="000000"/>
                <w:sz w:val="20"/>
                <w:szCs w:val="20"/>
              </w:rPr>
              <w:t>0.114**</w:t>
            </w:r>
          </w:p>
        </w:tc>
      </w:tr>
      <w:tr w:rsidR="00D61EA7" w:rsidRPr="00015210" w14:paraId="6BBA4AD5" w14:textId="600F08F4" w:rsidTr="00DE659D">
        <w:trPr>
          <w:jc w:val="center"/>
          <w:trPrChange w:id="231" w:author="Dylan CHEN" w:date="2026-08-30T19:52:00Z" w16du:dateUtc="2026-08-30T11:52:00Z">
            <w:trPr>
              <w:jc w:val="center"/>
            </w:trPr>
          </w:trPrChange>
        </w:trPr>
        <w:tc>
          <w:tcPr>
            <w:tcW w:w="2030" w:type="dxa"/>
            <w:vMerge/>
            <w:tcBorders>
              <w:top w:val="nil"/>
              <w:left w:val="nil"/>
              <w:bottom w:val="single" w:sz="4" w:space="0" w:color="000000"/>
              <w:right w:val="nil"/>
            </w:tcBorders>
            <w:hideMark/>
            <w:tcPrChange w:id="232" w:author="Dylan CHEN" w:date="2026-08-30T19:52:00Z" w16du:dateUtc="2026-08-30T11:52:00Z">
              <w:tcPr>
                <w:tcW w:w="0" w:type="auto"/>
                <w:gridSpan w:val="2"/>
                <w:vMerge/>
                <w:tcBorders>
                  <w:top w:val="nil"/>
                  <w:left w:val="nil"/>
                  <w:bottom w:val="single" w:sz="4" w:space="0" w:color="000000"/>
                  <w:right w:val="nil"/>
                </w:tcBorders>
                <w:hideMark/>
              </w:tcPr>
            </w:tcPrChange>
          </w:tcPr>
          <w:p w14:paraId="72922296" w14:textId="77777777" w:rsidR="00D61EA7" w:rsidRPr="00015210" w:rsidRDefault="00D61EA7" w:rsidP="00D61EA7">
            <w:pPr>
              <w:rPr>
                <w:i/>
                <w:iCs/>
                <w:color w:val="000000"/>
                <w:sz w:val="20"/>
                <w:szCs w:val="20"/>
              </w:rPr>
            </w:pPr>
          </w:p>
        </w:tc>
        <w:tc>
          <w:tcPr>
            <w:tcW w:w="2917" w:type="dxa"/>
            <w:tcBorders>
              <w:top w:val="nil"/>
              <w:left w:val="nil"/>
              <w:bottom w:val="single" w:sz="4" w:space="0" w:color="auto"/>
              <w:right w:val="nil"/>
            </w:tcBorders>
            <w:noWrap/>
            <w:tcMar>
              <w:top w:w="15" w:type="dxa"/>
              <w:left w:w="15" w:type="dxa"/>
              <w:bottom w:w="0" w:type="dxa"/>
              <w:right w:w="15" w:type="dxa"/>
            </w:tcMar>
            <w:hideMark/>
            <w:tcPrChange w:id="233" w:author="Dylan CHEN" w:date="2026-08-30T19:52:00Z" w16du:dateUtc="2026-08-30T11:52:00Z">
              <w:tcPr>
                <w:tcW w:w="2917" w:type="dxa"/>
                <w:gridSpan w:val="2"/>
                <w:tcBorders>
                  <w:top w:val="nil"/>
                  <w:left w:val="nil"/>
                  <w:bottom w:val="single" w:sz="4" w:space="0" w:color="auto"/>
                  <w:right w:val="nil"/>
                </w:tcBorders>
                <w:noWrap/>
                <w:tcMar>
                  <w:top w:w="15" w:type="dxa"/>
                  <w:left w:w="15" w:type="dxa"/>
                  <w:bottom w:w="0" w:type="dxa"/>
                  <w:right w:w="15" w:type="dxa"/>
                </w:tcMar>
                <w:hideMark/>
              </w:tcPr>
            </w:tcPrChange>
          </w:tcPr>
          <w:p w14:paraId="6B45C1CF" w14:textId="0A904941" w:rsidR="00D61EA7" w:rsidRPr="00015210" w:rsidRDefault="00D61EA7" w:rsidP="00D61EA7">
            <w:pPr>
              <w:jc w:val="center"/>
              <w:rPr>
                <w:color w:val="000000"/>
                <w:sz w:val="20"/>
                <w:szCs w:val="20"/>
              </w:rPr>
            </w:pPr>
            <w:r w:rsidRPr="00015210">
              <w:rPr>
                <w:color w:val="000000"/>
                <w:sz w:val="20"/>
                <w:szCs w:val="20"/>
              </w:rPr>
              <w:t>(0.004)</w:t>
            </w:r>
          </w:p>
        </w:tc>
        <w:tc>
          <w:tcPr>
            <w:tcW w:w="847" w:type="dxa"/>
            <w:tcBorders>
              <w:top w:val="nil"/>
              <w:left w:val="nil"/>
              <w:bottom w:val="single" w:sz="4" w:space="0" w:color="auto"/>
              <w:right w:val="nil"/>
            </w:tcBorders>
            <w:noWrap/>
            <w:tcMar>
              <w:top w:w="15" w:type="dxa"/>
              <w:left w:w="15" w:type="dxa"/>
              <w:bottom w:w="0" w:type="dxa"/>
              <w:right w:w="15" w:type="dxa"/>
            </w:tcMar>
            <w:hideMark/>
            <w:tcPrChange w:id="234"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3B309A21" w14:textId="77777777" w:rsidR="00D61EA7" w:rsidRPr="00015210" w:rsidRDefault="00D61EA7" w:rsidP="00D61EA7">
            <w:pPr>
              <w:jc w:val="center"/>
              <w:rPr>
                <w:color w:val="000000"/>
                <w:sz w:val="20"/>
                <w:szCs w:val="20"/>
              </w:rPr>
            </w:pPr>
            <w:r w:rsidRPr="00015210">
              <w:rPr>
                <w:color w:val="000000"/>
                <w:sz w:val="20"/>
                <w:szCs w:val="20"/>
              </w:rPr>
              <w:t>(0.014)</w:t>
            </w:r>
          </w:p>
        </w:tc>
        <w:tc>
          <w:tcPr>
            <w:tcW w:w="880" w:type="dxa"/>
            <w:tcBorders>
              <w:top w:val="nil"/>
              <w:left w:val="nil"/>
              <w:bottom w:val="single" w:sz="4" w:space="0" w:color="auto"/>
              <w:right w:val="nil"/>
            </w:tcBorders>
            <w:noWrap/>
            <w:tcMar>
              <w:top w:w="15" w:type="dxa"/>
              <w:left w:w="15" w:type="dxa"/>
              <w:bottom w:w="0" w:type="dxa"/>
              <w:right w:w="15" w:type="dxa"/>
            </w:tcMar>
            <w:hideMark/>
            <w:tcPrChange w:id="235"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5295C9D1" w14:textId="77777777" w:rsidR="00D61EA7" w:rsidRPr="00015210" w:rsidRDefault="00D61EA7" w:rsidP="00D61EA7">
            <w:pPr>
              <w:jc w:val="center"/>
              <w:rPr>
                <w:color w:val="000000"/>
                <w:sz w:val="20"/>
                <w:szCs w:val="20"/>
              </w:rPr>
            </w:pPr>
            <w:r w:rsidRPr="00015210">
              <w:rPr>
                <w:color w:val="000000"/>
                <w:sz w:val="20"/>
                <w:szCs w:val="20"/>
              </w:rPr>
              <w:t>(0.014)</w:t>
            </w:r>
          </w:p>
        </w:tc>
        <w:tc>
          <w:tcPr>
            <w:tcW w:w="880" w:type="dxa"/>
            <w:tcBorders>
              <w:top w:val="nil"/>
              <w:left w:val="nil"/>
              <w:bottom w:val="single" w:sz="4" w:space="0" w:color="auto"/>
              <w:right w:val="nil"/>
            </w:tcBorders>
            <w:noWrap/>
            <w:tcMar>
              <w:top w:w="15" w:type="dxa"/>
              <w:left w:w="15" w:type="dxa"/>
              <w:bottom w:w="0" w:type="dxa"/>
              <w:right w:w="15" w:type="dxa"/>
            </w:tcMar>
            <w:hideMark/>
            <w:tcPrChange w:id="236"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576C2AFF" w14:textId="77777777" w:rsidR="00D61EA7" w:rsidRPr="00015210" w:rsidRDefault="00D61EA7" w:rsidP="00D61EA7">
            <w:pPr>
              <w:jc w:val="center"/>
              <w:rPr>
                <w:color w:val="000000"/>
                <w:sz w:val="20"/>
                <w:szCs w:val="20"/>
              </w:rPr>
            </w:pPr>
            <w:r w:rsidRPr="00015210">
              <w:rPr>
                <w:color w:val="000000"/>
                <w:sz w:val="20"/>
                <w:szCs w:val="20"/>
              </w:rPr>
              <w:t>(0.014)</w:t>
            </w:r>
          </w:p>
        </w:tc>
        <w:tc>
          <w:tcPr>
            <w:tcW w:w="1986" w:type="dxa"/>
            <w:tcBorders>
              <w:top w:val="nil"/>
              <w:left w:val="nil"/>
              <w:bottom w:val="single" w:sz="4" w:space="0" w:color="auto"/>
              <w:right w:val="nil"/>
            </w:tcBorders>
            <w:vAlign w:val="center"/>
            <w:tcPrChange w:id="237" w:author="Dylan CHEN" w:date="2026-08-30T19:52:00Z" w16du:dateUtc="2026-08-30T11:52:00Z">
              <w:tcPr>
                <w:tcW w:w="1986" w:type="dxa"/>
                <w:gridSpan w:val="2"/>
                <w:tcBorders>
                  <w:top w:val="nil"/>
                  <w:left w:val="nil"/>
                  <w:bottom w:val="single" w:sz="4" w:space="0" w:color="auto"/>
                  <w:right w:val="nil"/>
                </w:tcBorders>
                <w:vAlign w:val="center"/>
              </w:tcPr>
            </w:tcPrChange>
          </w:tcPr>
          <w:p w14:paraId="3BD77133" w14:textId="73579330" w:rsidR="00D61EA7" w:rsidRPr="00015210" w:rsidRDefault="00D61EA7" w:rsidP="00D61EA7">
            <w:pPr>
              <w:jc w:val="center"/>
              <w:rPr>
                <w:color w:val="000000"/>
                <w:sz w:val="20"/>
                <w:szCs w:val="20"/>
              </w:rPr>
            </w:pPr>
            <w:r w:rsidRPr="00015210">
              <w:rPr>
                <w:color w:val="000000"/>
                <w:sz w:val="20"/>
                <w:szCs w:val="20"/>
              </w:rPr>
              <w:t>(0.036)</w:t>
            </w:r>
          </w:p>
        </w:tc>
      </w:tr>
      <w:tr w:rsidR="00D61EA7" w:rsidRPr="00015210" w14:paraId="0E6DB143" w14:textId="531E9555" w:rsidTr="00DE659D">
        <w:trPr>
          <w:jc w:val="center"/>
          <w:trPrChange w:id="238" w:author="Dylan CHEN" w:date="2026-08-30T19:52:00Z" w16du:dateUtc="2026-08-30T11:52:00Z">
            <w:trPr>
              <w:jc w:val="center"/>
            </w:trPr>
          </w:trPrChange>
        </w:trPr>
        <w:tc>
          <w:tcPr>
            <w:tcW w:w="2030" w:type="dxa"/>
            <w:tcBorders>
              <w:top w:val="nil"/>
              <w:left w:val="nil"/>
              <w:bottom w:val="nil"/>
              <w:right w:val="nil"/>
            </w:tcBorders>
            <w:noWrap/>
            <w:tcMar>
              <w:top w:w="15" w:type="dxa"/>
              <w:left w:w="15" w:type="dxa"/>
              <w:bottom w:w="0" w:type="dxa"/>
              <w:right w:w="15" w:type="dxa"/>
            </w:tcMar>
            <w:hideMark/>
            <w:tcPrChange w:id="239"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hideMark/>
              </w:tcPr>
            </w:tcPrChange>
          </w:tcPr>
          <w:p w14:paraId="64D5B12E" w14:textId="77777777" w:rsidR="00D61EA7" w:rsidRPr="00015210" w:rsidRDefault="00D61EA7" w:rsidP="00D61EA7">
            <w:pPr>
              <w:rPr>
                <w:color w:val="000000"/>
                <w:sz w:val="20"/>
                <w:szCs w:val="20"/>
              </w:rPr>
            </w:pPr>
            <w:r w:rsidRPr="00015210">
              <w:rPr>
                <w:color w:val="000000"/>
                <w:sz w:val="20"/>
                <w:szCs w:val="20"/>
              </w:rPr>
              <w:t>other controls</w:t>
            </w:r>
          </w:p>
        </w:tc>
        <w:tc>
          <w:tcPr>
            <w:tcW w:w="2917" w:type="dxa"/>
            <w:tcBorders>
              <w:top w:val="nil"/>
              <w:left w:val="nil"/>
              <w:bottom w:val="nil"/>
              <w:right w:val="nil"/>
            </w:tcBorders>
            <w:noWrap/>
            <w:tcMar>
              <w:top w:w="15" w:type="dxa"/>
              <w:left w:w="15" w:type="dxa"/>
              <w:bottom w:w="0" w:type="dxa"/>
              <w:right w:w="15" w:type="dxa"/>
            </w:tcMar>
            <w:hideMark/>
            <w:tcPrChange w:id="240" w:author="Dylan CHEN" w:date="2026-08-30T19:52:00Z" w16du:dateUtc="2026-08-30T11:52:00Z">
              <w:tcPr>
                <w:tcW w:w="2917" w:type="dxa"/>
                <w:gridSpan w:val="2"/>
                <w:tcBorders>
                  <w:top w:val="nil"/>
                  <w:left w:val="nil"/>
                  <w:bottom w:val="nil"/>
                  <w:right w:val="nil"/>
                </w:tcBorders>
                <w:noWrap/>
                <w:tcMar>
                  <w:top w:w="15" w:type="dxa"/>
                  <w:left w:w="15" w:type="dxa"/>
                  <w:bottom w:w="0" w:type="dxa"/>
                  <w:right w:w="15" w:type="dxa"/>
                </w:tcMar>
                <w:hideMark/>
              </w:tcPr>
            </w:tcPrChange>
          </w:tcPr>
          <w:p w14:paraId="74FB2FD0" w14:textId="19B78838" w:rsidR="00D61EA7" w:rsidRPr="00015210" w:rsidRDefault="00D61EA7" w:rsidP="00D61EA7">
            <w:pPr>
              <w:jc w:val="center"/>
              <w:rPr>
                <w:color w:val="000000"/>
                <w:sz w:val="20"/>
                <w:szCs w:val="20"/>
              </w:rPr>
            </w:pPr>
            <w:r w:rsidRPr="00015210">
              <w:rPr>
                <w:color w:val="000000"/>
                <w:sz w:val="20"/>
                <w:szCs w:val="20"/>
              </w:rPr>
              <w:t>√</w:t>
            </w:r>
          </w:p>
        </w:tc>
        <w:tc>
          <w:tcPr>
            <w:tcW w:w="847" w:type="dxa"/>
            <w:tcBorders>
              <w:top w:val="nil"/>
              <w:left w:val="nil"/>
              <w:bottom w:val="nil"/>
              <w:right w:val="nil"/>
            </w:tcBorders>
            <w:noWrap/>
            <w:tcMar>
              <w:top w:w="15" w:type="dxa"/>
              <w:left w:w="15" w:type="dxa"/>
              <w:bottom w:w="0" w:type="dxa"/>
              <w:right w:w="15" w:type="dxa"/>
            </w:tcMar>
            <w:hideMark/>
            <w:tcPrChange w:id="241"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hideMark/>
              </w:tcPr>
            </w:tcPrChange>
          </w:tcPr>
          <w:p w14:paraId="62CAEAA9" w14:textId="77777777" w:rsidR="00D61EA7" w:rsidRPr="00015210" w:rsidRDefault="00D61EA7" w:rsidP="00D61EA7">
            <w:pPr>
              <w:jc w:val="center"/>
              <w:rPr>
                <w:color w:val="000000"/>
                <w:sz w:val="20"/>
                <w:szCs w:val="20"/>
              </w:rPr>
            </w:pPr>
            <w:r w:rsidRPr="00015210">
              <w:rPr>
                <w:color w:val="000000"/>
                <w:sz w:val="20"/>
                <w:szCs w:val="20"/>
              </w:rPr>
              <w:t>√</w:t>
            </w:r>
          </w:p>
        </w:tc>
        <w:tc>
          <w:tcPr>
            <w:tcW w:w="880" w:type="dxa"/>
            <w:tcBorders>
              <w:top w:val="nil"/>
              <w:left w:val="nil"/>
              <w:bottom w:val="nil"/>
              <w:right w:val="nil"/>
            </w:tcBorders>
            <w:noWrap/>
            <w:tcMar>
              <w:top w:w="15" w:type="dxa"/>
              <w:left w:w="15" w:type="dxa"/>
              <w:bottom w:w="0" w:type="dxa"/>
              <w:right w:w="15" w:type="dxa"/>
            </w:tcMar>
            <w:hideMark/>
            <w:tcPrChange w:id="242"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hideMark/>
              </w:tcPr>
            </w:tcPrChange>
          </w:tcPr>
          <w:p w14:paraId="1D993F7F" w14:textId="77777777" w:rsidR="00D61EA7" w:rsidRPr="00015210" w:rsidRDefault="00D61EA7" w:rsidP="00D61EA7">
            <w:pPr>
              <w:jc w:val="center"/>
              <w:rPr>
                <w:color w:val="000000"/>
                <w:sz w:val="20"/>
                <w:szCs w:val="20"/>
              </w:rPr>
            </w:pPr>
            <w:r w:rsidRPr="00015210">
              <w:rPr>
                <w:color w:val="000000"/>
                <w:sz w:val="20"/>
                <w:szCs w:val="20"/>
              </w:rPr>
              <w:t>√</w:t>
            </w:r>
          </w:p>
        </w:tc>
        <w:tc>
          <w:tcPr>
            <w:tcW w:w="880" w:type="dxa"/>
            <w:tcBorders>
              <w:top w:val="nil"/>
              <w:left w:val="nil"/>
              <w:bottom w:val="nil"/>
              <w:right w:val="nil"/>
            </w:tcBorders>
            <w:noWrap/>
            <w:tcMar>
              <w:top w:w="15" w:type="dxa"/>
              <w:left w:w="15" w:type="dxa"/>
              <w:bottom w:w="0" w:type="dxa"/>
              <w:right w:w="15" w:type="dxa"/>
            </w:tcMar>
            <w:hideMark/>
            <w:tcPrChange w:id="243"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hideMark/>
              </w:tcPr>
            </w:tcPrChange>
          </w:tcPr>
          <w:p w14:paraId="1B25A668" w14:textId="77777777" w:rsidR="00D61EA7" w:rsidRPr="00015210" w:rsidRDefault="00D61EA7" w:rsidP="00D61EA7">
            <w:pPr>
              <w:jc w:val="center"/>
              <w:rPr>
                <w:color w:val="000000"/>
                <w:sz w:val="20"/>
                <w:szCs w:val="20"/>
              </w:rPr>
            </w:pPr>
            <w:r w:rsidRPr="00015210">
              <w:rPr>
                <w:color w:val="000000"/>
                <w:sz w:val="20"/>
                <w:szCs w:val="20"/>
              </w:rPr>
              <w:t>√</w:t>
            </w:r>
          </w:p>
        </w:tc>
        <w:tc>
          <w:tcPr>
            <w:tcW w:w="1986" w:type="dxa"/>
            <w:tcBorders>
              <w:top w:val="nil"/>
              <w:left w:val="nil"/>
              <w:bottom w:val="nil"/>
              <w:right w:val="nil"/>
            </w:tcBorders>
            <w:tcPrChange w:id="244" w:author="Dylan CHEN" w:date="2026-08-30T19:52:00Z" w16du:dateUtc="2026-08-30T11:52:00Z">
              <w:tcPr>
                <w:tcW w:w="1986" w:type="dxa"/>
                <w:gridSpan w:val="2"/>
                <w:tcBorders>
                  <w:top w:val="nil"/>
                  <w:left w:val="nil"/>
                  <w:bottom w:val="nil"/>
                  <w:right w:val="nil"/>
                </w:tcBorders>
              </w:tcPr>
            </w:tcPrChange>
          </w:tcPr>
          <w:p w14:paraId="5753B59E" w14:textId="01B68B4F"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4BDA5823" w14:textId="416B6323" w:rsidTr="00DE659D">
        <w:trPr>
          <w:jc w:val="center"/>
          <w:trPrChange w:id="245" w:author="Dylan CHEN" w:date="2026-08-30T19:52:00Z" w16du:dateUtc="2026-08-30T11:52:00Z">
            <w:trPr>
              <w:jc w:val="center"/>
            </w:trPr>
          </w:trPrChange>
        </w:trPr>
        <w:tc>
          <w:tcPr>
            <w:tcW w:w="2030" w:type="dxa"/>
            <w:tcBorders>
              <w:top w:val="nil"/>
              <w:left w:val="nil"/>
              <w:bottom w:val="nil"/>
              <w:right w:val="nil"/>
            </w:tcBorders>
            <w:noWrap/>
            <w:tcMar>
              <w:top w:w="15" w:type="dxa"/>
              <w:left w:w="15" w:type="dxa"/>
              <w:bottom w:w="0" w:type="dxa"/>
              <w:right w:w="15" w:type="dxa"/>
            </w:tcMar>
            <w:hideMark/>
            <w:tcPrChange w:id="246"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hideMark/>
              </w:tcPr>
            </w:tcPrChange>
          </w:tcPr>
          <w:p w14:paraId="213603C6" w14:textId="77777777" w:rsidR="00D61EA7" w:rsidRPr="00015210" w:rsidRDefault="00D61EA7" w:rsidP="00D61EA7">
            <w:pPr>
              <w:rPr>
                <w:color w:val="000000"/>
                <w:sz w:val="20"/>
                <w:szCs w:val="20"/>
              </w:rPr>
            </w:pPr>
            <w:r w:rsidRPr="00015210">
              <w:rPr>
                <w:color w:val="000000"/>
                <w:sz w:val="20"/>
                <w:szCs w:val="20"/>
              </w:rPr>
              <w:t>question timing FE</w:t>
            </w:r>
          </w:p>
        </w:tc>
        <w:tc>
          <w:tcPr>
            <w:tcW w:w="2917" w:type="dxa"/>
            <w:tcBorders>
              <w:top w:val="nil"/>
              <w:left w:val="nil"/>
              <w:bottom w:val="nil"/>
              <w:right w:val="nil"/>
            </w:tcBorders>
            <w:noWrap/>
            <w:tcMar>
              <w:top w:w="15" w:type="dxa"/>
              <w:left w:w="15" w:type="dxa"/>
              <w:bottom w:w="0" w:type="dxa"/>
              <w:right w:w="15" w:type="dxa"/>
            </w:tcMar>
            <w:hideMark/>
            <w:tcPrChange w:id="247" w:author="Dylan CHEN" w:date="2026-08-30T19:52:00Z" w16du:dateUtc="2026-08-30T11:52:00Z">
              <w:tcPr>
                <w:tcW w:w="2917" w:type="dxa"/>
                <w:gridSpan w:val="2"/>
                <w:tcBorders>
                  <w:top w:val="nil"/>
                  <w:left w:val="nil"/>
                  <w:bottom w:val="nil"/>
                  <w:right w:val="nil"/>
                </w:tcBorders>
                <w:noWrap/>
                <w:tcMar>
                  <w:top w:w="15" w:type="dxa"/>
                  <w:left w:w="15" w:type="dxa"/>
                  <w:bottom w:w="0" w:type="dxa"/>
                  <w:right w:w="15" w:type="dxa"/>
                </w:tcMar>
                <w:hideMark/>
              </w:tcPr>
            </w:tcPrChange>
          </w:tcPr>
          <w:p w14:paraId="303B91C1" w14:textId="3ECC69EA" w:rsidR="00D61EA7" w:rsidRPr="00015210" w:rsidRDefault="00D61EA7" w:rsidP="00D61EA7">
            <w:pPr>
              <w:jc w:val="center"/>
              <w:rPr>
                <w:color w:val="000000"/>
                <w:sz w:val="20"/>
                <w:szCs w:val="20"/>
              </w:rPr>
            </w:pPr>
            <w:r w:rsidRPr="00015210">
              <w:rPr>
                <w:color w:val="000000"/>
                <w:sz w:val="20"/>
                <w:szCs w:val="20"/>
              </w:rPr>
              <w:t>√</w:t>
            </w:r>
          </w:p>
        </w:tc>
        <w:tc>
          <w:tcPr>
            <w:tcW w:w="847" w:type="dxa"/>
            <w:tcBorders>
              <w:top w:val="nil"/>
              <w:left w:val="nil"/>
              <w:bottom w:val="nil"/>
              <w:right w:val="nil"/>
            </w:tcBorders>
            <w:noWrap/>
            <w:tcMar>
              <w:top w:w="15" w:type="dxa"/>
              <w:left w:w="15" w:type="dxa"/>
              <w:bottom w:w="0" w:type="dxa"/>
              <w:right w:w="15" w:type="dxa"/>
            </w:tcMar>
            <w:hideMark/>
            <w:tcPrChange w:id="248"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hideMark/>
              </w:tcPr>
            </w:tcPrChange>
          </w:tcPr>
          <w:p w14:paraId="34EC46A0" w14:textId="77777777" w:rsidR="00D61EA7" w:rsidRPr="00015210" w:rsidRDefault="00D61EA7" w:rsidP="00D61EA7">
            <w:pPr>
              <w:jc w:val="center"/>
              <w:rPr>
                <w:color w:val="000000"/>
                <w:sz w:val="20"/>
                <w:szCs w:val="20"/>
              </w:rPr>
            </w:pPr>
            <w:r w:rsidRPr="00015210">
              <w:rPr>
                <w:color w:val="000000"/>
                <w:sz w:val="20"/>
                <w:szCs w:val="20"/>
              </w:rPr>
              <w:t>√</w:t>
            </w:r>
          </w:p>
        </w:tc>
        <w:tc>
          <w:tcPr>
            <w:tcW w:w="880" w:type="dxa"/>
            <w:tcBorders>
              <w:top w:val="nil"/>
              <w:left w:val="nil"/>
              <w:bottom w:val="nil"/>
              <w:right w:val="nil"/>
            </w:tcBorders>
            <w:noWrap/>
            <w:tcMar>
              <w:top w:w="15" w:type="dxa"/>
              <w:left w:w="15" w:type="dxa"/>
              <w:bottom w:w="0" w:type="dxa"/>
              <w:right w:w="15" w:type="dxa"/>
            </w:tcMar>
            <w:hideMark/>
            <w:tcPrChange w:id="249"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hideMark/>
              </w:tcPr>
            </w:tcPrChange>
          </w:tcPr>
          <w:p w14:paraId="675E25A4" w14:textId="77777777" w:rsidR="00D61EA7" w:rsidRPr="00015210" w:rsidRDefault="00D61EA7" w:rsidP="00D61EA7">
            <w:pPr>
              <w:jc w:val="center"/>
              <w:rPr>
                <w:color w:val="000000"/>
                <w:sz w:val="20"/>
                <w:szCs w:val="20"/>
              </w:rPr>
            </w:pPr>
            <w:r w:rsidRPr="00015210">
              <w:rPr>
                <w:color w:val="000000"/>
                <w:sz w:val="20"/>
                <w:szCs w:val="20"/>
              </w:rPr>
              <w:t>√</w:t>
            </w:r>
          </w:p>
        </w:tc>
        <w:tc>
          <w:tcPr>
            <w:tcW w:w="880" w:type="dxa"/>
            <w:tcBorders>
              <w:top w:val="nil"/>
              <w:left w:val="nil"/>
              <w:bottom w:val="nil"/>
              <w:right w:val="nil"/>
            </w:tcBorders>
            <w:noWrap/>
            <w:tcMar>
              <w:top w:w="15" w:type="dxa"/>
              <w:left w:w="15" w:type="dxa"/>
              <w:bottom w:w="0" w:type="dxa"/>
              <w:right w:w="15" w:type="dxa"/>
            </w:tcMar>
            <w:hideMark/>
            <w:tcPrChange w:id="250"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hideMark/>
              </w:tcPr>
            </w:tcPrChange>
          </w:tcPr>
          <w:p w14:paraId="21D6E34A" w14:textId="77777777" w:rsidR="00D61EA7" w:rsidRPr="00015210" w:rsidRDefault="00D61EA7" w:rsidP="00D61EA7">
            <w:pPr>
              <w:jc w:val="center"/>
              <w:rPr>
                <w:color w:val="000000"/>
                <w:sz w:val="20"/>
                <w:szCs w:val="20"/>
              </w:rPr>
            </w:pPr>
            <w:r w:rsidRPr="00015210">
              <w:rPr>
                <w:color w:val="000000"/>
                <w:sz w:val="20"/>
                <w:szCs w:val="20"/>
              </w:rPr>
              <w:t>√</w:t>
            </w:r>
          </w:p>
        </w:tc>
        <w:tc>
          <w:tcPr>
            <w:tcW w:w="1986" w:type="dxa"/>
            <w:tcBorders>
              <w:top w:val="nil"/>
              <w:left w:val="nil"/>
              <w:bottom w:val="nil"/>
              <w:right w:val="nil"/>
            </w:tcBorders>
            <w:tcPrChange w:id="251" w:author="Dylan CHEN" w:date="2026-08-30T19:52:00Z" w16du:dateUtc="2026-08-30T11:52:00Z">
              <w:tcPr>
                <w:tcW w:w="1986" w:type="dxa"/>
                <w:gridSpan w:val="2"/>
                <w:tcBorders>
                  <w:top w:val="nil"/>
                  <w:left w:val="nil"/>
                  <w:bottom w:val="nil"/>
                  <w:right w:val="nil"/>
                </w:tcBorders>
              </w:tcPr>
            </w:tcPrChange>
          </w:tcPr>
          <w:p w14:paraId="4FC70F67" w14:textId="530AF458"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67E6B077" w14:textId="22A6CC85" w:rsidTr="00DE659D">
        <w:trPr>
          <w:jc w:val="center"/>
          <w:trPrChange w:id="252" w:author="Dylan CHEN" w:date="2026-08-30T19:52:00Z" w16du:dateUtc="2026-08-30T11:52:00Z">
            <w:trPr>
              <w:jc w:val="center"/>
            </w:trPr>
          </w:trPrChange>
        </w:trPr>
        <w:tc>
          <w:tcPr>
            <w:tcW w:w="2030" w:type="dxa"/>
            <w:tcBorders>
              <w:top w:val="nil"/>
              <w:left w:val="nil"/>
              <w:bottom w:val="single" w:sz="4" w:space="0" w:color="auto"/>
              <w:right w:val="nil"/>
            </w:tcBorders>
            <w:noWrap/>
            <w:tcMar>
              <w:top w:w="15" w:type="dxa"/>
              <w:left w:w="15" w:type="dxa"/>
              <w:bottom w:w="0" w:type="dxa"/>
              <w:right w:w="15" w:type="dxa"/>
            </w:tcMar>
            <w:hideMark/>
            <w:tcPrChange w:id="253"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127410C8" w14:textId="77777777" w:rsidR="00D61EA7" w:rsidRPr="00015210" w:rsidRDefault="00D61EA7" w:rsidP="00D61EA7">
            <w:pPr>
              <w:rPr>
                <w:color w:val="000000"/>
                <w:sz w:val="20"/>
                <w:szCs w:val="20"/>
              </w:rPr>
            </w:pPr>
            <w:r w:rsidRPr="00015210">
              <w:rPr>
                <w:color w:val="000000"/>
                <w:sz w:val="20"/>
                <w:szCs w:val="20"/>
              </w:rPr>
              <w:t>questioner random effect</w:t>
            </w:r>
          </w:p>
        </w:tc>
        <w:tc>
          <w:tcPr>
            <w:tcW w:w="2917" w:type="dxa"/>
            <w:tcBorders>
              <w:top w:val="nil"/>
              <w:left w:val="nil"/>
              <w:bottom w:val="single" w:sz="4" w:space="0" w:color="auto"/>
              <w:right w:val="nil"/>
            </w:tcBorders>
            <w:noWrap/>
            <w:tcMar>
              <w:top w:w="15" w:type="dxa"/>
              <w:left w:w="15" w:type="dxa"/>
              <w:bottom w:w="0" w:type="dxa"/>
              <w:right w:w="15" w:type="dxa"/>
            </w:tcMar>
            <w:hideMark/>
            <w:tcPrChange w:id="254" w:author="Dylan CHEN" w:date="2026-08-30T19:52:00Z" w16du:dateUtc="2026-08-30T11:52:00Z">
              <w:tcPr>
                <w:tcW w:w="2917" w:type="dxa"/>
                <w:gridSpan w:val="2"/>
                <w:tcBorders>
                  <w:top w:val="nil"/>
                  <w:left w:val="nil"/>
                  <w:bottom w:val="single" w:sz="4" w:space="0" w:color="auto"/>
                  <w:right w:val="nil"/>
                </w:tcBorders>
                <w:noWrap/>
                <w:tcMar>
                  <w:top w:w="15" w:type="dxa"/>
                  <w:left w:w="15" w:type="dxa"/>
                  <w:bottom w:w="0" w:type="dxa"/>
                  <w:right w:w="15" w:type="dxa"/>
                </w:tcMar>
                <w:hideMark/>
              </w:tcPr>
            </w:tcPrChange>
          </w:tcPr>
          <w:p w14:paraId="09B488E0" w14:textId="269FB1A7" w:rsidR="00D61EA7" w:rsidRPr="00015210" w:rsidRDefault="00D61EA7" w:rsidP="00D61EA7">
            <w:pPr>
              <w:jc w:val="center"/>
              <w:rPr>
                <w:color w:val="000000"/>
                <w:sz w:val="20"/>
                <w:szCs w:val="20"/>
              </w:rPr>
            </w:pPr>
            <w:r w:rsidRPr="00015210">
              <w:rPr>
                <w:color w:val="000000"/>
                <w:sz w:val="20"/>
                <w:szCs w:val="20"/>
              </w:rPr>
              <w:t>√</w:t>
            </w:r>
          </w:p>
        </w:tc>
        <w:tc>
          <w:tcPr>
            <w:tcW w:w="847" w:type="dxa"/>
            <w:tcBorders>
              <w:top w:val="nil"/>
              <w:left w:val="nil"/>
              <w:bottom w:val="single" w:sz="4" w:space="0" w:color="auto"/>
              <w:right w:val="nil"/>
            </w:tcBorders>
            <w:noWrap/>
            <w:tcMar>
              <w:top w:w="15" w:type="dxa"/>
              <w:left w:w="15" w:type="dxa"/>
              <w:bottom w:w="0" w:type="dxa"/>
              <w:right w:w="15" w:type="dxa"/>
            </w:tcMar>
            <w:hideMark/>
            <w:tcPrChange w:id="255"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364F6EFC" w14:textId="77777777" w:rsidR="00D61EA7" w:rsidRPr="00015210" w:rsidRDefault="00D61EA7" w:rsidP="00D61EA7">
            <w:pPr>
              <w:jc w:val="center"/>
              <w:rPr>
                <w:color w:val="000000"/>
                <w:sz w:val="20"/>
                <w:szCs w:val="20"/>
              </w:rPr>
            </w:pPr>
            <w:r w:rsidRPr="00015210">
              <w:rPr>
                <w:color w:val="000000"/>
                <w:sz w:val="20"/>
                <w:szCs w:val="20"/>
              </w:rPr>
              <w:t> </w:t>
            </w:r>
          </w:p>
        </w:tc>
        <w:tc>
          <w:tcPr>
            <w:tcW w:w="880" w:type="dxa"/>
            <w:tcBorders>
              <w:top w:val="nil"/>
              <w:left w:val="nil"/>
              <w:bottom w:val="single" w:sz="4" w:space="0" w:color="auto"/>
              <w:right w:val="nil"/>
            </w:tcBorders>
            <w:noWrap/>
            <w:tcMar>
              <w:top w:w="15" w:type="dxa"/>
              <w:left w:w="15" w:type="dxa"/>
              <w:bottom w:w="0" w:type="dxa"/>
              <w:right w:w="15" w:type="dxa"/>
            </w:tcMar>
            <w:hideMark/>
            <w:tcPrChange w:id="256"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20617AD0" w14:textId="77777777" w:rsidR="00D61EA7" w:rsidRPr="00015210" w:rsidRDefault="00D61EA7" w:rsidP="00D61EA7">
            <w:pPr>
              <w:jc w:val="center"/>
              <w:rPr>
                <w:color w:val="000000"/>
                <w:sz w:val="20"/>
                <w:szCs w:val="20"/>
              </w:rPr>
            </w:pPr>
            <w:r w:rsidRPr="00015210">
              <w:rPr>
                <w:color w:val="000000"/>
                <w:sz w:val="20"/>
                <w:szCs w:val="20"/>
              </w:rPr>
              <w:t> </w:t>
            </w:r>
          </w:p>
        </w:tc>
        <w:tc>
          <w:tcPr>
            <w:tcW w:w="880" w:type="dxa"/>
            <w:tcBorders>
              <w:top w:val="nil"/>
              <w:left w:val="nil"/>
              <w:bottom w:val="single" w:sz="4" w:space="0" w:color="auto"/>
              <w:right w:val="nil"/>
            </w:tcBorders>
            <w:noWrap/>
            <w:tcMar>
              <w:top w:w="15" w:type="dxa"/>
              <w:left w:w="15" w:type="dxa"/>
              <w:bottom w:w="0" w:type="dxa"/>
              <w:right w:w="15" w:type="dxa"/>
            </w:tcMar>
            <w:hideMark/>
            <w:tcPrChange w:id="257"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56B1390E" w14:textId="77777777" w:rsidR="00D61EA7" w:rsidRPr="00015210" w:rsidRDefault="00D61EA7" w:rsidP="00D61EA7">
            <w:pPr>
              <w:jc w:val="center"/>
              <w:rPr>
                <w:color w:val="000000"/>
                <w:sz w:val="20"/>
                <w:szCs w:val="20"/>
              </w:rPr>
            </w:pPr>
            <w:r w:rsidRPr="00015210">
              <w:rPr>
                <w:color w:val="000000"/>
                <w:sz w:val="20"/>
                <w:szCs w:val="20"/>
              </w:rPr>
              <w:t> </w:t>
            </w:r>
          </w:p>
        </w:tc>
        <w:tc>
          <w:tcPr>
            <w:tcW w:w="1986" w:type="dxa"/>
            <w:tcBorders>
              <w:top w:val="nil"/>
              <w:left w:val="nil"/>
              <w:bottom w:val="single" w:sz="4" w:space="0" w:color="auto"/>
              <w:right w:val="nil"/>
            </w:tcBorders>
            <w:tcPrChange w:id="258" w:author="Dylan CHEN" w:date="2026-08-30T19:52:00Z" w16du:dateUtc="2026-08-30T11:52:00Z">
              <w:tcPr>
                <w:tcW w:w="1986" w:type="dxa"/>
                <w:gridSpan w:val="2"/>
                <w:tcBorders>
                  <w:top w:val="nil"/>
                  <w:left w:val="nil"/>
                  <w:bottom w:val="single" w:sz="4" w:space="0" w:color="auto"/>
                  <w:right w:val="nil"/>
                </w:tcBorders>
              </w:tcPr>
            </w:tcPrChange>
          </w:tcPr>
          <w:p w14:paraId="7400C595" w14:textId="664CB8F9"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66291827" w14:textId="5CA8D8F7" w:rsidTr="00DE659D">
        <w:trPr>
          <w:jc w:val="center"/>
          <w:trPrChange w:id="259" w:author="Dylan CHEN" w:date="2026-08-30T19:52:00Z" w16du:dateUtc="2026-08-30T11:52:00Z">
            <w:trPr>
              <w:jc w:val="center"/>
            </w:trPr>
          </w:trPrChange>
        </w:trPr>
        <w:tc>
          <w:tcPr>
            <w:tcW w:w="2030" w:type="dxa"/>
            <w:tcBorders>
              <w:top w:val="nil"/>
              <w:left w:val="nil"/>
              <w:bottom w:val="nil"/>
              <w:right w:val="nil"/>
            </w:tcBorders>
            <w:noWrap/>
            <w:tcMar>
              <w:top w:w="15" w:type="dxa"/>
              <w:left w:w="15" w:type="dxa"/>
              <w:bottom w:w="0" w:type="dxa"/>
              <w:right w:w="15" w:type="dxa"/>
            </w:tcMar>
            <w:hideMark/>
            <w:tcPrChange w:id="260"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hideMark/>
              </w:tcPr>
            </w:tcPrChange>
          </w:tcPr>
          <w:p w14:paraId="180CB207" w14:textId="77777777" w:rsidR="00D61EA7" w:rsidRPr="00015210" w:rsidRDefault="00D61EA7" w:rsidP="00D61EA7">
            <w:pPr>
              <w:rPr>
                <w:color w:val="000000"/>
                <w:sz w:val="20"/>
                <w:szCs w:val="20"/>
              </w:rPr>
            </w:pPr>
            <w:r w:rsidRPr="00015210">
              <w:rPr>
                <w:color w:val="000000"/>
                <w:sz w:val="20"/>
                <w:szCs w:val="20"/>
              </w:rPr>
              <w:t>N</w:t>
            </w:r>
          </w:p>
        </w:tc>
        <w:tc>
          <w:tcPr>
            <w:tcW w:w="2917" w:type="dxa"/>
            <w:tcBorders>
              <w:top w:val="nil"/>
              <w:left w:val="nil"/>
              <w:bottom w:val="nil"/>
              <w:right w:val="nil"/>
            </w:tcBorders>
            <w:noWrap/>
            <w:tcMar>
              <w:top w:w="15" w:type="dxa"/>
              <w:left w:w="15" w:type="dxa"/>
              <w:bottom w:w="0" w:type="dxa"/>
              <w:right w:w="15" w:type="dxa"/>
            </w:tcMar>
            <w:hideMark/>
            <w:tcPrChange w:id="261" w:author="Dylan CHEN" w:date="2026-08-30T19:52:00Z" w16du:dateUtc="2026-08-30T11:52:00Z">
              <w:tcPr>
                <w:tcW w:w="2917" w:type="dxa"/>
                <w:gridSpan w:val="2"/>
                <w:tcBorders>
                  <w:top w:val="nil"/>
                  <w:left w:val="nil"/>
                  <w:bottom w:val="nil"/>
                  <w:right w:val="nil"/>
                </w:tcBorders>
                <w:noWrap/>
                <w:tcMar>
                  <w:top w:w="15" w:type="dxa"/>
                  <w:left w:w="15" w:type="dxa"/>
                  <w:bottom w:w="0" w:type="dxa"/>
                  <w:right w:w="15" w:type="dxa"/>
                </w:tcMar>
                <w:hideMark/>
              </w:tcPr>
            </w:tcPrChange>
          </w:tcPr>
          <w:p w14:paraId="3A16867E" w14:textId="06B9F61B" w:rsidR="00D61EA7" w:rsidRPr="00015210" w:rsidRDefault="00D61EA7" w:rsidP="00D61EA7">
            <w:pPr>
              <w:jc w:val="center"/>
              <w:rPr>
                <w:color w:val="000000"/>
                <w:sz w:val="20"/>
                <w:szCs w:val="20"/>
              </w:rPr>
            </w:pPr>
            <w:r w:rsidRPr="00015210">
              <w:rPr>
                <w:color w:val="000000"/>
                <w:sz w:val="20"/>
                <w:szCs w:val="20"/>
              </w:rPr>
              <w:t>3,612</w:t>
            </w:r>
          </w:p>
        </w:tc>
        <w:tc>
          <w:tcPr>
            <w:tcW w:w="847" w:type="dxa"/>
            <w:tcBorders>
              <w:top w:val="nil"/>
              <w:left w:val="nil"/>
              <w:bottom w:val="nil"/>
              <w:right w:val="nil"/>
            </w:tcBorders>
            <w:noWrap/>
            <w:tcMar>
              <w:top w:w="15" w:type="dxa"/>
              <w:left w:w="15" w:type="dxa"/>
              <w:bottom w:w="0" w:type="dxa"/>
              <w:right w:w="15" w:type="dxa"/>
            </w:tcMar>
            <w:hideMark/>
            <w:tcPrChange w:id="262"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hideMark/>
              </w:tcPr>
            </w:tcPrChange>
          </w:tcPr>
          <w:p w14:paraId="60F3AA40" w14:textId="77777777" w:rsidR="00D61EA7" w:rsidRPr="00015210" w:rsidRDefault="00D61EA7" w:rsidP="00D61EA7">
            <w:pPr>
              <w:jc w:val="center"/>
              <w:rPr>
                <w:color w:val="000000"/>
                <w:sz w:val="20"/>
                <w:szCs w:val="20"/>
              </w:rPr>
            </w:pPr>
            <w:r w:rsidRPr="00015210">
              <w:rPr>
                <w:color w:val="000000"/>
                <w:sz w:val="20"/>
                <w:szCs w:val="20"/>
              </w:rPr>
              <w:t>3,612</w:t>
            </w:r>
          </w:p>
        </w:tc>
        <w:tc>
          <w:tcPr>
            <w:tcW w:w="880" w:type="dxa"/>
            <w:tcBorders>
              <w:top w:val="nil"/>
              <w:left w:val="nil"/>
              <w:bottom w:val="nil"/>
              <w:right w:val="nil"/>
            </w:tcBorders>
            <w:noWrap/>
            <w:tcMar>
              <w:top w:w="15" w:type="dxa"/>
              <w:left w:w="15" w:type="dxa"/>
              <w:bottom w:w="0" w:type="dxa"/>
              <w:right w:w="15" w:type="dxa"/>
            </w:tcMar>
            <w:hideMark/>
            <w:tcPrChange w:id="263"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hideMark/>
              </w:tcPr>
            </w:tcPrChange>
          </w:tcPr>
          <w:p w14:paraId="7ED742BF" w14:textId="77777777" w:rsidR="00D61EA7" w:rsidRPr="00015210" w:rsidRDefault="00D61EA7" w:rsidP="00D61EA7">
            <w:pPr>
              <w:jc w:val="center"/>
              <w:rPr>
                <w:color w:val="000000"/>
                <w:sz w:val="20"/>
                <w:szCs w:val="20"/>
              </w:rPr>
            </w:pPr>
            <w:r w:rsidRPr="00015210">
              <w:rPr>
                <w:color w:val="000000"/>
                <w:sz w:val="20"/>
                <w:szCs w:val="20"/>
              </w:rPr>
              <w:t>3,612</w:t>
            </w:r>
          </w:p>
        </w:tc>
        <w:tc>
          <w:tcPr>
            <w:tcW w:w="880" w:type="dxa"/>
            <w:tcBorders>
              <w:top w:val="nil"/>
              <w:left w:val="nil"/>
              <w:bottom w:val="nil"/>
              <w:right w:val="nil"/>
            </w:tcBorders>
            <w:noWrap/>
            <w:tcMar>
              <w:top w:w="15" w:type="dxa"/>
              <w:left w:w="15" w:type="dxa"/>
              <w:bottom w:w="0" w:type="dxa"/>
              <w:right w:w="15" w:type="dxa"/>
            </w:tcMar>
            <w:hideMark/>
            <w:tcPrChange w:id="264"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hideMark/>
              </w:tcPr>
            </w:tcPrChange>
          </w:tcPr>
          <w:p w14:paraId="23289000" w14:textId="77777777" w:rsidR="00D61EA7" w:rsidRPr="00015210" w:rsidRDefault="00D61EA7" w:rsidP="00D61EA7">
            <w:pPr>
              <w:jc w:val="center"/>
              <w:rPr>
                <w:color w:val="000000"/>
                <w:sz w:val="20"/>
                <w:szCs w:val="20"/>
              </w:rPr>
            </w:pPr>
            <w:r w:rsidRPr="00015210">
              <w:rPr>
                <w:color w:val="000000"/>
                <w:sz w:val="20"/>
                <w:szCs w:val="20"/>
              </w:rPr>
              <w:t>3,612</w:t>
            </w:r>
          </w:p>
        </w:tc>
        <w:tc>
          <w:tcPr>
            <w:tcW w:w="1986" w:type="dxa"/>
            <w:tcBorders>
              <w:top w:val="nil"/>
              <w:left w:val="nil"/>
              <w:bottom w:val="nil"/>
              <w:right w:val="nil"/>
            </w:tcBorders>
            <w:tcPrChange w:id="265" w:author="Dylan CHEN" w:date="2026-08-30T19:52:00Z" w16du:dateUtc="2026-08-30T11:52:00Z">
              <w:tcPr>
                <w:tcW w:w="1986" w:type="dxa"/>
                <w:gridSpan w:val="2"/>
                <w:tcBorders>
                  <w:top w:val="nil"/>
                  <w:left w:val="nil"/>
                  <w:bottom w:val="nil"/>
                  <w:right w:val="nil"/>
                </w:tcBorders>
              </w:tcPr>
            </w:tcPrChange>
          </w:tcPr>
          <w:p w14:paraId="5498750A" w14:textId="2861139B" w:rsidR="00D61EA7" w:rsidRPr="00015210" w:rsidRDefault="00D61EA7" w:rsidP="00D61EA7">
            <w:pPr>
              <w:jc w:val="center"/>
              <w:rPr>
                <w:color w:val="000000"/>
                <w:sz w:val="20"/>
                <w:szCs w:val="20"/>
              </w:rPr>
            </w:pPr>
            <w:r w:rsidRPr="00015210">
              <w:rPr>
                <w:color w:val="000000"/>
                <w:sz w:val="20"/>
                <w:szCs w:val="20"/>
              </w:rPr>
              <w:t>2,726</w:t>
            </w:r>
          </w:p>
        </w:tc>
      </w:tr>
      <w:tr w:rsidR="00D61EA7" w:rsidRPr="00015210" w14:paraId="17468B45" w14:textId="77CEDD64" w:rsidTr="00DE659D">
        <w:trPr>
          <w:jc w:val="center"/>
          <w:trPrChange w:id="266" w:author="Dylan CHEN" w:date="2026-08-30T19:52:00Z" w16du:dateUtc="2026-08-30T11:52:00Z">
            <w:trPr>
              <w:jc w:val="center"/>
            </w:trPr>
          </w:trPrChange>
        </w:trPr>
        <w:tc>
          <w:tcPr>
            <w:tcW w:w="2030" w:type="dxa"/>
            <w:tcBorders>
              <w:top w:val="nil"/>
              <w:left w:val="nil"/>
              <w:bottom w:val="nil"/>
              <w:right w:val="nil"/>
            </w:tcBorders>
            <w:noWrap/>
            <w:tcMar>
              <w:top w:w="15" w:type="dxa"/>
              <w:left w:w="15" w:type="dxa"/>
              <w:bottom w:w="0" w:type="dxa"/>
              <w:right w:w="15" w:type="dxa"/>
            </w:tcMar>
            <w:hideMark/>
            <w:tcPrChange w:id="267"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hideMark/>
              </w:tcPr>
            </w:tcPrChange>
          </w:tcPr>
          <w:p w14:paraId="51908D4C" w14:textId="77777777" w:rsidR="00D61EA7" w:rsidRPr="00015210" w:rsidRDefault="00D61EA7" w:rsidP="00D61EA7">
            <w:pPr>
              <w:rPr>
                <w:color w:val="000000"/>
                <w:sz w:val="20"/>
                <w:szCs w:val="20"/>
              </w:rPr>
            </w:pPr>
            <w:r w:rsidRPr="00015210">
              <w:rPr>
                <w:color w:val="000000"/>
                <w:sz w:val="20"/>
                <w:szCs w:val="20"/>
              </w:rPr>
              <w:t>AIC</w:t>
            </w:r>
          </w:p>
        </w:tc>
        <w:tc>
          <w:tcPr>
            <w:tcW w:w="2917" w:type="dxa"/>
            <w:tcBorders>
              <w:top w:val="nil"/>
              <w:left w:val="nil"/>
              <w:bottom w:val="nil"/>
              <w:right w:val="nil"/>
            </w:tcBorders>
            <w:noWrap/>
            <w:tcMar>
              <w:top w:w="15" w:type="dxa"/>
              <w:left w:w="15" w:type="dxa"/>
              <w:bottom w:w="0" w:type="dxa"/>
              <w:right w:w="15" w:type="dxa"/>
            </w:tcMar>
            <w:hideMark/>
            <w:tcPrChange w:id="268" w:author="Dylan CHEN" w:date="2026-08-30T19:52:00Z" w16du:dateUtc="2026-08-30T11:52:00Z">
              <w:tcPr>
                <w:tcW w:w="2917" w:type="dxa"/>
                <w:gridSpan w:val="2"/>
                <w:tcBorders>
                  <w:top w:val="nil"/>
                  <w:left w:val="nil"/>
                  <w:bottom w:val="nil"/>
                  <w:right w:val="nil"/>
                </w:tcBorders>
                <w:noWrap/>
                <w:tcMar>
                  <w:top w:w="15" w:type="dxa"/>
                  <w:left w:w="15" w:type="dxa"/>
                  <w:bottom w:w="0" w:type="dxa"/>
                  <w:right w:w="15" w:type="dxa"/>
                </w:tcMar>
                <w:hideMark/>
              </w:tcPr>
            </w:tcPrChange>
          </w:tcPr>
          <w:p w14:paraId="3189837D" w14:textId="2723259A" w:rsidR="00D61EA7" w:rsidRPr="00015210" w:rsidRDefault="00D61EA7" w:rsidP="00D61EA7">
            <w:pPr>
              <w:jc w:val="center"/>
              <w:rPr>
                <w:color w:val="000000"/>
                <w:sz w:val="20"/>
                <w:szCs w:val="20"/>
              </w:rPr>
            </w:pPr>
            <w:r w:rsidRPr="00015210">
              <w:rPr>
                <w:color w:val="000000"/>
                <w:sz w:val="20"/>
                <w:szCs w:val="20"/>
              </w:rPr>
              <w:t>2741.982</w:t>
            </w:r>
          </w:p>
        </w:tc>
        <w:tc>
          <w:tcPr>
            <w:tcW w:w="847" w:type="dxa"/>
            <w:tcBorders>
              <w:top w:val="nil"/>
              <w:left w:val="nil"/>
              <w:bottom w:val="nil"/>
              <w:right w:val="nil"/>
            </w:tcBorders>
            <w:noWrap/>
            <w:tcMar>
              <w:top w:w="15" w:type="dxa"/>
              <w:left w:w="15" w:type="dxa"/>
              <w:bottom w:w="0" w:type="dxa"/>
              <w:right w:w="15" w:type="dxa"/>
            </w:tcMar>
            <w:hideMark/>
            <w:tcPrChange w:id="269"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hideMark/>
              </w:tcPr>
            </w:tcPrChange>
          </w:tcPr>
          <w:p w14:paraId="49DE6D24"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880" w:type="dxa"/>
            <w:tcBorders>
              <w:top w:val="nil"/>
              <w:left w:val="nil"/>
              <w:bottom w:val="nil"/>
              <w:right w:val="nil"/>
            </w:tcBorders>
            <w:noWrap/>
            <w:tcMar>
              <w:top w:w="15" w:type="dxa"/>
              <w:left w:w="15" w:type="dxa"/>
              <w:bottom w:w="0" w:type="dxa"/>
              <w:right w:w="15" w:type="dxa"/>
            </w:tcMar>
            <w:hideMark/>
            <w:tcPrChange w:id="270"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hideMark/>
              </w:tcPr>
            </w:tcPrChange>
          </w:tcPr>
          <w:p w14:paraId="750DE720" w14:textId="77777777" w:rsidR="00D61EA7" w:rsidRPr="00015210" w:rsidRDefault="00D61EA7" w:rsidP="00D61EA7">
            <w:pPr>
              <w:jc w:val="center"/>
              <w:rPr>
                <w:color w:val="000000"/>
                <w:sz w:val="20"/>
                <w:szCs w:val="20"/>
              </w:rPr>
            </w:pPr>
            <w:r w:rsidRPr="00015210">
              <w:rPr>
                <w:color w:val="000000"/>
                <w:sz w:val="20"/>
                <w:szCs w:val="20"/>
              </w:rPr>
              <w:t>10108.205</w:t>
            </w:r>
          </w:p>
        </w:tc>
        <w:tc>
          <w:tcPr>
            <w:tcW w:w="880" w:type="dxa"/>
            <w:tcBorders>
              <w:top w:val="nil"/>
              <w:left w:val="nil"/>
              <w:bottom w:val="nil"/>
              <w:right w:val="nil"/>
            </w:tcBorders>
            <w:noWrap/>
            <w:tcMar>
              <w:top w:w="15" w:type="dxa"/>
              <w:left w:w="15" w:type="dxa"/>
              <w:bottom w:w="0" w:type="dxa"/>
              <w:right w:w="15" w:type="dxa"/>
            </w:tcMar>
            <w:hideMark/>
            <w:tcPrChange w:id="271"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hideMark/>
              </w:tcPr>
            </w:tcPrChange>
          </w:tcPr>
          <w:p w14:paraId="3168A9CA" w14:textId="77777777" w:rsidR="00D61EA7" w:rsidRPr="00015210" w:rsidRDefault="00D61EA7" w:rsidP="00D61EA7">
            <w:pPr>
              <w:jc w:val="center"/>
              <w:rPr>
                <w:color w:val="000000"/>
                <w:sz w:val="20"/>
                <w:szCs w:val="20"/>
              </w:rPr>
            </w:pPr>
            <w:r w:rsidRPr="00015210">
              <w:rPr>
                <w:color w:val="000000"/>
                <w:sz w:val="20"/>
                <w:szCs w:val="20"/>
              </w:rPr>
              <w:t>10110.206</w:t>
            </w:r>
          </w:p>
        </w:tc>
        <w:tc>
          <w:tcPr>
            <w:tcW w:w="1986" w:type="dxa"/>
            <w:tcBorders>
              <w:top w:val="nil"/>
              <w:left w:val="nil"/>
              <w:bottom w:val="nil"/>
              <w:right w:val="nil"/>
            </w:tcBorders>
            <w:tcPrChange w:id="272" w:author="Dylan CHEN" w:date="2026-08-30T19:52:00Z" w16du:dateUtc="2026-08-30T11:52:00Z">
              <w:tcPr>
                <w:tcW w:w="1986" w:type="dxa"/>
                <w:gridSpan w:val="2"/>
                <w:tcBorders>
                  <w:top w:val="nil"/>
                  <w:left w:val="nil"/>
                  <w:bottom w:val="nil"/>
                  <w:right w:val="nil"/>
                </w:tcBorders>
              </w:tcPr>
            </w:tcPrChange>
          </w:tcPr>
          <w:p w14:paraId="56104096" w14:textId="2F39F169" w:rsidR="00D61EA7" w:rsidRPr="00015210" w:rsidRDefault="00D61EA7" w:rsidP="00D61EA7">
            <w:pPr>
              <w:jc w:val="center"/>
              <w:rPr>
                <w:color w:val="000000"/>
                <w:sz w:val="20"/>
                <w:szCs w:val="20"/>
              </w:rPr>
            </w:pPr>
            <w:r w:rsidRPr="00015210">
              <w:rPr>
                <w:color w:val="000000"/>
                <w:sz w:val="20"/>
                <w:szCs w:val="20"/>
              </w:rPr>
              <w:t>11959.154</w:t>
            </w:r>
          </w:p>
        </w:tc>
      </w:tr>
      <w:tr w:rsidR="00D61EA7" w:rsidRPr="00015210" w14:paraId="52C81BDA" w14:textId="488A8CB0" w:rsidTr="00DE659D">
        <w:trPr>
          <w:jc w:val="center"/>
          <w:trPrChange w:id="273" w:author="Dylan CHEN" w:date="2026-08-30T19:52:00Z" w16du:dateUtc="2026-08-30T11:52:00Z">
            <w:trPr>
              <w:jc w:val="center"/>
            </w:trPr>
          </w:trPrChange>
        </w:trPr>
        <w:tc>
          <w:tcPr>
            <w:tcW w:w="2030" w:type="dxa"/>
            <w:tcBorders>
              <w:top w:val="nil"/>
              <w:left w:val="nil"/>
              <w:bottom w:val="nil"/>
              <w:right w:val="nil"/>
            </w:tcBorders>
            <w:noWrap/>
            <w:tcMar>
              <w:top w:w="15" w:type="dxa"/>
              <w:left w:w="15" w:type="dxa"/>
              <w:bottom w:w="0" w:type="dxa"/>
              <w:right w:w="15" w:type="dxa"/>
            </w:tcMar>
            <w:hideMark/>
            <w:tcPrChange w:id="274"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hideMark/>
              </w:tcPr>
            </w:tcPrChange>
          </w:tcPr>
          <w:p w14:paraId="0859843A" w14:textId="77777777" w:rsidR="00D61EA7" w:rsidRPr="00015210" w:rsidRDefault="00D61EA7" w:rsidP="00D61EA7">
            <w:pPr>
              <w:rPr>
                <w:color w:val="000000"/>
                <w:sz w:val="20"/>
                <w:szCs w:val="20"/>
              </w:rPr>
            </w:pPr>
            <w:r w:rsidRPr="00015210">
              <w:rPr>
                <w:color w:val="000000"/>
                <w:sz w:val="20"/>
                <w:szCs w:val="20"/>
              </w:rPr>
              <w:t>BIC</w:t>
            </w:r>
          </w:p>
        </w:tc>
        <w:tc>
          <w:tcPr>
            <w:tcW w:w="2917" w:type="dxa"/>
            <w:tcBorders>
              <w:top w:val="nil"/>
              <w:left w:val="nil"/>
              <w:bottom w:val="nil"/>
              <w:right w:val="nil"/>
            </w:tcBorders>
            <w:noWrap/>
            <w:tcMar>
              <w:top w:w="15" w:type="dxa"/>
              <w:left w:w="15" w:type="dxa"/>
              <w:bottom w:w="0" w:type="dxa"/>
              <w:right w:w="15" w:type="dxa"/>
            </w:tcMar>
            <w:hideMark/>
            <w:tcPrChange w:id="275" w:author="Dylan CHEN" w:date="2026-08-30T19:52:00Z" w16du:dateUtc="2026-08-30T11:52:00Z">
              <w:tcPr>
                <w:tcW w:w="2917" w:type="dxa"/>
                <w:gridSpan w:val="2"/>
                <w:tcBorders>
                  <w:top w:val="nil"/>
                  <w:left w:val="nil"/>
                  <w:bottom w:val="nil"/>
                  <w:right w:val="nil"/>
                </w:tcBorders>
                <w:noWrap/>
                <w:tcMar>
                  <w:top w:w="15" w:type="dxa"/>
                  <w:left w:w="15" w:type="dxa"/>
                  <w:bottom w:w="0" w:type="dxa"/>
                  <w:right w:w="15" w:type="dxa"/>
                </w:tcMar>
                <w:hideMark/>
              </w:tcPr>
            </w:tcPrChange>
          </w:tcPr>
          <w:p w14:paraId="6D325459" w14:textId="0A665CD7" w:rsidR="00D61EA7" w:rsidRPr="00015210" w:rsidRDefault="00D61EA7" w:rsidP="00D61EA7">
            <w:pPr>
              <w:jc w:val="center"/>
              <w:rPr>
                <w:color w:val="000000"/>
                <w:sz w:val="20"/>
                <w:szCs w:val="20"/>
              </w:rPr>
            </w:pPr>
            <w:r w:rsidRPr="00015210">
              <w:rPr>
                <w:color w:val="000000"/>
                <w:sz w:val="20"/>
                <w:szCs w:val="20"/>
              </w:rPr>
              <w:t>3924.657</w:t>
            </w:r>
          </w:p>
        </w:tc>
        <w:tc>
          <w:tcPr>
            <w:tcW w:w="847" w:type="dxa"/>
            <w:tcBorders>
              <w:top w:val="nil"/>
              <w:left w:val="nil"/>
              <w:bottom w:val="nil"/>
              <w:right w:val="nil"/>
            </w:tcBorders>
            <w:noWrap/>
            <w:tcMar>
              <w:top w:w="15" w:type="dxa"/>
              <w:left w:w="15" w:type="dxa"/>
              <w:bottom w:w="0" w:type="dxa"/>
              <w:right w:w="15" w:type="dxa"/>
            </w:tcMar>
            <w:hideMark/>
            <w:tcPrChange w:id="276"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hideMark/>
              </w:tcPr>
            </w:tcPrChange>
          </w:tcPr>
          <w:p w14:paraId="6AC844EB"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880" w:type="dxa"/>
            <w:tcBorders>
              <w:top w:val="nil"/>
              <w:left w:val="nil"/>
              <w:bottom w:val="nil"/>
              <w:right w:val="nil"/>
            </w:tcBorders>
            <w:noWrap/>
            <w:tcMar>
              <w:top w:w="15" w:type="dxa"/>
              <w:left w:w="15" w:type="dxa"/>
              <w:bottom w:w="0" w:type="dxa"/>
              <w:right w:w="15" w:type="dxa"/>
            </w:tcMar>
            <w:hideMark/>
            <w:tcPrChange w:id="277"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hideMark/>
              </w:tcPr>
            </w:tcPrChange>
          </w:tcPr>
          <w:p w14:paraId="2008CAFB"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880" w:type="dxa"/>
            <w:tcBorders>
              <w:top w:val="nil"/>
              <w:left w:val="nil"/>
              <w:bottom w:val="nil"/>
              <w:right w:val="nil"/>
            </w:tcBorders>
            <w:noWrap/>
            <w:tcMar>
              <w:top w:w="15" w:type="dxa"/>
              <w:left w:w="15" w:type="dxa"/>
              <w:bottom w:w="0" w:type="dxa"/>
              <w:right w:w="15" w:type="dxa"/>
            </w:tcMar>
            <w:hideMark/>
            <w:tcPrChange w:id="278"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hideMark/>
              </w:tcPr>
            </w:tcPrChange>
          </w:tcPr>
          <w:p w14:paraId="0C5FD056"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1986" w:type="dxa"/>
            <w:tcBorders>
              <w:top w:val="nil"/>
              <w:left w:val="nil"/>
              <w:bottom w:val="nil"/>
              <w:right w:val="nil"/>
            </w:tcBorders>
            <w:tcPrChange w:id="279" w:author="Dylan CHEN" w:date="2026-08-30T19:52:00Z" w16du:dateUtc="2026-08-30T11:52:00Z">
              <w:tcPr>
                <w:tcW w:w="1986" w:type="dxa"/>
                <w:gridSpan w:val="2"/>
                <w:tcBorders>
                  <w:top w:val="nil"/>
                  <w:left w:val="nil"/>
                  <w:bottom w:val="nil"/>
                  <w:right w:val="nil"/>
                </w:tcBorders>
              </w:tcPr>
            </w:tcPrChange>
          </w:tcPr>
          <w:p w14:paraId="06441FBF" w14:textId="5CEF034A" w:rsidR="00D61EA7" w:rsidRPr="00015210" w:rsidRDefault="00D61EA7" w:rsidP="003266E4">
            <w:pPr>
              <w:jc w:val="center"/>
              <w:rPr>
                <w:rFonts w:ascii="Georgia" w:hAnsi="Georgia"/>
                <w:color w:val="000000"/>
                <w:sz w:val="20"/>
                <w:szCs w:val="20"/>
              </w:rPr>
            </w:pPr>
            <w:r w:rsidRPr="00015210">
              <w:rPr>
                <w:color w:val="000000"/>
                <w:sz w:val="20"/>
                <w:szCs w:val="20"/>
              </w:rPr>
              <w:t>13088.076</w:t>
            </w:r>
          </w:p>
        </w:tc>
      </w:tr>
      <w:tr w:rsidR="00D61EA7" w:rsidRPr="00015210" w14:paraId="38701085" w14:textId="7E8293C3" w:rsidTr="00DE659D">
        <w:trPr>
          <w:jc w:val="center"/>
          <w:trPrChange w:id="280" w:author="Dylan CHEN" w:date="2026-08-30T19:52:00Z" w16du:dateUtc="2026-08-30T11:52:00Z">
            <w:trPr>
              <w:jc w:val="center"/>
            </w:trPr>
          </w:trPrChange>
        </w:trPr>
        <w:tc>
          <w:tcPr>
            <w:tcW w:w="2030" w:type="dxa"/>
            <w:tcBorders>
              <w:top w:val="nil"/>
              <w:left w:val="nil"/>
              <w:bottom w:val="nil"/>
              <w:right w:val="nil"/>
            </w:tcBorders>
            <w:noWrap/>
            <w:tcMar>
              <w:top w:w="15" w:type="dxa"/>
              <w:left w:w="15" w:type="dxa"/>
              <w:bottom w:w="0" w:type="dxa"/>
              <w:right w:w="15" w:type="dxa"/>
            </w:tcMar>
            <w:hideMark/>
            <w:tcPrChange w:id="281"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hideMark/>
              </w:tcPr>
            </w:tcPrChange>
          </w:tcPr>
          <w:p w14:paraId="61E16544" w14:textId="77777777" w:rsidR="00D61EA7" w:rsidRPr="00015210" w:rsidRDefault="00D61EA7" w:rsidP="00D61EA7">
            <w:pPr>
              <w:rPr>
                <w:color w:val="000000"/>
                <w:sz w:val="20"/>
                <w:szCs w:val="20"/>
              </w:rPr>
            </w:pPr>
            <w:r w:rsidRPr="00015210">
              <w:rPr>
                <w:color w:val="000000"/>
                <w:sz w:val="20"/>
                <w:szCs w:val="20"/>
              </w:rPr>
              <w:t>log likelihood</w:t>
            </w:r>
          </w:p>
        </w:tc>
        <w:tc>
          <w:tcPr>
            <w:tcW w:w="2917" w:type="dxa"/>
            <w:tcBorders>
              <w:top w:val="nil"/>
              <w:left w:val="nil"/>
              <w:bottom w:val="nil"/>
              <w:right w:val="nil"/>
            </w:tcBorders>
            <w:noWrap/>
            <w:tcMar>
              <w:top w:w="15" w:type="dxa"/>
              <w:left w:w="15" w:type="dxa"/>
              <w:bottom w:w="0" w:type="dxa"/>
              <w:right w:w="15" w:type="dxa"/>
            </w:tcMar>
            <w:hideMark/>
            <w:tcPrChange w:id="282" w:author="Dylan CHEN" w:date="2026-08-30T19:52:00Z" w16du:dateUtc="2026-08-30T11:52:00Z">
              <w:tcPr>
                <w:tcW w:w="2917" w:type="dxa"/>
                <w:gridSpan w:val="2"/>
                <w:tcBorders>
                  <w:top w:val="nil"/>
                  <w:left w:val="nil"/>
                  <w:bottom w:val="nil"/>
                  <w:right w:val="nil"/>
                </w:tcBorders>
                <w:noWrap/>
                <w:tcMar>
                  <w:top w:w="15" w:type="dxa"/>
                  <w:left w:w="15" w:type="dxa"/>
                  <w:bottom w:w="0" w:type="dxa"/>
                  <w:right w:w="15" w:type="dxa"/>
                </w:tcMar>
                <w:hideMark/>
              </w:tcPr>
            </w:tcPrChange>
          </w:tcPr>
          <w:p w14:paraId="1EF6D133" w14:textId="14045A0F" w:rsidR="00D61EA7" w:rsidRPr="00015210" w:rsidRDefault="00D61EA7" w:rsidP="00D61EA7">
            <w:pPr>
              <w:jc w:val="center"/>
              <w:rPr>
                <w:color w:val="000000"/>
                <w:sz w:val="20"/>
                <w:szCs w:val="20"/>
              </w:rPr>
            </w:pPr>
            <w:r w:rsidRPr="00015210">
              <w:rPr>
                <w:color w:val="000000"/>
                <w:sz w:val="20"/>
                <w:szCs w:val="20"/>
              </w:rPr>
              <w:t>-1179.991</w:t>
            </w:r>
          </w:p>
        </w:tc>
        <w:tc>
          <w:tcPr>
            <w:tcW w:w="847" w:type="dxa"/>
            <w:tcBorders>
              <w:top w:val="nil"/>
              <w:left w:val="nil"/>
              <w:bottom w:val="nil"/>
              <w:right w:val="nil"/>
            </w:tcBorders>
            <w:noWrap/>
            <w:tcMar>
              <w:top w:w="15" w:type="dxa"/>
              <w:left w:w="15" w:type="dxa"/>
              <w:bottom w:w="0" w:type="dxa"/>
              <w:right w:w="15" w:type="dxa"/>
            </w:tcMar>
            <w:hideMark/>
            <w:tcPrChange w:id="283"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hideMark/>
              </w:tcPr>
            </w:tcPrChange>
          </w:tcPr>
          <w:p w14:paraId="6F35F669" w14:textId="77777777" w:rsidR="00D61EA7" w:rsidRPr="00015210" w:rsidRDefault="00D61EA7" w:rsidP="00D61EA7">
            <w:pPr>
              <w:jc w:val="center"/>
              <w:rPr>
                <w:color w:val="000000"/>
                <w:sz w:val="20"/>
                <w:szCs w:val="20"/>
              </w:rPr>
            </w:pPr>
            <w:r w:rsidRPr="00015210">
              <w:rPr>
                <w:color w:val="000000"/>
                <w:sz w:val="20"/>
                <w:szCs w:val="20"/>
              </w:rPr>
              <w:t>-4864.102</w:t>
            </w:r>
          </w:p>
        </w:tc>
        <w:tc>
          <w:tcPr>
            <w:tcW w:w="880" w:type="dxa"/>
            <w:tcBorders>
              <w:top w:val="nil"/>
              <w:left w:val="nil"/>
              <w:bottom w:val="nil"/>
              <w:right w:val="nil"/>
            </w:tcBorders>
            <w:noWrap/>
            <w:tcMar>
              <w:top w:w="15" w:type="dxa"/>
              <w:left w:w="15" w:type="dxa"/>
              <w:bottom w:w="0" w:type="dxa"/>
              <w:right w:w="15" w:type="dxa"/>
            </w:tcMar>
            <w:hideMark/>
            <w:tcPrChange w:id="284"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hideMark/>
              </w:tcPr>
            </w:tcPrChange>
          </w:tcPr>
          <w:p w14:paraId="043B07EB" w14:textId="77777777" w:rsidR="00D61EA7" w:rsidRPr="00015210" w:rsidRDefault="00D61EA7" w:rsidP="00D61EA7">
            <w:pPr>
              <w:jc w:val="center"/>
              <w:rPr>
                <w:color w:val="000000"/>
                <w:sz w:val="20"/>
                <w:szCs w:val="20"/>
              </w:rPr>
            </w:pPr>
            <w:r w:rsidRPr="00015210">
              <w:rPr>
                <w:color w:val="000000"/>
                <w:sz w:val="20"/>
                <w:szCs w:val="20"/>
              </w:rPr>
              <w:t>-4864.102</w:t>
            </w:r>
          </w:p>
        </w:tc>
        <w:tc>
          <w:tcPr>
            <w:tcW w:w="880" w:type="dxa"/>
            <w:tcBorders>
              <w:top w:val="nil"/>
              <w:left w:val="nil"/>
              <w:bottom w:val="nil"/>
              <w:right w:val="nil"/>
            </w:tcBorders>
            <w:noWrap/>
            <w:tcMar>
              <w:top w:w="15" w:type="dxa"/>
              <w:left w:w="15" w:type="dxa"/>
              <w:bottom w:w="0" w:type="dxa"/>
              <w:right w:w="15" w:type="dxa"/>
            </w:tcMar>
            <w:hideMark/>
            <w:tcPrChange w:id="285"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hideMark/>
              </w:tcPr>
            </w:tcPrChange>
          </w:tcPr>
          <w:p w14:paraId="67AB79E4" w14:textId="77777777" w:rsidR="00D61EA7" w:rsidRPr="00015210" w:rsidRDefault="00D61EA7" w:rsidP="00D61EA7">
            <w:pPr>
              <w:jc w:val="center"/>
              <w:rPr>
                <w:color w:val="000000"/>
                <w:sz w:val="20"/>
                <w:szCs w:val="20"/>
              </w:rPr>
            </w:pPr>
            <w:r w:rsidRPr="00015210">
              <w:rPr>
                <w:color w:val="000000"/>
                <w:sz w:val="20"/>
                <w:szCs w:val="20"/>
              </w:rPr>
              <w:t>-4864.103</w:t>
            </w:r>
          </w:p>
        </w:tc>
        <w:tc>
          <w:tcPr>
            <w:tcW w:w="1986" w:type="dxa"/>
            <w:tcBorders>
              <w:top w:val="nil"/>
              <w:left w:val="nil"/>
              <w:bottom w:val="nil"/>
              <w:right w:val="nil"/>
            </w:tcBorders>
            <w:tcPrChange w:id="286" w:author="Dylan CHEN" w:date="2026-08-30T19:52:00Z" w16du:dateUtc="2026-08-30T11:52:00Z">
              <w:tcPr>
                <w:tcW w:w="1986" w:type="dxa"/>
                <w:gridSpan w:val="2"/>
                <w:tcBorders>
                  <w:top w:val="nil"/>
                  <w:left w:val="nil"/>
                  <w:bottom w:val="nil"/>
                  <w:right w:val="nil"/>
                </w:tcBorders>
              </w:tcPr>
            </w:tcPrChange>
          </w:tcPr>
          <w:p w14:paraId="726B9493" w14:textId="585E05EC" w:rsidR="00D61EA7" w:rsidRPr="00015210" w:rsidRDefault="00D61EA7" w:rsidP="00D61EA7">
            <w:pPr>
              <w:jc w:val="center"/>
              <w:rPr>
                <w:color w:val="000000"/>
                <w:sz w:val="20"/>
                <w:szCs w:val="20"/>
              </w:rPr>
            </w:pPr>
            <w:r w:rsidRPr="00015210">
              <w:rPr>
                <w:color w:val="000000"/>
                <w:sz w:val="20"/>
                <w:szCs w:val="20"/>
              </w:rPr>
              <w:t>-5788.577</w:t>
            </w:r>
          </w:p>
        </w:tc>
      </w:tr>
      <w:tr w:rsidR="00D61EA7" w:rsidRPr="00015210" w14:paraId="2F5872FB" w14:textId="242FCB9B" w:rsidTr="00DE659D">
        <w:trPr>
          <w:jc w:val="center"/>
          <w:trPrChange w:id="287" w:author="Dylan CHEN" w:date="2026-08-30T19:52:00Z" w16du:dateUtc="2026-08-30T11:52:00Z">
            <w:trPr>
              <w:jc w:val="center"/>
            </w:trPr>
          </w:trPrChange>
        </w:trPr>
        <w:tc>
          <w:tcPr>
            <w:tcW w:w="2030" w:type="dxa"/>
            <w:tcBorders>
              <w:top w:val="nil"/>
              <w:left w:val="nil"/>
              <w:bottom w:val="nil"/>
              <w:right w:val="nil"/>
            </w:tcBorders>
            <w:noWrap/>
            <w:tcMar>
              <w:top w:w="15" w:type="dxa"/>
              <w:left w:w="15" w:type="dxa"/>
              <w:bottom w:w="0" w:type="dxa"/>
              <w:right w:w="15" w:type="dxa"/>
            </w:tcMar>
            <w:hideMark/>
            <w:tcPrChange w:id="288"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hideMark/>
              </w:tcPr>
            </w:tcPrChange>
          </w:tcPr>
          <w:p w14:paraId="3E369F59" w14:textId="77777777" w:rsidR="00D61EA7" w:rsidRPr="00015210" w:rsidRDefault="00D61EA7" w:rsidP="00D61EA7">
            <w:pPr>
              <w:rPr>
                <w:color w:val="000000"/>
                <w:sz w:val="20"/>
                <w:szCs w:val="20"/>
              </w:rPr>
            </w:pPr>
            <w:r w:rsidRPr="00015210">
              <w:rPr>
                <w:color w:val="000000"/>
                <w:sz w:val="20"/>
                <w:szCs w:val="20"/>
              </w:rPr>
              <w:t>deviance</w:t>
            </w:r>
          </w:p>
        </w:tc>
        <w:tc>
          <w:tcPr>
            <w:tcW w:w="2917" w:type="dxa"/>
            <w:tcBorders>
              <w:top w:val="nil"/>
              <w:left w:val="nil"/>
              <w:bottom w:val="nil"/>
              <w:right w:val="nil"/>
            </w:tcBorders>
            <w:noWrap/>
            <w:tcMar>
              <w:top w:w="15" w:type="dxa"/>
              <w:left w:w="15" w:type="dxa"/>
              <w:bottom w:w="0" w:type="dxa"/>
              <w:right w:w="15" w:type="dxa"/>
            </w:tcMar>
            <w:hideMark/>
            <w:tcPrChange w:id="289" w:author="Dylan CHEN" w:date="2026-08-30T19:52:00Z" w16du:dateUtc="2026-08-30T11:52:00Z">
              <w:tcPr>
                <w:tcW w:w="2917" w:type="dxa"/>
                <w:gridSpan w:val="2"/>
                <w:tcBorders>
                  <w:top w:val="nil"/>
                  <w:left w:val="nil"/>
                  <w:bottom w:val="nil"/>
                  <w:right w:val="nil"/>
                </w:tcBorders>
                <w:noWrap/>
                <w:tcMar>
                  <w:top w:w="15" w:type="dxa"/>
                  <w:left w:w="15" w:type="dxa"/>
                  <w:bottom w:w="0" w:type="dxa"/>
                  <w:right w:w="15" w:type="dxa"/>
                </w:tcMar>
                <w:hideMark/>
              </w:tcPr>
            </w:tcPrChange>
          </w:tcPr>
          <w:p w14:paraId="508BFBCA" w14:textId="77777777" w:rsidR="00D61EA7" w:rsidRPr="00015210" w:rsidRDefault="00D61EA7" w:rsidP="00D61EA7">
            <w:pPr>
              <w:rPr>
                <w:color w:val="000000"/>
                <w:sz w:val="20"/>
                <w:szCs w:val="20"/>
              </w:rPr>
            </w:pPr>
          </w:p>
        </w:tc>
        <w:tc>
          <w:tcPr>
            <w:tcW w:w="847" w:type="dxa"/>
            <w:tcBorders>
              <w:top w:val="nil"/>
              <w:left w:val="nil"/>
              <w:bottom w:val="nil"/>
              <w:right w:val="nil"/>
            </w:tcBorders>
            <w:noWrap/>
            <w:tcMar>
              <w:top w:w="15" w:type="dxa"/>
              <w:left w:w="15" w:type="dxa"/>
              <w:bottom w:w="0" w:type="dxa"/>
              <w:right w:w="15" w:type="dxa"/>
            </w:tcMar>
            <w:hideMark/>
            <w:tcPrChange w:id="290"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hideMark/>
              </w:tcPr>
            </w:tcPrChange>
          </w:tcPr>
          <w:p w14:paraId="39B387D9" w14:textId="77777777" w:rsidR="00D61EA7" w:rsidRPr="00015210" w:rsidRDefault="00D61EA7" w:rsidP="00D61EA7">
            <w:pPr>
              <w:jc w:val="center"/>
              <w:rPr>
                <w:color w:val="000000"/>
                <w:sz w:val="20"/>
                <w:szCs w:val="20"/>
              </w:rPr>
            </w:pPr>
            <w:r w:rsidRPr="00015210">
              <w:rPr>
                <w:color w:val="000000"/>
                <w:sz w:val="20"/>
                <w:szCs w:val="20"/>
              </w:rPr>
              <w:t>3537.101</w:t>
            </w:r>
          </w:p>
        </w:tc>
        <w:tc>
          <w:tcPr>
            <w:tcW w:w="880" w:type="dxa"/>
            <w:tcBorders>
              <w:top w:val="nil"/>
              <w:left w:val="nil"/>
              <w:bottom w:val="nil"/>
              <w:right w:val="nil"/>
            </w:tcBorders>
            <w:noWrap/>
            <w:tcMar>
              <w:top w:w="15" w:type="dxa"/>
              <w:left w:w="15" w:type="dxa"/>
              <w:bottom w:w="0" w:type="dxa"/>
              <w:right w:w="15" w:type="dxa"/>
            </w:tcMar>
            <w:hideMark/>
            <w:tcPrChange w:id="291"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hideMark/>
              </w:tcPr>
            </w:tcPrChange>
          </w:tcPr>
          <w:p w14:paraId="376F62C7" w14:textId="77777777" w:rsidR="00D61EA7" w:rsidRPr="00015210" w:rsidRDefault="00D61EA7" w:rsidP="00D61EA7">
            <w:pPr>
              <w:jc w:val="center"/>
              <w:rPr>
                <w:color w:val="000000"/>
                <w:sz w:val="20"/>
                <w:szCs w:val="20"/>
              </w:rPr>
            </w:pPr>
          </w:p>
        </w:tc>
        <w:tc>
          <w:tcPr>
            <w:tcW w:w="880" w:type="dxa"/>
            <w:tcBorders>
              <w:top w:val="nil"/>
              <w:left w:val="nil"/>
              <w:bottom w:val="nil"/>
              <w:right w:val="nil"/>
            </w:tcBorders>
            <w:noWrap/>
            <w:tcMar>
              <w:top w:w="15" w:type="dxa"/>
              <w:left w:w="15" w:type="dxa"/>
              <w:bottom w:w="0" w:type="dxa"/>
              <w:right w:w="15" w:type="dxa"/>
            </w:tcMar>
            <w:hideMark/>
            <w:tcPrChange w:id="292"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hideMark/>
              </w:tcPr>
            </w:tcPrChange>
          </w:tcPr>
          <w:p w14:paraId="472D490E" w14:textId="77777777" w:rsidR="00D61EA7" w:rsidRPr="00015210" w:rsidRDefault="00D61EA7" w:rsidP="00D61EA7">
            <w:pPr>
              <w:rPr>
                <w:sz w:val="20"/>
                <w:szCs w:val="20"/>
              </w:rPr>
            </w:pPr>
          </w:p>
        </w:tc>
        <w:tc>
          <w:tcPr>
            <w:tcW w:w="1986" w:type="dxa"/>
            <w:tcBorders>
              <w:top w:val="nil"/>
              <w:left w:val="nil"/>
              <w:bottom w:val="nil"/>
              <w:right w:val="nil"/>
            </w:tcBorders>
            <w:tcPrChange w:id="293" w:author="Dylan CHEN" w:date="2026-08-30T19:52:00Z" w16du:dateUtc="2026-08-30T11:52:00Z">
              <w:tcPr>
                <w:tcW w:w="1986" w:type="dxa"/>
                <w:gridSpan w:val="2"/>
                <w:tcBorders>
                  <w:top w:val="nil"/>
                  <w:left w:val="nil"/>
                  <w:bottom w:val="nil"/>
                  <w:right w:val="nil"/>
                </w:tcBorders>
              </w:tcPr>
            </w:tcPrChange>
          </w:tcPr>
          <w:p w14:paraId="58A2CB0E" w14:textId="77777777" w:rsidR="00D61EA7" w:rsidRPr="00015210" w:rsidRDefault="00D61EA7" w:rsidP="00D61EA7">
            <w:pPr>
              <w:rPr>
                <w:sz w:val="20"/>
                <w:szCs w:val="20"/>
              </w:rPr>
            </w:pPr>
          </w:p>
        </w:tc>
      </w:tr>
      <w:tr w:rsidR="00D61EA7" w:rsidRPr="00015210" w14:paraId="12DD2363" w14:textId="7854B871" w:rsidTr="00DE659D">
        <w:trPr>
          <w:jc w:val="center"/>
          <w:trPrChange w:id="294" w:author="Dylan CHEN" w:date="2026-08-30T19:52:00Z" w16du:dateUtc="2026-08-30T11:52:00Z">
            <w:trPr>
              <w:jc w:val="center"/>
            </w:trPr>
          </w:trPrChange>
        </w:trPr>
        <w:tc>
          <w:tcPr>
            <w:tcW w:w="2030" w:type="dxa"/>
            <w:tcBorders>
              <w:top w:val="nil"/>
              <w:left w:val="nil"/>
              <w:bottom w:val="single" w:sz="4" w:space="0" w:color="auto"/>
              <w:right w:val="nil"/>
            </w:tcBorders>
            <w:noWrap/>
            <w:tcMar>
              <w:top w:w="15" w:type="dxa"/>
              <w:left w:w="15" w:type="dxa"/>
              <w:bottom w:w="0" w:type="dxa"/>
              <w:right w:w="15" w:type="dxa"/>
            </w:tcMar>
            <w:hideMark/>
            <w:tcPrChange w:id="295"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6F3FD94D" w14:textId="2683F980" w:rsidR="00D61EA7" w:rsidRPr="00015210" w:rsidRDefault="00D61EA7" w:rsidP="00D61EA7">
            <w:pPr>
              <w:rPr>
                <w:color w:val="000000"/>
                <w:sz w:val="20"/>
                <w:szCs w:val="20"/>
              </w:rPr>
            </w:pPr>
            <w:proofErr w:type="gramStart"/>
            <w:r w:rsidRPr="00015210">
              <w:rPr>
                <w:color w:val="000000"/>
                <w:sz w:val="20"/>
                <w:szCs w:val="20"/>
              </w:rPr>
              <w:t>pseudo R</w:t>
            </w:r>
            <w:proofErr w:type="gramEnd"/>
            <w:r w:rsidR="0096012F">
              <w:rPr>
                <w:rFonts w:hint="eastAsia"/>
                <w:color w:val="000000"/>
                <w:sz w:val="20"/>
                <w:szCs w:val="20"/>
              </w:rPr>
              <w:t>-squared</w:t>
            </w:r>
          </w:p>
        </w:tc>
        <w:tc>
          <w:tcPr>
            <w:tcW w:w="2917" w:type="dxa"/>
            <w:tcBorders>
              <w:top w:val="nil"/>
              <w:left w:val="nil"/>
              <w:bottom w:val="single" w:sz="4" w:space="0" w:color="auto"/>
              <w:right w:val="nil"/>
            </w:tcBorders>
            <w:noWrap/>
            <w:tcMar>
              <w:top w:w="15" w:type="dxa"/>
              <w:left w:w="15" w:type="dxa"/>
              <w:bottom w:w="0" w:type="dxa"/>
              <w:right w:w="15" w:type="dxa"/>
            </w:tcMar>
            <w:hideMark/>
            <w:tcPrChange w:id="296" w:author="Dylan CHEN" w:date="2026-08-30T19:52:00Z" w16du:dateUtc="2026-08-30T11:52:00Z">
              <w:tcPr>
                <w:tcW w:w="2917" w:type="dxa"/>
                <w:gridSpan w:val="2"/>
                <w:tcBorders>
                  <w:top w:val="nil"/>
                  <w:left w:val="nil"/>
                  <w:bottom w:val="single" w:sz="4" w:space="0" w:color="auto"/>
                  <w:right w:val="nil"/>
                </w:tcBorders>
                <w:noWrap/>
                <w:tcMar>
                  <w:top w:w="15" w:type="dxa"/>
                  <w:left w:w="15" w:type="dxa"/>
                  <w:bottom w:w="0" w:type="dxa"/>
                  <w:right w:w="15" w:type="dxa"/>
                </w:tcMar>
                <w:hideMark/>
              </w:tcPr>
            </w:tcPrChange>
          </w:tcPr>
          <w:p w14:paraId="7F80622B" w14:textId="77777777" w:rsidR="00D61EA7" w:rsidRPr="00015210" w:rsidRDefault="00D61EA7" w:rsidP="00D61EA7">
            <w:pPr>
              <w:jc w:val="center"/>
              <w:rPr>
                <w:color w:val="000000"/>
                <w:sz w:val="20"/>
                <w:szCs w:val="20"/>
              </w:rPr>
            </w:pPr>
            <w:r w:rsidRPr="00015210">
              <w:rPr>
                <w:color w:val="000000"/>
                <w:sz w:val="20"/>
                <w:szCs w:val="20"/>
              </w:rPr>
              <w:t> </w:t>
            </w:r>
          </w:p>
        </w:tc>
        <w:tc>
          <w:tcPr>
            <w:tcW w:w="847" w:type="dxa"/>
            <w:tcBorders>
              <w:top w:val="nil"/>
              <w:left w:val="nil"/>
              <w:bottom w:val="single" w:sz="4" w:space="0" w:color="auto"/>
              <w:right w:val="nil"/>
            </w:tcBorders>
            <w:noWrap/>
            <w:tcMar>
              <w:top w:w="15" w:type="dxa"/>
              <w:left w:w="15" w:type="dxa"/>
              <w:bottom w:w="0" w:type="dxa"/>
              <w:right w:w="15" w:type="dxa"/>
            </w:tcMar>
            <w:hideMark/>
            <w:tcPrChange w:id="297"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5679EBC7" w14:textId="77777777" w:rsidR="00D61EA7" w:rsidRPr="00015210" w:rsidRDefault="00D61EA7" w:rsidP="00D61EA7">
            <w:pPr>
              <w:jc w:val="center"/>
              <w:rPr>
                <w:color w:val="000000"/>
                <w:sz w:val="20"/>
                <w:szCs w:val="20"/>
              </w:rPr>
            </w:pPr>
            <w:r w:rsidRPr="00015210">
              <w:rPr>
                <w:color w:val="000000"/>
                <w:sz w:val="20"/>
                <w:szCs w:val="20"/>
              </w:rPr>
              <w:t>0.014</w:t>
            </w:r>
          </w:p>
        </w:tc>
        <w:tc>
          <w:tcPr>
            <w:tcW w:w="880" w:type="dxa"/>
            <w:tcBorders>
              <w:top w:val="nil"/>
              <w:left w:val="nil"/>
              <w:bottom w:val="single" w:sz="4" w:space="0" w:color="auto"/>
              <w:right w:val="nil"/>
            </w:tcBorders>
            <w:noWrap/>
            <w:tcMar>
              <w:top w:w="15" w:type="dxa"/>
              <w:left w:w="15" w:type="dxa"/>
              <w:bottom w:w="0" w:type="dxa"/>
              <w:right w:w="15" w:type="dxa"/>
            </w:tcMar>
            <w:hideMark/>
            <w:tcPrChange w:id="298"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1E57116E" w14:textId="77777777" w:rsidR="00D61EA7" w:rsidRPr="00015210" w:rsidRDefault="00D61EA7" w:rsidP="00D61EA7">
            <w:pPr>
              <w:jc w:val="center"/>
              <w:rPr>
                <w:color w:val="000000"/>
                <w:sz w:val="20"/>
                <w:szCs w:val="20"/>
              </w:rPr>
            </w:pPr>
            <w:r w:rsidRPr="00015210">
              <w:rPr>
                <w:color w:val="000000"/>
                <w:sz w:val="20"/>
                <w:szCs w:val="20"/>
              </w:rPr>
              <w:t> </w:t>
            </w:r>
          </w:p>
        </w:tc>
        <w:tc>
          <w:tcPr>
            <w:tcW w:w="880" w:type="dxa"/>
            <w:tcBorders>
              <w:top w:val="nil"/>
              <w:left w:val="nil"/>
              <w:bottom w:val="single" w:sz="4" w:space="0" w:color="auto"/>
              <w:right w:val="nil"/>
            </w:tcBorders>
            <w:noWrap/>
            <w:tcMar>
              <w:top w:w="15" w:type="dxa"/>
              <w:left w:w="15" w:type="dxa"/>
              <w:bottom w:w="0" w:type="dxa"/>
              <w:right w:w="15" w:type="dxa"/>
            </w:tcMar>
            <w:hideMark/>
            <w:tcPrChange w:id="299"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0D445E2A" w14:textId="77777777" w:rsidR="00D61EA7" w:rsidRPr="00015210" w:rsidRDefault="00D61EA7" w:rsidP="00D61EA7">
            <w:pPr>
              <w:jc w:val="center"/>
              <w:rPr>
                <w:color w:val="000000"/>
                <w:sz w:val="20"/>
                <w:szCs w:val="20"/>
              </w:rPr>
            </w:pPr>
            <w:r w:rsidRPr="00015210">
              <w:rPr>
                <w:color w:val="000000"/>
                <w:sz w:val="20"/>
                <w:szCs w:val="20"/>
              </w:rPr>
              <w:t> </w:t>
            </w:r>
          </w:p>
        </w:tc>
        <w:tc>
          <w:tcPr>
            <w:tcW w:w="1986" w:type="dxa"/>
            <w:tcBorders>
              <w:top w:val="nil"/>
              <w:left w:val="nil"/>
              <w:bottom w:val="single" w:sz="4" w:space="0" w:color="auto"/>
              <w:right w:val="nil"/>
            </w:tcBorders>
            <w:tcPrChange w:id="300" w:author="Dylan CHEN" w:date="2026-08-30T19:52:00Z" w16du:dateUtc="2026-08-30T11:52:00Z">
              <w:tcPr>
                <w:tcW w:w="1986" w:type="dxa"/>
                <w:gridSpan w:val="2"/>
                <w:tcBorders>
                  <w:top w:val="nil"/>
                  <w:left w:val="nil"/>
                  <w:bottom w:val="single" w:sz="4" w:space="0" w:color="auto"/>
                  <w:right w:val="nil"/>
                </w:tcBorders>
              </w:tcPr>
            </w:tcPrChange>
          </w:tcPr>
          <w:p w14:paraId="6534B784" w14:textId="2A1618FC" w:rsidR="00D61EA7" w:rsidRPr="00015210" w:rsidRDefault="00D61EA7" w:rsidP="00D61EA7">
            <w:pPr>
              <w:jc w:val="center"/>
              <w:rPr>
                <w:color w:val="000000"/>
                <w:sz w:val="20"/>
                <w:szCs w:val="20"/>
              </w:rPr>
            </w:pPr>
            <w:r w:rsidRPr="00015210">
              <w:rPr>
                <w:color w:val="000000"/>
                <w:sz w:val="20"/>
                <w:szCs w:val="20"/>
              </w:rPr>
              <w:t> </w:t>
            </w:r>
          </w:p>
        </w:tc>
      </w:tr>
    </w:tbl>
    <w:p w14:paraId="61B19D68" w14:textId="485CDE54" w:rsidR="0049432D" w:rsidRPr="00015210" w:rsidRDefault="00F045BB" w:rsidP="0049432D">
      <w:pPr>
        <w:pStyle w:val="Notes"/>
      </w:pPr>
      <w:del w:id="301" w:author="Dylan CHEN" w:date="2026-08-30T19:52:00Z" w16du:dateUtc="2026-08-30T11:52:00Z">
        <w:r w:rsidRPr="00DE659D" w:rsidDel="00DE659D">
          <w:rPr>
            <w:rPrChange w:id="302" w:author="Dylan CHEN" w:date="2026-08-30T19:52:00Z" w16du:dateUtc="2026-08-30T11:52:00Z">
              <w:rPr>
                <w:i/>
                <w:iCs/>
              </w:rPr>
            </w:rPrChange>
          </w:rPr>
          <w:delText xml:space="preserve"> </w:delText>
        </w:r>
      </w:del>
      <w:r w:rsidR="0049432D" w:rsidRPr="00DE659D">
        <w:rPr>
          <w:rPrChange w:id="303" w:author="Dylan CHEN" w:date="2026-08-30T19:52:00Z" w16du:dateUtc="2026-08-30T11:52:00Z">
            <w:rPr>
              <w:i/>
              <w:iCs/>
            </w:rPr>
          </w:rPrChange>
        </w:rPr>
        <w:t>Notes</w:t>
      </w:r>
      <w:r w:rsidR="0049432D" w:rsidRPr="00015210">
        <w:rPr>
          <w:i/>
          <w:iCs/>
        </w:rPr>
        <w:t>.</w:t>
      </w:r>
      <w:r w:rsidR="0049432D" w:rsidRPr="00015210">
        <w:t xml:space="preserve"> </w:t>
      </w:r>
      <w:ins w:id="304" w:author="Dylan CHEN" w:date="2026-08-30T19:52:00Z" w16du:dateUtc="2026-08-30T11:52:00Z">
        <w:r w:rsidR="00DE659D">
          <w:rPr>
            <w:rFonts w:hint="eastAsia"/>
          </w:rPr>
          <w:t xml:space="preserve">1. </w:t>
        </w:r>
      </w:ins>
      <w:r w:rsidR="0049432D" w:rsidRPr="00015210">
        <w:t xml:space="preserve">Standard errors in parentheses. </w:t>
      </w:r>
      <w:r w:rsidR="0049432D" w:rsidRPr="00015210">
        <w:rPr>
          <w:rFonts w:ascii="Courier New" w:hAnsi="Courier New" w:cs="Courier New"/>
        </w:rPr>
        <w:t>.</w:t>
      </w:r>
      <w:r w:rsidR="0049432D" w:rsidRPr="00015210">
        <w:t xml:space="preserve"> p&lt;0.1, </w:t>
      </w:r>
      <w:r w:rsidR="0049432D" w:rsidRPr="00015210">
        <w:rPr>
          <w:rFonts w:ascii="Courier New" w:hAnsi="Courier New" w:cs="Courier New"/>
        </w:rPr>
        <w:t>*</w:t>
      </w:r>
      <w:r w:rsidR="0049432D" w:rsidRPr="00015210">
        <w:t xml:space="preserve"> p&lt;0.05, </w:t>
      </w:r>
      <w:r w:rsidR="0049432D" w:rsidRPr="00015210">
        <w:rPr>
          <w:rFonts w:ascii="Courier New" w:hAnsi="Courier New" w:cs="Courier New"/>
        </w:rPr>
        <w:t>**</w:t>
      </w:r>
      <w:r w:rsidR="0049432D" w:rsidRPr="00015210">
        <w:t xml:space="preserve"> p&lt;0.01, </w:t>
      </w:r>
      <w:r w:rsidR="0049432D" w:rsidRPr="00015210">
        <w:rPr>
          <w:rFonts w:ascii="Courier New" w:hAnsi="Courier New" w:cs="Courier New"/>
        </w:rPr>
        <w:t>***</w:t>
      </w:r>
      <w:r w:rsidR="0049432D" w:rsidRPr="00015210">
        <w:t xml:space="preserve"> p&lt;0.001. </w:t>
      </w:r>
      <w:ins w:id="305" w:author="Dylan CHEN" w:date="2026-08-30T19:52:00Z" w16du:dateUtc="2026-08-30T11:52:00Z">
        <w:r w:rsidR="00DE659D">
          <w:br/>
        </w:r>
        <w:r w:rsidR="00DE659D">
          <w:rPr>
            <w:rFonts w:hint="eastAsia"/>
          </w:rPr>
          <w:t xml:space="preserve">2. </w:t>
        </w:r>
      </w:ins>
      <w:r w:rsidR="0049432D" w:rsidRPr="00015210">
        <w:t xml:space="preserve">In Column 1 the dependent variable is the log of the number of human answers provided within 7 days. In Columns </w:t>
      </w:r>
      <w:r w:rsidR="001C3581">
        <w:rPr>
          <w:rFonts w:hint="eastAsia"/>
        </w:rPr>
        <w:t>2-4</w:t>
      </w:r>
      <w:r w:rsidR="0049432D" w:rsidRPr="00015210">
        <w:t xml:space="preserve"> the dependent variable is the raw count of human answers provided within 7 days.</w:t>
      </w:r>
      <w:r w:rsidR="001C3581">
        <w:rPr>
          <w:rFonts w:hint="eastAsia"/>
        </w:rPr>
        <w:t xml:space="preserve"> In Column 5 it is the quality of the first human answer.</w:t>
      </w:r>
    </w:p>
    <w:p w14:paraId="14179CD3" w14:textId="1390FF39" w:rsidR="00C816AB" w:rsidRPr="00015210" w:rsidRDefault="0049432D" w:rsidP="00151A30">
      <w:pPr>
        <w:pStyle w:val="Paragraph0"/>
      </w:pPr>
      <w:r w:rsidRPr="00015210">
        <w:rPr>
          <w:b/>
          <w:bCs/>
        </w:rPr>
        <w:t>Human Answer Quality</w:t>
      </w:r>
      <w:r w:rsidR="00C816AB" w:rsidRPr="00015210">
        <w:t xml:space="preserve">. </w:t>
      </w:r>
      <w:r w:rsidR="00076D85">
        <w:t xml:space="preserve">Column 5 in </w:t>
      </w:r>
      <w:r w:rsidRPr="00015210">
        <w:t xml:space="preserve">Table </w:t>
      </w:r>
      <w:r w:rsidR="00076D85">
        <w:t>5</w:t>
      </w:r>
      <w:r w:rsidR="00745A6A" w:rsidRPr="00015210">
        <w:t xml:space="preserve"> </w:t>
      </w:r>
      <w:r w:rsidRPr="00015210">
        <w:t xml:space="preserve">reports the OLS estimate and a specification with a questioner random effect. </w:t>
      </w:r>
      <w:r w:rsidR="00151A30" w:rsidRPr="00015210">
        <w:t xml:space="preserve">The interaction between the AI indicator and AI answer quality stays positive and significant in both columns (0.114, p &lt; 0.01). </w:t>
      </w:r>
      <w:r w:rsidRPr="00015210">
        <w:t>The</w:t>
      </w:r>
      <w:r w:rsidR="00151A30" w:rsidRPr="00015210">
        <w:t xml:space="preserve"> questioner</w:t>
      </w:r>
      <w:r w:rsidRPr="00015210">
        <w:t xml:space="preserve"> </w:t>
      </w:r>
      <w:r w:rsidRPr="00015210">
        <w:lastRenderedPageBreak/>
        <w:t>random effect does not alter the conclusion.</w:t>
      </w:r>
      <w:r w:rsidR="00C816AB" w:rsidRPr="00015210">
        <w:t xml:space="preserve"> </w:t>
      </w:r>
    </w:p>
    <w:p w14:paraId="0A0FD236" w14:textId="372FE850" w:rsidR="00C816AB" w:rsidRPr="00015210" w:rsidRDefault="00C816AB" w:rsidP="0049010E">
      <w:pPr>
        <w:pStyle w:val="Heading3"/>
      </w:pPr>
      <w:r w:rsidRPr="00015210">
        <w:t>Alternative Time Frames</w:t>
      </w:r>
    </w:p>
    <w:p w14:paraId="3530F789" w14:textId="6AF019B5" w:rsidR="00374352" w:rsidRPr="00015210" w:rsidRDefault="00C816AB" w:rsidP="00374352">
      <w:pPr>
        <w:pStyle w:val="Paragraph0"/>
        <w:rPr>
          <w:color w:val="000000"/>
        </w:rPr>
      </w:pPr>
      <w:r w:rsidRPr="00015210">
        <w:t xml:space="preserve">Table </w:t>
      </w:r>
      <w:r w:rsidR="00144EC0">
        <w:t>6</w:t>
      </w:r>
      <w:r w:rsidR="00745A6A" w:rsidRPr="00015210">
        <w:t xml:space="preserve"> </w:t>
      </w:r>
      <w:r w:rsidRPr="00015210">
        <w:t>examines robustness to alternative time frames. Columns 1-</w:t>
      </w:r>
      <w:r w:rsidR="00DF063F">
        <w:t>3</w:t>
      </w:r>
      <w:r w:rsidRPr="00015210">
        <w:t xml:space="preserve"> vary the window for counting human answers from</w:t>
      </w:r>
      <w:r w:rsidR="00DF063F">
        <w:t xml:space="preserve"> 7 days in the main model to 3 days, 14 days, and</w:t>
      </w:r>
      <w:r w:rsidRPr="00015210">
        <w:t xml:space="preserve"> the full observation period after question posting. </w:t>
      </w:r>
      <w:r w:rsidR="00374352" w:rsidRPr="00015210">
        <w:rPr>
          <w:color w:val="000000"/>
        </w:rPr>
        <w:t xml:space="preserve">The results are consistent across windows. The </w:t>
      </w:r>
      <w:r w:rsidR="008A6F83" w:rsidRPr="00015210">
        <w:rPr>
          <w:color w:val="000000"/>
        </w:rPr>
        <w:t xml:space="preserve">AI label effect </w:t>
      </w:r>
      <w:r w:rsidR="00374352" w:rsidRPr="00015210">
        <w:rPr>
          <w:color w:val="000000"/>
        </w:rPr>
        <w:t xml:space="preserve">is positive and significant, and the interaction with answer length is negative and significant </w:t>
      </w:r>
      <w:r w:rsidR="008A6F83" w:rsidRPr="00015210">
        <w:rPr>
          <w:color w:val="000000"/>
        </w:rPr>
        <w:t>in all columns</w:t>
      </w:r>
      <w:r w:rsidR="00374352" w:rsidRPr="00015210">
        <w:rPr>
          <w:color w:val="000000"/>
        </w:rPr>
        <w:t xml:space="preserve">. The interaction with answer quality is not significant throughout. </w:t>
      </w:r>
    </w:p>
    <w:p w14:paraId="5A517833" w14:textId="4A71CE1E" w:rsidR="00D63883" w:rsidRPr="00015210" w:rsidRDefault="00C816AB" w:rsidP="00D63883">
      <w:pPr>
        <w:pStyle w:val="Paragraph0"/>
      </w:pPr>
      <w:bookmarkStart w:id="306" w:name="OLE_LINK19"/>
      <w:r w:rsidRPr="00015210">
        <w:t xml:space="preserve">Columns </w:t>
      </w:r>
      <w:r w:rsidR="00DF063F">
        <w:t>4</w:t>
      </w:r>
      <w:r w:rsidRPr="00015210">
        <w:t>-</w:t>
      </w:r>
      <w:r w:rsidR="00DF063F">
        <w:t>6</w:t>
      </w:r>
      <w:r w:rsidRPr="00015210">
        <w:t xml:space="preserve"> restrict the sample to </w:t>
      </w:r>
      <w:bookmarkStart w:id="307" w:name="_Hlk238737395"/>
      <w:r w:rsidRPr="00015210">
        <w:t>questions posted within the first 30, 60, and 90 days after the experiment began</w:t>
      </w:r>
      <w:bookmarkEnd w:id="307"/>
      <w:r w:rsidRPr="00015210">
        <w:t>. Statistical power considerations are critical for interpreting these results. Our main dependent variable (number of human answers</w:t>
      </w:r>
      <w:r w:rsidR="00647569" w:rsidRPr="00015210">
        <w:t xml:space="preserve"> within 7 days</w:t>
      </w:r>
      <w:r w:rsidRPr="00015210">
        <w:t xml:space="preserve">) has a mean of 1.136 (SD: 1.093) in the treatment group and 1.305 (SD: 1.172) in the control group. </w:t>
      </w:r>
      <w:r w:rsidR="00D63883" w:rsidRPr="00015210">
        <w:t>Detecting the observed length slope of -0.040 with 80% power and α = 0.05 requires approximately 14,764 questions for a simple t-test. Even our regression specification includes a rich set of controls that absorb a substantial portion of residual outcome variance, which increases the precision of coefficient estimates, samples that are too small remain insufficient for reliable inference.</w:t>
      </w:r>
    </w:p>
    <w:p w14:paraId="4A052D97" w14:textId="2D4D41F7" w:rsidR="00C816AB" w:rsidRPr="00015210" w:rsidRDefault="00C816AB" w:rsidP="00D63883">
      <w:pPr>
        <w:pStyle w:val="Paragraph0"/>
      </w:pPr>
      <w:r w:rsidRPr="00015210">
        <w:t xml:space="preserve">The 30-day window (Column </w:t>
      </w:r>
      <w:r w:rsidR="00DF063F">
        <w:t>4</w:t>
      </w:r>
      <w:r w:rsidRPr="00015210">
        <w:t>, N=83</w:t>
      </w:r>
      <w:r w:rsidR="00940A64" w:rsidRPr="00015210">
        <w:t>7</w:t>
      </w:r>
      <w:r w:rsidRPr="00015210">
        <w:t>) produces an insignificant coefficient (-0.0</w:t>
      </w:r>
      <w:r w:rsidR="00374352" w:rsidRPr="00015210">
        <w:t>4</w:t>
      </w:r>
      <w:r w:rsidR="00940A64" w:rsidRPr="00015210">
        <w:t>1</w:t>
      </w:r>
      <w:r w:rsidRPr="00015210">
        <w:t xml:space="preserve">, p </w:t>
      </w:r>
      <w:r w:rsidR="00940A64" w:rsidRPr="00015210">
        <w:t>&lt;</w:t>
      </w:r>
      <w:r w:rsidRPr="00015210">
        <w:t xml:space="preserve"> 0.10), which is likely due to insufficient statistical power. The 60-day and 90-day windows (Columns </w:t>
      </w:r>
      <w:r w:rsidR="00DF063F">
        <w:t>5-</w:t>
      </w:r>
      <w:r w:rsidRPr="00015210">
        <w:t>6, N=1,60</w:t>
      </w:r>
      <w:r w:rsidR="00940A64" w:rsidRPr="00015210">
        <w:t>6</w:t>
      </w:r>
      <w:r w:rsidRPr="00015210">
        <w:t xml:space="preserve"> and 2,41</w:t>
      </w:r>
      <w:r w:rsidR="00940A64" w:rsidRPr="00015210">
        <w:t>2</w:t>
      </w:r>
      <w:r w:rsidRPr="00015210">
        <w:t>) provide adequate samples and reveal significant negative effects (-0.0</w:t>
      </w:r>
      <w:r w:rsidR="00374352" w:rsidRPr="00015210">
        <w:t>50 and -0.04</w:t>
      </w:r>
      <w:r w:rsidR="00940A64" w:rsidRPr="00015210">
        <w:t>4</w:t>
      </w:r>
      <w:r w:rsidR="00374352" w:rsidRPr="00015210">
        <w:t>,</w:t>
      </w:r>
      <w:r w:rsidRPr="00015210">
        <w:t xml:space="preserve"> p &lt; 0.01).</w:t>
      </w:r>
    </w:p>
    <w:p w14:paraId="75E5356E" w14:textId="07E860B9" w:rsidR="00F045BB" w:rsidRPr="00015210" w:rsidRDefault="00C816AB" w:rsidP="00D2526D">
      <w:pPr>
        <w:pStyle w:val="TableFiguretitle"/>
        <w:keepNext/>
      </w:pPr>
      <w:bookmarkStart w:id="308" w:name="_Ref210248973"/>
      <w:r w:rsidRPr="00015210">
        <w:t xml:space="preserve">Table </w:t>
      </w:r>
      <w:bookmarkEnd w:id="308"/>
      <w:r w:rsidR="00144EC0">
        <w:t>6</w:t>
      </w:r>
      <w:r w:rsidRPr="00015210">
        <w:t>. Robustness checks: alternative time frame used in analyses</w:t>
      </w:r>
    </w:p>
    <w:tbl>
      <w:tblPr>
        <w:tblW w:w="5000" w:type="pct"/>
        <w:jc w:val="center"/>
        <w:tblLayout w:type="fixed"/>
        <w:tblCellMar>
          <w:left w:w="0" w:type="dxa"/>
          <w:right w:w="0" w:type="dxa"/>
        </w:tblCellMar>
        <w:tblLook w:val="04A0" w:firstRow="1" w:lastRow="0" w:firstColumn="1" w:lastColumn="0" w:noHBand="0" w:noVBand="1"/>
        <w:tblPrChange w:id="309" w:author="Dylan CHEN" w:date="2026-08-30T19:52:00Z" w16du:dateUtc="2026-08-30T11:52:00Z">
          <w:tblPr>
            <w:tblW w:w="0" w:type="auto"/>
            <w:jc w:val="center"/>
            <w:tblCellMar>
              <w:left w:w="0" w:type="dxa"/>
              <w:right w:w="0" w:type="dxa"/>
            </w:tblCellMar>
            <w:tblLook w:val="04A0" w:firstRow="1" w:lastRow="0" w:firstColumn="1" w:lastColumn="0" w:noHBand="0" w:noVBand="1"/>
          </w:tblPr>
        </w:tblPrChange>
      </w:tblPr>
      <w:tblGrid>
        <w:gridCol w:w="1649"/>
        <w:gridCol w:w="1136"/>
        <w:gridCol w:w="1288"/>
        <w:gridCol w:w="1288"/>
        <w:gridCol w:w="1333"/>
        <w:gridCol w:w="1333"/>
        <w:gridCol w:w="1333"/>
        <w:tblGridChange w:id="310">
          <w:tblGrid>
            <w:gridCol w:w="1564"/>
            <w:gridCol w:w="85"/>
            <w:gridCol w:w="992"/>
            <w:gridCol w:w="144"/>
            <w:gridCol w:w="1077"/>
            <w:gridCol w:w="211"/>
            <w:gridCol w:w="1010"/>
            <w:gridCol w:w="278"/>
            <w:gridCol w:w="986"/>
            <w:gridCol w:w="347"/>
            <w:gridCol w:w="917"/>
            <w:gridCol w:w="416"/>
            <w:gridCol w:w="848"/>
            <w:gridCol w:w="485"/>
          </w:tblGrid>
        </w:tblGridChange>
      </w:tblGrid>
      <w:tr w:rsidR="00DB0101" w:rsidRPr="00015210" w14:paraId="046CA110" w14:textId="77777777" w:rsidTr="00E824BC">
        <w:trPr>
          <w:cantSplit/>
          <w:jc w:val="center"/>
          <w:trPrChange w:id="311" w:author="Dylan CHEN" w:date="2026-08-30T19:52:00Z" w16du:dateUtc="2026-08-30T11:52:00Z">
            <w:trPr>
              <w:gridAfter w:val="0"/>
              <w:cantSplit/>
              <w:jc w:val="center"/>
            </w:trPr>
          </w:trPrChange>
        </w:trPr>
        <w:tc>
          <w:tcPr>
            <w:tcW w:w="1564" w:type="dxa"/>
            <w:vMerge w:val="restart"/>
            <w:tcBorders>
              <w:top w:val="single" w:sz="4" w:space="0" w:color="auto"/>
              <w:left w:val="nil"/>
              <w:bottom w:val="nil"/>
              <w:right w:val="nil"/>
            </w:tcBorders>
            <w:noWrap/>
            <w:tcMar>
              <w:top w:w="15" w:type="dxa"/>
              <w:left w:w="15" w:type="dxa"/>
              <w:bottom w:w="0" w:type="dxa"/>
              <w:right w:w="15" w:type="dxa"/>
            </w:tcMar>
            <w:vAlign w:val="center"/>
            <w:hideMark/>
            <w:tcPrChange w:id="312" w:author="Dylan CHEN" w:date="2026-08-30T19:52:00Z" w16du:dateUtc="2026-08-30T11:52:00Z">
              <w:tcPr>
                <w:tcW w:w="0" w:type="auto"/>
                <w:vMerge w:val="restart"/>
                <w:tcBorders>
                  <w:top w:val="single" w:sz="4" w:space="0" w:color="auto"/>
                  <w:left w:val="nil"/>
                  <w:bottom w:val="nil"/>
                  <w:right w:val="nil"/>
                </w:tcBorders>
                <w:noWrap/>
                <w:tcMar>
                  <w:top w:w="15" w:type="dxa"/>
                  <w:left w:w="15" w:type="dxa"/>
                  <w:bottom w:w="0" w:type="dxa"/>
                  <w:right w:w="15" w:type="dxa"/>
                </w:tcMar>
                <w:vAlign w:val="center"/>
                <w:hideMark/>
              </w:tcPr>
            </w:tcPrChange>
          </w:tcPr>
          <w:p w14:paraId="13E657B7" w14:textId="77777777" w:rsidR="00DB0101" w:rsidRPr="00015210" w:rsidRDefault="00DB0101">
            <w:pPr>
              <w:jc w:val="center"/>
              <w:rPr>
                <w:color w:val="000000"/>
                <w:sz w:val="20"/>
                <w:szCs w:val="20"/>
              </w:rPr>
            </w:pPr>
            <w:r w:rsidRPr="00015210">
              <w:rPr>
                <w:color w:val="000000"/>
                <w:sz w:val="20"/>
                <w:szCs w:val="20"/>
              </w:rPr>
              <w:t> </w:t>
            </w:r>
          </w:p>
        </w:tc>
        <w:tc>
          <w:tcPr>
            <w:tcW w:w="1077" w:type="dxa"/>
            <w:tcBorders>
              <w:top w:val="single" w:sz="4" w:space="0" w:color="auto"/>
              <w:left w:val="nil"/>
              <w:right w:val="nil"/>
            </w:tcBorders>
            <w:noWrap/>
            <w:tcMar>
              <w:top w:w="15" w:type="dxa"/>
              <w:left w:w="15" w:type="dxa"/>
              <w:bottom w:w="0" w:type="dxa"/>
              <w:right w:w="15" w:type="dxa"/>
            </w:tcMar>
            <w:vAlign w:val="center"/>
            <w:hideMark/>
            <w:tcPrChange w:id="313" w:author="Dylan CHEN" w:date="2026-08-30T19:52:00Z" w16du:dateUtc="2026-08-30T11:52:00Z">
              <w:tcPr>
                <w:tcW w:w="0" w:type="auto"/>
                <w:gridSpan w:val="2"/>
                <w:tcBorders>
                  <w:top w:val="single" w:sz="4" w:space="0" w:color="auto"/>
                  <w:left w:val="nil"/>
                  <w:right w:val="nil"/>
                </w:tcBorders>
                <w:noWrap/>
                <w:tcMar>
                  <w:top w:w="15" w:type="dxa"/>
                  <w:left w:w="15" w:type="dxa"/>
                  <w:bottom w:w="0" w:type="dxa"/>
                  <w:right w:w="15" w:type="dxa"/>
                </w:tcMar>
                <w:vAlign w:val="center"/>
                <w:hideMark/>
              </w:tcPr>
            </w:tcPrChange>
          </w:tcPr>
          <w:p w14:paraId="079BD657" w14:textId="5C814BDA" w:rsidR="00DB0101" w:rsidRPr="00015210" w:rsidRDefault="00DB0101">
            <w:pPr>
              <w:jc w:val="center"/>
              <w:rPr>
                <w:color w:val="000000"/>
                <w:sz w:val="20"/>
                <w:szCs w:val="20"/>
              </w:rPr>
            </w:pPr>
            <w:r w:rsidRPr="00015210">
              <w:rPr>
                <w:color w:val="000000"/>
                <w:sz w:val="20"/>
                <w:szCs w:val="20"/>
              </w:rPr>
              <w:t>(</w:t>
            </w:r>
            <w:r>
              <w:rPr>
                <w:color w:val="000000"/>
                <w:sz w:val="20"/>
                <w:szCs w:val="20"/>
              </w:rPr>
              <w:t>1</w:t>
            </w:r>
            <w:r w:rsidRPr="00015210">
              <w:rPr>
                <w:color w:val="000000"/>
                <w:sz w:val="20"/>
                <w:szCs w:val="20"/>
              </w:rPr>
              <w:t>)</w:t>
            </w:r>
          </w:p>
        </w:tc>
        <w:tc>
          <w:tcPr>
            <w:tcW w:w="1221" w:type="dxa"/>
            <w:tcBorders>
              <w:top w:val="single" w:sz="4" w:space="0" w:color="auto"/>
              <w:left w:val="nil"/>
              <w:right w:val="nil"/>
            </w:tcBorders>
            <w:noWrap/>
            <w:tcMar>
              <w:top w:w="15" w:type="dxa"/>
              <w:left w:w="15" w:type="dxa"/>
              <w:bottom w:w="0" w:type="dxa"/>
              <w:right w:w="15" w:type="dxa"/>
            </w:tcMar>
            <w:vAlign w:val="center"/>
            <w:hideMark/>
            <w:tcPrChange w:id="314" w:author="Dylan CHEN" w:date="2026-08-30T19:52:00Z" w16du:dateUtc="2026-08-30T11:52:00Z">
              <w:tcPr>
                <w:tcW w:w="0" w:type="auto"/>
                <w:gridSpan w:val="2"/>
                <w:tcBorders>
                  <w:top w:val="single" w:sz="4" w:space="0" w:color="auto"/>
                  <w:left w:val="nil"/>
                  <w:right w:val="nil"/>
                </w:tcBorders>
                <w:noWrap/>
                <w:tcMar>
                  <w:top w:w="15" w:type="dxa"/>
                  <w:left w:w="15" w:type="dxa"/>
                  <w:bottom w:w="0" w:type="dxa"/>
                  <w:right w:w="15" w:type="dxa"/>
                </w:tcMar>
                <w:vAlign w:val="center"/>
                <w:hideMark/>
              </w:tcPr>
            </w:tcPrChange>
          </w:tcPr>
          <w:p w14:paraId="007A7385" w14:textId="0371BEB9" w:rsidR="00DB0101" w:rsidRPr="00015210" w:rsidRDefault="00DB0101">
            <w:pPr>
              <w:jc w:val="center"/>
              <w:rPr>
                <w:color w:val="000000"/>
                <w:sz w:val="20"/>
                <w:szCs w:val="20"/>
              </w:rPr>
            </w:pPr>
            <w:r w:rsidRPr="00015210">
              <w:rPr>
                <w:color w:val="000000"/>
                <w:sz w:val="20"/>
                <w:szCs w:val="20"/>
              </w:rPr>
              <w:t>(</w:t>
            </w:r>
            <w:r>
              <w:rPr>
                <w:color w:val="000000"/>
                <w:sz w:val="20"/>
                <w:szCs w:val="20"/>
              </w:rPr>
              <w:t>2</w:t>
            </w:r>
            <w:r w:rsidRPr="00015210">
              <w:rPr>
                <w:color w:val="000000"/>
                <w:sz w:val="20"/>
                <w:szCs w:val="20"/>
              </w:rPr>
              <w:t>)</w:t>
            </w:r>
          </w:p>
        </w:tc>
        <w:tc>
          <w:tcPr>
            <w:tcW w:w="1221" w:type="dxa"/>
            <w:tcBorders>
              <w:top w:val="single" w:sz="4" w:space="0" w:color="auto"/>
              <w:left w:val="nil"/>
              <w:right w:val="nil"/>
            </w:tcBorders>
            <w:noWrap/>
            <w:tcMar>
              <w:top w:w="15" w:type="dxa"/>
              <w:left w:w="15" w:type="dxa"/>
              <w:bottom w:w="0" w:type="dxa"/>
              <w:right w:w="15" w:type="dxa"/>
            </w:tcMar>
            <w:vAlign w:val="center"/>
            <w:hideMark/>
            <w:tcPrChange w:id="315" w:author="Dylan CHEN" w:date="2026-08-30T19:52:00Z" w16du:dateUtc="2026-08-30T11:52:00Z">
              <w:tcPr>
                <w:tcW w:w="0" w:type="auto"/>
                <w:gridSpan w:val="2"/>
                <w:tcBorders>
                  <w:top w:val="single" w:sz="4" w:space="0" w:color="auto"/>
                  <w:left w:val="nil"/>
                  <w:right w:val="nil"/>
                </w:tcBorders>
                <w:noWrap/>
                <w:tcMar>
                  <w:top w:w="15" w:type="dxa"/>
                  <w:left w:w="15" w:type="dxa"/>
                  <w:bottom w:w="0" w:type="dxa"/>
                  <w:right w:w="15" w:type="dxa"/>
                </w:tcMar>
                <w:vAlign w:val="center"/>
                <w:hideMark/>
              </w:tcPr>
            </w:tcPrChange>
          </w:tcPr>
          <w:p w14:paraId="74AE535C" w14:textId="1921DE61"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3</w:t>
            </w:r>
            <w:r w:rsidRPr="00015210">
              <w:rPr>
                <w:color w:val="000000"/>
                <w:sz w:val="20"/>
                <w:szCs w:val="20"/>
              </w:rPr>
              <w:t>)</w:t>
            </w:r>
          </w:p>
        </w:tc>
        <w:tc>
          <w:tcPr>
            <w:tcW w:w="1264" w:type="dxa"/>
            <w:tcBorders>
              <w:top w:val="single" w:sz="4" w:space="0" w:color="auto"/>
              <w:left w:val="nil"/>
              <w:right w:val="nil"/>
            </w:tcBorders>
            <w:noWrap/>
            <w:tcMar>
              <w:top w:w="15" w:type="dxa"/>
              <w:left w:w="15" w:type="dxa"/>
              <w:bottom w:w="0" w:type="dxa"/>
              <w:right w:w="15" w:type="dxa"/>
            </w:tcMar>
            <w:vAlign w:val="center"/>
            <w:hideMark/>
            <w:tcPrChange w:id="316" w:author="Dylan CHEN" w:date="2026-08-30T19:52:00Z" w16du:dateUtc="2026-08-30T11:52:00Z">
              <w:tcPr>
                <w:tcW w:w="0" w:type="auto"/>
                <w:gridSpan w:val="2"/>
                <w:tcBorders>
                  <w:top w:val="single" w:sz="4" w:space="0" w:color="auto"/>
                  <w:left w:val="nil"/>
                  <w:right w:val="nil"/>
                </w:tcBorders>
                <w:noWrap/>
                <w:tcMar>
                  <w:top w:w="15" w:type="dxa"/>
                  <w:left w:w="15" w:type="dxa"/>
                  <w:bottom w:w="0" w:type="dxa"/>
                  <w:right w:w="15" w:type="dxa"/>
                </w:tcMar>
                <w:vAlign w:val="center"/>
                <w:hideMark/>
              </w:tcPr>
            </w:tcPrChange>
          </w:tcPr>
          <w:p w14:paraId="5EC0EA68" w14:textId="433FD588"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4</w:t>
            </w:r>
            <w:r w:rsidRPr="00015210">
              <w:rPr>
                <w:color w:val="000000"/>
                <w:sz w:val="20"/>
                <w:szCs w:val="20"/>
              </w:rPr>
              <w:t>)</w:t>
            </w:r>
          </w:p>
        </w:tc>
        <w:tc>
          <w:tcPr>
            <w:tcW w:w="1264" w:type="dxa"/>
            <w:tcBorders>
              <w:top w:val="single" w:sz="4" w:space="0" w:color="auto"/>
              <w:left w:val="nil"/>
              <w:right w:val="nil"/>
            </w:tcBorders>
            <w:noWrap/>
            <w:tcMar>
              <w:top w:w="15" w:type="dxa"/>
              <w:left w:w="15" w:type="dxa"/>
              <w:bottom w:w="0" w:type="dxa"/>
              <w:right w:w="15" w:type="dxa"/>
            </w:tcMar>
            <w:vAlign w:val="center"/>
            <w:hideMark/>
            <w:tcPrChange w:id="317" w:author="Dylan CHEN" w:date="2026-08-30T19:52:00Z" w16du:dateUtc="2026-08-30T11:52:00Z">
              <w:tcPr>
                <w:tcW w:w="0" w:type="auto"/>
                <w:gridSpan w:val="2"/>
                <w:tcBorders>
                  <w:top w:val="single" w:sz="4" w:space="0" w:color="auto"/>
                  <w:left w:val="nil"/>
                  <w:right w:val="nil"/>
                </w:tcBorders>
                <w:noWrap/>
                <w:tcMar>
                  <w:top w:w="15" w:type="dxa"/>
                  <w:left w:w="15" w:type="dxa"/>
                  <w:bottom w:w="0" w:type="dxa"/>
                  <w:right w:w="15" w:type="dxa"/>
                </w:tcMar>
                <w:vAlign w:val="center"/>
                <w:hideMark/>
              </w:tcPr>
            </w:tcPrChange>
          </w:tcPr>
          <w:p w14:paraId="29ED7212" w14:textId="51C6972B"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5</w:t>
            </w:r>
            <w:r w:rsidRPr="00015210">
              <w:rPr>
                <w:color w:val="000000"/>
                <w:sz w:val="20"/>
                <w:szCs w:val="20"/>
              </w:rPr>
              <w:t>)</w:t>
            </w:r>
          </w:p>
        </w:tc>
        <w:tc>
          <w:tcPr>
            <w:tcW w:w="1264" w:type="dxa"/>
            <w:tcBorders>
              <w:top w:val="single" w:sz="4" w:space="0" w:color="auto"/>
              <w:left w:val="nil"/>
              <w:right w:val="nil"/>
            </w:tcBorders>
            <w:noWrap/>
            <w:tcMar>
              <w:top w:w="15" w:type="dxa"/>
              <w:left w:w="15" w:type="dxa"/>
              <w:bottom w:w="0" w:type="dxa"/>
              <w:right w:w="15" w:type="dxa"/>
            </w:tcMar>
            <w:vAlign w:val="center"/>
            <w:hideMark/>
            <w:tcPrChange w:id="318" w:author="Dylan CHEN" w:date="2026-08-30T19:52:00Z" w16du:dateUtc="2026-08-30T11:52:00Z">
              <w:tcPr>
                <w:tcW w:w="0" w:type="auto"/>
                <w:gridSpan w:val="2"/>
                <w:tcBorders>
                  <w:top w:val="single" w:sz="4" w:space="0" w:color="auto"/>
                  <w:left w:val="nil"/>
                  <w:right w:val="nil"/>
                </w:tcBorders>
                <w:noWrap/>
                <w:tcMar>
                  <w:top w:w="15" w:type="dxa"/>
                  <w:left w:w="15" w:type="dxa"/>
                  <w:bottom w:w="0" w:type="dxa"/>
                  <w:right w:w="15" w:type="dxa"/>
                </w:tcMar>
                <w:vAlign w:val="center"/>
                <w:hideMark/>
              </w:tcPr>
            </w:tcPrChange>
          </w:tcPr>
          <w:p w14:paraId="153DF1A9" w14:textId="3BF6F2D2"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6</w:t>
            </w:r>
            <w:r w:rsidRPr="00015210">
              <w:rPr>
                <w:color w:val="000000"/>
                <w:sz w:val="20"/>
                <w:szCs w:val="20"/>
              </w:rPr>
              <w:t>)</w:t>
            </w:r>
          </w:p>
        </w:tc>
      </w:tr>
      <w:tr w:rsidR="00DB0101" w:rsidRPr="00015210" w14:paraId="19589DFD" w14:textId="77777777" w:rsidTr="00E824BC">
        <w:trPr>
          <w:cantSplit/>
          <w:trHeight w:val="475"/>
          <w:jc w:val="center"/>
          <w:trPrChange w:id="319" w:author="Dylan CHEN" w:date="2026-08-30T19:52:00Z" w16du:dateUtc="2026-08-30T11:52:00Z">
            <w:trPr>
              <w:gridAfter w:val="0"/>
              <w:cantSplit/>
              <w:trHeight w:val="475"/>
              <w:jc w:val="center"/>
            </w:trPr>
          </w:trPrChange>
        </w:trPr>
        <w:tc>
          <w:tcPr>
            <w:tcW w:w="1564" w:type="dxa"/>
            <w:vMerge/>
            <w:tcBorders>
              <w:top w:val="single" w:sz="4" w:space="0" w:color="auto"/>
              <w:left w:val="nil"/>
              <w:bottom w:val="nil"/>
              <w:right w:val="nil"/>
            </w:tcBorders>
            <w:vAlign w:val="center"/>
            <w:hideMark/>
            <w:tcPrChange w:id="320" w:author="Dylan CHEN" w:date="2026-08-30T19:52:00Z" w16du:dateUtc="2026-08-30T11:52:00Z">
              <w:tcPr>
                <w:tcW w:w="0" w:type="auto"/>
                <w:vMerge/>
                <w:tcBorders>
                  <w:top w:val="single" w:sz="4" w:space="0" w:color="auto"/>
                  <w:left w:val="nil"/>
                  <w:bottom w:val="nil"/>
                  <w:right w:val="nil"/>
                </w:tcBorders>
                <w:vAlign w:val="center"/>
                <w:hideMark/>
              </w:tcPr>
            </w:tcPrChange>
          </w:tcPr>
          <w:p w14:paraId="566B8CEC" w14:textId="77777777" w:rsidR="00DB0101" w:rsidRPr="00015210" w:rsidRDefault="00DB0101">
            <w:pPr>
              <w:rPr>
                <w:color w:val="000000"/>
                <w:sz w:val="20"/>
                <w:szCs w:val="20"/>
              </w:rPr>
            </w:pPr>
          </w:p>
        </w:tc>
        <w:tc>
          <w:tcPr>
            <w:tcW w:w="3519" w:type="dxa"/>
            <w:gridSpan w:val="3"/>
            <w:tcBorders>
              <w:top w:val="nil"/>
              <w:left w:val="nil"/>
              <w:bottom w:val="single" w:sz="4" w:space="0" w:color="auto"/>
              <w:right w:val="nil"/>
            </w:tcBorders>
            <w:tcMar>
              <w:top w:w="15" w:type="dxa"/>
              <w:left w:w="15" w:type="dxa"/>
              <w:bottom w:w="0" w:type="dxa"/>
              <w:right w:w="15" w:type="dxa"/>
            </w:tcMar>
            <w:vAlign w:val="center"/>
            <w:hideMark/>
            <w:tcPrChange w:id="321" w:author="Dylan CHEN" w:date="2026-08-30T19:52:00Z" w16du:dateUtc="2026-08-30T11:52:00Z">
              <w:tcPr>
                <w:tcW w:w="0" w:type="auto"/>
                <w:gridSpan w:val="6"/>
                <w:tcBorders>
                  <w:top w:val="nil"/>
                  <w:left w:val="nil"/>
                  <w:bottom w:val="single" w:sz="4" w:space="0" w:color="auto"/>
                  <w:right w:val="nil"/>
                </w:tcBorders>
                <w:tcMar>
                  <w:top w:w="15" w:type="dxa"/>
                  <w:left w:w="15" w:type="dxa"/>
                  <w:bottom w:w="0" w:type="dxa"/>
                  <w:right w:w="15" w:type="dxa"/>
                </w:tcMar>
                <w:vAlign w:val="center"/>
                <w:hideMark/>
              </w:tcPr>
            </w:tcPrChange>
          </w:tcPr>
          <w:p w14:paraId="59167AA4" w14:textId="40CA9E3D" w:rsidR="00DB0101" w:rsidRPr="00015210" w:rsidRDefault="00DB0101">
            <w:pPr>
              <w:jc w:val="center"/>
              <w:rPr>
                <w:color w:val="000000"/>
                <w:sz w:val="20"/>
                <w:szCs w:val="20"/>
              </w:rPr>
            </w:pPr>
            <w:r w:rsidRPr="00015210">
              <w:rPr>
                <w:color w:val="000000"/>
                <w:sz w:val="20"/>
                <w:szCs w:val="20"/>
              </w:rPr>
              <w:t>DV: Log(</w:t>
            </w:r>
            <w:r w:rsidR="002E1246">
              <w:rPr>
                <w:rFonts w:hint="eastAsia"/>
                <w:color w:val="000000"/>
                <w:sz w:val="20"/>
                <w:szCs w:val="20"/>
              </w:rPr>
              <w:t xml:space="preserve">human </w:t>
            </w:r>
            <w:r w:rsidRPr="00015210">
              <w:rPr>
                <w:color w:val="000000"/>
                <w:sz w:val="20"/>
                <w:szCs w:val="20"/>
              </w:rPr>
              <w:t>answer number in N days)</w:t>
            </w:r>
          </w:p>
        </w:tc>
        <w:tc>
          <w:tcPr>
            <w:tcW w:w="3792" w:type="dxa"/>
            <w:gridSpan w:val="3"/>
            <w:tcBorders>
              <w:top w:val="nil"/>
              <w:left w:val="nil"/>
              <w:bottom w:val="single" w:sz="4" w:space="0" w:color="auto"/>
              <w:right w:val="nil"/>
            </w:tcBorders>
            <w:tcMar>
              <w:top w:w="15" w:type="dxa"/>
              <w:left w:w="15" w:type="dxa"/>
              <w:bottom w:w="0" w:type="dxa"/>
              <w:right w:w="15" w:type="dxa"/>
            </w:tcMar>
            <w:vAlign w:val="center"/>
            <w:hideMark/>
            <w:tcPrChange w:id="322" w:author="Dylan CHEN" w:date="2026-08-30T19:52:00Z" w16du:dateUtc="2026-08-30T11:52:00Z">
              <w:tcPr>
                <w:tcW w:w="0" w:type="auto"/>
                <w:gridSpan w:val="6"/>
                <w:tcBorders>
                  <w:top w:val="nil"/>
                  <w:left w:val="nil"/>
                  <w:bottom w:val="single" w:sz="4" w:space="0" w:color="auto"/>
                  <w:right w:val="nil"/>
                </w:tcBorders>
                <w:tcMar>
                  <w:top w:w="15" w:type="dxa"/>
                  <w:left w:w="15" w:type="dxa"/>
                  <w:bottom w:w="0" w:type="dxa"/>
                  <w:right w:w="15" w:type="dxa"/>
                </w:tcMar>
                <w:vAlign w:val="center"/>
                <w:hideMark/>
              </w:tcPr>
            </w:tcPrChange>
          </w:tcPr>
          <w:p w14:paraId="4E6BD1B3" w14:textId="58A6C703" w:rsidR="00DB0101" w:rsidRPr="00015210" w:rsidRDefault="00DB0101">
            <w:pPr>
              <w:jc w:val="center"/>
              <w:rPr>
                <w:color w:val="000000"/>
                <w:sz w:val="20"/>
                <w:szCs w:val="20"/>
              </w:rPr>
            </w:pPr>
            <w:r w:rsidRPr="00015210">
              <w:rPr>
                <w:color w:val="000000"/>
                <w:sz w:val="20"/>
                <w:szCs w:val="20"/>
              </w:rPr>
              <w:t>DV: Log(</w:t>
            </w:r>
            <w:r w:rsidR="002E1246">
              <w:rPr>
                <w:rFonts w:hint="eastAsia"/>
                <w:color w:val="000000"/>
                <w:sz w:val="20"/>
                <w:szCs w:val="20"/>
              </w:rPr>
              <w:t xml:space="preserve">human </w:t>
            </w:r>
            <w:r w:rsidRPr="00015210">
              <w:rPr>
                <w:color w:val="000000"/>
                <w:sz w:val="20"/>
                <w:szCs w:val="20"/>
              </w:rPr>
              <w:t>answer number in 7 days)</w:t>
            </w:r>
          </w:p>
        </w:tc>
      </w:tr>
      <w:tr w:rsidR="00DB0101" w:rsidRPr="00015210" w14:paraId="69909D5B" w14:textId="77777777" w:rsidTr="00E824BC">
        <w:trPr>
          <w:cantSplit/>
          <w:jc w:val="center"/>
          <w:trPrChange w:id="323" w:author="Dylan CHEN" w:date="2026-08-30T19:52:00Z" w16du:dateUtc="2026-08-30T11:52:00Z">
            <w:trPr>
              <w:gridAfter w:val="0"/>
              <w:cantSplit/>
              <w:jc w:val="center"/>
            </w:trPr>
          </w:trPrChange>
        </w:trPr>
        <w:tc>
          <w:tcPr>
            <w:tcW w:w="1564" w:type="dxa"/>
            <w:tcBorders>
              <w:top w:val="nil"/>
              <w:left w:val="nil"/>
              <w:bottom w:val="nil"/>
              <w:right w:val="nil"/>
            </w:tcBorders>
            <w:noWrap/>
            <w:tcMar>
              <w:top w:w="15" w:type="dxa"/>
              <w:left w:w="15" w:type="dxa"/>
              <w:bottom w:w="0" w:type="dxa"/>
              <w:right w:w="15" w:type="dxa"/>
            </w:tcMar>
            <w:vAlign w:val="center"/>
            <w:tcPrChange w:id="324" w:author="Dylan CHEN" w:date="2026-08-30T19:52:00Z" w16du:dateUtc="2026-08-30T11:52:00Z">
              <w:tcPr>
                <w:tcW w:w="0" w:type="auto"/>
                <w:tcBorders>
                  <w:top w:val="nil"/>
                  <w:left w:val="nil"/>
                  <w:bottom w:val="nil"/>
                  <w:right w:val="nil"/>
                </w:tcBorders>
                <w:noWrap/>
                <w:tcMar>
                  <w:top w:w="15" w:type="dxa"/>
                  <w:left w:w="15" w:type="dxa"/>
                  <w:bottom w:w="0" w:type="dxa"/>
                  <w:right w:w="15" w:type="dxa"/>
                </w:tcMar>
                <w:vAlign w:val="center"/>
              </w:tcPr>
            </w:tcPrChange>
          </w:tcPr>
          <w:p w14:paraId="6263C44D" w14:textId="77777777" w:rsidR="00DB0101" w:rsidRPr="00015210" w:rsidRDefault="00DB0101" w:rsidP="00DB0101">
            <w:pPr>
              <w:rPr>
                <w:i/>
                <w:iCs/>
                <w:color w:val="000000"/>
                <w:sz w:val="20"/>
                <w:szCs w:val="20"/>
              </w:rPr>
            </w:pPr>
          </w:p>
        </w:tc>
        <w:tc>
          <w:tcPr>
            <w:tcW w:w="1077" w:type="dxa"/>
            <w:tcBorders>
              <w:top w:val="single" w:sz="4" w:space="0" w:color="auto"/>
              <w:left w:val="nil"/>
              <w:bottom w:val="nil"/>
              <w:right w:val="nil"/>
            </w:tcBorders>
            <w:noWrap/>
            <w:tcMar>
              <w:top w:w="15" w:type="dxa"/>
              <w:left w:w="15" w:type="dxa"/>
              <w:bottom w:w="0" w:type="dxa"/>
              <w:right w:w="15" w:type="dxa"/>
            </w:tcMar>
            <w:vAlign w:val="center"/>
            <w:tcPrChange w:id="325" w:author="Dylan CHEN" w:date="2026-08-30T19:52:00Z" w16du:dateUtc="2026-08-30T11:52:00Z">
              <w:tcPr>
                <w:tcW w:w="0" w:type="auto"/>
                <w:gridSpan w:val="2"/>
                <w:tcBorders>
                  <w:top w:val="single" w:sz="4" w:space="0" w:color="auto"/>
                  <w:left w:val="nil"/>
                  <w:bottom w:val="nil"/>
                  <w:right w:val="nil"/>
                </w:tcBorders>
                <w:noWrap/>
                <w:tcMar>
                  <w:top w:w="15" w:type="dxa"/>
                  <w:left w:w="15" w:type="dxa"/>
                  <w:bottom w:w="0" w:type="dxa"/>
                  <w:right w:w="15" w:type="dxa"/>
                </w:tcMar>
                <w:vAlign w:val="center"/>
              </w:tcPr>
            </w:tcPrChange>
          </w:tcPr>
          <w:p w14:paraId="286EB7BC" w14:textId="4E15550C" w:rsidR="00DB0101" w:rsidRPr="00015210" w:rsidRDefault="00DB0101" w:rsidP="00DB0101">
            <w:pPr>
              <w:jc w:val="center"/>
              <w:rPr>
                <w:color w:val="000000"/>
                <w:sz w:val="20"/>
                <w:szCs w:val="20"/>
              </w:rPr>
            </w:pPr>
            <w:r w:rsidRPr="00015210">
              <w:rPr>
                <w:color w:val="000000"/>
                <w:sz w:val="20"/>
                <w:szCs w:val="20"/>
              </w:rPr>
              <w:t>N=3</w:t>
            </w:r>
          </w:p>
        </w:tc>
        <w:tc>
          <w:tcPr>
            <w:tcW w:w="1221" w:type="dxa"/>
            <w:tcBorders>
              <w:top w:val="single" w:sz="4" w:space="0" w:color="auto"/>
              <w:left w:val="nil"/>
              <w:bottom w:val="nil"/>
              <w:right w:val="nil"/>
            </w:tcBorders>
            <w:noWrap/>
            <w:tcMar>
              <w:top w:w="15" w:type="dxa"/>
              <w:left w:w="15" w:type="dxa"/>
              <w:bottom w:w="0" w:type="dxa"/>
              <w:right w:w="15" w:type="dxa"/>
            </w:tcMar>
            <w:vAlign w:val="center"/>
            <w:tcPrChange w:id="326" w:author="Dylan CHEN" w:date="2026-08-30T19:52:00Z" w16du:dateUtc="2026-08-30T11:52:00Z">
              <w:tcPr>
                <w:tcW w:w="0" w:type="auto"/>
                <w:gridSpan w:val="2"/>
                <w:tcBorders>
                  <w:top w:val="single" w:sz="4" w:space="0" w:color="auto"/>
                  <w:left w:val="nil"/>
                  <w:bottom w:val="nil"/>
                  <w:right w:val="nil"/>
                </w:tcBorders>
                <w:noWrap/>
                <w:tcMar>
                  <w:top w:w="15" w:type="dxa"/>
                  <w:left w:w="15" w:type="dxa"/>
                  <w:bottom w:w="0" w:type="dxa"/>
                  <w:right w:w="15" w:type="dxa"/>
                </w:tcMar>
                <w:vAlign w:val="center"/>
              </w:tcPr>
            </w:tcPrChange>
          </w:tcPr>
          <w:p w14:paraId="3A8B6124" w14:textId="236C98E2" w:rsidR="00DB0101" w:rsidRPr="00015210" w:rsidRDefault="00DB0101" w:rsidP="00DB0101">
            <w:pPr>
              <w:jc w:val="center"/>
              <w:rPr>
                <w:color w:val="000000"/>
                <w:sz w:val="20"/>
                <w:szCs w:val="20"/>
              </w:rPr>
            </w:pPr>
            <w:r w:rsidRPr="00015210">
              <w:rPr>
                <w:color w:val="000000"/>
                <w:sz w:val="20"/>
                <w:szCs w:val="20"/>
              </w:rPr>
              <w:t>N=</w:t>
            </w:r>
            <w:r>
              <w:rPr>
                <w:color w:val="000000"/>
                <w:sz w:val="20"/>
                <w:szCs w:val="20"/>
              </w:rPr>
              <w:t>14</w:t>
            </w:r>
          </w:p>
        </w:tc>
        <w:tc>
          <w:tcPr>
            <w:tcW w:w="1221" w:type="dxa"/>
            <w:tcBorders>
              <w:top w:val="single" w:sz="4" w:space="0" w:color="auto"/>
              <w:left w:val="nil"/>
              <w:bottom w:val="nil"/>
              <w:right w:val="nil"/>
            </w:tcBorders>
            <w:noWrap/>
            <w:tcMar>
              <w:top w:w="15" w:type="dxa"/>
              <w:left w:w="15" w:type="dxa"/>
              <w:bottom w:w="0" w:type="dxa"/>
              <w:right w:w="15" w:type="dxa"/>
            </w:tcMar>
            <w:vAlign w:val="center"/>
            <w:tcPrChange w:id="327" w:author="Dylan CHEN" w:date="2026-08-30T19:52:00Z" w16du:dateUtc="2026-08-30T11:52:00Z">
              <w:tcPr>
                <w:tcW w:w="0" w:type="auto"/>
                <w:gridSpan w:val="2"/>
                <w:tcBorders>
                  <w:top w:val="single" w:sz="4" w:space="0" w:color="auto"/>
                  <w:left w:val="nil"/>
                  <w:bottom w:val="nil"/>
                  <w:right w:val="nil"/>
                </w:tcBorders>
                <w:noWrap/>
                <w:tcMar>
                  <w:top w:w="15" w:type="dxa"/>
                  <w:left w:w="15" w:type="dxa"/>
                  <w:bottom w:w="0" w:type="dxa"/>
                  <w:right w:w="15" w:type="dxa"/>
                </w:tcMar>
                <w:vAlign w:val="center"/>
              </w:tcPr>
            </w:tcPrChange>
          </w:tcPr>
          <w:p w14:paraId="101A849D" w14:textId="1831E2AE" w:rsidR="00DB0101" w:rsidRPr="00015210" w:rsidRDefault="00DB0101" w:rsidP="00DB0101">
            <w:pPr>
              <w:jc w:val="center"/>
              <w:rPr>
                <w:color w:val="000000"/>
                <w:sz w:val="20"/>
                <w:szCs w:val="20"/>
              </w:rPr>
            </w:pPr>
            <w:r w:rsidRPr="00015210">
              <w:rPr>
                <w:color w:val="000000"/>
                <w:sz w:val="20"/>
                <w:szCs w:val="20"/>
              </w:rPr>
              <w:t>N=</w:t>
            </w:r>
            <w:r>
              <w:rPr>
                <w:color w:val="000000"/>
                <w:sz w:val="20"/>
                <w:szCs w:val="20"/>
              </w:rPr>
              <w:t>All</w:t>
            </w:r>
          </w:p>
        </w:tc>
        <w:tc>
          <w:tcPr>
            <w:tcW w:w="1264" w:type="dxa"/>
            <w:tcBorders>
              <w:top w:val="single" w:sz="4" w:space="0" w:color="auto"/>
              <w:left w:val="nil"/>
              <w:bottom w:val="nil"/>
              <w:right w:val="nil"/>
            </w:tcBorders>
            <w:noWrap/>
            <w:tcMar>
              <w:top w:w="15" w:type="dxa"/>
              <w:left w:w="15" w:type="dxa"/>
              <w:bottom w:w="0" w:type="dxa"/>
              <w:right w:w="15" w:type="dxa"/>
            </w:tcMar>
            <w:vAlign w:val="center"/>
            <w:tcPrChange w:id="328" w:author="Dylan CHEN" w:date="2026-08-30T19:52:00Z" w16du:dateUtc="2026-08-30T11:52:00Z">
              <w:tcPr>
                <w:tcW w:w="0" w:type="auto"/>
                <w:gridSpan w:val="2"/>
                <w:tcBorders>
                  <w:top w:val="single" w:sz="4" w:space="0" w:color="auto"/>
                  <w:left w:val="nil"/>
                  <w:bottom w:val="nil"/>
                  <w:right w:val="nil"/>
                </w:tcBorders>
                <w:noWrap/>
                <w:tcMar>
                  <w:top w:w="15" w:type="dxa"/>
                  <w:left w:w="15" w:type="dxa"/>
                  <w:bottom w:w="0" w:type="dxa"/>
                  <w:right w:w="15" w:type="dxa"/>
                </w:tcMar>
                <w:vAlign w:val="center"/>
              </w:tcPr>
            </w:tcPrChange>
          </w:tcPr>
          <w:p w14:paraId="645E290A" w14:textId="24698A88" w:rsidR="00DB0101" w:rsidRPr="00015210" w:rsidRDefault="00DB0101" w:rsidP="00DB0101">
            <w:pPr>
              <w:jc w:val="center"/>
              <w:rPr>
                <w:color w:val="000000"/>
                <w:sz w:val="20"/>
                <w:szCs w:val="20"/>
              </w:rPr>
            </w:pPr>
            <w:r w:rsidRPr="00015210">
              <w:rPr>
                <w:color w:val="000000"/>
                <w:sz w:val="20"/>
                <w:szCs w:val="20"/>
              </w:rPr>
              <w:t>30 days sample</w:t>
            </w:r>
          </w:p>
        </w:tc>
        <w:tc>
          <w:tcPr>
            <w:tcW w:w="1264" w:type="dxa"/>
            <w:tcBorders>
              <w:top w:val="single" w:sz="4" w:space="0" w:color="auto"/>
              <w:left w:val="nil"/>
              <w:bottom w:val="nil"/>
              <w:right w:val="nil"/>
            </w:tcBorders>
            <w:noWrap/>
            <w:tcMar>
              <w:top w:w="15" w:type="dxa"/>
              <w:left w:w="15" w:type="dxa"/>
              <w:bottom w:w="0" w:type="dxa"/>
              <w:right w:w="15" w:type="dxa"/>
            </w:tcMar>
            <w:vAlign w:val="center"/>
            <w:tcPrChange w:id="329" w:author="Dylan CHEN" w:date="2026-08-30T19:52:00Z" w16du:dateUtc="2026-08-30T11:52:00Z">
              <w:tcPr>
                <w:tcW w:w="0" w:type="auto"/>
                <w:gridSpan w:val="2"/>
                <w:tcBorders>
                  <w:top w:val="single" w:sz="4" w:space="0" w:color="auto"/>
                  <w:left w:val="nil"/>
                  <w:bottom w:val="nil"/>
                  <w:right w:val="nil"/>
                </w:tcBorders>
                <w:noWrap/>
                <w:tcMar>
                  <w:top w:w="15" w:type="dxa"/>
                  <w:left w:w="15" w:type="dxa"/>
                  <w:bottom w:w="0" w:type="dxa"/>
                  <w:right w:w="15" w:type="dxa"/>
                </w:tcMar>
                <w:vAlign w:val="center"/>
              </w:tcPr>
            </w:tcPrChange>
          </w:tcPr>
          <w:p w14:paraId="0B5952B5" w14:textId="7FF45680" w:rsidR="00DB0101" w:rsidRPr="00015210" w:rsidRDefault="00DB0101" w:rsidP="00DB0101">
            <w:pPr>
              <w:jc w:val="center"/>
              <w:rPr>
                <w:color w:val="000000"/>
                <w:sz w:val="20"/>
                <w:szCs w:val="20"/>
              </w:rPr>
            </w:pPr>
            <w:r w:rsidRPr="00015210">
              <w:rPr>
                <w:color w:val="000000"/>
                <w:sz w:val="20"/>
                <w:szCs w:val="20"/>
              </w:rPr>
              <w:t>60 days sample</w:t>
            </w:r>
          </w:p>
        </w:tc>
        <w:tc>
          <w:tcPr>
            <w:tcW w:w="1264" w:type="dxa"/>
            <w:tcBorders>
              <w:top w:val="single" w:sz="4" w:space="0" w:color="auto"/>
              <w:left w:val="nil"/>
              <w:bottom w:val="nil"/>
              <w:right w:val="nil"/>
            </w:tcBorders>
            <w:noWrap/>
            <w:tcMar>
              <w:top w:w="15" w:type="dxa"/>
              <w:left w:w="15" w:type="dxa"/>
              <w:bottom w:w="0" w:type="dxa"/>
              <w:right w:w="15" w:type="dxa"/>
            </w:tcMar>
            <w:vAlign w:val="center"/>
            <w:tcPrChange w:id="330" w:author="Dylan CHEN" w:date="2026-08-30T19:52:00Z" w16du:dateUtc="2026-08-30T11:52:00Z">
              <w:tcPr>
                <w:tcW w:w="0" w:type="auto"/>
                <w:gridSpan w:val="2"/>
                <w:tcBorders>
                  <w:top w:val="single" w:sz="4" w:space="0" w:color="auto"/>
                  <w:left w:val="nil"/>
                  <w:bottom w:val="nil"/>
                  <w:right w:val="nil"/>
                </w:tcBorders>
                <w:noWrap/>
                <w:tcMar>
                  <w:top w:w="15" w:type="dxa"/>
                  <w:left w:w="15" w:type="dxa"/>
                  <w:bottom w:w="0" w:type="dxa"/>
                  <w:right w:w="15" w:type="dxa"/>
                </w:tcMar>
                <w:vAlign w:val="center"/>
              </w:tcPr>
            </w:tcPrChange>
          </w:tcPr>
          <w:p w14:paraId="7CC696B5" w14:textId="5BA75732" w:rsidR="00DB0101" w:rsidRPr="00015210" w:rsidRDefault="00DB0101" w:rsidP="00DB0101">
            <w:pPr>
              <w:jc w:val="center"/>
              <w:rPr>
                <w:color w:val="000000"/>
                <w:sz w:val="20"/>
                <w:szCs w:val="20"/>
              </w:rPr>
            </w:pPr>
            <w:r w:rsidRPr="00015210">
              <w:rPr>
                <w:color w:val="000000"/>
                <w:sz w:val="20"/>
                <w:szCs w:val="20"/>
              </w:rPr>
              <w:t>90 days sample</w:t>
            </w:r>
          </w:p>
        </w:tc>
      </w:tr>
      <w:tr w:rsidR="00DB0101" w:rsidRPr="00015210" w14:paraId="2955F6FC" w14:textId="77777777" w:rsidTr="00E824BC">
        <w:trPr>
          <w:cantSplit/>
          <w:jc w:val="center"/>
          <w:trPrChange w:id="331" w:author="Dylan CHEN" w:date="2026-08-30T19:52:00Z" w16du:dateUtc="2026-08-30T11:52:00Z">
            <w:trPr>
              <w:gridAfter w:val="0"/>
              <w:cantSplit/>
              <w:jc w:val="center"/>
            </w:trPr>
          </w:trPrChange>
        </w:trPr>
        <w:tc>
          <w:tcPr>
            <w:tcW w:w="1564" w:type="dxa"/>
            <w:vMerge w:val="restart"/>
            <w:tcBorders>
              <w:top w:val="nil"/>
              <w:left w:val="nil"/>
              <w:bottom w:val="nil"/>
              <w:right w:val="nil"/>
            </w:tcBorders>
            <w:noWrap/>
            <w:tcMar>
              <w:top w:w="15" w:type="dxa"/>
              <w:left w:w="15" w:type="dxa"/>
              <w:bottom w:w="0" w:type="dxa"/>
              <w:right w:w="15" w:type="dxa"/>
            </w:tcMar>
            <w:vAlign w:val="center"/>
            <w:hideMark/>
            <w:tcPrChange w:id="332" w:author="Dylan CHEN" w:date="2026-08-30T19:52:00Z" w16du:dateUtc="2026-08-30T11:52:00Z">
              <w:tcPr>
                <w:tcW w:w="0" w:type="auto"/>
                <w:vMerge w:val="restart"/>
                <w:tcBorders>
                  <w:top w:val="nil"/>
                  <w:left w:val="nil"/>
                  <w:bottom w:val="nil"/>
                  <w:right w:val="nil"/>
                </w:tcBorders>
                <w:noWrap/>
                <w:tcMar>
                  <w:top w:w="15" w:type="dxa"/>
                  <w:left w:w="15" w:type="dxa"/>
                  <w:bottom w:w="0" w:type="dxa"/>
                  <w:right w:w="15" w:type="dxa"/>
                </w:tcMar>
                <w:vAlign w:val="center"/>
                <w:hideMark/>
              </w:tcPr>
            </w:tcPrChange>
          </w:tcPr>
          <w:p w14:paraId="46A75F7E"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077" w:type="dxa"/>
            <w:tcBorders>
              <w:top w:val="nil"/>
              <w:left w:val="nil"/>
              <w:bottom w:val="nil"/>
              <w:right w:val="nil"/>
            </w:tcBorders>
            <w:noWrap/>
            <w:tcMar>
              <w:top w:w="15" w:type="dxa"/>
              <w:left w:w="15" w:type="dxa"/>
              <w:bottom w:w="0" w:type="dxa"/>
              <w:right w:w="15" w:type="dxa"/>
            </w:tcMar>
            <w:vAlign w:val="center"/>
            <w:hideMark/>
            <w:tcPrChange w:id="333"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195B434B" w14:textId="43BBFB50" w:rsidR="00DB0101" w:rsidRPr="00015210" w:rsidRDefault="00DB0101" w:rsidP="00DB0101">
            <w:pPr>
              <w:jc w:val="center"/>
              <w:rPr>
                <w:color w:val="000000"/>
                <w:sz w:val="20"/>
                <w:szCs w:val="20"/>
              </w:rPr>
            </w:pPr>
            <w:r w:rsidRPr="00015210">
              <w:rPr>
                <w:color w:val="000000"/>
                <w:sz w:val="20"/>
                <w:szCs w:val="20"/>
              </w:rPr>
              <w:t>0.167*</w:t>
            </w:r>
          </w:p>
        </w:tc>
        <w:tc>
          <w:tcPr>
            <w:tcW w:w="1221" w:type="dxa"/>
            <w:tcBorders>
              <w:top w:val="nil"/>
              <w:left w:val="nil"/>
              <w:bottom w:val="nil"/>
              <w:right w:val="nil"/>
            </w:tcBorders>
            <w:noWrap/>
            <w:tcMar>
              <w:top w:w="15" w:type="dxa"/>
              <w:left w:w="15" w:type="dxa"/>
              <w:bottom w:w="0" w:type="dxa"/>
              <w:right w:w="15" w:type="dxa"/>
            </w:tcMar>
            <w:vAlign w:val="center"/>
            <w:hideMark/>
            <w:tcPrChange w:id="334"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5D314FF6" w14:textId="4345634F" w:rsidR="00DB0101" w:rsidRPr="00015210" w:rsidRDefault="00DB0101" w:rsidP="00DB0101">
            <w:pPr>
              <w:jc w:val="center"/>
              <w:rPr>
                <w:color w:val="000000"/>
                <w:sz w:val="20"/>
                <w:szCs w:val="20"/>
              </w:rPr>
            </w:pPr>
            <w:r w:rsidRPr="00015210">
              <w:rPr>
                <w:color w:val="000000"/>
                <w:sz w:val="20"/>
                <w:szCs w:val="20"/>
              </w:rPr>
              <w:t>0.185*</w:t>
            </w:r>
          </w:p>
        </w:tc>
        <w:tc>
          <w:tcPr>
            <w:tcW w:w="1221" w:type="dxa"/>
            <w:tcBorders>
              <w:top w:val="nil"/>
              <w:left w:val="nil"/>
              <w:bottom w:val="nil"/>
              <w:right w:val="nil"/>
            </w:tcBorders>
            <w:noWrap/>
            <w:tcMar>
              <w:top w:w="15" w:type="dxa"/>
              <w:left w:w="15" w:type="dxa"/>
              <w:bottom w:w="0" w:type="dxa"/>
              <w:right w:w="15" w:type="dxa"/>
            </w:tcMar>
            <w:vAlign w:val="center"/>
            <w:hideMark/>
            <w:tcPrChange w:id="335"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47D587A7" w14:textId="7E4135D4" w:rsidR="00DB0101" w:rsidRPr="00015210" w:rsidRDefault="00DB0101" w:rsidP="00DB0101">
            <w:pPr>
              <w:jc w:val="center"/>
              <w:rPr>
                <w:color w:val="000000"/>
                <w:sz w:val="20"/>
                <w:szCs w:val="20"/>
              </w:rPr>
            </w:pPr>
            <w:r w:rsidRPr="00015210">
              <w:rPr>
                <w:color w:val="000000"/>
                <w:sz w:val="20"/>
                <w:szCs w:val="20"/>
              </w:rPr>
              <w:t>0.236*</w:t>
            </w:r>
          </w:p>
        </w:tc>
        <w:tc>
          <w:tcPr>
            <w:tcW w:w="1264" w:type="dxa"/>
            <w:tcBorders>
              <w:top w:val="nil"/>
              <w:left w:val="nil"/>
              <w:bottom w:val="nil"/>
              <w:right w:val="nil"/>
            </w:tcBorders>
            <w:noWrap/>
            <w:tcMar>
              <w:top w:w="15" w:type="dxa"/>
              <w:left w:w="15" w:type="dxa"/>
              <w:bottom w:w="0" w:type="dxa"/>
              <w:right w:w="15" w:type="dxa"/>
            </w:tcMar>
            <w:vAlign w:val="center"/>
            <w:hideMark/>
            <w:tcPrChange w:id="336"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65C1F219" w14:textId="54933258" w:rsidR="00DB0101" w:rsidRPr="00015210" w:rsidRDefault="00DB0101" w:rsidP="00DB0101">
            <w:pPr>
              <w:jc w:val="center"/>
              <w:rPr>
                <w:color w:val="000000"/>
                <w:sz w:val="20"/>
                <w:szCs w:val="20"/>
              </w:rPr>
            </w:pPr>
            <w:r w:rsidRPr="00015210">
              <w:rPr>
                <w:color w:val="000000"/>
                <w:sz w:val="20"/>
                <w:szCs w:val="20"/>
              </w:rPr>
              <w:t>0.190</w:t>
            </w:r>
          </w:p>
        </w:tc>
        <w:tc>
          <w:tcPr>
            <w:tcW w:w="1264" w:type="dxa"/>
            <w:tcBorders>
              <w:top w:val="nil"/>
              <w:left w:val="nil"/>
              <w:bottom w:val="nil"/>
              <w:right w:val="nil"/>
            </w:tcBorders>
            <w:noWrap/>
            <w:tcMar>
              <w:top w:w="15" w:type="dxa"/>
              <w:left w:w="15" w:type="dxa"/>
              <w:bottom w:w="0" w:type="dxa"/>
              <w:right w:w="15" w:type="dxa"/>
            </w:tcMar>
            <w:vAlign w:val="center"/>
            <w:hideMark/>
            <w:tcPrChange w:id="337"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5C71A084" w14:textId="359839A9" w:rsidR="00DB0101" w:rsidRPr="00015210" w:rsidRDefault="00DB0101" w:rsidP="00DB0101">
            <w:pPr>
              <w:jc w:val="center"/>
              <w:rPr>
                <w:color w:val="000000"/>
                <w:sz w:val="20"/>
                <w:szCs w:val="20"/>
              </w:rPr>
            </w:pPr>
            <w:r w:rsidRPr="00015210">
              <w:rPr>
                <w:color w:val="000000"/>
                <w:sz w:val="20"/>
                <w:szCs w:val="20"/>
              </w:rPr>
              <w:t>0.235*</w:t>
            </w:r>
          </w:p>
        </w:tc>
        <w:tc>
          <w:tcPr>
            <w:tcW w:w="1264" w:type="dxa"/>
            <w:tcBorders>
              <w:top w:val="nil"/>
              <w:left w:val="nil"/>
              <w:bottom w:val="nil"/>
              <w:right w:val="nil"/>
            </w:tcBorders>
            <w:noWrap/>
            <w:tcMar>
              <w:top w:w="15" w:type="dxa"/>
              <w:left w:w="15" w:type="dxa"/>
              <w:bottom w:w="0" w:type="dxa"/>
              <w:right w:w="15" w:type="dxa"/>
            </w:tcMar>
            <w:vAlign w:val="center"/>
            <w:hideMark/>
            <w:tcPrChange w:id="338"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0E27D653" w14:textId="1FB7AF6C" w:rsidR="00DB0101" w:rsidRPr="00015210" w:rsidRDefault="00DB0101" w:rsidP="00DB0101">
            <w:pPr>
              <w:jc w:val="center"/>
              <w:rPr>
                <w:color w:val="000000"/>
                <w:sz w:val="20"/>
                <w:szCs w:val="20"/>
              </w:rPr>
            </w:pPr>
            <w:r w:rsidRPr="00015210">
              <w:rPr>
                <w:color w:val="000000"/>
                <w:sz w:val="20"/>
                <w:szCs w:val="20"/>
              </w:rPr>
              <w:t>0.212*</w:t>
            </w:r>
          </w:p>
        </w:tc>
      </w:tr>
      <w:tr w:rsidR="00DB0101" w:rsidRPr="00015210" w14:paraId="5CB62642" w14:textId="77777777" w:rsidTr="00E824BC">
        <w:trPr>
          <w:cantSplit/>
          <w:jc w:val="center"/>
          <w:trPrChange w:id="339" w:author="Dylan CHEN" w:date="2026-08-30T19:52:00Z" w16du:dateUtc="2026-08-30T11:52:00Z">
            <w:trPr>
              <w:gridAfter w:val="0"/>
              <w:cantSplit/>
              <w:jc w:val="center"/>
            </w:trPr>
          </w:trPrChange>
        </w:trPr>
        <w:tc>
          <w:tcPr>
            <w:tcW w:w="1564" w:type="dxa"/>
            <w:vMerge/>
            <w:tcBorders>
              <w:top w:val="nil"/>
              <w:left w:val="nil"/>
              <w:bottom w:val="nil"/>
              <w:right w:val="nil"/>
            </w:tcBorders>
            <w:vAlign w:val="center"/>
            <w:hideMark/>
            <w:tcPrChange w:id="340" w:author="Dylan CHEN" w:date="2026-08-30T19:52:00Z" w16du:dateUtc="2026-08-30T11:52:00Z">
              <w:tcPr>
                <w:tcW w:w="0" w:type="auto"/>
                <w:vMerge/>
                <w:tcBorders>
                  <w:top w:val="nil"/>
                  <w:left w:val="nil"/>
                  <w:bottom w:val="nil"/>
                  <w:right w:val="nil"/>
                </w:tcBorders>
                <w:vAlign w:val="center"/>
                <w:hideMark/>
              </w:tcPr>
            </w:tcPrChange>
          </w:tcPr>
          <w:p w14:paraId="61F0EA4D" w14:textId="77777777" w:rsidR="00DB0101" w:rsidRPr="00015210" w:rsidRDefault="00DB0101" w:rsidP="00DB0101">
            <w:pPr>
              <w:rPr>
                <w:i/>
                <w:iCs/>
                <w:color w:val="000000"/>
                <w:sz w:val="20"/>
                <w:szCs w:val="20"/>
              </w:rPr>
            </w:pPr>
          </w:p>
        </w:tc>
        <w:tc>
          <w:tcPr>
            <w:tcW w:w="1077" w:type="dxa"/>
            <w:tcBorders>
              <w:top w:val="nil"/>
              <w:left w:val="nil"/>
              <w:bottom w:val="nil"/>
              <w:right w:val="nil"/>
            </w:tcBorders>
            <w:noWrap/>
            <w:tcMar>
              <w:top w:w="15" w:type="dxa"/>
              <w:left w:w="15" w:type="dxa"/>
              <w:bottom w:w="0" w:type="dxa"/>
              <w:right w:w="15" w:type="dxa"/>
            </w:tcMar>
            <w:vAlign w:val="center"/>
            <w:hideMark/>
            <w:tcPrChange w:id="341"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6CC8B588" w14:textId="088170DC" w:rsidR="00DB0101" w:rsidRPr="00015210" w:rsidRDefault="00DB0101" w:rsidP="00DB0101">
            <w:pPr>
              <w:jc w:val="center"/>
              <w:rPr>
                <w:color w:val="000000"/>
                <w:sz w:val="20"/>
                <w:szCs w:val="20"/>
              </w:rPr>
            </w:pPr>
            <w:r w:rsidRPr="00015210">
              <w:rPr>
                <w:color w:val="000000"/>
                <w:sz w:val="20"/>
                <w:szCs w:val="20"/>
              </w:rPr>
              <w:t>(0.080)</w:t>
            </w:r>
          </w:p>
        </w:tc>
        <w:tc>
          <w:tcPr>
            <w:tcW w:w="1221" w:type="dxa"/>
            <w:tcBorders>
              <w:top w:val="nil"/>
              <w:left w:val="nil"/>
              <w:bottom w:val="nil"/>
              <w:right w:val="nil"/>
            </w:tcBorders>
            <w:noWrap/>
            <w:tcMar>
              <w:top w:w="15" w:type="dxa"/>
              <w:left w:w="15" w:type="dxa"/>
              <w:bottom w:w="0" w:type="dxa"/>
              <w:right w:w="15" w:type="dxa"/>
            </w:tcMar>
            <w:vAlign w:val="center"/>
            <w:hideMark/>
            <w:tcPrChange w:id="342"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6AE90E60" w14:textId="0812B08E" w:rsidR="00DB0101" w:rsidRPr="00015210" w:rsidRDefault="00DB0101" w:rsidP="00DB0101">
            <w:pPr>
              <w:jc w:val="center"/>
              <w:rPr>
                <w:color w:val="000000"/>
                <w:sz w:val="20"/>
                <w:szCs w:val="20"/>
              </w:rPr>
            </w:pPr>
            <w:r w:rsidRPr="00015210">
              <w:rPr>
                <w:color w:val="000000"/>
                <w:sz w:val="20"/>
                <w:szCs w:val="20"/>
              </w:rPr>
              <w:t>(0.078)</w:t>
            </w:r>
          </w:p>
        </w:tc>
        <w:tc>
          <w:tcPr>
            <w:tcW w:w="1221" w:type="dxa"/>
            <w:tcBorders>
              <w:top w:val="nil"/>
              <w:left w:val="nil"/>
              <w:bottom w:val="nil"/>
              <w:right w:val="nil"/>
            </w:tcBorders>
            <w:noWrap/>
            <w:tcMar>
              <w:top w:w="15" w:type="dxa"/>
              <w:left w:w="15" w:type="dxa"/>
              <w:bottom w:w="0" w:type="dxa"/>
              <w:right w:w="15" w:type="dxa"/>
            </w:tcMar>
            <w:vAlign w:val="center"/>
            <w:hideMark/>
            <w:tcPrChange w:id="343"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09D96F57" w14:textId="6D8BDF4D" w:rsidR="00DB0101" w:rsidRPr="00015210" w:rsidRDefault="00DB0101" w:rsidP="00DB0101">
            <w:pPr>
              <w:jc w:val="center"/>
              <w:rPr>
                <w:color w:val="000000"/>
                <w:sz w:val="20"/>
                <w:szCs w:val="20"/>
              </w:rPr>
            </w:pPr>
            <w:r w:rsidRPr="00015210">
              <w:rPr>
                <w:color w:val="000000"/>
                <w:sz w:val="20"/>
                <w:szCs w:val="20"/>
              </w:rPr>
              <w:t>(0.115)</w:t>
            </w:r>
          </w:p>
        </w:tc>
        <w:tc>
          <w:tcPr>
            <w:tcW w:w="1264" w:type="dxa"/>
            <w:tcBorders>
              <w:top w:val="nil"/>
              <w:left w:val="nil"/>
              <w:bottom w:val="nil"/>
              <w:right w:val="nil"/>
            </w:tcBorders>
            <w:noWrap/>
            <w:tcMar>
              <w:top w:w="15" w:type="dxa"/>
              <w:left w:w="15" w:type="dxa"/>
              <w:bottom w:w="0" w:type="dxa"/>
              <w:right w:w="15" w:type="dxa"/>
            </w:tcMar>
            <w:vAlign w:val="center"/>
            <w:hideMark/>
            <w:tcPrChange w:id="344"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759116D2" w14:textId="53C968AB" w:rsidR="00DB0101" w:rsidRPr="00015210" w:rsidRDefault="00DB0101" w:rsidP="00DB0101">
            <w:pPr>
              <w:jc w:val="center"/>
              <w:rPr>
                <w:color w:val="000000"/>
                <w:sz w:val="20"/>
                <w:szCs w:val="20"/>
              </w:rPr>
            </w:pPr>
            <w:r w:rsidRPr="00015210">
              <w:rPr>
                <w:color w:val="000000"/>
                <w:sz w:val="20"/>
                <w:szCs w:val="20"/>
              </w:rPr>
              <w:t>(0.127)</w:t>
            </w:r>
          </w:p>
        </w:tc>
        <w:tc>
          <w:tcPr>
            <w:tcW w:w="1264" w:type="dxa"/>
            <w:tcBorders>
              <w:top w:val="nil"/>
              <w:left w:val="nil"/>
              <w:bottom w:val="nil"/>
              <w:right w:val="nil"/>
            </w:tcBorders>
            <w:noWrap/>
            <w:tcMar>
              <w:top w:w="15" w:type="dxa"/>
              <w:left w:w="15" w:type="dxa"/>
              <w:bottom w:w="0" w:type="dxa"/>
              <w:right w:w="15" w:type="dxa"/>
            </w:tcMar>
            <w:vAlign w:val="center"/>
            <w:hideMark/>
            <w:tcPrChange w:id="345"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5A257BA9" w14:textId="44A9E265" w:rsidR="00DB0101" w:rsidRPr="00015210" w:rsidRDefault="00DB0101" w:rsidP="00DB0101">
            <w:pPr>
              <w:jc w:val="center"/>
              <w:rPr>
                <w:color w:val="000000"/>
                <w:sz w:val="20"/>
                <w:szCs w:val="20"/>
              </w:rPr>
            </w:pPr>
            <w:r w:rsidRPr="00015210">
              <w:rPr>
                <w:color w:val="000000"/>
                <w:sz w:val="20"/>
                <w:szCs w:val="20"/>
              </w:rPr>
              <w:t>(0.105)</w:t>
            </w:r>
          </w:p>
        </w:tc>
        <w:tc>
          <w:tcPr>
            <w:tcW w:w="1264" w:type="dxa"/>
            <w:tcBorders>
              <w:top w:val="nil"/>
              <w:left w:val="nil"/>
              <w:bottom w:val="nil"/>
              <w:right w:val="nil"/>
            </w:tcBorders>
            <w:noWrap/>
            <w:tcMar>
              <w:top w:w="15" w:type="dxa"/>
              <w:left w:w="15" w:type="dxa"/>
              <w:bottom w:w="0" w:type="dxa"/>
              <w:right w:w="15" w:type="dxa"/>
            </w:tcMar>
            <w:vAlign w:val="center"/>
            <w:hideMark/>
            <w:tcPrChange w:id="346"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6B05E885" w14:textId="113A96B3" w:rsidR="00DB0101" w:rsidRPr="00015210" w:rsidRDefault="00DB0101" w:rsidP="00DB0101">
            <w:pPr>
              <w:jc w:val="center"/>
              <w:rPr>
                <w:color w:val="000000"/>
                <w:sz w:val="20"/>
                <w:szCs w:val="20"/>
              </w:rPr>
            </w:pPr>
            <w:r w:rsidRPr="00015210">
              <w:rPr>
                <w:color w:val="000000"/>
                <w:sz w:val="20"/>
                <w:szCs w:val="20"/>
              </w:rPr>
              <w:t>(0.090)</w:t>
            </w:r>
          </w:p>
        </w:tc>
      </w:tr>
      <w:tr w:rsidR="00DB0101" w:rsidRPr="00015210" w14:paraId="4D494540" w14:textId="77777777" w:rsidTr="00E824BC">
        <w:trPr>
          <w:cantSplit/>
          <w:jc w:val="center"/>
          <w:trPrChange w:id="347" w:author="Dylan CHEN" w:date="2026-08-30T19:52:00Z" w16du:dateUtc="2026-08-30T11:52:00Z">
            <w:trPr>
              <w:gridAfter w:val="0"/>
              <w:cantSplit/>
              <w:jc w:val="center"/>
            </w:trPr>
          </w:trPrChange>
        </w:trPr>
        <w:tc>
          <w:tcPr>
            <w:tcW w:w="1564" w:type="dxa"/>
            <w:vMerge w:val="restart"/>
            <w:tcBorders>
              <w:top w:val="nil"/>
              <w:left w:val="nil"/>
              <w:bottom w:val="nil"/>
              <w:right w:val="nil"/>
            </w:tcBorders>
            <w:noWrap/>
            <w:tcMar>
              <w:top w:w="15" w:type="dxa"/>
              <w:left w:w="15" w:type="dxa"/>
              <w:bottom w:w="0" w:type="dxa"/>
              <w:right w:w="15" w:type="dxa"/>
            </w:tcMar>
            <w:vAlign w:val="center"/>
            <w:hideMark/>
            <w:tcPrChange w:id="348" w:author="Dylan CHEN" w:date="2026-08-30T19:52:00Z" w16du:dateUtc="2026-08-30T11:52:00Z">
              <w:tcPr>
                <w:tcW w:w="0" w:type="auto"/>
                <w:vMerge w:val="restart"/>
                <w:tcBorders>
                  <w:top w:val="nil"/>
                  <w:left w:val="nil"/>
                  <w:bottom w:val="nil"/>
                  <w:right w:val="nil"/>
                </w:tcBorders>
                <w:noWrap/>
                <w:tcMar>
                  <w:top w:w="15" w:type="dxa"/>
                  <w:left w:w="15" w:type="dxa"/>
                  <w:bottom w:w="0" w:type="dxa"/>
                  <w:right w:w="15" w:type="dxa"/>
                </w:tcMar>
                <w:vAlign w:val="center"/>
                <w:hideMark/>
              </w:tcPr>
            </w:tcPrChange>
          </w:tcPr>
          <w:p w14:paraId="52E69A0D"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Length</w:t>
            </w:r>
            <w:r w:rsidRPr="00015210">
              <w:rPr>
                <w:i/>
                <w:iCs/>
                <w:color w:val="000000"/>
                <w:sz w:val="20"/>
                <w:szCs w:val="20"/>
                <w:vertAlign w:val="subscript"/>
              </w:rPr>
              <w:t>i</w:t>
            </w:r>
            <w:proofErr w:type="spellEnd"/>
          </w:p>
        </w:tc>
        <w:tc>
          <w:tcPr>
            <w:tcW w:w="1077" w:type="dxa"/>
            <w:tcBorders>
              <w:top w:val="nil"/>
              <w:left w:val="nil"/>
              <w:bottom w:val="nil"/>
              <w:right w:val="nil"/>
            </w:tcBorders>
            <w:noWrap/>
            <w:tcMar>
              <w:top w:w="15" w:type="dxa"/>
              <w:left w:w="15" w:type="dxa"/>
              <w:bottom w:w="0" w:type="dxa"/>
              <w:right w:w="15" w:type="dxa"/>
            </w:tcMar>
            <w:vAlign w:val="center"/>
            <w:hideMark/>
            <w:tcPrChange w:id="349"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60433832" w14:textId="07DD01D4" w:rsidR="00DB0101" w:rsidRPr="00015210" w:rsidRDefault="00DB0101" w:rsidP="00DB0101">
            <w:pPr>
              <w:jc w:val="center"/>
              <w:rPr>
                <w:color w:val="000000"/>
                <w:sz w:val="20"/>
                <w:szCs w:val="20"/>
              </w:rPr>
            </w:pPr>
            <w:r w:rsidRPr="00015210">
              <w:rPr>
                <w:color w:val="000000"/>
                <w:sz w:val="20"/>
                <w:szCs w:val="20"/>
              </w:rPr>
              <w:t>-0.040**</w:t>
            </w:r>
          </w:p>
        </w:tc>
        <w:tc>
          <w:tcPr>
            <w:tcW w:w="1221" w:type="dxa"/>
            <w:tcBorders>
              <w:top w:val="nil"/>
              <w:left w:val="nil"/>
              <w:bottom w:val="nil"/>
              <w:right w:val="nil"/>
            </w:tcBorders>
            <w:noWrap/>
            <w:tcMar>
              <w:top w:w="15" w:type="dxa"/>
              <w:left w:w="15" w:type="dxa"/>
              <w:bottom w:w="0" w:type="dxa"/>
              <w:right w:w="15" w:type="dxa"/>
            </w:tcMar>
            <w:vAlign w:val="center"/>
            <w:hideMark/>
            <w:tcPrChange w:id="350"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0DCFC549" w14:textId="7550EA74" w:rsidR="00DB0101" w:rsidRPr="00015210" w:rsidRDefault="00DB0101" w:rsidP="00DB0101">
            <w:pPr>
              <w:jc w:val="center"/>
              <w:rPr>
                <w:color w:val="000000"/>
                <w:sz w:val="20"/>
                <w:szCs w:val="20"/>
              </w:rPr>
            </w:pPr>
            <w:r w:rsidRPr="00015210">
              <w:rPr>
                <w:color w:val="000000"/>
                <w:sz w:val="20"/>
                <w:szCs w:val="20"/>
              </w:rPr>
              <w:t>-0.047***</w:t>
            </w:r>
          </w:p>
        </w:tc>
        <w:tc>
          <w:tcPr>
            <w:tcW w:w="1221" w:type="dxa"/>
            <w:tcBorders>
              <w:top w:val="nil"/>
              <w:left w:val="nil"/>
              <w:bottom w:val="nil"/>
              <w:right w:val="nil"/>
            </w:tcBorders>
            <w:noWrap/>
            <w:tcMar>
              <w:top w:w="15" w:type="dxa"/>
              <w:left w:w="15" w:type="dxa"/>
              <w:bottom w:w="0" w:type="dxa"/>
              <w:right w:w="15" w:type="dxa"/>
            </w:tcMar>
            <w:vAlign w:val="center"/>
            <w:hideMark/>
            <w:tcPrChange w:id="351"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76D0434E" w14:textId="3CF2000F" w:rsidR="00DB0101" w:rsidRPr="00015210" w:rsidRDefault="00DB0101" w:rsidP="00DB0101">
            <w:pPr>
              <w:jc w:val="center"/>
              <w:rPr>
                <w:color w:val="000000"/>
                <w:sz w:val="20"/>
                <w:szCs w:val="20"/>
              </w:rPr>
            </w:pPr>
            <w:r w:rsidRPr="00015210">
              <w:rPr>
                <w:color w:val="000000"/>
                <w:sz w:val="20"/>
                <w:szCs w:val="20"/>
              </w:rPr>
              <w:t>-0.067***</w:t>
            </w:r>
          </w:p>
        </w:tc>
        <w:tc>
          <w:tcPr>
            <w:tcW w:w="1264" w:type="dxa"/>
            <w:tcBorders>
              <w:top w:val="nil"/>
              <w:left w:val="nil"/>
              <w:bottom w:val="nil"/>
              <w:right w:val="nil"/>
            </w:tcBorders>
            <w:noWrap/>
            <w:tcMar>
              <w:top w:w="15" w:type="dxa"/>
              <w:left w:w="15" w:type="dxa"/>
              <w:bottom w:w="0" w:type="dxa"/>
              <w:right w:w="15" w:type="dxa"/>
            </w:tcMar>
            <w:vAlign w:val="center"/>
            <w:hideMark/>
            <w:tcPrChange w:id="352"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2EB2F39C" w14:textId="599C79BA" w:rsidR="00DB0101" w:rsidRPr="00015210" w:rsidRDefault="00DB0101" w:rsidP="00DB0101">
            <w:pPr>
              <w:jc w:val="center"/>
              <w:rPr>
                <w:color w:val="000000"/>
                <w:sz w:val="20"/>
                <w:szCs w:val="20"/>
              </w:rPr>
            </w:pPr>
            <w:r w:rsidRPr="00015210">
              <w:rPr>
                <w:color w:val="000000"/>
                <w:sz w:val="20"/>
                <w:szCs w:val="20"/>
              </w:rPr>
              <w:t>-0.041·</w:t>
            </w:r>
          </w:p>
        </w:tc>
        <w:tc>
          <w:tcPr>
            <w:tcW w:w="1264" w:type="dxa"/>
            <w:tcBorders>
              <w:top w:val="nil"/>
              <w:left w:val="nil"/>
              <w:bottom w:val="nil"/>
              <w:right w:val="nil"/>
            </w:tcBorders>
            <w:noWrap/>
            <w:tcMar>
              <w:top w:w="15" w:type="dxa"/>
              <w:left w:w="15" w:type="dxa"/>
              <w:bottom w:w="0" w:type="dxa"/>
              <w:right w:w="15" w:type="dxa"/>
            </w:tcMar>
            <w:vAlign w:val="center"/>
            <w:hideMark/>
            <w:tcPrChange w:id="353"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22386D48" w14:textId="31228F0D" w:rsidR="00DB0101" w:rsidRPr="00015210" w:rsidRDefault="00DB0101" w:rsidP="00DB0101">
            <w:pPr>
              <w:jc w:val="center"/>
              <w:rPr>
                <w:color w:val="000000"/>
                <w:sz w:val="20"/>
                <w:szCs w:val="20"/>
              </w:rPr>
            </w:pPr>
            <w:r w:rsidRPr="00015210">
              <w:rPr>
                <w:color w:val="000000"/>
                <w:sz w:val="20"/>
                <w:szCs w:val="20"/>
              </w:rPr>
              <w:t>-0.050**</w:t>
            </w:r>
          </w:p>
        </w:tc>
        <w:tc>
          <w:tcPr>
            <w:tcW w:w="1264" w:type="dxa"/>
            <w:tcBorders>
              <w:top w:val="nil"/>
              <w:left w:val="nil"/>
              <w:bottom w:val="nil"/>
              <w:right w:val="nil"/>
            </w:tcBorders>
            <w:noWrap/>
            <w:tcMar>
              <w:top w:w="15" w:type="dxa"/>
              <w:left w:w="15" w:type="dxa"/>
              <w:bottom w:w="0" w:type="dxa"/>
              <w:right w:w="15" w:type="dxa"/>
            </w:tcMar>
            <w:vAlign w:val="center"/>
            <w:hideMark/>
            <w:tcPrChange w:id="354"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69C5332D" w14:textId="6B6B7E61" w:rsidR="00DB0101" w:rsidRPr="00015210" w:rsidRDefault="00DB0101" w:rsidP="00DB0101">
            <w:pPr>
              <w:jc w:val="center"/>
              <w:rPr>
                <w:color w:val="000000"/>
                <w:sz w:val="20"/>
                <w:szCs w:val="20"/>
              </w:rPr>
            </w:pPr>
            <w:r w:rsidRPr="00015210">
              <w:rPr>
                <w:color w:val="000000"/>
                <w:sz w:val="20"/>
                <w:szCs w:val="20"/>
              </w:rPr>
              <w:t>-0.044**</w:t>
            </w:r>
          </w:p>
        </w:tc>
      </w:tr>
      <w:tr w:rsidR="00DB0101" w:rsidRPr="00015210" w14:paraId="6F31A7FD" w14:textId="77777777" w:rsidTr="00E824BC">
        <w:trPr>
          <w:cantSplit/>
          <w:jc w:val="center"/>
          <w:trPrChange w:id="355" w:author="Dylan CHEN" w:date="2026-08-30T19:52:00Z" w16du:dateUtc="2026-08-30T11:52:00Z">
            <w:trPr>
              <w:gridAfter w:val="0"/>
              <w:cantSplit/>
              <w:jc w:val="center"/>
            </w:trPr>
          </w:trPrChange>
        </w:trPr>
        <w:tc>
          <w:tcPr>
            <w:tcW w:w="1564" w:type="dxa"/>
            <w:vMerge/>
            <w:tcBorders>
              <w:top w:val="nil"/>
              <w:left w:val="nil"/>
              <w:bottom w:val="nil"/>
              <w:right w:val="nil"/>
            </w:tcBorders>
            <w:vAlign w:val="center"/>
            <w:hideMark/>
            <w:tcPrChange w:id="356" w:author="Dylan CHEN" w:date="2026-08-30T19:52:00Z" w16du:dateUtc="2026-08-30T11:52:00Z">
              <w:tcPr>
                <w:tcW w:w="0" w:type="auto"/>
                <w:vMerge/>
                <w:tcBorders>
                  <w:top w:val="nil"/>
                  <w:left w:val="nil"/>
                  <w:bottom w:val="nil"/>
                  <w:right w:val="nil"/>
                </w:tcBorders>
                <w:vAlign w:val="center"/>
                <w:hideMark/>
              </w:tcPr>
            </w:tcPrChange>
          </w:tcPr>
          <w:p w14:paraId="0EF2846A" w14:textId="77777777" w:rsidR="00DB0101" w:rsidRPr="00015210" w:rsidRDefault="00DB0101" w:rsidP="00DB0101">
            <w:pPr>
              <w:rPr>
                <w:i/>
                <w:iCs/>
                <w:color w:val="000000"/>
                <w:sz w:val="20"/>
                <w:szCs w:val="20"/>
              </w:rPr>
            </w:pPr>
          </w:p>
        </w:tc>
        <w:tc>
          <w:tcPr>
            <w:tcW w:w="1077" w:type="dxa"/>
            <w:tcBorders>
              <w:top w:val="nil"/>
              <w:left w:val="nil"/>
              <w:bottom w:val="nil"/>
              <w:right w:val="nil"/>
            </w:tcBorders>
            <w:noWrap/>
            <w:tcMar>
              <w:top w:w="15" w:type="dxa"/>
              <w:left w:w="15" w:type="dxa"/>
              <w:bottom w:w="0" w:type="dxa"/>
              <w:right w:w="15" w:type="dxa"/>
            </w:tcMar>
            <w:vAlign w:val="center"/>
            <w:hideMark/>
            <w:tcPrChange w:id="357"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78F77E8A" w14:textId="2CC0E58A" w:rsidR="00DB0101" w:rsidRPr="00015210" w:rsidRDefault="00DB0101" w:rsidP="00DB0101">
            <w:pPr>
              <w:jc w:val="center"/>
              <w:rPr>
                <w:color w:val="000000"/>
                <w:sz w:val="20"/>
                <w:szCs w:val="20"/>
              </w:rPr>
            </w:pPr>
            <w:r w:rsidRPr="00015210">
              <w:rPr>
                <w:color w:val="000000"/>
                <w:sz w:val="20"/>
                <w:szCs w:val="20"/>
              </w:rPr>
              <w:t>(0.014)</w:t>
            </w:r>
          </w:p>
        </w:tc>
        <w:tc>
          <w:tcPr>
            <w:tcW w:w="1221" w:type="dxa"/>
            <w:tcBorders>
              <w:top w:val="nil"/>
              <w:left w:val="nil"/>
              <w:bottom w:val="nil"/>
              <w:right w:val="nil"/>
            </w:tcBorders>
            <w:noWrap/>
            <w:tcMar>
              <w:top w:w="15" w:type="dxa"/>
              <w:left w:w="15" w:type="dxa"/>
              <w:bottom w:w="0" w:type="dxa"/>
              <w:right w:w="15" w:type="dxa"/>
            </w:tcMar>
            <w:vAlign w:val="center"/>
            <w:hideMark/>
            <w:tcPrChange w:id="358"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49BE7456" w14:textId="66F675EB" w:rsidR="00DB0101" w:rsidRPr="00015210" w:rsidRDefault="00DB0101" w:rsidP="00DB0101">
            <w:pPr>
              <w:jc w:val="center"/>
              <w:rPr>
                <w:color w:val="000000"/>
                <w:sz w:val="20"/>
                <w:szCs w:val="20"/>
              </w:rPr>
            </w:pPr>
            <w:r w:rsidRPr="00015210">
              <w:rPr>
                <w:color w:val="000000"/>
                <w:sz w:val="20"/>
                <w:szCs w:val="20"/>
              </w:rPr>
              <w:t>(0.014)</w:t>
            </w:r>
          </w:p>
        </w:tc>
        <w:tc>
          <w:tcPr>
            <w:tcW w:w="1221" w:type="dxa"/>
            <w:tcBorders>
              <w:top w:val="nil"/>
              <w:left w:val="nil"/>
              <w:bottom w:val="nil"/>
              <w:right w:val="nil"/>
            </w:tcBorders>
            <w:noWrap/>
            <w:tcMar>
              <w:top w:w="15" w:type="dxa"/>
              <w:left w:w="15" w:type="dxa"/>
              <w:bottom w:w="0" w:type="dxa"/>
              <w:right w:w="15" w:type="dxa"/>
            </w:tcMar>
            <w:vAlign w:val="center"/>
            <w:hideMark/>
            <w:tcPrChange w:id="359"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2A81D8FE" w14:textId="3365855F" w:rsidR="00DB0101" w:rsidRPr="00015210" w:rsidRDefault="00DB0101" w:rsidP="00DB0101">
            <w:pPr>
              <w:jc w:val="center"/>
              <w:rPr>
                <w:color w:val="000000"/>
                <w:sz w:val="20"/>
                <w:szCs w:val="20"/>
              </w:rPr>
            </w:pPr>
            <w:r w:rsidRPr="00015210">
              <w:rPr>
                <w:color w:val="000000"/>
                <w:sz w:val="20"/>
                <w:szCs w:val="20"/>
              </w:rPr>
              <w:t>(0.020)</w:t>
            </w:r>
          </w:p>
        </w:tc>
        <w:tc>
          <w:tcPr>
            <w:tcW w:w="1264" w:type="dxa"/>
            <w:tcBorders>
              <w:top w:val="nil"/>
              <w:left w:val="nil"/>
              <w:bottom w:val="nil"/>
              <w:right w:val="nil"/>
            </w:tcBorders>
            <w:noWrap/>
            <w:tcMar>
              <w:top w:w="15" w:type="dxa"/>
              <w:left w:w="15" w:type="dxa"/>
              <w:bottom w:w="0" w:type="dxa"/>
              <w:right w:w="15" w:type="dxa"/>
            </w:tcMar>
            <w:vAlign w:val="center"/>
            <w:hideMark/>
            <w:tcPrChange w:id="360"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526E4244" w14:textId="1884F52F" w:rsidR="00DB0101" w:rsidRPr="00015210" w:rsidRDefault="00DB0101" w:rsidP="00DB0101">
            <w:pPr>
              <w:jc w:val="center"/>
              <w:rPr>
                <w:color w:val="000000"/>
                <w:sz w:val="20"/>
                <w:szCs w:val="20"/>
              </w:rPr>
            </w:pPr>
            <w:r w:rsidRPr="00015210">
              <w:rPr>
                <w:color w:val="000000"/>
                <w:sz w:val="20"/>
                <w:szCs w:val="20"/>
              </w:rPr>
              <w:t>(0.023)</w:t>
            </w:r>
          </w:p>
        </w:tc>
        <w:tc>
          <w:tcPr>
            <w:tcW w:w="1264" w:type="dxa"/>
            <w:tcBorders>
              <w:top w:val="nil"/>
              <w:left w:val="nil"/>
              <w:bottom w:val="nil"/>
              <w:right w:val="nil"/>
            </w:tcBorders>
            <w:noWrap/>
            <w:tcMar>
              <w:top w:w="15" w:type="dxa"/>
              <w:left w:w="15" w:type="dxa"/>
              <w:bottom w:w="0" w:type="dxa"/>
              <w:right w:w="15" w:type="dxa"/>
            </w:tcMar>
            <w:vAlign w:val="center"/>
            <w:hideMark/>
            <w:tcPrChange w:id="361"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6AF11B2B" w14:textId="13E9D458" w:rsidR="00DB0101" w:rsidRPr="00015210" w:rsidRDefault="00DB0101" w:rsidP="00DB0101">
            <w:pPr>
              <w:jc w:val="center"/>
              <w:rPr>
                <w:color w:val="000000"/>
                <w:sz w:val="20"/>
                <w:szCs w:val="20"/>
              </w:rPr>
            </w:pPr>
            <w:r w:rsidRPr="00015210">
              <w:rPr>
                <w:color w:val="000000"/>
                <w:sz w:val="20"/>
                <w:szCs w:val="20"/>
              </w:rPr>
              <w:t>(0.019)</w:t>
            </w:r>
          </w:p>
        </w:tc>
        <w:tc>
          <w:tcPr>
            <w:tcW w:w="1264" w:type="dxa"/>
            <w:tcBorders>
              <w:top w:val="nil"/>
              <w:left w:val="nil"/>
              <w:bottom w:val="nil"/>
              <w:right w:val="nil"/>
            </w:tcBorders>
            <w:noWrap/>
            <w:tcMar>
              <w:top w:w="15" w:type="dxa"/>
              <w:left w:w="15" w:type="dxa"/>
              <w:bottom w:w="0" w:type="dxa"/>
              <w:right w:w="15" w:type="dxa"/>
            </w:tcMar>
            <w:vAlign w:val="center"/>
            <w:hideMark/>
            <w:tcPrChange w:id="362"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3EAC331D" w14:textId="3F57E3CA" w:rsidR="00DB0101" w:rsidRPr="00015210" w:rsidRDefault="00DB0101" w:rsidP="00DB0101">
            <w:pPr>
              <w:jc w:val="center"/>
              <w:rPr>
                <w:color w:val="000000"/>
                <w:sz w:val="20"/>
                <w:szCs w:val="20"/>
              </w:rPr>
            </w:pPr>
            <w:r w:rsidRPr="00015210">
              <w:rPr>
                <w:color w:val="000000"/>
                <w:sz w:val="20"/>
                <w:szCs w:val="20"/>
              </w:rPr>
              <w:t>(0.016)</w:t>
            </w:r>
          </w:p>
        </w:tc>
      </w:tr>
      <w:tr w:rsidR="00DB0101" w:rsidRPr="00015210" w14:paraId="5F658A41" w14:textId="77777777" w:rsidTr="00E824BC">
        <w:trPr>
          <w:cantSplit/>
          <w:jc w:val="center"/>
          <w:trPrChange w:id="363" w:author="Dylan CHEN" w:date="2026-08-30T19:52:00Z" w16du:dateUtc="2026-08-30T11:52:00Z">
            <w:trPr>
              <w:gridAfter w:val="0"/>
              <w:cantSplit/>
              <w:jc w:val="center"/>
            </w:trPr>
          </w:trPrChange>
        </w:trPr>
        <w:tc>
          <w:tcPr>
            <w:tcW w:w="1564" w:type="dxa"/>
            <w:vMerge w:val="restart"/>
            <w:tcBorders>
              <w:top w:val="nil"/>
              <w:left w:val="nil"/>
              <w:bottom w:val="single" w:sz="4" w:space="0" w:color="000000"/>
              <w:right w:val="nil"/>
            </w:tcBorders>
            <w:noWrap/>
            <w:tcMar>
              <w:top w:w="15" w:type="dxa"/>
              <w:left w:w="15" w:type="dxa"/>
              <w:bottom w:w="0" w:type="dxa"/>
              <w:right w:w="15" w:type="dxa"/>
            </w:tcMar>
            <w:vAlign w:val="center"/>
            <w:hideMark/>
            <w:tcPrChange w:id="364" w:author="Dylan CHEN" w:date="2026-08-30T19:52:00Z" w16du:dateUtc="2026-08-30T11:52:00Z">
              <w:tcPr>
                <w:tcW w:w="0" w:type="auto"/>
                <w:vMerge w:val="restart"/>
                <w:tcBorders>
                  <w:top w:val="nil"/>
                  <w:left w:val="nil"/>
                  <w:bottom w:val="single" w:sz="4" w:space="0" w:color="000000"/>
                  <w:right w:val="nil"/>
                </w:tcBorders>
                <w:noWrap/>
                <w:tcMar>
                  <w:top w:w="15" w:type="dxa"/>
                  <w:left w:w="15" w:type="dxa"/>
                  <w:bottom w:w="0" w:type="dxa"/>
                  <w:right w:w="15" w:type="dxa"/>
                </w:tcMar>
                <w:vAlign w:val="center"/>
                <w:hideMark/>
              </w:tcPr>
            </w:tcPrChange>
          </w:tcPr>
          <w:p w14:paraId="5F06878D" w14:textId="77777777" w:rsidR="00DB0101" w:rsidRPr="00015210" w:rsidRDefault="00DB0101" w:rsidP="00DB0101">
            <w:pPr>
              <w:rPr>
                <w:i/>
                <w:iCs/>
                <w:color w:val="000000"/>
                <w:sz w:val="20"/>
                <w:szCs w:val="20"/>
              </w:rPr>
            </w:pPr>
            <w:r w:rsidRPr="00015210">
              <w:rPr>
                <w:i/>
                <w:iCs/>
                <w:color w:val="000000"/>
                <w:sz w:val="20"/>
                <w:szCs w:val="20"/>
              </w:rPr>
              <w:lastRenderedPageBreak/>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Quality</w:t>
            </w:r>
            <w:r w:rsidRPr="00015210">
              <w:rPr>
                <w:i/>
                <w:iCs/>
                <w:color w:val="000000"/>
                <w:sz w:val="20"/>
                <w:szCs w:val="20"/>
                <w:vertAlign w:val="subscript"/>
              </w:rPr>
              <w:t>i</w:t>
            </w:r>
            <w:proofErr w:type="spellEnd"/>
          </w:p>
        </w:tc>
        <w:tc>
          <w:tcPr>
            <w:tcW w:w="1077" w:type="dxa"/>
            <w:tcBorders>
              <w:top w:val="nil"/>
              <w:left w:val="nil"/>
              <w:bottom w:val="nil"/>
              <w:right w:val="nil"/>
            </w:tcBorders>
            <w:noWrap/>
            <w:tcMar>
              <w:top w:w="15" w:type="dxa"/>
              <w:left w:w="15" w:type="dxa"/>
              <w:bottom w:w="0" w:type="dxa"/>
              <w:right w:w="15" w:type="dxa"/>
            </w:tcMar>
            <w:vAlign w:val="center"/>
            <w:hideMark/>
            <w:tcPrChange w:id="365"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27F02B6F" w14:textId="51EE820C" w:rsidR="00DB0101" w:rsidRPr="00015210" w:rsidRDefault="00DB0101" w:rsidP="00DB0101">
            <w:pPr>
              <w:jc w:val="center"/>
              <w:rPr>
                <w:color w:val="000000"/>
                <w:sz w:val="20"/>
                <w:szCs w:val="20"/>
              </w:rPr>
            </w:pPr>
            <w:r w:rsidRPr="00015210">
              <w:rPr>
                <w:color w:val="000000"/>
                <w:sz w:val="20"/>
                <w:szCs w:val="20"/>
              </w:rPr>
              <w:t>0.002</w:t>
            </w:r>
          </w:p>
        </w:tc>
        <w:tc>
          <w:tcPr>
            <w:tcW w:w="1221" w:type="dxa"/>
            <w:tcBorders>
              <w:top w:val="nil"/>
              <w:left w:val="nil"/>
              <w:bottom w:val="nil"/>
              <w:right w:val="nil"/>
            </w:tcBorders>
            <w:noWrap/>
            <w:tcMar>
              <w:top w:w="15" w:type="dxa"/>
              <w:left w:w="15" w:type="dxa"/>
              <w:bottom w:w="0" w:type="dxa"/>
              <w:right w:w="15" w:type="dxa"/>
            </w:tcMar>
            <w:vAlign w:val="center"/>
            <w:hideMark/>
            <w:tcPrChange w:id="366"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43BF1877" w14:textId="379774E6" w:rsidR="00DB0101" w:rsidRPr="00015210" w:rsidRDefault="00DB0101" w:rsidP="00DB0101">
            <w:pPr>
              <w:jc w:val="center"/>
              <w:rPr>
                <w:color w:val="000000"/>
                <w:sz w:val="20"/>
                <w:szCs w:val="20"/>
              </w:rPr>
            </w:pPr>
            <w:r w:rsidRPr="00015210">
              <w:rPr>
                <w:color w:val="000000"/>
                <w:sz w:val="20"/>
                <w:szCs w:val="20"/>
              </w:rPr>
              <w:t>0.004</w:t>
            </w:r>
          </w:p>
        </w:tc>
        <w:tc>
          <w:tcPr>
            <w:tcW w:w="1221" w:type="dxa"/>
            <w:tcBorders>
              <w:top w:val="nil"/>
              <w:left w:val="nil"/>
              <w:bottom w:val="nil"/>
              <w:right w:val="nil"/>
            </w:tcBorders>
            <w:noWrap/>
            <w:tcMar>
              <w:top w:w="15" w:type="dxa"/>
              <w:left w:w="15" w:type="dxa"/>
              <w:bottom w:w="0" w:type="dxa"/>
              <w:right w:w="15" w:type="dxa"/>
            </w:tcMar>
            <w:vAlign w:val="center"/>
            <w:hideMark/>
            <w:tcPrChange w:id="367"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151A7097" w14:textId="01891FF8" w:rsidR="00DB0101" w:rsidRPr="00015210" w:rsidRDefault="00DB0101" w:rsidP="00DB0101">
            <w:pPr>
              <w:jc w:val="center"/>
              <w:rPr>
                <w:color w:val="000000"/>
                <w:sz w:val="20"/>
                <w:szCs w:val="20"/>
              </w:rPr>
            </w:pPr>
            <w:r w:rsidRPr="00015210">
              <w:rPr>
                <w:color w:val="000000"/>
                <w:sz w:val="20"/>
                <w:szCs w:val="20"/>
              </w:rPr>
              <w:t>0.011</w:t>
            </w:r>
          </w:p>
        </w:tc>
        <w:tc>
          <w:tcPr>
            <w:tcW w:w="1264" w:type="dxa"/>
            <w:tcBorders>
              <w:top w:val="nil"/>
              <w:left w:val="nil"/>
              <w:bottom w:val="nil"/>
              <w:right w:val="nil"/>
            </w:tcBorders>
            <w:noWrap/>
            <w:tcMar>
              <w:top w:w="15" w:type="dxa"/>
              <w:left w:w="15" w:type="dxa"/>
              <w:bottom w:w="0" w:type="dxa"/>
              <w:right w:w="15" w:type="dxa"/>
            </w:tcMar>
            <w:vAlign w:val="center"/>
            <w:hideMark/>
            <w:tcPrChange w:id="368"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325DFECA" w14:textId="115ED46A" w:rsidR="00DB0101" w:rsidRPr="00015210" w:rsidRDefault="00DB0101" w:rsidP="00DB0101">
            <w:pPr>
              <w:jc w:val="center"/>
              <w:rPr>
                <w:color w:val="000000"/>
                <w:sz w:val="20"/>
                <w:szCs w:val="20"/>
              </w:rPr>
            </w:pPr>
            <w:r w:rsidRPr="00015210">
              <w:rPr>
                <w:color w:val="000000"/>
                <w:sz w:val="20"/>
                <w:szCs w:val="20"/>
              </w:rPr>
              <w:t>0.002</w:t>
            </w:r>
          </w:p>
        </w:tc>
        <w:tc>
          <w:tcPr>
            <w:tcW w:w="1264" w:type="dxa"/>
            <w:tcBorders>
              <w:top w:val="nil"/>
              <w:left w:val="nil"/>
              <w:bottom w:val="nil"/>
              <w:right w:val="nil"/>
            </w:tcBorders>
            <w:noWrap/>
            <w:tcMar>
              <w:top w:w="15" w:type="dxa"/>
              <w:left w:w="15" w:type="dxa"/>
              <w:bottom w:w="0" w:type="dxa"/>
              <w:right w:w="15" w:type="dxa"/>
            </w:tcMar>
            <w:vAlign w:val="center"/>
            <w:hideMark/>
            <w:tcPrChange w:id="369"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5B044C1F" w14:textId="036EF873" w:rsidR="00DB0101" w:rsidRPr="00015210" w:rsidRDefault="00DB0101" w:rsidP="00DB0101">
            <w:pPr>
              <w:jc w:val="center"/>
              <w:rPr>
                <w:color w:val="000000"/>
                <w:sz w:val="20"/>
                <w:szCs w:val="20"/>
              </w:rPr>
            </w:pPr>
            <w:r w:rsidRPr="00015210">
              <w:rPr>
                <w:color w:val="000000"/>
                <w:sz w:val="20"/>
                <w:szCs w:val="20"/>
              </w:rPr>
              <w:t>0.001</w:t>
            </w:r>
          </w:p>
        </w:tc>
        <w:tc>
          <w:tcPr>
            <w:tcW w:w="1264" w:type="dxa"/>
            <w:tcBorders>
              <w:top w:val="nil"/>
              <w:left w:val="nil"/>
              <w:bottom w:val="nil"/>
              <w:right w:val="nil"/>
            </w:tcBorders>
            <w:noWrap/>
            <w:tcMar>
              <w:top w:w="15" w:type="dxa"/>
              <w:left w:w="15" w:type="dxa"/>
              <w:bottom w:w="0" w:type="dxa"/>
              <w:right w:w="15" w:type="dxa"/>
            </w:tcMar>
            <w:vAlign w:val="center"/>
            <w:hideMark/>
            <w:tcPrChange w:id="370"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4EE918B4" w14:textId="0C89A739" w:rsidR="00DB0101" w:rsidRPr="00015210" w:rsidRDefault="00DB0101" w:rsidP="00DB0101">
            <w:pPr>
              <w:jc w:val="center"/>
              <w:rPr>
                <w:color w:val="000000"/>
                <w:sz w:val="20"/>
                <w:szCs w:val="20"/>
              </w:rPr>
            </w:pPr>
            <w:r w:rsidRPr="00015210">
              <w:rPr>
                <w:color w:val="000000"/>
                <w:sz w:val="20"/>
                <w:szCs w:val="20"/>
              </w:rPr>
              <w:t>-0.000</w:t>
            </w:r>
          </w:p>
        </w:tc>
      </w:tr>
      <w:tr w:rsidR="00DB0101" w:rsidRPr="00015210" w14:paraId="45FDF64E" w14:textId="77777777" w:rsidTr="00E824BC">
        <w:trPr>
          <w:cantSplit/>
          <w:jc w:val="center"/>
          <w:trPrChange w:id="371" w:author="Dylan CHEN" w:date="2026-08-30T19:52:00Z" w16du:dateUtc="2026-08-30T11:52:00Z">
            <w:trPr>
              <w:gridAfter w:val="0"/>
              <w:cantSplit/>
              <w:jc w:val="center"/>
            </w:trPr>
          </w:trPrChange>
        </w:trPr>
        <w:tc>
          <w:tcPr>
            <w:tcW w:w="1564" w:type="dxa"/>
            <w:vMerge/>
            <w:tcBorders>
              <w:top w:val="nil"/>
              <w:left w:val="nil"/>
              <w:bottom w:val="single" w:sz="4" w:space="0" w:color="000000"/>
              <w:right w:val="nil"/>
            </w:tcBorders>
            <w:vAlign w:val="center"/>
            <w:hideMark/>
            <w:tcPrChange w:id="372" w:author="Dylan CHEN" w:date="2026-08-30T19:52:00Z" w16du:dateUtc="2026-08-30T11:52:00Z">
              <w:tcPr>
                <w:tcW w:w="0" w:type="auto"/>
                <w:vMerge/>
                <w:tcBorders>
                  <w:top w:val="nil"/>
                  <w:left w:val="nil"/>
                  <w:bottom w:val="single" w:sz="4" w:space="0" w:color="000000"/>
                  <w:right w:val="nil"/>
                </w:tcBorders>
                <w:vAlign w:val="center"/>
                <w:hideMark/>
              </w:tcPr>
            </w:tcPrChange>
          </w:tcPr>
          <w:p w14:paraId="5575C9C9" w14:textId="77777777" w:rsidR="00DB0101" w:rsidRPr="00015210" w:rsidRDefault="00DB0101" w:rsidP="00DB0101">
            <w:pPr>
              <w:rPr>
                <w:i/>
                <w:iCs/>
                <w:color w:val="000000"/>
                <w:sz w:val="20"/>
                <w:szCs w:val="20"/>
              </w:rPr>
            </w:pPr>
          </w:p>
        </w:tc>
        <w:tc>
          <w:tcPr>
            <w:tcW w:w="1077" w:type="dxa"/>
            <w:tcBorders>
              <w:top w:val="nil"/>
              <w:left w:val="nil"/>
              <w:bottom w:val="single" w:sz="4" w:space="0" w:color="auto"/>
              <w:right w:val="nil"/>
            </w:tcBorders>
            <w:noWrap/>
            <w:tcMar>
              <w:top w:w="15" w:type="dxa"/>
              <w:left w:w="15" w:type="dxa"/>
              <w:bottom w:w="0" w:type="dxa"/>
              <w:right w:w="15" w:type="dxa"/>
            </w:tcMar>
            <w:vAlign w:val="center"/>
            <w:hideMark/>
            <w:tcPrChange w:id="373"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62AFF91D" w14:textId="2258458A" w:rsidR="00DB0101" w:rsidRPr="00015210" w:rsidRDefault="00DB0101" w:rsidP="00DB0101">
            <w:pPr>
              <w:jc w:val="center"/>
              <w:rPr>
                <w:color w:val="000000"/>
                <w:sz w:val="20"/>
                <w:szCs w:val="20"/>
              </w:rPr>
            </w:pPr>
            <w:r w:rsidRPr="00015210">
              <w:rPr>
                <w:color w:val="000000"/>
                <w:sz w:val="20"/>
                <w:szCs w:val="20"/>
              </w:rPr>
              <w:t>(0.004)</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Change w:id="374"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13F4C712" w14:textId="0267E64F" w:rsidR="00DB0101" w:rsidRPr="00015210" w:rsidRDefault="00DB0101" w:rsidP="00DB0101">
            <w:pPr>
              <w:jc w:val="center"/>
              <w:rPr>
                <w:color w:val="000000"/>
                <w:sz w:val="20"/>
                <w:szCs w:val="20"/>
              </w:rPr>
            </w:pPr>
            <w:r w:rsidRPr="00015210">
              <w:rPr>
                <w:color w:val="000000"/>
                <w:sz w:val="20"/>
                <w:szCs w:val="20"/>
              </w:rPr>
              <w:t>(0.004)</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Change w:id="375"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3085C8D8" w14:textId="71899604" w:rsidR="00DB0101" w:rsidRPr="00015210" w:rsidRDefault="00DB0101" w:rsidP="00DB0101">
            <w:pPr>
              <w:jc w:val="center"/>
              <w:rPr>
                <w:color w:val="000000"/>
                <w:sz w:val="20"/>
                <w:szCs w:val="20"/>
              </w:rPr>
            </w:pPr>
            <w:r w:rsidRPr="00015210">
              <w:rPr>
                <w:color w:val="000000"/>
                <w:sz w:val="20"/>
                <w:szCs w:val="20"/>
              </w:rPr>
              <w:t>(0.007)</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Change w:id="376"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1776CF01" w14:textId="6C2CDF04" w:rsidR="00DB0101" w:rsidRPr="00015210" w:rsidRDefault="00DB0101" w:rsidP="00DB0101">
            <w:pPr>
              <w:jc w:val="center"/>
              <w:rPr>
                <w:color w:val="000000"/>
                <w:sz w:val="20"/>
                <w:szCs w:val="20"/>
              </w:rPr>
            </w:pPr>
            <w:r w:rsidRPr="00015210">
              <w:rPr>
                <w:color w:val="000000"/>
                <w:sz w:val="20"/>
                <w:szCs w:val="20"/>
              </w:rPr>
              <w:t>(0.009)</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Change w:id="377"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43F0063F" w14:textId="62F5BE6F" w:rsidR="00DB0101" w:rsidRPr="00015210" w:rsidRDefault="00DB0101" w:rsidP="00DB0101">
            <w:pPr>
              <w:jc w:val="center"/>
              <w:rPr>
                <w:color w:val="000000"/>
                <w:sz w:val="20"/>
                <w:szCs w:val="20"/>
              </w:rPr>
            </w:pPr>
            <w:r w:rsidRPr="00015210">
              <w:rPr>
                <w:color w:val="000000"/>
                <w:sz w:val="20"/>
                <w:szCs w:val="20"/>
              </w:rPr>
              <w:t>(0.007)</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Change w:id="378"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6A2C7128" w14:textId="3A4655F4" w:rsidR="00DB0101" w:rsidRPr="00015210" w:rsidRDefault="00DB0101" w:rsidP="00DB0101">
            <w:pPr>
              <w:jc w:val="center"/>
              <w:rPr>
                <w:color w:val="000000"/>
                <w:sz w:val="20"/>
                <w:szCs w:val="20"/>
              </w:rPr>
            </w:pPr>
            <w:r w:rsidRPr="00015210">
              <w:rPr>
                <w:color w:val="000000"/>
                <w:sz w:val="20"/>
                <w:szCs w:val="20"/>
              </w:rPr>
              <w:t>(0.006)</w:t>
            </w:r>
          </w:p>
        </w:tc>
      </w:tr>
      <w:tr w:rsidR="00DB0101" w:rsidRPr="00015210" w14:paraId="534816E0" w14:textId="77777777" w:rsidTr="00E824BC">
        <w:trPr>
          <w:cantSplit/>
          <w:jc w:val="center"/>
          <w:trPrChange w:id="379" w:author="Dylan CHEN" w:date="2026-08-30T19:52:00Z" w16du:dateUtc="2026-08-30T11:52:00Z">
            <w:trPr>
              <w:gridAfter w:val="0"/>
              <w:cantSplit/>
              <w:jc w:val="center"/>
            </w:trPr>
          </w:trPrChange>
        </w:trPr>
        <w:tc>
          <w:tcPr>
            <w:tcW w:w="1564" w:type="dxa"/>
            <w:tcBorders>
              <w:top w:val="nil"/>
              <w:left w:val="nil"/>
              <w:bottom w:val="nil"/>
              <w:right w:val="nil"/>
            </w:tcBorders>
            <w:noWrap/>
            <w:tcMar>
              <w:top w:w="15" w:type="dxa"/>
              <w:left w:w="15" w:type="dxa"/>
              <w:bottom w:w="0" w:type="dxa"/>
              <w:right w:w="15" w:type="dxa"/>
            </w:tcMar>
            <w:vAlign w:val="center"/>
            <w:hideMark/>
            <w:tcPrChange w:id="380" w:author="Dylan CHEN" w:date="2026-08-30T19:52:00Z" w16du:dateUtc="2026-08-30T11:52:00Z">
              <w:tcPr>
                <w:tcW w:w="0" w:type="auto"/>
                <w:tcBorders>
                  <w:top w:val="nil"/>
                  <w:left w:val="nil"/>
                  <w:bottom w:val="nil"/>
                  <w:right w:val="nil"/>
                </w:tcBorders>
                <w:noWrap/>
                <w:tcMar>
                  <w:top w:w="15" w:type="dxa"/>
                  <w:left w:w="15" w:type="dxa"/>
                  <w:bottom w:w="0" w:type="dxa"/>
                  <w:right w:w="15" w:type="dxa"/>
                </w:tcMar>
                <w:vAlign w:val="center"/>
                <w:hideMark/>
              </w:tcPr>
            </w:tcPrChange>
          </w:tcPr>
          <w:p w14:paraId="3ADEE1F5" w14:textId="77777777" w:rsidR="00DB0101" w:rsidRPr="00015210" w:rsidRDefault="00DB0101" w:rsidP="00DB0101">
            <w:pPr>
              <w:rPr>
                <w:color w:val="000000"/>
                <w:sz w:val="20"/>
                <w:szCs w:val="20"/>
              </w:rPr>
            </w:pPr>
            <w:r w:rsidRPr="00015210">
              <w:rPr>
                <w:color w:val="000000"/>
                <w:sz w:val="20"/>
                <w:szCs w:val="20"/>
              </w:rPr>
              <w:t>question timing FE</w:t>
            </w:r>
          </w:p>
        </w:tc>
        <w:tc>
          <w:tcPr>
            <w:tcW w:w="1077" w:type="dxa"/>
            <w:tcBorders>
              <w:top w:val="nil"/>
              <w:left w:val="nil"/>
              <w:bottom w:val="nil"/>
              <w:right w:val="nil"/>
            </w:tcBorders>
            <w:noWrap/>
            <w:tcMar>
              <w:top w:w="15" w:type="dxa"/>
              <w:left w:w="15" w:type="dxa"/>
              <w:bottom w:w="0" w:type="dxa"/>
              <w:right w:w="15" w:type="dxa"/>
            </w:tcMar>
            <w:vAlign w:val="center"/>
            <w:hideMark/>
            <w:tcPrChange w:id="381"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7A00BC47" w14:textId="77777777" w:rsidR="00DB0101" w:rsidRPr="00015210" w:rsidRDefault="00DB0101" w:rsidP="00DB0101">
            <w:pPr>
              <w:jc w:val="center"/>
              <w:rPr>
                <w:color w:val="000000"/>
                <w:sz w:val="20"/>
                <w:szCs w:val="20"/>
              </w:rPr>
            </w:pPr>
            <w:r w:rsidRPr="00015210">
              <w:rPr>
                <w:color w:val="000000"/>
                <w:sz w:val="20"/>
                <w:szCs w:val="20"/>
              </w:rPr>
              <w:t>√</w:t>
            </w:r>
          </w:p>
        </w:tc>
        <w:tc>
          <w:tcPr>
            <w:tcW w:w="1221" w:type="dxa"/>
            <w:tcBorders>
              <w:top w:val="nil"/>
              <w:left w:val="nil"/>
              <w:bottom w:val="nil"/>
              <w:right w:val="nil"/>
            </w:tcBorders>
            <w:noWrap/>
            <w:tcMar>
              <w:top w:w="15" w:type="dxa"/>
              <w:left w:w="15" w:type="dxa"/>
              <w:bottom w:w="0" w:type="dxa"/>
              <w:right w:w="15" w:type="dxa"/>
            </w:tcMar>
            <w:vAlign w:val="center"/>
            <w:hideMark/>
            <w:tcPrChange w:id="382"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0943EBA7" w14:textId="77777777" w:rsidR="00DB0101" w:rsidRPr="00015210" w:rsidRDefault="00DB0101" w:rsidP="00DB0101">
            <w:pPr>
              <w:jc w:val="center"/>
              <w:rPr>
                <w:color w:val="000000"/>
                <w:sz w:val="20"/>
                <w:szCs w:val="20"/>
              </w:rPr>
            </w:pPr>
            <w:r w:rsidRPr="00015210">
              <w:rPr>
                <w:color w:val="000000"/>
                <w:sz w:val="20"/>
                <w:szCs w:val="20"/>
              </w:rPr>
              <w:t>√</w:t>
            </w:r>
          </w:p>
        </w:tc>
        <w:tc>
          <w:tcPr>
            <w:tcW w:w="1221" w:type="dxa"/>
            <w:tcBorders>
              <w:top w:val="nil"/>
              <w:left w:val="nil"/>
              <w:bottom w:val="nil"/>
              <w:right w:val="nil"/>
            </w:tcBorders>
            <w:noWrap/>
            <w:tcMar>
              <w:top w:w="15" w:type="dxa"/>
              <w:left w:w="15" w:type="dxa"/>
              <w:bottom w:w="0" w:type="dxa"/>
              <w:right w:w="15" w:type="dxa"/>
            </w:tcMar>
            <w:vAlign w:val="center"/>
            <w:hideMark/>
            <w:tcPrChange w:id="383"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0DB422E3"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nil"/>
              <w:right w:val="nil"/>
            </w:tcBorders>
            <w:noWrap/>
            <w:tcMar>
              <w:top w:w="15" w:type="dxa"/>
              <w:left w:w="15" w:type="dxa"/>
              <w:bottom w:w="0" w:type="dxa"/>
              <w:right w:w="15" w:type="dxa"/>
            </w:tcMar>
            <w:vAlign w:val="center"/>
            <w:hideMark/>
            <w:tcPrChange w:id="384"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52AB214D"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nil"/>
              <w:right w:val="nil"/>
            </w:tcBorders>
            <w:noWrap/>
            <w:tcMar>
              <w:top w:w="15" w:type="dxa"/>
              <w:left w:w="15" w:type="dxa"/>
              <w:bottom w:w="0" w:type="dxa"/>
              <w:right w:w="15" w:type="dxa"/>
            </w:tcMar>
            <w:vAlign w:val="center"/>
            <w:hideMark/>
            <w:tcPrChange w:id="385"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0A2961B7"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nil"/>
              <w:right w:val="nil"/>
            </w:tcBorders>
            <w:noWrap/>
            <w:tcMar>
              <w:top w:w="15" w:type="dxa"/>
              <w:left w:w="15" w:type="dxa"/>
              <w:bottom w:w="0" w:type="dxa"/>
              <w:right w:w="15" w:type="dxa"/>
            </w:tcMar>
            <w:vAlign w:val="center"/>
            <w:hideMark/>
            <w:tcPrChange w:id="386"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70965BAE" w14:textId="77777777" w:rsidR="00DB0101" w:rsidRPr="00015210" w:rsidRDefault="00DB0101" w:rsidP="00DB0101">
            <w:pPr>
              <w:jc w:val="center"/>
              <w:rPr>
                <w:color w:val="000000"/>
                <w:sz w:val="20"/>
                <w:szCs w:val="20"/>
              </w:rPr>
            </w:pPr>
            <w:r w:rsidRPr="00015210">
              <w:rPr>
                <w:color w:val="000000"/>
                <w:sz w:val="20"/>
                <w:szCs w:val="20"/>
              </w:rPr>
              <w:t>√</w:t>
            </w:r>
          </w:p>
        </w:tc>
      </w:tr>
      <w:tr w:rsidR="00DB0101" w:rsidRPr="00015210" w14:paraId="16F8028F" w14:textId="77777777" w:rsidTr="00E824BC">
        <w:trPr>
          <w:cantSplit/>
          <w:jc w:val="center"/>
          <w:trPrChange w:id="387" w:author="Dylan CHEN" w:date="2026-08-30T19:52:00Z" w16du:dateUtc="2026-08-30T11:52:00Z">
            <w:trPr>
              <w:gridAfter w:val="0"/>
              <w:cantSplit/>
              <w:jc w:val="center"/>
            </w:trPr>
          </w:trPrChange>
        </w:trPr>
        <w:tc>
          <w:tcPr>
            <w:tcW w:w="1564" w:type="dxa"/>
            <w:tcBorders>
              <w:top w:val="nil"/>
              <w:left w:val="nil"/>
              <w:bottom w:val="single" w:sz="4" w:space="0" w:color="auto"/>
              <w:right w:val="nil"/>
            </w:tcBorders>
            <w:noWrap/>
            <w:tcMar>
              <w:top w:w="15" w:type="dxa"/>
              <w:left w:w="15" w:type="dxa"/>
              <w:bottom w:w="0" w:type="dxa"/>
              <w:right w:w="15" w:type="dxa"/>
            </w:tcMar>
            <w:vAlign w:val="center"/>
            <w:hideMark/>
            <w:tcPrChange w:id="388" w:author="Dylan CHEN" w:date="2026-08-30T19:52:00Z" w16du:dateUtc="2026-08-30T11:52: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0FA2622D" w14:textId="77777777" w:rsidR="00DB0101" w:rsidRPr="00015210" w:rsidRDefault="00DB0101" w:rsidP="00DB0101">
            <w:pPr>
              <w:rPr>
                <w:color w:val="000000"/>
                <w:sz w:val="20"/>
                <w:szCs w:val="20"/>
              </w:rPr>
            </w:pPr>
            <w:r w:rsidRPr="00015210">
              <w:rPr>
                <w:color w:val="000000"/>
                <w:sz w:val="20"/>
                <w:szCs w:val="20"/>
              </w:rPr>
              <w:t>other controls</w:t>
            </w:r>
          </w:p>
        </w:tc>
        <w:tc>
          <w:tcPr>
            <w:tcW w:w="1077" w:type="dxa"/>
            <w:tcBorders>
              <w:top w:val="nil"/>
              <w:left w:val="nil"/>
              <w:bottom w:val="single" w:sz="4" w:space="0" w:color="auto"/>
              <w:right w:val="nil"/>
            </w:tcBorders>
            <w:noWrap/>
            <w:tcMar>
              <w:top w:w="15" w:type="dxa"/>
              <w:left w:w="15" w:type="dxa"/>
              <w:bottom w:w="0" w:type="dxa"/>
              <w:right w:w="15" w:type="dxa"/>
            </w:tcMar>
            <w:vAlign w:val="center"/>
            <w:hideMark/>
            <w:tcPrChange w:id="389"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1934E256" w14:textId="77777777" w:rsidR="00DB0101" w:rsidRPr="00015210" w:rsidRDefault="00DB0101" w:rsidP="00DB0101">
            <w:pPr>
              <w:jc w:val="center"/>
              <w:rPr>
                <w:color w:val="000000"/>
                <w:sz w:val="20"/>
                <w:szCs w:val="20"/>
              </w:rPr>
            </w:pPr>
            <w:r w:rsidRPr="00015210">
              <w:rPr>
                <w:color w:val="000000"/>
                <w:sz w:val="20"/>
                <w:szCs w:val="20"/>
              </w:rPr>
              <w:t>√</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Change w:id="390"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1CDBCE9E" w14:textId="77777777" w:rsidR="00DB0101" w:rsidRPr="00015210" w:rsidRDefault="00DB0101" w:rsidP="00DB0101">
            <w:pPr>
              <w:jc w:val="center"/>
              <w:rPr>
                <w:color w:val="000000"/>
                <w:sz w:val="20"/>
                <w:szCs w:val="20"/>
              </w:rPr>
            </w:pPr>
            <w:r w:rsidRPr="00015210">
              <w:rPr>
                <w:color w:val="000000"/>
                <w:sz w:val="20"/>
                <w:szCs w:val="20"/>
              </w:rPr>
              <w:t>√</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Change w:id="391"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379240EA"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Change w:id="392"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00D12FB9"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Change w:id="393"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74207018"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Change w:id="394"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1B794926" w14:textId="77777777" w:rsidR="00DB0101" w:rsidRPr="00015210" w:rsidRDefault="00DB0101" w:rsidP="00DB0101">
            <w:pPr>
              <w:jc w:val="center"/>
              <w:rPr>
                <w:color w:val="000000"/>
                <w:sz w:val="20"/>
                <w:szCs w:val="20"/>
              </w:rPr>
            </w:pPr>
            <w:r w:rsidRPr="00015210">
              <w:rPr>
                <w:color w:val="000000"/>
                <w:sz w:val="20"/>
                <w:szCs w:val="20"/>
              </w:rPr>
              <w:t>√</w:t>
            </w:r>
          </w:p>
        </w:tc>
      </w:tr>
      <w:tr w:rsidR="00DB0101" w:rsidRPr="00015210" w14:paraId="498D43DD" w14:textId="77777777" w:rsidTr="00E824BC">
        <w:trPr>
          <w:cantSplit/>
          <w:jc w:val="center"/>
          <w:trPrChange w:id="395" w:author="Dylan CHEN" w:date="2026-08-30T19:52:00Z" w16du:dateUtc="2026-08-30T11:52:00Z">
            <w:trPr>
              <w:gridAfter w:val="0"/>
              <w:cantSplit/>
              <w:jc w:val="center"/>
            </w:trPr>
          </w:trPrChange>
        </w:trPr>
        <w:tc>
          <w:tcPr>
            <w:tcW w:w="1564" w:type="dxa"/>
            <w:tcBorders>
              <w:top w:val="nil"/>
              <w:left w:val="nil"/>
              <w:bottom w:val="single" w:sz="4" w:space="0" w:color="auto"/>
              <w:right w:val="nil"/>
            </w:tcBorders>
            <w:noWrap/>
            <w:tcMar>
              <w:top w:w="15" w:type="dxa"/>
              <w:left w:w="15" w:type="dxa"/>
              <w:bottom w:w="0" w:type="dxa"/>
              <w:right w:w="15" w:type="dxa"/>
            </w:tcMar>
            <w:vAlign w:val="center"/>
            <w:hideMark/>
            <w:tcPrChange w:id="396" w:author="Dylan CHEN" w:date="2026-08-30T19:52:00Z" w16du:dateUtc="2026-08-30T11:52: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4386F3ED" w14:textId="77777777" w:rsidR="00DB0101" w:rsidRPr="00015210" w:rsidRDefault="00DB0101" w:rsidP="00DB0101">
            <w:pPr>
              <w:rPr>
                <w:color w:val="000000"/>
                <w:sz w:val="20"/>
                <w:szCs w:val="20"/>
              </w:rPr>
            </w:pPr>
            <w:r w:rsidRPr="00015210">
              <w:rPr>
                <w:color w:val="000000"/>
                <w:sz w:val="20"/>
                <w:szCs w:val="20"/>
              </w:rPr>
              <w:t>N</w:t>
            </w:r>
          </w:p>
        </w:tc>
        <w:tc>
          <w:tcPr>
            <w:tcW w:w="1077" w:type="dxa"/>
            <w:tcBorders>
              <w:top w:val="nil"/>
              <w:left w:val="nil"/>
              <w:bottom w:val="single" w:sz="4" w:space="0" w:color="auto"/>
              <w:right w:val="nil"/>
            </w:tcBorders>
            <w:noWrap/>
            <w:tcMar>
              <w:top w:w="15" w:type="dxa"/>
              <w:left w:w="15" w:type="dxa"/>
              <w:bottom w:w="0" w:type="dxa"/>
              <w:right w:w="15" w:type="dxa"/>
            </w:tcMar>
            <w:vAlign w:val="center"/>
            <w:hideMark/>
            <w:tcPrChange w:id="397"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1DFA90B5" w14:textId="77777777" w:rsidR="00DB0101" w:rsidRPr="00015210" w:rsidRDefault="00DB0101" w:rsidP="00DB0101">
            <w:pPr>
              <w:jc w:val="center"/>
              <w:rPr>
                <w:color w:val="000000"/>
                <w:sz w:val="20"/>
                <w:szCs w:val="20"/>
              </w:rPr>
            </w:pPr>
            <w:r w:rsidRPr="00015210">
              <w:rPr>
                <w:color w:val="000000"/>
                <w:sz w:val="20"/>
                <w:szCs w:val="20"/>
              </w:rPr>
              <w:t>3,612</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Change w:id="398"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308E1F09" w14:textId="77777777" w:rsidR="00DB0101" w:rsidRPr="00015210" w:rsidRDefault="00DB0101" w:rsidP="00DB0101">
            <w:pPr>
              <w:jc w:val="center"/>
              <w:rPr>
                <w:color w:val="000000"/>
                <w:sz w:val="20"/>
                <w:szCs w:val="20"/>
              </w:rPr>
            </w:pPr>
            <w:r w:rsidRPr="00015210">
              <w:rPr>
                <w:color w:val="000000"/>
                <w:sz w:val="20"/>
                <w:szCs w:val="20"/>
              </w:rPr>
              <w:t>3,612</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Change w:id="399"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57496759" w14:textId="77777777" w:rsidR="00DB0101" w:rsidRPr="00015210" w:rsidRDefault="00DB0101" w:rsidP="00DB0101">
            <w:pPr>
              <w:jc w:val="center"/>
              <w:rPr>
                <w:color w:val="000000"/>
                <w:sz w:val="20"/>
                <w:szCs w:val="20"/>
              </w:rPr>
            </w:pPr>
            <w:r w:rsidRPr="00015210">
              <w:rPr>
                <w:color w:val="000000"/>
                <w:sz w:val="20"/>
                <w:szCs w:val="20"/>
              </w:rPr>
              <w:t>3,612</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Change w:id="400"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360E9B52" w14:textId="77777777" w:rsidR="00DB0101" w:rsidRPr="00015210" w:rsidRDefault="00DB0101" w:rsidP="00DB0101">
            <w:pPr>
              <w:jc w:val="center"/>
              <w:rPr>
                <w:color w:val="000000"/>
                <w:sz w:val="20"/>
                <w:szCs w:val="20"/>
              </w:rPr>
            </w:pPr>
            <w:r w:rsidRPr="00015210">
              <w:rPr>
                <w:color w:val="000000"/>
                <w:sz w:val="20"/>
                <w:szCs w:val="20"/>
              </w:rPr>
              <w:t>837</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Change w:id="401"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69697865" w14:textId="77777777" w:rsidR="00DB0101" w:rsidRPr="00015210" w:rsidRDefault="00DB0101" w:rsidP="00DB0101">
            <w:pPr>
              <w:jc w:val="center"/>
              <w:rPr>
                <w:color w:val="000000"/>
                <w:sz w:val="20"/>
                <w:szCs w:val="20"/>
              </w:rPr>
            </w:pPr>
            <w:r w:rsidRPr="00015210">
              <w:rPr>
                <w:color w:val="000000"/>
                <w:sz w:val="20"/>
                <w:szCs w:val="20"/>
              </w:rPr>
              <w:t>1,606</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Change w:id="402"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0E3CB235" w14:textId="77777777" w:rsidR="00DB0101" w:rsidRPr="00015210" w:rsidRDefault="00DB0101" w:rsidP="00DB0101">
            <w:pPr>
              <w:jc w:val="center"/>
              <w:rPr>
                <w:color w:val="000000"/>
                <w:sz w:val="20"/>
                <w:szCs w:val="20"/>
              </w:rPr>
            </w:pPr>
            <w:r w:rsidRPr="00015210">
              <w:rPr>
                <w:color w:val="000000"/>
                <w:sz w:val="20"/>
                <w:szCs w:val="20"/>
              </w:rPr>
              <w:t>2,412</w:t>
            </w:r>
          </w:p>
        </w:tc>
      </w:tr>
    </w:tbl>
    <w:p w14:paraId="64C3A448" w14:textId="0239B882" w:rsidR="00C816AB" w:rsidRPr="00015210" w:rsidRDefault="00F045BB" w:rsidP="00C816AB">
      <w:pPr>
        <w:pStyle w:val="Notes"/>
      </w:pPr>
      <w:del w:id="403" w:author="Dylan CHEN" w:date="2026-08-30T19:52:00Z" w16du:dateUtc="2026-08-30T11:52:00Z">
        <w:r w:rsidRPr="00015210" w:rsidDel="00DE659D">
          <w:delText xml:space="preserve"> </w:delText>
        </w:r>
      </w:del>
      <w:r w:rsidR="00374352" w:rsidRPr="00015210">
        <w:t xml:space="preserve">Notes. </w:t>
      </w:r>
      <w:ins w:id="404" w:author="Dylan CHEN" w:date="2026-08-30T19:52:00Z" w16du:dateUtc="2026-08-30T11:52:00Z">
        <w:r w:rsidR="00DE659D">
          <w:rPr>
            <w:rFonts w:hint="eastAsia"/>
          </w:rPr>
          <w:t xml:space="preserve">1. </w:t>
        </w:r>
      </w:ins>
      <w:r w:rsidR="00374352" w:rsidRPr="00015210">
        <w:t xml:space="preserve">Standard errors in parentheses. . p&lt;0.1, * p&lt;0.05, ** p&lt;0.01, *** p&lt;0.001. </w:t>
      </w:r>
      <w:ins w:id="405" w:author="Dylan CHEN" w:date="2026-08-30T19:52:00Z" w16du:dateUtc="2026-08-30T11:52:00Z">
        <w:r w:rsidR="00DE659D">
          <w:br/>
        </w:r>
        <w:r w:rsidR="00DE659D">
          <w:rPr>
            <w:rFonts w:hint="eastAsia"/>
          </w:rPr>
          <w:t xml:space="preserve">2. </w:t>
        </w:r>
      </w:ins>
      <w:r w:rsidR="00374352" w:rsidRPr="00015210">
        <w:t>In Columns 1</w:t>
      </w:r>
      <w:r w:rsidR="001C3581">
        <w:rPr>
          <w:rFonts w:hint="eastAsia"/>
        </w:rPr>
        <w:t>-3</w:t>
      </w:r>
      <w:r w:rsidR="00374352" w:rsidRPr="00015210">
        <w:t xml:space="preserve"> the dependent variable is the log of the number of human answers provided within the indicated window. In Columns </w:t>
      </w:r>
      <w:r w:rsidR="001C3581">
        <w:rPr>
          <w:rFonts w:hint="eastAsia"/>
        </w:rPr>
        <w:t>4-6</w:t>
      </w:r>
      <w:r w:rsidR="00374352" w:rsidRPr="00015210">
        <w:t xml:space="preserve"> the dependent variable is the log of the number of human answers provided within 7 days, and the sample is restricted to </w:t>
      </w:r>
      <w:r w:rsidR="007232A8" w:rsidRPr="007232A8">
        <w:t>questions posted within the first 30, 60, and 90 days after the experiment began</w:t>
      </w:r>
      <w:r w:rsidR="00374352" w:rsidRPr="00015210">
        <w:t>.</w:t>
      </w:r>
    </w:p>
    <w:bookmarkEnd w:id="306"/>
    <w:p w14:paraId="6392534E" w14:textId="7AEEDF96" w:rsidR="00374352" w:rsidRPr="00015210" w:rsidRDefault="00940A64" w:rsidP="00374352">
      <w:pPr>
        <w:pStyle w:val="Paragraph0"/>
        <w:rPr>
          <w:szCs w:val="24"/>
        </w:rPr>
      </w:pPr>
      <w:r w:rsidRPr="00015210">
        <w:t xml:space="preserve">Table </w:t>
      </w:r>
      <w:r w:rsidR="00144EC0">
        <w:t>7</w:t>
      </w:r>
      <w:r w:rsidR="00745A6A" w:rsidRPr="00015210">
        <w:t xml:space="preserve"> </w:t>
      </w:r>
      <w:r w:rsidRPr="00015210">
        <w:t>applies the same subsamples to the quality outcome. The interaction between the AI indicator and AI answer quality is positive in all three subsamples (0.110, 0.106, and 0.149), and its significance rises with the sample size. It is insignificant in the 30-day sample (N = 592), marginally significant in the 60-day sample (0.106, p &lt; 0.1), and significant in the 90-day sample (0.149, p &lt; 0.01). The positive sign is stable across all three, and the increase in significance with sample size follows the same power logic that governs the supply results. The choice of observation window does not overturn the benchmark relationship in H6.</w:t>
      </w:r>
    </w:p>
    <w:p w14:paraId="4E5407A4" w14:textId="0A6D46AF" w:rsidR="00374352" w:rsidRPr="00015210" w:rsidRDefault="00374352" w:rsidP="00374352">
      <w:pPr>
        <w:pStyle w:val="TableFiguretitle"/>
      </w:pPr>
      <w:r w:rsidRPr="00015210">
        <w:t xml:space="preserve">Table </w:t>
      </w:r>
      <w:r w:rsidR="00144EC0">
        <w:t>7</w:t>
      </w:r>
      <w:r w:rsidRPr="00015210">
        <w:t>. Robustness checks: alternative time frame for</w:t>
      </w:r>
      <w:r w:rsidR="00AA69A0">
        <w:rPr>
          <w:rFonts w:hint="eastAsia"/>
        </w:rPr>
        <w:t xml:space="preserve"> first</w:t>
      </w:r>
      <w:r w:rsidRPr="00015210">
        <w:t xml:space="preserve"> human answer quality</w:t>
      </w:r>
    </w:p>
    <w:tbl>
      <w:tblPr>
        <w:tblW w:w="5000" w:type="pct"/>
        <w:jc w:val="center"/>
        <w:tblLayout w:type="fixed"/>
        <w:tblCellMar>
          <w:left w:w="0" w:type="dxa"/>
          <w:right w:w="0" w:type="dxa"/>
        </w:tblCellMar>
        <w:tblLook w:val="04A0" w:firstRow="1" w:lastRow="0" w:firstColumn="1" w:lastColumn="0" w:noHBand="0" w:noVBand="1"/>
      </w:tblPr>
      <w:tblGrid>
        <w:gridCol w:w="3528"/>
        <w:gridCol w:w="1944"/>
        <w:gridCol w:w="1944"/>
        <w:gridCol w:w="1944"/>
      </w:tblGrid>
      <w:tr w:rsidR="00FB0C54" w:rsidRPr="00015210" w14:paraId="17A2626F" w14:textId="77777777" w:rsidTr="00FB0C54">
        <w:trPr>
          <w:jc w:val="center"/>
        </w:trPr>
        <w:tc>
          <w:tcPr>
            <w:tcW w:w="3528" w:type="dxa"/>
            <w:tcBorders>
              <w:top w:val="single" w:sz="4" w:space="0" w:color="auto"/>
              <w:left w:val="nil"/>
              <w:bottom w:val="nil"/>
              <w:right w:val="nil"/>
            </w:tcBorders>
            <w:vAlign w:val="center"/>
          </w:tcPr>
          <w:p w14:paraId="5A98CBDB" w14:textId="77777777" w:rsidR="00FB0C54" w:rsidRPr="00015210" w:rsidRDefault="00FB0C54" w:rsidP="00FB0C54">
            <w:pPr>
              <w:rPr>
                <w:color w:val="000000"/>
                <w:sz w:val="20"/>
                <w:szCs w:val="20"/>
              </w:rPr>
            </w:pP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32D16B73" w14:textId="579F0E2B" w:rsidR="00FB0C54" w:rsidRPr="00015210" w:rsidRDefault="00FB0C54" w:rsidP="00FB0C54">
            <w:pPr>
              <w:jc w:val="center"/>
              <w:rPr>
                <w:color w:val="000000"/>
                <w:sz w:val="20"/>
                <w:szCs w:val="20"/>
              </w:rPr>
            </w:pPr>
            <w:r w:rsidRPr="00015210">
              <w:rPr>
                <w:color w:val="000000"/>
                <w:sz w:val="20"/>
                <w:szCs w:val="20"/>
              </w:rPr>
              <w:t>(1)</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2713DAEB" w14:textId="0BEF7672" w:rsidR="00FB0C54" w:rsidRPr="00015210" w:rsidRDefault="00FB0C54" w:rsidP="00FB0C54">
            <w:pPr>
              <w:jc w:val="center"/>
              <w:rPr>
                <w:color w:val="000000"/>
                <w:sz w:val="20"/>
                <w:szCs w:val="20"/>
              </w:rPr>
            </w:pPr>
            <w:r w:rsidRPr="00015210">
              <w:rPr>
                <w:color w:val="000000"/>
                <w:sz w:val="20"/>
                <w:szCs w:val="20"/>
              </w:rPr>
              <w:t>(2)</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3FC22F6E" w14:textId="7C9F9953" w:rsidR="00FB0C54" w:rsidRPr="00015210" w:rsidRDefault="00FB0C54" w:rsidP="00FB0C54">
            <w:pPr>
              <w:jc w:val="center"/>
              <w:rPr>
                <w:color w:val="000000"/>
                <w:sz w:val="20"/>
                <w:szCs w:val="20"/>
              </w:rPr>
            </w:pPr>
            <w:r w:rsidRPr="00015210">
              <w:rPr>
                <w:color w:val="000000"/>
                <w:sz w:val="20"/>
                <w:szCs w:val="20"/>
              </w:rPr>
              <w:t>(3)</w:t>
            </w:r>
          </w:p>
        </w:tc>
      </w:tr>
      <w:tr w:rsidR="00FB0C54" w:rsidRPr="00015210" w14:paraId="4E0880BC" w14:textId="77777777" w:rsidTr="00FB0C54">
        <w:trPr>
          <w:jc w:val="center"/>
        </w:trPr>
        <w:tc>
          <w:tcPr>
            <w:tcW w:w="3528" w:type="dxa"/>
            <w:tcBorders>
              <w:top w:val="single" w:sz="4" w:space="0" w:color="auto"/>
              <w:left w:val="nil"/>
              <w:bottom w:val="nil"/>
              <w:right w:val="nil"/>
            </w:tcBorders>
            <w:vAlign w:val="center"/>
            <w:hideMark/>
          </w:tcPr>
          <w:p w14:paraId="51C2A6FB" w14:textId="72E5137F" w:rsidR="00FB0C54" w:rsidRPr="00015210" w:rsidRDefault="00FB0C54" w:rsidP="00FB0C54">
            <w:pPr>
              <w:rPr>
                <w:color w:val="000000"/>
                <w:sz w:val="20"/>
                <w:szCs w:val="20"/>
              </w:rPr>
            </w:pPr>
            <w:r w:rsidRPr="00015210">
              <w:rPr>
                <w:color w:val="000000"/>
                <w:sz w:val="20"/>
                <w:szCs w:val="20"/>
              </w:rPr>
              <w:t xml:space="preserve"> DV: First </w:t>
            </w:r>
            <w:r w:rsidR="002E1246">
              <w:rPr>
                <w:rFonts w:hint="eastAsia"/>
                <w:color w:val="000000"/>
                <w:sz w:val="20"/>
                <w:szCs w:val="20"/>
              </w:rPr>
              <w:t xml:space="preserve">human </w:t>
            </w:r>
            <w:r w:rsidRPr="00015210">
              <w:rPr>
                <w:color w:val="000000"/>
                <w:sz w:val="20"/>
                <w:szCs w:val="20"/>
              </w:rPr>
              <w:t>answer quality</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hideMark/>
          </w:tcPr>
          <w:p w14:paraId="338CDB34" w14:textId="77777777" w:rsidR="00FB0C54" w:rsidRPr="00015210" w:rsidRDefault="00FB0C54" w:rsidP="00FB0C54">
            <w:pPr>
              <w:jc w:val="center"/>
              <w:rPr>
                <w:color w:val="000000"/>
                <w:sz w:val="20"/>
                <w:szCs w:val="20"/>
              </w:rPr>
            </w:pPr>
            <w:r w:rsidRPr="00015210">
              <w:rPr>
                <w:color w:val="000000"/>
                <w:sz w:val="20"/>
                <w:szCs w:val="20"/>
              </w:rPr>
              <w:t>30 days sample</w:t>
            </w:r>
          </w:p>
        </w:tc>
        <w:tc>
          <w:tcPr>
            <w:tcW w:w="1944" w:type="dxa"/>
            <w:tcBorders>
              <w:top w:val="nil"/>
              <w:left w:val="nil"/>
              <w:bottom w:val="single" w:sz="4" w:space="0" w:color="auto"/>
              <w:right w:val="nil"/>
            </w:tcBorders>
            <w:tcMar>
              <w:top w:w="15" w:type="dxa"/>
              <w:left w:w="15" w:type="dxa"/>
              <w:bottom w:w="0" w:type="dxa"/>
              <w:right w:w="15" w:type="dxa"/>
            </w:tcMar>
            <w:vAlign w:val="center"/>
            <w:hideMark/>
          </w:tcPr>
          <w:p w14:paraId="3DC22292" w14:textId="77777777" w:rsidR="00FB0C54" w:rsidRPr="00015210" w:rsidRDefault="00FB0C54" w:rsidP="00FB0C54">
            <w:pPr>
              <w:jc w:val="center"/>
              <w:rPr>
                <w:color w:val="000000"/>
                <w:sz w:val="20"/>
                <w:szCs w:val="20"/>
              </w:rPr>
            </w:pPr>
            <w:r w:rsidRPr="00015210">
              <w:rPr>
                <w:color w:val="000000"/>
                <w:sz w:val="20"/>
                <w:szCs w:val="20"/>
              </w:rPr>
              <w:t>60 days sample</w:t>
            </w:r>
          </w:p>
        </w:tc>
        <w:tc>
          <w:tcPr>
            <w:tcW w:w="1944" w:type="dxa"/>
            <w:tcBorders>
              <w:top w:val="nil"/>
              <w:left w:val="nil"/>
              <w:bottom w:val="single" w:sz="4" w:space="0" w:color="auto"/>
              <w:right w:val="nil"/>
            </w:tcBorders>
            <w:tcMar>
              <w:top w:w="15" w:type="dxa"/>
              <w:left w:w="15" w:type="dxa"/>
              <w:bottom w:w="0" w:type="dxa"/>
              <w:right w:w="15" w:type="dxa"/>
            </w:tcMar>
            <w:vAlign w:val="center"/>
            <w:hideMark/>
          </w:tcPr>
          <w:p w14:paraId="5BB51C38" w14:textId="77777777" w:rsidR="00FB0C54" w:rsidRPr="00015210" w:rsidRDefault="00FB0C54" w:rsidP="00FB0C54">
            <w:pPr>
              <w:jc w:val="center"/>
              <w:rPr>
                <w:color w:val="000000"/>
                <w:sz w:val="20"/>
                <w:szCs w:val="20"/>
              </w:rPr>
            </w:pPr>
            <w:r w:rsidRPr="00015210">
              <w:rPr>
                <w:color w:val="000000"/>
                <w:sz w:val="20"/>
                <w:szCs w:val="20"/>
              </w:rPr>
              <w:t>90 days sample</w:t>
            </w:r>
          </w:p>
        </w:tc>
      </w:tr>
      <w:tr w:rsidR="00FB0C54" w:rsidRPr="00015210" w14:paraId="044F715C" w14:textId="77777777" w:rsidTr="00D2526D">
        <w:trPr>
          <w:jc w:val="center"/>
        </w:trPr>
        <w:tc>
          <w:tcPr>
            <w:tcW w:w="3528" w:type="dxa"/>
            <w:vMerge w:val="restart"/>
            <w:tcBorders>
              <w:top w:val="nil"/>
              <w:left w:val="nil"/>
              <w:bottom w:val="nil"/>
              <w:right w:val="nil"/>
            </w:tcBorders>
            <w:noWrap/>
            <w:tcMar>
              <w:top w:w="15" w:type="dxa"/>
              <w:left w:w="15" w:type="dxa"/>
              <w:bottom w:w="0" w:type="dxa"/>
              <w:right w:w="15" w:type="dxa"/>
            </w:tcMar>
            <w:vAlign w:val="center"/>
            <w:hideMark/>
          </w:tcPr>
          <w:p w14:paraId="373F97D2"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
          <w:p w14:paraId="1DB01FDE" w14:textId="77777777" w:rsidR="00FB0C54" w:rsidRPr="00015210" w:rsidRDefault="00FB0C54" w:rsidP="00FB0C54">
            <w:pPr>
              <w:jc w:val="center"/>
              <w:rPr>
                <w:color w:val="000000"/>
                <w:sz w:val="20"/>
                <w:szCs w:val="20"/>
              </w:rPr>
            </w:pPr>
            <w:r w:rsidRPr="00015210">
              <w:rPr>
                <w:color w:val="000000"/>
                <w:sz w:val="20"/>
                <w:szCs w:val="20"/>
              </w:rPr>
              <w:t>-0.216</w:t>
            </w:r>
          </w:p>
        </w:tc>
        <w:tc>
          <w:tcPr>
            <w:tcW w:w="1944" w:type="dxa"/>
            <w:tcBorders>
              <w:top w:val="nil"/>
              <w:left w:val="nil"/>
              <w:bottom w:val="nil"/>
              <w:right w:val="nil"/>
            </w:tcBorders>
            <w:noWrap/>
            <w:tcMar>
              <w:top w:w="15" w:type="dxa"/>
              <w:left w:w="15" w:type="dxa"/>
              <w:bottom w:w="0" w:type="dxa"/>
              <w:right w:w="15" w:type="dxa"/>
            </w:tcMar>
            <w:vAlign w:val="center"/>
            <w:hideMark/>
          </w:tcPr>
          <w:p w14:paraId="08C3538E" w14:textId="77777777" w:rsidR="00FB0C54" w:rsidRPr="00015210" w:rsidRDefault="00FB0C54" w:rsidP="00FB0C54">
            <w:pPr>
              <w:jc w:val="center"/>
              <w:rPr>
                <w:color w:val="000000"/>
                <w:sz w:val="20"/>
                <w:szCs w:val="20"/>
              </w:rPr>
            </w:pPr>
            <w:r w:rsidRPr="00015210">
              <w:rPr>
                <w:color w:val="000000"/>
                <w:sz w:val="20"/>
                <w:szCs w:val="20"/>
              </w:rPr>
              <w:t>0.346</w:t>
            </w:r>
          </w:p>
        </w:tc>
        <w:tc>
          <w:tcPr>
            <w:tcW w:w="1944" w:type="dxa"/>
            <w:tcBorders>
              <w:top w:val="nil"/>
              <w:left w:val="nil"/>
              <w:bottom w:val="nil"/>
              <w:right w:val="nil"/>
            </w:tcBorders>
            <w:noWrap/>
            <w:tcMar>
              <w:top w:w="15" w:type="dxa"/>
              <w:left w:w="15" w:type="dxa"/>
              <w:bottom w:w="0" w:type="dxa"/>
              <w:right w:w="15" w:type="dxa"/>
            </w:tcMar>
            <w:vAlign w:val="center"/>
            <w:hideMark/>
          </w:tcPr>
          <w:p w14:paraId="48692223" w14:textId="77777777" w:rsidR="00FB0C54" w:rsidRPr="00015210" w:rsidRDefault="00FB0C54" w:rsidP="00FB0C54">
            <w:pPr>
              <w:jc w:val="center"/>
              <w:rPr>
                <w:color w:val="000000"/>
                <w:sz w:val="20"/>
                <w:szCs w:val="20"/>
              </w:rPr>
            </w:pPr>
            <w:r w:rsidRPr="00015210">
              <w:rPr>
                <w:color w:val="000000"/>
                <w:sz w:val="20"/>
                <w:szCs w:val="20"/>
              </w:rPr>
              <w:t>0.320</w:t>
            </w:r>
          </w:p>
        </w:tc>
      </w:tr>
      <w:tr w:rsidR="00FB0C54" w:rsidRPr="00015210" w14:paraId="056F85DB" w14:textId="77777777" w:rsidTr="00D2526D">
        <w:trPr>
          <w:jc w:val="center"/>
        </w:trPr>
        <w:tc>
          <w:tcPr>
            <w:tcW w:w="3528" w:type="dxa"/>
            <w:vMerge/>
            <w:tcBorders>
              <w:top w:val="nil"/>
              <w:left w:val="nil"/>
              <w:bottom w:val="nil"/>
              <w:right w:val="nil"/>
            </w:tcBorders>
            <w:vAlign w:val="center"/>
            <w:hideMark/>
          </w:tcPr>
          <w:p w14:paraId="76BC8553" w14:textId="77777777" w:rsidR="00FB0C54" w:rsidRPr="00015210" w:rsidRDefault="00FB0C54" w:rsidP="00FB0C54">
            <w:pPr>
              <w:rPr>
                <w:i/>
                <w:iCs/>
                <w:color w:val="000000"/>
                <w:sz w:val="20"/>
                <w:szCs w:val="20"/>
              </w:rPr>
            </w:pPr>
          </w:p>
        </w:tc>
        <w:tc>
          <w:tcPr>
            <w:tcW w:w="1944" w:type="dxa"/>
            <w:tcBorders>
              <w:top w:val="nil"/>
              <w:left w:val="nil"/>
              <w:bottom w:val="nil"/>
              <w:right w:val="nil"/>
            </w:tcBorders>
            <w:noWrap/>
            <w:tcMar>
              <w:top w:w="15" w:type="dxa"/>
              <w:left w:w="15" w:type="dxa"/>
              <w:bottom w:w="0" w:type="dxa"/>
              <w:right w:w="15" w:type="dxa"/>
            </w:tcMar>
            <w:vAlign w:val="center"/>
            <w:hideMark/>
          </w:tcPr>
          <w:p w14:paraId="3953B61E" w14:textId="77777777" w:rsidR="00FB0C54" w:rsidRPr="00015210" w:rsidRDefault="00FB0C54" w:rsidP="00FB0C54">
            <w:pPr>
              <w:jc w:val="center"/>
              <w:rPr>
                <w:color w:val="000000"/>
                <w:sz w:val="20"/>
                <w:szCs w:val="20"/>
              </w:rPr>
            </w:pPr>
            <w:r w:rsidRPr="00015210">
              <w:rPr>
                <w:color w:val="000000"/>
                <w:sz w:val="20"/>
                <w:szCs w:val="20"/>
              </w:rPr>
              <w:t>(1.028)</w:t>
            </w:r>
          </w:p>
        </w:tc>
        <w:tc>
          <w:tcPr>
            <w:tcW w:w="1944" w:type="dxa"/>
            <w:tcBorders>
              <w:top w:val="nil"/>
              <w:left w:val="nil"/>
              <w:bottom w:val="nil"/>
              <w:right w:val="nil"/>
            </w:tcBorders>
            <w:noWrap/>
            <w:tcMar>
              <w:top w:w="15" w:type="dxa"/>
              <w:left w:w="15" w:type="dxa"/>
              <w:bottom w:w="0" w:type="dxa"/>
              <w:right w:w="15" w:type="dxa"/>
            </w:tcMar>
            <w:vAlign w:val="center"/>
            <w:hideMark/>
          </w:tcPr>
          <w:p w14:paraId="5B7E6534" w14:textId="77777777" w:rsidR="00FB0C54" w:rsidRPr="00015210" w:rsidRDefault="00FB0C54" w:rsidP="00FB0C54">
            <w:pPr>
              <w:jc w:val="center"/>
              <w:rPr>
                <w:color w:val="000000"/>
                <w:sz w:val="20"/>
                <w:szCs w:val="20"/>
              </w:rPr>
            </w:pPr>
            <w:r w:rsidRPr="00015210">
              <w:rPr>
                <w:color w:val="000000"/>
                <w:sz w:val="20"/>
                <w:szCs w:val="20"/>
              </w:rPr>
              <w:t>(0.861)</w:t>
            </w:r>
          </w:p>
        </w:tc>
        <w:tc>
          <w:tcPr>
            <w:tcW w:w="1944" w:type="dxa"/>
            <w:tcBorders>
              <w:top w:val="nil"/>
              <w:left w:val="nil"/>
              <w:bottom w:val="nil"/>
              <w:right w:val="nil"/>
            </w:tcBorders>
            <w:noWrap/>
            <w:tcMar>
              <w:top w:w="15" w:type="dxa"/>
              <w:left w:w="15" w:type="dxa"/>
              <w:bottom w:w="0" w:type="dxa"/>
              <w:right w:w="15" w:type="dxa"/>
            </w:tcMar>
            <w:vAlign w:val="center"/>
            <w:hideMark/>
          </w:tcPr>
          <w:p w14:paraId="1AFD6099" w14:textId="77777777" w:rsidR="00FB0C54" w:rsidRPr="00015210" w:rsidRDefault="00FB0C54" w:rsidP="00FB0C54">
            <w:pPr>
              <w:jc w:val="center"/>
              <w:rPr>
                <w:color w:val="000000"/>
                <w:sz w:val="20"/>
                <w:szCs w:val="20"/>
              </w:rPr>
            </w:pPr>
            <w:r w:rsidRPr="00015210">
              <w:rPr>
                <w:color w:val="000000"/>
                <w:sz w:val="20"/>
                <w:szCs w:val="20"/>
              </w:rPr>
              <w:t>(0.700)</w:t>
            </w:r>
          </w:p>
        </w:tc>
      </w:tr>
      <w:tr w:rsidR="00FB0C54" w:rsidRPr="00015210" w14:paraId="69202DFA" w14:textId="77777777" w:rsidTr="00D2526D">
        <w:trPr>
          <w:jc w:val="center"/>
        </w:trPr>
        <w:tc>
          <w:tcPr>
            <w:tcW w:w="3528" w:type="dxa"/>
            <w:vMerge w:val="restart"/>
            <w:tcBorders>
              <w:top w:val="nil"/>
              <w:left w:val="nil"/>
              <w:bottom w:val="nil"/>
              <w:right w:val="nil"/>
            </w:tcBorders>
            <w:noWrap/>
            <w:tcMar>
              <w:top w:w="15" w:type="dxa"/>
              <w:left w:w="15" w:type="dxa"/>
              <w:bottom w:w="0" w:type="dxa"/>
              <w:right w:w="15" w:type="dxa"/>
            </w:tcMar>
            <w:vAlign w:val="center"/>
            <w:hideMark/>
          </w:tcPr>
          <w:p w14:paraId="226EE5D9"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Length</w:t>
            </w:r>
            <w:r w:rsidRPr="00015210">
              <w:rPr>
                <w:i/>
                <w:iCs/>
                <w:color w:val="000000"/>
                <w:sz w:val="20"/>
                <w:szCs w:val="20"/>
                <w:vertAlign w:val="subscript"/>
              </w:rPr>
              <w:t>i</w:t>
            </w:r>
            <w:proofErr w:type="spellEnd"/>
          </w:p>
        </w:tc>
        <w:tc>
          <w:tcPr>
            <w:tcW w:w="1944" w:type="dxa"/>
            <w:tcBorders>
              <w:top w:val="nil"/>
              <w:left w:val="nil"/>
              <w:bottom w:val="nil"/>
              <w:right w:val="nil"/>
            </w:tcBorders>
            <w:noWrap/>
            <w:tcMar>
              <w:top w:w="15" w:type="dxa"/>
              <w:left w:w="15" w:type="dxa"/>
              <w:bottom w:w="0" w:type="dxa"/>
              <w:right w:w="15" w:type="dxa"/>
            </w:tcMar>
            <w:vAlign w:val="center"/>
            <w:hideMark/>
          </w:tcPr>
          <w:p w14:paraId="13746DA8" w14:textId="77777777" w:rsidR="00FB0C54" w:rsidRPr="00015210" w:rsidRDefault="00FB0C54" w:rsidP="00FB0C54">
            <w:pPr>
              <w:jc w:val="center"/>
              <w:rPr>
                <w:color w:val="000000"/>
                <w:sz w:val="20"/>
                <w:szCs w:val="20"/>
              </w:rPr>
            </w:pPr>
            <w:r w:rsidRPr="00015210">
              <w:rPr>
                <w:color w:val="000000"/>
                <w:sz w:val="20"/>
                <w:szCs w:val="20"/>
              </w:rPr>
              <w:t>-0.059</w:t>
            </w:r>
          </w:p>
        </w:tc>
        <w:tc>
          <w:tcPr>
            <w:tcW w:w="1944" w:type="dxa"/>
            <w:tcBorders>
              <w:top w:val="nil"/>
              <w:left w:val="nil"/>
              <w:bottom w:val="nil"/>
              <w:right w:val="nil"/>
            </w:tcBorders>
            <w:noWrap/>
            <w:tcMar>
              <w:top w:w="15" w:type="dxa"/>
              <w:left w:w="15" w:type="dxa"/>
              <w:bottom w:w="0" w:type="dxa"/>
              <w:right w:w="15" w:type="dxa"/>
            </w:tcMar>
            <w:vAlign w:val="center"/>
            <w:hideMark/>
          </w:tcPr>
          <w:p w14:paraId="749F85DE" w14:textId="77777777" w:rsidR="00FB0C54" w:rsidRPr="00015210" w:rsidRDefault="00FB0C54" w:rsidP="00FB0C54">
            <w:pPr>
              <w:jc w:val="center"/>
              <w:rPr>
                <w:color w:val="000000"/>
                <w:sz w:val="20"/>
                <w:szCs w:val="20"/>
              </w:rPr>
            </w:pPr>
            <w:r w:rsidRPr="00015210">
              <w:rPr>
                <w:color w:val="000000"/>
                <w:sz w:val="20"/>
                <w:szCs w:val="20"/>
              </w:rPr>
              <w:t>-0.180</w:t>
            </w:r>
          </w:p>
        </w:tc>
        <w:tc>
          <w:tcPr>
            <w:tcW w:w="1944" w:type="dxa"/>
            <w:tcBorders>
              <w:top w:val="nil"/>
              <w:left w:val="nil"/>
              <w:bottom w:val="nil"/>
              <w:right w:val="nil"/>
            </w:tcBorders>
            <w:noWrap/>
            <w:tcMar>
              <w:top w:w="15" w:type="dxa"/>
              <w:left w:w="15" w:type="dxa"/>
              <w:bottom w:w="0" w:type="dxa"/>
              <w:right w:w="15" w:type="dxa"/>
            </w:tcMar>
            <w:vAlign w:val="center"/>
            <w:hideMark/>
          </w:tcPr>
          <w:p w14:paraId="26DF8C90" w14:textId="77777777" w:rsidR="00FB0C54" w:rsidRPr="00015210" w:rsidRDefault="00FB0C54" w:rsidP="00FB0C54">
            <w:pPr>
              <w:jc w:val="center"/>
              <w:rPr>
                <w:color w:val="000000"/>
                <w:sz w:val="20"/>
                <w:szCs w:val="20"/>
              </w:rPr>
            </w:pPr>
            <w:r w:rsidRPr="00015210">
              <w:rPr>
                <w:color w:val="000000"/>
                <w:sz w:val="20"/>
                <w:szCs w:val="20"/>
              </w:rPr>
              <w:t>-0.230·</w:t>
            </w:r>
          </w:p>
        </w:tc>
      </w:tr>
      <w:tr w:rsidR="00FB0C54" w:rsidRPr="00015210" w14:paraId="5E04FA49" w14:textId="77777777" w:rsidTr="00D2526D">
        <w:trPr>
          <w:jc w:val="center"/>
        </w:trPr>
        <w:tc>
          <w:tcPr>
            <w:tcW w:w="3528" w:type="dxa"/>
            <w:vMerge/>
            <w:tcBorders>
              <w:top w:val="nil"/>
              <w:left w:val="nil"/>
              <w:bottom w:val="nil"/>
              <w:right w:val="nil"/>
            </w:tcBorders>
            <w:vAlign w:val="center"/>
            <w:hideMark/>
          </w:tcPr>
          <w:p w14:paraId="1290BC78" w14:textId="77777777" w:rsidR="00FB0C54" w:rsidRPr="00015210" w:rsidRDefault="00FB0C54" w:rsidP="00FB0C54">
            <w:pPr>
              <w:rPr>
                <w:i/>
                <w:iCs/>
                <w:color w:val="000000"/>
                <w:sz w:val="20"/>
                <w:szCs w:val="20"/>
              </w:rPr>
            </w:pPr>
          </w:p>
        </w:tc>
        <w:tc>
          <w:tcPr>
            <w:tcW w:w="1944" w:type="dxa"/>
            <w:tcBorders>
              <w:top w:val="nil"/>
              <w:left w:val="nil"/>
              <w:bottom w:val="nil"/>
              <w:right w:val="nil"/>
            </w:tcBorders>
            <w:noWrap/>
            <w:tcMar>
              <w:top w:w="15" w:type="dxa"/>
              <w:left w:w="15" w:type="dxa"/>
              <w:bottom w:w="0" w:type="dxa"/>
              <w:right w:w="15" w:type="dxa"/>
            </w:tcMar>
            <w:vAlign w:val="center"/>
            <w:hideMark/>
          </w:tcPr>
          <w:p w14:paraId="559B099B" w14:textId="77777777" w:rsidR="00FB0C54" w:rsidRPr="00015210" w:rsidRDefault="00FB0C54" w:rsidP="00FB0C54">
            <w:pPr>
              <w:jc w:val="center"/>
              <w:rPr>
                <w:color w:val="000000"/>
                <w:sz w:val="20"/>
                <w:szCs w:val="20"/>
              </w:rPr>
            </w:pPr>
            <w:r w:rsidRPr="00015210">
              <w:rPr>
                <w:color w:val="000000"/>
                <w:sz w:val="20"/>
                <w:szCs w:val="20"/>
              </w:rPr>
              <w:t>(0.194)</w:t>
            </w:r>
          </w:p>
        </w:tc>
        <w:tc>
          <w:tcPr>
            <w:tcW w:w="1944" w:type="dxa"/>
            <w:tcBorders>
              <w:top w:val="nil"/>
              <w:left w:val="nil"/>
              <w:bottom w:val="nil"/>
              <w:right w:val="nil"/>
            </w:tcBorders>
            <w:noWrap/>
            <w:tcMar>
              <w:top w:w="15" w:type="dxa"/>
              <w:left w:w="15" w:type="dxa"/>
              <w:bottom w:w="0" w:type="dxa"/>
              <w:right w:w="15" w:type="dxa"/>
            </w:tcMar>
            <w:vAlign w:val="center"/>
            <w:hideMark/>
          </w:tcPr>
          <w:p w14:paraId="37CC5A1F" w14:textId="77777777" w:rsidR="00FB0C54" w:rsidRPr="00015210" w:rsidRDefault="00FB0C54" w:rsidP="00FB0C54">
            <w:pPr>
              <w:jc w:val="center"/>
              <w:rPr>
                <w:color w:val="000000"/>
                <w:sz w:val="20"/>
                <w:szCs w:val="20"/>
              </w:rPr>
            </w:pPr>
            <w:r w:rsidRPr="00015210">
              <w:rPr>
                <w:color w:val="000000"/>
                <w:sz w:val="20"/>
                <w:szCs w:val="20"/>
              </w:rPr>
              <w:t>(0.155)</w:t>
            </w:r>
          </w:p>
        </w:tc>
        <w:tc>
          <w:tcPr>
            <w:tcW w:w="1944" w:type="dxa"/>
            <w:tcBorders>
              <w:top w:val="nil"/>
              <w:left w:val="nil"/>
              <w:bottom w:val="nil"/>
              <w:right w:val="nil"/>
            </w:tcBorders>
            <w:noWrap/>
            <w:tcMar>
              <w:top w:w="15" w:type="dxa"/>
              <w:left w:w="15" w:type="dxa"/>
              <w:bottom w:w="0" w:type="dxa"/>
              <w:right w:w="15" w:type="dxa"/>
            </w:tcMar>
            <w:vAlign w:val="center"/>
            <w:hideMark/>
          </w:tcPr>
          <w:p w14:paraId="35AA36CC" w14:textId="77777777" w:rsidR="00FB0C54" w:rsidRPr="00015210" w:rsidRDefault="00FB0C54" w:rsidP="00FB0C54">
            <w:pPr>
              <w:jc w:val="center"/>
              <w:rPr>
                <w:color w:val="000000"/>
                <w:sz w:val="20"/>
                <w:szCs w:val="20"/>
              </w:rPr>
            </w:pPr>
            <w:r w:rsidRPr="00015210">
              <w:rPr>
                <w:color w:val="000000"/>
                <w:sz w:val="20"/>
                <w:szCs w:val="20"/>
              </w:rPr>
              <w:t>(0.124)</w:t>
            </w:r>
          </w:p>
        </w:tc>
      </w:tr>
      <w:tr w:rsidR="00FB0C54" w:rsidRPr="00015210" w14:paraId="7814B3A5" w14:textId="77777777" w:rsidTr="00D2526D">
        <w:trPr>
          <w:jc w:val="center"/>
        </w:trPr>
        <w:tc>
          <w:tcPr>
            <w:tcW w:w="3528"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0002BBFC"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Quality</w:t>
            </w:r>
            <w:r w:rsidRPr="00015210">
              <w:rPr>
                <w:i/>
                <w:iCs/>
                <w:color w:val="000000"/>
                <w:sz w:val="20"/>
                <w:szCs w:val="20"/>
                <w:vertAlign w:val="subscript"/>
              </w:rPr>
              <w:t>i</w:t>
            </w:r>
            <w:proofErr w:type="spellEnd"/>
          </w:p>
        </w:tc>
        <w:tc>
          <w:tcPr>
            <w:tcW w:w="1944" w:type="dxa"/>
            <w:tcBorders>
              <w:top w:val="nil"/>
              <w:left w:val="nil"/>
              <w:bottom w:val="nil"/>
              <w:right w:val="nil"/>
            </w:tcBorders>
            <w:noWrap/>
            <w:tcMar>
              <w:top w:w="15" w:type="dxa"/>
              <w:left w:w="15" w:type="dxa"/>
              <w:bottom w:w="0" w:type="dxa"/>
              <w:right w:w="15" w:type="dxa"/>
            </w:tcMar>
            <w:vAlign w:val="center"/>
            <w:hideMark/>
          </w:tcPr>
          <w:p w14:paraId="03F25086" w14:textId="77777777" w:rsidR="00FB0C54" w:rsidRPr="00015210" w:rsidRDefault="00FB0C54" w:rsidP="00FB0C54">
            <w:pPr>
              <w:jc w:val="center"/>
              <w:rPr>
                <w:color w:val="000000"/>
                <w:sz w:val="20"/>
                <w:szCs w:val="20"/>
              </w:rPr>
            </w:pPr>
            <w:r w:rsidRPr="00015210">
              <w:rPr>
                <w:color w:val="000000"/>
                <w:sz w:val="20"/>
                <w:szCs w:val="20"/>
              </w:rPr>
              <w:t>0.110</w:t>
            </w:r>
          </w:p>
        </w:tc>
        <w:tc>
          <w:tcPr>
            <w:tcW w:w="1944" w:type="dxa"/>
            <w:tcBorders>
              <w:top w:val="nil"/>
              <w:left w:val="nil"/>
              <w:bottom w:val="nil"/>
              <w:right w:val="nil"/>
            </w:tcBorders>
            <w:noWrap/>
            <w:tcMar>
              <w:top w:w="15" w:type="dxa"/>
              <w:left w:w="15" w:type="dxa"/>
              <w:bottom w:w="0" w:type="dxa"/>
              <w:right w:w="15" w:type="dxa"/>
            </w:tcMar>
            <w:vAlign w:val="center"/>
            <w:hideMark/>
          </w:tcPr>
          <w:p w14:paraId="0207CAF9" w14:textId="77777777" w:rsidR="00FB0C54" w:rsidRPr="00015210" w:rsidRDefault="00FB0C54" w:rsidP="00FB0C54">
            <w:pPr>
              <w:jc w:val="center"/>
              <w:rPr>
                <w:color w:val="000000"/>
                <w:sz w:val="20"/>
                <w:szCs w:val="20"/>
              </w:rPr>
            </w:pPr>
            <w:r w:rsidRPr="00015210">
              <w:rPr>
                <w:color w:val="000000"/>
                <w:sz w:val="20"/>
                <w:szCs w:val="20"/>
              </w:rPr>
              <w:t>0.106·</w:t>
            </w:r>
          </w:p>
        </w:tc>
        <w:tc>
          <w:tcPr>
            <w:tcW w:w="1944" w:type="dxa"/>
            <w:tcBorders>
              <w:top w:val="nil"/>
              <w:left w:val="nil"/>
              <w:bottom w:val="nil"/>
              <w:right w:val="nil"/>
            </w:tcBorders>
            <w:noWrap/>
            <w:tcMar>
              <w:top w:w="15" w:type="dxa"/>
              <w:left w:w="15" w:type="dxa"/>
              <w:bottom w:w="0" w:type="dxa"/>
              <w:right w:w="15" w:type="dxa"/>
            </w:tcMar>
            <w:vAlign w:val="center"/>
            <w:hideMark/>
          </w:tcPr>
          <w:p w14:paraId="00026CCD" w14:textId="77777777" w:rsidR="00FB0C54" w:rsidRPr="00015210" w:rsidRDefault="00FB0C54" w:rsidP="00FB0C54">
            <w:pPr>
              <w:jc w:val="center"/>
              <w:rPr>
                <w:color w:val="000000"/>
                <w:sz w:val="20"/>
                <w:szCs w:val="20"/>
              </w:rPr>
            </w:pPr>
            <w:r w:rsidRPr="00015210">
              <w:rPr>
                <w:color w:val="000000"/>
                <w:sz w:val="20"/>
                <w:szCs w:val="20"/>
              </w:rPr>
              <w:t>0.149**</w:t>
            </w:r>
          </w:p>
        </w:tc>
      </w:tr>
      <w:tr w:rsidR="00FB0C54" w:rsidRPr="00015210" w14:paraId="7C6B99C1" w14:textId="77777777" w:rsidTr="00D2526D">
        <w:trPr>
          <w:jc w:val="center"/>
        </w:trPr>
        <w:tc>
          <w:tcPr>
            <w:tcW w:w="3528" w:type="dxa"/>
            <w:vMerge/>
            <w:tcBorders>
              <w:top w:val="nil"/>
              <w:left w:val="nil"/>
              <w:bottom w:val="single" w:sz="4" w:space="0" w:color="000000"/>
              <w:right w:val="nil"/>
            </w:tcBorders>
            <w:vAlign w:val="center"/>
            <w:hideMark/>
          </w:tcPr>
          <w:p w14:paraId="4D3CC5C1" w14:textId="77777777" w:rsidR="00FB0C54" w:rsidRPr="00015210" w:rsidRDefault="00FB0C54" w:rsidP="00FB0C54">
            <w:pPr>
              <w:rPr>
                <w:i/>
                <w:iCs/>
                <w:color w:val="000000"/>
                <w:sz w:val="20"/>
                <w:szCs w:val="20"/>
              </w:rPr>
            </w:pP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2F7B66FD" w14:textId="77777777" w:rsidR="00FB0C54" w:rsidRPr="00015210" w:rsidRDefault="00FB0C54" w:rsidP="00FB0C54">
            <w:pPr>
              <w:jc w:val="center"/>
              <w:rPr>
                <w:color w:val="000000"/>
                <w:sz w:val="20"/>
                <w:szCs w:val="20"/>
              </w:rPr>
            </w:pPr>
            <w:r w:rsidRPr="00015210">
              <w:rPr>
                <w:color w:val="000000"/>
                <w:sz w:val="20"/>
                <w:szCs w:val="20"/>
              </w:rPr>
              <w:t>(0.074)</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2C2AC4A3" w14:textId="77777777" w:rsidR="00FB0C54" w:rsidRPr="00015210" w:rsidRDefault="00FB0C54" w:rsidP="00FB0C54">
            <w:pPr>
              <w:jc w:val="center"/>
              <w:rPr>
                <w:color w:val="000000"/>
                <w:sz w:val="20"/>
                <w:szCs w:val="20"/>
              </w:rPr>
            </w:pPr>
            <w:r w:rsidRPr="00015210">
              <w:rPr>
                <w:color w:val="000000"/>
                <w:sz w:val="20"/>
                <w:szCs w:val="20"/>
              </w:rPr>
              <w:t>(0.057)</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7FC67B0D" w14:textId="77777777" w:rsidR="00FB0C54" w:rsidRPr="00015210" w:rsidRDefault="00FB0C54" w:rsidP="00FB0C54">
            <w:pPr>
              <w:jc w:val="center"/>
              <w:rPr>
                <w:color w:val="000000"/>
                <w:sz w:val="20"/>
                <w:szCs w:val="20"/>
              </w:rPr>
            </w:pPr>
            <w:r w:rsidRPr="00015210">
              <w:rPr>
                <w:color w:val="000000"/>
                <w:sz w:val="20"/>
                <w:szCs w:val="20"/>
              </w:rPr>
              <w:t>(0.045)</w:t>
            </w:r>
          </w:p>
        </w:tc>
      </w:tr>
      <w:tr w:rsidR="00FB0C54" w:rsidRPr="00015210" w14:paraId="03C2BCD2" w14:textId="77777777" w:rsidTr="00D2526D">
        <w:trPr>
          <w:jc w:val="center"/>
        </w:trPr>
        <w:tc>
          <w:tcPr>
            <w:tcW w:w="3528" w:type="dxa"/>
            <w:tcBorders>
              <w:top w:val="nil"/>
              <w:left w:val="nil"/>
              <w:bottom w:val="nil"/>
              <w:right w:val="nil"/>
            </w:tcBorders>
            <w:noWrap/>
            <w:tcMar>
              <w:top w:w="15" w:type="dxa"/>
              <w:left w:w="15" w:type="dxa"/>
              <w:bottom w:w="0" w:type="dxa"/>
              <w:right w:w="15" w:type="dxa"/>
            </w:tcMar>
            <w:vAlign w:val="center"/>
            <w:hideMark/>
          </w:tcPr>
          <w:p w14:paraId="46F680DE" w14:textId="77777777" w:rsidR="00FB0C54" w:rsidRPr="00015210" w:rsidRDefault="00FB0C54" w:rsidP="00FB0C54">
            <w:pPr>
              <w:rPr>
                <w:color w:val="000000"/>
                <w:sz w:val="20"/>
                <w:szCs w:val="20"/>
              </w:rPr>
            </w:pPr>
            <w:r w:rsidRPr="00015210">
              <w:rPr>
                <w:color w:val="000000"/>
                <w:sz w:val="20"/>
                <w:szCs w:val="20"/>
              </w:rPr>
              <w:t>other controls</w:t>
            </w:r>
          </w:p>
        </w:tc>
        <w:tc>
          <w:tcPr>
            <w:tcW w:w="1944" w:type="dxa"/>
            <w:tcBorders>
              <w:top w:val="nil"/>
              <w:left w:val="nil"/>
              <w:bottom w:val="nil"/>
              <w:right w:val="nil"/>
            </w:tcBorders>
            <w:noWrap/>
            <w:tcMar>
              <w:top w:w="15" w:type="dxa"/>
              <w:left w:w="15" w:type="dxa"/>
              <w:bottom w:w="0" w:type="dxa"/>
              <w:right w:w="15" w:type="dxa"/>
            </w:tcMar>
            <w:vAlign w:val="center"/>
            <w:hideMark/>
          </w:tcPr>
          <w:p w14:paraId="79BA92F2"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nil"/>
              <w:right w:val="nil"/>
            </w:tcBorders>
            <w:noWrap/>
            <w:tcMar>
              <w:top w:w="15" w:type="dxa"/>
              <w:left w:w="15" w:type="dxa"/>
              <w:bottom w:w="0" w:type="dxa"/>
              <w:right w:w="15" w:type="dxa"/>
            </w:tcMar>
            <w:vAlign w:val="center"/>
            <w:hideMark/>
          </w:tcPr>
          <w:p w14:paraId="05A44701"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nil"/>
              <w:right w:val="nil"/>
            </w:tcBorders>
            <w:noWrap/>
            <w:tcMar>
              <w:top w:w="15" w:type="dxa"/>
              <w:left w:w="15" w:type="dxa"/>
              <w:bottom w:w="0" w:type="dxa"/>
              <w:right w:w="15" w:type="dxa"/>
            </w:tcMar>
            <w:vAlign w:val="center"/>
            <w:hideMark/>
          </w:tcPr>
          <w:p w14:paraId="0A4492DC" w14:textId="77777777" w:rsidR="00FB0C54" w:rsidRPr="00015210" w:rsidRDefault="00FB0C54" w:rsidP="00FB0C54">
            <w:pPr>
              <w:jc w:val="center"/>
              <w:rPr>
                <w:color w:val="000000"/>
                <w:sz w:val="20"/>
                <w:szCs w:val="20"/>
              </w:rPr>
            </w:pPr>
            <w:r w:rsidRPr="00015210">
              <w:rPr>
                <w:color w:val="000000"/>
                <w:sz w:val="20"/>
                <w:szCs w:val="20"/>
              </w:rPr>
              <w:t>√</w:t>
            </w:r>
          </w:p>
        </w:tc>
      </w:tr>
      <w:tr w:rsidR="00FB0C54" w:rsidRPr="00015210" w14:paraId="06B4AC2D" w14:textId="77777777" w:rsidTr="00D2526D">
        <w:trPr>
          <w:jc w:val="center"/>
        </w:trPr>
        <w:tc>
          <w:tcPr>
            <w:tcW w:w="3528" w:type="dxa"/>
            <w:tcBorders>
              <w:top w:val="nil"/>
              <w:left w:val="nil"/>
              <w:bottom w:val="single" w:sz="4" w:space="0" w:color="auto"/>
              <w:right w:val="nil"/>
            </w:tcBorders>
            <w:noWrap/>
            <w:tcMar>
              <w:top w:w="15" w:type="dxa"/>
              <w:left w:w="15" w:type="dxa"/>
              <w:bottom w:w="0" w:type="dxa"/>
              <w:right w:w="15" w:type="dxa"/>
            </w:tcMar>
            <w:vAlign w:val="center"/>
            <w:hideMark/>
          </w:tcPr>
          <w:p w14:paraId="60D26EEC" w14:textId="77777777" w:rsidR="00FB0C54" w:rsidRPr="00015210" w:rsidRDefault="00FB0C54" w:rsidP="00FB0C54">
            <w:pPr>
              <w:rPr>
                <w:color w:val="000000"/>
                <w:sz w:val="20"/>
                <w:szCs w:val="20"/>
              </w:rPr>
            </w:pPr>
            <w:r w:rsidRPr="00015210">
              <w:rPr>
                <w:color w:val="000000"/>
                <w:sz w:val="20"/>
                <w:szCs w:val="20"/>
              </w:rPr>
              <w:t>question timing FE</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3F63B24"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18477AAB"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939BA81" w14:textId="77777777" w:rsidR="00FB0C54" w:rsidRPr="00015210" w:rsidRDefault="00FB0C54" w:rsidP="00FB0C54">
            <w:pPr>
              <w:jc w:val="center"/>
              <w:rPr>
                <w:color w:val="000000"/>
                <w:sz w:val="20"/>
                <w:szCs w:val="20"/>
              </w:rPr>
            </w:pPr>
            <w:r w:rsidRPr="00015210">
              <w:rPr>
                <w:color w:val="000000"/>
                <w:sz w:val="20"/>
                <w:szCs w:val="20"/>
              </w:rPr>
              <w:t>√</w:t>
            </w:r>
          </w:p>
        </w:tc>
      </w:tr>
      <w:tr w:rsidR="00FB0C54" w:rsidRPr="00015210" w14:paraId="011AEF5C" w14:textId="77777777" w:rsidTr="00D2526D">
        <w:trPr>
          <w:jc w:val="center"/>
        </w:trPr>
        <w:tc>
          <w:tcPr>
            <w:tcW w:w="3528" w:type="dxa"/>
            <w:tcBorders>
              <w:top w:val="nil"/>
              <w:left w:val="nil"/>
              <w:bottom w:val="single" w:sz="4" w:space="0" w:color="auto"/>
              <w:right w:val="nil"/>
            </w:tcBorders>
            <w:noWrap/>
            <w:tcMar>
              <w:top w:w="15" w:type="dxa"/>
              <w:left w:w="15" w:type="dxa"/>
              <w:bottom w:w="0" w:type="dxa"/>
              <w:right w:w="15" w:type="dxa"/>
            </w:tcMar>
            <w:vAlign w:val="center"/>
            <w:hideMark/>
          </w:tcPr>
          <w:p w14:paraId="5C3DEE7F" w14:textId="77777777" w:rsidR="00FB0C54" w:rsidRPr="00015210" w:rsidRDefault="00FB0C54" w:rsidP="00FB0C54">
            <w:pPr>
              <w:rPr>
                <w:color w:val="000000"/>
                <w:sz w:val="20"/>
                <w:szCs w:val="20"/>
              </w:rPr>
            </w:pPr>
            <w:r w:rsidRPr="00015210">
              <w:rPr>
                <w:color w:val="000000"/>
                <w:sz w:val="20"/>
                <w:szCs w:val="20"/>
              </w:rPr>
              <w:t>N</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4EF36829" w14:textId="77777777" w:rsidR="00FB0C54" w:rsidRPr="00015210" w:rsidRDefault="00FB0C54" w:rsidP="00FB0C54">
            <w:pPr>
              <w:jc w:val="center"/>
              <w:rPr>
                <w:color w:val="000000"/>
                <w:sz w:val="20"/>
                <w:szCs w:val="20"/>
              </w:rPr>
            </w:pPr>
            <w:r w:rsidRPr="00015210">
              <w:rPr>
                <w:color w:val="000000"/>
                <w:sz w:val="20"/>
                <w:szCs w:val="20"/>
              </w:rPr>
              <w:t>592</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6AEFC78E" w14:textId="77777777" w:rsidR="00FB0C54" w:rsidRPr="00015210" w:rsidRDefault="00FB0C54" w:rsidP="00FB0C54">
            <w:pPr>
              <w:jc w:val="center"/>
              <w:rPr>
                <w:color w:val="000000"/>
                <w:sz w:val="20"/>
                <w:szCs w:val="20"/>
              </w:rPr>
            </w:pPr>
            <w:r w:rsidRPr="00015210">
              <w:rPr>
                <w:color w:val="000000"/>
                <w:sz w:val="20"/>
                <w:szCs w:val="20"/>
              </w:rPr>
              <w:t>1,214</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BC78A8D" w14:textId="77777777" w:rsidR="00FB0C54" w:rsidRPr="00015210" w:rsidRDefault="00FB0C54" w:rsidP="00FB0C54">
            <w:pPr>
              <w:jc w:val="center"/>
              <w:rPr>
                <w:color w:val="000000"/>
                <w:sz w:val="20"/>
                <w:szCs w:val="20"/>
              </w:rPr>
            </w:pPr>
            <w:r w:rsidRPr="00015210">
              <w:rPr>
                <w:color w:val="000000"/>
                <w:sz w:val="20"/>
                <w:szCs w:val="20"/>
              </w:rPr>
              <w:t>1,833</w:t>
            </w:r>
          </w:p>
        </w:tc>
      </w:tr>
    </w:tbl>
    <w:p w14:paraId="4FEFA537" w14:textId="4301668B" w:rsidR="00374352" w:rsidRPr="00015210" w:rsidRDefault="00F045BB" w:rsidP="00374352">
      <w:pPr>
        <w:pStyle w:val="Notes"/>
      </w:pPr>
      <w:del w:id="406" w:author="Dylan CHEN" w:date="2026-08-30T19:52:00Z" w16du:dateUtc="2026-08-30T11:52:00Z">
        <w:r w:rsidRPr="00E824BC" w:rsidDel="00E824BC">
          <w:rPr>
            <w:rPrChange w:id="407" w:author="Dylan CHEN" w:date="2026-08-30T19:52:00Z" w16du:dateUtc="2026-08-30T11:52:00Z">
              <w:rPr>
                <w:i/>
                <w:iCs/>
              </w:rPr>
            </w:rPrChange>
          </w:rPr>
          <w:delText xml:space="preserve"> </w:delText>
        </w:r>
      </w:del>
      <w:r w:rsidR="00374352" w:rsidRPr="00E824BC">
        <w:rPr>
          <w:rPrChange w:id="408" w:author="Dylan CHEN" w:date="2026-08-30T19:52:00Z" w16du:dateUtc="2026-08-30T11:52:00Z">
            <w:rPr>
              <w:i/>
              <w:iCs/>
            </w:rPr>
          </w:rPrChange>
        </w:rPr>
        <w:t>Notes.</w:t>
      </w:r>
      <w:r w:rsidR="00374352" w:rsidRPr="00015210">
        <w:t xml:space="preserve"> </w:t>
      </w:r>
      <w:ins w:id="409" w:author="Dylan CHEN" w:date="2026-08-30T19:52:00Z" w16du:dateUtc="2026-08-30T11:52:00Z">
        <w:r w:rsidR="00E824BC">
          <w:rPr>
            <w:rFonts w:hint="eastAsia"/>
          </w:rPr>
          <w:t xml:space="preserve">1. </w:t>
        </w:r>
      </w:ins>
      <w:r w:rsidR="00374352" w:rsidRPr="00015210">
        <w:t xml:space="preserve">Standard errors in parentheses. </w:t>
      </w:r>
      <w:r w:rsidR="00374352" w:rsidRPr="00015210">
        <w:rPr>
          <w:rFonts w:ascii="Courier New" w:hAnsi="Courier New" w:cs="Courier New"/>
        </w:rPr>
        <w:t>.</w:t>
      </w:r>
      <w:r w:rsidR="00374352" w:rsidRPr="00015210">
        <w:t xml:space="preserve"> p&lt;0.1, </w:t>
      </w:r>
      <w:r w:rsidR="00374352" w:rsidRPr="00015210">
        <w:rPr>
          <w:rFonts w:ascii="Courier New" w:hAnsi="Courier New" w:cs="Courier New"/>
        </w:rPr>
        <w:t>*</w:t>
      </w:r>
      <w:r w:rsidR="00374352" w:rsidRPr="00015210">
        <w:t xml:space="preserve"> p&lt;0.05, </w:t>
      </w:r>
      <w:r w:rsidR="00374352" w:rsidRPr="00015210">
        <w:rPr>
          <w:rFonts w:ascii="Courier New" w:hAnsi="Courier New" w:cs="Courier New"/>
        </w:rPr>
        <w:t>**</w:t>
      </w:r>
      <w:r w:rsidR="00374352" w:rsidRPr="00015210">
        <w:t xml:space="preserve"> p&lt;0.01, </w:t>
      </w:r>
      <w:r w:rsidR="00374352" w:rsidRPr="00015210">
        <w:rPr>
          <w:rFonts w:ascii="Courier New" w:hAnsi="Courier New" w:cs="Courier New"/>
        </w:rPr>
        <w:t>***</w:t>
      </w:r>
      <w:r w:rsidR="00374352" w:rsidRPr="00015210">
        <w:t xml:space="preserve"> p&lt;0.001. </w:t>
      </w:r>
      <w:ins w:id="410" w:author="Dylan CHEN" w:date="2026-08-30T19:52:00Z" w16du:dateUtc="2026-08-30T11:52:00Z">
        <w:r w:rsidR="00E824BC">
          <w:br/>
        </w:r>
        <w:r w:rsidR="00E824BC">
          <w:rPr>
            <w:rFonts w:hint="eastAsia"/>
          </w:rPr>
          <w:t xml:space="preserve">2. </w:t>
        </w:r>
      </w:ins>
      <w:r w:rsidR="00374352" w:rsidRPr="00015210">
        <w:t>The sample is restricted to questions observed for at least 30, 60, and 90 days.</w:t>
      </w:r>
    </w:p>
    <w:p w14:paraId="40824389" w14:textId="43F01E01" w:rsidR="00C816AB" w:rsidRPr="00015210" w:rsidRDefault="00C816AB" w:rsidP="0049010E">
      <w:pPr>
        <w:pStyle w:val="Heading3"/>
      </w:pPr>
      <w:r w:rsidRPr="00015210">
        <w:t xml:space="preserve">Potential Spillover Effects </w:t>
      </w:r>
    </w:p>
    <w:p w14:paraId="6065AF64" w14:textId="4229249C" w:rsidR="00C816AB" w:rsidRPr="00015210" w:rsidRDefault="00C816AB" w:rsidP="00C816AB">
      <w:pPr>
        <w:pStyle w:val="Paragraph0"/>
      </w:pPr>
      <w:r w:rsidRPr="00015210">
        <w:t>On SegmentFault, AI-generated answers are visible to all users and could potentially divert attention from questions without AI answers. This contamination might influence outcomes for control questions based on the treatment status of other questions. Such spillover effects would violate the stable unit treatment value assumption (SUTVA), which requires that potential outcomes depend exclusively on a unit</w:t>
      </w:r>
      <w:r w:rsidR="00534D0B" w:rsidRPr="00015210">
        <w:t>’</w:t>
      </w:r>
      <w:r w:rsidRPr="00015210">
        <w:t>s own treatment status</w:t>
      </w:r>
      <w:r w:rsidR="00962397">
        <w:rPr>
          <w:rFonts w:hint="eastAsia"/>
        </w:rPr>
        <w:t xml:space="preserve">, </w:t>
      </w:r>
      <w:r w:rsidRPr="00015210">
        <w:t xml:space="preserve">a fundamental condition for valid </w:t>
      </w:r>
      <w:r w:rsidRPr="00015210">
        <w:lastRenderedPageBreak/>
        <w:t>causal inference in randomized experiments.</w:t>
      </w:r>
    </w:p>
    <w:p w14:paraId="6B8CCACE" w14:textId="64D5ACF9" w:rsidR="00C816AB" w:rsidRPr="00015210" w:rsidRDefault="00C816AB" w:rsidP="001C3581">
      <w:pPr>
        <w:pStyle w:val="Paragraph0"/>
      </w:pPr>
      <w:r w:rsidRPr="00015210">
        <w:t>To test for potential spillover effects, we implement a comparative analysis between the five-month data of our control group and historical data from five</w:t>
      </w:r>
      <w:r w:rsidR="008A6F83" w:rsidRPr="00015210">
        <w:t xml:space="preserve"> months</w:t>
      </w:r>
      <w:r w:rsidRPr="00015210">
        <w:t xml:space="preserve"> before the introduction of AI-generated answers (May 2023-September 2023). The two groups are both questions without AI answers and are directly comparable. </w:t>
      </w:r>
      <w:r w:rsidR="008A6F83" w:rsidRPr="00015210">
        <w:t>P</w:t>
      </w:r>
      <w:r w:rsidRPr="00015210">
        <w:t>re-experiment questions have been on the platform longer and have mechanically accumulated more answers over time. Our spillover test addresses this concern through regression controls for a cubic polynomial of question age (to substitute question/answer timing fixed effects in Equation 1, which is not appli</w:t>
      </w:r>
      <w:r w:rsidR="008A6F83" w:rsidRPr="00015210">
        <w:t>c</w:t>
      </w:r>
      <w:r w:rsidRPr="00015210">
        <w:t>able to the two groups on two different time slots).</w:t>
      </w:r>
      <w:r w:rsidR="00940A64" w:rsidRPr="00015210">
        <w:t xml:space="preserve"> </w:t>
      </w:r>
      <w:r w:rsidRPr="00015210">
        <w:t xml:space="preserve">If spillover effects exist, control questions during the experiment period should show different outcomes compared to similar questions from the pre-AI period, as the control questions would be indirectly affected by AI answers to treated questions. Table </w:t>
      </w:r>
      <w:r w:rsidR="00144EC0">
        <w:t>8</w:t>
      </w:r>
      <w:r w:rsidR="00745A6A" w:rsidRPr="00015210">
        <w:t xml:space="preserve"> </w:t>
      </w:r>
      <w:r w:rsidRPr="00015210">
        <w:t xml:space="preserve">shows no significant differences between our control group and pre-AI data for </w:t>
      </w:r>
      <w:r w:rsidR="008A6F83" w:rsidRPr="00015210">
        <w:t>answer supply</w:t>
      </w:r>
      <w:r w:rsidRPr="00015210">
        <w:t xml:space="preserve">, suggesting spillover is not a concern. </w:t>
      </w:r>
    </w:p>
    <w:p w14:paraId="134D2DB6" w14:textId="7459C756" w:rsidR="00C816AB" w:rsidRPr="00015210" w:rsidRDefault="00C816AB" w:rsidP="00C816AB">
      <w:pPr>
        <w:pStyle w:val="TableFiguretitle"/>
      </w:pPr>
      <w:bookmarkStart w:id="411" w:name="_Ref194764278"/>
      <w:r w:rsidRPr="00015210">
        <w:t xml:space="preserve">Table </w:t>
      </w:r>
      <w:bookmarkEnd w:id="411"/>
      <w:r w:rsidR="00144EC0">
        <w:t>8</w:t>
      </w:r>
      <w:r w:rsidRPr="00015210">
        <w:t>. Robustness to potential spillover effects</w:t>
      </w:r>
    </w:p>
    <w:tbl>
      <w:tblPr>
        <w:tblW w:w="5000" w:type="pct"/>
        <w:jc w:val="center"/>
        <w:tblLayout w:type="fixed"/>
        <w:tblCellMar>
          <w:left w:w="0" w:type="dxa"/>
          <w:right w:w="0" w:type="dxa"/>
        </w:tblCellMar>
        <w:tblLook w:val="04A0" w:firstRow="1" w:lastRow="0" w:firstColumn="1" w:lastColumn="0" w:noHBand="0" w:noVBand="1"/>
      </w:tblPr>
      <w:tblGrid>
        <w:gridCol w:w="5789"/>
        <w:gridCol w:w="3571"/>
      </w:tblGrid>
      <w:tr w:rsidR="00F045BB" w:rsidRPr="00015210" w14:paraId="1FF3879D" w14:textId="77777777" w:rsidTr="00D2526D">
        <w:trPr>
          <w:jc w:val="center"/>
        </w:trPr>
        <w:tc>
          <w:tcPr>
            <w:tcW w:w="3100" w:type="dxa"/>
            <w:tcBorders>
              <w:top w:val="single" w:sz="4" w:space="0" w:color="auto"/>
              <w:left w:val="nil"/>
              <w:bottom w:val="nil"/>
              <w:right w:val="nil"/>
            </w:tcBorders>
            <w:noWrap/>
            <w:tcMar>
              <w:top w:w="15" w:type="dxa"/>
              <w:left w:w="15" w:type="dxa"/>
              <w:bottom w:w="0" w:type="dxa"/>
              <w:right w:w="15" w:type="dxa"/>
            </w:tcMar>
            <w:vAlign w:val="center"/>
            <w:hideMark/>
          </w:tcPr>
          <w:p w14:paraId="40D2F1EE" w14:textId="77777777" w:rsidR="00F045BB" w:rsidRPr="00015210" w:rsidRDefault="00F045BB">
            <w:pPr>
              <w:jc w:val="center"/>
              <w:rPr>
                <w:rFonts w:ascii="DengXian" w:eastAsia="DengXian" w:hAnsi="DengXian"/>
                <w:color w:val="000000"/>
                <w:sz w:val="20"/>
                <w:szCs w:val="20"/>
              </w:rPr>
            </w:pPr>
            <w:r w:rsidRPr="00015210">
              <w:rPr>
                <w:rFonts w:ascii="DengXian" w:eastAsia="DengXian" w:hAnsi="DengXian"/>
                <w:color w:val="000000"/>
                <w:sz w:val="20"/>
                <w:szCs w:val="20"/>
              </w:rPr>
              <w:t> </w:t>
            </w:r>
          </w:p>
        </w:tc>
        <w:tc>
          <w:tcPr>
            <w:tcW w:w="2300" w:type="dxa"/>
            <w:tcBorders>
              <w:top w:val="single" w:sz="4" w:space="0" w:color="auto"/>
              <w:left w:val="nil"/>
              <w:bottom w:val="nil"/>
              <w:right w:val="nil"/>
            </w:tcBorders>
            <w:noWrap/>
            <w:tcMar>
              <w:top w:w="15" w:type="dxa"/>
              <w:left w:w="15" w:type="dxa"/>
              <w:bottom w:w="0" w:type="dxa"/>
              <w:right w:w="15" w:type="dxa"/>
            </w:tcMar>
            <w:vAlign w:val="center"/>
            <w:hideMark/>
          </w:tcPr>
          <w:p w14:paraId="779811E5" w14:textId="77777777" w:rsidR="00F045BB" w:rsidRPr="00015210" w:rsidRDefault="00F045BB">
            <w:pPr>
              <w:jc w:val="center"/>
              <w:rPr>
                <w:color w:val="000000"/>
                <w:sz w:val="20"/>
                <w:szCs w:val="20"/>
              </w:rPr>
            </w:pPr>
            <w:r w:rsidRPr="00015210">
              <w:rPr>
                <w:color w:val="000000"/>
                <w:sz w:val="20"/>
                <w:szCs w:val="20"/>
              </w:rPr>
              <w:t>(1)</w:t>
            </w:r>
          </w:p>
        </w:tc>
      </w:tr>
      <w:tr w:rsidR="00F045BB" w:rsidRPr="00015210" w14:paraId="2F972484" w14:textId="77777777" w:rsidTr="00D2526D">
        <w:trPr>
          <w:jc w:val="center"/>
        </w:trPr>
        <w:tc>
          <w:tcPr>
            <w:tcW w:w="4668" w:type="dxa"/>
            <w:tcBorders>
              <w:top w:val="nil"/>
              <w:left w:val="nil"/>
              <w:bottom w:val="nil"/>
              <w:right w:val="nil"/>
            </w:tcBorders>
            <w:noWrap/>
            <w:tcMar>
              <w:top w:w="15" w:type="dxa"/>
              <w:left w:w="15" w:type="dxa"/>
              <w:bottom w:w="0" w:type="dxa"/>
              <w:right w:w="15" w:type="dxa"/>
            </w:tcMar>
            <w:vAlign w:val="center"/>
            <w:hideMark/>
          </w:tcPr>
          <w:p w14:paraId="5CA64A74" w14:textId="77777777" w:rsidR="00F045BB" w:rsidRPr="00015210" w:rsidRDefault="00F045BB">
            <w:pPr>
              <w:jc w:val="center"/>
              <w:rPr>
                <w:color w:val="000000"/>
                <w:sz w:val="20"/>
                <w:szCs w:val="20"/>
              </w:rPr>
            </w:pP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72833BB9" w14:textId="521CB244" w:rsidR="00F045BB" w:rsidRPr="00015210" w:rsidRDefault="00F045BB">
            <w:pPr>
              <w:jc w:val="center"/>
              <w:rPr>
                <w:color w:val="000000"/>
                <w:sz w:val="20"/>
                <w:szCs w:val="20"/>
              </w:rPr>
            </w:pPr>
            <w:r w:rsidRPr="00015210">
              <w:rPr>
                <w:color w:val="000000"/>
                <w:sz w:val="20"/>
                <w:szCs w:val="20"/>
              </w:rPr>
              <w:t>DV: Log(</w:t>
            </w:r>
            <w:r w:rsidR="002E1246">
              <w:rPr>
                <w:rFonts w:hint="eastAsia"/>
                <w:color w:val="000000"/>
                <w:sz w:val="20"/>
                <w:szCs w:val="20"/>
              </w:rPr>
              <w:t xml:space="preserve">human </w:t>
            </w:r>
            <w:r w:rsidRPr="00015210">
              <w:rPr>
                <w:color w:val="000000"/>
                <w:sz w:val="20"/>
                <w:szCs w:val="20"/>
              </w:rPr>
              <w:t>answer number in 7 days)</w:t>
            </w:r>
          </w:p>
        </w:tc>
      </w:tr>
      <w:tr w:rsidR="00F045BB" w:rsidRPr="00015210" w14:paraId="59042CFF" w14:textId="77777777" w:rsidTr="00D2526D">
        <w:trPr>
          <w:jc w:val="center"/>
        </w:trPr>
        <w:tc>
          <w:tcPr>
            <w:tcW w:w="4668"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54609C9E" w14:textId="77777777" w:rsidR="00F045BB" w:rsidRPr="00015210" w:rsidRDefault="00F045BB">
            <w:pPr>
              <w:rPr>
                <w:color w:val="000000"/>
                <w:sz w:val="20"/>
                <w:szCs w:val="20"/>
              </w:rPr>
            </w:pPr>
            <w:r w:rsidRPr="00015210">
              <w:rPr>
                <w:color w:val="000000"/>
                <w:sz w:val="20"/>
                <w:szCs w:val="20"/>
              </w:rPr>
              <w:t>post-AI deployment control group indicator</w:t>
            </w:r>
          </w:p>
        </w:tc>
        <w:tc>
          <w:tcPr>
            <w:tcW w:w="2880" w:type="dxa"/>
            <w:tcBorders>
              <w:top w:val="nil"/>
              <w:left w:val="nil"/>
              <w:bottom w:val="nil"/>
              <w:right w:val="nil"/>
            </w:tcBorders>
            <w:noWrap/>
            <w:tcMar>
              <w:top w:w="15" w:type="dxa"/>
              <w:left w:w="15" w:type="dxa"/>
              <w:bottom w:w="0" w:type="dxa"/>
              <w:right w:w="15" w:type="dxa"/>
            </w:tcMar>
            <w:vAlign w:val="center"/>
            <w:hideMark/>
          </w:tcPr>
          <w:p w14:paraId="196529E0" w14:textId="77777777" w:rsidR="00F045BB" w:rsidRPr="00015210" w:rsidRDefault="00F045BB">
            <w:pPr>
              <w:jc w:val="center"/>
              <w:rPr>
                <w:color w:val="000000"/>
                <w:sz w:val="20"/>
                <w:szCs w:val="20"/>
              </w:rPr>
            </w:pPr>
            <w:r w:rsidRPr="00015210">
              <w:rPr>
                <w:color w:val="000000"/>
                <w:sz w:val="20"/>
                <w:szCs w:val="20"/>
              </w:rPr>
              <w:t>-0.022</w:t>
            </w:r>
          </w:p>
        </w:tc>
      </w:tr>
      <w:tr w:rsidR="00F045BB" w:rsidRPr="00015210" w14:paraId="15278561" w14:textId="77777777" w:rsidTr="00D2526D">
        <w:trPr>
          <w:jc w:val="center"/>
        </w:trPr>
        <w:tc>
          <w:tcPr>
            <w:tcW w:w="4668" w:type="dxa"/>
            <w:vMerge/>
            <w:tcBorders>
              <w:top w:val="nil"/>
              <w:left w:val="nil"/>
              <w:bottom w:val="single" w:sz="4" w:space="0" w:color="000000"/>
              <w:right w:val="nil"/>
            </w:tcBorders>
            <w:vAlign w:val="center"/>
            <w:hideMark/>
          </w:tcPr>
          <w:p w14:paraId="103F1C70" w14:textId="77777777" w:rsidR="00F045BB" w:rsidRPr="00015210" w:rsidRDefault="00F045BB">
            <w:pPr>
              <w:rPr>
                <w:color w:val="000000"/>
                <w:sz w:val="20"/>
                <w:szCs w:val="20"/>
              </w:rPr>
            </w:pP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6032BA72" w14:textId="77777777" w:rsidR="00F045BB" w:rsidRPr="00015210" w:rsidRDefault="00F045BB">
            <w:pPr>
              <w:jc w:val="center"/>
              <w:rPr>
                <w:color w:val="000000"/>
                <w:sz w:val="20"/>
                <w:szCs w:val="20"/>
              </w:rPr>
            </w:pPr>
            <w:r w:rsidRPr="00015210">
              <w:rPr>
                <w:color w:val="000000"/>
                <w:sz w:val="20"/>
                <w:szCs w:val="20"/>
              </w:rPr>
              <w:t>(0.015)</w:t>
            </w:r>
          </w:p>
        </w:tc>
      </w:tr>
      <w:tr w:rsidR="00F045BB" w:rsidRPr="00015210" w14:paraId="66E5C505" w14:textId="77777777" w:rsidTr="00D2526D">
        <w:trPr>
          <w:jc w:val="center"/>
        </w:trPr>
        <w:tc>
          <w:tcPr>
            <w:tcW w:w="4668" w:type="dxa"/>
            <w:tcBorders>
              <w:top w:val="nil"/>
              <w:left w:val="nil"/>
              <w:bottom w:val="nil"/>
              <w:right w:val="nil"/>
            </w:tcBorders>
            <w:noWrap/>
            <w:tcMar>
              <w:top w:w="15" w:type="dxa"/>
              <w:left w:w="15" w:type="dxa"/>
              <w:bottom w:w="0" w:type="dxa"/>
              <w:right w:w="15" w:type="dxa"/>
            </w:tcMar>
            <w:vAlign w:val="center"/>
            <w:hideMark/>
          </w:tcPr>
          <w:p w14:paraId="2834852D" w14:textId="77777777" w:rsidR="00F045BB" w:rsidRPr="00015210" w:rsidRDefault="00F045BB">
            <w:pPr>
              <w:rPr>
                <w:color w:val="000000"/>
                <w:sz w:val="20"/>
                <w:szCs w:val="20"/>
              </w:rPr>
            </w:pPr>
            <w:r w:rsidRPr="00015210">
              <w:rPr>
                <w:color w:val="000000"/>
                <w:sz w:val="20"/>
                <w:szCs w:val="20"/>
              </w:rPr>
              <w:t>controlling for a cubic polynomial of question/answer age</w:t>
            </w:r>
          </w:p>
        </w:tc>
        <w:tc>
          <w:tcPr>
            <w:tcW w:w="2880" w:type="dxa"/>
            <w:tcBorders>
              <w:top w:val="nil"/>
              <w:left w:val="nil"/>
              <w:bottom w:val="nil"/>
              <w:right w:val="nil"/>
            </w:tcBorders>
            <w:noWrap/>
            <w:tcMar>
              <w:top w:w="15" w:type="dxa"/>
              <w:left w:w="15" w:type="dxa"/>
              <w:bottom w:w="0" w:type="dxa"/>
              <w:right w:w="15" w:type="dxa"/>
            </w:tcMar>
            <w:vAlign w:val="center"/>
            <w:hideMark/>
          </w:tcPr>
          <w:p w14:paraId="01E5C5E6" w14:textId="77777777" w:rsidR="00F045BB" w:rsidRPr="00015210" w:rsidRDefault="00F045BB">
            <w:pPr>
              <w:jc w:val="center"/>
              <w:rPr>
                <w:color w:val="000000"/>
                <w:sz w:val="20"/>
                <w:szCs w:val="20"/>
              </w:rPr>
            </w:pPr>
            <w:r w:rsidRPr="00015210">
              <w:rPr>
                <w:color w:val="000000"/>
                <w:sz w:val="20"/>
                <w:szCs w:val="20"/>
              </w:rPr>
              <w:t>√</w:t>
            </w:r>
          </w:p>
        </w:tc>
      </w:tr>
      <w:tr w:rsidR="00F045BB" w:rsidRPr="00015210" w14:paraId="3D603863" w14:textId="77777777" w:rsidTr="00D2526D">
        <w:trPr>
          <w:jc w:val="center"/>
        </w:trPr>
        <w:tc>
          <w:tcPr>
            <w:tcW w:w="4668" w:type="dxa"/>
            <w:tcBorders>
              <w:top w:val="nil"/>
              <w:left w:val="nil"/>
              <w:bottom w:val="single" w:sz="4" w:space="0" w:color="auto"/>
              <w:right w:val="nil"/>
            </w:tcBorders>
            <w:noWrap/>
            <w:tcMar>
              <w:top w:w="15" w:type="dxa"/>
              <w:left w:w="15" w:type="dxa"/>
              <w:bottom w:w="0" w:type="dxa"/>
              <w:right w:w="15" w:type="dxa"/>
            </w:tcMar>
            <w:vAlign w:val="center"/>
            <w:hideMark/>
          </w:tcPr>
          <w:p w14:paraId="17C44110" w14:textId="77777777" w:rsidR="00F045BB" w:rsidRPr="00015210" w:rsidRDefault="00F045BB">
            <w:pPr>
              <w:rPr>
                <w:color w:val="000000"/>
                <w:sz w:val="20"/>
                <w:szCs w:val="20"/>
              </w:rPr>
            </w:pPr>
            <w:r w:rsidRPr="00015210">
              <w:rPr>
                <w:color w:val="000000"/>
                <w:sz w:val="20"/>
                <w:szCs w:val="20"/>
              </w:rPr>
              <w:t>other controls</w:t>
            </w: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5F00D109" w14:textId="77777777" w:rsidR="00F045BB" w:rsidRPr="00015210" w:rsidRDefault="00F045BB">
            <w:pPr>
              <w:jc w:val="center"/>
              <w:rPr>
                <w:color w:val="000000"/>
                <w:sz w:val="20"/>
                <w:szCs w:val="20"/>
              </w:rPr>
            </w:pPr>
            <w:r w:rsidRPr="00015210">
              <w:rPr>
                <w:color w:val="000000"/>
                <w:sz w:val="20"/>
                <w:szCs w:val="20"/>
              </w:rPr>
              <w:t>√</w:t>
            </w:r>
          </w:p>
        </w:tc>
      </w:tr>
      <w:tr w:rsidR="00F045BB" w:rsidRPr="00015210" w14:paraId="15CD3DD9" w14:textId="77777777" w:rsidTr="00D2526D">
        <w:trPr>
          <w:jc w:val="center"/>
        </w:trPr>
        <w:tc>
          <w:tcPr>
            <w:tcW w:w="4668" w:type="dxa"/>
            <w:tcBorders>
              <w:top w:val="nil"/>
              <w:left w:val="nil"/>
              <w:bottom w:val="single" w:sz="4" w:space="0" w:color="auto"/>
              <w:right w:val="nil"/>
            </w:tcBorders>
            <w:noWrap/>
            <w:tcMar>
              <w:top w:w="15" w:type="dxa"/>
              <w:left w:w="15" w:type="dxa"/>
              <w:bottom w:w="0" w:type="dxa"/>
              <w:right w:w="15" w:type="dxa"/>
            </w:tcMar>
            <w:vAlign w:val="center"/>
            <w:hideMark/>
          </w:tcPr>
          <w:p w14:paraId="2F5FF9F2" w14:textId="77777777" w:rsidR="00F045BB" w:rsidRPr="00015210" w:rsidRDefault="00F045BB">
            <w:pPr>
              <w:rPr>
                <w:color w:val="000000"/>
                <w:sz w:val="20"/>
                <w:szCs w:val="20"/>
              </w:rPr>
            </w:pPr>
            <w:r w:rsidRPr="00015210">
              <w:rPr>
                <w:color w:val="000000"/>
                <w:sz w:val="20"/>
                <w:szCs w:val="20"/>
              </w:rPr>
              <w:t>N</w:t>
            </w: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10047370" w14:textId="77777777" w:rsidR="00F045BB" w:rsidRPr="00015210" w:rsidRDefault="00F045BB">
            <w:pPr>
              <w:jc w:val="center"/>
              <w:rPr>
                <w:color w:val="000000"/>
                <w:sz w:val="20"/>
                <w:szCs w:val="20"/>
              </w:rPr>
            </w:pPr>
            <w:r w:rsidRPr="00015210">
              <w:rPr>
                <w:color w:val="000000"/>
                <w:sz w:val="20"/>
                <w:szCs w:val="20"/>
              </w:rPr>
              <w:t>5,984</w:t>
            </w:r>
          </w:p>
        </w:tc>
      </w:tr>
    </w:tbl>
    <w:p w14:paraId="49C56B04" w14:textId="45005887" w:rsidR="00C816AB" w:rsidRPr="00015210" w:rsidRDefault="00F045BB" w:rsidP="00C816AB">
      <w:pPr>
        <w:pStyle w:val="Notes"/>
      </w:pPr>
      <w:del w:id="412" w:author="Dylan CHEN" w:date="2026-08-30T09:59:00Z" w16du:dateUtc="2026-08-30T01:59:00Z">
        <w:r w:rsidRPr="00015210" w:rsidDel="00BE35AC">
          <w:delText xml:space="preserve"> </w:delText>
        </w:r>
      </w:del>
      <w:r w:rsidR="00C816AB" w:rsidRPr="00015210">
        <w:t>Note</w:t>
      </w:r>
      <w:ins w:id="413" w:author="Dylan CHEN" w:date="2026-08-30T09:59:00Z" w16du:dateUtc="2026-08-30T01:59:00Z">
        <w:r w:rsidR="00BE35AC">
          <w:rPr>
            <w:rFonts w:hint="eastAsia"/>
          </w:rPr>
          <w:t>s</w:t>
        </w:r>
      </w:ins>
      <w:r w:rsidR="00C816AB" w:rsidRPr="00015210">
        <w:t xml:space="preserve">: </w:t>
      </w:r>
      <w:ins w:id="414" w:author="Dylan CHEN" w:date="2026-08-30T09:59:00Z" w16du:dateUtc="2026-08-30T01:59:00Z">
        <w:r w:rsidR="00BE35AC">
          <w:rPr>
            <w:rFonts w:hint="eastAsia"/>
          </w:rPr>
          <w:t xml:space="preserve">1. </w:t>
        </w:r>
        <w:r w:rsidR="00BE35AC" w:rsidRPr="00015210">
          <w:t xml:space="preserve">Standard errors in parentheses. </w:t>
        </w:r>
        <w:r w:rsidR="00BE35AC" w:rsidRPr="00015210">
          <w:rPr>
            <w:rFonts w:ascii="Courier New" w:hAnsi="Courier New" w:cs="Courier New"/>
          </w:rPr>
          <w:t>.</w:t>
        </w:r>
        <w:r w:rsidR="00BE35AC" w:rsidRPr="00015210">
          <w:t xml:space="preserve"> p&lt;0.1, </w:t>
        </w:r>
        <w:r w:rsidR="00BE35AC" w:rsidRPr="00015210">
          <w:rPr>
            <w:rFonts w:ascii="Courier New" w:hAnsi="Courier New" w:cs="Courier New"/>
          </w:rPr>
          <w:t>*</w:t>
        </w:r>
        <w:r w:rsidR="00BE35AC" w:rsidRPr="00015210">
          <w:t xml:space="preserve"> p&lt;0.05, </w:t>
        </w:r>
        <w:r w:rsidR="00BE35AC" w:rsidRPr="00015210">
          <w:rPr>
            <w:rFonts w:ascii="Courier New" w:hAnsi="Courier New" w:cs="Courier New"/>
          </w:rPr>
          <w:t>**</w:t>
        </w:r>
        <w:r w:rsidR="00BE35AC" w:rsidRPr="00015210">
          <w:t xml:space="preserve"> p&lt;0.01, </w:t>
        </w:r>
        <w:r w:rsidR="00BE35AC" w:rsidRPr="00015210">
          <w:rPr>
            <w:rFonts w:ascii="Courier New" w:hAnsi="Courier New" w:cs="Courier New"/>
          </w:rPr>
          <w:t>***</w:t>
        </w:r>
        <w:r w:rsidR="00BE35AC" w:rsidRPr="00015210">
          <w:t xml:space="preserve"> p&lt;0.001. </w:t>
        </w:r>
        <w:r w:rsidR="00BE35AC">
          <w:br/>
        </w:r>
        <w:r w:rsidR="00BE35AC">
          <w:rPr>
            <w:rFonts w:hint="eastAsia"/>
          </w:rPr>
          <w:t xml:space="preserve">2. </w:t>
        </w:r>
      </w:ins>
      <w:del w:id="415" w:author="Dylan CHEN" w:date="2026-08-30T09:59:00Z" w16du:dateUtc="2026-08-30T01:59:00Z">
        <w:r w:rsidR="00C816AB" w:rsidRPr="00015210" w:rsidDel="00BE35AC">
          <w:delText>***p&lt;0.001; **p&lt;0.01; *p&lt;0.05.</w:delText>
        </w:r>
        <w:r w:rsidR="001C3581" w:rsidDel="00BE35AC">
          <w:rPr>
            <w:rFonts w:hint="eastAsia"/>
          </w:rPr>
          <w:delText xml:space="preserve"> </w:delText>
        </w:r>
      </w:del>
      <w:r w:rsidR="00C816AB" w:rsidRPr="00015210">
        <w:t>We also applied all robustness checks conducted for the main effects to the spillover tests. All results remain consistent across specifications, showing no significant spillover effects.</w:t>
      </w:r>
    </w:p>
    <w:p w14:paraId="35A74D93" w14:textId="6DBBD724" w:rsidR="00C816AB" w:rsidRPr="00015210" w:rsidRDefault="00C816AB" w:rsidP="0049010E">
      <w:pPr>
        <w:pStyle w:val="Heading3"/>
      </w:pPr>
      <w:r w:rsidRPr="00015210">
        <w:t>Quality of Random Assignment</w:t>
      </w:r>
    </w:p>
    <w:p w14:paraId="535E1834" w14:textId="3F6E4EF6" w:rsidR="00276913" w:rsidRPr="00D2526D" w:rsidRDefault="00276913" w:rsidP="00D2526D">
      <w:pPr>
        <w:pStyle w:val="Paragraph0"/>
      </w:pPr>
      <w:r w:rsidRPr="00D2526D">
        <w:t>The platform assigns AI answers to questions at random. To further strengthen confidence in the randomization, we assess whether our estimates could be sensitive to selection on unobservable characteristics, using the method of Oster (2019).</w:t>
      </w:r>
    </w:p>
    <w:p w14:paraId="379679A6" w14:textId="1847125D" w:rsidR="00C816AB" w:rsidRPr="00015210" w:rsidRDefault="00C816AB" w:rsidP="00C816AB">
      <w:pPr>
        <w:pStyle w:val="Paragraph0"/>
      </w:pPr>
      <w:r w:rsidRPr="00015210">
        <w:t xml:space="preserve">This approach examines how the treatment effect changes with observable controls and </w:t>
      </w:r>
      <w:r w:rsidRPr="00015210">
        <w:lastRenderedPageBreak/>
        <w:t xml:space="preserve">infers potential changes if </w:t>
      </w:r>
      <w:proofErr w:type="spellStart"/>
      <w:r w:rsidRPr="00015210">
        <w:t>unobservables</w:t>
      </w:r>
      <w:proofErr w:type="spellEnd"/>
      <w:r w:rsidRPr="00015210">
        <w:t xml:space="preserve"> were controlled. The method provides two key parameters: </w:t>
      </w:r>
      <w:r w:rsidRPr="00015210">
        <w:rPr>
          <w:i/>
          <w:iCs/>
        </w:rPr>
        <w:t>δ</w:t>
      </w:r>
      <w:r w:rsidRPr="00015210">
        <w:t xml:space="preserve">, which indicates how important </w:t>
      </w:r>
      <w:proofErr w:type="spellStart"/>
      <w:r w:rsidRPr="00015210">
        <w:t>unobservables</w:t>
      </w:r>
      <w:proofErr w:type="spellEnd"/>
      <w:r w:rsidRPr="00015210">
        <w:t xml:space="preserve"> would need to be relative to observables to nullify the treatment effect (values exceeding 1 suggest robustness), and </w:t>
      </w:r>
      <w:r w:rsidRPr="00015210">
        <w:rPr>
          <w:i/>
          <w:iCs/>
        </w:rPr>
        <w:t>β*</w:t>
      </w:r>
      <w:r w:rsidRPr="00015210">
        <w:t xml:space="preserve">, the bias-adjusted effect assuming selection on </w:t>
      </w:r>
      <w:proofErr w:type="spellStart"/>
      <w:r w:rsidRPr="00015210">
        <w:t>unobservables</w:t>
      </w:r>
      <w:proofErr w:type="spellEnd"/>
      <w:r w:rsidRPr="00015210">
        <w:t xml:space="preserve">. These parameters require an assumption on </w:t>
      </w:r>
      <w:r w:rsidRPr="00015210">
        <w:rPr>
          <w:i/>
          <w:iCs/>
        </w:rPr>
        <w:t>R²ₘₐₓ</w:t>
      </w:r>
      <w:r w:rsidRPr="00015210">
        <w:t xml:space="preserve">, the maximum possible R-squared value achievable if all </w:t>
      </w:r>
      <w:proofErr w:type="spellStart"/>
      <w:r w:rsidRPr="00015210">
        <w:t>unobservables</w:t>
      </w:r>
      <w:proofErr w:type="spellEnd"/>
      <w:r w:rsidRPr="00015210">
        <w:t xml:space="preserve"> were controlled for. </w:t>
      </w:r>
      <w:r w:rsidRPr="00015210">
        <w:rPr>
          <w:i/>
          <w:iCs/>
        </w:rPr>
        <w:t>R²ₘₐₓ</w:t>
      </w:r>
      <w:r w:rsidRPr="00015210">
        <w:t xml:space="preserve"> is typically set at 1.3 times the </w:t>
      </w:r>
      <w:r w:rsidRPr="00015210">
        <w:rPr>
          <w:i/>
          <w:iCs/>
        </w:rPr>
        <w:t>R²</w:t>
      </w:r>
      <w:r w:rsidRPr="00015210">
        <w:t xml:space="preserve"> from the regression with observable controls only </w:t>
      </w:r>
      <w:r w:rsidRPr="00015210">
        <w:fldChar w:fldCharType="begin" w:fldLock="1"/>
      </w:r>
      <w:r w:rsidR="002B3B5F" w:rsidRPr="00015210">
        <w:instrText xml:space="preserve"> ADDIN ZOTERO_ITEM CSL_CITATION {"citationID":"UG9gftV4","properties":{"unsorted":false,"formattedCitation":"(Oster 2019)","plainCitation":"(Oster 2019)","noteIndex":0},"citationItems":[{"id":2898,"uris":["http://www.mendeley.com/documents/?uuid=9e9826f6-651a-4dcf-b6e2-63ce5204ebea","http://zotero.org/users/8905122/items/APT3Y6IW"],"itemData":{"id":2898,"type":"article-journal","abstract":"A common approach to evaluating robustness to omitted variable bias is to observe coefficient movements after inclusion of controls. This is informative only if selection on observables is informative about selection on unobservables. Although this link is known in theory in existing literature, very few empirical articles approach this formally. I develop an extension of the theory that connects bias explicitly to coefficient stability. I show that it is necessary to take into account coefficient and R-squared movements. I develop a formal bounding argument. I show two validation exercises and discuss application to the economics literature. Supplementary materials for this article are available online.\n\n</w:instrText>
      </w:r>
      <w:r w:rsidR="002B3B5F" w:rsidRPr="00015210">
        <w:instrText>【摘要翻译】评估对省略变量偏差的稳健性的常用方法是观察包含对照后的系数变化。只有当对可观测的选择对不可观测的选择有信息性时，这才是信息性的。虽然这种联系在现有文献中的理论上是已知的，但很少有实证文章正式探讨这一点。我发展了一个理论的扩展，将偏差明确地与系数稳定性联系起来。我证明了有必要考虑系数和</w:instrText>
      </w:r>
      <w:r w:rsidR="002B3B5F" w:rsidRPr="00015210">
        <w:instrText>R</w:instrText>
      </w:r>
      <w:r w:rsidR="002B3B5F" w:rsidRPr="00015210">
        <w:instrText>平方运动。我发展了一个形式上的有界论证。我展示了两个验证练习，并讨论了在经济学文献中的应用。本文的补充材料可以在网上找到。</w:instrText>
      </w:r>
      <w:r w:rsidR="002B3B5F" w:rsidRPr="00015210">
        <w:instrText>","call-number":"2","container-title":"Journal of Business &amp; Economic Statistics","DOI":"10.1080/07350015.2016.1227711","ISSN":"0735-0015","issue":"2","journalAbbreviation":"J. Bus. Econom. Statist.","language":"en","note":"</w:instrText>
      </w:r>
      <w:r w:rsidR="002B3B5F" w:rsidRPr="00015210">
        <w:rPr>
          <w:rFonts w:ascii="Apple Color Emoji" w:hAnsi="Apple Color Emoji" w:cs="Apple Color Emoji"/>
        </w:rPr>
        <w:instrText>🏷️</w:instrText>
      </w:r>
      <w:r w:rsidR="002B3B5F" w:rsidRPr="00015210">
        <w:instrText xml:space="preserve"> </w:instrText>
      </w:r>
      <w:r w:rsidR="002B3B5F" w:rsidRPr="00015210">
        <w:rPr>
          <w:rFonts w:ascii="Apple Color Emoji" w:hAnsi="Apple Color Emoji" w:cs="Apple Color Emoji"/>
        </w:rPr>
        <w:instrText>📒</w:instrText>
      </w:r>
      <w:r w:rsidR="002B3B5F" w:rsidRPr="00015210">
        <w:instrText>、</w:instrText>
      </w:r>
      <w:r w:rsidR="002B3B5F" w:rsidRPr="00015210">
        <w:instrText>/reading</w:instrText>
      </w:r>
      <w:r w:rsidR="002B3B5F" w:rsidRPr="00015210">
        <w:instrText>、</w:instrText>
      </w:r>
      <w:r w:rsidR="002B3B5F" w:rsidRPr="00015210">
        <w:instrText>Coefficient stability</w:instrText>
      </w:r>
      <w:r w:rsidR="002B3B5F" w:rsidRPr="00015210">
        <w:instrText>、</w:instrText>
      </w:r>
      <w:r w:rsidR="002B3B5F" w:rsidRPr="00015210">
        <w:instrText>Omitted variable bias</w:instrText>
      </w:r>
      <w:r w:rsidR="002B3B5F" w:rsidRPr="00015210">
        <w:instrText>、</w:instrText>
      </w:r>
      <w:r w:rsidR="002B3B5F" w:rsidRPr="00015210">
        <w:instrText xml:space="preserve">Selection","page":"187-204","source":"3 (Q1)","title":"Unobservable selection and coefficient stability: Theory and evidence","title-short":"Unobservable selection and coefficient stability","URL":"https://www.tandfonline.com/doi/full/10.1080/07350015.2016.1227711","volume":"37","author":[{"family":"Oster","given":"Emily"}],"accessed":{"date-parts":[["2024",3,6]]},"issued":{"date-parts":[["2019",4,3]]}}}],"schema":"https://github.com/citation-style-language/schema/raw/master/csl-citation.json"} </w:instrText>
      </w:r>
      <w:r w:rsidRPr="00015210">
        <w:fldChar w:fldCharType="separate"/>
      </w:r>
      <w:r w:rsidR="002B3B5F" w:rsidRPr="00015210">
        <w:t>(Oster 2019)</w:t>
      </w:r>
      <w:r w:rsidRPr="00015210">
        <w:fldChar w:fldCharType="end"/>
      </w:r>
      <w:r w:rsidRPr="00015210">
        <w:t>.</w:t>
      </w:r>
    </w:p>
    <w:p w14:paraId="22C5B24B" w14:textId="05D8087D" w:rsidR="00C816AB" w:rsidRPr="00015210" w:rsidRDefault="00C816AB" w:rsidP="00C816AB">
      <w:pPr>
        <w:pStyle w:val="Paragraph0"/>
      </w:pPr>
      <w:r w:rsidRPr="00015210">
        <w:t xml:space="preserve">Table </w:t>
      </w:r>
      <w:r w:rsidR="00144EC0">
        <w:t>9</w:t>
      </w:r>
      <w:r w:rsidR="00144EC0" w:rsidRPr="00015210">
        <w:t xml:space="preserve"> </w:t>
      </w:r>
      <w:r w:rsidRPr="00015210">
        <w:t xml:space="preserve">reveals remarkable consistency between original and bias-adjusted coefficients. For answer supply, the original coefficient (-0.046) differs negligibly from the bias-adjusted coefficient (-0.045). The </w:t>
      </w:r>
      <w:r w:rsidRPr="00015210">
        <w:rPr>
          <w:i/>
          <w:iCs/>
        </w:rPr>
        <w:t>δ</w:t>
      </w:r>
      <w:r w:rsidRPr="00015210">
        <w:t xml:space="preserve"> values for </w:t>
      </w:r>
      <w:r w:rsidR="00CA6948" w:rsidRPr="00015210">
        <w:t>the o</w:t>
      </w:r>
      <w:r w:rsidRPr="00015210">
        <w:t xml:space="preserve">utcome (39.719) far exceed the recommended threshold of 1, indicating that </w:t>
      </w:r>
      <w:proofErr w:type="spellStart"/>
      <w:r w:rsidRPr="00015210">
        <w:t>unobservables</w:t>
      </w:r>
      <w:proofErr w:type="spellEnd"/>
      <w:r w:rsidRPr="00015210">
        <w:t xml:space="preserve"> would need to be dramatically more important than observables to explain away our findings. These results provide strong evidence for the quality of random assignment and robustness of our main conclusions.</w:t>
      </w:r>
    </w:p>
    <w:p w14:paraId="1555AAAF" w14:textId="6649D586" w:rsidR="00C816AB" w:rsidRPr="00015210" w:rsidRDefault="00C816AB" w:rsidP="00C816AB">
      <w:pPr>
        <w:pStyle w:val="TableFiguretitle"/>
      </w:pPr>
      <w:bookmarkStart w:id="416" w:name="_Ref194135100"/>
      <w:bookmarkStart w:id="417" w:name="_Ref177392144"/>
      <w:r w:rsidRPr="00015210">
        <w:t xml:space="preserve">Table </w:t>
      </w:r>
      <w:bookmarkEnd w:id="416"/>
      <w:r w:rsidR="00144EC0">
        <w:t>9</w:t>
      </w:r>
      <w:r w:rsidRPr="00015210">
        <w:t xml:space="preserve">. </w:t>
      </w:r>
      <w:bookmarkEnd w:id="417"/>
      <w:r w:rsidRPr="00015210">
        <w:t>Robustness to the quality of random assignment</w:t>
      </w:r>
    </w:p>
    <w:tbl>
      <w:tblPr>
        <w:tblW w:w="5000" w:type="pct"/>
        <w:jc w:val="center"/>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3510"/>
        <w:gridCol w:w="1620"/>
        <w:gridCol w:w="990"/>
        <w:gridCol w:w="630"/>
        <w:gridCol w:w="1260"/>
        <w:gridCol w:w="1350"/>
      </w:tblGrid>
      <w:tr w:rsidR="00C816AB" w:rsidRPr="00015210" w14:paraId="763FD633" w14:textId="77777777" w:rsidTr="00AE0684">
        <w:trPr>
          <w:trHeight w:val="270"/>
          <w:jc w:val="center"/>
        </w:trPr>
        <w:tc>
          <w:tcPr>
            <w:tcW w:w="3510" w:type="dxa"/>
            <w:noWrap/>
            <w:vAlign w:val="center"/>
            <w:hideMark/>
          </w:tcPr>
          <w:p w14:paraId="1281C156" w14:textId="77777777" w:rsidR="00C816AB" w:rsidRPr="00015210" w:rsidRDefault="00C816AB" w:rsidP="00546646">
            <w:pPr>
              <w:jc w:val="center"/>
              <w:rPr>
                <w:rFonts w:eastAsia="DengXian"/>
                <w:sz w:val="22"/>
                <w:szCs w:val="22"/>
              </w:rPr>
            </w:pPr>
            <w:r w:rsidRPr="00015210">
              <w:rPr>
                <w:rFonts w:eastAsia="DengXian"/>
                <w:sz w:val="22"/>
                <w:szCs w:val="22"/>
              </w:rPr>
              <w:t xml:space="preserve">　</w:t>
            </w:r>
          </w:p>
        </w:tc>
        <w:tc>
          <w:tcPr>
            <w:tcW w:w="1620" w:type="dxa"/>
            <w:tcBorders>
              <w:top w:val="single" w:sz="12" w:space="0" w:color="auto"/>
              <w:bottom w:val="single" w:sz="8" w:space="0" w:color="auto"/>
            </w:tcBorders>
            <w:vAlign w:val="center"/>
          </w:tcPr>
          <w:p w14:paraId="16E2B7D8" w14:textId="77777777" w:rsidR="00C816AB" w:rsidRPr="00015210" w:rsidRDefault="00C816AB" w:rsidP="00546646">
            <w:pPr>
              <w:jc w:val="center"/>
              <w:rPr>
                <w:rFonts w:cs="Georgia"/>
                <w:sz w:val="22"/>
                <w:szCs w:val="22"/>
              </w:rPr>
            </w:pPr>
            <w:r w:rsidRPr="00015210">
              <w:rPr>
                <w:rFonts w:eastAsia="DengXian"/>
                <w:sz w:val="22"/>
                <w:szCs w:val="22"/>
              </w:rPr>
              <w:t xml:space="preserve">Original coefficient </w:t>
            </w:r>
            <m:oMath>
              <m:acc>
                <m:accPr>
                  <m:ctrlPr>
                    <w:rPr>
                      <w:rFonts w:ascii="Cambria Math" w:hAnsi="Cambria Math"/>
                      <w:i/>
                      <w:sz w:val="22"/>
                      <w:szCs w:val="22"/>
                    </w:rPr>
                  </m:ctrlPr>
                </m:accPr>
                <m:e>
                  <m:r>
                    <w:rPr>
                      <w:rFonts w:ascii="Cambria Math" w:hAnsi="Cambria Math"/>
                      <w:sz w:val="22"/>
                      <w:szCs w:val="22"/>
                    </w:rPr>
                    <m:t>β</m:t>
                  </m:r>
                </m:e>
              </m:acc>
            </m:oMath>
          </w:p>
        </w:tc>
        <w:tc>
          <w:tcPr>
            <w:tcW w:w="990" w:type="dxa"/>
            <w:tcBorders>
              <w:top w:val="single" w:sz="12" w:space="0" w:color="auto"/>
              <w:bottom w:val="single" w:sz="8" w:space="0" w:color="auto"/>
            </w:tcBorders>
            <w:vAlign w:val="center"/>
          </w:tcPr>
          <w:p w14:paraId="12B38468" w14:textId="77777777" w:rsidR="00C816AB" w:rsidRPr="00015210" w:rsidRDefault="00000000" w:rsidP="00546646">
            <w:pPr>
              <w:jc w:val="center"/>
              <w:rPr>
                <w:rFonts w:cs="Georgia"/>
                <w:sz w:val="22"/>
                <w:szCs w:val="22"/>
              </w:rPr>
            </w:pPr>
            <m:oMathPara>
              <m:oMath>
                <m:sSup>
                  <m:sSupPr>
                    <m:ctrlPr>
                      <w:rPr>
                        <w:rFonts w:ascii="Cambria Math" w:hAnsi="Cambria Math"/>
                        <w:i/>
                        <w:sz w:val="22"/>
                        <w:szCs w:val="22"/>
                      </w:rPr>
                    </m:ctrlPr>
                  </m:sSupPr>
                  <m:e>
                    <m:r>
                      <w:rPr>
                        <w:rFonts w:ascii="Cambria Math" w:hAnsi="Cambria Math"/>
                        <w:sz w:val="22"/>
                        <w:szCs w:val="22"/>
                      </w:rPr>
                      <m:t>R</m:t>
                    </m:r>
                  </m:e>
                  <m:sup>
                    <m:r>
                      <w:rPr>
                        <w:rFonts w:ascii="Cambria Math" w:eastAsiaTheme="minorEastAsia" w:hAnsi="Cambria Math"/>
                        <w:sz w:val="22"/>
                        <w:szCs w:val="22"/>
                      </w:rPr>
                      <m:t>2</m:t>
                    </m:r>
                  </m:sup>
                </m:sSup>
              </m:oMath>
            </m:oMathPara>
          </w:p>
        </w:tc>
        <w:tc>
          <w:tcPr>
            <w:tcW w:w="630" w:type="dxa"/>
            <w:tcBorders>
              <w:top w:val="single" w:sz="12" w:space="0" w:color="auto"/>
              <w:bottom w:val="single" w:sz="8" w:space="0" w:color="auto"/>
            </w:tcBorders>
            <w:noWrap/>
            <w:vAlign w:val="center"/>
            <w:hideMark/>
          </w:tcPr>
          <w:p w14:paraId="0BEB4055" w14:textId="77777777" w:rsidR="00C816AB" w:rsidRPr="00015210" w:rsidRDefault="00000000" w:rsidP="00546646">
            <w:pPr>
              <w:jc w:val="center"/>
              <w:rPr>
                <w:rFonts w:eastAsia="DengXian"/>
                <w:sz w:val="22"/>
                <w:szCs w:val="22"/>
              </w:rPr>
            </w:pPr>
            <m:oMathPara>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m:oMathPara>
          </w:p>
        </w:tc>
        <w:tc>
          <w:tcPr>
            <w:tcW w:w="1260" w:type="dxa"/>
            <w:tcBorders>
              <w:top w:val="single" w:sz="12" w:space="0" w:color="auto"/>
              <w:bottom w:val="single" w:sz="8" w:space="0" w:color="auto"/>
            </w:tcBorders>
            <w:noWrap/>
            <w:vAlign w:val="center"/>
            <w:hideMark/>
          </w:tcPr>
          <w:p w14:paraId="5B0FB958" w14:textId="77777777" w:rsidR="00C816AB" w:rsidRPr="00015210" w:rsidRDefault="00C816AB" w:rsidP="00546646">
            <w:pPr>
              <w:jc w:val="center"/>
              <w:rPr>
                <w:rFonts w:eastAsia="DengXian"/>
                <w:sz w:val="22"/>
                <w:szCs w:val="22"/>
              </w:rPr>
            </w:pPr>
            <w:r w:rsidRPr="00015210">
              <w:rPr>
                <w:rFonts w:eastAsia="DengXian"/>
                <w:sz w:val="22"/>
                <w:szCs w:val="22"/>
              </w:rPr>
              <w:t xml:space="preserve">Bias-adjusted effect </w:t>
            </w:r>
            <m:oMath>
              <m:sSup>
                <m:sSupPr>
                  <m:ctrlPr>
                    <w:rPr>
                      <w:rFonts w:ascii="Cambria Math" w:hAnsi="Cambria Math"/>
                      <w:i/>
                      <w:sz w:val="22"/>
                      <w:szCs w:val="22"/>
                    </w:rPr>
                  </m:ctrlPr>
                </m:sSupPr>
                <m:e>
                  <m:r>
                    <w:rPr>
                      <w:rFonts w:ascii="Cambria Math" w:hAnsi="Cambria Math"/>
                      <w:sz w:val="22"/>
                      <w:szCs w:val="22"/>
                    </w:rPr>
                    <m:t>β</m:t>
                  </m:r>
                </m:e>
                <m:sup>
                  <m:r>
                    <w:rPr>
                      <w:rFonts w:ascii="Cambria Math" w:hAnsi="Cambria Math"/>
                      <w:sz w:val="22"/>
                      <w:szCs w:val="22"/>
                    </w:rPr>
                    <m:t>*</m:t>
                  </m:r>
                </m:sup>
              </m:sSup>
            </m:oMath>
          </w:p>
        </w:tc>
        <w:tc>
          <w:tcPr>
            <w:tcW w:w="1350" w:type="dxa"/>
            <w:tcBorders>
              <w:top w:val="single" w:sz="12" w:space="0" w:color="auto"/>
              <w:bottom w:val="single" w:sz="8" w:space="0" w:color="auto"/>
            </w:tcBorders>
            <w:noWrap/>
            <w:vAlign w:val="center"/>
            <w:hideMark/>
          </w:tcPr>
          <w:p w14:paraId="05465537" w14:textId="77777777" w:rsidR="00C816AB" w:rsidRPr="00015210" w:rsidRDefault="00C816AB" w:rsidP="00546646">
            <w:pPr>
              <w:jc w:val="center"/>
              <w:rPr>
                <w:rFonts w:eastAsia="DengXian"/>
                <w:sz w:val="22"/>
                <w:szCs w:val="22"/>
              </w:rPr>
            </w:pPr>
            <m:oMath>
              <m:r>
                <w:rPr>
                  <w:rFonts w:ascii="Cambria Math" w:hAnsi="Cambria Math"/>
                  <w:sz w:val="22"/>
                  <w:szCs w:val="22"/>
                </w:rPr>
                <m:t>δ</m:t>
              </m:r>
            </m:oMath>
            <w:r w:rsidRPr="00015210">
              <w:rPr>
                <w:rFonts w:eastAsia="DengXian"/>
                <w:sz w:val="22"/>
                <w:szCs w:val="22"/>
              </w:rPr>
              <w:t xml:space="preserve"> for </w:t>
            </w:r>
            <w:r w:rsidRPr="00015210">
              <w:rPr>
                <w:rFonts w:eastAsia="DengXian"/>
                <w:i/>
                <w:iCs/>
                <w:sz w:val="22"/>
                <w:szCs w:val="22"/>
              </w:rPr>
              <w:t>β</w:t>
            </w:r>
            <w:r w:rsidRPr="00015210">
              <w:rPr>
                <w:rFonts w:eastAsia="DengXian"/>
                <w:sz w:val="22"/>
                <w:szCs w:val="22"/>
              </w:rPr>
              <w:t xml:space="preserve">=0 given </w:t>
            </w:r>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w:p>
        </w:tc>
      </w:tr>
      <w:tr w:rsidR="00C816AB" w:rsidRPr="00015210" w14:paraId="5FAE5228" w14:textId="77777777" w:rsidTr="00AE0684">
        <w:trPr>
          <w:trHeight w:val="270"/>
          <w:jc w:val="center"/>
        </w:trPr>
        <w:tc>
          <w:tcPr>
            <w:tcW w:w="3510" w:type="dxa"/>
            <w:noWrap/>
            <w:vAlign w:val="center"/>
            <w:hideMark/>
          </w:tcPr>
          <w:p w14:paraId="0A095DB7" w14:textId="175D7C93" w:rsidR="00C816AB" w:rsidRPr="00015210" w:rsidRDefault="00C816AB" w:rsidP="00546646">
            <w:pPr>
              <w:rPr>
                <w:rFonts w:eastAsia="DengXian"/>
                <w:sz w:val="22"/>
                <w:szCs w:val="22"/>
              </w:rPr>
            </w:pPr>
            <w:r w:rsidRPr="00015210">
              <w:rPr>
                <w:rFonts w:eastAsia="DengXian"/>
                <w:sz w:val="22"/>
                <w:szCs w:val="22"/>
              </w:rPr>
              <w:t xml:space="preserve">DV: </w:t>
            </w:r>
            <w:r w:rsidR="00F045BB" w:rsidRPr="00015210">
              <w:rPr>
                <w:color w:val="000000"/>
                <w:sz w:val="20"/>
                <w:szCs w:val="20"/>
              </w:rPr>
              <w:t>Log(</w:t>
            </w:r>
            <w:r w:rsidR="002E1246">
              <w:rPr>
                <w:rFonts w:hint="eastAsia"/>
                <w:color w:val="000000"/>
                <w:sz w:val="20"/>
                <w:szCs w:val="20"/>
              </w:rPr>
              <w:t xml:space="preserve">human </w:t>
            </w:r>
            <w:r w:rsidR="00F045BB" w:rsidRPr="00015210">
              <w:rPr>
                <w:color w:val="000000"/>
                <w:sz w:val="20"/>
                <w:szCs w:val="20"/>
              </w:rPr>
              <w:t>answer number in 7 days)</w:t>
            </w:r>
          </w:p>
        </w:tc>
        <w:tc>
          <w:tcPr>
            <w:tcW w:w="1620" w:type="dxa"/>
            <w:vAlign w:val="center"/>
          </w:tcPr>
          <w:p w14:paraId="245CDA46" w14:textId="77777777" w:rsidR="00C816AB" w:rsidRPr="00015210" w:rsidRDefault="00C816AB" w:rsidP="00546646">
            <w:pPr>
              <w:jc w:val="center"/>
              <w:rPr>
                <w:rFonts w:eastAsia="DengXian"/>
                <w:sz w:val="22"/>
                <w:szCs w:val="22"/>
              </w:rPr>
            </w:pPr>
            <w:r w:rsidRPr="00015210">
              <w:rPr>
                <w:rFonts w:eastAsia="DengXian"/>
                <w:sz w:val="22"/>
                <w:szCs w:val="22"/>
              </w:rPr>
              <w:t xml:space="preserve">-0.046 </w:t>
            </w:r>
          </w:p>
        </w:tc>
        <w:tc>
          <w:tcPr>
            <w:tcW w:w="990" w:type="dxa"/>
            <w:vAlign w:val="center"/>
          </w:tcPr>
          <w:p w14:paraId="192E6A07" w14:textId="77777777" w:rsidR="00C816AB" w:rsidRPr="00015210" w:rsidRDefault="00C816AB" w:rsidP="00546646">
            <w:pPr>
              <w:jc w:val="center"/>
              <w:rPr>
                <w:rFonts w:eastAsia="DengXian"/>
                <w:sz w:val="22"/>
                <w:szCs w:val="22"/>
              </w:rPr>
            </w:pPr>
            <w:r w:rsidRPr="00015210">
              <w:rPr>
                <w:rFonts w:eastAsia="DengXian"/>
                <w:sz w:val="22"/>
                <w:szCs w:val="22"/>
              </w:rPr>
              <w:t xml:space="preserve">0.093 </w:t>
            </w:r>
          </w:p>
        </w:tc>
        <w:tc>
          <w:tcPr>
            <w:tcW w:w="630" w:type="dxa"/>
            <w:noWrap/>
            <w:vAlign w:val="center"/>
            <w:hideMark/>
          </w:tcPr>
          <w:p w14:paraId="24A643AB" w14:textId="77777777" w:rsidR="00C816AB" w:rsidRPr="00015210" w:rsidRDefault="00C816AB" w:rsidP="00546646">
            <w:pPr>
              <w:jc w:val="center"/>
              <w:rPr>
                <w:rFonts w:eastAsia="DengXian"/>
                <w:sz w:val="22"/>
                <w:szCs w:val="22"/>
              </w:rPr>
            </w:pPr>
            <w:r w:rsidRPr="00015210">
              <w:rPr>
                <w:rFonts w:eastAsia="DengXian"/>
                <w:sz w:val="22"/>
                <w:szCs w:val="22"/>
              </w:rPr>
              <w:t xml:space="preserve">0.121 </w:t>
            </w:r>
          </w:p>
        </w:tc>
        <w:tc>
          <w:tcPr>
            <w:tcW w:w="1260" w:type="dxa"/>
            <w:noWrap/>
            <w:vAlign w:val="center"/>
            <w:hideMark/>
          </w:tcPr>
          <w:p w14:paraId="197EC8A5" w14:textId="77777777" w:rsidR="00C816AB" w:rsidRPr="00015210" w:rsidRDefault="00C816AB" w:rsidP="00546646">
            <w:pPr>
              <w:jc w:val="center"/>
              <w:rPr>
                <w:rFonts w:eastAsia="DengXian"/>
                <w:sz w:val="22"/>
                <w:szCs w:val="22"/>
              </w:rPr>
            </w:pPr>
            <w:r w:rsidRPr="00015210">
              <w:rPr>
                <w:rFonts w:eastAsia="DengXian"/>
                <w:sz w:val="22"/>
                <w:szCs w:val="22"/>
              </w:rPr>
              <w:t xml:space="preserve">-0.045 </w:t>
            </w:r>
          </w:p>
        </w:tc>
        <w:tc>
          <w:tcPr>
            <w:tcW w:w="1350" w:type="dxa"/>
            <w:noWrap/>
            <w:vAlign w:val="center"/>
            <w:hideMark/>
          </w:tcPr>
          <w:p w14:paraId="2FE42D65" w14:textId="77777777" w:rsidR="00C816AB" w:rsidRPr="00015210" w:rsidRDefault="00C816AB" w:rsidP="00546646">
            <w:pPr>
              <w:jc w:val="center"/>
              <w:rPr>
                <w:rFonts w:eastAsia="DengXian"/>
                <w:sz w:val="22"/>
                <w:szCs w:val="22"/>
              </w:rPr>
            </w:pPr>
            <w:r w:rsidRPr="00015210">
              <w:rPr>
                <w:rFonts w:eastAsia="DengXian"/>
                <w:sz w:val="22"/>
                <w:szCs w:val="22"/>
              </w:rPr>
              <w:t xml:space="preserve">39.719 </w:t>
            </w:r>
          </w:p>
        </w:tc>
      </w:tr>
    </w:tbl>
    <w:p w14:paraId="4721A3E5" w14:textId="4ACC7262" w:rsidR="00797DC6" w:rsidRPr="00015210" w:rsidRDefault="00C816AB" w:rsidP="00374352">
      <w:pPr>
        <w:pStyle w:val="Notes"/>
      </w:pPr>
      <w:r w:rsidRPr="00015210">
        <w:t xml:space="preserve">Note: </w:t>
      </w:r>
      <m:oMath>
        <m:acc>
          <m:accPr>
            <m:ctrlPr>
              <w:rPr>
                <w:rFonts w:ascii="Cambria Math" w:hAnsi="Cambria Math"/>
                <w:i/>
              </w:rPr>
            </m:ctrlPr>
          </m:accPr>
          <m:e>
            <m:r>
              <w:rPr>
                <w:rFonts w:ascii="Cambria Math" w:hAnsi="Cambria Math"/>
              </w:rPr>
              <m:t>β</m:t>
            </m:r>
          </m:e>
        </m:acc>
      </m:oMath>
      <w:r w:rsidRPr="00015210">
        <w:t xml:space="preserv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015210">
        <w:t xml:space="preserve"> refer to our OLS coefficients and corresponding R-squared values. </w:t>
      </w:r>
      <m:oMath>
        <m:sSup>
          <m:sSupPr>
            <m:ctrlPr>
              <w:rPr>
                <w:rFonts w:ascii="Cambria Math" w:hAnsi="Cambria Math"/>
                <w:i/>
              </w:rPr>
            </m:ctrlPr>
          </m:sSupPr>
          <m:e>
            <m:r>
              <w:rPr>
                <w:rFonts w:ascii="Cambria Math" w:hAnsi="Cambria Math"/>
              </w:rPr>
              <m:t>β</m:t>
            </m:r>
            <m:ctrlPr>
              <w:rPr>
                <w:rFonts w:ascii="Cambria Math" w:hAnsi="Cambria Math"/>
              </w:rPr>
            </m:ctrlPr>
          </m:e>
          <m:sup>
            <m:r>
              <m:rPr>
                <m:sty m:val="p"/>
              </m:rPr>
              <w:rPr>
                <w:rFonts w:ascii="Cambria Math" w:hAnsi="Cambria Math"/>
              </w:rPr>
              <m:t>*</m:t>
            </m:r>
          </m:sup>
        </m:sSup>
      </m:oMath>
      <w:r w:rsidRPr="00015210">
        <w:t xml:space="preserve"> is the bias-adjusted treatment effect. </w:t>
      </w:r>
      <m:oMath>
        <m:r>
          <w:rPr>
            <w:rFonts w:ascii="Cambria Math" w:hAnsi="Cambria Math"/>
          </w:rPr>
          <m:t>δ</m:t>
        </m:r>
      </m:oMath>
      <w:r w:rsidRPr="00015210">
        <w:t xml:space="preserve"> indicates how important unobservables would need to be, relative to observables, to explain away the estimated treatment effect.</w:t>
      </w:r>
      <w:bookmarkEnd w:id="172"/>
    </w:p>
    <w:bookmarkEnd w:id="173"/>
    <w:p w14:paraId="75B909BD" w14:textId="1DE2EFE8" w:rsidR="0064691E" w:rsidRDefault="002B130F" w:rsidP="0064691E">
      <w:pPr>
        <w:pStyle w:val="Heading3"/>
      </w:pPr>
      <w:r w:rsidRPr="002B130F">
        <w:t xml:space="preserve">Bounding the Effect of AI </w:t>
      </w:r>
      <w:r w:rsidR="00A306D5">
        <w:rPr>
          <w:rFonts w:hint="eastAsia"/>
        </w:rPr>
        <w:t xml:space="preserve">Answer </w:t>
      </w:r>
      <w:r w:rsidRPr="002B130F">
        <w:t>Quality Under Sample Selection</w:t>
      </w:r>
    </w:p>
    <w:p w14:paraId="64ED223E" w14:textId="753651FB" w:rsidR="00194BF6" w:rsidRPr="00194BF6" w:rsidRDefault="00194BF6" w:rsidP="00AE0684">
      <w:pPr>
        <w:pStyle w:val="Paragraph0"/>
      </w:pPr>
      <w:r w:rsidRPr="00194BF6">
        <w:t xml:space="preserve">To estimate the effect of AI </w:t>
      </w:r>
      <w:r w:rsidR="00A306D5">
        <w:rPr>
          <w:rFonts w:hint="eastAsia"/>
        </w:rPr>
        <w:t xml:space="preserve">answer </w:t>
      </w:r>
      <w:r w:rsidRPr="00194BF6">
        <w:t xml:space="preserve">quality, we restrict the analysis to the first human answer (Table 3 Columns 3 and 4). This analysis conditions on a post-treatment outcome, because a question enters the sample only if it received at least one human answer. If the questions that attract a human answer differ systematically from those that do not, the estimate of AI </w:t>
      </w:r>
      <w:r w:rsidR="00A306D5">
        <w:rPr>
          <w:rFonts w:hint="eastAsia"/>
        </w:rPr>
        <w:t xml:space="preserve">answer </w:t>
      </w:r>
      <w:r w:rsidRPr="00194BF6">
        <w:t>quality</w:t>
      </w:r>
      <w:r w:rsidR="00A306D5">
        <w:t>’</w:t>
      </w:r>
      <w:r w:rsidRPr="00194BF6">
        <w:t>s effect (</w:t>
      </w:r>
      <m:oMath>
        <m:sSub>
          <m:sSubPr>
            <m:ctrlPr>
              <w:rPr>
                <w:rFonts w:ascii="Cambria Math" w:hAnsi="Cambria Math"/>
              </w:rPr>
            </m:ctrlPr>
          </m:sSubPr>
          <m:e>
            <m:r>
              <w:rPr>
                <w:rFonts w:ascii="Cambria Math" w:hAnsi="Cambria Math"/>
              </w:rPr>
              <m:t>β</m:t>
            </m:r>
          </m:e>
          <m:sub>
            <m:r>
              <w:rPr>
                <w:rFonts w:ascii="Cambria Math" w:hAnsi="Cambria Math"/>
              </w:rPr>
              <m:t>3</m:t>
            </m:r>
          </m:sub>
        </m:sSub>
      </m:oMath>
      <w:r w:rsidRPr="00194BF6">
        <w:t xml:space="preserve">) can be biased. To check whether our conclusion survives this concern, we compute </w:t>
      </w:r>
      <w:ins w:id="418" w:author="Dylan CHEN" w:date="2026-08-30T10:22:00Z" w16du:dateUtc="2026-08-30T02:22:00Z">
        <w:r w:rsidR="00270337" w:rsidRPr="00270337">
          <w:rPr>
            <w:rFonts w:eastAsia="SimSun"/>
          </w:rPr>
          <w:fldChar w:fldCharType="begin"/>
        </w:r>
        <w:r w:rsidR="00270337" w:rsidRPr="00270337">
          <w:rPr>
            <w:rFonts w:eastAsia="SimSun"/>
          </w:rPr>
          <w:instrText xml:space="preserve"> ADDIN ZOTERO_ITEM CSL_CITATION {"citationID":"OV2jibR3","properties":{"unsorted":false,"formattedCitation":"(Lee 2009)","plainCitation":"(Lee 2009)","dontUpdate":true,"noteIndex":0},"citationItems":[{"id":259703,"uris":["http://zotero.org/users/8905122/items/ITN8KW7G"],"itemData":{"id":259703,"type":"article-journal","abstract":"This paper empirically assesses the wage effects of the Job Corps program, one of the largest federally funded job training programs in the U.S. Even with the aid of a randomized experiment, the impact of a training program on wages is difficult to study because of sample selection, a pervasive problem in applied microeconometric research. Wage rates are only observed for those who are employed, and employment status itself may be affected by the training program. This paper develops an intuitive trimming procedure for bounding average treatment effects in the presence of sample selection. In contrast to existing methods, the procedure requires neither exclusion restrictions nor a bounded support for the outcome of interest. Identification results, estimators, and their asymptotic distribution are presented. The bounds suggest that the program raised wages, consistent with the notion that the Job Corps raises earnings by increasing human capital, rather than solely through encouraging work. The estimator is generally applicable to typical treatment evaluation problems in which there is nonrandom sample selection/attrition.","archive_location":"1037 </w:instrText>
        </w:r>
        <w:r w:rsidR="00270337" w:rsidRPr="00270337">
          <w:rPr>
            <w:rFonts w:ascii="Apple Color Emoji" w:eastAsia="SimSun" w:hAnsi="Apple Color Emoji" w:cs="Apple Color Emoji"/>
          </w:rPr>
          <w:instrText>📊</w:instrText>
        </w:r>
        <w:r w:rsidR="00270337" w:rsidRPr="00270337">
          <w:rPr>
            <w:rFonts w:eastAsia="SimSun"/>
          </w:rPr>
          <w:instrText>","call-number":"1","container-title":"The Review of Economic Studies","DOI":"10.1111/j.1467-937X.2009.00536.x","ISSN":"0034-6527","issue":"3","journalAbbreviation":"Rev Econ Stud","language":"en","note":"</w:instrText>
        </w:r>
        <w:r w:rsidR="00270337" w:rsidRPr="00270337">
          <w:rPr>
            <w:rFonts w:ascii="Apple Color Emoji" w:eastAsia="SimSun" w:hAnsi="Apple Color Emoji" w:cs="Apple Color Emoji"/>
          </w:rPr>
          <w:instrText>🏷️</w:instrText>
        </w:r>
        <w:r w:rsidR="00270337" w:rsidRPr="00270337">
          <w:rPr>
            <w:rFonts w:eastAsia="SimSun"/>
          </w:rPr>
          <w:instrText xml:space="preserve"> /unread","page":"1071-1102","source":"9.7 (Q1)","title":"Training, Wages, and Sample Selection: Estimating Sharp Bounds on Treatment Effects","title-short":"Training, Wages, and Sample Selection","URL":"https://doi.org/10.1111/j.1467-937X.2009.00536.x","volume":"76","author":[{"family":"Lee","given":"David S."}],"accessed":{"date-parts":[["2026",8,29]]},"issued":{"date-parts":[["2009",7,1]]}}}],"schema":"https://github.com/citation-style-language/schema/raw/master/csl-citation.json"} </w:instrText>
        </w:r>
        <w:r w:rsidR="00270337" w:rsidRPr="00270337">
          <w:rPr>
            <w:rFonts w:eastAsia="SimSun"/>
          </w:rPr>
          <w:fldChar w:fldCharType="separate"/>
        </w:r>
        <w:r w:rsidR="00270337" w:rsidRPr="00270337">
          <w:rPr>
            <w:rFonts w:eastAsia="SimSun"/>
            <w:noProof/>
          </w:rPr>
          <w:t>Lee (2009)</w:t>
        </w:r>
        <w:r w:rsidR="00270337" w:rsidRPr="00270337">
          <w:rPr>
            <w:rFonts w:eastAsia="SimSun"/>
          </w:rPr>
          <w:fldChar w:fldCharType="end"/>
        </w:r>
        <w:r w:rsidR="00270337">
          <w:rPr>
            <w:rFonts w:eastAsia="SimSun" w:hint="eastAsia"/>
          </w:rPr>
          <w:t xml:space="preserve"> </w:t>
        </w:r>
      </w:ins>
      <w:del w:id="419" w:author="Dylan CHEN" w:date="2026-08-30T10:22:00Z" w16du:dateUtc="2026-08-30T02:22:00Z">
        <w:r w:rsidRPr="00194BF6" w:rsidDel="00270337">
          <w:delText xml:space="preserve">Lee (2009) </w:delText>
        </w:r>
      </w:del>
      <w:r w:rsidRPr="00194BF6">
        <w:t xml:space="preserve">bounds, which give a range that is guaranteed to contain the </w:t>
      </w:r>
      <w:r w:rsidRPr="00194BF6">
        <w:lastRenderedPageBreak/>
        <w:t>true effect even under this kind of selection.</w:t>
      </w:r>
    </w:p>
    <w:p w14:paraId="78479331" w14:textId="2CB7C195" w:rsidR="00194BF6" w:rsidRPr="00194BF6" w:rsidRDefault="00194BF6" w:rsidP="00AE0684">
      <w:pPr>
        <w:pStyle w:val="Paragraph0"/>
      </w:pPr>
      <w:r w:rsidRPr="00194BF6">
        <w:t xml:space="preserve">The Lee method is built for a </w:t>
      </w:r>
      <w:r w:rsidR="00A306D5">
        <w:rPr>
          <w:rFonts w:hint="eastAsia"/>
        </w:rPr>
        <w:t>binary treatment</w:t>
      </w:r>
      <w:r w:rsidRPr="00194BF6">
        <w:t xml:space="preserve">, but AI </w:t>
      </w:r>
      <w:r w:rsidR="00A306D5">
        <w:rPr>
          <w:rFonts w:hint="eastAsia"/>
        </w:rPr>
        <w:t xml:space="preserve">answer </w:t>
      </w:r>
      <w:r w:rsidRPr="00194BF6">
        <w:t>quality is a continuous measure. We therefore convert the continuous measure into a binary comparison in two different ways, so that the conclusion does not depend on any single choice.</w:t>
      </w:r>
    </w:p>
    <w:p w14:paraId="6CE6BA81" w14:textId="77777777" w:rsidR="00194BF6" w:rsidRPr="00194BF6" w:rsidRDefault="00194BF6" w:rsidP="00AE0684">
      <w:pPr>
        <w:pStyle w:val="Paragraph0"/>
      </w:pPr>
      <w:r w:rsidRPr="00194BF6">
        <w:t xml:space="preserve">The first approach compares high- versus low-quality answers within the treated sample. We split treated questions at the median of AI quality into a high group and a low group, apply the Lee bounds to this two-group comparison, and then divide the resulting range by the gap in average quality between the two groups. This converts the bound on the group difference into a bound on the per-unit slope </w:t>
      </w:r>
      <m:oMath>
        <m:sSub>
          <m:sSubPr>
            <m:ctrlPr>
              <w:rPr>
                <w:rFonts w:ascii="Cambria Math" w:hAnsi="Cambria Math"/>
              </w:rPr>
            </m:ctrlPr>
          </m:sSubPr>
          <m:e>
            <m:r>
              <w:rPr>
                <w:rFonts w:ascii="Cambria Math" w:hAnsi="Cambria Math"/>
              </w:rPr>
              <m:t>β</m:t>
            </m:r>
          </m:e>
          <m:sub>
            <m:r>
              <w:rPr>
                <w:rFonts w:ascii="Cambria Math" w:hAnsi="Cambria Math"/>
              </w:rPr>
              <m:t>3</m:t>
            </m:r>
          </m:sub>
        </m:sSub>
      </m:oMath>
      <w:r w:rsidRPr="00194BF6">
        <w:t>.</w:t>
      </w:r>
    </w:p>
    <w:p w14:paraId="6A8DE2DE" w14:textId="77777777" w:rsidR="00194BF6" w:rsidRPr="00194BF6" w:rsidRDefault="00194BF6" w:rsidP="00AE0684">
      <w:pPr>
        <w:pStyle w:val="Paragraph0"/>
      </w:pPr>
      <w:r w:rsidRPr="00194BF6">
        <w:t xml:space="preserve">The second approach uses finer quality bins and compares them to the control group. We sort treated questions into terciles of AI quality, compute Lee bounds for the top and bottom terciles relative to the control </w:t>
      </w:r>
      <w:proofErr w:type="gramStart"/>
      <w:r w:rsidRPr="00194BF6">
        <w:t>group, and</w:t>
      </w:r>
      <w:proofErr w:type="gramEnd"/>
      <w:r w:rsidRPr="00194BF6">
        <w:t xml:space="preserve"> take the difference between these two bounds divided by their gap in average quality. Because it uses the extremes of the quality distribution rather than a single median cut, this approach draws on more of the continuous variation in quality.</w:t>
      </w:r>
    </w:p>
    <w:p w14:paraId="5F7E6253" w14:textId="679334DC" w:rsidR="00E8272E" w:rsidRPr="00334B06" w:rsidRDefault="00194BF6" w:rsidP="00334B06">
      <w:pPr>
        <w:pStyle w:val="Paragraph0"/>
        <w:rPr>
          <w:color w:val="000000"/>
          <w:rPrChange w:id="420" w:author="Dylan CHEN" w:date="2026-08-30T16:54:00Z" w16du:dateUtc="2026-08-30T08:54:00Z">
            <w:rPr/>
          </w:rPrChange>
        </w:rPr>
      </w:pPr>
      <w:r w:rsidRPr="00194BF6">
        <w:t xml:space="preserve">Both approaches produce ranges that lie entirely above zero </w:t>
      </w:r>
      <w:r w:rsidR="00EA1542">
        <w:rPr>
          <w:rFonts w:hint="eastAsia"/>
        </w:rPr>
        <w:t>(</w:t>
      </w:r>
      <w:r w:rsidR="00EA1542" w:rsidRPr="00EA1542">
        <w:t>[0.047, 0.402]</w:t>
      </w:r>
      <w:r w:rsidR="00EA1542" w:rsidRPr="00EA1542" w:rsidDel="00EA1542">
        <w:t xml:space="preserve"> </w:t>
      </w:r>
      <w:r w:rsidRPr="00194BF6">
        <w:t xml:space="preserve">for the first approach </w:t>
      </w:r>
      <w:r w:rsidR="00EA1542">
        <w:rPr>
          <w:rFonts w:hint="eastAsia"/>
        </w:rPr>
        <w:t xml:space="preserve">and </w:t>
      </w:r>
      <w:r w:rsidR="00EA1542" w:rsidRPr="00EA1542">
        <w:t>[0.042, 0.337]</w:t>
      </w:r>
      <w:r w:rsidR="00EA1542">
        <w:rPr>
          <w:rFonts w:hint="eastAsia"/>
        </w:rPr>
        <w:t xml:space="preserve"> for</w:t>
      </w:r>
      <w:r w:rsidRPr="00194BF6">
        <w:t xml:space="preserve"> the second). This means that even in the most pessimistic scenario allowed by the selection problem, higher AI </w:t>
      </w:r>
      <w:r w:rsidR="00E02DA9">
        <w:rPr>
          <w:rFonts w:hint="eastAsia"/>
        </w:rPr>
        <w:t xml:space="preserve">answer </w:t>
      </w:r>
      <w:r w:rsidRPr="00194BF6">
        <w:t>quality is still associated with higher human</w:t>
      </w:r>
      <w:r w:rsidR="00E02DA9">
        <w:rPr>
          <w:rFonts w:hint="eastAsia"/>
        </w:rPr>
        <w:t xml:space="preserve"> </w:t>
      </w:r>
      <w:r w:rsidRPr="00194BF6">
        <w:t>answer quality. Because the entire range excludes zero, the positive effect cannot be explained away as an artifact of which questions happen to receive a human answer, and the two independent bounding strategies further reinforce</w:t>
      </w:r>
      <w:del w:id="421" w:author="Dylan CHEN" w:date="2026-08-30T16:54:00Z" w16du:dateUtc="2026-08-30T08:54:00Z">
        <w:r w:rsidRPr="00194BF6" w:rsidDel="00334B06">
          <w:delText>s</w:delText>
        </w:r>
      </w:del>
      <w:r w:rsidRPr="00194BF6">
        <w:t xml:space="preserve"> this conclusion. Appendix D provides additional details</w:t>
      </w:r>
      <w:r w:rsidR="00E02DA9">
        <w:rPr>
          <w:rFonts w:hint="eastAsia"/>
        </w:rPr>
        <w:t xml:space="preserve"> for the estimation</w:t>
      </w:r>
      <w:r w:rsidRPr="00194BF6">
        <w:t>.</w:t>
      </w:r>
    </w:p>
    <w:p w14:paraId="201B9CFE" w14:textId="2A7215BF" w:rsidR="0014752F" w:rsidRPr="0049010E" w:rsidRDefault="0014752F" w:rsidP="0049010E">
      <w:pPr>
        <w:pStyle w:val="Heading2"/>
      </w:pPr>
      <w:r w:rsidRPr="0049010E">
        <w:t>Mechanisms</w:t>
      </w:r>
    </w:p>
    <w:p w14:paraId="6566D319" w14:textId="69A03D7E" w:rsidR="00276913" w:rsidRDefault="00276913" w:rsidP="00276913">
      <w:pPr>
        <w:pStyle w:val="Paragraph0"/>
      </w:pPr>
      <w:r w:rsidRPr="00D2526D">
        <w:t xml:space="preserve">In this section, we probe the mechanisms that underlie our hypotheses. The goal is not to </w:t>
      </w:r>
      <w:r w:rsidRPr="00D2526D">
        <w:lastRenderedPageBreak/>
        <w:t xml:space="preserve">measure the mechanisms directly, since they are not observed, but to test their observable implications. Each mechanism implies patterns that should appear in the data if it is </w:t>
      </w:r>
      <w:proofErr w:type="gramStart"/>
      <w:r w:rsidRPr="00D2526D">
        <w:t>operating, and</w:t>
      </w:r>
      <w:proofErr w:type="gramEnd"/>
      <w:r w:rsidRPr="00D2526D">
        <w:t xml:space="preserve"> often patterns that differ from those implied by </w:t>
      </w:r>
      <w:r w:rsidR="00E02DA9">
        <w:rPr>
          <w:rFonts w:hint="eastAsia"/>
        </w:rPr>
        <w:t>alternative explanations</w:t>
      </w:r>
      <w:r w:rsidRPr="00D2526D">
        <w:t xml:space="preserve">. For each hypothesis, we test for these patterns and use them, where possible, to distinguish our account from </w:t>
      </w:r>
      <w:r w:rsidR="00E02DA9">
        <w:rPr>
          <w:rFonts w:hint="eastAsia"/>
        </w:rPr>
        <w:t>alternative</w:t>
      </w:r>
      <w:r w:rsidRPr="00D2526D">
        <w:t xml:space="preserve"> explanations. These results should be read as support for the plausibility of our arguments, not as estimates of the magnitude of each channel.</w:t>
      </w:r>
    </w:p>
    <w:p w14:paraId="0D5AB7AF" w14:textId="6B9F1D30" w:rsidR="00276913" w:rsidRPr="00D2526D" w:rsidRDefault="00276913" w:rsidP="00D2526D">
      <w:pPr>
        <w:pStyle w:val="Paragraph0"/>
      </w:pPr>
      <w:r w:rsidRPr="00D2526D">
        <w:t xml:space="preserve">We focus on the hypotheses that predict a directional effect and set aside those predicting a null. A directional prediction rests on a specific channel, and that channel implies further, testable patterns we can probe or use to rule out alternatives. We therefore examine the three supported hypotheses, H1, H2, and H6, in turn: for H1 we </w:t>
      </w:r>
      <w:r w:rsidR="00E02DA9">
        <w:rPr>
          <w:rFonts w:hint="eastAsia"/>
        </w:rPr>
        <w:t>probe</w:t>
      </w:r>
      <w:r w:rsidRPr="00D2526D">
        <w:t xml:space="preserve"> the weak-competitor account, for H2 we test why length reduces contribution, and for H6 we test why higher AI quality raises human contribution quality.</w:t>
      </w:r>
    </w:p>
    <w:p w14:paraId="371FDFE5" w14:textId="2C0BD831" w:rsidR="00797DC6" w:rsidRPr="00015210" w:rsidRDefault="00331AAC" w:rsidP="0049010E">
      <w:pPr>
        <w:pStyle w:val="Heading3"/>
      </w:pPr>
      <w:r w:rsidRPr="00015210">
        <w:t>Is the AI Appraised as a Weak Competitor</w:t>
      </w:r>
      <w:r w:rsidR="00C1485A" w:rsidRPr="00015210">
        <w:t xml:space="preserve">? </w:t>
      </w:r>
      <w:r w:rsidR="00797DC6" w:rsidRPr="00015210">
        <w:t>(H1)</w:t>
      </w:r>
    </w:p>
    <w:p w14:paraId="080FA2A4" w14:textId="77C550A0" w:rsidR="00B35552" w:rsidRPr="00D2526D" w:rsidRDefault="00B35552" w:rsidP="00D2526D">
      <w:pPr>
        <w:pStyle w:val="Paragraph0"/>
      </w:pPr>
      <w:r w:rsidRPr="00D2526D">
        <w:t xml:space="preserve">Our account for the positive label effect is that users perceive the AI as a weak competitor and are therefore willing to step in and answer. </w:t>
      </w:r>
      <w:r>
        <w:rPr>
          <w:rFonts w:hint="eastAsia"/>
        </w:rPr>
        <w:t>We present a test on the AI as weak competitor account</w:t>
      </w:r>
      <w:r w:rsidRPr="00D2526D">
        <w:t>.</w:t>
      </w:r>
      <w:r>
        <w:rPr>
          <w:rFonts w:hint="eastAsia"/>
        </w:rPr>
        <w:t xml:space="preserve"> </w:t>
      </w:r>
      <w:r w:rsidRPr="00D2526D">
        <w:t>The key idea behind this test is that the weak-competitor perception is not equally relevant for every question</w:t>
      </w:r>
      <w:r>
        <w:rPr>
          <w:rFonts w:hint="eastAsia"/>
        </w:rPr>
        <w:t>. I</w:t>
      </w:r>
      <w:r w:rsidRPr="00D2526D">
        <w:t xml:space="preserve">t becomes salient precisely when a question is hard. Easy questions can be answered well by almost anyone, </w:t>
      </w:r>
      <w:r>
        <w:rPr>
          <w:rFonts w:hint="eastAsia"/>
        </w:rPr>
        <w:t>a Gen</w:t>
      </w:r>
      <w:r w:rsidRPr="00D2526D">
        <w:t>AI</w:t>
      </w:r>
      <w:r>
        <w:rPr>
          <w:rFonts w:hint="eastAsia"/>
        </w:rPr>
        <w:t xml:space="preserve"> system</w:t>
      </w:r>
      <w:r w:rsidRPr="00D2526D">
        <w:t xml:space="preserve"> included, so whether the first answer comes from a strong or a weak source makes little difference: a competent answer is a competent answer, and there is little for a human to add. Hard questions are different. Answering them well requires the kind of specialized expertise, firsthand experience, or situation-specific context that a general AI is widely believed to lack</w:t>
      </w:r>
      <w:r>
        <w:rPr>
          <w:rFonts w:hint="eastAsia"/>
        </w:rPr>
        <w:t>. F</w:t>
      </w:r>
      <w:r w:rsidRPr="00D2526D">
        <w:t xml:space="preserve">or example, questions that turn on professional judgment in an unusual edge case, on hands-on experience with a specific tool or procedure, or </w:t>
      </w:r>
      <w:r w:rsidRPr="00D2526D">
        <w:lastRenderedPageBreak/>
        <w:t xml:space="preserve">on niche, rapidly changing knowledge that a generic model is unlikely to have. On exactly these questions, two things happen at once: the belief that the AI is only a weak competitor is more likely to be true, and it is more likely to be </w:t>
      </w:r>
      <w:r w:rsidRPr="00D2526D">
        <w:rPr>
          <w:i/>
          <w:iCs/>
        </w:rPr>
        <w:t>top of mind</w:t>
      </w:r>
      <w:r w:rsidRPr="00D2526D">
        <w:t xml:space="preserve">. </w:t>
      </w:r>
    </w:p>
    <w:p w14:paraId="3F540D1E" w14:textId="3AA5AD04" w:rsidR="00B35552" w:rsidRPr="00D2526D" w:rsidRDefault="00B35552" w:rsidP="00E02DA9">
      <w:pPr>
        <w:pStyle w:val="Paragraph0"/>
      </w:pPr>
      <w:r w:rsidRPr="00D2526D">
        <w:t>This yields a sharp, testable implication. If the label effect operates through the weak-competitor belief, that effect should concentrate on difficult questions. We measure question difficulty using a</w:t>
      </w:r>
      <w:r w:rsidR="001C20E5">
        <w:rPr>
          <w:rFonts w:hint="eastAsia"/>
        </w:rPr>
        <w:t>n</w:t>
      </w:r>
      <w:r w:rsidRPr="00D2526D">
        <w:t xml:space="preserve"> </w:t>
      </w:r>
      <w:r>
        <w:rPr>
          <w:rFonts w:hint="eastAsia"/>
        </w:rPr>
        <w:t>LLM</w:t>
      </w:r>
      <w:r w:rsidRPr="00D2526D">
        <w:t>–generated score, with details in the Appendix</w:t>
      </w:r>
      <w:r w:rsidR="00D42624">
        <w:rPr>
          <w:rFonts w:hint="eastAsia"/>
        </w:rPr>
        <w:t xml:space="preserve"> C</w:t>
      </w:r>
      <w:r w:rsidRPr="00D2526D">
        <w:t>, and we split the sample at the mean difficulty.</w:t>
      </w:r>
      <w:r w:rsidR="00E02DA9">
        <w:rPr>
          <w:rFonts w:hint="eastAsia"/>
        </w:rPr>
        <w:t xml:space="preserve"> </w:t>
      </w:r>
      <w:r w:rsidRPr="00D2526D">
        <w:t xml:space="preserve">Table 10 confirms this prediction. On difficult questions the AI label effect is positive and significant (0.282, p&lt;0.01), and the interaction with answer length is negative and significant (-0.059, p&lt;0.001). On easy questions the AI label effect is not significant. </w:t>
      </w:r>
    </w:p>
    <w:p w14:paraId="3D8645DD" w14:textId="5E28476D" w:rsidR="00C1485A" w:rsidRPr="00015210" w:rsidRDefault="00C1485A" w:rsidP="00C1485A">
      <w:pPr>
        <w:pStyle w:val="TableFiguretitle"/>
        <w:rPr>
          <w:sz w:val="24"/>
          <w:szCs w:val="24"/>
        </w:rPr>
      </w:pPr>
      <w:r w:rsidRPr="00015210">
        <w:t>Table 1</w:t>
      </w:r>
      <w:r w:rsidR="00717310">
        <w:t>0</w:t>
      </w:r>
      <w:r w:rsidRPr="00015210">
        <w:t xml:space="preserve">. </w:t>
      </w:r>
      <w:r w:rsidR="00AA69A0">
        <w:rPr>
          <w:rFonts w:hint="eastAsia"/>
        </w:rPr>
        <w:t>The effect on answer supply by q</w:t>
      </w:r>
      <w:r w:rsidRPr="00015210">
        <w:t xml:space="preserve">uestion difficulty </w:t>
      </w:r>
      <w:r w:rsidR="00AA69A0">
        <w:rPr>
          <w:rFonts w:hint="eastAsia"/>
        </w:rPr>
        <w:t>(for H1)</w:t>
      </w:r>
    </w:p>
    <w:tbl>
      <w:tblPr>
        <w:tblW w:w="5000" w:type="pct"/>
        <w:jc w:val="center"/>
        <w:tblLayout w:type="fixed"/>
        <w:tblLook w:val="04A0" w:firstRow="1" w:lastRow="0" w:firstColumn="1" w:lastColumn="0" w:noHBand="0" w:noVBand="1"/>
      </w:tblPr>
      <w:tblGrid>
        <w:gridCol w:w="3690"/>
        <w:gridCol w:w="2690"/>
        <w:gridCol w:w="2980"/>
      </w:tblGrid>
      <w:tr w:rsidR="000D6DDF" w:rsidRPr="00015210" w14:paraId="1161A0E4" w14:textId="77777777" w:rsidTr="00AE0684">
        <w:trPr>
          <w:trHeight w:val="386"/>
          <w:jc w:val="center"/>
        </w:trPr>
        <w:tc>
          <w:tcPr>
            <w:tcW w:w="3690" w:type="dxa"/>
            <w:tcBorders>
              <w:top w:val="single" w:sz="4" w:space="0" w:color="auto"/>
              <w:left w:val="nil"/>
              <w:bottom w:val="nil"/>
              <w:right w:val="nil"/>
            </w:tcBorders>
            <w:noWrap/>
            <w:hideMark/>
          </w:tcPr>
          <w:p w14:paraId="75B7B6DD" w14:textId="77777777" w:rsidR="000D6DDF" w:rsidRPr="00015210" w:rsidRDefault="000D6DDF">
            <w:pPr>
              <w:rPr>
                <w:rFonts w:ascii="Georgia" w:hAnsi="Georgia"/>
                <w:color w:val="000000"/>
                <w:sz w:val="20"/>
                <w:szCs w:val="20"/>
              </w:rPr>
            </w:pPr>
            <w:r w:rsidRPr="00015210">
              <w:rPr>
                <w:rFonts w:ascii="Georgia" w:hAnsi="Georgia"/>
                <w:color w:val="000000"/>
                <w:sz w:val="20"/>
                <w:szCs w:val="20"/>
              </w:rPr>
              <w:t> </w:t>
            </w:r>
          </w:p>
        </w:tc>
        <w:tc>
          <w:tcPr>
            <w:tcW w:w="2690" w:type="dxa"/>
            <w:tcBorders>
              <w:top w:val="single" w:sz="4" w:space="0" w:color="auto"/>
              <w:left w:val="nil"/>
              <w:bottom w:val="nil"/>
              <w:right w:val="nil"/>
            </w:tcBorders>
            <w:noWrap/>
            <w:hideMark/>
          </w:tcPr>
          <w:p w14:paraId="23EF24E4" w14:textId="77777777" w:rsidR="000D6DDF" w:rsidRPr="00015210" w:rsidRDefault="000D6DDF">
            <w:pPr>
              <w:jc w:val="center"/>
              <w:rPr>
                <w:color w:val="000000"/>
                <w:sz w:val="20"/>
                <w:szCs w:val="20"/>
              </w:rPr>
            </w:pPr>
            <w:r w:rsidRPr="00015210">
              <w:rPr>
                <w:color w:val="000000"/>
                <w:sz w:val="20"/>
                <w:szCs w:val="20"/>
              </w:rPr>
              <w:t>(1)</w:t>
            </w:r>
          </w:p>
        </w:tc>
        <w:tc>
          <w:tcPr>
            <w:tcW w:w="2980" w:type="dxa"/>
            <w:tcBorders>
              <w:top w:val="single" w:sz="4" w:space="0" w:color="auto"/>
              <w:left w:val="nil"/>
              <w:bottom w:val="nil"/>
              <w:right w:val="nil"/>
            </w:tcBorders>
            <w:noWrap/>
            <w:hideMark/>
          </w:tcPr>
          <w:p w14:paraId="2866F8C0" w14:textId="77777777" w:rsidR="000D6DDF" w:rsidRPr="00015210" w:rsidRDefault="000D6DDF">
            <w:pPr>
              <w:jc w:val="center"/>
              <w:rPr>
                <w:color w:val="000000"/>
                <w:sz w:val="20"/>
                <w:szCs w:val="20"/>
              </w:rPr>
            </w:pPr>
            <w:r w:rsidRPr="00015210">
              <w:rPr>
                <w:color w:val="000000"/>
                <w:sz w:val="20"/>
                <w:szCs w:val="20"/>
              </w:rPr>
              <w:t>(2)</w:t>
            </w:r>
          </w:p>
        </w:tc>
      </w:tr>
      <w:tr w:rsidR="00717310" w:rsidRPr="00015210" w14:paraId="2FFA092C" w14:textId="77777777" w:rsidTr="00AE0684">
        <w:trPr>
          <w:trHeight w:val="423"/>
          <w:jc w:val="center"/>
        </w:trPr>
        <w:tc>
          <w:tcPr>
            <w:tcW w:w="3690" w:type="dxa"/>
            <w:tcBorders>
              <w:top w:val="nil"/>
              <w:left w:val="nil"/>
              <w:bottom w:val="nil"/>
              <w:right w:val="nil"/>
            </w:tcBorders>
            <w:hideMark/>
          </w:tcPr>
          <w:p w14:paraId="6965F4B6" w14:textId="6E3C7437" w:rsidR="00717310" w:rsidRPr="00015210" w:rsidRDefault="00717310" w:rsidP="00717310">
            <w:pPr>
              <w:jc w:val="center"/>
              <w:rPr>
                <w:color w:val="000000"/>
                <w:sz w:val="20"/>
                <w:szCs w:val="20"/>
              </w:rPr>
            </w:pPr>
            <w:r>
              <w:rPr>
                <w:color w:val="000000"/>
                <w:sz w:val="20"/>
                <w:szCs w:val="20"/>
              </w:rPr>
              <w:t xml:space="preserve">DV: </w:t>
            </w:r>
            <w:r w:rsidRPr="00015210">
              <w:rPr>
                <w:color w:val="000000"/>
                <w:sz w:val="20"/>
                <w:szCs w:val="20"/>
              </w:rPr>
              <w:t>Log(</w:t>
            </w:r>
            <w:r w:rsidR="002E1246">
              <w:rPr>
                <w:rFonts w:hint="eastAsia"/>
                <w:color w:val="000000"/>
                <w:sz w:val="20"/>
                <w:szCs w:val="20"/>
              </w:rPr>
              <w:t xml:space="preserve">human </w:t>
            </w:r>
            <w:r w:rsidRPr="00015210">
              <w:rPr>
                <w:color w:val="000000"/>
                <w:sz w:val="20"/>
                <w:szCs w:val="20"/>
              </w:rPr>
              <w:t>answer number in 7 days)</w:t>
            </w:r>
          </w:p>
        </w:tc>
        <w:tc>
          <w:tcPr>
            <w:tcW w:w="2690" w:type="dxa"/>
            <w:tcBorders>
              <w:top w:val="nil"/>
              <w:left w:val="nil"/>
              <w:bottom w:val="nil"/>
              <w:right w:val="nil"/>
            </w:tcBorders>
            <w:noWrap/>
            <w:hideMark/>
          </w:tcPr>
          <w:p w14:paraId="0769D891" w14:textId="77777777" w:rsidR="00717310" w:rsidRPr="00015210" w:rsidRDefault="00717310" w:rsidP="00717310">
            <w:pPr>
              <w:jc w:val="center"/>
              <w:rPr>
                <w:rFonts w:ascii="Georgia" w:hAnsi="Georgia"/>
                <w:color w:val="000000"/>
                <w:sz w:val="20"/>
                <w:szCs w:val="20"/>
              </w:rPr>
            </w:pPr>
            <w:r w:rsidRPr="00015210">
              <w:rPr>
                <w:rFonts w:ascii="Georgia" w:hAnsi="Georgia"/>
                <w:color w:val="000000"/>
                <w:sz w:val="20"/>
                <w:szCs w:val="20"/>
              </w:rPr>
              <w:t>difficult questions</w:t>
            </w:r>
          </w:p>
        </w:tc>
        <w:tc>
          <w:tcPr>
            <w:tcW w:w="2980" w:type="dxa"/>
            <w:tcBorders>
              <w:top w:val="nil"/>
              <w:left w:val="nil"/>
              <w:bottom w:val="nil"/>
              <w:right w:val="nil"/>
            </w:tcBorders>
            <w:noWrap/>
            <w:hideMark/>
          </w:tcPr>
          <w:p w14:paraId="02A5DC1D" w14:textId="77777777" w:rsidR="00717310" w:rsidRPr="00015210" w:rsidRDefault="00717310" w:rsidP="00717310">
            <w:pPr>
              <w:jc w:val="center"/>
              <w:rPr>
                <w:rFonts w:ascii="Georgia" w:hAnsi="Georgia"/>
                <w:color w:val="000000"/>
                <w:sz w:val="20"/>
                <w:szCs w:val="20"/>
              </w:rPr>
            </w:pPr>
            <w:r w:rsidRPr="00015210">
              <w:rPr>
                <w:rFonts w:ascii="Georgia" w:hAnsi="Georgia"/>
                <w:color w:val="000000"/>
                <w:sz w:val="20"/>
                <w:szCs w:val="20"/>
              </w:rPr>
              <w:t>easy questions</w:t>
            </w:r>
          </w:p>
        </w:tc>
      </w:tr>
      <w:tr w:rsidR="00717310" w:rsidRPr="00015210" w14:paraId="61225E51" w14:textId="77777777" w:rsidTr="00AE0684">
        <w:trPr>
          <w:jc w:val="center"/>
        </w:trPr>
        <w:tc>
          <w:tcPr>
            <w:tcW w:w="3690" w:type="dxa"/>
            <w:vMerge w:val="restart"/>
            <w:tcBorders>
              <w:top w:val="nil"/>
              <w:left w:val="nil"/>
              <w:bottom w:val="nil"/>
              <w:right w:val="nil"/>
            </w:tcBorders>
            <w:noWrap/>
            <w:hideMark/>
          </w:tcPr>
          <w:p w14:paraId="5462A214"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690" w:type="dxa"/>
            <w:tcBorders>
              <w:top w:val="nil"/>
              <w:left w:val="nil"/>
              <w:bottom w:val="nil"/>
              <w:right w:val="nil"/>
            </w:tcBorders>
            <w:noWrap/>
            <w:hideMark/>
          </w:tcPr>
          <w:p w14:paraId="66F0CB9B" w14:textId="77777777" w:rsidR="00717310" w:rsidRPr="00015210" w:rsidRDefault="00717310" w:rsidP="00717310">
            <w:pPr>
              <w:jc w:val="center"/>
              <w:rPr>
                <w:b/>
                <w:bCs/>
                <w:color w:val="000000"/>
                <w:sz w:val="20"/>
                <w:szCs w:val="20"/>
              </w:rPr>
            </w:pPr>
            <w:r w:rsidRPr="00015210">
              <w:rPr>
                <w:b/>
                <w:bCs/>
                <w:color w:val="000000"/>
                <w:sz w:val="20"/>
                <w:szCs w:val="20"/>
              </w:rPr>
              <w:t>0.282**</w:t>
            </w:r>
          </w:p>
        </w:tc>
        <w:tc>
          <w:tcPr>
            <w:tcW w:w="2980" w:type="dxa"/>
            <w:tcBorders>
              <w:top w:val="nil"/>
              <w:left w:val="nil"/>
              <w:bottom w:val="nil"/>
              <w:right w:val="nil"/>
            </w:tcBorders>
            <w:noWrap/>
            <w:hideMark/>
          </w:tcPr>
          <w:p w14:paraId="3EBFDA31" w14:textId="77777777" w:rsidR="00717310" w:rsidRPr="00015210" w:rsidRDefault="00717310" w:rsidP="00717310">
            <w:pPr>
              <w:jc w:val="center"/>
              <w:rPr>
                <w:color w:val="000000"/>
                <w:sz w:val="20"/>
                <w:szCs w:val="20"/>
              </w:rPr>
            </w:pPr>
            <w:r w:rsidRPr="00015210">
              <w:rPr>
                <w:color w:val="000000"/>
                <w:sz w:val="20"/>
                <w:szCs w:val="20"/>
              </w:rPr>
              <w:t>-0.046</w:t>
            </w:r>
          </w:p>
        </w:tc>
      </w:tr>
      <w:tr w:rsidR="00717310" w:rsidRPr="00015210" w14:paraId="1362E878" w14:textId="77777777" w:rsidTr="00AE0684">
        <w:trPr>
          <w:jc w:val="center"/>
        </w:trPr>
        <w:tc>
          <w:tcPr>
            <w:tcW w:w="3690" w:type="dxa"/>
            <w:vMerge/>
            <w:tcBorders>
              <w:top w:val="nil"/>
              <w:left w:val="nil"/>
              <w:bottom w:val="nil"/>
              <w:right w:val="nil"/>
            </w:tcBorders>
            <w:hideMark/>
          </w:tcPr>
          <w:p w14:paraId="7E89456E" w14:textId="77777777" w:rsidR="00717310" w:rsidRPr="00015210" w:rsidRDefault="00717310" w:rsidP="00717310">
            <w:pPr>
              <w:rPr>
                <w:i/>
                <w:iCs/>
                <w:color w:val="000000"/>
                <w:sz w:val="20"/>
                <w:szCs w:val="20"/>
              </w:rPr>
            </w:pPr>
          </w:p>
        </w:tc>
        <w:tc>
          <w:tcPr>
            <w:tcW w:w="2690" w:type="dxa"/>
            <w:tcBorders>
              <w:top w:val="nil"/>
              <w:left w:val="nil"/>
              <w:bottom w:val="nil"/>
              <w:right w:val="nil"/>
            </w:tcBorders>
            <w:noWrap/>
            <w:hideMark/>
          </w:tcPr>
          <w:p w14:paraId="73397E66" w14:textId="77777777" w:rsidR="00717310" w:rsidRPr="00015210" w:rsidRDefault="00717310" w:rsidP="00717310">
            <w:pPr>
              <w:jc w:val="center"/>
              <w:rPr>
                <w:b/>
                <w:bCs/>
                <w:color w:val="000000"/>
                <w:sz w:val="20"/>
                <w:szCs w:val="20"/>
              </w:rPr>
            </w:pPr>
            <w:r w:rsidRPr="00015210">
              <w:rPr>
                <w:b/>
                <w:bCs/>
                <w:color w:val="000000"/>
                <w:sz w:val="20"/>
                <w:szCs w:val="20"/>
              </w:rPr>
              <w:t>(0.099)</w:t>
            </w:r>
          </w:p>
        </w:tc>
        <w:tc>
          <w:tcPr>
            <w:tcW w:w="2980" w:type="dxa"/>
            <w:tcBorders>
              <w:top w:val="nil"/>
              <w:left w:val="nil"/>
              <w:bottom w:val="nil"/>
              <w:right w:val="nil"/>
            </w:tcBorders>
            <w:noWrap/>
            <w:hideMark/>
          </w:tcPr>
          <w:p w14:paraId="7FB30F67" w14:textId="77777777" w:rsidR="00717310" w:rsidRPr="00015210" w:rsidRDefault="00717310" w:rsidP="00717310">
            <w:pPr>
              <w:jc w:val="center"/>
              <w:rPr>
                <w:color w:val="000000"/>
                <w:sz w:val="20"/>
                <w:szCs w:val="20"/>
              </w:rPr>
            </w:pPr>
            <w:r w:rsidRPr="00015210">
              <w:rPr>
                <w:color w:val="000000"/>
                <w:sz w:val="20"/>
                <w:szCs w:val="20"/>
              </w:rPr>
              <w:t>(0.134)</w:t>
            </w:r>
          </w:p>
        </w:tc>
      </w:tr>
      <w:tr w:rsidR="00717310" w:rsidRPr="00015210" w14:paraId="50EB3A7D" w14:textId="77777777" w:rsidTr="00AE0684">
        <w:trPr>
          <w:jc w:val="center"/>
        </w:trPr>
        <w:tc>
          <w:tcPr>
            <w:tcW w:w="3690" w:type="dxa"/>
            <w:vMerge w:val="restart"/>
            <w:tcBorders>
              <w:top w:val="nil"/>
              <w:left w:val="nil"/>
              <w:bottom w:val="nil"/>
              <w:right w:val="nil"/>
            </w:tcBorders>
            <w:noWrap/>
            <w:hideMark/>
          </w:tcPr>
          <w:p w14:paraId="547CF56C"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Length</w:t>
            </w:r>
            <w:r w:rsidRPr="00015210">
              <w:rPr>
                <w:i/>
                <w:iCs/>
                <w:color w:val="000000"/>
                <w:sz w:val="20"/>
                <w:szCs w:val="20"/>
                <w:vertAlign w:val="subscript"/>
              </w:rPr>
              <w:t>i</w:t>
            </w:r>
            <w:proofErr w:type="spellEnd"/>
          </w:p>
        </w:tc>
        <w:tc>
          <w:tcPr>
            <w:tcW w:w="2690" w:type="dxa"/>
            <w:tcBorders>
              <w:top w:val="nil"/>
              <w:left w:val="nil"/>
              <w:bottom w:val="nil"/>
              <w:right w:val="nil"/>
            </w:tcBorders>
            <w:noWrap/>
            <w:hideMark/>
          </w:tcPr>
          <w:p w14:paraId="58E0020E" w14:textId="77777777" w:rsidR="00717310" w:rsidRPr="00015210" w:rsidRDefault="00717310" w:rsidP="00717310">
            <w:pPr>
              <w:jc w:val="center"/>
              <w:rPr>
                <w:b/>
                <w:bCs/>
                <w:color w:val="000000"/>
                <w:sz w:val="20"/>
                <w:szCs w:val="20"/>
              </w:rPr>
            </w:pPr>
            <w:r w:rsidRPr="00015210">
              <w:rPr>
                <w:b/>
                <w:bCs/>
                <w:color w:val="000000"/>
                <w:sz w:val="20"/>
                <w:szCs w:val="20"/>
              </w:rPr>
              <w:t>-0.059***</w:t>
            </w:r>
          </w:p>
        </w:tc>
        <w:tc>
          <w:tcPr>
            <w:tcW w:w="2980" w:type="dxa"/>
            <w:tcBorders>
              <w:top w:val="nil"/>
              <w:left w:val="nil"/>
              <w:bottom w:val="nil"/>
              <w:right w:val="nil"/>
            </w:tcBorders>
            <w:noWrap/>
            <w:hideMark/>
          </w:tcPr>
          <w:p w14:paraId="24BBBA6A" w14:textId="77777777" w:rsidR="00717310" w:rsidRPr="00015210" w:rsidRDefault="00717310" w:rsidP="00717310">
            <w:pPr>
              <w:jc w:val="center"/>
              <w:rPr>
                <w:color w:val="000000"/>
                <w:sz w:val="20"/>
                <w:szCs w:val="20"/>
              </w:rPr>
            </w:pPr>
            <w:r w:rsidRPr="00015210">
              <w:rPr>
                <w:color w:val="000000"/>
                <w:sz w:val="20"/>
                <w:szCs w:val="20"/>
              </w:rPr>
              <w:t>-0.017</w:t>
            </w:r>
          </w:p>
        </w:tc>
      </w:tr>
      <w:tr w:rsidR="00717310" w:rsidRPr="00015210" w14:paraId="50162393" w14:textId="77777777" w:rsidTr="00AE0684">
        <w:trPr>
          <w:jc w:val="center"/>
        </w:trPr>
        <w:tc>
          <w:tcPr>
            <w:tcW w:w="3690" w:type="dxa"/>
            <w:vMerge/>
            <w:tcBorders>
              <w:top w:val="nil"/>
              <w:left w:val="nil"/>
              <w:bottom w:val="nil"/>
              <w:right w:val="nil"/>
            </w:tcBorders>
            <w:hideMark/>
          </w:tcPr>
          <w:p w14:paraId="6B2FC046" w14:textId="77777777" w:rsidR="00717310" w:rsidRPr="00015210" w:rsidRDefault="00717310" w:rsidP="00717310">
            <w:pPr>
              <w:rPr>
                <w:i/>
                <w:iCs/>
                <w:color w:val="000000"/>
                <w:sz w:val="20"/>
                <w:szCs w:val="20"/>
              </w:rPr>
            </w:pPr>
          </w:p>
        </w:tc>
        <w:tc>
          <w:tcPr>
            <w:tcW w:w="2690" w:type="dxa"/>
            <w:tcBorders>
              <w:top w:val="nil"/>
              <w:left w:val="nil"/>
              <w:bottom w:val="nil"/>
              <w:right w:val="nil"/>
            </w:tcBorders>
            <w:noWrap/>
            <w:hideMark/>
          </w:tcPr>
          <w:p w14:paraId="21F028BB" w14:textId="77777777" w:rsidR="00717310" w:rsidRPr="00015210" w:rsidRDefault="00717310" w:rsidP="00717310">
            <w:pPr>
              <w:jc w:val="center"/>
              <w:rPr>
                <w:b/>
                <w:bCs/>
                <w:color w:val="000000"/>
                <w:sz w:val="20"/>
                <w:szCs w:val="20"/>
              </w:rPr>
            </w:pPr>
            <w:r w:rsidRPr="00015210">
              <w:rPr>
                <w:b/>
                <w:bCs/>
                <w:color w:val="000000"/>
                <w:sz w:val="20"/>
                <w:szCs w:val="20"/>
              </w:rPr>
              <w:t>(0.017)</w:t>
            </w:r>
          </w:p>
        </w:tc>
        <w:tc>
          <w:tcPr>
            <w:tcW w:w="2980" w:type="dxa"/>
            <w:tcBorders>
              <w:top w:val="nil"/>
              <w:left w:val="nil"/>
              <w:bottom w:val="nil"/>
              <w:right w:val="nil"/>
            </w:tcBorders>
            <w:noWrap/>
            <w:hideMark/>
          </w:tcPr>
          <w:p w14:paraId="1557459C" w14:textId="77777777" w:rsidR="00717310" w:rsidRPr="00015210" w:rsidRDefault="00717310" w:rsidP="00717310">
            <w:pPr>
              <w:jc w:val="center"/>
              <w:rPr>
                <w:color w:val="000000"/>
                <w:sz w:val="20"/>
                <w:szCs w:val="20"/>
              </w:rPr>
            </w:pPr>
            <w:r w:rsidRPr="00015210">
              <w:rPr>
                <w:color w:val="000000"/>
                <w:sz w:val="20"/>
                <w:szCs w:val="20"/>
              </w:rPr>
              <w:t>(0.024)</w:t>
            </w:r>
          </w:p>
        </w:tc>
      </w:tr>
      <w:tr w:rsidR="00717310" w:rsidRPr="00015210" w14:paraId="27E9420D" w14:textId="77777777" w:rsidTr="00AE0684">
        <w:trPr>
          <w:jc w:val="center"/>
        </w:trPr>
        <w:tc>
          <w:tcPr>
            <w:tcW w:w="3690" w:type="dxa"/>
            <w:vMerge w:val="restart"/>
            <w:tcBorders>
              <w:top w:val="nil"/>
              <w:left w:val="nil"/>
              <w:bottom w:val="single" w:sz="4" w:space="0" w:color="000000"/>
              <w:right w:val="nil"/>
            </w:tcBorders>
            <w:noWrap/>
            <w:hideMark/>
          </w:tcPr>
          <w:p w14:paraId="7C5F9730"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Quality</w:t>
            </w:r>
            <w:r w:rsidRPr="00015210">
              <w:rPr>
                <w:i/>
                <w:iCs/>
                <w:color w:val="000000"/>
                <w:sz w:val="20"/>
                <w:szCs w:val="20"/>
                <w:vertAlign w:val="subscript"/>
              </w:rPr>
              <w:t>i</w:t>
            </w:r>
            <w:proofErr w:type="spellEnd"/>
          </w:p>
        </w:tc>
        <w:tc>
          <w:tcPr>
            <w:tcW w:w="2690" w:type="dxa"/>
            <w:tcBorders>
              <w:top w:val="nil"/>
              <w:left w:val="nil"/>
              <w:bottom w:val="nil"/>
              <w:right w:val="nil"/>
            </w:tcBorders>
            <w:noWrap/>
            <w:hideMark/>
          </w:tcPr>
          <w:p w14:paraId="7A381601" w14:textId="77777777" w:rsidR="00717310" w:rsidRPr="00015210" w:rsidRDefault="00717310" w:rsidP="00717310">
            <w:pPr>
              <w:jc w:val="center"/>
              <w:rPr>
                <w:color w:val="000000"/>
                <w:sz w:val="20"/>
                <w:szCs w:val="20"/>
              </w:rPr>
            </w:pPr>
            <w:r w:rsidRPr="00015210">
              <w:rPr>
                <w:color w:val="000000"/>
                <w:sz w:val="20"/>
                <w:szCs w:val="20"/>
              </w:rPr>
              <w:t>0.002</w:t>
            </w:r>
          </w:p>
        </w:tc>
        <w:tc>
          <w:tcPr>
            <w:tcW w:w="2980" w:type="dxa"/>
            <w:tcBorders>
              <w:top w:val="nil"/>
              <w:left w:val="nil"/>
              <w:bottom w:val="nil"/>
              <w:right w:val="nil"/>
            </w:tcBorders>
            <w:noWrap/>
            <w:hideMark/>
          </w:tcPr>
          <w:p w14:paraId="54B11115" w14:textId="77777777" w:rsidR="00717310" w:rsidRPr="00015210" w:rsidRDefault="00717310" w:rsidP="00717310">
            <w:pPr>
              <w:jc w:val="center"/>
              <w:rPr>
                <w:color w:val="000000"/>
                <w:sz w:val="20"/>
                <w:szCs w:val="20"/>
              </w:rPr>
            </w:pPr>
            <w:r w:rsidRPr="00015210">
              <w:rPr>
                <w:color w:val="000000"/>
                <w:sz w:val="20"/>
                <w:szCs w:val="20"/>
              </w:rPr>
              <w:t>0.012</w:t>
            </w:r>
          </w:p>
        </w:tc>
      </w:tr>
      <w:tr w:rsidR="00717310" w:rsidRPr="00015210" w14:paraId="06882EF1" w14:textId="77777777" w:rsidTr="00AE0684">
        <w:trPr>
          <w:jc w:val="center"/>
        </w:trPr>
        <w:tc>
          <w:tcPr>
            <w:tcW w:w="3690" w:type="dxa"/>
            <w:vMerge/>
            <w:tcBorders>
              <w:top w:val="nil"/>
              <w:left w:val="nil"/>
              <w:bottom w:val="single" w:sz="4" w:space="0" w:color="000000"/>
              <w:right w:val="nil"/>
            </w:tcBorders>
            <w:hideMark/>
          </w:tcPr>
          <w:p w14:paraId="3A97A405" w14:textId="77777777" w:rsidR="00717310" w:rsidRPr="00015210" w:rsidRDefault="00717310" w:rsidP="00717310">
            <w:pPr>
              <w:rPr>
                <w:i/>
                <w:iCs/>
                <w:color w:val="000000"/>
                <w:sz w:val="20"/>
                <w:szCs w:val="20"/>
              </w:rPr>
            </w:pPr>
          </w:p>
        </w:tc>
        <w:tc>
          <w:tcPr>
            <w:tcW w:w="2690" w:type="dxa"/>
            <w:tcBorders>
              <w:top w:val="nil"/>
              <w:left w:val="nil"/>
              <w:bottom w:val="single" w:sz="4" w:space="0" w:color="auto"/>
              <w:right w:val="nil"/>
            </w:tcBorders>
            <w:noWrap/>
            <w:hideMark/>
          </w:tcPr>
          <w:p w14:paraId="667C2F9A" w14:textId="77777777" w:rsidR="00717310" w:rsidRPr="00015210" w:rsidRDefault="00717310" w:rsidP="00717310">
            <w:pPr>
              <w:jc w:val="center"/>
              <w:rPr>
                <w:color w:val="000000"/>
                <w:sz w:val="20"/>
                <w:szCs w:val="20"/>
              </w:rPr>
            </w:pPr>
            <w:r w:rsidRPr="00015210">
              <w:rPr>
                <w:color w:val="000000"/>
                <w:sz w:val="20"/>
                <w:szCs w:val="20"/>
              </w:rPr>
              <w:t>(0.005)</w:t>
            </w:r>
          </w:p>
        </w:tc>
        <w:tc>
          <w:tcPr>
            <w:tcW w:w="2980" w:type="dxa"/>
            <w:tcBorders>
              <w:top w:val="nil"/>
              <w:left w:val="nil"/>
              <w:bottom w:val="single" w:sz="4" w:space="0" w:color="auto"/>
              <w:right w:val="nil"/>
            </w:tcBorders>
            <w:noWrap/>
            <w:hideMark/>
          </w:tcPr>
          <w:p w14:paraId="453B1457" w14:textId="77777777" w:rsidR="00717310" w:rsidRPr="00015210" w:rsidRDefault="00717310" w:rsidP="00717310">
            <w:pPr>
              <w:jc w:val="center"/>
              <w:rPr>
                <w:color w:val="000000"/>
                <w:sz w:val="20"/>
                <w:szCs w:val="20"/>
              </w:rPr>
            </w:pPr>
            <w:r w:rsidRPr="00015210">
              <w:rPr>
                <w:color w:val="000000"/>
                <w:sz w:val="20"/>
                <w:szCs w:val="20"/>
              </w:rPr>
              <w:t>(0.008)</w:t>
            </w:r>
          </w:p>
        </w:tc>
      </w:tr>
      <w:tr w:rsidR="00717310" w:rsidRPr="00015210" w14:paraId="2B6F81AB" w14:textId="77777777" w:rsidTr="00AE0684">
        <w:trPr>
          <w:jc w:val="center"/>
        </w:trPr>
        <w:tc>
          <w:tcPr>
            <w:tcW w:w="3690" w:type="dxa"/>
            <w:tcBorders>
              <w:top w:val="nil"/>
              <w:left w:val="nil"/>
              <w:bottom w:val="nil"/>
              <w:right w:val="nil"/>
            </w:tcBorders>
            <w:noWrap/>
            <w:hideMark/>
          </w:tcPr>
          <w:p w14:paraId="317D8528" w14:textId="77777777" w:rsidR="00717310" w:rsidRPr="00015210" w:rsidRDefault="00717310" w:rsidP="00717310">
            <w:pPr>
              <w:rPr>
                <w:color w:val="000000"/>
                <w:sz w:val="20"/>
                <w:szCs w:val="20"/>
              </w:rPr>
            </w:pPr>
            <w:r w:rsidRPr="00015210">
              <w:rPr>
                <w:color w:val="000000"/>
                <w:sz w:val="20"/>
                <w:szCs w:val="20"/>
              </w:rPr>
              <w:t>question controls</w:t>
            </w:r>
          </w:p>
        </w:tc>
        <w:tc>
          <w:tcPr>
            <w:tcW w:w="2690" w:type="dxa"/>
            <w:tcBorders>
              <w:top w:val="nil"/>
              <w:left w:val="nil"/>
              <w:bottom w:val="nil"/>
              <w:right w:val="nil"/>
            </w:tcBorders>
            <w:noWrap/>
            <w:hideMark/>
          </w:tcPr>
          <w:p w14:paraId="376A0C73"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
          <w:p w14:paraId="7A6C651A"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72BD71A" w14:textId="77777777" w:rsidTr="00AE0684">
        <w:trPr>
          <w:jc w:val="center"/>
        </w:trPr>
        <w:tc>
          <w:tcPr>
            <w:tcW w:w="3690" w:type="dxa"/>
            <w:tcBorders>
              <w:top w:val="nil"/>
              <w:left w:val="nil"/>
              <w:bottom w:val="nil"/>
              <w:right w:val="nil"/>
            </w:tcBorders>
            <w:noWrap/>
            <w:hideMark/>
          </w:tcPr>
          <w:p w14:paraId="6FCE5443" w14:textId="77777777" w:rsidR="00717310" w:rsidRPr="00015210" w:rsidRDefault="00717310" w:rsidP="00717310">
            <w:pPr>
              <w:rPr>
                <w:color w:val="000000"/>
                <w:sz w:val="20"/>
                <w:szCs w:val="20"/>
              </w:rPr>
            </w:pPr>
            <w:r w:rsidRPr="00015210">
              <w:rPr>
                <w:color w:val="000000"/>
                <w:sz w:val="20"/>
                <w:szCs w:val="20"/>
              </w:rPr>
              <w:t>questioner controls</w:t>
            </w:r>
          </w:p>
        </w:tc>
        <w:tc>
          <w:tcPr>
            <w:tcW w:w="2690" w:type="dxa"/>
            <w:tcBorders>
              <w:top w:val="nil"/>
              <w:left w:val="nil"/>
              <w:bottom w:val="nil"/>
              <w:right w:val="nil"/>
            </w:tcBorders>
            <w:noWrap/>
            <w:hideMark/>
          </w:tcPr>
          <w:p w14:paraId="598371B2"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
          <w:p w14:paraId="22AD8DF6"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3C5523E" w14:textId="77777777" w:rsidTr="00AE0684">
        <w:trPr>
          <w:jc w:val="center"/>
        </w:trPr>
        <w:tc>
          <w:tcPr>
            <w:tcW w:w="3690" w:type="dxa"/>
            <w:tcBorders>
              <w:top w:val="nil"/>
              <w:left w:val="nil"/>
              <w:bottom w:val="nil"/>
              <w:right w:val="nil"/>
            </w:tcBorders>
            <w:noWrap/>
            <w:hideMark/>
          </w:tcPr>
          <w:p w14:paraId="67E7FE3F" w14:textId="77777777" w:rsidR="00717310" w:rsidRPr="00015210" w:rsidRDefault="00717310" w:rsidP="00717310">
            <w:pPr>
              <w:rPr>
                <w:color w:val="000000"/>
                <w:sz w:val="20"/>
                <w:szCs w:val="20"/>
              </w:rPr>
            </w:pPr>
            <w:r w:rsidRPr="00015210">
              <w:rPr>
                <w:color w:val="000000"/>
                <w:sz w:val="20"/>
                <w:szCs w:val="20"/>
              </w:rPr>
              <w:t>question timing FE</w:t>
            </w:r>
          </w:p>
        </w:tc>
        <w:tc>
          <w:tcPr>
            <w:tcW w:w="2690" w:type="dxa"/>
            <w:tcBorders>
              <w:top w:val="nil"/>
              <w:left w:val="nil"/>
              <w:bottom w:val="nil"/>
              <w:right w:val="nil"/>
            </w:tcBorders>
            <w:noWrap/>
            <w:hideMark/>
          </w:tcPr>
          <w:p w14:paraId="4A11B631"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
          <w:p w14:paraId="24874095"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A4D7782" w14:textId="77777777" w:rsidTr="00AE0684">
        <w:trPr>
          <w:jc w:val="center"/>
        </w:trPr>
        <w:tc>
          <w:tcPr>
            <w:tcW w:w="3690" w:type="dxa"/>
            <w:tcBorders>
              <w:top w:val="nil"/>
              <w:left w:val="nil"/>
              <w:bottom w:val="single" w:sz="4" w:space="0" w:color="auto"/>
              <w:right w:val="nil"/>
            </w:tcBorders>
            <w:noWrap/>
            <w:hideMark/>
          </w:tcPr>
          <w:p w14:paraId="73F1049D" w14:textId="77777777" w:rsidR="00717310" w:rsidRPr="00015210" w:rsidRDefault="00717310" w:rsidP="00717310">
            <w:pPr>
              <w:rPr>
                <w:color w:val="000000"/>
                <w:sz w:val="20"/>
                <w:szCs w:val="20"/>
              </w:rPr>
            </w:pPr>
            <w:r w:rsidRPr="00015210">
              <w:rPr>
                <w:color w:val="000000"/>
                <w:sz w:val="20"/>
                <w:szCs w:val="20"/>
              </w:rPr>
              <w:t>N</w:t>
            </w:r>
          </w:p>
        </w:tc>
        <w:tc>
          <w:tcPr>
            <w:tcW w:w="2690" w:type="dxa"/>
            <w:tcBorders>
              <w:top w:val="nil"/>
              <w:left w:val="nil"/>
              <w:bottom w:val="single" w:sz="4" w:space="0" w:color="auto"/>
              <w:right w:val="nil"/>
            </w:tcBorders>
            <w:noWrap/>
            <w:hideMark/>
          </w:tcPr>
          <w:p w14:paraId="004AF10D" w14:textId="77777777" w:rsidR="00717310" w:rsidRPr="00015210" w:rsidRDefault="00717310" w:rsidP="00717310">
            <w:pPr>
              <w:jc w:val="center"/>
              <w:rPr>
                <w:color w:val="000000"/>
                <w:sz w:val="20"/>
                <w:szCs w:val="20"/>
              </w:rPr>
            </w:pPr>
            <w:r w:rsidRPr="00015210">
              <w:rPr>
                <w:color w:val="000000"/>
                <w:sz w:val="20"/>
                <w:szCs w:val="20"/>
              </w:rPr>
              <w:t>2,377</w:t>
            </w:r>
          </w:p>
        </w:tc>
        <w:tc>
          <w:tcPr>
            <w:tcW w:w="2980" w:type="dxa"/>
            <w:tcBorders>
              <w:top w:val="nil"/>
              <w:left w:val="nil"/>
              <w:bottom w:val="single" w:sz="4" w:space="0" w:color="auto"/>
              <w:right w:val="nil"/>
            </w:tcBorders>
            <w:noWrap/>
            <w:hideMark/>
          </w:tcPr>
          <w:p w14:paraId="560E367F" w14:textId="77777777" w:rsidR="00717310" w:rsidRPr="00015210" w:rsidRDefault="00717310" w:rsidP="00717310">
            <w:pPr>
              <w:jc w:val="center"/>
              <w:rPr>
                <w:color w:val="000000"/>
                <w:sz w:val="20"/>
                <w:szCs w:val="20"/>
              </w:rPr>
            </w:pPr>
            <w:r w:rsidRPr="00015210">
              <w:rPr>
                <w:color w:val="000000"/>
                <w:sz w:val="20"/>
                <w:szCs w:val="20"/>
              </w:rPr>
              <w:t>1,235</w:t>
            </w:r>
          </w:p>
        </w:tc>
      </w:tr>
    </w:tbl>
    <w:p w14:paraId="59F24999" w14:textId="2ABFF2B5" w:rsidR="00C1485A" w:rsidRPr="00015210" w:rsidRDefault="00C1485A" w:rsidP="00C1485A">
      <w:pPr>
        <w:pStyle w:val="Notes"/>
      </w:pPr>
      <w:r w:rsidRPr="00BE35AC">
        <w:rPr>
          <w:rPrChange w:id="422" w:author="Dylan CHEN" w:date="2026-08-30T09:59:00Z" w16du:dateUtc="2026-08-30T01:59:00Z">
            <w:rPr>
              <w:i/>
              <w:iCs/>
            </w:rPr>
          </w:rPrChange>
        </w:rPr>
        <w:t>Notes.</w:t>
      </w:r>
      <w:r w:rsidRPr="00015210">
        <w:t xml:space="preserve"> </w:t>
      </w:r>
      <w:ins w:id="423" w:author="Dylan CHEN" w:date="2026-08-30T09:59:00Z" w16du:dateUtc="2026-08-30T01:59:00Z">
        <w:r w:rsidR="00BE35AC">
          <w:rPr>
            <w:rFonts w:hint="eastAsia"/>
          </w:rPr>
          <w:t xml:space="preserve">1. </w:t>
        </w:r>
      </w:ins>
      <w:r w:rsidRPr="00015210">
        <w:t xml:space="preserve">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w:t>
      </w:r>
      <w:ins w:id="424" w:author="Dylan CHEN" w:date="2026-08-30T09:59:00Z" w16du:dateUtc="2026-08-30T01:59:00Z">
        <w:r w:rsidR="00BE35AC">
          <w:br/>
        </w:r>
      </w:ins>
      <w:ins w:id="425" w:author="Dylan CHEN" w:date="2026-08-30T10:00:00Z" w16du:dateUtc="2026-08-30T02:00:00Z">
        <w:r w:rsidR="00BE35AC">
          <w:rPr>
            <w:rFonts w:hint="eastAsia"/>
          </w:rPr>
          <w:t xml:space="preserve">2. </w:t>
        </w:r>
      </w:ins>
      <w:r w:rsidRPr="00015210">
        <w:t xml:space="preserve">Questions are split at the </w:t>
      </w:r>
      <w:r w:rsidR="00CA6948" w:rsidRPr="00015210">
        <w:t>mean</w:t>
      </w:r>
      <w:r w:rsidRPr="00015210">
        <w:t xml:space="preserve"> of the difficulty score. Splitting at the </w:t>
      </w:r>
      <w:r w:rsidR="00CA6948" w:rsidRPr="00015210">
        <w:t>median</w:t>
      </w:r>
      <w:r w:rsidRPr="00015210">
        <w:t xml:space="preserve"> produces similar results.</w:t>
      </w:r>
    </w:p>
    <w:p w14:paraId="50620180" w14:textId="2DA031EB" w:rsidR="00625971" w:rsidRPr="0049010E" w:rsidRDefault="00C1485A" w:rsidP="0049010E">
      <w:pPr>
        <w:pStyle w:val="Heading3"/>
      </w:pPr>
      <w:bookmarkStart w:id="426" w:name="OLE_LINK17"/>
      <w:r w:rsidRPr="0049010E">
        <w:t>Why Length Reduces Contribution (H2)</w:t>
      </w:r>
    </w:p>
    <w:p w14:paraId="2730E6EF" w14:textId="77777777" w:rsidR="00625971" w:rsidRPr="00BF6686" w:rsidRDefault="00625971" w:rsidP="00625971">
      <w:pPr>
        <w:pStyle w:val="Paragraph0"/>
      </w:pPr>
      <w:r w:rsidRPr="00BF6686">
        <w:t xml:space="preserve">The length slope shows that as the AI answer gets longer, its presence under the question becomes more of a deterrent to human contribution. In our theoretical development we argued that </w:t>
      </w:r>
      <w:r>
        <w:rPr>
          <w:rFonts w:hint="eastAsia"/>
        </w:rPr>
        <w:t>human answerers treat</w:t>
      </w:r>
      <w:r w:rsidRPr="00BF6686">
        <w:t xml:space="preserve"> length as a </w:t>
      </w:r>
      <w:r>
        <w:rPr>
          <w:rFonts w:hint="eastAsia"/>
        </w:rPr>
        <w:t>proxy</w:t>
      </w:r>
      <w:r w:rsidRPr="00BF6686">
        <w:t xml:space="preserve"> for coverage</w:t>
      </w:r>
      <w:r>
        <w:rPr>
          <w:rFonts w:hint="eastAsia"/>
        </w:rPr>
        <w:t xml:space="preserve"> (i.e., </w:t>
      </w:r>
      <w:r w:rsidRPr="00BF6686">
        <w:t xml:space="preserve">how much ground the </w:t>
      </w:r>
      <w:r>
        <w:rPr>
          <w:rFonts w:hint="eastAsia"/>
        </w:rPr>
        <w:t xml:space="preserve">AI </w:t>
      </w:r>
      <w:r w:rsidRPr="00BF6686">
        <w:t>answer</w:t>
      </w:r>
      <w:r>
        <w:rPr>
          <w:rFonts w:hint="eastAsia"/>
        </w:rPr>
        <w:t xml:space="preserve"> </w:t>
      </w:r>
      <w:r w:rsidRPr="00BF6686">
        <w:t>addresses</w:t>
      </w:r>
      <w:r>
        <w:rPr>
          <w:rFonts w:hint="eastAsia"/>
        </w:rPr>
        <w:t>)</w:t>
      </w:r>
      <w:r w:rsidRPr="00BF6686">
        <w:t>, and stay out when little untouched ground appears to be left. This section probes that account against the most natural alternative.</w:t>
      </w:r>
    </w:p>
    <w:p w14:paraId="1A181B85" w14:textId="77777777" w:rsidR="00625971" w:rsidRDefault="00625971" w:rsidP="00625971">
      <w:pPr>
        <w:pStyle w:val="Paragraph0"/>
      </w:pPr>
      <w:r w:rsidRPr="00BF6686">
        <w:lastRenderedPageBreak/>
        <w:t>The alternative is that length proxies for quality rather than coverage</w:t>
      </w:r>
      <w:r>
        <w:t>.</w:t>
      </w:r>
      <w:r w:rsidRPr="00BF6686">
        <w:t xml:space="preserve"> </w:t>
      </w:r>
      <w:r>
        <w:t>A</w:t>
      </w:r>
      <w:r w:rsidRPr="00BF6686">
        <w:t xml:space="preserve"> longer answer seems more thorough and authoritative, </w:t>
      </w:r>
      <w:r>
        <w:t>which signals</w:t>
      </w:r>
      <w:r w:rsidRPr="00BF6686">
        <w:t xml:space="preserve"> a high bar that would be hard to outperform. Both accounts are consistent with the competition lens and both work through length. </w:t>
      </w:r>
    </w:p>
    <w:p w14:paraId="29E475BD" w14:textId="6D3DD200" w:rsidR="00625971" w:rsidRDefault="00625971" w:rsidP="00625971">
      <w:pPr>
        <w:pStyle w:val="Paragraph0"/>
      </w:pPr>
      <w:r w:rsidRPr="00BF6686">
        <w:t>The fast nature of the entry decision favors coverage. Length is plausibly informative about coverage</w:t>
      </w:r>
      <w:r w:rsidR="00E02DA9">
        <w:rPr>
          <w:rFonts w:hint="eastAsia"/>
        </w:rPr>
        <w:t>. A</w:t>
      </w:r>
      <w:r w:rsidRPr="00BF6686">
        <w:t xml:space="preserve"> longer, more heavily itemized answer looks like it touches more distinct points. </w:t>
      </w:r>
      <w:r>
        <w:rPr>
          <w:rFonts w:hint="eastAsia"/>
        </w:rPr>
        <w:t>However, i</w:t>
      </w:r>
      <w:r w:rsidRPr="00BF6686">
        <w:t>t is uninformative about quality, which can be judged only through the careful reading that a fast entry decision does not involve. An answerer glancing at length can form an impression of how much ground is covered, but not of whether that ground is covered correctly. This yields separable predictions. If length proxies for coverage, then actual coverage should carry the deterrent, and accounting for it should absorb the length effect; if length proxies for quality, then actual quality should do so.</w:t>
      </w:r>
    </w:p>
    <w:p w14:paraId="3C85A4E2" w14:textId="77777777" w:rsidR="00625971" w:rsidRPr="00BF6686" w:rsidRDefault="00625971" w:rsidP="00625971">
      <w:pPr>
        <w:pStyle w:val="Paragraph0"/>
      </w:pPr>
      <w:r w:rsidRPr="00BF6686">
        <w:t xml:space="preserve">Our main results already speak against the </w:t>
      </w:r>
      <w:r>
        <w:rPr>
          <w:rFonts w:hint="eastAsia"/>
        </w:rPr>
        <w:t>proxy for quality explanation</w:t>
      </w:r>
      <w:r w:rsidRPr="00BF6686">
        <w:t xml:space="preserve">. The actual quality of the AI answer is not associated with the entry decision; if answerers were using length to proxy for quality, higher actual quality would be linked to less entry, and it is not. We then test the </w:t>
      </w:r>
      <w:r>
        <w:rPr>
          <w:rFonts w:hint="eastAsia"/>
        </w:rPr>
        <w:t xml:space="preserve">proxy for </w:t>
      </w:r>
      <w:r w:rsidRPr="00BF6686">
        <w:t xml:space="preserve">coverage </w:t>
      </w:r>
      <w:r>
        <w:rPr>
          <w:rFonts w:hint="eastAsia"/>
        </w:rPr>
        <w:t>account</w:t>
      </w:r>
      <w:r w:rsidRPr="00BF6686">
        <w:t xml:space="preserve"> directly, measuring </w:t>
      </w:r>
      <w:r>
        <w:rPr>
          <w:rFonts w:hint="eastAsia"/>
        </w:rPr>
        <w:t xml:space="preserve">the AI answer </w:t>
      </w:r>
      <w:r w:rsidRPr="00BF6686">
        <w:t>coverage as the count of distinct points the answer lays out.</w:t>
      </w:r>
    </w:p>
    <w:p w14:paraId="6E13480B" w14:textId="77AE481A" w:rsidR="00625971" w:rsidRPr="00BF6686" w:rsidRDefault="00625971" w:rsidP="00625971">
      <w:pPr>
        <w:pStyle w:val="Paragraph0"/>
      </w:pPr>
      <w:r w:rsidRPr="00BF6686">
        <w:t xml:space="preserve">Table 11 sets out the logic. </w:t>
      </w:r>
      <w:r w:rsidRPr="00325599">
        <w:t xml:space="preserve">Columns 1 and 2 reproduce our main results. </w:t>
      </w:r>
      <w:r w:rsidRPr="00BF6686">
        <w:t xml:space="preserve">Column 1 includes only the interaction with length, which is negative and significant (−0.044, p&lt;0.01). Column 2 adds the interaction with quality. If length were a proxy for quality, accounting for quality should absorb the length effect; </w:t>
      </w:r>
      <w:proofErr w:type="gramStart"/>
      <w:r w:rsidRPr="00BF6686">
        <w:t>instead</w:t>
      </w:r>
      <w:proofErr w:type="gramEnd"/>
      <w:r w:rsidRPr="00BF6686">
        <w:t xml:space="preserve"> the length interaction is essentially unchanged (−0.046, p&lt;0.001) and the quality interaction is insignificant, so length is not standing in for quality. Column 3 adds the interaction with coverage. Here the length interaction falls in </w:t>
      </w:r>
      <w:r w:rsidRPr="00BF6686">
        <w:lastRenderedPageBreak/>
        <w:t xml:space="preserve">magnitude and to </w:t>
      </w:r>
      <w:proofErr w:type="spellStart"/>
      <w:r w:rsidR="00BB236B">
        <w:rPr>
          <w:rFonts w:hint="eastAsia"/>
        </w:rPr>
        <w:t>non</w:t>
      </w:r>
      <w:r w:rsidRPr="00BF6686">
        <w:t>significance</w:t>
      </w:r>
      <w:proofErr w:type="spellEnd"/>
      <w:r w:rsidRPr="00BF6686">
        <w:t xml:space="preserve"> (−0.028, p&lt;0.1) </w:t>
      </w:r>
      <w:r>
        <w:rPr>
          <w:rFonts w:hint="eastAsia"/>
        </w:rPr>
        <w:t>and</w:t>
      </w:r>
      <w:r w:rsidRPr="00BF6686">
        <w:t xml:space="preserve"> coverage is negative and significant (−0.007, p&lt;0.05). This is what it looks like for a proxy to be resolved: once the quantity that length stands in for is measured, the deterrent attaches to that quantity, and length</w:t>
      </w:r>
      <w:r>
        <w:t>’</w:t>
      </w:r>
      <w:r w:rsidRPr="00BF6686">
        <w:t>s own coefficient absorbs into it. Length deters because answerers use it as a proxy for coverage.</w:t>
      </w:r>
    </w:p>
    <w:p w14:paraId="74BFB4F2" w14:textId="74110241" w:rsidR="00625971" w:rsidRPr="00BF6686" w:rsidRDefault="00625971" w:rsidP="00625971">
      <w:pPr>
        <w:pStyle w:val="Paragraph0"/>
      </w:pPr>
      <w:r w:rsidRPr="00BF6686">
        <w:t>One might ask whether length and coverage are simply the same quantity measured twice, which would make the test vacuous. They are not: their correlation is only moderate (</w:t>
      </w:r>
      <w:r w:rsidR="00BB236B">
        <w:rPr>
          <w:rFonts w:hint="eastAsia"/>
        </w:rPr>
        <w:t xml:space="preserve">correlation = </w:t>
      </w:r>
      <w:r>
        <w:rPr>
          <w:rFonts w:hint="eastAsia"/>
        </w:rPr>
        <w:t>0.448</w:t>
      </w:r>
      <w:r w:rsidRPr="00BF6686">
        <w:t xml:space="preserve">), because AI answers can be padded with filler or repetition that adds length without adding ground. This has two implications. First, it is what makes the test informative; if length and coverage moved in lockstep, no test could reveal which quantity the answerer is proxying for. Second, the asymmetry is why length proxies for coverage rather than quality: </w:t>
      </w:r>
      <w:proofErr w:type="gramStart"/>
      <w:r w:rsidRPr="00BF6686">
        <w:t>at a glance</w:t>
      </w:r>
      <w:proofErr w:type="gramEnd"/>
      <w:r w:rsidRPr="00BF6686">
        <w:t>, length remains a positive, if imperfect, indicator of how much ground is covered, whereas it says nothing about whether that ground is covered correctly. The answerer glances at how far the answer runs, and given the structured format of these AI answers, that glance stands in for roughly how much has already been said.</w:t>
      </w:r>
    </w:p>
    <w:p w14:paraId="4DE7AF78" w14:textId="0159D2C7" w:rsidR="00C1485A" w:rsidRPr="00015210" w:rsidRDefault="00C1485A" w:rsidP="00C1485A">
      <w:pPr>
        <w:pStyle w:val="TableFiguretitle"/>
      </w:pPr>
      <w:r w:rsidRPr="00015210">
        <w:t>Table 1</w:t>
      </w:r>
      <w:r w:rsidR="00717310">
        <w:t>1</w:t>
      </w:r>
      <w:r w:rsidRPr="00015210">
        <w:t xml:space="preserve">. </w:t>
      </w:r>
      <w:r w:rsidR="00AA69A0" w:rsidRPr="00AA69A0">
        <w:t xml:space="preserve">Why </w:t>
      </w:r>
      <w:r w:rsidR="00AA69A0">
        <w:rPr>
          <w:rFonts w:hint="eastAsia"/>
        </w:rPr>
        <w:t>l</w:t>
      </w:r>
      <w:r w:rsidR="00AA69A0" w:rsidRPr="00AA69A0">
        <w:t xml:space="preserve">ength </w:t>
      </w:r>
      <w:r w:rsidR="00AA69A0">
        <w:rPr>
          <w:rFonts w:hint="eastAsia"/>
        </w:rPr>
        <w:t>r</w:t>
      </w:r>
      <w:r w:rsidR="00AA69A0" w:rsidRPr="00AA69A0">
        <w:t>educe</w:t>
      </w:r>
      <w:r w:rsidR="00AA69A0">
        <w:rPr>
          <w:rFonts w:hint="eastAsia"/>
        </w:rPr>
        <w:t>s</w:t>
      </w:r>
      <w:r w:rsidR="00AA69A0" w:rsidRPr="00AA69A0">
        <w:t xml:space="preserve"> </w:t>
      </w:r>
      <w:r w:rsidR="00AA69A0">
        <w:rPr>
          <w:rFonts w:hint="eastAsia"/>
        </w:rPr>
        <w:t>answer supply</w:t>
      </w:r>
      <w:r w:rsidRPr="00015210">
        <w:t xml:space="preserve"> (</w:t>
      </w:r>
      <w:r w:rsidR="00AA69A0">
        <w:rPr>
          <w:rFonts w:hint="eastAsia"/>
        </w:rPr>
        <w:t xml:space="preserve">for </w:t>
      </w:r>
      <w:r w:rsidRPr="00015210">
        <w:t>H2)</w:t>
      </w:r>
    </w:p>
    <w:tbl>
      <w:tblPr>
        <w:tblW w:w="5000" w:type="pct"/>
        <w:jc w:val="center"/>
        <w:tblLayout w:type="fixed"/>
        <w:tblLook w:val="04A0" w:firstRow="1" w:lastRow="0" w:firstColumn="1" w:lastColumn="0" w:noHBand="0" w:noVBand="1"/>
      </w:tblPr>
      <w:tblGrid>
        <w:gridCol w:w="1780"/>
        <w:gridCol w:w="1391"/>
        <w:gridCol w:w="3489"/>
        <w:gridCol w:w="2700"/>
      </w:tblGrid>
      <w:tr w:rsidR="000A2973" w:rsidRPr="00015210" w14:paraId="0FF4284C" w14:textId="77777777" w:rsidTr="00D2526D">
        <w:trPr>
          <w:jc w:val="center"/>
        </w:trPr>
        <w:tc>
          <w:tcPr>
            <w:tcW w:w="1780" w:type="dxa"/>
            <w:tcBorders>
              <w:top w:val="single" w:sz="4" w:space="0" w:color="auto"/>
              <w:left w:val="nil"/>
              <w:bottom w:val="nil"/>
              <w:right w:val="nil"/>
            </w:tcBorders>
            <w:noWrap/>
            <w:hideMark/>
          </w:tcPr>
          <w:p w14:paraId="49A62107" w14:textId="77777777" w:rsidR="000A2973" w:rsidRPr="00015210" w:rsidRDefault="000A2973">
            <w:pPr>
              <w:rPr>
                <w:rFonts w:ascii="Georgia" w:hAnsi="Georgia"/>
                <w:color w:val="000000"/>
                <w:sz w:val="20"/>
                <w:szCs w:val="20"/>
              </w:rPr>
            </w:pPr>
            <w:r w:rsidRPr="00015210">
              <w:rPr>
                <w:rFonts w:ascii="Georgia" w:hAnsi="Georgia"/>
                <w:color w:val="000000"/>
                <w:sz w:val="20"/>
                <w:szCs w:val="20"/>
              </w:rPr>
              <w:t> </w:t>
            </w:r>
          </w:p>
        </w:tc>
        <w:tc>
          <w:tcPr>
            <w:tcW w:w="1391" w:type="dxa"/>
            <w:tcBorders>
              <w:top w:val="single" w:sz="4" w:space="0" w:color="auto"/>
              <w:left w:val="nil"/>
              <w:bottom w:val="nil"/>
              <w:right w:val="nil"/>
            </w:tcBorders>
            <w:noWrap/>
            <w:hideMark/>
          </w:tcPr>
          <w:p w14:paraId="054DEDA7" w14:textId="77777777" w:rsidR="000A2973" w:rsidRPr="00015210" w:rsidRDefault="000A2973">
            <w:pPr>
              <w:jc w:val="center"/>
              <w:rPr>
                <w:color w:val="000000"/>
                <w:sz w:val="20"/>
                <w:szCs w:val="20"/>
              </w:rPr>
            </w:pPr>
            <w:r w:rsidRPr="00015210">
              <w:rPr>
                <w:color w:val="000000"/>
                <w:sz w:val="20"/>
                <w:szCs w:val="20"/>
              </w:rPr>
              <w:t>(1)</w:t>
            </w:r>
          </w:p>
        </w:tc>
        <w:tc>
          <w:tcPr>
            <w:tcW w:w="3489" w:type="dxa"/>
            <w:tcBorders>
              <w:top w:val="single" w:sz="4" w:space="0" w:color="auto"/>
              <w:left w:val="nil"/>
              <w:bottom w:val="nil"/>
              <w:right w:val="nil"/>
            </w:tcBorders>
            <w:noWrap/>
            <w:hideMark/>
          </w:tcPr>
          <w:p w14:paraId="19A2C68F" w14:textId="77777777" w:rsidR="000A2973" w:rsidRPr="00015210" w:rsidRDefault="000A2973">
            <w:pPr>
              <w:jc w:val="center"/>
              <w:rPr>
                <w:color w:val="000000"/>
                <w:sz w:val="20"/>
                <w:szCs w:val="20"/>
              </w:rPr>
            </w:pPr>
            <w:r w:rsidRPr="00015210">
              <w:rPr>
                <w:color w:val="000000"/>
                <w:sz w:val="20"/>
                <w:szCs w:val="20"/>
              </w:rPr>
              <w:t>(2)</w:t>
            </w:r>
          </w:p>
        </w:tc>
        <w:tc>
          <w:tcPr>
            <w:tcW w:w="2700" w:type="dxa"/>
            <w:tcBorders>
              <w:top w:val="single" w:sz="4" w:space="0" w:color="auto"/>
              <w:left w:val="nil"/>
              <w:bottom w:val="nil"/>
              <w:right w:val="nil"/>
            </w:tcBorders>
            <w:noWrap/>
            <w:hideMark/>
          </w:tcPr>
          <w:p w14:paraId="14A819D8" w14:textId="77777777" w:rsidR="000A2973" w:rsidRPr="00015210" w:rsidRDefault="000A2973">
            <w:pPr>
              <w:jc w:val="center"/>
              <w:rPr>
                <w:color w:val="000000"/>
                <w:sz w:val="20"/>
                <w:szCs w:val="20"/>
              </w:rPr>
            </w:pPr>
            <w:r w:rsidRPr="00015210">
              <w:rPr>
                <w:color w:val="000000"/>
                <w:sz w:val="20"/>
                <w:szCs w:val="20"/>
              </w:rPr>
              <w:t>(3)</w:t>
            </w:r>
          </w:p>
        </w:tc>
      </w:tr>
      <w:tr w:rsidR="000A2973" w:rsidRPr="00015210" w14:paraId="1132B1FB" w14:textId="77777777" w:rsidTr="00D2526D">
        <w:trPr>
          <w:jc w:val="center"/>
        </w:trPr>
        <w:tc>
          <w:tcPr>
            <w:tcW w:w="1780" w:type="dxa"/>
            <w:tcBorders>
              <w:top w:val="nil"/>
              <w:left w:val="nil"/>
              <w:bottom w:val="nil"/>
              <w:right w:val="nil"/>
            </w:tcBorders>
            <w:noWrap/>
            <w:hideMark/>
          </w:tcPr>
          <w:p w14:paraId="24BAA143" w14:textId="77777777" w:rsidR="000A2973" w:rsidRPr="00015210" w:rsidRDefault="000A2973">
            <w:pPr>
              <w:rPr>
                <w:rFonts w:ascii="Georgia" w:hAnsi="Georgia"/>
                <w:color w:val="000000"/>
                <w:sz w:val="20"/>
                <w:szCs w:val="20"/>
              </w:rPr>
            </w:pPr>
            <w:r w:rsidRPr="00015210">
              <w:rPr>
                <w:rFonts w:ascii="Georgia" w:hAnsi="Georgia"/>
                <w:color w:val="000000"/>
                <w:sz w:val="20"/>
                <w:szCs w:val="20"/>
              </w:rPr>
              <w:t>DV</w:t>
            </w:r>
          </w:p>
        </w:tc>
        <w:tc>
          <w:tcPr>
            <w:tcW w:w="7580" w:type="dxa"/>
            <w:gridSpan w:val="3"/>
            <w:tcBorders>
              <w:top w:val="nil"/>
              <w:left w:val="nil"/>
              <w:bottom w:val="single" w:sz="4" w:space="0" w:color="auto"/>
              <w:right w:val="nil"/>
            </w:tcBorders>
            <w:hideMark/>
          </w:tcPr>
          <w:p w14:paraId="26C93CEA" w14:textId="6929CE8F" w:rsidR="000A2973" w:rsidRPr="00015210" w:rsidRDefault="000A2973">
            <w:pPr>
              <w:jc w:val="center"/>
              <w:rPr>
                <w:color w:val="000000"/>
                <w:sz w:val="20"/>
                <w:szCs w:val="20"/>
              </w:rPr>
            </w:pPr>
            <w:r w:rsidRPr="00015210">
              <w:rPr>
                <w:color w:val="000000"/>
                <w:sz w:val="20"/>
                <w:szCs w:val="20"/>
              </w:rPr>
              <w:t>Log(</w:t>
            </w:r>
            <w:r w:rsidR="002E1246">
              <w:rPr>
                <w:rFonts w:hint="eastAsia"/>
                <w:color w:val="000000"/>
                <w:sz w:val="20"/>
                <w:szCs w:val="20"/>
              </w:rPr>
              <w:t xml:space="preserve">human </w:t>
            </w:r>
            <w:r w:rsidRPr="00015210">
              <w:rPr>
                <w:color w:val="000000"/>
                <w:sz w:val="20"/>
                <w:szCs w:val="20"/>
              </w:rPr>
              <w:t>answer number in 7 days)</w:t>
            </w:r>
          </w:p>
        </w:tc>
      </w:tr>
      <w:tr w:rsidR="000A2973" w:rsidRPr="00015210" w14:paraId="06207ADB" w14:textId="77777777" w:rsidTr="00D2526D">
        <w:trPr>
          <w:jc w:val="center"/>
        </w:trPr>
        <w:tc>
          <w:tcPr>
            <w:tcW w:w="1780" w:type="dxa"/>
            <w:vMerge w:val="restart"/>
            <w:tcBorders>
              <w:top w:val="nil"/>
              <w:left w:val="nil"/>
              <w:bottom w:val="nil"/>
              <w:right w:val="nil"/>
            </w:tcBorders>
            <w:noWrap/>
            <w:hideMark/>
          </w:tcPr>
          <w:p w14:paraId="60E29CE9"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391" w:type="dxa"/>
            <w:tcBorders>
              <w:top w:val="nil"/>
              <w:left w:val="nil"/>
              <w:bottom w:val="nil"/>
              <w:right w:val="nil"/>
            </w:tcBorders>
            <w:noWrap/>
            <w:hideMark/>
          </w:tcPr>
          <w:p w14:paraId="70AA6F5B" w14:textId="77777777" w:rsidR="000A2973" w:rsidRPr="00015210" w:rsidRDefault="000A2973">
            <w:pPr>
              <w:jc w:val="center"/>
              <w:rPr>
                <w:color w:val="000000"/>
                <w:sz w:val="20"/>
                <w:szCs w:val="20"/>
              </w:rPr>
            </w:pPr>
            <w:r w:rsidRPr="00015210">
              <w:rPr>
                <w:color w:val="000000"/>
                <w:sz w:val="20"/>
                <w:szCs w:val="20"/>
              </w:rPr>
              <w:t>0.202**</w:t>
            </w:r>
          </w:p>
        </w:tc>
        <w:tc>
          <w:tcPr>
            <w:tcW w:w="3489" w:type="dxa"/>
            <w:tcBorders>
              <w:top w:val="nil"/>
              <w:left w:val="nil"/>
              <w:bottom w:val="nil"/>
              <w:right w:val="nil"/>
            </w:tcBorders>
            <w:noWrap/>
            <w:hideMark/>
          </w:tcPr>
          <w:p w14:paraId="557EF8A8" w14:textId="77777777" w:rsidR="000A2973" w:rsidRPr="00015210" w:rsidRDefault="000A2973">
            <w:pPr>
              <w:jc w:val="center"/>
              <w:rPr>
                <w:color w:val="000000"/>
                <w:sz w:val="20"/>
                <w:szCs w:val="20"/>
              </w:rPr>
            </w:pPr>
            <w:r w:rsidRPr="00015210">
              <w:rPr>
                <w:color w:val="000000"/>
                <w:sz w:val="20"/>
                <w:szCs w:val="20"/>
              </w:rPr>
              <w:t>0.188*</w:t>
            </w:r>
          </w:p>
        </w:tc>
        <w:tc>
          <w:tcPr>
            <w:tcW w:w="2700" w:type="dxa"/>
            <w:tcBorders>
              <w:top w:val="nil"/>
              <w:left w:val="nil"/>
              <w:bottom w:val="nil"/>
              <w:right w:val="nil"/>
            </w:tcBorders>
            <w:noWrap/>
            <w:hideMark/>
          </w:tcPr>
          <w:p w14:paraId="031635F4" w14:textId="77777777" w:rsidR="000A2973" w:rsidRPr="00015210" w:rsidRDefault="000A2973">
            <w:pPr>
              <w:jc w:val="center"/>
              <w:rPr>
                <w:color w:val="000000"/>
                <w:sz w:val="20"/>
                <w:szCs w:val="20"/>
              </w:rPr>
            </w:pPr>
            <w:r w:rsidRPr="00015210">
              <w:rPr>
                <w:color w:val="000000"/>
                <w:sz w:val="20"/>
                <w:szCs w:val="20"/>
              </w:rPr>
              <w:t>0.129</w:t>
            </w:r>
          </w:p>
        </w:tc>
      </w:tr>
      <w:tr w:rsidR="000A2973" w:rsidRPr="00015210" w14:paraId="3C85A0FA" w14:textId="77777777" w:rsidTr="00D2526D">
        <w:trPr>
          <w:jc w:val="center"/>
        </w:trPr>
        <w:tc>
          <w:tcPr>
            <w:tcW w:w="1780" w:type="dxa"/>
            <w:vMerge/>
            <w:tcBorders>
              <w:top w:val="nil"/>
              <w:left w:val="nil"/>
              <w:bottom w:val="nil"/>
              <w:right w:val="nil"/>
            </w:tcBorders>
            <w:hideMark/>
          </w:tcPr>
          <w:p w14:paraId="2715D34B"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0B57A369" w14:textId="77777777" w:rsidR="000A2973" w:rsidRPr="00015210" w:rsidRDefault="000A2973">
            <w:pPr>
              <w:jc w:val="center"/>
              <w:rPr>
                <w:color w:val="000000"/>
                <w:sz w:val="20"/>
                <w:szCs w:val="20"/>
              </w:rPr>
            </w:pPr>
            <w:r w:rsidRPr="00015210">
              <w:rPr>
                <w:color w:val="000000"/>
                <w:sz w:val="20"/>
                <w:szCs w:val="20"/>
              </w:rPr>
              <w:t>(0.078)</w:t>
            </w:r>
          </w:p>
        </w:tc>
        <w:tc>
          <w:tcPr>
            <w:tcW w:w="3489" w:type="dxa"/>
            <w:tcBorders>
              <w:top w:val="nil"/>
              <w:left w:val="nil"/>
              <w:bottom w:val="nil"/>
              <w:right w:val="nil"/>
            </w:tcBorders>
            <w:noWrap/>
            <w:hideMark/>
          </w:tcPr>
          <w:p w14:paraId="3C24A3B3" w14:textId="77777777" w:rsidR="000A2973" w:rsidRPr="00015210" w:rsidRDefault="000A2973">
            <w:pPr>
              <w:jc w:val="center"/>
              <w:rPr>
                <w:color w:val="000000"/>
                <w:sz w:val="20"/>
                <w:szCs w:val="20"/>
              </w:rPr>
            </w:pPr>
            <w:r w:rsidRPr="00015210">
              <w:rPr>
                <w:color w:val="000000"/>
                <w:sz w:val="20"/>
                <w:szCs w:val="20"/>
              </w:rPr>
              <w:t>(0.080)</w:t>
            </w:r>
          </w:p>
        </w:tc>
        <w:tc>
          <w:tcPr>
            <w:tcW w:w="2700" w:type="dxa"/>
            <w:tcBorders>
              <w:top w:val="nil"/>
              <w:left w:val="nil"/>
              <w:bottom w:val="nil"/>
              <w:right w:val="nil"/>
            </w:tcBorders>
            <w:noWrap/>
            <w:hideMark/>
          </w:tcPr>
          <w:p w14:paraId="64A8D87A" w14:textId="77777777" w:rsidR="000A2973" w:rsidRPr="00015210" w:rsidRDefault="000A2973">
            <w:pPr>
              <w:jc w:val="center"/>
              <w:rPr>
                <w:color w:val="000000"/>
                <w:sz w:val="20"/>
                <w:szCs w:val="20"/>
              </w:rPr>
            </w:pPr>
            <w:r w:rsidRPr="00015210">
              <w:rPr>
                <w:color w:val="000000"/>
                <w:sz w:val="20"/>
                <w:szCs w:val="20"/>
              </w:rPr>
              <w:t>(0.087)</w:t>
            </w:r>
          </w:p>
        </w:tc>
      </w:tr>
      <w:tr w:rsidR="000A2973" w:rsidRPr="00015210" w14:paraId="6F79A870" w14:textId="77777777" w:rsidTr="00D2526D">
        <w:trPr>
          <w:jc w:val="center"/>
        </w:trPr>
        <w:tc>
          <w:tcPr>
            <w:tcW w:w="1780" w:type="dxa"/>
            <w:vMerge w:val="restart"/>
            <w:tcBorders>
              <w:top w:val="nil"/>
              <w:left w:val="nil"/>
              <w:bottom w:val="nil"/>
              <w:right w:val="nil"/>
            </w:tcBorders>
            <w:noWrap/>
            <w:hideMark/>
          </w:tcPr>
          <w:p w14:paraId="6D7D7CCC"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Length</w:t>
            </w:r>
            <w:r w:rsidRPr="00015210">
              <w:rPr>
                <w:i/>
                <w:iCs/>
                <w:color w:val="000000"/>
                <w:sz w:val="20"/>
                <w:szCs w:val="20"/>
                <w:vertAlign w:val="subscript"/>
              </w:rPr>
              <w:t>i</w:t>
            </w:r>
            <w:proofErr w:type="spellEnd"/>
          </w:p>
        </w:tc>
        <w:tc>
          <w:tcPr>
            <w:tcW w:w="1391" w:type="dxa"/>
            <w:tcBorders>
              <w:top w:val="nil"/>
              <w:left w:val="nil"/>
              <w:bottom w:val="nil"/>
              <w:right w:val="nil"/>
            </w:tcBorders>
            <w:noWrap/>
            <w:hideMark/>
          </w:tcPr>
          <w:p w14:paraId="0229801F" w14:textId="77777777" w:rsidR="000A2973" w:rsidRPr="00015210" w:rsidRDefault="000A2973">
            <w:pPr>
              <w:jc w:val="center"/>
              <w:rPr>
                <w:color w:val="000000"/>
                <w:sz w:val="20"/>
                <w:szCs w:val="20"/>
              </w:rPr>
            </w:pPr>
            <w:r w:rsidRPr="00015210">
              <w:rPr>
                <w:color w:val="000000"/>
                <w:sz w:val="20"/>
                <w:szCs w:val="20"/>
              </w:rPr>
              <w:t>-0.044**</w:t>
            </w:r>
          </w:p>
        </w:tc>
        <w:tc>
          <w:tcPr>
            <w:tcW w:w="3489" w:type="dxa"/>
            <w:tcBorders>
              <w:top w:val="nil"/>
              <w:left w:val="nil"/>
              <w:bottom w:val="nil"/>
              <w:right w:val="nil"/>
            </w:tcBorders>
            <w:noWrap/>
            <w:hideMark/>
          </w:tcPr>
          <w:p w14:paraId="0D24C8DB" w14:textId="77777777" w:rsidR="000A2973" w:rsidRPr="00015210" w:rsidRDefault="000A2973">
            <w:pPr>
              <w:jc w:val="center"/>
              <w:rPr>
                <w:color w:val="000000"/>
                <w:sz w:val="20"/>
                <w:szCs w:val="20"/>
              </w:rPr>
            </w:pPr>
            <w:r w:rsidRPr="00015210">
              <w:rPr>
                <w:color w:val="000000"/>
                <w:sz w:val="20"/>
                <w:szCs w:val="20"/>
              </w:rPr>
              <w:t>-0.046***</w:t>
            </w:r>
          </w:p>
        </w:tc>
        <w:tc>
          <w:tcPr>
            <w:tcW w:w="2700" w:type="dxa"/>
            <w:tcBorders>
              <w:top w:val="nil"/>
              <w:left w:val="nil"/>
              <w:bottom w:val="nil"/>
              <w:right w:val="nil"/>
            </w:tcBorders>
            <w:noWrap/>
            <w:hideMark/>
          </w:tcPr>
          <w:p w14:paraId="573A37C0" w14:textId="7D078C73" w:rsidR="000A2973" w:rsidRPr="00015210" w:rsidRDefault="000A2973">
            <w:pPr>
              <w:jc w:val="center"/>
              <w:rPr>
                <w:rFonts w:ascii="Heiti TC" w:eastAsia="Heiti TC" w:hAnsi="Heiti TC" w:cs="Heiti TC"/>
                <w:color w:val="000000"/>
                <w:sz w:val="20"/>
                <w:szCs w:val="20"/>
              </w:rPr>
            </w:pPr>
            <w:r w:rsidRPr="00015210">
              <w:rPr>
                <w:color w:val="000000"/>
                <w:sz w:val="20"/>
                <w:szCs w:val="20"/>
              </w:rPr>
              <w:t>-0.028</w:t>
            </w:r>
            <w:r w:rsidR="00BF0DF5" w:rsidRPr="00015210">
              <w:rPr>
                <w:rFonts w:ascii="Heiti TC" w:eastAsia="Heiti TC" w:hAnsi="Heiti TC" w:cs="Heiti TC"/>
                <w:color w:val="000000"/>
                <w:sz w:val="20"/>
                <w:szCs w:val="20"/>
              </w:rPr>
              <w:t>.</w:t>
            </w:r>
          </w:p>
        </w:tc>
      </w:tr>
      <w:tr w:rsidR="000A2973" w:rsidRPr="00015210" w14:paraId="51C287A4" w14:textId="77777777" w:rsidTr="00D2526D">
        <w:trPr>
          <w:jc w:val="center"/>
        </w:trPr>
        <w:tc>
          <w:tcPr>
            <w:tcW w:w="1780" w:type="dxa"/>
            <w:vMerge/>
            <w:tcBorders>
              <w:top w:val="nil"/>
              <w:left w:val="nil"/>
              <w:bottom w:val="nil"/>
              <w:right w:val="nil"/>
            </w:tcBorders>
            <w:hideMark/>
          </w:tcPr>
          <w:p w14:paraId="293FD098"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10320D18" w14:textId="77777777" w:rsidR="000A2973" w:rsidRPr="00015210" w:rsidRDefault="000A2973">
            <w:pPr>
              <w:jc w:val="center"/>
              <w:rPr>
                <w:color w:val="000000"/>
                <w:sz w:val="20"/>
                <w:szCs w:val="20"/>
              </w:rPr>
            </w:pPr>
            <w:r w:rsidRPr="00015210">
              <w:rPr>
                <w:color w:val="000000"/>
                <w:sz w:val="20"/>
                <w:szCs w:val="20"/>
              </w:rPr>
              <w:t>(0.014)</w:t>
            </w:r>
          </w:p>
        </w:tc>
        <w:tc>
          <w:tcPr>
            <w:tcW w:w="3489" w:type="dxa"/>
            <w:tcBorders>
              <w:top w:val="nil"/>
              <w:left w:val="nil"/>
              <w:bottom w:val="nil"/>
              <w:right w:val="nil"/>
            </w:tcBorders>
            <w:noWrap/>
            <w:hideMark/>
          </w:tcPr>
          <w:p w14:paraId="6B2D1C32" w14:textId="77777777" w:rsidR="000A2973" w:rsidRPr="00015210" w:rsidRDefault="000A2973">
            <w:pPr>
              <w:jc w:val="center"/>
              <w:rPr>
                <w:color w:val="000000"/>
                <w:sz w:val="20"/>
                <w:szCs w:val="20"/>
              </w:rPr>
            </w:pPr>
            <w:r w:rsidRPr="00015210">
              <w:rPr>
                <w:color w:val="000000"/>
                <w:sz w:val="20"/>
                <w:szCs w:val="20"/>
              </w:rPr>
              <w:t>(0.014)</w:t>
            </w:r>
          </w:p>
        </w:tc>
        <w:tc>
          <w:tcPr>
            <w:tcW w:w="2700" w:type="dxa"/>
            <w:tcBorders>
              <w:top w:val="nil"/>
              <w:left w:val="nil"/>
              <w:bottom w:val="nil"/>
              <w:right w:val="nil"/>
            </w:tcBorders>
            <w:noWrap/>
            <w:hideMark/>
          </w:tcPr>
          <w:p w14:paraId="3C9F9922" w14:textId="77777777" w:rsidR="000A2973" w:rsidRPr="00015210" w:rsidRDefault="000A2973">
            <w:pPr>
              <w:jc w:val="center"/>
              <w:rPr>
                <w:color w:val="000000"/>
                <w:sz w:val="20"/>
                <w:szCs w:val="20"/>
              </w:rPr>
            </w:pPr>
            <w:r w:rsidRPr="00015210">
              <w:rPr>
                <w:color w:val="000000"/>
                <w:sz w:val="20"/>
                <w:szCs w:val="20"/>
              </w:rPr>
              <w:t>(0.016)</w:t>
            </w:r>
          </w:p>
        </w:tc>
      </w:tr>
      <w:tr w:rsidR="000A2973" w:rsidRPr="00015210" w14:paraId="706EAACE" w14:textId="77777777" w:rsidTr="00D2526D">
        <w:trPr>
          <w:jc w:val="center"/>
        </w:trPr>
        <w:tc>
          <w:tcPr>
            <w:tcW w:w="1780" w:type="dxa"/>
            <w:vMerge w:val="restart"/>
            <w:tcBorders>
              <w:top w:val="nil"/>
              <w:left w:val="nil"/>
              <w:bottom w:val="nil"/>
              <w:right w:val="nil"/>
            </w:tcBorders>
            <w:noWrap/>
            <w:hideMark/>
          </w:tcPr>
          <w:p w14:paraId="2EDA73B3"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Quality</w:t>
            </w:r>
            <w:r w:rsidRPr="00015210">
              <w:rPr>
                <w:i/>
                <w:iCs/>
                <w:color w:val="000000"/>
                <w:sz w:val="20"/>
                <w:szCs w:val="20"/>
                <w:vertAlign w:val="subscript"/>
              </w:rPr>
              <w:t>i</w:t>
            </w:r>
            <w:proofErr w:type="spellEnd"/>
          </w:p>
        </w:tc>
        <w:tc>
          <w:tcPr>
            <w:tcW w:w="1391" w:type="dxa"/>
            <w:tcBorders>
              <w:top w:val="nil"/>
              <w:left w:val="nil"/>
              <w:bottom w:val="nil"/>
              <w:right w:val="nil"/>
            </w:tcBorders>
            <w:noWrap/>
            <w:hideMark/>
          </w:tcPr>
          <w:p w14:paraId="0D955AB2"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c>
          <w:tcPr>
            <w:tcW w:w="3489" w:type="dxa"/>
            <w:tcBorders>
              <w:top w:val="nil"/>
              <w:left w:val="nil"/>
              <w:bottom w:val="nil"/>
              <w:right w:val="nil"/>
            </w:tcBorders>
            <w:noWrap/>
            <w:hideMark/>
          </w:tcPr>
          <w:p w14:paraId="35C508C6" w14:textId="77777777" w:rsidR="000A2973" w:rsidRPr="00015210" w:rsidRDefault="000A2973">
            <w:pPr>
              <w:jc w:val="center"/>
              <w:rPr>
                <w:color w:val="000000"/>
                <w:sz w:val="20"/>
                <w:szCs w:val="20"/>
              </w:rPr>
            </w:pPr>
            <w:r w:rsidRPr="00015210">
              <w:rPr>
                <w:color w:val="000000"/>
                <w:sz w:val="20"/>
                <w:szCs w:val="20"/>
              </w:rPr>
              <w:t>0.004</w:t>
            </w:r>
          </w:p>
        </w:tc>
        <w:tc>
          <w:tcPr>
            <w:tcW w:w="2700" w:type="dxa"/>
            <w:tcBorders>
              <w:top w:val="nil"/>
              <w:left w:val="nil"/>
              <w:bottom w:val="nil"/>
              <w:right w:val="nil"/>
            </w:tcBorders>
            <w:noWrap/>
            <w:hideMark/>
          </w:tcPr>
          <w:p w14:paraId="62EE70EA"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r>
      <w:tr w:rsidR="000A2973" w:rsidRPr="00015210" w14:paraId="4658A740" w14:textId="77777777" w:rsidTr="00D2526D">
        <w:trPr>
          <w:jc w:val="center"/>
        </w:trPr>
        <w:tc>
          <w:tcPr>
            <w:tcW w:w="1780" w:type="dxa"/>
            <w:vMerge/>
            <w:tcBorders>
              <w:top w:val="nil"/>
              <w:left w:val="nil"/>
              <w:bottom w:val="nil"/>
              <w:right w:val="nil"/>
            </w:tcBorders>
            <w:hideMark/>
          </w:tcPr>
          <w:p w14:paraId="609B8CF5"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4A7B710A"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c>
          <w:tcPr>
            <w:tcW w:w="3489" w:type="dxa"/>
            <w:tcBorders>
              <w:top w:val="nil"/>
              <w:left w:val="nil"/>
              <w:bottom w:val="nil"/>
              <w:right w:val="nil"/>
            </w:tcBorders>
            <w:noWrap/>
            <w:hideMark/>
          </w:tcPr>
          <w:p w14:paraId="7CAC64E5" w14:textId="77777777" w:rsidR="000A2973" w:rsidRPr="00015210" w:rsidRDefault="000A2973">
            <w:pPr>
              <w:jc w:val="center"/>
              <w:rPr>
                <w:color w:val="000000"/>
                <w:sz w:val="20"/>
                <w:szCs w:val="20"/>
              </w:rPr>
            </w:pPr>
            <w:r w:rsidRPr="00015210">
              <w:rPr>
                <w:color w:val="000000"/>
                <w:sz w:val="20"/>
                <w:szCs w:val="20"/>
              </w:rPr>
              <w:t>(0.004)</w:t>
            </w:r>
          </w:p>
        </w:tc>
        <w:tc>
          <w:tcPr>
            <w:tcW w:w="2700" w:type="dxa"/>
            <w:tcBorders>
              <w:top w:val="nil"/>
              <w:left w:val="nil"/>
              <w:bottom w:val="nil"/>
              <w:right w:val="nil"/>
            </w:tcBorders>
            <w:noWrap/>
            <w:hideMark/>
          </w:tcPr>
          <w:p w14:paraId="7CA7A457"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r>
      <w:tr w:rsidR="000A2973" w:rsidRPr="00015210" w14:paraId="0BF1D73A" w14:textId="77777777" w:rsidTr="00D2526D">
        <w:trPr>
          <w:jc w:val="center"/>
        </w:trPr>
        <w:tc>
          <w:tcPr>
            <w:tcW w:w="1780" w:type="dxa"/>
            <w:vMerge w:val="restart"/>
            <w:tcBorders>
              <w:top w:val="nil"/>
              <w:left w:val="nil"/>
              <w:bottom w:val="single" w:sz="4" w:space="0" w:color="000000"/>
              <w:right w:val="nil"/>
            </w:tcBorders>
            <w:noWrap/>
            <w:hideMark/>
          </w:tcPr>
          <w:p w14:paraId="52150FA6"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Coverage</w:t>
            </w:r>
            <w:r w:rsidRPr="00015210">
              <w:rPr>
                <w:i/>
                <w:iCs/>
                <w:color w:val="000000"/>
                <w:sz w:val="20"/>
                <w:szCs w:val="20"/>
                <w:vertAlign w:val="subscript"/>
              </w:rPr>
              <w:t>i</w:t>
            </w:r>
            <w:proofErr w:type="spellEnd"/>
          </w:p>
        </w:tc>
        <w:tc>
          <w:tcPr>
            <w:tcW w:w="1391" w:type="dxa"/>
            <w:tcBorders>
              <w:top w:val="nil"/>
              <w:left w:val="nil"/>
              <w:bottom w:val="nil"/>
              <w:right w:val="nil"/>
            </w:tcBorders>
            <w:noWrap/>
            <w:hideMark/>
          </w:tcPr>
          <w:p w14:paraId="0D064580" w14:textId="77777777" w:rsidR="000A2973" w:rsidRPr="00015210" w:rsidRDefault="000A2973">
            <w:pPr>
              <w:jc w:val="center"/>
              <w:rPr>
                <w:color w:val="000000"/>
                <w:sz w:val="20"/>
                <w:szCs w:val="20"/>
              </w:rPr>
            </w:pPr>
            <w:r w:rsidRPr="00015210">
              <w:rPr>
                <w:color w:val="000000"/>
                <w:sz w:val="20"/>
                <w:szCs w:val="20"/>
              </w:rPr>
              <w:t xml:space="preserve"> </w:t>
            </w:r>
          </w:p>
        </w:tc>
        <w:tc>
          <w:tcPr>
            <w:tcW w:w="3489" w:type="dxa"/>
            <w:tcBorders>
              <w:top w:val="nil"/>
              <w:left w:val="nil"/>
              <w:bottom w:val="nil"/>
              <w:right w:val="nil"/>
            </w:tcBorders>
            <w:noWrap/>
            <w:hideMark/>
          </w:tcPr>
          <w:p w14:paraId="44A4EC15" w14:textId="77777777" w:rsidR="000A2973" w:rsidRPr="00015210" w:rsidRDefault="000A2973">
            <w:pPr>
              <w:jc w:val="center"/>
              <w:rPr>
                <w:color w:val="000000"/>
                <w:sz w:val="20"/>
                <w:szCs w:val="20"/>
              </w:rPr>
            </w:pPr>
            <w:r w:rsidRPr="00015210">
              <w:rPr>
                <w:color w:val="000000"/>
                <w:sz w:val="20"/>
                <w:szCs w:val="20"/>
              </w:rPr>
              <w:t xml:space="preserve"> </w:t>
            </w:r>
          </w:p>
        </w:tc>
        <w:tc>
          <w:tcPr>
            <w:tcW w:w="2700" w:type="dxa"/>
            <w:tcBorders>
              <w:top w:val="nil"/>
              <w:left w:val="nil"/>
              <w:bottom w:val="nil"/>
              <w:right w:val="nil"/>
            </w:tcBorders>
            <w:noWrap/>
            <w:hideMark/>
          </w:tcPr>
          <w:p w14:paraId="0601BE65" w14:textId="77777777" w:rsidR="000A2973" w:rsidRPr="00015210" w:rsidRDefault="000A2973">
            <w:pPr>
              <w:jc w:val="center"/>
              <w:rPr>
                <w:b/>
                <w:bCs/>
                <w:color w:val="000000"/>
                <w:sz w:val="20"/>
                <w:szCs w:val="20"/>
              </w:rPr>
            </w:pPr>
            <w:r w:rsidRPr="00015210">
              <w:rPr>
                <w:b/>
                <w:bCs/>
                <w:color w:val="000000"/>
                <w:sz w:val="20"/>
                <w:szCs w:val="20"/>
              </w:rPr>
              <w:t>-0.007*</w:t>
            </w:r>
          </w:p>
        </w:tc>
      </w:tr>
      <w:tr w:rsidR="000A2973" w:rsidRPr="00015210" w14:paraId="6FD11CFC" w14:textId="77777777" w:rsidTr="00D2526D">
        <w:trPr>
          <w:jc w:val="center"/>
        </w:trPr>
        <w:tc>
          <w:tcPr>
            <w:tcW w:w="1780" w:type="dxa"/>
            <w:vMerge/>
            <w:tcBorders>
              <w:top w:val="nil"/>
              <w:left w:val="nil"/>
              <w:bottom w:val="single" w:sz="4" w:space="0" w:color="000000"/>
              <w:right w:val="nil"/>
            </w:tcBorders>
            <w:hideMark/>
          </w:tcPr>
          <w:p w14:paraId="57DA77D4" w14:textId="77777777" w:rsidR="000A2973" w:rsidRPr="00015210" w:rsidRDefault="000A2973">
            <w:pPr>
              <w:rPr>
                <w:i/>
                <w:iCs/>
                <w:color w:val="000000"/>
                <w:sz w:val="20"/>
                <w:szCs w:val="20"/>
              </w:rPr>
            </w:pPr>
          </w:p>
        </w:tc>
        <w:tc>
          <w:tcPr>
            <w:tcW w:w="1391" w:type="dxa"/>
            <w:tcBorders>
              <w:top w:val="nil"/>
              <w:left w:val="nil"/>
              <w:bottom w:val="single" w:sz="4" w:space="0" w:color="auto"/>
              <w:right w:val="nil"/>
            </w:tcBorders>
            <w:noWrap/>
            <w:hideMark/>
          </w:tcPr>
          <w:p w14:paraId="7333DCD9" w14:textId="77777777" w:rsidR="000A2973" w:rsidRPr="00015210" w:rsidRDefault="000A2973">
            <w:pPr>
              <w:jc w:val="center"/>
              <w:rPr>
                <w:color w:val="000000"/>
                <w:sz w:val="20"/>
                <w:szCs w:val="20"/>
              </w:rPr>
            </w:pPr>
            <w:r w:rsidRPr="00015210">
              <w:rPr>
                <w:color w:val="000000"/>
                <w:sz w:val="20"/>
                <w:szCs w:val="20"/>
              </w:rPr>
              <w:t xml:space="preserve"> </w:t>
            </w:r>
          </w:p>
        </w:tc>
        <w:tc>
          <w:tcPr>
            <w:tcW w:w="3489" w:type="dxa"/>
            <w:tcBorders>
              <w:top w:val="nil"/>
              <w:left w:val="nil"/>
              <w:bottom w:val="single" w:sz="4" w:space="0" w:color="auto"/>
              <w:right w:val="nil"/>
            </w:tcBorders>
            <w:noWrap/>
            <w:hideMark/>
          </w:tcPr>
          <w:p w14:paraId="27AC730F" w14:textId="77777777" w:rsidR="000A2973" w:rsidRPr="00015210" w:rsidRDefault="000A2973">
            <w:pPr>
              <w:jc w:val="center"/>
              <w:rPr>
                <w:color w:val="000000"/>
                <w:sz w:val="20"/>
                <w:szCs w:val="20"/>
              </w:rPr>
            </w:pPr>
            <w:r w:rsidRPr="00015210">
              <w:rPr>
                <w:color w:val="000000"/>
                <w:sz w:val="20"/>
                <w:szCs w:val="20"/>
              </w:rPr>
              <w:t xml:space="preserve"> </w:t>
            </w:r>
          </w:p>
        </w:tc>
        <w:tc>
          <w:tcPr>
            <w:tcW w:w="2700" w:type="dxa"/>
            <w:tcBorders>
              <w:top w:val="nil"/>
              <w:left w:val="nil"/>
              <w:bottom w:val="single" w:sz="4" w:space="0" w:color="auto"/>
              <w:right w:val="nil"/>
            </w:tcBorders>
            <w:noWrap/>
            <w:hideMark/>
          </w:tcPr>
          <w:p w14:paraId="1DC6D474" w14:textId="77777777" w:rsidR="000A2973" w:rsidRPr="00015210" w:rsidRDefault="000A2973">
            <w:pPr>
              <w:jc w:val="center"/>
              <w:rPr>
                <w:b/>
                <w:bCs/>
                <w:color w:val="000000"/>
                <w:sz w:val="20"/>
                <w:szCs w:val="20"/>
              </w:rPr>
            </w:pPr>
            <w:r w:rsidRPr="00015210">
              <w:rPr>
                <w:b/>
                <w:bCs/>
                <w:color w:val="000000"/>
                <w:sz w:val="20"/>
                <w:szCs w:val="20"/>
              </w:rPr>
              <w:t>(0.003)</w:t>
            </w:r>
          </w:p>
        </w:tc>
      </w:tr>
      <w:tr w:rsidR="000A2973" w:rsidRPr="00015210" w14:paraId="356AC759" w14:textId="77777777" w:rsidTr="00D2526D">
        <w:trPr>
          <w:jc w:val="center"/>
        </w:trPr>
        <w:tc>
          <w:tcPr>
            <w:tcW w:w="1780" w:type="dxa"/>
            <w:tcBorders>
              <w:top w:val="nil"/>
              <w:left w:val="nil"/>
              <w:bottom w:val="nil"/>
              <w:right w:val="nil"/>
            </w:tcBorders>
            <w:noWrap/>
            <w:hideMark/>
          </w:tcPr>
          <w:p w14:paraId="4451EE40" w14:textId="77777777" w:rsidR="000A2973" w:rsidRPr="00015210" w:rsidRDefault="000A2973">
            <w:pPr>
              <w:rPr>
                <w:color w:val="000000"/>
                <w:sz w:val="20"/>
                <w:szCs w:val="20"/>
              </w:rPr>
            </w:pPr>
            <w:r w:rsidRPr="00015210">
              <w:rPr>
                <w:color w:val="000000"/>
                <w:sz w:val="20"/>
                <w:szCs w:val="20"/>
              </w:rPr>
              <w:t>question controls</w:t>
            </w:r>
          </w:p>
        </w:tc>
        <w:tc>
          <w:tcPr>
            <w:tcW w:w="1391" w:type="dxa"/>
            <w:tcBorders>
              <w:top w:val="nil"/>
              <w:left w:val="nil"/>
              <w:bottom w:val="nil"/>
              <w:right w:val="nil"/>
            </w:tcBorders>
            <w:noWrap/>
            <w:hideMark/>
          </w:tcPr>
          <w:p w14:paraId="162DED16"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7AED24AE"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76A5102F"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27F26BFE" w14:textId="77777777" w:rsidTr="00D2526D">
        <w:trPr>
          <w:jc w:val="center"/>
        </w:trPr>
        <w:tc>
          <w:tcPr>
            <w:tcW w:w="1780" w:type="dxa"/>
            <w:tcBorders>
              <w:top w:val="nil"/>
              <w:left w:val="nil"/>
              <w:bottom w:val="nil"/>
              <w:right w:val="nil"/>
            </w:tcBorders>
            <w:noWrap/>
            <w:hideMark/>
          </w:tcPr>
          <w:p w14:paraId="5C6E66F0" w14:textId="77777777" w:rsidR="000A2973" w:rsidRPr="00015210" w:rsidRDefault="000A2973">
            <w:pPr>
              <w:rPr>
                <w:color w:val="000000"/>
                <w:sz w:val="20"/>
                <w:szCs w:val="20"/>
              </w:rPr>
            </w:pPr>
            <w:r w:rsidRPr="00015210">
              <w:rPr>
                <w:color w:val="000000"/>
                <w:sz w:val="20"/>
                <w:szCs w:val="20"/>
              </w:rPr>
              <w:t>questioner controls</w:t>
            </w:r>
          </w:p>
        </w:tc>
        <w:tc>
          <w:tcPr>
            <w:tcW w:w="1391" w:type="dxa"/>
            <w:tcBorders>
              <w:top w:val="nil"/>
              <w:left w:val="nil"/>
              <w:bottom w:val="nil"/>
              <w:right w:val="nil"/>
            </w:tcBorders>
            <w:noWrap/>
            <w:hideMark/>
          </w:tcPr>
          <w:p w14:paraId="126FFB94"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6D130FF0"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0F576CB7"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0F44F0E1" w14:textId="77777777" w:rsidTr="00D2526D">
        <w:trPr>
          <w:jc w:val="center"/>
        </w:trPr>
        <w:tc>
          <w:tcPr>
            <w:tcW w:w="1780" w:type="dxa"/>
            <w:tcBorders>
              <w:top w:val="nil"/>
              <w:left w:val="nil"/>
              <w:bottom w:val="nil"/>
              <w:right w:val="nil"/>
            </w:tcBorders>
            <w:noWrap/>
            <w:hideMark/>
          </w:tcPr>
          <w:p w14:paraId="1A25BC01" w14:textId="77777777" w:rsidR="000A2973" w:rsidRPr="00015210" w:rsidRDefault="000A2973">
            <w:pPr>
              <w:rPr>
                <w:color w:val="000000"/>
                <w:sz w:val="20"/>
                <w:szCs w:val="20"/>
              </w:rPr>
            </w:pPr>
            <w:r w:rsidRPr="00015210">
              <w:rPr>
                <w:color w:val="000000"/>
                <w:sz w:val="20"/>
                <w:szCs w:val="20"/>
              </w:rPr>
              <w:t>question timing FE</w:t>
            </w:r>
          </w:p>
        </w:tc>
        <w:tc>
          <w:tcPr>
            <w:tcW w:w="1391" w:type="dxa"/>
            <w:tcBorders>
              <w:top w:val="nil"/>
              <w:left w:val="nil"/>
              <w:bottom w:val="nil"/>
              <w:right w:val="nil"/>
            </w:tcBorders>
            <w:noWrap/>
            <w:hideMark/>
          </w:tcPr>
          <w:p w14:paraId="34AA25D7"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7E7A7AC6"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3BC4FDAF"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161F3B8C" w14:textId="77777777" w:rsidTr="00D2526D">
        <w:trPr>
          <w:jc w:val="center"/>
        </w:trPr>
        <w:tc>
          <w:tcPr>
            <w:tcW w:w="1780" w:type="dxa"/>
            <w:tcBorders>
              <w:top w:val="nil"/>
              <w:left w:val="nil"/>
              <w:bottom w:val="single" w:sz="4" w:space="0" w:color="auto"/>
              <w:right w:val="nil"/>
            </w:tcBorders>
            <w:noWrap/>
            <w:hideMark/>
          </w:tcPr>
          <w:p w14:paraId="62D99418" w14:textId="77777777" w:rsidR="000A2973" w:rsidRPr="00015210" w:rsidRDefault="000A2973">
            <w:pPr>
              <w:rPr>
                <w:color w:val="000000"/>
                <w:sz w:val="20"/>
                <w:szCs w:val="20"/>
              </w:rPr>
            </w:pPr>
            <w:r w:rsidRPr="00015210">
              <w:rPr>
                <w:color w:val="000000"/>
                <w:sz w:val="20"/>
                <w:szCs w:val="20"/>
              </w:rPr>
              <w:t>N</w:t>
            </w:r>
          </w:p>
        </w:tc>
        <w:tc>
          <w:tcPr>
            <w:tcW w:w="1391" w:type="dxa"/>
            <w:tcBorders>
              <w:top w:val="nil"/>
              <w:left w:val="nil"/>
              <w:bottom w:val="single" w:sz="4" w:space="0" w:color="auto"/>
              <w:right w:val="nil"/>
            </w:tcBorders>
            <w:noWrap/>
            <w:hideMark/>
          </w:tcPr>
          <w:p w14:paraId="50134AF0" w14:textId="77777777" w:rsidR="000A2973" w:rsidRPr="00015210" w:rsidRDefault="000A2973">
            <w:pPr>
              <w:jc w:val="center"/>
              <w:rPr>
                <w:color w:val="000000"/>
                <w:sz w:val="20"/>
                <w:szCs w:val="20"/>
              </w:rPr>
            </w:pPr>
            <w:r w:rsidRPr="00015210">
              <w:rPr>
                <w:color w:val="000000"/>
                <w:sz w:val="20"/>
                <w:szCs w:val="20"/>
              </w:rPr>
              <w:t>3,613</w:t>
            </w:r>
          </w:p>
        </w:tc>
        <w:tc>
          <w:tcPr>
            <w:tcW w:w="3489" w:type="dxa"/>
            <w:tcBorders>
              <w:top w:val="nil"/>
              <w:left w:val="nil"/>
              <w:bottom w:val="single" w:sz="4" w:space="0" w:color="auto"/>
              <w:right w:val="nil"/>
            </w:tcBorders>
            <w:noWrap/>
            <w:hideMark/>
          </w:tcPr>
          <w:p w14:paraId="0F2EBA73" w14:textId="77777777" w:rsidR="000A2973" w:rsidRPr="00015210" w:rsidRDefault="000A2973">
            <w:pPr>
              <w:jc w:val="center"/>
              <w:rPr>
                <w:color w:val="000000"/>
                <w:sz w:val="20"/>
                <w:szCs w:val="20"/>
              </w:rPr>
            </w:pPr>
            <w:r w:rsidRPr="00015210">
              <w:rPr>
                <w:color w:val="000000"/>
                <w:sz w:val="20"/>
                <w:szCs w:val="20"/>
              </w:rPr>
              <w:t>3,612</w:t>
            </w:r>
          </w:p>
        </w:tc>
        <w:tc>
          <w:tcPr>
            <w:tcW w:w="2700" w:type="dxa"/>
            <w:tcBorders>
              <w:top w:val="nil"/>
              <w:left w:val="nil"/>
              <w:bottom w:val="single" w:sz="4" w:space="0" w:color="auto"/>
              <w:right w:val="nil"/>
            </w:tcBorders>
            <w:noWrap/>
            <w:hideMark/>
          </w:tcPr>
          <w:p w14:paraId="0EB3786A" w14:textId="77777777" w:rsidR="000A2973" w:rsidRPr="00015210" w:rsidRDefault="000A2973">
            <w:pPr>
              <w:jc w:val="center"/>
              <w:rPr>
                <w:color w:val="000000"/>
                <w:sz w:val="20"/>
                <w:szCs w:val="20"/>
              </w:rPr>
            </w:pPr>
            <w:r w:rsidRPr="00015210">
              <w:rPr>
                <w:color w:val="000000"/>
                <w:sz w:val="20"/>
                <w:szCs w:val="20"/>
              </w:rPr>
              <w:t>3,613</w:t>
            </w:r>
          </w:p>
        </w:tc>
      </w:tr>
    </w:tbl>
    <w:p w14:paraId="6472773C" w14:textId="6CD8CD36" w:rsidR="00C1485A" w:rsidRPr="00015210" w:rsidRDefault="00C1485A" w:rsidP="00C1485A">
      <w:pPr>
        <w:pStyle w:val="Notes"/>
      </w:pPr>
      <w:r w:rsidRPr="00BE35AC">
        <w:rPr>
          <w:rPrChange w:id="427" w:author="Dylan CHEN" w:date="2026-08-30T10:00:00Z" w16du:dateUtc="2026-08-30T02:00:00Z">
            <w:rPr>
              <w:i/>
              <w:iCs/>
            </w:rPr>
          </w:rPrChange>
        </w:rPr>
        <w:t>Notes.</w:t>
      </w:r>
      <w:r w:rsidRPr="00015210">
        <w:t xml:space="preserve"> </w:t>
      </w:r>
      <w:ins w:id="428" w:author="Dylan CHEN" w:date="2026-08-30T10:00:00Z" w16du:dateUtc="2026-08-30T02:00:00Z">
        <w:r w:rsidR="00BE35AC">
          <w:rPr>
            <w:rFonts w:hint="eastAsia"/>
          </w:rPr>
          <w:t xml:space="preserve">1. </w:t>
        </w:r>
      </w:ins>
      <w:r w:rsidRPr="00015210">
        <w:t xml:space="preserve">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w:t>
      </w:r>
      <w:ins w:id="429" w:author="Dylan CHEN" w:date="2026-08-30T10:00:00Z" w16du:dateUtc="2026-08-30T02:00:00Z">
        <w:r w:rsidR="00BE35AC">
          <w:br/>
        </w:r>
        <w:r w:rsidR="00BE35AC">
          <w:rPr>
            <w:rFonts w:hint="eastAsia"/>
          </w:rPr>
          <w:t xml:space="preserve">2. </w:t>
        </w:r>
      </w:ins>
      <w:r w:rsidRPr="00015210">
        <w:t xml:space="preserve">Column 2 has fewer observations </w:t>
      </w:r>
      <w:ins w:id="430" w:author="Dylan CHEN" w:date="2026-08-30T10:00:00Z" w16du:dateUtc="2026-08-30T02:00:00Z">
        <w:r w:rsidR="00BE35AC">
          <w:rPr>
            <w:rFonts w:hint="eastAsia"/>
          </w:rPr>
          <w:t xml:space="preserve">because </w:t>
        </w:r>
        <w:r w:rsidR="00BE35AC" w:rsidRPr="00BE35AC">
          <w:t>the LLM declined to provide the assessment for a specific AI answer.</w:t>
        </w:r>
      </w:ins>
      <w:del w:id="431" w:author="Dylan CHEN" w:date="2026-08-30T10:00:00Z" w16du:dateUtc="2026-08-30T02:00:00Z">
        <w:r w:rsidRPr="00015210" w:rsidDel="00BE35AC">
          <w:delText>because computing quality is not possible for a small number of questions affected by connection issues.</w:delText>
        </w:r>
      </w:del>
    </w:p>
    <w:bookmarkEnd w:id="426"/>
    <w:p w14:paraId="5BC72538" w14:textId="77777777" w:rsidR="00797DC6" w:rsidRPr="00015210" w:rsidRDefault="00797DC6" w:rsidP="00797DC6"/>
    <w:p w14:paraId="4BDA0CD9" w14:textId="20F3E05A" w:rsidR="00C1485A" w:rsidRPr="00015210" w:rsidRDefault="008A6F83" w:rsidP="0049010E">
      <w:pPr>
        <w:pStyle w:val="Heading3"/>
      </w:pPr>
      <w:r w:rsidRPr="00015210">
        <w:t>W</w:t>
      </w:r>
      <w:r w:rsidR="00C1485A" w:rsidRPr="00015210">
        <w:t xml:space="preserve">hy </w:t>
      </w:r>
      <w:r w:rsidRPr="00015210">
        <w:t>H</w:t>
      </w:r>
      <w:r w:rsidR="00C1485A" w:rsidRPr="00015210">
        <w:t xml:space="preserve">igher AI </w:t>
      </w:r>
      <w:r w:rsidRPr="00015210">
        <w:t>Q</w:t>
      </w:r>
      <w:r w:rsidR="00C1485A" w:rsidRPr="00015210">
        <w:t xml:space="preserve">uality </w:t>
      </w:r>
      <w:r w:rsidR="00827D2F" w:rsidRPr="00015210">
        <w:t>R</w:t>
      </w:r>
      <w:r w:rsidR="00C1485A" w:rsidRPr="00015210">
        <w:t xml:space="preserve">aises </w:t>
      </w:r>
      <w:r w:rsidRPr="00015210">
        <w:t>C</w:t>
      </w:r>
      <w:r w:rsidR="00C1485A" w:rsidRPr="00015210">
        <w:t xml:space="preserve">ontribution </w:t>
      </w:r>
      <w:r w:rsidRPr="00015210">
        <w:t>Q</w:t>
      </w:r>
      <w:r w:rsidR="00C1485A" w:rsidRPr="00015210">
        <w:t>uality (H</w:t>
      </w:r>
      <w:r w:rsidR="0046130B" w:rsidRPr="00015210">
        <w:t>6</w:t>
      </w:r>
      <w:r w:rsidR="00C1485A" w:rsidRPr="00015210">
        <w:t>)</w:t>
      </w:r>
    </w:p>
    <w:p w14:paraId="7117977B" w14:textId="14724EC7" w:rsidR="00BB236B" w:rsidRPr="00AE0684" w:rsidRDefault="00BB236B" w:rsidP="00AE0684">
      <w:pPr>
        <w:pStyle w:val="Paragraph0"/>
      </w:pPr>
      <w:r w:rsidRPr="00AE0684">
        <w:lastRenderedPageBreak/>
        <w:t>The main results show that a higher-quality AI answer is followed by a higher-quality human answer. Our account is reuse and redirection: a stronger AI answer lowers the cost of producing a strong human answer because it hands the contributor something to build on</w:t>
      </w:r>
      <w:r w:rsidR="00650942">
        <w:rPr>
          <w:rFonts w:hint="eastAsia"/>
        </w:rPr>
        <w:t xml:space="preserve"> (e.g., </w:t>
      </w:r>
      <w:r w:rsidRPr="00AE0684">
        <w:t>sound material to adapt or a viable direction to develop</w:t>
      </w:r>
      <w:r w:rsidR="00650942">
        <w:rPr>
          <w:rFonts w:hint="eastAsia"/>
        </w:rPr>
        <w:t xml:space="preserve">), </w:t>
      </w:r>
      <w:r w:rsidRPr="00AE0684">
        <w:t>so the answer a given contributor can produce at a given level of effort improves as the AI answer improves.</w:t>
      </w:r>
    </w:p>
    <w:p w14:paraId="05A909F0" w14:textId="416E614D" w:rsidR="00650942" w:rsidRPr="00AE0684" w:rsidRDefault="00650942" w:rsidP="00AE0684">
      <w:pPr>
        <w:pStyle w:val="Paragraph0"/>
      </w:pPr>
      <w:r w:rsidRPr="00AE0684">
        <w:t xml:space="preserve">Reuse and redirection </w:t>
      </w:r>
      <w:proofErr w:type="gramStart"/>
      <w:r w:rsidRPr="00AE0684">
        <w:t>is</w:t>
      </w:r>
      <w:proofErr w:type="gramEnd"/>
      <w:r w:rsidRPr="00AE0684">
        <w:t xml:space="preserve"> not the only way to read this result. Two alternatives could produce the same aggregate pattern. The first is </w:t>
      </w:r>
      <w:r w:rsidRPr="00AE0684">
        <w:rPr>
          <w:i/>
          <w:iCs/>
        </w:rPr>
        <w:t>selection</w:t>
      </w:r>
      <w:r w:rsidRPr="00AE0684">
        <w:t xml:space="preserve">: a higher-quality AI answer may draw contributions from more expert users, so the observed rise reflects who shows up rather than how any given person writes. The second is </w:t>
      </w:r>
      <w:r w:rsidRPr="00AE0684">
        <w:rPr>
          <w:i/>
          <w:iCs/>
        </w:rPr>
        <w:t>differentiation</w:t>
      </w:r>
      <w:r w:rsidRPr="00AE0684">
        <w:t xml:space="preserve">: rather than building on the AI answer, humans may steer away from it, competing by </w:t>
      </w:r>
      <w:r>
        <w:rPr>
          <w:rFonts w:hint="eastAsia"/>
        </w:rPr>
        <w:t>providing</w:t>
      </w:r>
      <w:r w:rsidRPr="00AE0684">
        <w:t xml:space="preserve"> what the AI does not, such as personal experience or a novel angle. The three accounts make different, testable predictions, and we use three pieces of evidence to separate them: which dimension of the human answer rises with AI quality, whether more expert contributors appear, and whether human answers move toward or away from the AI.</w:t>
      </w:r>
    </w:p>
    <w:p w14:paraId="02EE39FA" w14:textId="6F8C3038" w:rsidR="00650942" w:rsidRPr="00AE0684" w:rsidRDefault="00650942" w:rsidP="00AE0684">
      <w:pPr>
        <w:pStyle w:val="Paragraph0"/>
      </w:pPr>
      <w:r w:rsidRPr="00AE0684">
        <w:rPr>
          <w:b/>
          <w:bCs/>
        </w:rPr>
        <w:t>Which dimension rises pins down the mechanism</w:t>
      </w:r>
      <w:r w:rsidRPr="00AE0684">
        <w:t>. Reuse and differentiation disagree about where in the human answer the gain should appear. Reuse predicts the gain should concentrate on accuracy, because what a contributor can actually borrow or build on from a strong AI answer is its correct technical content</w:t>
      </w:r>
      <w:r>
        <w:rPr>
          <w:rFonts w:hint="eastAsia"/>
        </w:rPr>
        <w:t xml:space="preserve">, </w:t>
      </w:r>
      <w:r>
        <w:t>including</w:t>
      </w:r>
      <w:r>
        <w:rPr>
          <w:rFonts w:hint="eastAsia"/>
        </w:rPr>
        <w:t xml:space="preserve"> </w:t>
      </w:r>
      <w:r w:rsidRPr="00AE0684">
        <w:t>a sound diagnosis, working code, the right direction</w:t>
      </w:r>
      <w:r>
        <w:rPr>
          <w:rFonts w:hint="eastAsia"/>
        </w:rPr>
        <w:t xml:space="preserve">, </w:t>
      </w:r>
      <w:r w:rsidRPr="00AE0684">
        <w:t xml:space="preserve">and reusing that material is precisely what makes the resulting human answer more accurate. Differentiation predicts the opposite: if humans compete by distinguishing themselves from a strong AI answer, the gains should land on dimensions where humans hold a distinctive edge and the AI offers nothing to reuse, such as personal experience or </w:t>
      </w:r>
      <w:r>
        <w:rPr>
          <w:rFonts w:hint="eastAsia"/>
        </w:rPr>
        <w:t>alternative solutions</w:t>
      </w:r>
      <w:r w:rsidRPr="00AE0684">
        <w:t xml:space="preserve">. To separate the two, we use an LLM to score ten quality dimensions of the first human </w:t>
      </w:r>
      <w:r w:rsidRPr="00AE0684">
        <w:lastRenderedPageBreak/>
        <w:t xml:space="preserve">answer: clarity, readability, accuracy, relevance, detail level, and the presence of personal experience, insight, innovative approaches, alternative solutions, and engaging storytelling (see Online Appendix C for definitions and validation). We regress each dimension on AI quality. Only one dimension responds. As Column 1 of Table 12 shows,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Pr="00AE0684">
        <w:t>and answer quality is positive and significant on accuracy (0.083, p &lt; 0.05), while for the other nine dimensions AI quality has no significant effect. A higher-quality AI answer is followed by a more accurate human answer, and by nothing else. This is exactly the signature reuse predicts, and it weighs against differentiation.</w:t>
      </w:r>
    </w:p>
    <w:p w14:paraId="76EE9976" w14:textId="612FECC9" w:rsidR="00A00064" w:rsidRDefault="00A00064" w:rsidP="00A00064">
      <w:pPr>
        <w:pStyle w:val="Paragraph0"/>
      </w:pPr>
      <w:r w:rsidRPr="00325599">
        <w:rPr>
          <w:b/>
          <w:bCs/>
        </w:rPr>
        <w:t>Ruling out selection</w:t>
      </w:r>
      <w:r w:rsidRPr="00325599">
        <w:t xml:space="preserve">. If selection drove the result, a higher-quality AI answer should attract more expert first contributors, and the quality gain would follow from their expertise rather than from any change in behavior. We measure the expertise of the first human contributor by the number of previously accepted answers within the relevant tag and regress it on AI quality. Column 2 of Table 12 shows no such relationship: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321F5C">
        <w:rPr>
          <w:rFonts w:hint="eastAsia"/>
        </w:rPr>
        <w:t xml:space="preserve"> </w:t>
      </w:r>
      <w:r w:rsidRPr="00325599">
        <w:t xml:space="preserve">and answer quality is insignificant (-0.005), as are the other coefficients. Higher AI quality does not pull in more expert contributors, so the accuracy gain in Column 1 reflects how a given contributor responds to the AI, not a change in who responds. </w:t>
      </w:r>
    </w:p>
    <w:p w14:paraId="1960E65D" w14:textId="069BB65C" w:rsidR="002B58E3" w:rsidRPr="00015210" w:rsidRDefault="002B58E3" w:rsidP="002B58E3">
      <w:pPr>
        <w:pStyle w:val="TableFiguretitle"/>
      </w:pPr>
      <w:r w:rsidRPr="00015210">
        <w:t>Table 1</w:t>
      </w:r>
      <w:r>
        <w:t>2</w:t>
      </w:r>
      <w:r w:rsidRPr="00015210">
        <w:t xml:space="preserve">. </w:t>
      </w:r>
      <w:r w:rsidR="008C3BDB">
        <w:rPr>
          <w:rFonts w:hint="eastAsia"/>
        </w:rPr>
        <w:t>Effect on f</w:t>
      </w:r>
      <w:r w:rsidRPr="00015210">
        <w:t>irst human answer expertise and accuracy (H6, selection test and evidence from quality dimension)</w:t>
      </w:r>
    </w:p>
    <w:tbl>
      <w:tblPr>
        <w:tblW w:w="4896" w:type="pct"/>
        <w:jc w:val="center"/>
        <w:tblLayout w:type="fixed"/>
        <w:tblLook w:val="04A0" w:firstRow="1" w:lastRow="0" w:firstColumn="1" w:lastColumn="0" w:noHBand="0" w:noVBand="1"/>
      </w:tblPr>
      <w:tblGrid>
        <w:gridCol w:w="3595"/>
        <w:gridCol w:w="2785"/>
        <w:gridCol w:w="2785"/>
      </w:tblGrid>
      <w:tr w:rsidR="002B58E3" w:rsidRPr="00015210" w14:paraId="0F6F4D2D" w14:textId="77777777" w:rsidTr="009A4D13">
        <w:trPr>
          <w:jc w:val="center"/>
        </w:trPr>
        <w:tc>
          <w:tcPr>
            <w:tcW w:w="3595" w:type="dxa"/>
            <w:tcBorders>
              <w:top w:val="single" w:sz="4" w:space="0" w:color="auto"/>
              <w:left w:val="nil"/>
              <w:bottom w:val="nil"/>
              <w:right w:val="nil"/>
            </w:tcBorders>
            <w:noWrap/>
            <w:hideMark/>
          </w:tcPr>
          <w:p w14:paraId="35723861" w14:textId="77777777" w:rsidR="002B58E3" w:rsidRPr="00015210" w:rsidRDefault="002B58E3" w:rsidP="009A4D13">
            <w:pPr>
              <w:rPr>
                <w:rFonts w:ascii="Georgia" w:hAnsi="Georgia"/>
                <w:color w:val="000000"/>
                <w:sz w:val="20"/>
                <w:szCs w:val="20"/>
              </w:rPr>
            </w:pPr>
            <w:r w:rsidRPr="00015210">
              <w:rPr>
                <w:rFonts w:ascii="Georgia" w:hAnsi="Georgia"/>
                <w:color w:val="000000"/>
                <w:sz w:val="20"/>
                <w:szCs w:val="20"/>
              </w:rPr>
              <w:t> </w:t>
            </w:r>
          </w:p>
        </w:tc>
        <w:tc>
          <w:tcPr>
            <w:tcW w:w="2785" w:type="dxa"/>
            <w:tcBorders>
              <w:top w:val="single" w:sz="4" w:space="0" w:color="auto"/>
              <w:left w:val="nil"/>
              <w:bottom w:val="nil"/>
              <w:right w:val="nil"/>
            </w:tcBorders>
          </w:tcPr>
          <w:p w14:paraId="79E9BCB9" w14:textId="76FC029D" w:rsidR="002B58E3" w:rsidRPr="00015210" w:rsidRDefault="002B58E3" w:rsidP="009A4D13">
            <w:pPr>
              <w:jc w:val="center"/>
              <w:rPr>
                <w:color w:val="000000"/>
                <w:sz w:val="20"/>
                <w:szCs w:val="20"/>
              </w:rPr>
            </w:pPr>
            <w:r w:rsidRPr="00015210">
              <w:rPr>
                <w:color w:val="000000"/>
                <w:sz w:val="20"/>
                <w:szCs w:val="20"/>
              </w:rPr>
              <w:t>(</w:t>
            </w:r>
            <w:r>
              <w:rPr>
                <w:color w:val="000000"/>
                <w:sz w:val="20"/>
                <w:szCs w:val="20"/>
              </w:rPr>
              <w:t>1</w:t>
            </w:r>
            <w:r w:rsidRPr="00015210">
              <w:rPr>
                <w:color w:val="000000"/>
                <w:sz w:val="20"/>
                <w:szCs w:val="20"/>
              </w:rPr>
              <w:t>)</w:t>
            </w:r>
          </w:p>
        </w:tc>
        <w:tc>
          <w:tcPr>
            <w:tcW w:w="2785" w:type="dxa"/>
            <w:tcBorders>
              <w:top w:val="single" w:sz="4" w:space="0" w:color="auto"/>
              <w:left w:val="nil"/>
              <w:bottom w:val="nil"/>
              <w:right w:val="nil"/>
            </w:tcBorders>
            <w:noWrap/>
            <w:hideMark/>
          </w:tcPr>
          <w:p w14:paraId="16F9FD18" w14:textId="3CFD32F7" w:rsidR="002B58E3" w:rsidRPr="00015210" w:rsidRDefault="002B58E3" w:rsidP="009A4D13">
            <w:pPr>
              <w:jc w:val="center"/>
              <w:rPr>
                <w:color w:val="000000"/>
                <w:sz w:val="20"/>
                <w:szCs w:val="20"/>
              </w:rPr>
            </w:pPr>
            <w:r w:rsidRPr="00015210">
              <w:rPr>
                <w:color w:val="000000"/>
                <w:sz w:val="20"/>
                <w:szCs w:val="20"/>
              </w:rPr>
              <w:t>(</w:t>
            </w:r>
            <w:r>
              <w:rPr>
                <w:color w:val="000000"/>
                <w:sz w:val="20"/>
                <w:szCs w:val="20"/>
              </w:rPr>
              <w:t>2</w:t>
            </w:r>
            <w:r w:rsidRPr="00015210">
              <w:rPr>
                <w:color w:val="000000"/>
                <w:sz w:val="20"/>
                <w:szCs w:val="20"/>
              </w:rPr>
              <w:t>)</w:t>
            </w:r>
          </w:p>
        </w:tc>
      </w:tr>
      <w:tr w:rsidR="002B58E3" w:rsidRPr="00015210" w14:paraId="30D31099" w14:textId="77777777" w:rsidTr="009A4D13">
        <w:trPr>
          <w:jc w:val="center"/>
        </w:trPr>
        <w:tc>
          <w:tcPr>
            <w:tcW w:w="3595" w:type="dxa"/>
            <w:tcBorders>
              <w:top w:val="nil"/>
              <w:left w:val="nil"/>
              <w:bottom w:val="nil"/>
              <w:right w:val="nil"/>
            </w:tcBorders>
            <w:noWrap/>
            <w:hideMark/>
          </w:tcPr>
          <w:p w14:paraId="3BF06774" w14:textId="77777777" w:rsidR="002B58E3" w:rsidRPr="00015210" w:rsidRDefault="002B58E3" w:rsidP="009A4D13">
            <w:pPr>
              <w:rPr>
                <w:rFonts w:ascii="Georgia" w:hAnsi="Georgia"/>
                <w:color w:val="000000"/>
                <w:sz w:val="20"/>
                <w:szCs w:val="20"/>
              </w:rPr>
            </w:pPr>
            <w:r w:rsidRPr="00015210">
              <w:rPr>
                <w:rFonts w:ascii="Georgia" w:hAnsi="Georgia"/>
                <w:color w:val="000000"/>
                <w:sz w:val="20"/>
                <w:szCs w:val="20"/>
              </w:rPr>
              <w:t>DV</w:t>
            </w:r>
          </w:p>
        </w:tc>
        <w:tc>
          <w:tcPr>
            <w:tcW w:w="2785" w:type="dxa"/>
            <w:tcBorders>
              <w:top w:val="nil"/>
              <w:left w:val="nil"/>
              <w:bottom w:val="single" w:sz="4" w:space="0" w:color="auto"/>
              <w:right w:val="nil"/>
            </w:tcBorders>
            <w:vAlign w:val="center"/>
          </w:tcPr>
          <w:p w14:paraId="10BD9826" w14:textId="1EAFAB02" w:rsidR="002B58E3" w:rsidRPr="00015210" w:rsidRDefault="002E1246" w:rsidP="009A4D13">
            <w:pPr>
              <w:jc w:val="center"/>
              <w:rPr>
                <w:color w:val="000000"/>
                <w:sz w:val="20"/>
                <w:szCs w:val="20"/>
              </w:rPr>
            </w:pPr>
            <w:r>
              <w:rPr>
                <w:rFonts w:hint="eastAsia"/>
                <w:color w:val="000000"/>
                <w:sz w:val="20"/>
                <w:szCs w:val="20"/>
              </w:rPr>
              <w:t>First human answer a</w:t>
            </w:r>
            <w:r w:rsidR="002B58E3" w:rsidRPr="00015210">
              <w:rPr>
                <w:color w:val="000000"/>
                <w:sz w:val="20"/>
                <w:szCs w:val="20"/>
              </w:rPr>
              <w:t>ccuracy</w:t>
            </w:r>
          </w:p>
        </w:tc>
        <w:tc>
          <w:tcPr>
            <w:tcW w:w="2785" w:type="dxa"/>
            <w:tcBorders>
              <w:top w:val="nil"/>
              <w:left w:val="nil"/>
              <w:bottom w:val="single" w:sz="4" w:space="0" w:color="auto"/>
              <w:right w:val="nil"/>
            </w:tcBorders>
            <w:vAlign w:val="center"/>
            <w:hideMark/>
          </w:tcPr>
          <w:p w14:paraId="54829676" w14:textId="3FCDE7F4" w:rsidR="002B58E3" w:rsidRPr="00015210" w:rsidRDefault="002E1246" w:rsidP="009A4D13">
            <w:pPr>
              <w:jc w:val="center"/>
              <w:rPr>
                <w:color w:val="000000"/>
                <w:sz w:val="20"/>
                <w:szCs w:val="20"/>
              </w:rPr>
            </w:pPr>
            <w:r>
              <w:rPr>
                <w:rFonts w:hint="eastAsia"/>
                <w:color w:val="000000"/>
                <w:sz w:val="20"/>
                <w:szCs w:val="20"/>
              </w:rPr>
              <w:t>First human</w:t>
            </w:r>
            <w:r w:rsidR="002B58E3" w:rsidRPr="00015210">
              <w:rPr>
                <w:color w:val="000000"/>
                <w:sz w:val="20"/>
                <w:szCs w:val="20"/>
              </w:rPr>
              <w:t xml:space="preserve"> </w:t>
            </w:r>
            <w:r>
              <w:rPr>
                <w:rFonts w:hint="eastAsia"/>
                <w:color w:val="000000"/>
                <w:sz w:val="20"/>
                <w:szCs w:val="20"/>
              </w:rPr>
              <w:t>e</w:t>
            </w:r>
            <w:r w:rsidR="002B58E3" w:rsidRPr="00015210">
              <w:rPr>
                <w:color w:val="000000"/>
                <w:sz w:val="20"/>
                <w:szCs w:val="20"/>
              </w:rPr>
              <w:t>xpertise</w:t>
            </w:r>
          </w:p>
        </w:tc>
      </w:tr>
      <w:tr w:rsidR="002B58E3" w:rsidRPr="00015210" w14:paraId="785EA82C" w14:textId="77777777" w:rsidTr="009A4D13">
        <w:trPr>
          <w:jc w:val="center"/>
        </w:trPr>
        <w:tc>
          <w:tcPr>
            <w:tcW w:w="3595" w:type="dxa"/>
            <w:vMerge w:val="restart"/>
            <w:tcBorders>
              <w:top w:val="nil"/>
              <w:left w:val="nil"/>
              <w:bottom w:val="nil"/>
              <w:right w:val="nil"/>
            </w:tcBorders>
            <w:noWrap/>
            <w:hideMark/>
          </w:tcPr>
          <w:p w14:paraId="2C308E5B"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785" w:type="dxa"/>
            <w:tcBorders>
              <w:top w:val="nil"/>
              <w:left w:val="nil"/>
              <w:bottom w:val="nil"/>
              <w:right w:val="nil"/>
            </w:tcBorders>
          </w:tcPr>
          <w:p w14:paraId="5DD20B8E" w14:textId="77777777" w:rsidR="002B58E3" w:rsidRPr="00015210" w:rsidRDefault="002B58E3" w:rsidP="009A4D13">
            <w:pPr>
              <w:jc w:val="center"/>
              <w:rPr>
                <w:color w:val="000000"/>
                <w:sz w:val="20"/>
                <w:szCs w:val="20"/>
              </w:rPr>
            </w:pPr>
            <w:r w:rsidRPr="00015210">
              <w:rPr>
                <w:color w:val="000000"/>
                <w:sz w:val="20"/>
                <w:szCs w:val="20"/>
              </w:rPr>
              <w:t>0.852</w:t>
            </w:r>
          </w:p>
        </w:tc>
        <w:tc>
          <w:tcPr>
            <w:tcW w:w="2785" w:type="dxa"/>
            <w:tcBorders>
              <w:top w:val="nil"/>
              <w:left w:val="nil"/>
              <w:bottom w:val="nil"/>
              <w:right w:val="nil"/>
            </w:tcBorders>
            <w:noWrap/>
            <w:hideMark/>
          </w:tcPr>
          <w:p w14:paraId="5E121FE6" w14:textId="77777777" w:rsidR="002B58E3" w:rsidRPr="00015210" w:rsidRDefault="002B58E3" w:rsidP="009A4D13">
            <w:pPr>
              <w:jc w:val="center"/>
              <w:rPr>
                <w:color w:val="000000"/>
                <w:sz w:val="20"/>
                <w:szCs w:val="20"/>
              </w:rPr>
            </w:pPr>
            <w:r w:rsidRPr="00015210">
              <w:rPr>
                <w:color w:val="000000"/>
                <w:sz w:val="20"/>
                <w:szCs w:val="20"/>
              </w:rPr>
              <w:t>0.048</w:t>
            </w:r>
          </w:p>
        </w:tc>
      </w:tr>
      <w:tr w:rsidR="002B58E3" w:rsidRPr="00015210" w14:paraId="5CCB0559" w14:textId="77777777" w:rsidTr="009A4D13">
        <w:trPr>
          <w:jc w:val="center"/>
        </w:trPr>
        <w:tc>
          <w:tcPr>
            <w:tcW w:w="3595" w:type="dxa"/>
            <w:vMerge/>
            <w:tcBorders>
              <w:top w:val="nil"/>
              <w:left w:val="nil"/>
              <w:bottom w:val="nil"/>
              <w:right w:val="nil"/>
            </w:tcBorders>
            <w:hideMark/>
          </w:tcPr>
          <w:p w14:paraId="62669638" w14:textId="77777777" w:rsidR="002B58E3" w:rsidRPr="00015210" w:rsidRDefault="002B58E3" w:rsidP="009A4D13">
            <w:pPr>
              <w:rPr>
                <w:i/>
                <w:iCs/>
                <w:color w:val="000000"/>
                <w:sz w:val="20"/>
                <w:szCs w:val="20"/>
              </w:rPr>
            </w:pPr>
          </w:p>
        </w:tc>
        <w:tc>
          <w:tcPr>
            <w:tcW w:w="2785" w:type="dxa"/>
            <w:tcBorders>
              <w:top w:val="nil"/>
              <w:left w:val="nil"/>
              <w:bottom w:val="nil"/>
              <w:right w:val="nil"/>
            </w:tcBorders>
          </w:tcPr>
          <w:p w14:paraId="149DD476" w14:textId="77777777" w:rsidR="002B58E3" w:rsidRPr="00015210" w:rsidRDefault="002B58E3" w:rsidP="009A4D13">
            <w:pPr>
              <w:jc w:val="center"/>
              <w:rPr>
                <w:color w:val="000000"/>
                <w:sz w:val="20"/>
                <w:szCs w:val="20"/>
              </w:rPr>
            </w:pPr>
            <w:r w:rsidRPr="00015210">
              <w:rPr>
                <w:color w:val="000000"/>
                <w:sz w:val="20"/>
                <w:szCs w:val="20"/>
              </w:rPr>
              <w:t>(0.726)</w:t>
            </w:r>
          </w:p>
        </w:tc>
        <w:tc>
          <w:tcPr>
            <w:tcW w:w="2785" w:type="dxa"/>
            <w:tcBorders>
              <w:top w:val="nil"/>
              <w:left w:val="nil"/>
              <w:bottom w:val="nil"/>
              <w:right w:val="nil"/>
            </w:tcBorders>
            <w:noWrap/>
            <w:hideMark/>
          </w:tcPr>
          <w:p w14:paraId="05EC7ED9" w14:textId="77777777" w:rsidR="002B58E3" w:rsidRPr="00015210" w:rsidRDefault="002B58E3" w:rsidP="009A4D13">
            <w:pPr>
              <w:jc w:val="center"/>
              <w:rPr>
                <w:color w:val="000000"/>
                <w:sz w:val="20"/>
                <w:szCs w:val="20"/>
              </w:rPr>
            </w:pPr>
            <w:r w:rsidRPr="00015210">
              <w:rPr>
                <w:color w:val="000000"/>
                <w:sz w:val="20"/>
                <w:szCs w:val="20"/>
              </w:rPr>
              <w:t>(0.519)</w:t>
            </w:r>
          </w:p>
        </w:tc>
      </w:tr>
      <w:tr w:rsidR="002B58E3" w:rsidRPr="00015210" w14:paraId="56D1AAC0" w14:textId="77777777" w:rsidTr="009A4D13">
        <w:trPr>
          <w:jc w:val="center"/>
        </w:trPr>
        <w:tc>
          <w:tcPr>
            <w:tcW w:w="3595" w:type="dxa"/>
            <w:vMerge w:val="restart"/>
            <w:tcBorders>
              <w:top w:val="nil"/>
              <w:left w:val="nil"/>
              <w:bottom w:val="nil"/>
              <w:right w:val="nil"/>
            </w:tcBorders>
            <w:noWrap/>
            <w:hideMark/>
          </w:tcPr>
          <w:p w14:paraId="73992236"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Length</w:t>
            </w:r>
            <w:r w:rsidRPr="00015210">
              <w:rPr>
                <w:i/>
                <w:iCs/>
                <w:color w:val="000000"/>
                <w:sz w:val="20"/>
                <w:szCs w:val="20"/>
                <w:vertAlign w:val="subscript"/>
              </w:rPr>
              <w:t>i</w:t>
            </w:r>
            <w:proofErr w:type="spellEnd"/>
          </w:p>
        </w:tc>
        <w:tc>
          <w:tcPr>
            <w:tcW w:w="2785" w:type="dxa"/>
            <w:tcBorders>
              <w:top w:val="nil"/>
              <w:left w:val="nil"/>
              <w:bottom w:val="nil"/>
              <w:right w:val="nil"/>
            </w:tcBorders>
          </w:tcPr>
          <w:p w14:paraId="54C26D9F" w14:textId="77777777" w:rsidR="002B58E3" w:rsidRPr="00015210" w:rsidRDefault="002B58E3" w:rsidP="009A4D13">
            <w:pPr>
              <w:jc w:val="center"/>
              <w:rPr>
                <w:color w:val="000000"/>
                <w:sz w:val="20"/>
                <w:szCs w:val="20"/>
              </w:rPr>
            </w:pPr>
            <w:r w:rsidRPr="00015210">
              <w:rPr>
                <w:color w:val="000000"/>
                <w:sz w:val="20"/>
                <w:szCs w:val="20"/>
              </w:rPr>
              <w:t>-0.239·</w:t>
            </w:r>
          </w:p>
        </w:tc>
        <w:tc>
          <w:tcPr>
            <w:tcW w:w="2785" w:type="dxa"/>
            <w:tcBorders>
              <w:top w:val="nil"/>
              <w:left w:val="nil"/>
              <w:bottom w:val="nil"/>
              <w:right w:val="nil"/>
            </w:tcBorders>
            <w:noWrap/>
            <w:hideMark/>
          </w:tcPr>
          <w:p w14:paraId="41F45E47" w14:textId="77777777" w:rsidR="002B58E3" w:rsidRPr="00015210" w:rsidRDefault="002B58E3" w:rsidP="009A4D13">
            <w:pPr>
              <w:jc w:val="center"/>
              <w:rPr>
                <w:color w:val="000000"/>
                <w:sz w:val="20"/>
                <w:szCs w:val="20"/>
              </w:rPr>
            </w:pPr>
            <w:r w:rsidRPr="00015210">
              <w:rPr>
                <w:color w:val="000000"/>
                <w:sz w:val="20"/>
                <w:szCs w:val="20"/>
              </w:rPr>
              <w:t>0.011</w:t>
            </w:r>
          </w:p>
        </w:tc>
      </w:tr>
      <w:tr w:rsidR="002B58E3" w:rsidRPr="00015210" w14:paraId="45410016" w14:textId="77777777" w:rsidTr="009A4D13">
        <w:trPr>
          <w:jc w:val="center"/>
        </w:trPr>
        <w:tc>
          <w:tcPr>
            <w:tcW w:w="3595" w:type="dxa"/>
            <w:vMerge/>
            <w:tcBorders>
              <w:top w:val="nil"/>
              <w:left w:val="nil"/>
              <w:bottom w:val="nil"/>
              <w:right w:val="nil"/>
            </w:tcBorders>
            <w:hideMark/>
          </w:tcPr>
          <w:p w14:paraId="4490633D" w14:textId="77777777" w:rsidR="002B58E3" w:rsidRPr="00015210" w:rsidRDefault="002B58E3" w:rsidP="009A4D13">
            <w:pPr>
              <w:rPr>
                <w:i/>
                <w:iCs/>
                <w:color w:val="000000"/>
                <w:sz w:val="20"/>
                <w:szCs w:val="20"/>
              </w:rPr>
            </w:pPr>
          </w:p>
        </w:tc>
        <w:tc>
          <w:tcPr>
            <w:tcW w:w="2785" w:type="dxa"/>
            <w:tcBorders>
              <w:top w:val="nil"/>
              <w:left w:val="nil"/>
              <w:bottom w:val="nil"/>
              <w:right w:val="nil"/>
            </w:tcBorders>
          </w:tcPr>
          <w:p w14:paraId="723BECAE" w14:textId="77777777" w:rsidR="002B58E3" w:rsidRPr="00015210" w:rsidRDefault="002B58E3" w:rsidP="009A4D13">
            <w:pPr>
              <w:jc w:val="center"/>
              <w:rPr>
                <w:color w:val="000000"/>
                <w:sz w:val="20"/>
                <w:szCs w:val="20"/>
              </w:rPr>
            </w:pPr>
            <w:r w:rsidRPr="00015210">
              <w:rPr>
                <w:color w:val="000000"/>
                <w:sz w:val="20"/>
                <w:szCs w:val="20"/>
              </w:rPr>
              <w:t>(0.129)</w:t>
            </w:r>
          </w:p>
        </w:tc>
        <w:tc>
          <w:tcPr>
            <w:tcW w:w="2785" w:type="dxa"/>
            <w:tcBorders>
              <w:top w:val="nil"/>
              <w:left w:val="nil"/>
              <w:bottom w:val="nil"/>
              <w:right w:val="nil"/>
            </w:tcBorders>
            <w:noWrap/>
            <w:hideMark/>
          </w:tcPr>
          <w:p w14:paraId="7FF3C106" w14:textId="77777777" w:rsidR="002B58E3" w:rsidRPr="00015210" w:rsidRDefault="002B58E3" w:rsidP="009A4D13">
            <w:pPr>
              <w:jc w:val="center"/>
              <w:rPr>
                <w:color w:val="000000"/>
                <w:sz w:val="20"/>
                <w:szCs w:val="20"/>
              </w:rPr>
            </w:pPr>
            <w:r w:rsidRPr="00015210">
              <w:rPr>
                <w:color w:val="000000"/>
                <w:sz w:val="20"/>
                <w:szCs w:val="20"/>
              </w:rPr>
              <w:t>(0.091)</w:t>
            </w:r>
          </w:p>
        </w:tc>
      </w:tr>
      <w:tr w:rsidR="002B58E3" w:rsidRPr="00015210" w14:paraId="7FABCBAB" w14:textId="77777777" w:rsidTr="009A4D13">
        <w:trPr>
          <w:jc w:val="center"/>
        </w:trPr>
        <w:tc>
          <w:tcPr>
            <w:tcW w:w="3595" w:type="dxa"/>
            <w:vMerge w:val="restart"/>
            <w:tcBorders>
              <w:top w:val="nil"/>
              <w:left w:val="nil"/>
              <w:bottom w:val="single" w:sz="4" w:space="0" w:color="000000"/>
              <w:right w:val="nil"/>
            </w:tcBorders>
            <w:noWrap/>
            <w:hideMark/>
          </w:tcPr>
          <w:p w14:paraId="69AD1E09"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Quality</w:t>
            </w:r>
            <w:r w:rsidRPr="00015210">
              <w:rPr>
                <w:i/>
                <w:iCs/>
                <w:color w:val="000000"/>
                <w:sz w:val="20"/>
                <w:szCs w:val="20"/>
                <w:vertAlign w:val="subscript"/>
              </w:rPr>
              <w:t>i</w:t>
            </w:r>
            <w:proofErr w:type="spellEnd"/>
          </w:p>
        </w:tc>
        <w:tc>
          <w:tcPr>
            <w:tcW w:w="2785" w:type="dxa"/>
            <w:tcBorders>
              <w:top w:val="nil"/>
              <w:left w:val="nil"/>
              <w:bottom w:val="nil"/>
              <w:right w:val="nil"/>
            </w:tcBorders>
          </w:tcPr>
          <w:p w14:paraId="31663B80" w14:textId="77777777" w:rsidR="002B58E3" w:rsidRPr="00015210" w:rsidRDefault="002B58E3" w:rsidP="009A4D13">
            <w:pPr>
              <w:jc w:val="center"/>
              <w:rPr>
                <w:color w:val="000000"/>
                <w:sz w:val="20"/>
                <w:szCs w:val="20"/>
              </w:rPr>
            </w:pPr>
            <w:r w:rsidRPr="00015210">
              <w:rPr>
                <w:color w:val="000000"/>
                <w:sz w:val="20"/>
                <w:szCs w:val="20"/>
              </w:rPr>
              <w:t>0.083*</w:t>
            </w:r>
          </w:p>
        </w:tc>
        <w:tc>
          <w:tcPr>
            <w:tcW w:w="2785" w:type="dxa"/>
            <w:tcBorders>
              <w:top w:val="nil"/>
              <w:left w:val="nil"/>
              <w:bottom w:val="nil"/>
              <w:right w:val="nil"/>
            </w:tcBorders>
            <w:noWrap/>
            <w:hideMark/>
          </w:tcPr>
          <w:p w14:paraId="3A057D7C" w14:textId="77777777" w:rsidR="002B58E3" w:rsidRPr="00015210" w:rsidRDefault="002B58E3" w:rsidP="009A4D13">
            <w:pPr>
              <w:jc w:val="center"/>
              <w:rPr>
                <w:color w:val="000000"/>
                <w:sz w:val="20"/>
                <w:szCs w:val="20"/>
              </w:rPr>
            </w:pPr>
            <w:r w:rsidRPr="00015210">
              <w:rPr>
                <w:color w:val="000000"/>
                <w:sz w:val="20"/>
                <w:szCs w:val="20"/>
              </w:rPr>
              <w:t>-0.005</w:t>
            </w:r>
          </w:p>
        </w:tc>
      </w:tr>
      <w:tr w:rsidR="002B58E3" w:rsidRPr="00015210" w14:paraId="6B3C0CA3" w14:textId="77777777" w:rsidTr="009A4D13">
        <w:trPr>
          <w:jc w:val="center"/>
        </w:trPr>
        <w:tc>
          <w:tcPr>
            <w:tcW w:w="3595" w:type="dxa"/>
            <w:vMerge/>
            <w:tcBorders>
              <w:top w:val="nil"/>
              <w:left w:val="nil"/>
              <w:bottom w:val="single" w:sz="4" w:space="0" w:color="000000"/>
              <w:right w:val="nil"/>
            </w:tcBorders>
            <w:hideMark/>
          </w:tcPr>
          <w:p w14:paraId="7CB16637" w14:textId="77777777" w:rsidR="002B58E3" w:rsidRPr="00015210" w:rsidRDefault="002B58E3" w:rsidP="009A4D13">
            <w:pPr>
              <w:rPr>
                <w:i/>
                <w:iCs/>
                <w:color w:val="000000"/>
                <w:sz w:val="20"/>
                <w:szCs w:val="20"/>
              </w:rPr>
            </w:pPr>
          </w:p>
        </w:tc>
        <w:tc>
          <w:tcPr>
            <w:tcW w:w="2785" w:type="dxa"/>
            <w:tcBorders>
              <w:top w:val="nil"/>
              <w:left w:val="nil"/>
              <w:bottom w:val="single" w:sz="4" w:space="0" w:color="auto"/>
              <w:right w:val="nil"/>
            </w:tcBorders>
          </w:tcPr>
          <w:p w14:paraId="3CAB3900" w14:textId="77777777" w:rsidR="002B58E3" w:rsidRPr="00015210" w:rsidRDefault="002B58E3" w:rsidP="009A4D13">
            <w:pPr>
              <w:jc w:val="center"/>
              <w:rPr>
                <w:color w:val="000000"/>
                <w:sz w:val="20"/>
                <w:szCs w:val="20"/>
              </w:rPr>
            </w:pPr>
            <w:r w:rsidRPr="00015210">
              <w:rPr>
                <w:color w:val="000000"/>
                <w:sz w:val="20"/>
                <w:szCs w:val="20"/>
              </w:rPr>
              <w:t>(0.041)</w:t>
            </w:r>
          </w:p>
        </w:tc>
        <w:tc>
          <w:tcPr>
            <w:tcW w:w="2785" w:type="dxa"/>
            <w:tcBorders>
              <w:top w:val="nil"/>
              <w:left w:val="nil"/>
              <w:bottom w:val="single" w:sz="4" w:space="0" w:color="auto"/>
              <w:right w:val="nil"/>
            </w:tcBorders>
            <w:noWrap/>
            <w:hideMark/>
          </w:tcPr>
          <w:p w14:paraId="0FB699EF" w14:textId="77777777" w:rsidR="002B58E3" w:rsidRPr="00015210" w:rsidRDefault="002B58E3" w:rsidP="009A4D13">
            <w:pPr>
              <w:jc w:val="center"/>
              <w:rPr>
                <w:color w:val="000000"/>
                <w:sz w:val="20"/>
                <w:szCs w:val="20"/>
              </w:rPr>
            </w:pPr>
            <w:r w:rsidRPr="00015210">
              <w:rPr>
                <w:color w:val="000000"/>
                <w:sz w:val="20"/>
                <w:szCs w:val="20"/>
              </w:rPr>
              <w:t>(0.032)</w:t>
            </w:r>
          </w:p>
        </w:tc>
      </w:tr>
      <w:tr w:rsidR="002B58E3" w:rsidRPr="00015210" w14:paraId="70CE0E09" w14:textId="77777777" w:rsidTr="009A4D13">
        <w:trPr>
          <w:jc w:val="center"/>
        </w:trPr>
        <w:tc>
          <w:tcPr>
            <w:tcW w:w="3595" w:type="dxa"/>
            <w:tcBorders>
              <w:top w:val="nil"/>
              <w:left w:val="nil"/>
              <w:bottom w:val="nil"/>
              <w:right w:val="nil"/>
            </w:tcBorders>
            <w:noWrap/>
            <w:hideMark/>
          </w:tcPr>
          <w:p w14:paraId="79BDA67F" w14:textId="77777777" w:rsidR="002B58E3" w:rsidRPr="00015210" w:rsidRDefault="002B58E3" w:rsidP="009A4D13">
            <w:pPr>
              <w:rPr>
                <w:color w:val="000000"/>
                <w:sz w:val="20"/>
                <w:szCs w:val="20"/>
              </w:rPr>
            </w:pPr>
            <w:r w:rsidRPr="00015210">
              <w:rPr>
                <w:color w:val="000000"/>
                <w:sz w:val="20"/>
                <w:szCs w:val="20"/>
              </w:rPr>
              <w:t>question controls</w:t>
            </w:r>
          </w:p>
        </w:tc>
        <w:tc>
          <w:tcPr>
            <w:tcW w:w="2785" w:type="dxa"/>
            <w:tcBorders>
              <w:top w:val="nil"/>
              <w:left w:val="nil"/>
              <w:bottom w:val="nil"/>
              <w:right w:val="nil"/>
            </w:tcBorders>
          </w:tcPr>
          <w:p w14:paraId="7BA95BE1"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2B36CFC9"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67BCCC72" w14:textId="77777777" w:rsidTr="009A4D13">
        <w:trPr>
          <w:jc w:val="center"/>
        </w:trPr>
        <w:tc>
          <w:tcPr>
            <w:tcW w:w="3595" w:type="dxa"/>
            <w:tcBorders>
              <w:top w:val="nil"/>
              <w:left w:val="nil"/>
              <w:bottom w:val="nil"/>
              <w:right w:val="nil"/>
            </w:tcBorders>
            <w:noWrap/>
            <w:hideMark/>
          </w:tcPr>
          <w:p w14:paraId="2BFD5C11" w14:textId="77777777" w:rsidR="002B58E3" w:rsidRPr="00015210" w:rsidRDefault="002B58E3" w:rsidP="009A4D13">
            <w:pPr>
              <w:rPr>
                <w:color w:val="000000"/>
                <w:sz w:val="20"/>
                <w:szCs w:val="20"/>
              </w:rPr>
            </w:pPr>
            <w:r w:rsidRPr="00015210">
              <w:rPr>
                <w:color w:val="000000"/>
                <w:sz w:val="20"/>
                <w:szCs w:val="20"/>
              </w:rPr>
              <w:t>questioner controls</w:t>
            </w:r>
          </w:p>
        </w:tc>
        <w:tc>
          <w:tcPr>
            <w:tcW w:w="2785" w:type="dxa"/>
            <w:tcBorders>
              <w:top w:val="nil"/>
              <w:left w:val="nil"/>
              <w:bottom w:val="nil"/>
              <w:right w:val="nil"/>
            </w:tcBorders>
          </w:tcPr>
          <w:p w14:paraId="31C1C820"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72274631"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5B110686" w14:textId="77777777" w:rsidTr="009A4D13">
        <w:trPr>
          <w:jc w:val="center"/>
        </w:trPr>
        <w:tc>
          <w:tcPr>
            <w:tcW w:w="3595" w:type="dxa"/>
            <w:tcBorders>
              <w:top w:val="nil"/>
              <w:left w:val="nil"/>
              <w:bottom w:val="nil"/>
              <w:right w:val="nil"/>
            </w:tcBorders>
            <w:noWrap/>
            <w:hideMark/>
          </w:tcPr>
          <w:p w14:paraId="50FC1AFD" w14:textId="77777777" w:rsidR="002B58E3" w:rsidRPr="00015210" w:rsidRDefault="002B58E3" w:rsidP="009A4D13">
            <w:pPr>
              <w:rPr>
                <w:color w:val="000000"/>
                <w:sz w:val="20"/>
                <w:szCs w:val="20"/>
              </w:rPr>
            </w:pPr>
            <w:r w:rsidRPr="00015210">
              <w:rPr>
                <w:color w:val="000000"/>
                <w:sz w:val="20"/>
                <w:szCs w:val="20"/>
              </w:rPr>
              <w:t>question timing FE</w:t>
            </w:r>
          </w:p>
        </w:tc>
        <w:tc>
          <w:tcPr>
            <w:tcW w:w="2785" w:type="dxa"/>
            <w:tcBorders>
              <w:top w:val="nil"/>
              <w:left w:val="nil"/>
              <w:bottom w:val="nil"/>
              <w:right w:val="nil"/>
            </w:tcBorders>
          </w:tcPr>
          <w:p w14:paraId="72A43320"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204A3CF3"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6912D9F5" w14:textId="77777777" w:rsidTr="009A4D13">
        <w:trPr>
          <w:jc w:val="center"/>
        </w:trPr>
        <w:tc>
          <w:tcPr>
            <w:tcW w:w="3595" w:type="dxa"/>
            <w:tcBorders>
              <w:top w:val="nil"/>
              <w:left w:val="nil"/>
              <w:bottom w:val="single" w:sz="4" w:space="0" w:color="auto"/>
              <w:right w:val="nil"/>
            </w:tcBorders>
            <w:noWrap/>
            <w:hideMark/>
          </w:tcPr>
          <w:p w14:paraId="37343120" w14:textId="77777777" w:rsidR="002B58E3" w:rsidRPr="00015210" w:rsidRDefault="002B58E3" w:rsidP="009A4D13">
            <w:pPr>
              <w:rPr>
                <w:color w:val="000000"/>
                <w:sz w:val="20"/>
                <w:szCs w:val="20"/>
              </w:rPr>
            </w:pPr>
            <w:r w:rsidRPr="00015210">
              <w:rPr>
                <w:color w:val="000000"/>
                <w:sz w:val="20"/>
                <w:szCs w:val="20"/>
              </w:rPr>
              <w:t>N</w:t>
            </w:r>
          </w:p>
        </w:tc>
        <w:tc>
          <w:tcPr>
            <w:tcW w:w="2785" w:type="dxa"/>
            <w:tcBorders>
              <w:top w:val="nil"/>
              <w:left w:val="nil"/>
              <w:bottom w:val="single" w:sz="4" w:space="0" w:color="auto"/>
              <w:right w:val="nil"/>
            </w:tcBorders>
          </w:tcPr>
          <w:p w14:paraId="684D686C" w14:textId="77777777" w:rsidR="002B58E3" w:rsidRPr="00015210" w:rsidRDefault="002B58E3" w:rsidP="009A4D13">
            <w:pPr>
              <w:jc w:val="center"/>
              <w:rPr>
                <w:color w:val="000000"/>
                <w:sz w:val="20"/>
                <w:szCs w:val="20"/>
              </w:rPr>
            </w:pPr>
            <w:r w:rsidRPr="00015210">
              <w:rPr>
                <w:color w:val="000000"/>
                <w:sz w:val="20"/>
                <w:szCs w:val="20"/>
              </w:rPr>
              <w:t>2,728</w:t>
            </w:r>
          </w:p>
        </w:tc>
        <w:tc>
          <w:tcPr>
            <w:tcW w:w="2785" w:type="dxa"/>
            <w:tcBorders>
              <w:top w:val="nil"/>
              <w:left w:val="nil"/>
              <w:bottom w:val="single" w:sz="4" w:space="0" w:color="auto"/>
              <w:right w:val="nil"/>
            </w:tcBorders>
            <w:noWrap/>
            <w:hideMark/>
          </w:tcPr>
          <w:p w14:paraId="7CABE23B" w14:textId="77777777" w:rsidR="002B58E3" w:rsidRPr="00015210" w:rsidRDefault="002B58E3" w:rsidP="009A4D13">
            <w:pPr>
              <w:jc w:val="center"/>
              <w:rPr>
                <w:color w:val="000000"/>
                <w:sz w:val="20"/>
                <w:szCs w:val="20"/>
              </w:rPr>
            </w:pPr>
            <w:r w:rsidRPr="00015210">
              <w:rPr>
                <w:color w:val="000000"/>
                <w:sz w:val="20"/>
                <w:szCs w:val="20"/>
              </w:rPr>
              <w:t>2,747</w:t>
            </w:r>
          </w:p>
        </w:tc>
      </w:tr>
    </w:tbl>
    <w:p w14:paraId="134074D5" w14:textId="608F9A7C" w:rsidR="002B58E3" w:rsidRPr="00015210" w:rsidRDefault="002B58E3" w:rsidP="002B58E3">
      <w:pPr>
        <w:pStyle w:val="Notes"/>
      </w:pPr>
      <w:r w:rsidRPr="00E824BC">
        <w:rPr>
          <w:rPrChange w:id="432" w:author="Dylan CHEN" w:date="2026-08-30T19:53:00Z" w16du:dateUtc="2026-08-30T11:53:00Z">
            <w:rPr>
              <w:i/>
              <w:iCs/>
            </w:rPr>
          </w:rPrChange>
        </w:rPr>
        <w:t>Notes</w:t>
      </w:r>
      <w:r w:rsidRPr="00015210">
        <w:rPr>
          <w:i/>
          <w:iCs/>
        </w:rPr>
        <w:t>.</w:t>
      </w:r>
      <w:r w:rsidRPr="00015210">
        <w:t xml:space="preserve"> </w:t>
      </w:r>
      <w:ins w:id="433" w:author="Dylan CHEN" w:date="2026-08-30T19:53:00Z" w16du:dateUtc="2026-08-30T11:53:00Z">
        <w:r w:rsidR="00E824BC">
          <w:rPr>
            <w:rFonts w:hint="eastAsia"/>
          </w:rPr>
          <w:t xml:space="preserve">1. </w:t>
        </w:r>
      </w:ins>
      <w:r w:rsidRPr="00015210">
        <w:t xml:space="preserve">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w:t>
      </w:r>
      <w:ins w:id="434" w:author="Dylan CHEN" w:date="2026-08-30T19:53:00Z" w16du:dateUtc="2026-08-30T11:53:00Z">
        <w:r w:rsidR="00E824BC">
          <w:br/>
        </w:r>
        <w:r w:rsidR="00E824BC">
          <w:rPr>
            <w:rFonts w:hint="eastAsia"/>
          </w:rPr>
          <w:t xml:space="preserve">2. </w:t>
        </w:r>
      </w:ins>
      <w:r w:rsidRPr="00015210">
        <w:t>The sample includes questions with a first human answer.</w:t>
      </w:r>
    </w:p>
    <w:p w14:paraId="72393B5B" w14:textId="421CB60A" w:rsidR="008169F6" w:rsidRPr="00AE0684" w:rsidRDefault="00A00064" w:rsidP="00AE0684">
      <w:pPr>
        <w:pStyle w:val="Paragraph0"/>
      </w:pPr>
      <w:r w:rsidRPr="00D2526D">
        <w:rPr>
          <w:b/>
          <w:bCs/>
        </w:rPr>
        <w:lastRenderedPageBreak/>
        <w:t>Ruling out differentiation</w:t>
      </w:r>
      <w:r w:rsidRPr="00D2526D">
        <w:t xml:space="preserve">. </w:t>
      </w:r>
      <w:r w:rsidR="008169F6" w:rsidRPr="00AE0684">
        <w:t>The dimension evidence already points away from differentiation; a second test confirms it from a different angle by examining how similar the human answer is to the AI answer.</w:t>
      </w:r>
      <w:r w:rsidR="008169F6">
        <w:rPr>
          <w:rFonts w:hint="eastAsia"/>
        </w:rPr>
        <w:t xml:space="preserve"> </w:t>
      </w:r>
      <w:r w:rsidR="008169F6" w:rsidRPr="00AE0684">
        <w:t xml:space="preserve">Differentiation predicts </w:t>
      </w:r>
      <w:r w:rsidR="008169F6">
        <w:rPr>
          <w:rFonts w:hint="eastAsia"/>
        </w:rPr>
        <w:t>that</w:t>
      </w:r>
      <w:r w:rsidR="008169F6" w:rsidRPr="00AE0684">
        <w:t xml:space="preserve"> if humans compete by giving answers that differ from the AI, then a better AI answer should make the human answer less </w:t>
      </w:r>
      <w:proofErr w:type="gramStart"/>
      <w:r w:rsidR="008169F6" w:rsidRPr="00AE0684">
        <w:t>similar to</w:t>
      </w:r>
      <w:proofErr w:type="gramEnd"/>
      <w:r w:rsidR="008169F6" w:rsidRPr="00AE0684">
        <w:t xml:space="preserve"> it.</w:t>
      </w:r>
      <w:r w:rsidR="008169F6">
        <w:rPr>
          <w:rFonts w:hint="eastAsia"/>
        </w:rPr>
        <w:t xml:space="preserve"> </w:t>
      </w:r>
      <w:r w:rsidR="008169F6" w:rsidRPr="00AE0684">
        <w:t xml:space="preserve">We measure the semantic similarity between the AI answer and the first human answer using Sentence-BERT. Table 13 supports reuse and redirection. The coefficient on </w:t>
      </w:r>
      <m:oMath>
        <m:r>
          <w:rPr>
            <w:rFonts w:ascii="Cambria Math" w:hAnsi="Cambria Math"/>
          </w:rPr>
          <m:t>AIAnswerQualit</m:t>
        </m:r>
        <m:sSub>
          <m:sSubPr>
            <m:ctrlPr>
              <w:rPr>
                <w:rFonts w:ascii="Cambria Math" w:hAnsi="Cambria Math"/>
              </w:rPr>
            </m:ctrlPr>
          </m:sSubPr>
          <m:e>
            <m:r>
              <w:rPr>
                <w:rFonts w:ascii="Cambria Math" w:hAnsi="Cambria Math"/>
              </w:rPr>
              <m:t>y</m:t>
            </m:r>
          </m:e>
          <m:sub>
            <m:r>
              <w:rPr>
                <w:rFonts w:ascii="Cambria Math" w:hAnsi="Cambria Math"/>
              </w:rPr>
              <m:t>i</m:t>
            </m:r>
          </m:sub>
        </m:sSub>
      </m:oMath>
      <w:r w:rsidR="008169F6" w:rsidRPr="00AE0684">
        <w:t xml:space="preserve">is positive and significant (0.011, p &lt; 0.001): as the AI answer improves, the human answer grows closer to it. This is the direct opposite of what differentiation predicts. </w:t>
      </w:r>
    </w:p>
    <w:p w14:paraId="0A6316AC" w14:textId="42D5C199" w:rsidR="00D25B8E" w:rsidRPr="00015210" w:rsidRDefault="00D25B8E" w:rsidP="00D25B8E">
      <w:pPr>
        <w:pStyle w:val="TableFiguretitle"/>
      </w:pPr>
      <w:r w:rsidRPr="00015210">
        <w:t xml:space="preserve">Table </w:t>
      </w:r>
      <w:r w:rsidR="004B4800" w:rsidRPr="00015210">
        <w:t>1</w:t>
      </w:r>
      <w:r w:rsidR="004B4800">
        <w:t>3</w:t>
      </w:r>
      <w:r w:rsidRPr="00015210">
        <w:t xml:space="preserve">. </w:t>
      </w:r>
      <w:r w:rsidR="008C3BDB">
        <w:rPr>
          <w:rFonts w:hint="eastAsia"/>
        </w:rPr>
        <w:t>Effect on s</w:t>
      </w:r>
      <w:r w:rsidRPr="00015210">
        <w:t xml:space="preserve">imilarity between the </w:t>
      </w:r>
      <w:r w:rsidR="008C3BDB">
        <w:rPr>
          <w:rFonts w:hint="eastAsia"/>
        </w:rPr>
        <w:t>AI</w:t>
      </w:r>
      <w:r w:rsidR="008C3BDB" w:rsidRPr="00015210">
        <w:t xml:space="preserve"> </w:t>
      </w:r>
      <w:r w:rsidRPr="00015210">
        <w:t xml:space="preserve">and </w:t>
      </w:r>
      <w:r w:rsidR="008C3BDB">
        <w:rPr>
          <w:rFonts w:hint="eastAsia"/>
        </w:rPr>
        <w:t>human</w:t>
      </w:r>
      <w:r w:rsidR="008C3BDB" w:rsidRPr="00015210">
        <w:t xml:space="preserve"> </w:t>
      </w:r>
      <w:r w:rsidRPr="00015210">
        <w:t>answer (H</w:t>
      </w:r>
      <w:r w:rsidR="00143D3A" w:rsidRPr="00015210">
        <w:t>6</w:t>
      </w:r>
      <w:r w:rsidRPr="00015210">
        <w:t xml:space="preserve">, </w:t>
      </w:r>
      <w:del w:id="435" w:author="Dylan CHEN" w:date="2026-08-30T19:51:00Z" w16du:dateUtc="2026-08-30T11:51:00Z">
        <w:r w:rsidR="008C3BDB" w:rsidDel="00021B40">
          <w:rPr>
            <w:rFonts w:hint="eastAsia"/>
          </w:rPr>
          <w:delText>s</w:delText>
        </w:r>
        <w:r w:rsidR="008C3BDB" w:rsidRPr="008C3BDB" w:rsidDel="00021B40">
          <w:delText>tandard-</w:delText>
        </w:r>
        <w:r w:rsidR="008C3BDB" w:rsidDel="00021B40">
          <w:rPr>
            <w:rFonts w:hint="eastAsia"/>
          </w:rPr>
          <w:delText>s</w:delText>
        </w:r>
        <w:r w:rsidR="008C3BDB" w:rsidRPr="008C3BDB" w:rsidDel="00021B40">
          <w:delText xml:space="preserve">etting </w:delText>
        </w:r>
        <w:r w:rsidRPr="00015210" w:rsidDel="00021B40">
          <w:delText>versus</w:delText>
        </w:r>
      </w:del>
      <w:ins w:id="436" w:author="Dylan CHEN" w:date="2026-08-30T19:51:00Z" w16du:dateUtc="2026-08-30T11:51:00Z">
        <w:r w:rsidR="00021B40">
          <w:rPr>
            <w:rFonts w:hint="eastAsia"/>
          </w:rPr>
          <w:t>test</w:t>
        </w:r>
      </w:ins>
      <w:r w:rsidRPr="00015210">
        <w:t xml:space="preserve"> differentiation)</w:t>
      </w:r>
    </w:p>
    <w:tbl>
      <w:tblPr>
        <w:tblW w:w="5000" w:type="pct"/>
        <w:jc w:val="center"/>
        <w:tblLook w:val="04A0" w:firstRow="1" w:lastRow="0" w:firstColumn="1" w:lastColumn="0" w:noHBand="0" w:noVBand="1"/>
      </w:tblPr>
      <w:tblGrid>
        <w:gridCol w:w="4792"/>
        <w:gridCol w:w="4568"/>
      </w:tblGrid>
      <w:tr w:rsidR="00A04922" w:rsidRPr="00015210" w14:paraId="2C99FEF5" w14:textId="1C05F2F0" w:rsidTr="00D2526D">
        <w:trPr>
          <w:jc w:val="center"/>
        </w:trPr>
        <w:tc>
          <w:tcPr>
            <w:tcW w:w="3840" w:type="dxa"/>
            <w:tcBorders>
              <w:top w:val="single" w:sz="4" w:space="0" w:color="auto"/>
              <w:left w:val="nil"/>
              <w:bottom w:val="nil"/>
              <w:right w:val="nil"/>
            </w:tcBorders>
            <w:noWrap/>
            <w:hideMark/>
          </w:tcPr>
          <w:p w14:paraId="65D903F1" w14:textId="058F50E0" w:rsidR="00A04922" w:rsidRPr="00015210" w:rsidRDefault="00A04922">
            <w:pPr>
              <w:rPr>
                <w:rFonts w:ascii="Georgia" w:hAnsi="Georgia"/>
                <w:color w:val="000000"/>
                <w:sz w:val="20"/>
                <w:szCs w:val="20"/>
              </w:rPr>
            </w:pPr>
            <w:r w:rsidRPr="00015210">
              <w:rPr>
                <w:rFonts w:ascii="Georgia" w:hAnsi="Georgia"/>
                <w:color w:val="000000"/>
                <w:sz w:val="20"/>
                <w:szCs w:val="20"/>
              </w:rPr>
              <w:t> </w:t>
            </w:r>
          </w:p>
        </w:tc>
        <w:tc>
          <w:tcPr>
            <w:tcW w:w="3660" w:type="dxa"/>
            <w:tcBorders>
              <w:top w:val="single" w:sz="4" w:space="0" w:color="auto"/>
              <w:left w:val="nil"/>
              <w:bottom w:val="nil"/>
              <w:right w:val="nil"/>
            </w:tcBorders>
            <w:noWrap/>
            <w:hideMark/>
          </w:tcPr>
          <w:p w14:paraId="51791150" w14:textId="36D4C7E8" w:rsidR="00A04922" w:rsidRPr="00015210" w:rsidRDefault="00A04922">
            <w:pPr>
              <w:jc w:val="center"/>
              <w:rPr>
                <w:color w:val="000000"/>
                <w:sz w:val="20"/>
                <w:szCs w:val="20"/>
              </w:rPr>
            </w:pPr>
            <w:r w:rsidRPr="00015210">
              <w:rPr>
                <w:color w:val="000000"/>
                <w:sz w:val="20"/>
                <w:szCs w:val="20"/>
              </w:rPr>
              <w:t>(1)</w:t>
            </w:r>
          </w:p>
        </w:tc>
      </w:tr>
      <w:tr w:rsidR="00A04922" w:rsidRPr="00015210" w14:paraId="39F419BB" w14:textId="046DC774" w:rsidTr="00D2526D">
        <w:trPr>
          <w:jc w:val="center"/>
        </w:trPr>
        <w:tc>
          <w:tcPr>
            <w:tcW w:w="3840" w:type="dxa"/>
            <w:tcBorders>
              <w:top w:val="nil"/>
              <w:left w:val="nil"/>
              <w:bottom w:val="nil"/>
              <w:right w:val="nil"/>
            </w:tcBorders>
            <w:noWrap/>
            <w:hideMark/>
          </w:tcPr>
          <w:p w14:paraId="2AD6CF20" w14:textId="2ABDA8E4" w:rsidR="00A04922" w:rsidRPr="00015210" w:rsidRDefault="00A04922">
            <w:pPr>
              <w:rPr>
                <w:rFonts w:ascii="Georgia" w:hAnsi="Georgia"/>
                <w:color w:val="000000"/>
                <w:sz w:val="20"/>
                <w:szCs w:val="20"/>
              </w:rPr>
            </w:pPr>
            <w:r w:rsidRPr="00015210">
              <w:rPr>
                <w:rFonts w:ascii="Georgia" w:hAnsi="Georgia"/>
                <w:color w:val="000000"/>
                <w:sz w:val="20"/>
                <w:szCs w:val="20"/>
              </w:rPr>
              <w:t>DV</w:t>
            </w:r>
          </w:p>
        </w:tc>
        <w:tc>
          <w:tcPr>
            <w:tcW w:w="3660" w:type="dxa"/>
            <w:tcBorders>
              <w:top w:val="nil"/>
              <w:left w:val="nil"/>
              <w:bottom w:val="single" w:sz="4" w:space="0" w:color="auto"/>
              <w:right w:val="nil"/>
            </w:tcBorders>
            <w:hideMark/>
          </w:tcPr>
          <w:p w14:paraId="0DD4DB77" w14:textId="61A14F58" w:rsidR="00A04922" w:rsidRPr="00015210" w:rsidRDefault="00A04922">
            <w:pPr>
              <w:jc w:val="center"/>
              <w:rPr>
                <w:color w:val="000000"/>
                <w:sz w:val="20"/>
                <w:szCs w:val="20"/>
              </w:rPr>
            </w:pPr>
            <w:r w:rsidRPr="00015210">
              <w:rPr>
                <w:color w:val="000000"/>
                <w:sz w:val="20"/>
                <w:szCs w:val="20"/>
              </w:rPr>
              <w:t>Similarity (AI Answer, Human Answer)</w:t>
            </w:r>
          </w:p>
        </w:tc>
      </w:tr>
      <w:tr w:rsidR="00A04922" w:rsidRPr="00015210" w14:paraId="09B28F9D" w14:textId="53713AE7" w:rsidTr="00D2526D">
        <w:trPr>
          <w:jc w:val="center"/>
        </w:trPr>
        <w:tc>
          <w:tcPr>
            <w:tcW w:w="3840" w:type="dxa"/>
            <w:vMerge w:val="restart"/>
            <w:tcBorders>
              <w:top w:val="nil"/>
              <w:left w:val="nil"/>
              <w:bottom w:val="nil"/>
              <w:right w:val="nil"/>
            </w:tcBorders>
            <w:noWrap/>
            <w:hideMark/>
          </w:tcPr>
          <w:p w14:paraId="648BE8EF" w14:textId="4EC52070" w:rsidR="00A04922" w:rsidRPr="00015210" w:rsidRDefault="00A04922">
            <w:pPr>
              <w:rPr>
                <w:i/>
                <w:iCs/>
                <w:color w:val="000000"/>
                <w:sz w:val="20"/>
                <w:szCs w:val="20"/>
              </w:rPr>
            </w:pPr>
            <w:proofErr w:type="spellStart"/>
            <w:r w:rsidRPr="00015210">
              <w:rPr>
                <w:i/>
                <w:iCs/>
                <w:color w:val="000000"/>
                <w:sz w:val="20"/>
                <w:szCs w:val="20"/>
              </w:rPr>
              <w:t>AIAnswerLength</w:t>
            </w:r>
            <w:r w:rsidRPr="00015210">
              <w:rPr>
                <w:i/>
                <w:iCs/>
                <w:color w:val="000000"/>
                <w:sz w:val="20"/>
                <w:szCs w:val="20"/>
                <w:vertAlign w:val="subscript"/>
              </w:rPr>
              <w:t>i</w:t>
            </w:r>
            <w:proofErr w:type="spellEnd"/>
          </w:p>
        </w:tc>
        <w:tc>
          <w:tcPr>
            <w:tcW w:w="3660" w:type="dxa"/>
            <w:tcBorders>
              <w:top w:val="nil"/>
              <w:left w:val="nil"/>
              <w:bottom w:val="nil"/>
              <w:right w:val="nil"/>
            </w:tcBorders>
            <w:noWrap/>
            <w:hideMark/>
          </w:tcPr>
          <w:p w14:paraId="6673F608" w14:textId="1D7959A8" w:rsidR="00A04922" w:rsidRPr="00015210" w:rsidRDefault="00A04922">
            <w:pPr>
              <w:jc w:val="center"/>
              <w:rPr>
                <w:color w:val="000000"/>
                <w:sz w:val="20"/>
                <w:szCs w:val="20"/>
              </w:rPr>
            </w:pPr>
            <w:r w:rsidRPr="00015210">
              <w:rPr>
                <w:color w:val="000000"/>
                <w:sz w:val="20"/>
                <w:szCs w:val="20"/>
              </w:rPr>
              <w:t>0.005</w:t>
            </w:r>
          </w:p>
        </w:tc>
      </w:tr>
      <w:tr w:rsidR="00A04922" w:rsidRPr="00015210" w14:paraId="3025AD18" w14:textId="4FBAED10" w:rsidTr="00D2526D">
        <w:trPr>
          <w:jc w:val="center"/>
        </w:trPr>
        <w:tc>
          <w:tcPr>
            <w:tcW w:w="3840" w:type="dxa"/>
            <w:vMerge/>
            <w:tcBorders>
              <w:top w:val="nil"/>
              <w:left w:val="nil"/>
              <w:bottom w:val="nil"/>
              <w:right w:val="nil"/>
            </w:tcBorders>
            <w:hideMark/>
          </w:tcPr>
          <w:p w14:paraId="223C336F" w14:textId="39ED8496" w:rsidR="00A04922" w:rsidRPr="00015210" w:rsidRDefault="00A04922">
            <w:pPr>
              <w:rPr>
                <w:i/>
                <w:iCs/>
                <w:color w:val="000000"/>
                <w:sz w:val="20"/>
                <w:szCs w:val="20"/>
              </w:rPr>
            </w:pPr>
          </w:p>
        </w:tc>
        <w:tc>
          <w:tcPr>
            <w:tcW w:w="3660" w:type="dxa"/>
            <w:tcBorders>
              <w:top w:val="nil"/>
              <w:left w:val="nil"/>
              <w:bottom w:val="nil"/>
              <w:right w:val="nil"/>
            </w:tcBorders>
            <w:noWrap/>
            <w:hideMark/>
          </w:tcPr>
          <w:p w14:paraId="7A8DE20B" w14:textId="7D94C79E" w:rsidR="00A04922" w:rsidRPr="00015210" w:rsidRDefault="00A04922">
            <w:pPr>
              <w:jc w:val="center"/>
              <w:rPr>
                <w:color w:val="000000"/>
                <w:sz w:val="20"/>
                <w:szCs w:val="20"/>
              </w:rPr>
            </w:pPr>
            <w:r w:rsidRPr="00015210">
              <w:rPr>
                <w:color w:val="000000"/>
                <w:sz w:val="20"/>
                <w:szCs w:val="20"/>
              </w:rPr>
              <w:t>(0.011)</w:t>
            </w:r>
          </w:p>
        </w:tc>
      </w:tr>
      <w:tr w:rsidR="00A04922" w:rsidRPr="00015210" w14:paraId="4A16F0E4" w14:textId="7CFF1A67" w:rsidTr="00D2526D">
        <w:trPr>
          <w:jc w:val="center"/>
        </w:trPr>
        <w:tc>
          <w:tcPr>
            <w:tcW w:w="3840" w:type="dxa"/>
            <w:vMerge w:val="restart"/>
            <w:tcBorders>
              <w:top w:val="nil"/>
              <w:left w:val="nil"/>
              <w:bottom w:val="single" w:sz="4" w:space="0" w:color="000000"/>
              <w:right w:val="nil"/>
            </w:tcBorders>
            <w:noWrap/>
            <w:hideMark/>
          </w:tcPr>
          <w:p w14:paraId="306E372E" w14:textId="08589147" w:rsidR="00A04922" w:rsidRPr="00015210" w:rsidRDefault="00A04922">
            <w:pPr>
              <w:rPr>
                <w:i/>
                <w:iCs/>
                <w:color w:val="000000"/>
                <w:sz w:val="20"/>
                <w:szCs w:val="20"/>
              </w:rPr>
            </w:pPr>
            <w:proofErr w:type="spellStart"/>
            <w:r w:rsidRPr="00015210">
              <w:rPr>
                <w:i/>
                <w:iCs/>
                <w:color w:val="000000"/>
                <w:sz w:val="20"/>
                <w:szCs w:val="20"/>
              </w:rPr>
              <w:t>AIAnswerQuality</w:t>
            </w:r>
            <w:r w:rsidRPr="00015210">
              <w:rPr>
                <w:i/>
                <w:iCs/>
                <w:color w:val="000000"/>
                <w:sz w:val="20"/>
                <w:szCs w:val="20"/>
                <w:vertAlign w:val="subscript"/>
              </w:rPr>
              <w:t>i</w:t>
            </w:r>
            <w:proofErr w:type="spellEnd"/>
          </w:p>
        </w:tc>
        <w:tc>
          <w:tcPr>
            <w:tcW w:w="3660" w:type="dxa"/>
            <w:tcBorders>
              <w:top w:val="nil"/>
              <w:left w:val="nil"/>
              <w:bottom w:val="nil"/>
              <w:right w:val="nil"/>
            </w:tcBorders>
            <w:noWrap/>
            <w:hideMark/>
          </w:tcPr>
          <w:p w14:paraId="0F47A1CD" w14:textId="07CDCB5B" w:rsidR="00A04922" w:rsidRPr="00015210" w:rsidRDefault="00A04922">
            <w:pPr>
              <w:jc w:val="center"/>
              <w:rPr>
                <w:b/>
                <w:bCs/>
                <w:color w:val="000000"/>
                <w:sz w:val="20"/>
                <w:szCs w:val="20"/>
              </w:rPr>
            </w:pPr>
            <w:r w:rsidRPr="00015210">
              <w:rPr>
                <w:b/>
                <w:bCs/>
                <w:color w:val="000000"/>
                <w:sz w:val="20"/>
                <w:szCs w:val="20"/>
              </w:rPr>
              <w:t>0.011***</w:t>
            </w:r>
          </w:p>
        </w:tc>
      </w:tr>
      <w:tr w:rsidR="00A04922" w:rsidRPr="00015210" w14:paraId="707FD5E9" w14:textId="38FC1B6C" w:rsidTr="00D2526D">
        <w:trPr>
          <w:jc w:val="center"/>
        </w:trPr>
        <w:tc>
          <w:tcPr>
            <w:tcW w:w="3840" w:type="dxa"/>
            <w:vMerge/>
            <w:tcBorders>
              <w:top w:val="nil"/>
              <w:left w:val="nil"/>
              <w:bottom w:val="single" w:sz="4" w:space="0" w:color="000000"/>
              <w:right w:val="nil"/>
            </w:tcBorders>
            <w:hideMark/>
          </w:tcPr>
          <w:p w14:paraId="6D24363D" w14:textId="61A4D209" w:rsidR="00A04922" w:rsidRPr="00015210" w:rsidRDefault="00A04922">
            <w:pPr>
              <w:rPr>
                <w:i/>
                <w:iCs/>
                <w:color w:val="000000"/>
                <w:sz w:val="20"/>
                <w:szCs w:val="20"/>
              </w:rPr>
            </w:pPr>
          </w:p>
        </w:tc>
        <w:tc>
          <w:tcPr>
            <w:tcW w:w="3660" w:type="dxa"/>
            <w:tcBorders>
              <w:top w:val="nil"/>
              <w:left w:val="nil"/>
              <w:bottom w:val="single" w:sz="4" w:space="0" w:color="auto"/>
              <w:right w:val="nil"/>
            </w:tcBorders>
            <w:noWrap/>
            <w:hideMark/>
          </w:tcPr>
          <w:p w14:paraId="2141B314" w14:textId="1249EC54" w:rsidR="00A04922" w:rsidRPr="00015210" w:rsidRDefault="00A04922">
            <w:pPr>
              <w:jc w:val="center"/>
              <w:rPr>
                <w:b/>
                <w:bCs/>
                <w:color w:val="000000"/>
                <w:sz w:val="20"/>
                <w:szCs w:val="20"/>
              </w:rPr>
            </w:pPr>
            <w:r w:rsidRPr="00015210">
              <w:rPr>
                <w:b/>
                <w:bCs/>
                <w:color w:val="000000"/>
                <w:sz w:val="20"/>
                <w:szCs w:val="20"/>
              </w:rPr>
              <w:t>(0.003)</w:t>
            </w:r>
          </w:p>
        </w:tc>
      </w:tr>
      <w:tr w:rsidR="00A04922" w:rsidRPr="00015210" w14:paraId="297818A1" w14:textId="25F6C866" w:rsidTr="00D2526D">
        <w:trPr>
          <w:jc w:val="center"/>
        </w:trPr>
        <w:tc>
          <w:tcPr>
            <w:tcW w:w="3840" w:type="dxa"/>
            <w:tcBorders>
              <w:top w:val="nil"/>
              <w:left w:val="nil"/>
              <w:bottom w:val="nil"/>
              <w:right w:val="nil"/>
            </w:tcBorders>
            <w:noWrap/>
            <w:hideMark/>
          </w:tcPr>
          <w:p w14:paraId="733E4F11" w14:textId="454E1408" w:rsidR="00A04922" w:rsidRPr="00015210" w:rsidRDefault="00A04922">
            <w:pPr>
              <w:rPr>
                <w:color w:val="000000"/>
                <w:sz w:val="20"/>
                <w:szCs w:val="20"/>
              </w:rPr>
            </w:pPr>
            <w:r w:rsidRPr="00015210">
              <w:rPr>
                <w:color w:val="000000"/>
                <w:sz w:val="20"/>
                <w:szCs w:val="20"/>
              </w:rPr>
              <w:t>question controls</w:t>
            </w:r>
          </w:p>
        </w:tc>
        <w:tc>
          <w:tcPr>
            <w:tcW w:w="3660" w:type="dxa"/>
            <w:tcBorders>
              <w:top w:val="nil"/>
              <w:left w:val="nil"/>
              <w:bottom w:val="nil"/>
              <w:right w:val="nil"/>
            </w:tcBorders>
            <w:noWrap/>
            <w:hideMark/>
          </w:tcPr>
          <w:p w14:paraId="386C2FF2" w14:textId="02EF009A" w:rsidR="00A04922" w:rsidRPr="00015210" w:rsidRDefault="00A04922">
            <w:pPr>
              <w:jc w:val="center"/>
              <w:rPr>
                <w:color w:val="000000"/>
                <w:sz w:val="20"/>
                <w:szCs w:val="20"/>
              </w:rPr>
            </w:pPr>
            <w:r w:rsidRPr="00015210">
              <w:rPr>
                <w:color w:val="000000"/>
                <w:sz w:val="20"/>
                <w:szCs w:val="20"/>
              </w:rPr>
              <w:t>√</w:t>
            </w:r>
          </w:p>
        </w:tc>
      </w:tr>
      <w:tr w:rsidR="00A04922" w:rsidRPr="00015210" w14:paraId="20B31628" w14:textId="56637819" w:rsidTr="00D2526D">
        <w:trPr>
          <w:jc w:val="center"/>
        </w:trPr>
        <w:tc>
          <w:tcPr>
            <w:tcW w:w="3840" w:type="dxa"/>
            <w:tcBorders>
              <w:top w:val="nil"/>
              <w:left w:val="nil"/>
              <w:bottom w:val="nil"/>
              <w:right w:val="nil"/>
            </w:tcBorders>
            <w:noWrap/>
            <w:hideMark/>
          </w:tcPr>
          <w:p w14:paraId="7F55976D" w14:textId="54F95440" w:rsidR="00A04922" w:rsidRPr="00015210" w:rsidRDefault="00A04922">
            <w:pPr>
              <w:rPr>
                <w:color w:val="000000"/>
                <w:sz w:val="20"/>
                <w:szCs w:val="20"/>
              </w:rPr>
            </w:pPr>
            <w:r w:rsidRPr="00015210">
              <w:rPr>
                <w:color w:val="000000"/>
                <w:sz w:val="20"/>
                <w:szCs w:val="20"/>
              </w:rPr>
              <w:t>questioner controls</w:t>
            </w:r>
          </w:p>
        </w:tc>
        <w:tc>
          <w:tcPr>
            <w:tcW w:w="3660" w:type="dxa"/>
            <w:tcBorders>
              <w:top w:val="nil"/>
              <w:left w:val="nil"/>
              <w:bottom w:val="nil"/>
              <w:right w:val="nil"/>
            </w:tcBorders>
            <w:noWrap/>
            <w:hideMark/>
          </w:tcPr>
          <w:p w14:paraId="119F209E" w14:textId="41257E1A" w:rsidR="00A04922" w:rsidRPr="00015210" w:rsidRDefault="00A04922">
            <w:pPr>
              <w:jc w:val="center"/>
              <w:rPr>
                <w:color w:val="000000"/>
                <w:sz w:val="20"/>
                <w:szCs w:val="20"/>
              </w:rPr>
            </w:pPr>
            <w:r w:rsidRPr="00015210">
              <w:rPr>
                <w:color w:val="000000"/>
                <w:sz w:val="20"/>
                <w:szCs w:val="20"/>
              </w:rPr>
              <w:t>√</w:t>
            </w:r>
          </w:p>
        </w:tc>
      </w:tr>
      <w:tr w:rsidR="00A04922" w:rsidRPr="00015210" w14:paraId="33A43990" w14:textId="47AFF60E" w:rsidTr="00D2526D">
        <w:trPr>
          <w:jc w:val="center"/>
        </w:trPr>
        <w:tc>
          <w:tcPr>
            <w:tcW w:w="3840" w:type="dxa"/>
            <w:tcBorders>
              <w:top w:val="nil"/>
              <w:left w:val="nil"/>
              <w:bottom w:val="nil"/>
              <w:right w:val="nil"/>
            </w:tcBorders>
            <w:noWrap/>
            <w:hideMark/>
          </w:tcPr>
          <w:p w14:paraId="1165BE52" w14:textId="316D4B6F" w:rsidR="00A04922" w:rsidRPr="00015210" w:rsidRDefault="00A04922">
            <w:pPr>
              <w:rPr>
                <w:color w:val="000000"/>
                <w:sz w:val="20"/>
                <w:szCs w:val="20"/>
              </w:rPr>
            </w:pPr>
            <w:r w:rsidRPr="00015210">
              <w:rPr>
                <w:color w:val="000000"/>
                <w:sz w:val="20"/>
                <w:szCs w:val="20"/>
              </w:rPr>
              <w:t>question timing FE</w:t>
            </w:r>
          </w:p>
        </w:tc>
        <w:tc>
          <w:tcPr>
            <w:tcW w:w="3660" w:type="dxa"/>
            <w:tcBorders>
              <w:top w:val="nil"/>
              <w:left w:val="nil"/>
              <w:bottom w:val="nil"/>
              <w:right w:val="nil"/>
            </w:tcBorders>
            <w:noWrap/>
            <w:hideMark/>
          </w:tcPr>
          <w:p w14:paraId="074315B3" w14:textId="49406D5A" w:rsidR="00A04922" w:rsidRPr="00015210" w:rsidRDefault="00A04922">
            <w:pPr>
              <w:jc w:val="center"/>
              <w:rPr>
                <w:color w:val="000000"/>
                <w:sz w:val="20"/>
                <w:szCs w:val="20"/>
              </w:rPr>
            </w:pPr>
            <w:r w:rsidRPr="00015210">
              <w:rPr>
                <w:color w:val="000000"/>
                <w:sz w:val="20"/>
                <w:szCs w:val="20"/>
              </w:rPr>
              <w:t>√</w:t>
            </w:r>
          </w:p>
        </w:tc>
      </w:tr>
      <w:tr w:rsidR="00A04922" w:rsidRPr="00015210" w14:paraId="4D6949FC" w14:textId="22040FB3" w:rsidTr="00D2526D">
        <w:trPr>
          <w:jc w:val="center"/>
        </w:trPr>
        <w:tc>
          <w:tcPr>
            <w:tcW w:w="3840" w:type="dxa"/>
            <w:tcBorders>
              <w:top w:val="nil"/>
              <w:left w:val="nil"/>
              <w:bottom w:val="single" w:sz="4" w:space="0" w:color="auto"/>
              <w:right w:val="nil"/>
            </w:tcBorders>
            <w:noWrap/>
            <w:hideMark/>
          </w:tcPr>
          <w:p w14:paraId="3E41125E" w14:textId="60F4C0ED" w:rsidR="00A04922" w:rsidRPr="00015210" w:rsidRDefault="00A04922">
            <w:pPr>
              <w:rPr>
                <w:color w:val="000000"/>
                <w:sz w:val="20"/>
                <w:szCs w:val="20"/>
              </w:rPr>
            </w:pPr>
            <w:r w:rsidRPr="00015210">
              <w:rPr>
                <w:color w:val="000000"/>
                <w:sz w:val="20"/>
                <w:szCs w:val="20"/>
              </w:rPr>
              <w:t>N</w:t>
            </w:r>
          </w:p>
        </w:tc>
        <w:tc>
          <w:tcPr>
            <w:tcW w:w="3660" w:type="dxa"/>
            <w:tcBorders>
              <w:top w:val="nil"/>
              <w:left w:val="nil"/>
              <w:bottom w:val="single" w:sz="4" w:space="0" w:color="auto"/>
              <w:right w:val="nil"/>
            </w:tcBorders>
            <w:noWrap/>
            <w:hideMark/>
          </w:tcPr>
          <w:p w14:paraId="616A7DCF" w14:textId="3EA02DA6" w:rsidR="00A04922" w:rsidRPr="00015210" w:rsidRDefault="00A04922">
            <w:pPr>
              <w:jc w:val="center"/>
              <w:rPr>
                <w:color w:val="000000"/>
                <w:sz w:val="20"/>
                <w:szCs w:val="20"/>
              </w:rPr>
            </w:pPr>
            <w:r w:rsidRPr="00015210">
              <w:rPr>
                <w:color w:val="000000"/>
                <w:sz w:val="20"/>
                <w:szCs w:val="20"/>
              </w:rPr>
              <w:t>1,277</w:t>
            </w:r>
          </w:p>
        </w:tc>
      </w:tr>
    </w:tbl>
    <w:p w14:paraId="5DE31550" w14:textId="29A1C3E2" w:rsidR="00C1485A" w:rsidRDefault="00D25B8E" w:rsidP="007423EE">
      <w:pPr>
        <w:pStyle w:val="Notes"/>
      </w:pPr>
      <w:r w:rsidRPr="00021B40">
        <w:rPr>
          <w:rPrChange w:id="437" w:author="Dylan CHEN" w:date="2026-08-30T19:51:00Z" w16du:dateUtc="2026-08-30T11:51:00Z">
            <w:rPr>
              <w:i/>
              <w:iCs/>
            </w:rPr>
          </w:rPrChange>
        </w:rPr>
        <w:t>Notes</w:t>
      </w:r>
      <w:r w:rsidRPr="00015210">
        <w:rPr>
          <w:i/>
          <w:iCs/>
        </w:rPr>
        <w:t>.</w:t>
      </w:r>
      <w:r w:rsidRPr="00015210">
        <w:t xml:space="preserve"> </w:t>
      </w:r>
      <w:ins w:id="438" w:author="Dylan CHEN" w:date="2026-08-30T19:51:00Z" w16du:dateUtc="2026-08-30T11:51:00Z">
        <w:r w:rsidR="00021B40">
          <w:rPr>
            <w:rFonts w:hint="eastAsia"/>
          </w:rPr>
          <w:t xml:space="preserve">1. </w:t>
        </w:r>
      </w:ins>
      <w:r w:rsidRPr="00015210">
        <w:t xml:space="preserve">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w:t>
      </w:r>
      <w:ins w:id="439" w:author="Dylan CHEN" w:date="2026-08-30T19:51:00Z" w16du:dateUtc="2026-08-30T11:51:00Z">
        <w:r w:rsidR="00021B40">
          <w:br/>
        </w:r>
        <w:r w:rsidR="00021B40">
          <w:rPr>
            <w:rFonts w:hint="eastAsia"/>
          </w:rPr>
          <w:t xml:space="preserve">2. </w:t>
        </w:r>
      </w:ins>
      <w:r w:rsidRPr="00015210">
        <w:t>Similarity is computed with Sentence-BERT. The sample includes questions with at least two answers.</w:t>
      </w:r>
    </w:p>
    <w:p w14:paraId="1C677F31" w14:textId="77777777" w:rsidR="00FC2E19" w:rsidRDefault="00FC2E19" w:rsidP="007423EE">
      <w:pPr>
        <w:pStyle w:val="Notes"/>
      </w:pPr>
    </w:p>
    <w:p w14:paraId="6A15FA40" w14:textId="21D1D7E5" w:rsidR="00190B9B" w:rsidRDefault="00190B9B" w:rsidP="00190B9B">
      <w:pPr>
        <w:pStyle w:val="Heading1"/>
      </w:pPr>
      <w:r>
        <w:rPr>
          <w:rFonts w:hint="eastAsia"/>
        </w:rPr>
        <w:t>Discussion and Conclusions</w:t>
      </w:r>
    </w:p>
    <w:p w14:paraId="09A08FF0" w14:textId="77777777" w:rsidR="008169F6" w:rsidRDefault="00625971">
      <w:pPr>
        <w:pStyle w:val="Heading2"/>
        <w:pPrChange w:id="440" w:author="Dylan CHEN" w:date="2026-08-30T10:01:00Z" w16du:dateUtc="2026-08-30T02:01:00Z">
          <w:pPr>
            <w:pStyle w:val="Paragraph0"/>
          </w:pPr>
        </w:pPrChange>
      </w:pPr>
      <w:r w:rsidRPr="00BF6686">
        <w:t>Main results</w:t>
      </w:r>
      <w:del w:id="441" w:author="Dylan CHEN" w:date="2026-08-30T10:01:00Z" w16du:dateUtc="2026-08-30T02:01:00Z">
        <w:r w:rsidRPr="00BF6686" w:rsidDel="00BE35AC">
          <w:delText xml:space="preserve">. </w:delText>
        </w:r>
      </w:del>
    </w:p>
    <w:p w14:paraId="6AA1042E" w14:textId="77777777" w:rsidR="00043612" w:rsidRPr="00AE0684" w:rsidRDefault="00043612" w:rsidP="00AE0684">
      <w:pPr>
        <w:pStyle w:val="Paragraph0"/>
      </w:pPr>
      <w:r w:rsidRPr="00AE0684">
        <w:t>Using a randomized field experiment at a leading technical Q&amp;A community, we examine how a labeled, platform-provided internal GenAI answer affects human contribution when external GenAI remains available. We separate the total effect of an AI answer into the effect of its label and the effects of its content, and we distinguish two decisions a human answerer makes: whether to answer and how good that answer will be.</w:t>
      </w:r>
    </w:p>
    <w:p w14:paraId="500CD8B4" w14:textId="77777777" w:rsidR="00043612" w:rsidRPr="00AE0684" w:rsidRDefault="00043612" w:rsidP="00AE0684">
      <w:pPr>
        <w:pStyle w:val="Paragraph0"/>
      </w:pPr>
      <w:r w:rsidRPr="00AE0684">
        <w:t xml:space="preserve">For answer supply, the AI label raises human contribution. This is consistent with a skeptical community that treats the machine as a weak competitor whose presence invites </w:t>
      </w:r>
      <w:r w:rsidRPr="00AE0684">
        <w:lastRenderedPageBreak/>
        <w:t>participation. Longer AI content, by contrast, suppresses contribution, because it signals that much of the question has been covered. Because typical AI answers in our setting are substantial, the length effect dominates the label effect, and the average effect on supply is negative. The quality of the AI answer does not shift supply.</w:t>
      </w:r>
    </w:p>
    <w:p w14:paraId="17E243BD" w14:textId="7790C9FD" w:rsidR="00043612" w:rsidRPr="00AE0684" w:rsidRDefault="00043612" w:rsidP="00AE0684">
      <w:pPr>
        <w:pStyle w:val="Paragraph0"/>
      </w:pPr>
      <w:r w:rsidRPr="00AE0684">
        <w:t>For contribution quality, neither the label nor the length of the AI answer matters. A higher-quality AI answer raises the quality of the first human answer, because it gives the contributor sound material to adapt and a viable direction to develop.</w:t>
      </w:r>
    </w:p>
    <w:p w14:paraId="5E4D7509" w14:textId="48BC8C79" w:rsidR="00043612" w:rsidRPr="00AE0684" w:rsidRDefault="00043612" w:rsidP="00AE0684">
      <w:pPr>
        <w:pStyle w:val="Paragraph0"/>
      </w:pPr>
      <w:r w:rsidRPr="00AE0684">
        <w:t xml:space="preserve">Our mechanism tests support this account. The label effect concentrates on difficult questions, where </w:t>
      </w:r>
      <w:r w:rsidR="00D575AD">
        <w:rPr>
          <w:rFonts w:hint="eastAsia"/>
        </w:rPr>
        <w:t>the perception of AI as a weak competitor is more salient and relevant</w:t>
      </w:r>
      <w:r w:rsidRPr="00AE0684">
        <w:t xml:space="preserve">. Coverage rather than perceived quality drives the length effect. Higher AI quality raises human answer quality through reuse rather than through the selection of stronger contributors or through differentiation from the AI answer. Two findings make this clear: the gain concentrates on accuracy, the dimension a contributor can borrow and the dimension that is fundamental on a technical platform, and human answers grow more </w:t>
      </w:r>
      <w:proofErr w:type="gramStart"/>
      <w:r w:rsidRPr="00AE0684">
        <w:t>similar to</w:t>
      </w:r>
      <w:proofErr w:type="gramEnd"/>
      <w:r w:rsidRPr="00AE0684">
        <w:t xml:space="preserve"> stronger AI answers rather than more distinct from them.</w:t>
      </w:r>
    </w:p>
    <w:p w14:paraId="4BDAABC3" w14:textId="77777777" w:rsidR="008169F6" w:rsidRDefault="00625971">
      <w:pPr>
        <w:pStyle w:val="Heading2"/>
        <w:pPrChange w:id="442" w:author="Dylan CHEN" w:date="2026-08-30T10:01:00Z" w16du:dateUtc="2026-08-30T02:01:00Z">
          <w:pPr>
            <w:pStyle w:val="Paragraph0"/>
          </w:pPr>
        </w:pPrChange>
      </w:pPr>
      <w:r w:rsidRPr="00BF6686">
        <w:t>Theoretical contribution</w:t>
      </w:r>
      <w:del w:id="443" w:author="Dylan CHEN" w:date="2026-08-30T10:01:00Z" w16du:dateUtc="2026-08-30T02:01:00Z">
        <w:r w:rsidRPr="00BF6686" w:rsidDel="00BE35AC">
          <w:delText xml:space="preserve">. </w:delText>
        </w:r>
      </w:del>
    </w:p>
    <w:p w14:paraId="6695237E" w14:textId="1E3B03F8" w:rsidR="00D575AD" w:rsidRPr="00AE0684" w:rsidRDefault="00D575AD" w:rsidP="00AE0684">
      <w:pPr>
        <w:pStyle w:val="Paragraph0"/>
      </w:pPr>
      <w:r w:rsidRPr="00AE0684">
        <w:t xml:space="preserve">We contribute to the literature on GenAI in online communities by </w:t>
      </w:r>
      <w:r>
        <w:rPr>
          <w:rFonts w:hint="eastAsia"/>
        </w:rPr>
        <w:t>investigating</w:t>
      </w:r>
      <w:r w:rsidRPr="00AE0684">
        <w:t xml:space="preserve"> platform-provided internal GenAI as a governance arrangement distinct from external GenAI, and by examining its consequences for human contributors when external GenAI remains available. Prior work often bundles the effect of AI content with the effect of the AI label. Our setting makes both the source and the content of the AI contribution visible, so we can estimate the two effects separately and test the distinct decisions through which each operates. We show that a community</w:t>
      </w:r>
      <w:r w:rsidR="00E4064C">
        <w:t>’</w:t>
      </w:r>
      <w:r w:rsidRPr="00AE0684">
        <w:t xml:space="preserve">s response to an AI competitor is not a single quantity but depends on identifiable </w:t>
      </w:r>
      <w:r w:rsidRPr="00AE0684">
        <w:lastRenderedPageBreak/>
        <w:t xml:space="preserve">features of the AI answer, and that these features act through the specific level of processing at which they become available. </w:t>
      </w:r>
    </w:p>
    <w:p w14:paraId="027F96BB" w14:textId="2FF0E26E" w:rsidR="00D575AD" w:rsidRPr="00AE0684" w:rsidRDefault="00D575AD" w:rsidP="00AE0684">
      <w:pPr>
        <w:pStyle w:val="Paragraph0"/>
      </w:pPr>
      <w:r w:rsidRPr="00AE0684">
        <w:t>We also extend research on how prior contributions shape subsequent contribution. Th</w:t>
      </w:r>
      <w:r w:rsidR="00E4064C">
        <w:rPr>
          <w:rFonts w:hint="eastAsia"/>
        </w:rPr>
        <w:t>is</w:t>
      </w:r>
      <w:r w:rsidRPr="00AE0684">
        <w:t xml:space="preserve"> literature establishes how the presence, volume, quality, and source of existing content affect a newcomer</w:t>
      </w:r>
      <w:r w:rsidR="00E4064C">
        <w:t>’</w:t>
      </w:r>
      <w:r w:rsidRPr="00AE0684">
        <w:t xml:space="preserve">s decision, but it was developed almost entirely on human prior contributors. These features do not carry the same meaning when the prior contributor is an identified machine. The source cue invites entry rather than foreclosing it, and the same length and quality that would be read one way from a trusted human are read differently when the community regards the author as a weak competitor. </w:t>
      </w:r>
      <w:r w:rsidR="00E4064C">
        <w:rPr>
          <w:rFonts w:hint="eastAsia"/>
        </w:rPr>
        <w:t>Separating</w:t>
      </w:r>
      <w:r w:rsidRPr="00AE0684">
        <w:t xml:space="preserve"> the label from the content makes this point demonstrable, and it is not available to designs in which the AI is an invisible drafting aid or a private substitute. It also distinguishes our account from a substitution view. Pure substitution predicts only decline, whereas an AI competitor whose content can be reused opens the route by which a better AI answer leads humans to write better rather than less.</w:t>
      </w:r>
    </w:p>
    <w:p w14:paraId="73C6445E" w14:textId="49E80B2C" w:rsidR="00D575AD" w:rsidRPr="00AE0684" w:rsidRDefault="00D575AD" w:rsidP="00AE0684">
      <w:pPr>
        <w:pStyle w:val="Paragraph0"/>
      </w:pPr>
      <w:r w:rsidRPr="00AE0684">
        <w:t>The decomposition also carries a forward-looking benefit. Because our results tie the total AI effect to the content characteristics of the AI answer rather than to a fixed average, they provide a basis for reasoning about settings we do not observe. As AI capabilities advance and the properties of AI answers shift, one can combine the AI label effect with the corresponding AI content effect to anticipate how AI will reshape human contribution under the same competition mechanism. The label</w:t>
      </w:r>
      <w:r w:rsidR="00E4064C">
        <w:t>’</w:t>
      </w:r>
      <w:r w:rsidRPr="00AE0684">
        <w:t>s role remains contingent on community beliefs that may themselves change.</w:t>
      </w:r>
    </w:p>
    <w:p w14:paraId="1839D273" w14:textId="694070D2" w:rsidR="00D575AD" w:rsidRPr="00AE0684" w:rsidRDefault="00D575AD" w:rsidP="00AE0684">
      <w:pPr>
        <w:pStyle w:val="Paragraph0"/>
      </w:pPr>
      <w:r w:rsidRPr="00AE0684">
        <w:t>The most direct point of comparison is Su et al. (2025), who study Quora</w:t>
      </w:r>
      <w:r w:rsidR="00E4064C">
        <w:t>’</w:t>
      </w:r>
      <w:r w:rsidRPr="00AE0684">
        <w:t xml:space="preserve">s internal GenAI and report positive effects on both the quantity and the length of human contribution, whereas we find that a longer AI answer deters human contribution and that the average effect on supply is </w:t>
      </w:r>
      <w:r w:rsidRPr="00AE0684">
        <w:lastRenderedPageBreak/>
        <w:t>negative. The two sets of results look contradictory on the surface, but they are two readings of the same mechanism under different conditions. The AI label effect dominates in Su et al.</w:t>
      </w:r>
      <w:r w:rsidR="00E4064C">
        <w:t>’</w:t>
      </w:r>
      <w:r w:rsidRPr="00AE0684">
        <w:t>s (2025) setting, and the deterrent role of length does not materialize there.</w:t>
      </w:r>
    </w:p>
    <w:p w14:paraId="7D4B3966" w14:textId="70B8271F" w:rsidR="00D575AD" w:rsidRPr="00AE0684" w:rsidRDefault="00D575AD" w:rsidP="00AE0684">
      <w:pPr>
        <w:pStyle w:val="Paragraph0"/>
      </w:pPr>
      <w:r w:rsidRPr="00AE0684">
        <w:t xml:space="preserve">The reason lies in whether contributors read the length of the AI answer as a signal of coverage when they decide whether to enter. In our technical setting, contributors treat length as a fast, surface cue for how much of the question has already been addressed, and a question that appears substantially addressed offers less perceived room for a new contribution. Length suppresses entry. Quora, by contrast, is a general-interest platform whose content is largely experiential and open-ended, and where many distinct answers can coexist and be valued at once. There, the value of a human contribution rests on personal experience and perspective that additional AI length may not foreclose, so length </w:t>
      </w:r>
      <w:r w:rsidR="00E4064C">
        <w:rPr>
          <w:rFonts w:hint="eastAsia"/>
        </w:rPr>
        <w:t xml:space="preserve">may </w:t>
      </w:r>
      <w:r w:rsidRPr="00AE0684">
        <w:t>not</w:t>
      </w:r>
      <w:r w:rsidR="00E4064C">
        <w:rPr>
          <w:rFonts w:hint="eastAsia"/>
        </w:rPr>
        <w:t xml:space="preserve"> be</w:t>
      </w:r>
      <w:r w:rsidRPr="00AE0684">
        <w:t xml:space="preserve"> read as a coverage cue. The deterrent channel that dominates our setting is muted, and the positive label effect prevails.</w:t>
      </w:r>
    </w:p>
    <w:p w14:paraId="49E60407" w14:textId="267D103F" w:rsidR="00D575AD" w:rsidRPr="00AE0684" w:rsidRDefault="00D575AD" w:rsidP="00AE0684">
      <w:pPr>
        <w:pStyle w:val="Paragraph0"/>
      </w:pPr>
      <w:r w:rsidRPr="00AE0684">
        <w:t>Timing compounds this contrast. In Su et al. (2025)</w:t>
      </w:r>
      <w:ins w:id="444" w:author="Dylan CHEN" w:date="2026-08-30T09:56:00Z" w16du:dateUtc="2026-08-30T01:56:00Z">
        <w:r w:rsidR="00BE35AC">
          <w:rPr>
            <w:rFonts w:hint="eastAsia"/>
          </w:rPr>
          <w:t>,</w:t>
        </w:r>
        <w:r w:rsidR="00BE35AC" w:rsidRPr="00515634">
          <w:t xml:space="preserve"> </w:t>
        </w:r>
      </w:ins>
      <w:ins w:id="445" w:author="Dylan CHEN" w:date="2026-08-30T16:40:00Z" w16du:dateUtc="2026-08-30T08:40:00Z">
        <w:r w:rsidR="00516BA3">
          <w:rPr>
            <w:rFonts w:hint="eastAsia"/>
          </w:rPr>
          <w:t>t</w:t>
        </w:r>
        <w:r w:rsidR="00516BA3" w:rsidRPr="00AE0684">
          <w:t>he AI answer is introduced long after the original question was posted (average pre-policy tenure is roughly 49 months)</w:t>
        </w:r>
        <w:r w:rsidR="00516BA3" w:rsidRPr="00516BA3">
          <w:t>, by which point at least one human answer is already present (Su et al. 2025, pp. 15, 22)</w:t>
        </w:r>
        <w:r w:rsidR="00516BA3" w:rsidRPr="00AE0684">
          <w:t xml:space="preserve">. </w:t>
        </w:r>
      </w:ins>
      <w:ins w:id="446" w:author="Dylan CHEN" w:date="2026-08-30T09:56:00Z" w16du:dateUtc="2026-08-30T01:56:00Z">
        <w:r w:rsidR="00BE35AC">
          <w:rPr>
            <w:rFonts w:hint="eastAsia"/>
          </w:rPr>
          <w:t>So</w:t>
        </w:r>
      </w:ins>
      <w:del w:id="447" w:author="Dylan CHEN" w:date="2026-08-30T09:56:00Z" w16du:dateUtc="2026-08-30T01:56:00Z">
        <w:r w:rsidRPr="00AE0684" w:rsidDel="00BE35AC">
          <w:delText xml:space="preserve"> the AI answer is added roughly three months after posting, once human answers have already accumulated, so</w:delText>
        </w:r>
      </w:del>
      <w:r w:rsidRPr="00AE0684">
        <w:t xml:space="preserve"> the AI enters as a retrospective supplement to an established discussion rather than as the competitor a contributor confronts on arrival. In our setting the AI answer is generated</w:t>
      </w:r>
      <w:r w:rsidR="00E4064C">
        <w:rPr>
          <w:rFonts w:hint="eastAsia"/>
        </w:rPr>
        <w:t xml:space="preserve"> quickly after the question posting</w:t>
      </w:r>
      <w:r w:rsidRPr="00AE0684">
        <w:t xml:space="preserve"> and before human contributor</w:t>
      </w:r>
      <w:r w:rsidR="00E4064C">
        <w:rPr>
          <w:rFonts w:hint="eastAsia"/>
        </w:rPr>
        <w:t>s</w:t>
      </w:r>
      <w:r w:rsidRPr="00AE0684">
        <w:t xml:space="preserve"> arrive, so it is the rival a contributor evaluates </w:t>
      </w:r>
      <w:proofErr w:type="gramStart"/>
      <w:r w:rsidRPr="00AE0684">
        <w:t>at the moment</w:t>
      </w:r>
      <w:proofErr w:type="gramEnd"/>
      <w:r w:rsidRPr="00AE0684">
        <w:t xml:space="preserve"> of entry. This configuration activates the fast entry decision and the slower crafting decision we theorize, whereas a retrospective supplement largely does not.</w:t>
      </w:r>
    </w:p>
    <w:p w14:paraId="205D15AF" w14:textId="34113436" w:rsidR="00D575AD" w:rsidRPr="00BF6686" w:rsidRDefault="00D575AD" w:rsidP="00AE0684">
      <w:pPr>
        <w:pStyle w:val="Paragraph0"/>
        <w:ind w:firstLine="0"/>
      </w:pPr>
      <w:r w:rsidRPr="00AE0684">
        <w:t xml:space="preserve">Taken as a whole, the comparison supports the broader claim of this paper. Whether an identified AI contributor complements or displaces human contribution is not a fixed property of internal GenAI but a joint function of the appraisal the AI invites and the signals its content carries. </w:t>
      </w:r>
      <w:r w:rsidRPr="00AE0684">
        <w:lastRenderedPageBreak/>
        <w:t>Reading both settings through the AI label effect and the AI content effect converts an apparent conflict in the literature into a single conditional prediction, under which an internal AI may act as complement or competitor depending on the domain, on how much content the AI provides, on how readily that content is read as coverage, and on when the AI answer arrives relative to human contributors.</w:t>
      </w:r>
    </w:p>
    <w:p w14:paraId="6D52490E" w14:textId="77777777" w:rsidR="008169F6" w:rsidRDefault="00625971">
      <w:pPr>
        <w:pStyle w:val="Heading2"/>
        <w:pPrChange w:id="448" w:author="Dylan CHEN" w:date="2026-08-30T10:01:00Z" w16du:dateUtc="2026-08-30T02:01:00Z">
          <w:pPr>
            <w:pStyle w:val="Paragraph0"/>
          </w:pPr>
        </w:pPrChange>
      </w:pPr>
      <w:r w:rsidRPr="00BF6686">
        <w:t>Practical implication</w:t>
      </w:r>
      <w:del w:id="449" w:author="Dylan CHEN" w:date="2026-08-30T10:01:00Z" w16du:dateUtc="2026-08-30T02:01:00Z">
        <w:r w:rsidRPr="00BF6686" w:rsidDel="00BE35AC">
          <w:delText xml:space="preserve">. </w:delText>
        </w:r>
      </w:del>
    </w:p>
    <w:p w14:paraId="06C9D1EB" w14:textId="1A95C3ED" w:rsidR="00420C48" w:rsidRPr="00AE0684" w:rsidRDefault="00420C48" w:rsidP="00AE0684">
      <w:pPr>
        <w:pStyle w:val="Paragraph0"/>
      </w:pPr>
      <w:r w:rsidRPr="00AE0684">
        <w:t xml:space="preserve">Platforms that cannot eliminate external GenAI can still design an internal GenAI system, and our findings speak to how that design should proceed. The central lesson is that the label and the content of an internal AI answer are separate </w:t>
      </w:r>
      <w:r>
        <w:rPr>
          <w:rFonts w:hint="eastAsia"/>
        </w:rPr>
        <w:t>design choices</w:t>
      </w:r>
      <w:r w:rsidRPr="00AE0684">
        <w:t xml:space="preserve"> that move human contribution in different ways. A visible AI label is not inherently harmful and can draw people in, above all on difficult questions where a weak competitor leaves room to add value, so platforms </w:t>
      </w:r>
      <w:r>
        <w:rPr>
          <w:rFonts w:hint="eastAsia"/>
        </w:rPr>
        <w:t>do not need to</w:t>
      </w:r>
      <w:r w:rsidRPr="00AE0684">
        <w:t xml:space="preserve"> conceal that an answer is machine-generated.</w:t>
      </w:r>
    </w:p>
    <w:p w14:paraId="0786D2C1" w14:textId="12606492" w:rsidR="00420C48" w:rsidRPr="00AE0684" w:rsidRDefault="00420C48" w:rsidP="00AE0684">
      <w:pPr>
        <w:pStyle w:val="Paragraph0"/>
      </w:pPr>
      <w:r w:rsidRPr="00AE0684">
        <w:t xml:space="preserve">The deterrent force comes from content that reads as </w:t>
      </w:r>
      <w:r>
        <w:rPr>
          <w:rFonts w:hint="eastAsia"/>
        </w:rPr>
        <w:t xml:space="preserve">already </w:t>
      </w:r>
      <w:r w:rsidRPr="00AE0684">
        <w:t xml:space="preserve">covering the question. Platforms that want to sustain answer volume should therefore be cautious about placing long AI answers in the </w:t>
      </w:r>
      <w:r>
        <w:rPr>
          <w:rFonts w:hint="eastAsia"/>
        </w:rPr>
        <w:t xml:space="preserve">salient </w:t>
      </w:r>
      <w:proofErr w:type="gramStart"/>
      <w:r>
        <w:rPr>
          <w:rFonts w:hint="eastAsia"/>
        </w:rPr>
        <w:t>position</w:t>
      </w:r>
      <w:r w:rsidRPr="00AE0684">
        <w:t>, and</w:t>
      </w:r>
      <w:proofErr w:type="gramEnd"/>
      <w:r w:rsidRPr="00AE0684">
        <w:t xml:space="preserve"> might present that content in a shorter or summarized form so it does not appear, </w:t>
      </w:r>
      <w:proofErr w:type="gramStart"/>
      <w:r w:rsidRPr="00AE0684">
        <w:t>at a glance</w:t>
      </w:r>
      <w:proofErr w:type="gramEnd"/>
      <w:r w:rsidRPr="00AE0684">
        <w:t>, to have filled the solution space. A higher-quality AI answer works in the opposite direction. It hands contributors sound material and a direction to follow, so improving the internal AI raises the quality of human answers.</w:t>
      </w:r>
    </w:p>
    <w:p w14:paraId="5A4FFA4C" w14:textId="184FA717" w:rsidR="00420C48" w:rsidRPr="00AE0684" w:rsidRDefault="00420C48" w:rsidP="00AE0684">
      <w:pPr>
        <w:pStyle w:val="Paragraph0"/>
      </w:pPr>
      <w:r>
        <w:rPr>
          <w:rFonts w:hint="eastAsia"/>
        </w:rPr>
        <w:t xml:space="preserve">The </w:t>
      </w:r>
      <w:r w:rsidRPr="00AE0684">
        <w:t xml:space="preserve">managerial upshot </w:t>
      </w:r>
      <w:r>
        <w:rPr>
          <w:rFonts w:hint="eastAsia"/>
        </w:rPr>
        <w:t>is that t</w:t>
      </w:r>
      <w:r w:rsidRPr="00AE0684">
        <w:t xml:space="preserve">he two </w:t>
      </w:r>
      <w:r>
        <w:rPr>
          <w:rFonts w:hint="eastAsia"/>
        </w:rPr>
        <w:t>design choices</w:t>
      </w:r>
      <w:r w:rsidRPr="00AE0684">
        <w:t xml:space="preserve"> should be tuned in opposite directions</w:t>
      </w:r>
      <w:r>
        <w:rPr>
          <w:rFonts w:hint="eastAsia"/>
        </w:rPr>
        <w:t xml:space="preserve">, that is, </w:t>
      </w:r>
      <w:r w:rsidRPr="00AE0684">
        <w:t xml:space="preserve">hold visible length down while pushing accuracy and useful coverage up. This combination captures the reuse gains that lift human quality while limiting the displacement that longer answers cause, which </w:t>
      </w:r>
      <w:r>
        <w:rPr>
          <w:rFonts w:hint="eastAsia"/>
        </w:rPr>
        <w:t>allows</w:t>
      </w:r>
      <w:r w:rsidRPr="00AE0684">
        <w:t xml:space="preserve"> a platform </w:t>
      </w:r>
      <w:r>
        <w:rPr>
          <w:rFonts w:hint="eastAsia"/>
        </w:rPr>
        <w:t xml:space="preserve">to </w:t>
      </w:r>
      <w:r w:rsidRPr="00AE0684">
        <w:t>integrate a capable AI and preserve the distinctive value of human contribution.</w:t>
      </w:r>
    </w:p>
    <w:p w14:paraId="36D11182" w14:textId="77777777" w:rsidR="008169F6" w:rsidRDefault="00625971">
      <w:pPr>
        <w:pStyle w:val="Heading2"/>
        <w:pPrChange w:id="450" w:author="Dylan CHEN" w:date="2026-08-30T10:01:00Z" w16du:dateUtc="2026-08-30T02:01:00Z">
          <w:pPr>
            <w:pStyle w:val="Paragraph0"/>
          </w:pPr>
        </w:pPrChange>
      </w:pPr>
      <w:r w:rsidRPr="00BF6686">
        <w:lastRenderedPageBreak/>
        <w:t>Limitations</w:t>
      </w:r>
      <w:del w:id="451" w:author="Dylan CHEN" w:date="2026-08-30T10:01:00Z" w16du:dateUtc="2026-08-30T02:01:00Z">
        <w:r w:rsidRPr="00BF6686" w:rsidDel="00BE35AC">
          <w:delText xml:space="preserve">. </w:delText>
        </w:r>
      </w:del>
    </w:p>
    <w:p w14:paraId="02B2B844" w14:textId="77777777" w:rsidR="00420C48" w:rsidRDefault="00625971" w:rsidP="007F1E67">
      <w:pPr>
        <w:pStyle w:val="Paragraph0"/>
      </w:pPr>
      <w:r w:rsidRPr="00BF6686">
        <w:t xml:space="preserve">Several limitations qualify our conclusions and point to future work. First, our evidence comes from a single technical Q&amp;A community, where contributions </w:t>
      </w:r>
      <w:r>
        <w:t>can be</w:t>
      </w:r>
      <w:r w:rsidRPr="00BF6686">
        <w:t xml:space="preserve"> evaluated on correctness and where practitioners at the time held domain-specific doubts about AI capability. As our comparison with Su et al. (2025) makes clear, the sign of the aggregate effect depends on the domain and on the timing of the AI answer</w:t>
      </w:r>
      <w:r>
        <w:t>’</w:t>
      </w:r>
      <w:r w:rsidRPr="00BF6686">
        <w:t xml:space="preserve">s entry, so the specific magnitudes we report may not generalize to other online platforms or to settings where AI enters after human answers have accumulated. Our framework is intended to travel across these settings, but its predictions in domains unlike ours remain to be tested directly. </w:t>
      </w:r>
    </w:p>
    <w:p w14:paraId="7F5C65E1" w14:textId="77777777" w:rsidR="00420C48" w:rsidRDefault="00625971" w:rsidP="007F1E67">
      <w:pPr>
        <w:pStyle w:val="Paragraph0"/>
      </w:pPr>
      <w:r w:rsidRPr="00BF6686">
        <w:t xml:space="preserve">Second, the appraisal of AI as a weak competitor is historically situated, and as beliefs about AI capability continue to </w:t>
      </w:r>
      <w:r>
        <w:rPr>
          <w:rFonts w:hint="eastAsia"/>
        </w:rPr>
        <w:t>evolve</w:t>
      </w:r>
      <w:r w:rsidRPr="00BF6686">
        <w:t xml:space="preserve">, the AI label effect may change; our decomposition anticipates this shift but cannot by itself pin down when it will occur. </w:t>
      </w:r>
    </w:p>
    <w:p w14:paraId="578C8804" w14:textId="007C65DA" w:rsidR="00981D68" w:rsidRPr="00D2526D" w:rsidRDefault="00625971" w:rsidP="007F1E67">
      <w:pPr>
        <w:pStyle w:val="Paragraph0"/>
      </w:pPr>
      <w:r w:rsidRPr="00BF6686">
        <w:t xml:space="preserve">Third, the question-level randomization allows us to identify effects on human answering behavior but precludes any statement about question supply. Future research could examine how these effects evolve as AI capability and community beliefs change, extend the label-versus-content decomposition to other domains and other forms of platform-integrated AI, and </w:t>
      </w:r>
      <w:r w:rsidR="00420C48">
        <w:rPr>
          <w:rFonts w:hint="eastAsia"/>
        </w:rPr>
        <w:t>investigate</w:t>
      </w:r>
      <w:r w:rsidRPr="00BF6686">
        <w:t xml:space="preserve"> longer-run consequences for community membership and the composition of human expertise.</w:t>
      </w:r>
    </w:p>
    <w:p w14:paraId="2C717DA1" w14:textId="7C5DB5C1" w:rsidR="00B96D8F" w:rsidRPr="00015210" w:rsidRDefault="00B96D8F" w:rsidP="00B96D8F">
      <w:pPr>
        <w:pStyle w:val="Heading1"/>
        <w:numPr>
          <w:ilvl w:val="0"/>
          <w:numId w:val="0"/>
        </w:numPr>
        <w:ind w:left="360" w:hanging="360"/>
      </w:pPr>
      <w:r w:rsidRPr="00015210">
        <w:t>Reference</w:t>
      </w:r>
      <w:r w:rsidR="00321F5C">
        <w:rPr>
          <w:rFonts w:hint="eastAsia"/>
        </w:rPr>
        <w:t>s</w:t>
      </w:r>
    </w:p>
    <w:p w14:paraId="5B10CA3F" w14:textId="77777777" w:rsidR="004672F7" w:rsidRPr="004672F7" w:rsidRDefault="00B96D8F" w:rsidP="004672F7">
      <w:pPr>
        <w:pStyle w:val="Bibliography"/>
      </w:pPr>
      <w:r w:rsidRPr="00015210">
        <w:fldChar w:fldCharType="begin"/>
      </w:r>
      <w:r w:rsidR="004672F7">
        <w:instrText xml:space="preserve"> ADDIN ZOTERO_BIBL {"uncited":[],"omitted":[],"custom":[]} CSL_BIBLIOGRAPHY </w:instrText>
      </w:r>
      <w:r w:rsidRPr="00015210">
        <w:fldChar w:fldCharType="separate"/>
      </w:r>
      <w:r w:rsidR="004672F7" w:rsidRPr="004672F7">
        <w:t>Austin, P. C. (2009). Balance Diagnostics for Comparing the Distribution of Baseline Covariates between Treatment Groups in Propensity</w:t>
      </w:r>
      <w:r w:rsidR="004672F7" w:rsidRPr="004672F7">
        <w:rPr>
          <w:rFonts w:ascii="Cambria Math" w:hAnsi="Cambria Math" w:cs="Cambria Math"/>
        </w:rPr>
        <w:t>‐</w:t>
      </w:r>
      <w:r w:rsidR="004672F7" w:rsidRPr="004672F7">
        <w:t xml:space="preserve">score Matched Samples. </w:t>
      </w:r>
      <w:r w:rsidR="004672F7" w:rsidRPr="004672F7">
        <w:rPr>
          <w:i/>
          <w:iCs/>
        </w:rPr>
        <w:t>Statistics in Medicine</w:t>
      </w:r>
      <w:r w:rsidR="004672F7" w:rsidRPr="004672F7">
        <w:t>, 28(25), 3083–3107.</w:t>
      </w:r>
    </w:p>
    <w:p w14:paraId="2E2BC6E1" w14:textId="77777777" w:rsidR="004672F7" w:rsidRPr="004672F7" w:rsidRDefault="004672F7" w:rsidP="004672F7">
      <w:pPr>
        <w:pStyle w:val="Bibliography"/>
      </w:pPr>
      <w:r w:rsidRPr="004672F7">
        <w:t xml:space="preserve">Berger, P., Hennig, P., Bocklisch, T., Herold, T., &amp; Meinel, C. (2016). A Journey of Bounty Hunters: Analyzing the Influence of Reward Systems on StackOverflow Question Response Times. In </w:t>
      </w:r>
      <w:r w:rsidRPr="004672F7">
        <w:rPr>
          <w:i/>
          <w:iCs/>
        </w:rPr>
        <w:t>2016 IEEE/WIC/ACM International Conference on Web Intelligence (WI)</w:t>
      </w:r>
      <w:r w:rsidRPr="004672F7">
        <w:t>, 644–649.</w:t>
      </w:r>
    </w:p>
    <w:p w14:paraId="6079601B" w14:textId="77777777" w:rsidR="004672F7" w:rsidRPr="004672F7" w:rsidRDefault="004672F7" w:rsidP="004672F7">
      <w:pPr>
        <w:pStyle w:val="Bibliography"/>
      </w:pPr>
      <w:r w:rsidRPr="004672F7">
        <w:lastRenderedPageBreak/>
        <w:t xml:space="preserve">Borwankar, S., Khern-am-nuai, W., Pocheptsova Ghosh, A., &amp; Kannan, K. N. (2026). </w:t>
      </w:r>
      <w:r w:rsidRPr="004672F7">
        <w:rPr>
          <w:i/>
          <w:iCs/>
        </w:rPr>
        <w:t>Unraveling the Impact: An Empirical Investigation of ChatGPT’s Exclusion from Stack Overflow</w:t>
      </w:r>
      <w:r w:rsidRPr="004672F7">
        <w:t>. SSRN Scholarly Paper.</w:t>
      </w:r>
    </w:p>
    <w:p w14:paraId="2B68D8C2" w14:textId="77777777" w:rsidR="004672F7" w:rsidRPr="004672F7" w:rsidRDefault="004672F7" w:rsidP="004672F7">
      <w:pPr>
        <w:pStyle w:val="Bibliography"/>
      </w:pPr>
      <w:r w:rsidRPr="004672F7">
        <w:t xml:space="preserve">Burke, M., Kraut, R., &amp; Joyce, E. (2010). Membership Claims and Requests: Conversation-Level Newcomer Socialization Strategies in Online Groups. </w:t>
      </w:r>
      <w:r w:rsidRPr="004672F7">
        <w:rPr>
          <w:i/>
          <w:iCs/>
        </w:rPr>
        <w:t>Small Group Research</w:t>
      </w:r>
      <w:r w:rsidRPr="004672F7">
        <w:t>, 32(9), 1600–1631.</w:t>
      </w:r>
    </w:p>
    <w:p w14:paraId="705041FF" w14:textId="77777777" w:rsidR="004672F7" w:rsidRPr="004672F7" w:rsidRDefault="004672F7" w:rsidP="004672F7">
      <w:pPr>
        <w:pStyle w:val="Bibliography"/>
      </w:pPr>
      <w:r w:rsidRPr="004672F7">
        <w:t xml:space="preserve">Burtch, G., Lee, D., &amp; Chen, Z. (2024). The Consequences of Generative AI for Online Knowledge Communities. </w:t>
      </w:r>
      <w:r w:rsidRPr="004672F7">
        <w:rPr>
          <w:i/>
          <w:iCs/>
        </w:rPr>
        <w:t>Scientific Reports</w:t>
      </w:r>
      <w:r w:rsidRPr="004672F7">
        <w:t>, 14(1), 10413.</w:t>
      </w:r>
    </w:p>
    <w:p w14:paraId="5200C454" w14:textId="77777777" w:rsidR="004672F7" w:rsidRPr="004672F7" w:rsidRDefault="004672F7" w:rsidP="004672F7">
      <w:pPr>
        <w:pStyle w:val="Bibliography"/>
      </w:pPr>
      <w:r w:rsidRPr="004672F7">
        <w:t xml:space="preserve">Calefato, F., Lanubile, F., &amp; Novielli, N. (2018). How to Ask for Technical Help? Evidence-Based Guidelines for Writing Questions on Stack Overflow. </w:t>
      </w:r>
      <w:r w:rsidRPr="004672F7">
        <w:rPr>
          <w:i/>
          <w:iCs/>
        </w:rPr>
        <w:t>Information and Software Technology</w:t>
      </w:r>
      <w:r w:rsidRPr="004672F7">
        <w:t>, 94, 186–207.</w:t>
      </w:r>
    </w:p>
    <w:p w14:paraId="0278AB8D" w14:textId="77777777" w:rsidR="004672F7" w:rsidRPr="004672F7" w:rsidRDefault="004672F7" w:rsidP="004672F7">
      <w:pPr>
        <w:pStyle w:val="Bibliography"/>
      </w:pPr>
      <w:r w:rsidRPr="004672F7">
        <w:t xml:space="preserve">Castelo, N., Bos, M. W., &amp; Lehmann, D. R. (2019). Task-Dependent Algorithm Aversion. </w:t>
      </w:r>
      <w:r w:rsidRPr="004672F7">
        <w:rPr>
          <w:i/>
          <w:iCs/>
        </w:rPr>
        <w:t>Journal of Marketing Research</w:t>
      </w:r>
      <w:r w:rsidRPr="004672F7">
        <w:t>, 56(5), 809–825.</w:t>
      </w:r>
    </w:p>
    <w:p w14:paraId="6A59FC50" w14:textId="77777777" w:rsidR="004672F7" w:rsidRPr="004672F7" w:rsidRDefault="004672F7" w:rsidP="004672F7">
      <w:pPr>
        <w:pStyle w:val="Bibliography"/>
      </w:pPr>
      <w:r w:rsidRPr="004672F7">
        <w:t xml:space="preserve">Chen, J., &amp; Roth, J. (2024). Logs with Zeros? Some Problems and Solutions. </w:t>
      </w:r>
      <w:r w:rsidRPr="004672F7">
        <w:rPr>
          <w:i/>
          <w:iCs/>
        </w:rPr>
        <w:t>The Quarterly Journal of Economics</w:t>
      </w:r>
      <w:r w:rsidRPr="004672F7">
        <w:t>, 139(2), 891–936.</w:t>
      </w:r>
    </w:p>
    <w:p w14:paraId="19317CD5" w14:textId="77777777" w:rsidR="004672F7" w:rsidRPr="004672F7" w:rsidRDefault="004672F7" w:rsidP="004672F7">
      <w:pPr>
        <w:pStyle w:val="Bibliography"/>
      </w:pPr>
      <w:r w:rsidRPr="004672F7">
        <w:t xml:space="preserve">Chen, L., Baird, A., &amp; Straub, D. (2022). The Impact of Hierarchical Privilege Levels and Non-Hierarchical Incentives on Continued Contribution in Online Q&amp;A Communities: A Motivational Model of Gamification Goals. </w:t>
      </w:r>
      <w:r w:rsidRPr="004672F7">
        <w:rPr>
          <w:i/>
          <w:iCs/>
        </w:rPr>
        <w:t>Decision Support Systems</w:t>
      </w:r>
      <w:r w:rsidRPr="004672F7">
        <w:t>, 153, 113667.</w:t>
      </w:r>
    </w:p>
    <w:p w14:paraId="1A8EB3D9" w14:textId="77777777" w:rsidR="004672F7" w:rsidRPr="004672F7" w:rsidRDefault="004672F7" w:rsidP="004672F7">
      <w:pPr>
        <w:pStyle w:val="Bibliography"/>
      </w:pPr>
      <w:r w:rsidRPr="004672F7">
        <w:t xml:space="preserve">Chen, M., Su, K.-H., &amp; Tsai, W. (2007). Competitive Tension: The Awareness-Motivation-Capability Perspective. </w:t>
      </w:r>
      <w:r w:rsidRPr="004672F7">
        <w:rPr>
          <w:i/>
          <w:iCs/>
        </w:rPr>
        <w:t>Academy of Management Journal</w:t>
      </w:r>
      <w:r w:rsidRPr="004672F7">
        <w:t>, 50(1), 101–118.</w:t>
      </w:r>
    </w:p>
    <w:p w14:paraId="6F9655B5" w14:textId="77777777" w:rsidR="004672F7" w:rsidRPr="004672F7" w:rsidRDefault="004672F7" w:rsidP="004672F7">
      <w:pPr>
        <w:pStyle w:val="Bibliography"/>
      </w:pPr>
      <w:r w:rsidRPr="004672F7">
        <w:t xml:space="preserve">Chen, M.-J. (2009). Competitive Dynamics Research: An Insider’s Odyssey. </w:t>
      </w:r>
      <w:r w:rsidRPr="004672F7">
        <w:rPr>
          <w:i/>
          <w:iCs/>
        </w:rPr>
        <w:t>Asia Pacific Journal of Management</w:t>
      </w:r>
      <w:r w:rsidRPr="004672F7">
        <w:t>, 26(1), 5–25.</w:t>
      </w:r>
    </w:p>
    <w:p w14:paraId="756304B3" w14:textId="77777777" w:rsidR="004672F7" w:rsidRPr="004672F7" w:rsidRDefault="004672F7" w:rsidP="004672F7">
      <w:pPr>
        <w:pStyle w:val="Bibliography"/>
      </w:pPr>
      <w:r w:rsidRPr="004672F7">
        <w:t xml:space="preserve">Chen, Y., Harper, F. M., Konstan, J., &amp; Li, S. X. (2010). Social Comparisons and Contributions to Online Communities: A Field Experiment on MovieLens. </w:t>
      </w:r>
      <w:r w:rsidRPr="004672F7">
        <w:rPr>
          <w:i/>
          <w:iCs/>
        </w:rPr>
        <w:t>American Economic Review</w:t>
      </w:r>
      <w:r w:rsidRPr="004672F7">
        <w:t>, 100(4), 1358–1398.</w:t>
      </w:r>
    </w:p>
    <w:p w14:paraId="72B84248" w14:textId="77777777" w:rsidR="004672F7" w:rsidRPr="004672F7" w:rsidRDefault="004672F7" w:rsidP="004672F7">
      <w:pPr>
        <w:pStyle w:val="Bibliography"/>
      </w:pPr>
      <w:r w:rsidRPr="004672F7">
        <w:t xml:space="preserve">Demirci, O., Hannane, J., &amp; Zhu, X. (2024). Who Is AI Replacing? The Impact of GenAI on Online Freelancing Platforms. </w:t>
      </w:r>
      <w:r w:rsidRPr="004672F7">
        <w:rPr>
          <w:i/>
          <w:iCs/>
        </w:rPr>
        <w:t>Management Science</w:t>
      </w:r>
      <w:r w:rsidRPr="004672F7">
        <w:t>.</w:t>
      </w:r>
    </w:p>
    <w:p w14:paraId="21D3BCB8" w14:textId="77777777" w:rsidR="004672F7" w:rsidRPr="004672F7" w:rsidRDefault="004672F7" w:rsidP="004672F7">
      <w:pPr>
        <w:pStyle w:val="Bibliography"/>
      </w:pPr>
      <w:r w:rsidRPr="004672F7">
        <w:t xml:space="preserve">Dietvorst, B. J., Simmons, J. P., &amp; Massey, C. (2015). Algorithm Aversion: People Erroneously Avoid Algorithms after Seeing Them Err. </w:t>
      </w:r>
      <w:r w:rsidRPr="004672F7">
        <w:rPr>
          <w:i/>
          <w:iCs/>
        </w:rPr>
        <w:t>Journal of Experimental Psychology: General</w:t>
      </w:r>
      <w:r w:rsidRPr="004672F7">
        <w:t>, 144(1), 114–126.</w:t>
      </w:r>
    </w:p>
    <w:p w14:paraId="52FB9C5C" w14:textId="77777777" w:rsidR="004672F7" w:rsidRPr="004672F7" w:rsidRDefault="004672F7" w:rsidP="004672F7">
      <w:pPr>
        <w:pStyle w:val="Bibliography"/>
      </w:pPr>
      <w:r w:rsidRPr="004672F7">
        <w:t xml:space="preserve">Evans, J. St. B. T., &amp; Stanovich, K. E. (2013). Dual-Process Theories of Higher Cognition: Advancing the Debate. </w:t>
      </w:r>
      <w:r w:rsidRPr="004672F7">
        <w:rPr>
          <w:i/>
          <w:iCs/>
        </w:rPr>
        <w:t>Perspectives on Psychological Science</w:t>
      </w:r>
      <w:r w:rsidRPr="004672F7">
        <w:t>, 8(3), 223–241.</w:t>
      </w:r>
    </w:p>
    <w:p w14:paraId="19AA5422" w14:textId="77777777" w:rsidR="004672F7" w:rsidRPr="004672F7" w:rsidRDefault="004672F7" w:rsidP="004672F7">
      <w:pPr>
        <w:pStyle w:val="Bibliography"/>
      </w:pPr>
      <w:r w:rsidRPr="004672F7">
        <w:t xml:space="preserve">Fang, Y., &amp; Zhou, T. (2026). Impact of AI-Generated Content Restriction Policy on User Contribution: Evidence from an Online Knowledge-Sharing Platform. </w:t>
      </w:r>
      <w:r w:rsidRPr="004672F7">
        <w:rPr>
          <w:i/>
          <w:iCs/>
        </w:rPr>
        <w:t>Information &amp; Management</w:t>
      </w:r>
      <w:r w:rsidRPr="004672F7">
        <w:t>, 63(3), 104322.</w:t>
      </w:r>
    </w:p>
    <w:p w14:paraId="366A669B" w14:textId="77777777" w:rsidR="004672F7" w:rsidRPr="004672F7" w:rsidRDefault="004672F7" w:rsidP="004672F7">
      <w:pPr>
        <w:pStyle w:val="Bibliography"/>
      </w:pPr>
      <w:r w:rsidRPr="004672F7">
        <w:t xml:space="preserve">Hsieh, K.-Y., Tsai, W., &amp; Chen, M.-J. (2015). If They Can Do It, Why Not Us? Competitors as Reference Points for Justifying Escalation of Commitment. </w:t>
      </w:r>
      <w:r w:rsidRPr="004672F7">
        <w:rPr>
          <w:i/>
          <w:iCs/>
        </w:rPr>
        <w:t>Academy of Management Journal</w:t>
      </w:r>
      <w:r w:rsidRPr="004672F7">
        <w:t>, 58(1), 38–58.</w:t>
      </w:r>
    </w:p>
    <w:p w14:paraId="2AEF2260" w14:textId="77777777" w:rsidR="004672F7" w:rsidRPr="004672F7" w:rsidRDefault="004672F7" w:rsidP="004672F7">
      <w:pPr>
        <w:pStyle w:val="Bibliography"/>
      </w:pPr>
      <w:r w:rsidRPr="004672F7">
        <w:t xml:space="preserve">Hui, X., Reshef, O., &amp; Zhou, L. (2024). The Short-Term Effects of Generative Artificial Intelligence on Employment: Evidence from an Online Labor Market. </w:t>
      </w:r>
      <w:r w:rsidRPr="004672F7">
        <w:rPr>
          <w:i/>
          <w:iCs/>
        </w:rPr>
        <w:t>Organization Science</w:t>
      </w:r>
      <w:r w:rsidRPr="004672F7">
        <w:t>, 35(6), 1977–1989.</w:t>
      </w:r>
    </w:p>
    <w:p w14:paraId="33067D17" w14:textId="77777777" w:rsidR="004672F7" w:rsidRPr="004672F7" w:rsidRDefault="004672F7" w:rsidP="004672F7">
      <w:pPr>
        <w:pStyle w:val="Bibliography"/>
      </w:pPr>
      <w:r w:rsidRPr="004672F7">
        <w:t xml:space="preserve">Jiang, S., Nguyen, D. K., Dai, P.-F., &amp; Meng, Q. (2024). Monetary Income as Opportunity Cost: Exploring the Negative Effect on Free Knowledge Contribution of Knowledge Suppliers. </w:t>
      </w:r>
      <w:r w:rsidRPr="004672F7">
        <w:rPr>
          <w:i/>
          <w:iCs/>
        </w:rPr>
        <w:t>Journal of Knowledge Management</w:t>
      </w:r>
      <w:r w:rsidRPr="004672F7">
        <w:t>, 28(2), 440–462.</w:t>
      </w:r>
    </w:p>
    <w:p w14:paraId="1AF9A862" w14:textId="77777777" w:rsidR="004672F7" w:rsidRPr="004672F7" w:rsidRDefault="004672F7" w:rsidP="004672F7">
      <w:pPr>
        <w:pStyle w:val="Bibliography"/>
      </w:pPr>
      <w:r w:rsidRPr="004672F7">
        <w:lastRenderedPageBreak/>
        <w:t xml:space="preserve">Kabir, S., Udo-Imeh, D. N., Kou, B., &amp; Zhang, T. (2024). Is Stack Overflow Obsolete? An Empirical Study of the Characteristics of ChatGPT Answers to Stack Overflow Questions. In </w:t>
      </w:r>
      <w:r w:rsidRPr="004672F7">
        <w:rPr>
          <w:i/>
          <w:iCs/>
        </w:rPr>
        <w:t>Proceedings of the 2024 CHI Conference on Human Factors in Computing Systems</w:t>
      </w:r>
      <w:r w:rsidRPr="004672F7">
        <w:t>, 1–17.</w:t>
      </w:r>
    </w:p>
    <w:p w14:paraId="76BD86F3" w14:textId="77777777" w:rsidR="004672F7" w:rsidRPr="004672F7" w:rsidRDefault="004672F7" w:rsidP="004672F7">
      <w:pPr>
        <w:pStyle w:val="Bibliography"/>
      </w:pPr>
      <w:r w:rsidRPr="004672F7">
        <w:t xml:space="preserve">Kahneman, D. (2003). A Perspective on Judgment and Choice: Mapping Bounded Rationality. </w:t>
      </w:r>
      <w:r w:rsidRPr="004672F7">
        <w:rPr>
          <w:i/>
          <w:iCs/>
        </w:rPr>
        <w:t>American Psychologist</w:t>
      </w:r>
      <w:r w:rsidRPr="004672F7">
        <w:t>, 58(9), 697–720.</w:t>
      </w:r>
    </w:p>
    <w:p w14:paraId="5FEEFFD4" w14:textId="77777777" w:rsidR="004672F7" w:rsidRPr="004672F7" w:rsidRDefault="004672F7" w:rsidP="004672F7">
      <w:pPr>
        <w:pStyle w:val="Bibliography"/>
      </w:pPr>
      <w:r w:rsidRPr="004672F7">
        <w:t xml:space="preserve">Kahneman, D. (2011). Thinking, Fast and Slow. </w:t>
      </w:r>
      <w:r w:rsidRPr="004672F7">
        <w:rPr>
          <w:i/>
          <w:iCs/>
        </w:rPr>
        <w:t>Farrar, Straus and Giroux</w:t>
      </w:r>
      <w:r w:rsidRPr="004672F7">
        <w:t>.</w:t>
      </w:r>
    </w:p>
    <w:p w14:paraId="6ED942E7" w14:textId="77777777" w:rsidR="004672F7" w:rsidRPr="004672F7" w:rsidRDefault="004672F7" w:rsidP="004672F7">
      <w:pPr>
        <w:pStyle w:val="Bibliography"/>
      </w:pPr>
      <w:r w:rsidRPr="004672F7">
        <w:t xml:space="preserve">Kahneman, D., &amp; Frederick, S. (2002). Representativeness Revisited: Attribute Substitution in Intuitive Judgment. </w:t>
      </w:r>
      <w:r w:rsidRPr="004672F7">
        <w:rPr>
          <w:i/>
          <w:iCs/>
        </w:rPr>
        <w:t>Heuristics and Biases: The Psychology of Intuitive Judgment</w:t>
      </w:r>
      <w:r w:rsidRPr="004672F7">
        <w:t>, 49(49–81), 74.</w:t>
      </w:r>
    </w:p>
    <w:p w14:paraId="1FE87E6C" w14:textId="77777777" w:rsidR="004672F7" w:rsidRPr="004672F7" w:rsidRDefault="004672F7" w:rsidP="004672F7">
      <w:pPr>
        <w:pStyle w:val="Bibliography"/>
      </w:pPr>
      <w:r w:rsidRPr="004672F7">
        <w:t xml:space="preserve">Lee, D. S. (2009). Training, Wages, and Sample Selection: Estimating Sharp Bounds on Treatment Effects. </w:t>
      </w:r>
      <w:r w:rsidRPr="004672F7">
        <w:rPr>
          <w:i/>
          <w:iCs/>
        </w:rPr>
        <w:t>The Review of Economic Studies</w:t>
      </w:r>
      <w:r w:rsidRPr="004672F7">
        <w:t>, 76(3), 1071–1102.</w:t>
      </w:r>
    </w:p>
    <w:p w14:paraId="3546BB4B" w14:textId="77777777" w:rsidR="004672F7" w:rsidRPr="004672F7" w:rsidRDefault="004672F7" w:rsidP="004672F7">
      <w:pPr>
        <w:pStyle w:val="Bibliography"/>
      </w:pPr>
      <w:r w:rsidRPr="004672F7">
        <w:t xml:space="preserve">Lee, J., &amp; Lee, G. G. (2025). Structured Reasoning and Answer Verification: Enhancing Question Answering System Accuracy and Explainability. </w:t>
      </w:r>
      <w:r w:rsidRPr="004672F7">
        <w:rPr>
          <w:i/>
          <w:iCs/>
        </w:rPr>
        <w:t>Knowledge-Based Systems</w:t>
      </w:r>
      <w:r w:rsidRPr="004672F7">
        <w:t>, 311, 113091.</w:t>
      </w:r>
    </w:p>
    <w:p w14:paraId="758BFFB7" w14:textId="77777777" w:rsidR="004672F7" w:rsidRPr="004672F7" w:rsidRDefault="004672F7" w:rsidP="004672F7">
      <w:pPr>
        <w:pStyle w:val="Bibliography"/>
      </w:pPr>
      <w:r w:rsidRPr="004672F7">
        <w:t xml:space="preserve">Li, H., Shankar, R., &amp; Stallaert, J. (2020). Invested or Indebted: Ex-Ante and Ex-Post Reciprocity in Online Knowledge Sharing Communities. </w:t>
      </w:r>
      <w:r w:rsidRPr="004672F7">
        <w:rPr>
          <w:i/>
          <w:iCs/>
        </w:rPr>
        <w:t>ACM Transactions on Management Information Systems</w:t>
      </w:r>
      <w:r w:rsidRPr="004672F7">
        <w:t>, 11(1), 1–26.</w:t>
      </w:r>
    </w:p>
    <w:p w14:paraId="16DDF6A9" w14:textId="77777777" w:rsidR="004672F7" w:rsidRPr="004672F7" w:rsidRDefault="004672F7" w:rsidP="004672F7">
      <w:pPr>
        <w:pStyle w:val="Bibliography"/>
      </w:pPr>
      <w:r w:rsidRPr="004672F7">
        <w:t xml:space="preserve">Li, L., Li, A., Song, X., Li, X., Huang, K., &amp; Ye, E. M. (2023). Characterizing Response Quantity on Academic Social Q&amp;A Sites: A Multidiscipline Comparison of Linguistic Characteristics of Questions. </w:t>
      </w:r>
      <w:r w:rsidRPr="004672F7">
        <w:rPr>
          <w:i/>
          <w:iCs/>
        </w:rPr>
        <w:t>Library Hi Tech</w:t>
      </w:r>
      <w:r w:rsidRPr="004672F7">
        <w:t>, 41(3), 921–938.</w:t>
      </w:r>
    </w:p>
    <w:p w14:paraId="5C4C6984" w14:textId="77777777" w:rsidR="004672F7" w:rsidRPr="004672F7" w:rsidRDefault="004672F7" w:rsidP="004672F7">
      <w:pPr>
        <w:pStyle w:val="Bibliography"/>
      </w:pPr>
      <w:r w:rsidRPr="004672F7">
        <w:t xml:space="preserve">Li, P., Castelo, N., Katona, Z., &amp; Sarvary, M. (2024). Frontiers: Determining the Validity of Large Language Models for Automated Perceptual Analysis. </w:t>
      </w:r>
      <w:r w:rsidRPr="004672F7">
        <w:rPr>
          <w:i/>
          <w:iCs/>
        </w:rPr>
        <w:t>Marketing Science</w:t>
      </w:r>
      <w:r w:rsidRPr="004672F7">
        <w:t>, 43(2), 254–266.</w:t>
      </w:r>
    </w:p>
    <w:p w14:paraId="7A78C8AA" w14:textId="77777777" w:rsidR="004672F7" w:rsidRPr="004672F7" w:rsidRDefault="004672F7" w:rsidP="004672F7">
      <w:pPr>
        <w:pStyle w:val="Bibliography"/>
      </w:pPr>
      <w:r w:rsidRPr="004672F7">
        <w:t xml:space="preserve">Li, X., &amp; Kim, K. (2025). Impacts of Generative AI on User Contributions: Evidence from a Coding Q &amp;A Platform. </w:t>
      </w:r>
      <w:r w:rsidRPr="004672F7">
        <w:rPr>
          <w:i/>
          <w:iCs/>
        </w:rPr>
        <w:t>Marketing Letters</w:t>
      </w:r>
      <w:r w:rsidRPr="004672F7">
        <w:t>, 36(3), 577–591.</w:t>
      </w:r>
    </w:p>
    <w:p w14:paraId="06B70830" w14:textId="77777777" w:rsidR="004672F7" w:rsidRPr="004672F7" w:rsidRDefault="004672F7" w:rsidP="004672F7">
      <w:pPr>
        <w:pStyle w:val="Bibliography"/>
      </w:pPr>
      <w:r w:rsidRPr="004672F7">
        <w:t xml:space="preserve">Logg, J. M., Minson, J. A., &amp; Moore, D. A. (2019). Algorithm Appreciation: People Prefer Algorithmic to Human Judgment. </w:t>
      </w:r>
      <w:r w:rsidRPr="004672F7">
        <w:rPr>
          <w:i/>
          <w:iCs/>
        </w:rPr>
        <w:t>Organizational Behavior and Human Decision Processes</w:t>
      </w:r>
      <w:r w:rsidRPr="004672F7">
        <w:t>, 151, 90–103.</w:t>
      </w:r>
    </w:p>
    <w:p w14:paraId="36C1D89A" w14:textId="77777777" w:rsidR="004672F7" w:rsidRPr="004672F7" w:rsidRDefault="004672F7" w:rsidP="004672F7">
      <w:pPr>
        <w:pStyle w:val="Bibliography"/>
      </w:pPr>
      <w:r w:rsidRPr="004672F7">
        <w:t xml:space="preserve">Longoni, C., Fradkin, A., Cian, L., &amp; Pennycook, G. (2022). News from Generative Artificial Intelligence Is Believed Less. In </w:t>
      </w:r>
      <w:r w:rsidRPr="004672F7">
        <w:rPr>
          <w:i/>
          <w:iCs/>
        </w:rPr>
        <w:t>Proceedings of the 2022 ACM Conference on Fairness, Accountability, and Transparency</w:t>
      </w:r>
      <w:r w:rsidRPr="004672F7">
        <w:t>, 97–106.</w:t>
      </w:r>
    </w:p>
    <w:p w14:paraId="459F6A81" w14:textId="77777777" w:rsidR="004672F7" w:rsidRPr="004672F7" w:rsidRDefault="004672F7" w:rsidP="004672F7">
      <w:pPr>
        <w:pStyle w:val="Bibliography"/>
      </w:pPr>
      <w:r w:rsidRPr="004672F7">
        <w:t xml:space="preserve">Meng, X., Webster, S. A., &amp; Butler, B. S. (2013). Motivational Effects of Badge Systems on Participation in Stack Exchange Social Q&amp;A Online Community. In </w:t>
      </w:r>
      <w:r w:rsidRPr="004672F7">
        <w:rPr>
          <w:i/>
          <w:iCs/>
        </w:rPr>
        <w:t>Proceedings of Americas Conference on Information Systems</w:t>
      </w:r>
      <w:r w:rsidRPr="004672F7">
        <w:t>, (Vol. 4), 2478–2484.</w:t>
      </w:r>
    </w:p>
    <w:p w14:paraId="0FC5B98C" w14:textId="77777777" w:rsidR="004672F7" w:rsidRPr="004672F7" w:rsidRDefault="004672F7" w:rsidP="004672F7">
      <w:pPr>
        <w:pStyle w:val="Bibliography"/>
      </w:pPr>
      <w:r w:rsidRPr="004672F7">
        <w:t xml:space="preserve">Moon, J. Y., &amp; Sproull, L. S. (2008). The Role of Feedback in Managing the Internet-Based Volunteer Work Force. </w:t>
      </w:r>
      <w:r w:rsidRPr="004672F7">
        <w:rPr>
          <w:i/>
          <w:iCs/>
        </w:rPr>
        <w:t>Information Systems Research</w:t>
      </w:r>
      <w:r w:rsidRPr="004672F7">
        <w:t>, 19(4), 494–515.</w:t>
      </w:r>
    </w:p>
    <w:p w14:paraId="2F6BEBCE" w14:textId="77777777" w:rsidR="004672F7" w:rsidRPr="004672F7" w:rsidRDefault="004672F7" w:rsidP="004672F7">
      <w:pPr>
        <w:pStyle w:val="Bibliography"/>
      </w:pPr>
      <w:r w:rsidRPr="004672F7">
        <w:t xml:space="preserve">Olson Jr, M. (1971). </w:t>
      </w:r>
      <w:r w:rsidRPr="004672F7">
        <w:rPr>
          <w:i/>
          <w:iCs/>
        </w:rPr>
        <w:t>The Logic of Collective Action: Public Goods and the Theory of Groups, with a New Preface and Appendix</w:t>
      </w:r>
      <w:r w:rsidRPr="004672F7">
        <w:t>. (Vol. 124).</w:t>
      </w:r>
    </w:p>
    <w:p w14:paraId="5A41FD4D" w14:textId="77777777" w:rsidR="004672F7" w:rsidRPr="004672F7" w:rsidRDefault="004672F7" w:rsidP="004672F7">
      <w:pPr>
        <w:pStyle w:val="Bibliography"/>
      </w:pPr>
      <w:r w:rsidRPr="004672F7">
        <w:t xml:space="preserve">Oster, E. (2019). Unobservable Selection and Coefficient Stability: Theory and Evidence. </w:t>
      </w:r>
      <w:r w:rsidRPr="004672F7">
        <w:rPr>
          <w:i/>
          <w:iCs/>
        </w:rPr>
        <w:t>Journal of Business &amp; Economic Statistics</w:t>
      </w:r>
      <w:r w:rsidRPr="004672F7">
        <w:t>, 37(2), 187–204.</w:t>
      </w:r>
    </w:p>
    <w:p w14:paraId="309F470B" w14:textId="77777777" w:rsidR="004672F7" w:rsidRPr="004672F7" w:rsidRDefault="004672F7" w:rsidP="004672F7">
      <w:pPr>
        <w:pStyle w:val="Bibliography"/>
      </w:pPr>
      <w:r w:rsidRPr="004672F7">
        <w:t xml:space="preserve">Quinn, M., &amp; Gutt, D. (2025). Heterogeneous Effects of Generative Artificial Intelligence (GenAI) on Knowledge Seeking in Online Communities. </w:t>
      </w:r>
      <w:r w:rsidRPr="004672F7">
        <w:rPr>
          <w:i/>
          <w:iCs/>
        </w:rPr>
        <w:t>Journal of Management Information Systems</w:t>
      </w:r>
      <w:r w:rsidRPr="004672F7">
        <w:t>, 42(2), 370–399.</w:t>
      </w:r>
    </w:p>
    <w:p w14:paraId="69754331" w14:textId="77777777" w:rsidR="004672F7" w:rsidRPr="004672F7" w:rsidRDefault="004672F7" w:rsidP="004672F7">
      <w:pPr>
        <w:pStyle w:val="Bibliography"/>
      </w:pPr>
      <w:r w:rsidRPr="004672F7">
        <w:lastRenderedPageBreak/>
        <w:t xml:space="preserve">Rao, X., Shan, G., &amp; Qiu, L. (2026). </w:t>
      </w:r>
      <w:r w:rsidRPr="004672F7">
        <w:rPr>
          <w:i/>
          <w:iCs/>
        </w:rPr>
        <w:t>How Generative AI Transforms Questioning Behavior on Q&amp;A Platforms: Evidence from A Natural Experiment with Pilot Usage of ChatGPT</w:t>
      </w:r>
      <w:r w:rsidRPr="004672F7">
        <w:t>. SSRN Scholarly Paper.</w:t>
      </w:r>
    </w:p>
    <w:p w14:paraId="529F929B" w14:textId="77777777" w:rsidR="004672F7" w:rsidRPr="004672F7" w:rsidRDefault="004672F7" w:rsidP="004672F7">
      <w:pPr>
        <w:pStyle w:val="Bibliography"/>
      </w:pPr>
      <w:r w:rsidRPr="004672F7">
        <w:t xml:space="preserve">del Rio-Chanona, R. M., Laurentsyeva, N., &amp; Wachs, J. (2024). Large Language Models Reduce Public Knowledge Sharing on Online Q&amp;A Platforms. </w:t>
      </w:r>
      <w:r w:rsidRPr="004672F7">
        <w:rPr>
          <w:i/>
          <w:iCs/>
        </w:rPr>
        <w:t>PNAS Nexus</w:t>
      </w:r>
      <w:r w:rsidRPr="004672F7">
        <w:t>, 3(9), pgae400.</w:t>
      </w:r>
    </w:p>
    <w:p w14:paraId="4EC81C0D" w14:textId="77777777" w:rsidR="004672F7" w:rsidRPr="004672F7" w:rsidRDefault="004672F7" w:rsidP="004672F7">
      <w:pPr>
        <w:pStyle w:val="Bibliography"/>
      </w:pPr>
      <w:r w:rsidRPr="004672F7">
        <w:t xml:space="preserve">Sanatizadeh, A., Lu, Y., Zhao, K., &amp; Hu, Y. (2025). Engagement or Entanglement? The Dual Impact of Generative Artificial Intelligence in Online Knowledge Exchange Platforms. </w:t>
      </w:r>
      <w:r w:rsidRPr="004672F7">
        <w:rPr>
          <w:i/>
          <w:iCs/>
        </w:rPr>
        <w:t>Information &amp; Management</w:t>
      </w:r>
      <w:r w:rsidRPr="004672F7">
        <w:t>, 62(6), 104178.</w:t>
      </w:r>
    </w:p>
    <w:p w14:paraId="6DE8ED18" w14:textId="77777777" w:rsidR="004672F7" w:rsidRPr="004672F7" w:rsidRDefault="004672F7" w:rsidP="004672F7">
      <w:pPr>
        <w:pStyle w:val="Bibliography"/>
      </w:pPr>
      <w:r w:rsidRPr="004672F7">
        <w:t xml:space="preserve">Shan, G., &amp; Qiu, L. (2026). Examining the Impact of Generative AI on Users’ Voluntary Knowledge Contribution: Evidence from a Natural Experiment on Stack Overflow. </w:t>
      </w:r>
      <w:r w:rsidRPr="004672F7">
        <w:rPr>
          <w:i/>
          <w:iCs/>
        </w:rPr>
        <w:t>Information Systems Research</w:t>
      </w:r>
      <w:r w:rsidRPr="004672F7">
        <w:t>, 37(2), 1021–1041.</w:t>
      </w:r>
    </w:p>
    <w:p w14:paraId="1BDCB1C6" w14:textId="77777777" w:rsidR="004672F7" w:rsidRPr="004672F7" w:rsidRDefault="004672F7" w:rsidP="004672F7">
      <w:pPr>
        <w:pStyle w:val="Bibliography"/>
      </w:pPr>
      <w:r w:rsidRPr="004672F7">
        <w:t xml:space="preserve">Shi, C., Hu, P., Fan, W., &amp; Qiu, L. (2024). Competitive Peer Influence on Knowledge Contribution Behaviors in Online Q&amp;A Communities: A Social Comparison Perspective. </w:t>
      </w:r>
      <w:r w:rsidRPr="004672F7">
        <w:rPr>
          <w:i/>
          <w:iCs/>
        </w:rPr>
        <w:t>Internet Research</w:t>
      </w:r>
      <w:r w:rsidRPr="004672F7">
        <w:t>, 34(5), 1577–1601.</w:t>
      </w:r>
    </w:p>
    <w:p w14:paraId="7C9CBCBD" w14:textId="77777777" w:rsidR="004672F7" w:rsidRPr="004672F7" w:rsidRDefault="004672F7" w:rsidP="004672F7">
      <w:pPr>
        <w:pStyle w:val="Bibliography"/>
      </w:pPr>
      <w:r w:rsidRPr="004672F7">
        <w:t xml:space="preserve">Shin, M., Kim, J., van Opheusden, B., &amp; Griffiths, T. L. (2023). Superhuman Artificial Intelligence Can Improve Human Decision-Making by Increasing Novelty. </w:t>
      </w:r>
      <w:r w:rsidRPr="004672F7">
        <w:rPr>
          <w:i/>
          <w:iCs/>
        </w:rPr>
        <w:t>Proceedings of the National Academy of Sciences</w:t>
      </w:r>
      <w:r w:rsidRPr="004672F7">
        <w:t>, 120(12), e2214840120.</w:t>
      </w:r>
    </w:p>
    <w:p w14:paraId="24018743" w14:textId="77777777" w:rsidR="004672F7" w:rsidRPr="004672F7" w:rsidRDefault="004672F7" w:rsidP="004672F7">
      <w:pPr>
        <w:pStyle w:val="Bibliography"/>
      </w:pPr>
      <w:r w:rsidRPr="004672F7">
        <w:t xml:space="preserve">Su, Y., Zhang, K., Wang, Q., &amp; Qiu, L. (2025). </w:t>
      </w:r>
      <w:r w:rsidRPr="004672F7">
        <w:rPr>
          <w:i/>
          <w:iCs/>
        </w:rPr>
        <w:t>Generative AI and Human Knowledge Sharing: Evidence from A Natural Experiment</w:t>
      </w:r>
      <w:r w:rsidRPr="004672F7">
        <w:t>. SSRN Scholarly Paper.</w:t>
      </w:r>
    </w:p>
    <w:p w14:paraId="69AEDEB1" w14:textId="77777777" w:rsidR="004672F7" w:rsidRPr="004672F7" w:rsidRDefault="004672F7" w:rsidP="004672F7">
      <w:pPr>
        <w:pStyle w:val="Bibliography"/>
      </w:pPr>
      <w:r w:rsidRPr="004672F7">
        <w:t xml:space="preserve">Tversky, A., &amp; Kahneman, D. (1973). Availability: A Heuristic for Judging Frequency and Probability. </w:t>
      </w:r>
      <w:r w:rsidRPr="004672F7">
        <w:rPr>
          <w:i/>
          <w:iCs/>
        </w:rPr>
        <w:t>Cognitive Psychology</w:t>
      </w:r>
      <w:r w:rsidRPr="004672F7">
        <w:t>, 5(2), 207–232.</w:t>
      </w:r>
    </w:p>
    <w:p w14:paraId="74A225D5" w14:textId="77777777" w:rsidR="004672F7" w:rsidRPr="004672F7" w:rsidRDefault="004672F7" w:rsidP="004672F7">
      <w:pPr>
        <w:pStyle w:val="Bibliography"/>
      </w:pPr>
      <w:r w:rsidRPr="004672F7">
        <w:t xml:space="preserve">Wang, N., Liu, Y., &amp; Xiao, S. (2022). Which Feedback Matters? The Role of Expressions and Valence in Continuous High-Quality Knowledge Contribution in the Online Q&amp;A Community. </w:t>
      </w:r>
      <w:r w:rsidRPr="004672F7">
        <w:rPr>
          <w:i/>
          <w:iCs/>
        </w:rPr>
        <w:t>Decision Support Systems</w:t>
      </w:r>
      <w:r w:rsidRPr="004672F7">
        <w:t>, 156, 113750.</w:t>
      </w:r>
    </w:p>
    <w:p w14:paraId="0B924E0C" w14:textId="77777777" w:rsidR="004672F7" w:rsidRPr="004672F7" w:rsidRDefault="004672F7" w:rsidP="004672F7">
      <w:pPr>
        <w:pStyle w:val="Bibliography"/>
      </w:pPr>
      <w:r w:rsidRPr="004672F7">
        <w:t xml:space="preserve">Wang, X. (Shawn), &amp; Zheng, J. (2024). </w:t>
      </w:r>
      <w:r w:rsidRPr="004672F7">
        <w:rPr>
          <w:i/>
          <w:iCs/>
        </w:rPr>
        <w:t>Can Banning AI-Generated Content Save User-Generated Q&amp;A Platforms?</w:t>
      </w:r>
      <w:r w:rsidRPr="004672F7">
        <w:t xml:space="preserve"> SSRN Scholarly Paper.</w:t>
      </w:r>
    </w:p>
    <w:p w14:paraId="06C8EAF8" w14:textId="77777777" w:rsidR="004672F7" w:rsidRPr="004672F7" w:rsidRDefault="004672F7" w:rsidP="004672F7">
      <w:pPr>
        <w:pStyle w:val="Bibliography"/>
      </w:pPr>
      <w:r w:rsidRPr="004672F7">
        <w:t xml:space="preserve">Xue, J., Wang, L., Zheng, J., Li, Y., &amp; Tan, Y. (2026). Can ChatGPT Kill User-Generated Q&amp;A Platforms? </w:t>
      </w:r>
      <w:r w:rsidRPr="004672F7">
        <w:rPr>
          <w:i/>
          <w:iCs/>
        </w:rPr>
        <w:t>Information Systems Research</w:t>
      </w:r>
      <w:r w:rsidRPr="004672F7">
        <w:t>.</w:t>
      </w:r>
    </w:p>
    <w:p w14:paraId="64EADFF1" w14:textId="77777777" w:rsidR="004672F7" w:rsidRPr="004672F7" w:rsidRDefault="004672F7" w:rsidP="004672F7">
      <w:pPr>
        <w:pStyle w:val="Bibliography"/>
      </w:pPr>
      <w:r w:rsidRPr="004672F7">
        <w:t xml:space="preserve">Yiu, S., Seamans, R., Raj, M., &amp; Liu, T. (2026). Worker Repositioning and Technological Change: Evidence from an Online Labor Market. </w:t>
      </w:r>
      <w:r w:rsidRPr="004672F7">
        <w:rPr>
          <w:i/>
          <w:iCs/>
        </w:rPr>
        <w:t>Organization Science</w:t>
      </w:r>
      <w:r w:rsidRPr="004672F7">
        <w:t>.</w:t>
      </w:r>
    </w:p>
    <w:p w14:paraId="219E1511" w14:textId="77777777" w:rsidR="004672F7" w:rsidRPr="004672F7" w:rsidRDefault="004672F7" w:rsidP="004672F7">
      <w:pPr>
        <w:pStyle w:val="Bibliography"/>
      </w:pPr>
      <w:r w:rsidRPr="004672F7">
        <w:t xml:space="preserve">Zhang, L., Li, Y.-N., Peng, T.-Q., &amp; Wu, Y. (2022). Dynamics of the Social Construction of Knowledge: An Empirical Study of Zhihu in China. </w:t>
      </w:r>
      <w:r w:rsidRPr="004672F7">
        <w:rPr>
          <w:i/>
          <w:iCs/>
        </w:rPr>
        <w:t>EPJ Data Science</w:t>
      </w:r>
      <w:r w:rsidRPr="004672F7">
        <w:t>, 11(1), 35.</w:t>
      </w:r>
    </w:p>
    <w:p w14:paraId="489AF1F6" w14:textId="77777777" w:rsidR="004672F7" w:rsidRPr="004672F7" w:rsidRDefault="004672F7" w:rsidP="004672F7">
      <w:pPr>
        <w:pStyle w:val="Bibliography"/>
      </w:pPr>
      <w:r w:rsidRPr="004672F7">
        <w:t xml:space="preserve">Zhang, X. (Michael), &amp; Zhu, F. (2011). Group Size and Incentives to Contribute: A Natural Experiment at Chinese Wikipedia. </w:t>
      </w:r>
      <w:r w:rsidRPr="004672F7">
        <w:rPr>
          <w:i/>
          <w:iCs/>
        </w:rPr>
        <w:t>American Economic Review</w:t>
      </w:r>
      <w:r w:rsidRPr="004672F7">
        <w:t>, 101(4), 1601–1615.</w:t>
      </w:r>
    </w:p>
    <w:p w14:paraId="4684B71E" w14:textId="7B413A76" w:rsidR="00B96D8F" w:rsidRPr="00015210" w:rsidRDefault="00B96D8F" w:rsidP="004672F7">
      <w:pPr>
        <w:pStyle w:val="Bibliography"/>
        <w:rPr>
          <w:szCs w:val="24"/>
          <w:lang w:eastAsia="zh-CN"/>
        </w:rPr>
      </w:pPr>
      <w:r w:rsidRPr="00015210">
        <w:fldChar w:fldCharType="end"/>
      </w:r>
      <w:bookmarkEnd w:id="1"/>
    </w:p>
    <w:sectPr w:rsidR="00B96D8F" w:rsidRPr="00015210" w:rsidSect="000862C8">
      <w:headerReference w:type="even" r:id="rId22"/>
      <w:footerReference w:type="even" r:id="rId23"/>
      <w:footerReference w:type="default" r:id="rId24"/>
      <w:headerReference w:type="first" r:id="rId25"/>
      <w:footerReference w:type="first" r:id="rId26"/>
      <w:pgSz w:w="12240" w:h="15840" w:code="1"/>
      <w:pgMar w:top="1440" w:right="1440" w:bottom="1440" w:left="1440" w:header="720"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5DE56B" w14:textId="77777777" w:rsidR="004D2CC2" w:rsidRPr="00015210" w:rsidRDefault="004D2CC2" w:rsidP="00413127">
      <w:r w:rsidRPr="00015210">
        <w:separator/>
      </w:r>
    </w:p>
    <w:p w14:paraId="4A3700C1" w14:textId="77777777" w:rsidR="004D2CC2" w:rsidRPr="00015210" w:rsidRDefault="004D2CC2" w:rsidP="00413127"/>
    <w:p w14:paraId="3B24BF82" w14:textId="77777777" w:rsidR="004D2CC2" w:rsidRPr="00015210" w:rsidRDefault="004D2CC2" w:rsidP="00413127"/>
    <w:p w14:paraId="0BD3BE70" w14:textId="77777777" w:rsidR="004D2CC2" w:rsidRPr="00015210" w:rsidRDefault="004D2CC2"/>
  </w:endnote>
  <w:endnote w:type="continuationSeparator" w:id="0">
    <w:p w14:paraId="3504C7EE" w14:textId="77777777" w:rsidR="004D2CC2" w:rsidRPr="00015210" w:rsidRDefault="004D2CC2" w:rsidP="00413127">
      <w:r w:rsidRPr="00015210">
        <w:continuationSeparator/>
      </w:r>
    </w:p>
    <w:p w14:paraId="1376BD2C" w14:textId="77777777" w:rsidR="004D2CC2" w:rsidRPr="00015210" w:rsidRDefault="004D2CC2" w:rsidP="00413127"/>
    <w:p w14:paraId="4D43EDF1" w14:textId="77777777" w:rsidR="004D2CC2" w:rsidRPr="00015210" w:rsidRDefault="004D2CC2" w:rsidP="00413127"/>
    <w:p w14:paraId="420C0FCA" w14:textId="77777777" w:rsidR="004D2CC2" w:rsidRPr="00015210" w:rsidRDefault="004D2C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 Color Emoji">
    <w:panose1 w:val="00000000000000000000"/>
    <w:charset w:val="00"/>
    <w:family w:val="auto"/>
    <w:pitch w:val="variable"/>
    <w:sig w:usb0="00000003" w:usb1="18000000" w:usb2="14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iti TC">
    <w:panose1 w:val="02000000000000000000"/>
    <w:charset w:val="80"/>
    <w:family w:val="auto"/>
    <w:pitch w:val="variable"/>
    <w:sig w:usb0="8000002F" w:usb1="0807004A" w:usb2="00000010" w:usb3="00000000" w:csb0="003E0001"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6FFEF4" w14:textId="77777777" w:rsidR="003B7867" w:rsidRPr="00015210" w:rsidRDefault="003B7867" w:rsidP="00413127">
    <w:r w:rsidRPr="00015210">
      <w:rPr>
        <w:b/>
      </w:rPr>
      <w:fldChar w:fldCharType="begin"/>
    </w:r>
    <w:r w:rsidRPr="00015210">
      <w:rPr>
        <w:b/>
      </w:rPr>
      <w:instrText>PAGE</w:instrText>
    </w:r>
    <w:r w:rsidRPr="00015210">
      <w:rPr>
        <w:b/>
      </w:rPr>
      <w:fldChar w:fldCharType="end"/>
    </w:r>
    <w:r w:rsidRPr="00015210">
      <w:rPr>
        <w:b/>
      </w:rPr>
      <w:tab/>
    </w:r>
    <w:r w:rsidRPr="00015210">
      <w:t>Thirty Fifth International Conference on Information Systems, Auckland 2014</w:t>
    </w:r>
    <w:r w:rsidRPr="00015210">
      <w:tab/>
    </w:r>
  </w:p>
  <w:p w14:paraId="49949A3A" w14:textId="77777777" w:rsidR="003B7867" w:rsidRPr="00015210" w:rsidRDefault="003B7867" w:rsidP="00413127"/>
  <w:p w14:paraId="64ED76C3" w14:textId="77777777" w:rsidR="003B7867" w:rsidRPr="00015210"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37560718"/>
      <w:docPartObj>
        <w:docPartGallery w:val="Page Numbers (Bottom of Page)"/>
        <w:docPartUnique/>
      </w:docPartObj>
    </w:sdtPr>
    <w:sdtEndPr>
      <w:rPr>
        <w:rFonts w:ascii="Times New Roman" w:hAnsi="Times New Roman" w:cs="Times New Roman"/>
        <w:sz w:val="20"/>
      </w:rPr>
    </w:sdtEndPr>
    <w:sdtContent>
      <w:p w14:paraId="1A937F16" w14:textId="14ABD1E0" w:rsidR="003B7867" w:rsidRPr="00015210" w:rsidRDefault="003B7867">
        <w:pPr>
          <w:pStyle w:val="Footer"/>
          <w:jc w:val="center"/>
        </w:pPr>
        <w:r w:rsidRPr="00015210">
          <w:rPr>
            <w:rFonts w:ascii="Times New Roman" w:hAnsi="Times New Roman" w:cs="Times New Roman"/>
            <w:sz w:val="20"/>
          </w:rPr>
          <w:fldChar w:fldCharType="begin"/>
        </w:r>
        <w:r w:rsidRPr="00015210">
          <w:rPr>
            <w:rFonts w:ascii="Times New Roman" w:hAnsi="Times New Roman" w:cs="Times New Roman"/>
            <w:sz w:val="20"/>
          </w:rPr>
          <w:instrText xml:space="preserve"> PAGE   \* MERGEFORMAT </w:instrText>
        </w:r>
        <w:r w:rsidRPr="00015210">
          <w:rPr>
            <w:rFonts w:ascii="Times New Roman" w:hAnsi="Times New Roman" w:cs="Times New Roman"/>
            <w:sz w:val="20"/>
          </w:rPr>
          <w:fldChar w:fldCharType="separate"/>
        </w:r>
        <w:r w:rsidR="004238D2" w:rsidRPr="00015210">
          <w:rPr>
            <w:rFonts w:ascii="Times New Roman" w:hAnsi="Times New Roman" w:cs="Times New Roman"/>
            <w:sz w:val="20"/>
          </w:rPr>
          <w:t>9</w:t>
        </w:r>
        <w:r w:rsidRPr="00015210">
          <w:rPr>
            <w:rFonts w:ascii="Times New Roman" w:hAnsi="Times New Roman" w:cs="Times New Roman"/>
            <w:sz w:val="20"/>
          </w:rPr>
          <w:fldChar w:fldCharType="end"/>
        </w:r>
      </w:p>
    </w:sdtContent>
  </w:sdt>
  <w:p w14:paraId="3043229C" w14:textId="77777777" w:rsidR="003B7867" w:rsidRPr="00015210" w:rsidRDefault="003B78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9A2B76" w14:textId="0602E1B2" w:rsidR="003B7867" w:rsidRPr="00015210" w:rsidRDefault="003B7867" w:rsidP="00413127">
    <w:r w:rsidRPr="00015210">
      <w:tab/>
      <w:t xml:space="preserve">Thirty-sixth International Conference on Information Systems, </w:t>
    </w:r>
    <w:r w:rsidR="00D414E1" w:rsidRPr="00015210">
      <w:t>Fort</w:t>
    </w:r>
    <w:r w:rsidRPr="00015210">
      <w:t xml:space="preserve"> Worth 2015</w:t>
    </w:r>
    <w:r w:rsidRPr="00015210">
      <w:tab/>
    </w:r>
    <w:r w:rsidRPr="00015210">
      <w:rPr>
        <w:b/>
      </w:rPr>
      <w:fldChar w:fldCharType="begin"/>
    </w:r>
    <w:r w:rsidRPr="00015210">
      <w:rPr>
        <w:b/>
      </w:rPr>
      <w:instrText>PAGE</w:instrText>
    </w:r>
    <w:r w:rsidRPr="00015210">
      <w:rPr>
        <w:b/>
      </w:rPr>
      <w:fldChar w:fldCharType="separate"/>
    </w:r>
    <w:r w:rsidRPr="00015210">
      <w:rPr>
        <w:b/>
      </w:rPr>
      <w:t>1</w:t>
    </w:r>
    <w:r w:rsidRPr="00015210">
      <w:rPr>
        <w:b/>
      </w:rPr>
      <w:fldChar w:fldCharType="end"/>
    </w:r>
  </w:p>
  <w:p w14:paraId="5A822EE6" w14:textId="77777777" w:rsidR="003B7867" w:rsidRPr="00015210" w:rsidRDefault="003B7867" w:rsidP="00413127"/>
  <w:p w14:paraId="4F4E1003" w14:textId="77777777" w:rsidR="003B7867" w:rsidRPr="00015210" w:rsidRDefault="003B7867" w:rsidP="0041312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7AD09" w14:textId="7A9A26D6" w:rsidR="003B7867" w:rsidRPr="00015210" w:rsidRDefault="003B7867" w:rsidP="00413127">
    <w:r w:rsidRPr="00015210">
      <w:rPr>
        <w:b/>
      </w:rPr>
      <w:fldChar w:fldCharType="begin"/>
    </w:r>
    <w:r w:rsidRPr="00015210">
      <w:rPr>
        <w:b/>
      </w:rPr>
      <w:instrText>PAGE</w:instrText>
    </w:r>
    <w:r w:rsidRPr="00015210">
      <w:rPr>
        <w:b/>
      </w:rPr>
      <w:fldChar w:fldCharType="end"/>
    </w:r>
    <w:r w:rsidRPr="00015210">
      <w:rPr>
        <w:b/>
      </w:rPr>
      <w:tab/>
    </w:r>
    <w:r w:rsidRPr="00015210">
      <w:t>Thirty Fifth International Conference on Information Systems, Auckland 2014</w:t>
    </w:r>
    <w:r w:rsidRPr="00015210">
      <w:tab/>
    </w:r>
  </w:p>
  <w:p w14:paraId="33088042" w14:textId="77777777" w:rsidR="003B7867" w:rsidRPr="00015210" w:rsidRDefault="003B7867" w:rsidP="00413127"/>
  <w:p w14:paraId="59D228DB" w14:textId="77777777" w:rsidR="003B7867" w:rsidRPr="00015210" w:rsidRDefault="003B7867" w:rsidP="0041312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Content>
      <w:p w14:paraId="6E1EB2D2" w14:textId="6F2B135B" w:rsidR="003B7867" w:rsidRPr="00015210" w:rsidRDefault="003B7867">
        <w:pPr>
          <w:pStyle w:val="Footer"/>
          <w:jc w:val="center"/>
        </w:pPr>
        <w:r w:rsidRPr="00015210">
          <w:fldChar w:fldCharType="begin"/>
        </w:r>
        <w:r w:rsidRPr="00015210">
          <w:instrText xml:space="preserve"> PAGE   \* MERGEFORMAT </w:instrText>
        </w:r>
        <w:r w:rsidRPr="00015210">
          <w:fldChar w:fldCharType="separate"/>
        </w:r>
        <w:r w:rsidR="004238D2" w:rsidRPr="00015210">
          <w:t>29</w:t>
        </w:r>
        <w:r w:rsidRPr="00015210">
          <w:fldChar w:fldCharType="end"/>
        </w:r>
      </w:p>
    </w:sdtContent>
  </w:sdt>
  <w:p w14:paraId="2D0EAB23" w14:textId="77777777" w:rsidR="003B7867" w:rsidRPr="00015210" w:rsidRDefault="003B7867" w:rsidP="0041312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EBFDB" w14:textId="37992768" w:rsidR="003B7867" w:rsidRPr="00015210" w:rsidRDefault="003B7867" w:rsidP="00413127">
    <w:r w:rsidRPr="00015210">
      <w:tab/>
      <w:t xml:space="preserve">Thirty-sixth International Conference on Information Systems, </w:t>
    </w:r>
    <w:r w:rsidR="00D414E1" w:rsidRPr="00015210">
      <w:t>Fort</w:t>
    </w:r>
    <w:r w:rsidRPr="00015210">
      <w:t xml:space="preserve"> Worth 2015</w:t>
    </w:r>
    <w:r w:rsidRPr="00015210">
      <w:tab/>
    </w:r>
    <w:r w:rsidRPr="00015210">
      <w:rPr>
        <w:b/>
      </w:rPr>
      <w:fldChar w:fldCharType="begin"/>
    </w:r>
    <w:r w:rsidRPr="00015210">
      <w:rPr>
        <w:b/>
      </w:rPr>
      <w:instrText>PAGE</w:instrText>
    </w:r>
    <w:r w:rsidRPr="00015210">
      <w:rPr>
        <w:b/>
      </w:rPr>
      <w:fldChar w:fldCharType="end"/>
    </w:r>
  </w:p>
  <w:p w14:paraId="2FD6AC45" w14:textId="77777777" w:rsidR="003B7867" w:rsidRPr="00015210" w:rsidRDefault="003B7867" w:rsidP="00413127"/>
  <w:p w14:paraId="7072FC95" w14:textId="77777777" w:rsidR="003B7867" w:rsidRPr="00015210"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F8BE39" w14:textId="77777777" w:rsidR="004D2CC2" w:rsidRPr="00015210" w:rsidRDefault="004D2CC2">
      <w:r w:rsidRPr="00015210">
        <w:separator/>
      </w:r>
    </w:p>
  </w:footnote>
  <w:footnote w:type="continuationSeparator" w:id="0">
    <w:p w14:paraId="058BA070" w14:textId="77777777" w:rsidR="004D2CC2" w:rsidRPr="00015210" w:rsidRDefault="004D2CC2" w:rsidP="00413127">
      <w:r w:rsidRPr="00015210">
        <w:continuationSeparator/>
      </w:r>
    </w:p>
  </w:footnote>
  <w:footnote w:type="continuationNotice" w:id="1">
    <w:p w14:paraId="268CD670" w14:textId="77777777" w:rsidR="004D2CC2" w:rsidRPr="00015210" w:rsidRDefault="004D2CC2" w:rsidP="003549C6">
      <w:pPr>
        <w:pStyle w:val="Footer"/>
        <w:rPr>
          <w:lang w:eastAsia="zh-CN"/>
        </w:rPr>
      </w:pPr>
    </w:p>
  </w:footnote>
  <w:footnote w:id="2">
    <w:p w14:paraId="6E015E89" w14:textId="77777777" w:rsidR="00904A3D" w:rsidRPr="00413127" w:rsidRDefault="00904A3D">
      <w:pPr>
        <w:pStyle w:val="Footnotes"/>
        <w:rPr>
          <w:lang w:eastAsia="zh-CN"/>
        </w:rPr>
        <w:pPrChange w:id="64" w:author="Dylan CHEN" w:date="2026-08-30T13:09:00Z" w16du:dateUtc="2026-08-30T05:09:00Z">
          <w:pPr>
            <w:pStyle w:val="Footnotes"/>
            <w:spacing w:after="0" w:line="240" w:lineRule="auto"/>
          </w:pPr>
        </w:pPrChange>
      </w:pPr>
      <w:r w:rsidRPr="00413127">
        <w:rPr>
          <w:rStyle w:val="FootnoteReference"/>
          <w:sz w:val="18"/>
        </w:rPr>
        <w:footnoteRef/>
      </w:r>
      <w:r w:rsidRPr="00413127">
        <w:rPr>
          <w:lang w:eastAsia="zh-CN"/>
        </w:rPr>
        <w:t xml:space="preserve"> </w:t>
      </w:r>
      <w:r>
        <w:t xml:space="preserve">This information can be found at: </w:t>
      </w:r>
      <w:r>
        <w:fldChar w:fldCharType="begin"/>
      </w:r>
      <w:r>
        <w:instrText>HYPERLINK "https://stackexchange.com/sites?view=list" \l "technology-questions"</w:instrText>
      </w:r>
      <w:r>
        <w:fldChar w:fldCharType="separate"/>
      </w:r>
      <w:r w:rsidRPr="00413127">
        <w:rPr>
          <w:rStyle w:val="Hyperlink"/>
          <w:szCs w:val="22"/>
        </w:rPr>
        <w:t>https://stackexchange.com/sites?view=list#technology-questions</w:t>
      </w:r>
      <w:r>
        <w:fldChar w:fldCharType="end"/>
      </w:r>
      <w:r w:rsidRPr="00413127">
        <w:t>.</w:t>
      </w:r>
    </w:p>
  </w:footnote>
  <w:footnote w:id="3">
    <w:p w14:paraId="7F55FBDE" w14:textId="327438AD" w:rsidR="00904A3D" w:rsidRPr="00D657E2" w:rsidRDefault="00904A3D">
      <w:pPr>
        <w:pStyle w:val="Footnotes"/>
        <w:rPr>
          <w:rFonts w:eastAsia="Times New Roman"/>
          <w:sz w:val="24"/>
          <w:szCs w:val="24"/>
        </w:rPr>
        <w:pPrChange w:id="65" w:author="Dylan CHEN" w:date="2026-08-30T13:09:00Z" w16du:dateUtc="2026-08-30T05:09:00Z">
          <w:pPr>
            <w:pStyle w:val="NormalWeb"/>
            <w:spacing w:before="0" w:beforeAutospacing="0" w:after="0" w:afterAutospacing="0" w:line="240" w:lineRule="auto"/>
          </w:pPr>
        </w:pPrChange>
      </w:pPr>
      <w:r w:rsidRPr="00CF121E">
        <w:rPr>
          <w:rStyle w:val="FootnoteReference"/>
          <w:sz w:val="18"/>
        </w:rPr>
        <w:footnoteRef/>
      </w:r>
      <w:r w:rsidRPr="00CF121E">
        <w:rPr>
          <w:rStyle w:val="FootnoteReference"/>
          <w:sz w:val="18"/>
        </w:rPr>
        <w:t xml:space="preserve"> </w:t>
      </w:r>
      <w:r w:rsidRPr="00D657E2">
        <w:rPr>
          <w:rFonts w:eastAsia="Times New Roman"/>
        </w:rPr>
        <w:t xml:space="preserve">We confirmed with </w:t>
      </w:r>
      <w:r>
        <w:rPr>
          <w:rFonts w:eastAsia="Times New Roman" w:hint="eastAsia"/>
        </w:rPr>
        <w:t xml:space="preserve">the </w:t>
      </w:r>
      <w:r w:rsidRPr="00D657E2">
        <w:rPr>
          <w:rFonts w:eastAsia="Times New Roman"/>
        </w:rPr>
        <w:t>SegmentFault</w:t>
      </w:r>
      <w:ins w:id="66" w:author="Dylan CHEN" w:date="2026-08-30T13:09:00Z" w16du:dateUtc="2026-08-30T05:09:00Z">
        <w:r w:rsidR="00763F8F">
          <w:rPr>
            <w:rFonts w:eastAsia="Times New Roman"/>
          </w:rPr>
          <w:t>’</w:t>
        </w:r>
        <w:r w:rsidR="00763F8F">
          <w:rPr>
            <w:rFonts w:eastAsia="Times New Roman" w:hint="eastAsia"/>
          </w:rPr>
          <w:t>s</w:t>
        </w:r>
      </w:ins>
      <w:r>
        <w:rPr>
          <w:rFonts w:eastAsia="Times New Roman" w:hint="eastAsia"/>
        </w:rPr>
        <w:t xml:space="preserve"> </w:t>
      </w:r>
      <w:ins w:id="67" w:author="Dylan CHEN" w:date="2026-08-30T13:09:00Z" w16du:dateUtc="2026-08-30T05:09:00Z">
        <w:r w:rsidR="00763F8F" w:rsidRPr="00763F8F">
          <w:rPr>
            <w:rFonts w:eastAsia="Times New Roman"/>
          </w:rPr>
          <w:t xml:space="preserve">operational manager </w:t>
        </w:r>
      </w:ins>
      <w:del w:id="68" w:author="Dylan CHEN" w:date="2026-08-30T13:09:00Z" w16du:dateUtc="2026-08-30T05:09:00Z">
        <w:r w:rsidDel="00763F8F">
          <w:rPr>
            <w:rFonts w:eastAsia="Times New Roman" w:hint="eastAsia"/>
          </w:rPr>
          <w:delText>administrators</w:delText>
        </w:r>
        <w:r w:rsidRPr="00D657E2" w:rsidDel="00763F8F">
          <w:rPr>
            <w:rFonts w:eastAsia="Times New Roman"/>
          </w:rPr>
          <w:delText xml:space="preserve"> </w:delText>
        </w:r>
      </w:del>
      <w:r w:rsidRPr="00D657E2">
        <w:rPr>
          <w:rFonts w:eastAsia="Times New Roman"/>
        </w:rPr>
        <w:t xml:space="preserve">who oversaw </w:t>
      </w:r>
      <w:r>
        <w:rPr>
          <w:rFonts w:eastAsia="Times New Roman"/>
        </w:rPr>
        <w:t xml:space="preserve">and </w:t>
      </w:r>
      <w:ins w:id="69" w:author="Dylan CHEN" w:date="2026-08-30T13:09:00Z" w16du:dateUtc="2026-08-30T05:09:00Z">
        <w:r w:rsidR="00763F8F">
          <w:rPr>
            <w:rFonts w:eastAsia="Times New Roman" w:hint="eastAsia"/>
          </w:rPr>
          <w:t xml:space="preserve">the engineer who </w:t>
        </w:r>
      </w:ins>
      <w:r>
        <w:rPr>
          <w:rFonts w:eastAsia="Times New Roman"/>
        </w:rPr>
        <w:t xml:space="preserve">implemented </w:t>
      </w:r>
      <w:r w:rsidRPr="00D657E2">
        <w:rPr>
          <w:rFonts w:eastAsia="Times New Roman"/>
        </w:rPr>
        <w:t>the randomized experiment</w:t>
      </w:r>
      <w:r>
        <w:rPr>
          <w:rFonts w:eastAsia="Times New Roman"/>
        </w:rPr>
        <w:t xml:space="preserve"> </w:t>
      </w:r>
      <w:r w:rsidRPr="00D657E2">
        <w:rPr>
          <w:rFonts w:eastAsia="Times New Roman"/>
        </w:rPr>
        <w:t xml:space="preserve">that the random assignment </w:t>
      </w:r>
      <w:r>
        <w:rPr>
          <w:rFonts w:eastAsia="Times New Roman"/>
        </w:rPr>
        <w:t xml:space="preserve">did </w:t>
      </w:r>
      <w:r w:rsidRPr="00D657E2">
        <w:rPr>
          <w:rFonts w:eastAsia="Times New Roman"/>
        </w:rPr>
        <w:t>occur at the question level.</w:t>
      </w:r>
    </w:p>
  </w:footnote>
  <w:footnote w:id="4">
    <w:p w14:paraId="151AC5FA" w14:textId="77777777" w:rsidR="00904A3D" w:rsidRPr="00701301" w:rsidRDefault="00904A3D" w:rsidP="005178E4">
      <w:pPr>
        <w:pStyle w:val="Footnotes"/>
      </w:pPr>
      <w:r>
        <w:rPr>
          <w:rStyle w:val="FootnoteReference"/>
        </w:rPr>
        <w:footnoteRef/>
      </w:r>
      <w:r>
        <w:t xml:space="preserve"> </w:t>
      </w:r>
      <w:r w:rsidRPr="00867E23">
        <w:t>The Online Appendix is available at:</w:t>
      </w:r>
      <w:r>
        <w:rPr>
          <w:rFonts w:hint="eastAsia"/>
        </w:rPr>
        <w:t xml:space="preserve"> </w:t>
      </w:r>
      <w:r w:rsidRPr="00701301">
        <w:t>https://researchbox.org/5255&amp;PEER_REVIEW_passcode=UFACJZ</w:t>
      </w:r>
      <w:r>
        <w:rPr>
          <w:rFonts w:hint="eastAsia"/>
        </w:rPr>
        <w:t>.</w:t>
      </w:r>
    </w:p>
  </w:footnote>
  <w:footnote w:id="5">
    <w:p w14:paraId="18BB7BE8" w14:textId="748EED71" w:rsidR="00763F8F" w:rsidRPr="00763F8F" w:rsidRDefault="00763F8F">
      <w:pPr>
        <w:pStyle w:val="Footnotes"/>
        <w:rPr>
          <w:lang w:eastAsia="zh-CN"/>
        </w:rPr>
        <w:pPrChange w:id="75" w:author="Dylan CHEN" w:date="2026-08-30T13:09:00Z" w16du:dateUtc="2026-08-30T05:09:00Z">
          <w:pPr>
            <w:pStyle w:val="FootnoteText"/>
          </w:pPr>
        </w:pPrChange>
      </w:pPr>
      <w:ins w:id="76" w:author="Dylan CHEN" w:date="2026-08-30T13:08:00Z" w16du:dateUtc="2026-08-30T05:08:00Z">
        <w:r>
          <w:rPr>
            <w:rStyle w:val="FootnoteReference"/>
          </w:rPr>
          <w:footnoteRef/>
        </w:r>
        <w:r>
          <w:t xml:space="preserve"> </w:t>
        </w:r>
      </w:ins>
      <w:ins w:id="77" w:author="Dylan CHEN" w:date="2026-08-30T13:09:00Z" w16du:dateUtc="2026-08-30T05:09:00Z">
        <w:r>
          <w:rPr>
            <w:rFonts w:hint="eastAsia"/>
            <w:lang w:eastAsia="zh-CN"/>
          </w:rPr>
          <w:t>This information is provided by the</w:t>
        </w:r>
      </w:ins>
      <w:ins w:id="78" w:author="Dylan CHEN" w:date="2026-08-30T13:08:00Z" w16du:dateUtc="2026-08-30T05:08:00Z">
        <w:r>
          <w:rPr>
            <w:rFonts w:hint="eastAsia"/>
          </w:rPr>
          <w:t xml:space="preserve"> SegmentFault</w:t>
        </w:r>
        <w:r>
          <w:t>’</w:t>
        </w:r>
        <w:r>
          <w:rPr>
            <w:rFonts w:hint="eastAsia"/>
          </w:rPr>
          <w:t xml:space="preserve">s operational manager overseeing this </w:t>
        </w:r>
      </w:ins>
      <w:ins w:id="79" w:author="Dylan CHEN" w:date="2026-08-30T13:09:00Z" w16du:dateUtc="2026-08-30T05:09:00Z">
        <w:r>
          <w:rPr>
            <w:rFonts w:hint="eastAsia"/>
            <w:lang w:eastAsia="zh-CN"/>
          </w:rPr>
          <w:t>experiment.</w:t>
        </w:r>
      </w:ins>
    </w:p>
  </w:footnote>
  <w:footnote w:id="6">
    <w:p w14:paraId="7AADDD9B" w14:textId="77777777" w:rsidR="00904A3D" w:rsidRPr="008C6C83" w:rsidRDefault="00904A3D" w:rsidP="00904A3D">
      <w:pPr>
        <w:pStyle w:val="Footnotes"/>
        <w:spacing w:after="0" w:line="240" w:lineRule="auto"/>
        <w:rPr>
          <w:lang w:eastAsia="zh-CN"/>
        </w:rPr>
      </w:pPr>
      <w:r w:rsidRPr="008C6C83">
        <w:rPr>
          <w:rStyle w:val="FootnoteReference"/>
        </w:rPr>
        <w:footnoteRef/>
      </w:r>
      <w:r w:rsidRPr="008C6C83">
        <w:t xml:space="preserve"> </w:t>
      </w:r>
      <w:r>
        <w:t>In SegmentFault, r</w:t>
      </w:r>
      <w:r w:rsidRPr="00BB4467">
        <w:t xml:space="preserve">eceiving downvotes on an answer can result in deductions to the </w:t>
      </w:r>
      <w:r>
        <w:t>answerer’</w:t>
      </w:r>
      <w:r w:rsidRPr="00BB4467">
        <w:t>s reputation score, potentially pushing it into negative territory.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2E669" w14:textId="77777777" w:rsidR="003B7867" w:rsidRPr="00015210" w:rsidRDefault="003B7867" w:rsidP="00413127">
    <w:r w:rsidRPr="00015210">
      <w:t>Track</w:t>
    </w:r>
  </w:p>
  <w:p w14:paraId="678D9890" w14:textId="77777777" w:rsidR="003B7867" w:rsidRPr="00015210" w:rsidRDefault="003B7867" w:rsidP="00413127"/>
  <w:p w14:paraId="56EA62B0" w14:textId="77777777" w:rsidR="003B7867" w:rsidRPr="00015210" w:rsidRDefault="003B7867" w:rsidP="00413127"/>
  <w:p w14:paraId="3052B5B3" w14:textId="77777777" w:rsidR="003B7867" w:rsidRPr="00015210" w:rsidRDefault="003B7867" w:rsidP="00413127"/>
  <w:p w14:paraId="6726B587" w14:textId="77777777" w:rsidR="003B7867" w:rsidRPr="00015210" w:rsidRDefault="003B7867" w:rsidP="00413127"/>
  <w:p w14:paraId="52553C42" w14:textId="77777777" w:rsidR="003B7867" w:rsidRPr="00015210" w:rsidRDefault="003B7867" w:rsidP="00413127"/>
  <w:p w14:paraId="43BF51E9" w14:textId="02640660" w:rsidR="003B7867" w:rsidRPr="00015210" w:rsidRDefault="003B7867" w:rsidP="00413127">
    <w:r w:rsidRPr="00015210">
      <w:t xml:space="preserve"> Title</w:t>
    </w:r>
  </w:p>
  <w:p w14:paraId="1DB63BC0" w14:textId="77777777" w:rsidR="003B7867" w:rsidRPr="00015210" w:rsidRDefault="003B7867" w:rsidP="00413127"/>
  <w:p w14:paraId="731F0200" w14:textId="77777777" w:rsidR="003B7867" w:rsidRPr="00015210"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04663" w14:textId="77777777" w:rsidR="003B7867" w:rsidRPr="00015210" w:rsidRDefault="003B7867" w:rsidP="00413127"/>
  <w:p w14:paraId="20E8FE56" w14:textId="77777777" w:rsidR="003B7867" w:rsidRPr="00015210" w:rsidRDefault="003B7867" w:rsidP="00413127"/>
  <w:p w14:paraId="2571EFD4" w14:textId="77777777" w:rsidR="003B7867" w:rsidRPr="00015210" w:rsidRDefault="003B7867" w:rsidP="004131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F305C" w14:textId="0B34F662" w:rsidR="003B7867" w:rsidRPr="00015210" w:rsidRDefault="003B7867" w:rsidP="00413127">
    <w:r w:rsidRPr="00015210">
      <w:t>Track Title</w:t>
    </w:r>
  </w:p>
  <w:p w14:paraId="43B47C7C" w14:textId="77777777" w:rsidR="003B7867" w:rsidRPr="00015210" w:rsidRDefault="003B7867" w:rsidP="00413127"/>
  <w:p w14:paraId="62998732" w14:textId="77777777" w:rsidR="003B7867" w:rsidRPr="00015210" w:rsidRDefault="003B7867" w:rsidP="004131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61E4C" w14:textId="2B665E75" w:rsidR="003B7867" w:rsidRPr="00015210" w:rsidRDefault="003B7867" w:rsidP="00413127"/>
  <w:p w14:paraId="36D83C61" w14:textId="77777777" w:rsidR="003B7867" w:rsidRPr="00015210" w:rsidRDefault="003B7867" w:rsidP="00413127"/>
  <w:p w14:paraId="5724E31A" w14:textId="77777777" w:rsidR="003B7867" w:rsidRPr="00015210"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4DA225D"/>
    <w:multiLevelType w:val="multilevel"/>
    <w:tmpl w:val="EE688DEE"/>
    <w:lvl w:ilvl="0">
      <w:start w:val="4"/>
      <w:numFmt w:val="decimal"/>
      <w:lvlText w:val="%1"/>
      <w:lvlJc w:val="left"/>
      <w:pPr>
        <w:ind w:left="360" w:hanging="360"/>
      </w:pPr>
      <w:rPr>
        <w:rFonts w:hint="default"/>
      </w:rPr>
    </w:lvl>
    <w:lvl w:ilvl="1">
      <w:start w:val="1"/>
      <w:numFmt w:val="decimal"/>
      <w:lvlText w:val="%1.%2"/>
      <w:lvlJc w:val="left"/>
      <w:pPr>
        <w:ind w:left="1584" w:hanging="360"/>
      </w:pPr>
      <w:rPr>
        <w:rFonts w:hint="default"/>
      </w:rPr>
    </w:lvl>
    <w:lvl w:ilvl="2">
      <w:start w:val="1"/>
      <w:numFmt w:val="decimal"/>
      <w:lvlText w:val="%1.%2.%3"/>
      <w:lvlJc w:val="left"/>
      <w:pPr>
        <w:ind w:left="3168" w:hanging="720"/>
      </w:pPr>
      <w:rPr>
        <w:rFonts w:hint="default"/>
      </w:rPr>
    </w:lvl>
    <w:lvl w:ilvl="3">
      <w:start w:val="1"/>
      <w:numFmt w:val="decimal"/>
      <w:lvlText w:val="%1.%2.%3.%4"/>
      <w:lvlJc w:val="left"/>
      <w:pPr>
        <w:ind w:left="4392" w:hanging="720"/>
      </w:pPr>
      <w:rPr>
        <w:rFonts w:hint="default"/>
      </w:rPr>
    </w:lvl>
    <w:lvl w:ilvl="4">
      <w:start w:val="1"/>
      <w:numFmt w:val="decimal"/>
      <w:lvlText w:val="%1.%2.%3.%4.%5"/>
      <w:lvlJc w:val="left"/>
      <w:pPr>
        <w:ind w:left="5976" w:hanging="1080"/>
      </w:pPr>
      <w:rPr>
        <w:rFonts w:hint="default"/>
      </w:rPr>
    </w:lvl>
    <w:lvl w:ilvl="5">
      <w:start w:val="1"/>
      <w:numFmt w:val="decimal"/>
      <w:lvlText w:val="%1.%2.%3.%4.%5.%6"/>
      <w:lvlJc w:val="left"/>
      <w:pPr>
        <w:ind w:left="7200" w:hanging="1080"/>
      </w:pPr>
      <w:rPr>
        <w:rFonts w:hint="default"/>
      </w:rPr>
    </w:lvl>
    <w:lvl w:ilvl="6">
      <w:start w:val="1"/>
      <w:numFmt w:val="decimal"/>
      <w:lvlText w:val="%1.%2.%3.%4.%5.%6.%7"/>
      <w:lvlJc w:val="left"/>
      <w:pPr>
        <w:ind w:left="8784" w:hanging="1440"/>
      </w:pPr>
      <w:rPr>
        <w:rFonts w:hint="default"/>
      </w:rPr>
    </w:lvl>
    <w:lvl w:ilvl="7">
      <w:start w:val="1"/>
      <w:numFmt w:val="decimal"/>
      <w:lvlText w:val="%1.%2.%3.%4.%5.%6.%7.%8"/>
      <w:lvlJc w:val="left"/>
      <w:pPr>
        <w:ind w:left="10008" w:hanging="1440"/>
      </w:pPr>
      <w:rPr>
        <w:rFonts w:hint="default"/>
      </w:rPr>
    </w:lvl>
    <w:lvl w:ilvl="8">
      <w:start w:val="1"/>
      <w:numFmt w:val="decimal"/>
      <w:lvlText w:val="%1.%2.%3.%4.%5.%6.%7.%8.%9"/>
      <w:lvlJc w:val="left"/>
      <w:pPr>
        <w:ind w:left="11592" w:hanging="1800"/>
      </w:pPr>
      <w:rPr>
        <w:rFonts w:hint="default"/>
      </w:rPr>
    </w:lvl>
  </w:abstractNum>
  <w:abstractNum w:abstractNumId="8"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2"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0B270A6"/>
    <w:multiLevelType w:val="multilevel"/>
    <w:tmpl w:val="91608D3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1"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323219">
    <w:abstractNumId w:val="16"/>
  </w:num>
  <w:num w:numId="2" w16cid:durableId="1145466880">
    <w:abstractNumId w:val="13"/>
  </w:num>
  <w:num w:numId="3" w16cid:durableId="1804150287">
    <w:abstractNumId w:val="11"/>
  </w:num>
  <w:num w:numId="4" w16cid:durableId="12749471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9462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63161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5470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22339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80096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43626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87224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66406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27711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64770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7615300">
    <w:abstractNumId w:val="1"/>
  </w:num>
  <w:num w:numId="16" w16cid:durableId="1189414251">
    <w:abstractNumId w:val="2"/>
  </w:num>
  <w:num w:numId="17" w16cid:durableId="862942395">
    <w:abstractNumId w:val="17"/>
  </w:num>
  <w:num w:numId="18" w16cid:durableId="6142887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84148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24295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39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0313646">
    <w:abstractNumId w:val="11"/>
  </w:num>
  <w:num w:numId="23" w16cid:durableId="280649607">
    <w:abstractNumId w:val="20"/>
  </w:num>
  <w:num w:numId="24" w16cid:durableId="527137722">
    <w:abstractNumId w:val="6"/>
  </w:num>
  <w:num w:numId="25" w16cid:durableId="2107069515">
    <w:abstractNumId w:val="4"/>
  </w:num>
  <w:num w:numId="26" w16cid:durableId="770852514">
    <w:abstractNumId w:val="15"/>
  </w:num>
  <w:num w:numId="27" w16cid:durableId="1723482129">
    <w:abstractNumId w:val="8"/>
  </w:num>
  <w:num w:numId="28" w16cid:durableId="398600208">
    <w:abstractNumId w:val="22"/>
  </w:num>
  <w:num w:numId="29" w16cid:durableId="1963917999">
    <w:abstractNumId w:val="19"/>
  </w:num>
  <w:num w:numId="30" w16cid:durableId="347879171">
    <w:abstractNumId w:val="12"/>
  </w:num>
  <w:num w:numId="31" w16cid:durableId="1367218950">
    <w:abstractNumId w:val="10"/>
  </w:num>
  <w:num w:numId="32" w16cid:durableId="1615167152">
    <w:abstractNumId w:val="18"/>
  </w:num>
  <w:num w:numId="33" w16cid:durableId="1244267135">
    <w:abstractNumId w:val="25"/>
  </w:num>
  <w:num w:numId="34" w16cid:durableId="1625497491">
    <w:abstractNumId w:val="14"/>
  </w:num>
  <w:num w:numId="35" w16cid:durableId="403721713">
    <w:abstractNumId w:val="9"/>
  </w:num>
  <w:num w:numId="36" w16cid:durableId="963270583">
    <w:abstractNumId w:val="21"/>
  </w:num>
  <w:num w:numId="37" w16cid:durableId="1701929370">
    <w:abstractNumId w:val="14"/>
  </w:num>
  <w:num w:numId="38" w16cid:durableId="1270627970">
    <w:abstractNumId w:val="14"/>
  </w:num>
  <w:num w:numId="39" w16cid:durableId="13919536">
    <w:abstractNumId w:val="23"/>
  </w:num>
  <w:num w:numId="40" w16cid:durableId="746418125">
    <w:abstractNumId w:val="3"/>
  </w:num>
  <w:num w:numId="41" w16cid:durableId="2051806368">
    <w:abstractNumId w:val="24"/>
  </w:num>
  <w:num w:numId="42" w16cid:durableId="2033065691">
    <w:abstractNumId w:val="0"/>
  </w:num>
  <w:num w:numId="43" w16cid:durableId="920722745">
    <w:abstractNumId w:val="5"/>
  </w:num>
  <w:num w:numId="44" w16cid:durableId="156462228">
    <w:abstractNumId w:val="14"/>
  </w:num>
  <w:num w:numId="45" w16cid:durableId="9922180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95986242">
    <w:abstractNumId w:val="14"/>
  </w:num>
  <w:num w:numId="47" w16cid:durableId="1587112760">
    <w:abstractNumId w:val="14"/>
  </w:num>
  <w:num w:numId="48" w16cid:durableId="1376155354">
    <w:abstractNumId w:val="14"/>
  </w:num>
  <w:num w:numId="49" w16cid:durableId="1320960151">
    <w:abstractNumId w:val="14"/>
  </w:num>
  <w:num w:numId="50" w16cid:durableId="670568694">
    <w:abstractNumId w:val="14"/>
  </w:num>
  <w:num w:numId="51" w16cid:durableId="1763794997">
    <w:abstractNumId w:val="14"/>
  </w:num>
  <w:num w:numId="52" w16cid:durableId="306321427">
    <w:abstractNumId w:val="14"/>
  </w:num>
  <w:num w:numId="53" w16cid:durableId="135489777">
    <w:abstractNumId w:val="14"/>
  </w:num>
  <w:num w:numId="54" w16cid:durableId="724180242">
    <w:abstractNumId w:val="14"/>
  </w:num>
  <w:num w:numId="55" w16cid:durableId="1113549081">
    <w:abstractNumId w:val="7"/>
  </w:num>
  <w:num w:numId="56" w16cid:durableId="2034959284">
    <w:abstractNumId w:val="14"/>
  </w:num>
  <w:num w:numId="57" w16cid:durableId="1333295303">
    <w:abstractNumId w:val="14"/>
  </w:num>
  <w:num w:numId="58" w16cid:durableId="1040664144">
    <w:abstractNumId w:val="14"/>
  </w:num>
  <w:num w:numId="59" w16cid:durableId="1756895364">
    <w:abstractNumId w:val="14"/>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ylan CHEN">
    <w15:presenceInfo w15:providerId="None" w15:userId="Dylan CHEN"/>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activeWritingStyle w:appName="MSWord" w:lang="es-CO" w:vendorID="64" w:dllVersion="0" w:nlCheck="1" w:checkStyle="0"/>
  <w:proofState w:spelling="clean" w:grammar="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8FAClBsVAtAAAA"/>
  </w:docVars>
  <w:rsids>
    <w:rsidRoot w:val="00D014C1"/>
    <w:rsid w:val="00000084"/>
    <w:rsid w:val="00000579"/>
    <w:rsid w:val="00000AE8"/>
    <w:rsid w:val="00001233"/>
    <w:rsid w:val="00001322"/>
    <w:rsid w:val="0000165D"/>
    <w:rsid w:val="00001D65"/>
    <w:rsid w:val="00001E16"/>
    <w:rsid w:val="00002708"/>
    <w:rsid w:val="000028FF"/>
    <w:rsid w:val="00002F75"/>
    <w:rsid w:val="00002F85"/>
    <w:rsid w:val="0000302C"/>
    <w:rsid w:val="000032E4"/>
    <w:rsid w:val="000036E7"/>
    <w:rsid w:val="00003E78"/>
    <w:rsid w:val="00004C03"/>
    <w:rsid w:val="00004D3E"/>
    <w:rsid w:val="00004D86"/>
    <w:rsid w:val="00006E1F"/>
    <w:rsid w:val="00006F26"/>
    <w:rsid w:val="00010D8D"/>
    <w:rsid w:val="000110BA"/>
    <w:rsid w:val="00011171"/>
    <w:rsid w:val="00011398"/>
    <w:rsid w:val="00012144"/>
    <w:rsid w:val="00012289"/>
    <w:rsid w:val="000146CF"/>
    <w:rsid w:val="000146E5"/>
    <w:rsid w:val="00014807"/>
    <w:rsid w:val="00015206"/>
    <w:rsid w:val="00015210"/>
    <w:rsid w:val="00015C15"/>
    <w:rsid w:val="000166A0"/>
    <w:rsid w:val="000167D8"/>
    <w:rsid w:val="00017589"/>
    <w:rsid w:val="000206AB"/>
    <w:rsid w:val="000209B1"/>
    <w:rsid w:val="000213CB"/>
    <w:rsid w:val="000213DD"/>
    <w:rsid w:val="00021B40"/>
    <w:rsid w:val="00021C3B"/>
    <w:rsid w:val="00021C90"/>
    <w:rsid w:val="00022E1F"/>
    <w:rsid w:val="00023488"/>
    <w:rsid w:val="0002355B"/>
    <w:rsid w:val="000236A2"/>
    <w:rsid w:val="00023A77"/>
    <w:rsid w:val="00024E09"/>
    <w:rsid w:val="00025135"/>
    <w:rsid w:val="0002547A"/>
    <w:rsid w:val="000260E0"/>
    <w:rsid w:val="00026451"/>
    <w:rsid w:val="0002645A"/>
    <w:rsid w:val="00026E78"/>
    <w:rsid w:val="0002780A"/>
    <w:rsid w:val="00027D8F"/>
    <w:rsid w:val="00027EB4"/>
    <w:rsid w:val="00030466"/>
    <w:rsid w:val="00030CE2"/>
    <w:rsid w:val="00030E45"/>
    <w:rsid w:val="0003118E"/>
    <w:rsid w:val="000311D4"/>
    <w:rsid w:val="0003141C"/>
    <w:rsid w:val="000318E1"/>
    <w:rsid w:val="000321A8"/>
    <w:rsid w:val="000324FB"/>
    <w:rsid w:val="000326D7"/>
    <w:rsid w:val="000330CA"/>
    <w:rsid w:val="000335F5"/>
    <w:rsid w:val="00034808"/>
    <w:rsid w:val="000352E4"/>
    <w:rsid w:val="000354B8"/>
    <w:rsid w:val="00035A0E"/>
    <w:rsid w:val="0003641C"/>
    <w:rsid w:val="00036A9F"/>
    <w:rsid w:val="00036D6D"/>
    <w:rsid w:val="00036F6B"/>
    <w:rsid w:val="00037A68"/>
    <w:rsid w:val="00037E54"/>
    <w:rsid w:val="00040960"/>
    <w:rsid w:val="00040C07"/>
    <w:rsid w:val="00041146"/>
    <w:rsid w:val="00041688"/>
    <w:rsid w:val="00041A30"/>
    <w:rsid w:val="00041DC3"/>
    <w:rsid w:val="00041F9A"/>
    <w:rsid w:val="00041FBC"/>
    <w:rsid w:val="000423EF"/>
    <w:rsid w:val="00042D07"/>
    <w:rsid w:val="00042D1D"/>
    <w:rsid w:val="00042FE6"/>
    <w:rsid w:val="00043370"/>
    <w:rsid w:val="00043612"/>
    <w:rsid w:val="000437E6"/>
    <w:rsid w:val="0004401D"/>
    <w:rsid w:val="00044340"/>
    <w:rsid w:val="000445D6"/>
    <w:rsid w:val="00044D5E"/>
    <w:rsid w:val="000453E1"/>
    <w:rsid w:val="00045AE1"/>
    <w:rsid w:val="00045BF6"/>
    <w:rsid w:val="00046178"/>
    <w:rsid w:val="00046449"/>
    <w:rsid w:val="000465B7"/>
    <w:rsid w:val="000465FE"/>
    <w:rsid w:val="00046944"/>
    <w:rsid w:val="00046A16"/>
    <w:rsid w:val="00047C8D"/>
    <w:rsid w:val="00047D99"/>
    <w:rsid w:val="00047E52"/>
    <w:rsid w:val="000500C4"/>
    <w:rsid w:val="0005032E"/>
    <w:rsid w:val="00050477"/>
    <w:rsid w:val="00050E7B"/>
    <w:rsid w:val="0005151D"/>
    <w:rsid w:val="0005154B"/>
    <w:rsid w:val="0005174C"/>
    <w:rsid w:val="00051AA8"/>
    <w:rsid w:val="00051B36"/>
    <w:rsid w:val="00052CC2"/>
    <w:rsid w:val="000535FF"/>
    <w:rsid w:val="00053866"/>
    <w:rsid w:val="000538F5"/>
    <w:rsid w:val="0005397D"/>
    <w:rsid w:val="00053C26"/>
    <w:rsid w:val="0005430E"/>
    <w:rsid w:val="00054917"/>
    <w:rsid w:val="00055D33"/>
    <w:rsid w:val="00056325"/>
    <w:rsid w:val="000564AE"/>
    <w:rsid w:val="00057160"/>
    <w:rsid w:val="0005757B"/>
    <w:rsid w:val="00060396"/>
    <w:rsid w:val="00060437"/>
    <w:rsid w:val="00060B8D"/>
    <w:rsid w:val="0006164E"/>
    <w:rsid w:val="00061743"/>
    <w:rsid w:val="00061E8A"/>
    <w:rsid w:val="00061EB6"/>
    <w:rsid w:val="0006284B"/>
    <w:rsid w:val="00062CE2"/>
    <w:rsid w:val="00062D3D"/>
    <w:rsid w:val="000638B9"/>
    <w:rsid w:val="000641E7"/>
    <w:rsid w:val="000645E5"/>
    <w:rsid w:val="0006482F"/>
    <w:rsid w:val="00065040"/>
    <w:rsid w:val="00065266"/>
    <w:rsid w:val="00065602"/>
    <w:rsid w:val="00065B58"/>
    <w:rsid w:val="00065EC1"/>
    <w:rsid w:val="00065F2D"/>
    <w:rsid w:val="00066090"/>
    <w:rsid w:val="00066797"/>
    <w:rsid w:val="0006712A"/>
    <w:rsid w:val="00067436"/>
    <w:rsid w:val="000678FE"/>
    <w:rsid w:val="000704B7"/>
    <w:rsid w:val="000704C1"/>
    <w:rsid w:val="0007066E"/>
    <w:rsid w:val="000707C3"/>
    <w:rsid w:val="00071508"/>
    <w:rsid w:val="0007173B"/>
    <w:rsid w:val="00071EB3"/>
    <w:rsid w:val="00071F5A"/>
    <w:rsid w:val="000728F4"/>
    <w:rsid w:val="00072D3B"/>
    <w:rsid w:val="00072E46"/>
    <w:rsid w:val="00073462"/>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76D85"/>
    <w:rsid w:val="00080CC1"/>
    <w:rsid w:val="00080F5D"/>
    <w:rsid w:val="000812D1"/>
    <w:rsid w:val="00081B07"/>
    <w:rsid w:val="00081EE5"/>
    <w:rsid w:val="00082550"/>
    <w:rsid w:val="00082C9F"/>
    <w:rsid w:val="00082E9E"/>
    <w:rsid w:val="00082FA4"/>
    <w:rsid w:val="0008333A"/>
    <w:rsid w:val="0008361F"/>
    <w:rsid w:val="0008398A"/>
    <w:rsid w:val="00083FF9"/>
    <w:rsid w:val="00084842"/>
    <w:rsid w:val="00084DA2"/>
    <w:rsid w:val="00085044"/>
    <w:rsid w:val="000852D8"/>
    <w:rsid w:val="00085A48"/>
    <w:rsid w:val="00085B86"/>
    <w:rsid w:val="0008607E"/>
    <w:rsid w:val="000862C8"/>
    <w:rsid w:val="00086726"/>
    <w:rsid w:val="00086CD1"/>
    <w:rsid w:val="00086E47"/>
    <w:rsid w:val="00087172"/>
    <w:rsid w:val="0008741B"/>
    <w:rsid w:val="00087632"/>
    <w:rsid w:val="00087E2D"/>
    <w:rsid w:val="0009022B"/>
    <w:rsid w:val="0009053A"/>
    <w:rsid w:val="00090889"/>
    <w:rsid w:val="00091013"/>
    <w:rsid w:val="0009162F"/>
    <w:rsid w:val="00091B16"/>
    <w:rsid w:val="00092016"/>
    <w:rsid w:val="00092114"/>
    <w:rsid w:val="0009325B"/>
    <w:rsid w:val="00093326"/>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1B5"/>
    <w:rsid w:val="000A1583"/>
    <w:rsid w:val="000A1D6D"/>
    <w:rsid w:val="000A23A4"/>
    <w:rsid w:val="000A2762"/>
    <w:rsid w:val="000A2973"/>
    <w:rsid w:val="000A29EC"/>
    <w:rsid w:val="000A2BF0"/>
    <w:rsid w:val="000A2C18"/>
    <w:rsid w:val="000A3094"/>
    <w:rsid w:val="000A33E5"/>
    <w:rsid w:val="000A3CDB"/>
    <w:rsid w:val="000A45C4"/>
    <w:rsid w:val="000A4B5C"/>
    <w:rsid w:val="000A4C2B"/>
    <w:rsid w:val="000A4E92"/>
    <w:rsid w:val="000A5F51"/>
    <w:rsid w:val="000A64AC"/>
    <w:rsid w:val="000A68E2"/>
    <w:rsid w:val="000A6937"/>
    <w:rsid w:val="000A6C1F"/>
    <w:rsid w:val="000A6E9B"/>
    <w:rsid w:val="000A7A16"/>
    <w:rsid w:val="000B0852"/>
    <w:rsid w:val="000B0966"/>
    <w:rsid w:val="000B0B43"/>
    <w:rsid w:val="000B1099"/>
    <w:rsid w:val="000B11D7"/>
    <w:rsid w:val="000B155F"/>
    <w:rsid w:val="000B15E5"/>
    <w:rsid w:val="000B15F4"/>
    <w:rsid w:val="000B1995"/>
    <w:rsid w:val="000B1F04"/>
    <w:rsid w:val="000B1FD7"/>
    <w:rsid w:val="000B29E1"/>
    <w:rsid w:val="000B35BE"/>
    <w:rsid w:val="000B3E87"/>
    <w:rsid w:val="000B43D8"/>
    <w:rsid w:val="000B449A"/>
    <w:rsid w:val="000B4723"/>
    <w:rsid w:val="000B5331"/>
    <w:rsid w:val="000B5E6B"/>
    <w:rsid w:val="000B6094"/>
    <w:rsid w:val="000B6420"/>
    <w:rsid w:val="000B688E"/>
    <w:rsid w:val="000B7511"/>
    <w:rsid w:val="000B7D9A"/>
    <w:rsid w:val="000C0286"/>
    <w:rsid w:val="000C1A0B"/>
    <w:rsid w:val="000C2452"/>
    <w:rsid w:val="000C26DC"/>
    <w:rsid w:val="000C28A2"/>
    <w:rsid w:val="000C28D0"/>
    <w:rsid w:val="000C2AC5"/>
    <w:rsid w:val="000C2DF4"/>
    <w:rsid w:val="000C38A5"/>
    <w:rsid w:val="000C392C"/>
    <w:rsid w:val="000C39A2"/>
    <w:rsid w:val="000C3B5C"/>
    <w:rsid w:val="000C4428"/>
    <w:rsid w:val="000C502E"/>
    <w:rsid w:val="000C51DC"/>
    <w:rsid w:val="000C569E"/>
    <w:rsid w:val="000C59BE"/>
    <w:rsid w:val="000C616D"/>
    <w:rsid w:val="000C63BE"/>
    <w:rsid w:val="000C65E3"/>
    <w:rsid w:val="000C67DD"/>
    <w:rsid w:val="000D004E"/>
    <w:rsid w:val="000D01DB"/>
    <w:rsid w:val="000D02F9"/>
    <w:rsid w:val="000D0704"/>
    <w:rsid w:val="000D0945"/>
    <w:rsid w:val="000D186B"/>
    <w:rsid w:val="000D1BBE"/>
    <w:rsid w:val="000D2631"/>
    <w:rsid w:val="000D2BA5"/>
    <w:rsid w:val="000D2E92"/>
    <w:rsid w:val="000D303C"/>
    <w:rsid w:val="000D3852"/>
    <w:rsid w:val="000D38D0"/>
    <w:rsid w:val="000D3C7C"/>
    <w:rsid w:val="000D3D3C"/>
    <w:rsid w:val="000D3FB4"/>
    <w:rsid w:val="000D42B7"/>
    <w:rsid w:val="000D4453"/>
    <w:rsid w:val="000D4582"/>
    <w:rsid w:val="000D48EE"/>
    <w:rsid w:val="000D4937"/>
    <w:rsid w:val="000D4DDE"/>
    <w:rsid w:val="000D50E8"/>
    <w:rsid w:val="000D5425"/>
    <w:rsid w:val="000D551A"/>
    <w:rsid w:val="000D59B0"/>
    <w:rsid w:val="000D5CF7"/>
    <w:rsid w:val="000D5D3E"/>
    <w:rsid w:val="000D5F32"/>
    <w:rsid w:val="000D6DDF"/>
    <w:rsid w:val="000D7275"/>
    <w:rsid w:val="000D7A36"/>
    <w:rsid w:val="000E12AF"/>
    <w:rsid w:val="000E199B"/>
    <w:rsid w:val="000E1F20"/>
    <w:rsid w:val="000E2083"/>
    <w:rsid w:val="000E27D6"/>
    <w:rsid w:val="000E2819"/>
    <w:rsid w:val="000E2F04"/>
    <w:rsid w:val="000E3138"/>
    <w:rsid w:val="000E345B"/>
    <w:rsid w:val="000E4011"/>
    <w:rsid w:val="000E41A4"/>
    <w:rsid w:val="000E45CC"/>
    <w:rsid w:val="000E4888"/>
    <w:rsid w:val="000E49BD"/>
    <w:rsid w:val="000E4B19"/>
    <w:rsid w:val="000E4EEB"/>
    <w:rsid w:val="000E51C1"/>
    <w:rsid w:val="000E578F"/>
    <w:rsid w:val="000E5A63"/>
    <w:rsid w:val="000E6033"/>
    <w:rsid w:val="000E60E3"/>
    <w:rsid w:val="000E6268"/>
    <w:rsid w:val="000E63D3"/>
    <w:rsid w:val="000E640B"/>
    <w:rsid w:val="000E71E2"/>
    <w:rsid w:val="000E7295"/>
    <w:rsid w:val="000E7474"/>
    <w:rsid w:val="000E7A80"/>
    <w:rsid w:val="000F08CC"/>
    <w:rsid w:val="000F0C8D"/>
    <w:rsid w:val="000F0D06"/>
    <w:rsid w:val="000F15A5"/>
    <w:rsid w:val="000F1935"/>
    <w:rsid w:val="000F19CF"/>
    <w:rsid w:val="000F1D6B"/>
    <w:rsid w:val="000F1F5A"/>
    <w:rsid w:val="000F2223"/>
    <w:rsid w:val="000F227D"/>
    <w:rsid w:val="000F268B"/>
    <w:rsid w:val="000F2AB2"/>
    <w:rsid w:val="000F2FA1"/>
    <w:rsid w:val="000F30F6"/>
    <w:rsid w:val="000F332C"/>
    <w:rsid w:val="000F38FF"/>
    <w:rsid w:val="000F3E9B"/>
    <w:rsid w:val="000F40D0"/>
    <w:rsid w:val="000F42F4"/>
    <w:rsid w:val="000F43A7"/>
    <w:rsid w:val="000F4CB0"/>
    <w:rsid w:val="000F4F49"/>
    <w:rsid w:val="000F5100"/>
    <w:rsid w:val="000F53CF"/>
    <w:rsid w:val="000F5616"/>
    <w:rsid w:val="000F5917"/>
    <w:rsid w:val="000F5B3F"/>
    <w:rsid w:val="000F647A"/>
    <w:rsid w:val="000F64C3"/>
    <w:rsid w:val="000F67AC"/>
    <w:rsid w:val="000F6E17"/>
    <w:rsid w:val="000F7031"/>
    <w:rsid w:val="000F75C9"/>
    <w:rsid w:val="000F76BE"/>
    <w:rsid w:val="000F77FE"/>
    <w:rsid w:val="000F7BE4"/>
    <w:rsid w:val="00100303"/>
    <w:rsid w:val="00100680"/>
    <w:rsid w:val="0010087F"/>
    <w:rsid w:val="00100928"/>
    <w:rsid w:val="00100A16"/>
    <w:rsid w:val="001018F3"/>
    <w:rsid w:val="0010219B"/>
    <w:rsid w:val="001022CE"/>
    <w:rsid w:val="0010234B"/>
    <w:rsid w:val="001024C0"/>
    <w:rsid w:val="00102701"/>
    <w:rsid w:val="00102C3F"/>
    <w:rsid w:val="00102CD2"/>
    <w:rsid w:val="00102E7B"/>
    <w:rsid w:val="001031CB"/>
    <w:rsid w:val="0010341A"/>
    <w:rsid w:val="001036B1"/>
    <w:rsid w:val="0010398E"/>
    <w:rsid w:val="00103E11"/>
    <w:rsid w:val="00104122"/>
    <w:rsid w:val="00104981"/>
    <w:rsid w:val="00104B50"/>
    <w:rsid w:val="00104E15"/>
    <w:rsid w:val="00105168"/>
    <w:rsid w:val="001055A6"/>
    <w:rsid w:val="00105C52"/>
    <w:rsid w:val="00106B1B"/>
    <w:rsid w:val="00106CDA"/>
    <w:rsid w:val="00107B13"/>
    <w:rsid w:val="00107C39"/>
    <w:rsid w:val="00107E66"/>
    <w:rsid w:val="00110D69"/>
    <w:rsid w:val="001110E7"/>
    <w:rsid w:val="00111114"/>
    <w:rsid w:val="001116C8"/>
    <w:rsid w:val="00111B97"/>
    <w:rsid w:val="00111D6C"/>
    <w:rsid w:val="001125DD"/>
    <w:rsid w:val="00112749"/>
    <w:rsid w:val="00112F10"/>
    <w:rsid w:val="00113053"/>
    <w:rsid w:val="00113236"/>
    <w:rsid w:val="001133AB"/>
    <w:rsid w:val="001134BD"/>
    <w:rsid w:val="00113597"/>
    <w:rsid w:val="00113894"/>
    <w:rsid w:val="00113C45"/>
    <w:rsid w:val="00113E30"/>
    <w:rsid w:val="00113E3C"/>
    <w:rsid w:val="0011409E"/>
    <w:rsid w:val="001143C5"/>
    <w:rsid w:val="00114508"/>
    <w:rsid w:val="0011458D"/>
    <w:rsid w:val="00114A8A"/>
    <w:rsid w:val="00114E1C"/>
    <w:rsid w:val="0011504F"/>
    <w:rsid w:val="00115F44"/>
    <w:rsid w:val="001165F9"/>
    <w:rsid w:val="001166C4"/>
    <w:rsid w:val="00117C13"/>
    <w:rsid w:val="00117D62"/>
    <w:rsid w:val="00120197"/>
    <w:rsid w:val="0012037E"/>
    <w:rsid w:val="00121A42"/>
    <w:rsid w:val="00122D1D"/>
    <w:rsid w:val="00123485"/>
    <w:rsid w:val="00123845"/>
    <w:rsid w:val="00123C6B"/>
    <w:rsid w:val="00123C82"/>
    <w:rsid w:val="00123CFD"/>
    <w:rsid w:val="00123DB5"/>
    <w:rsid w:val="00124179"/>
    <w:rsid w:val="001252BF"/>
    <w:rsid w:val="00125CAC"/>
    <w:rsid w:val="00125D8A"/>
    <w:rsid w:val="0012603E"/>
    <w:rsid w:val="001265ED"/>
    <w:rsid w:val="00127324"/>
    <w:rsid w:val="00127635"/>
    <w:rsid w:val="00127684"/>
    <w:rsid w:val="00131158"/>
    <w:rsid w:val="0013228B"/>
    <w:rsid w:val="00132319"/>
    <w:rsid w:val="001327E0"/>
    <w:rsid w:val="00132A1E"/>
    <w:rsid w:val="00132AA8"/>
    <w:rsid w:val="00132AE3"/>
    <w:rsid w:val="00133760"/>
    <w:rsid w:val="001342B6"/>
    <w:rsid w:val="00134F10"/>
    <w:rsid w:val="00135353"/>
    <w:rsid w:val="00135C3C"/>
    <w:rsid w:val="001361FB"/>
    <w:rsid w:val="00136277"/>
    <w:rsid w:val="00136E54"/>
    <w:rsid w:val="00137141"/>
    <w:rsid w:val="00137261"/>
    <w:rsid w:val="0013729C"/>
    <w:rsid w:val="00137501"/>
    <w:rsid w:val="0013794F"/>
    <w:rsid w:val="00137BD6"/>
    <w:rsid w:val="00137FB7"/>
    <w:rsid w:val="001401CA"/>
    <w:rsid w:val="001403E8"/>
    <w:rsid w:val="001407D5"/>
    <w:rsid w:val="00140BCE"/>
    <w:rsid w:val="00141167"/>
    <w:rsid w:val="001411A5"/>
    <w:rsid w:val="001413D0"/>
    <w:rsid w:val="0014160B"/>
    <w:rsid w:val="00141F20"/>
    <w:rsid w:val="00142314"/>
    <w:rsid w:val="00142B17"/>
    <w:rsid w:val="00142E42"/>
    <w:rsid w:val="00142F48"/>
    <w:rsid w:val="00142F8D"/>
    <w:rsid w:val="00143325"/>
    <w:rsid w:val="00143520"/>
    <w:rsid w:val="00143C3F"/>
    <w:rsid w:val="00143D3A"/>
    <w:rsid w:val="0014409D"/>
    <w:rsid w:val="0014412E"/>
    <w:rsid w:val="001441C3"/>
    <w:rsid w:val="00144466"/>
    <w:rsid w:val="001447C8"/>
    <w:rsid w:val="00144EC0"/>
    <w:rsid w:val="001457F5"/>
    <w:rsid w:val="00145EB1"/>
    <w:rsid w:val="001461C7"/>
    <w:rsid w:val="00146A79"/>
    <w:rsid w:val="00146A88"/>
    <w:rsid w:val="001471CF"/>
    <w:rsid w:val="001471F8"/>
    <w:rsid w:val="00147375"/>
    <w:rsid w:val="00147377"/>
    <w:rsid w:val="0014752F"/>
    <w:rsid w:val="00147BA4"/>
    <w:rsid w:val="0015025B"/>
    <w:rsid w:val="001503DB"/>
    <w:rsid w:val="00150990"/>
    <w:rsid w:val="00151A30"/>
    <w:rsid w:val="00151F21"/>
    <w:rsid w:val="00152B81"/>
    <w:rsid w:val="00152CC8"/>
    <w:rsid w:val="00152DEF"/>
    <w:rsid w:val="00153BFC"/>
    <w:rsid w:val="00154702"/>
    <w:rsid w:val="0015498F"/>
    <w:rsid w:val="001563A6"/>
    <w:rsid w:val="00156EE1"/>
    <w:rsid w:val="00157B35"/>
    <w:rsid w:val="00157B9D"/>
    <w:rsid w:val="0016027C"/>
    <w:rsid w:val="00161000"/>
    <w:rsid w:val="0016132A"/>
    <w:rsid w:val="00161399"/>
    <w:rsid w:val="00161CB5"/>
    <w:rsid w:val="00161D4D"/>
    <w:rsid w:val="00161DE1"/>
    <w:rsid w:val="001624AD"/>
    <w:rsid w:val="001627C5"/>
    <w:rsid w:val="00162B02"/>
    <w:rsid w:val="001633FD"/>
    <w:rsid w:val="001639F3"/>
    <w:rsid w:val="001648E0"/>
    <w:rsid w:val="00164935"/>
    <w:rsid w:val="0016503D"/>
    <w:rsid w:val="0016587C"/>
    <w:rsid w:val="001658D1"/>
    <w:rsid w:val="0016591C"/>
    <w:rsid w:val="00165E3D"/>
    <w:rsid w:val="00166416"/>
    <w:rsid w:val="00166509"/>
    <w:rsid w:val="001667CA"/>
    <w:rsid w:val="001675D3"/>
    <w:rsid w:val="00167A72"/>
    <w:rsid w:val="0017147C"/>
    <w:rsid w:val="0017167E"/>
    <w:rsid w:val="00171E1E"/>
    <w:rsid w:val="001726B0"/>
    <w:rsid w:val="00172908"/>
    <w:rsid w:val="001731CD"/>
    <w:rsid w:val="00173682"/>
    <w:rsid w:val="00173BE2"/>
    <w:rsid w:val="00173E88"/>
    <w:rsid w:val="001741B1"/>
    <w:rsid w:val="001743BB"/>
    <w:rsid w:val="00175002"/>
    <w:rsid w:val="001751DB"/>
    <w:rsid w:val="00175A81"/>
    <w:rsid w:val="00175CFE"/>
    <w:rsid w:val="0017751A"/>
    <w:rsid w:val="001777D4"/>
    <w:rsid w:val="0018017D"/>
    <w:rsid w:val="00180D8B"/>
    <w:rsid w:val="0018102F"/>
    <w:rsid w:val="0018130C"/>
    <w:rsid w:val="00181365"/>
    <w:rsid w:val="00181B2B"/>
    <w:rsid w:val="00181EB2"/>
    <w:rsid w:val="00182982"/>
    <w:rsid w:val="00182C0C"/>
    <w:rsid w:val="00182E42"/>
    <w:rsid w:val="00182E4A"/>
    <w:rsid w:val="0018316E"/>
    <w:rsid w:val="00183265"/>
    <w:rsid w:val="001833EF"/>
    <w:rsid w:val="001834ED"/>
    <w:rsid w:val="00184876"/>
    <w:rsid w:val="001849BB"/>
    <w:rsid w:val="00184CF0"/>
    <w:rsid w:val="00184DF9"/>
    <w:rsid w:val="0018532D"/>
    <w:rsid w:val="0018584B"/>
    <w:rsid w:val="00185A35"/>
    <w:rsid w:val="00185BD3"/>
    <w:rsid w:val="00185CBC"/>
    <w:rsid w:val="001860A6"/>
    <w:rsid w:val="0018620F"/>
    <w:rsid w:val="00186739"/>
    <w:rsid w:val="00186A3D"/>
    <w:rsid w:val="0018719B"/>
    <w:rsid w:val="00187223"/>
    <w:rsid w:val="00187858"/>
    <w:rsid w:val="0019005F"/>
    <w:rsid w:val="001902E3"/>
    <w:rsid w:val="00190B17"/>
    <w:rsid w:val="00190B9B"/>
    <w:rsid w:val="0019162B"/>
    <w:rsid w:val="00191954"/>
    <w:rsid w:val="001919C4"/>
    <w:rsid w:val="00191D81"/>
    <w:rsid w:val="0019216E"/>
    <w:rsid w:val="001921D4"/>
    <w:rsid w:val="0019295C"/>
    <w:rsid w:val="001929B8"/>
    <w:rsid w:val="00192AB3"/>
    <w:rsid w:val="00192D39"/>
    <w:rsid w:val="00192E84"/>
    <w:rsid w:val="00194150"/>
    <w:rsid w:val="001945B2"/>
    <w:rsid w:val="001947DD"/>
    <w:rsid w:val="00194A09"/>
    <w:rsid w:val="00194AA2"/>
    <w:rsid w:val="00194BF6"/>
    <w:rsid w:val="00194E09"/>
    <w:rsid w:val="0019581E"/>
    <w:rsid w:val="00195B6A"/>
    <w:rsid w:val="00195BF5"/>
    <w:rsid w:val="001966F5"/>
    <w:rsid w:val="00196AC5"/>
    <w:rsid w:val="00197753"/>
    <w:rsid w:val="00197850"/>
    <w:rsid w:val="00197BEE"/>
    <w:rsid w:val="001A0D27"/>
    <w:rsid w:val="001A0D61"/>
    <w:rsid w:val="001A10FB"/>
    <w:rsid w:val="001A115B"/>
    <w:rsid w:val="001A1B50"/>
    <w:rsid w:val="001A2334"/>
    <w:rsid w:val="001A2C36"/>
    <w:rsid w:val="001A3026"/>
    <w:rsid w:val="001A3153"/>
    <w:rsid w:val="001A39C0"/>
    <w:rsid w:val="001A3F42"/>
    <w:rsid w:val="001A3FFE"/>
    <w:rsid w:val="001A41CB"/>
    <w:rsid w:val="001A44F2"/>
    <w:rsid w:val="001A5514"/>
    <w:rsid w:val="001A55EA"/>
    <w:rsid w:val="001A576B"/>
    <w:rsid w:val="001A5E53"/>
    <w:rsid w:val="001A5F5D"/>
    <w:rsid w:val="001A7629"/>
    <w:rsid w:val="001A77EF"/>
    <w:rsid w:val="001B06A2"/>
    <w:rsid w:val="001B06B5"/>
    <w:rsid w:val="001B09D1"/>
    <w:rsid w:val="001B0F83"/>
    <w:rsid w:val="001B1791"/>
    <w:rsid w:val="001B1D46"/>
    <w:rsid w:val="001B3076"/>
    <w:rsid w:val="001B3DAA"/>
    <w:rsid w:val="001B4134"/>
    <w:rsid w:val="001B4240"/>
    <w:rsid w:val="001B501F"/>
    <w:rsid w:val="001B50B9"/>
    <w:rsid w:val="001B5513"/>
    <w:rsid w:val="001B5D54"/>
    <w:rsid w:val="001B5EE0"/>
    <w:rsid w:val="001B6933"/>
    <w:rsid w:val="001B703A"/>
    <w:rsid w:val="001B7081"/>
    <w:rsid w:val="001B7242"/>
    <w:rsid w:val="001B7ABF"/>
    <w:rsid w:val="001B7D4B"/>
    <w:rsid w:val="001B7E9F"/>
    <w:rsid w:val="001C080F"/>
    <w:rsid w:val="001C0F5B"/>
    <w:rsid w:val="001C100E"/>
    <w:rsid w:val="001C194A"/>
    <w:rsid w:val="001C1C90"/>
    <w:rsid w:val="001C2010"/>
    <w:rsid w:val="001C20E5"/>
    <w:rsid w:val="001C2974"/>
    <w:rsid w:val="001C2B1A"/>
    <w:rsid w:val="001C3209"/>
    <w:rsid w:val="001C3581"/>
    <w:rsid w:val="001C35C3"/>
    <w:rsid w:val="001C370B"/>
    <w:rsid w:val="001C3949"/>
    <w:rsid w:val="001C3DEF"/>
    <w:rsid w:val="001C4316"/>
    <w:rsid w:val="001C4573"/>
    <w:rsid w:val="001C4E9A"/>
    <w:rsid w:val="001C4EB7"/>
    <w:rsid w:val="001C5055"/>
    <w:rsid w:val="001C5500"/>
    <w:rsid w:val="001C646B"/>
    <w:rsid w:val="001C6731"/>
    <w:rsid w:val="001C68DA"/>
    <w:rsid w:val="001C6980"/>
    <w:rsid w:val="001C69B5"/>
    <w:rsid w:val="001C6E17"/>
    <w:rsid w:val="001C754B"/>
    <w:rsid w:val="001C75DE"/>
    <w:rsid w:val="001C772C"/>
    <w:rsid w:val="001D0421"/>
    <w:rsid w:val="001D0CDF"/>
    <w:rsid w:val="001D13F9"/>
    <w:rsid w:val="001D1695"/>
    <w:rsid w:val="001D1B69"/>
    <w:rsid w:val="001D1C59"/>
    <w:rsid w:val="001D1C5C"/>
    <w:rsid w:val="001D1DB9"/>
    <w:rsid w:val="001D2737"/>
    <w:rsid w:val="001D29AB"/>
    <w:rsid w:val="001D2BDC"/>
    <w:rsid w:val="001D3A56"/>
    <w:rsid w:val="001D3D4D"/>
    <w:rsid w:val="001D3ED4"/>
    <w:rsid w:val="001D40BF"/>
    <w:rsid w:val="001D44C7"/>
    <w:rsid w:val="001D4BA6"/>
    <w:rsid w:val="001D4D5D"/>
    <w:rsid w:val="001D5729"/>
    <w:rsid w:val="001D5DEA"/>
    <w:rsid w:val="001D6174"/>
    <w:rsid w:val="001D66A2"/>
    <w:rsid w:val="001D6939"/>
    <w:rsid w:val="001D6B2B"/>
    <w:rsid w:val="001D6B2C"/>
    <w:rsid w:val="001D6BD7"/>
    <w:rsid w:val="001D7379"/>
    <w:rsid w:val="001D7460"/>
    <w:rsid w:val="001D7BCE"/>
    <w:rsid w:val="001E0B82"/>
    <w:rsid w:val="001E11A4"/>
    <w:rsid w:val="001E13F8"/>
    <w:rsid w:val="001E155F"/>
    <w:rsid w:val="001E1C7F"/>
    <w:rsid w:val="001E1E9E"/>
    <w:rsid w:val="001E2590"/>
    <w:rsid w:val="001E2CA0"/>
    <w:rsid w:val="001E2EB1"/>
    <w:rsid w:val="001E325D"/>
    <w:rsid w:val="001E364E"/>
    <w:rsid w:val="001E3BE3"/>
    <w:rsid w:val="001E3DEA"/>
    <w:rsid w:val="001E4501"/>
    <w:rsid w:val="001E4637"/>
    <w:rsid w:val="001E46DD"/>
    <w:rsid w:val="001E507A"/>
    <w:rsid w:val="001E5253"/>
    <w:rsid w:val="001E5368"/>
    <w:rsid w:val="001E5448"/>
    <w:rsid w:val="001E6D7B"/>
    <w:rsid w:val="001E71EA"/>
    <w:rsid w:val="001E76E6"/>
    <w:rsid w:val="001E7869"/>
    <w:rsid w:val="001E79EE"/>
    <w:rsid w:val="001E7F15"/>
    <w:rsid w:val="001F023B"/>
    <w:rsid w:val="001F0A88"/>
    <w:rsid w:val="001F0C85"/>
    <w:rsid w:val="001F1750"/>
    <w:rsid w:val="001F1BD2"/>
    <w:rsid w:val="001F1D34"/>
    <w:rsid w:val="001F2327"/>
    <w:rsid w:val="001F2883"/>
    <w:rsid w:val="001F346C"/>
    <w:rsid w:val="001F3A3C"/>
    <w:rsid w:val="001F3C82"/>
    <w:rsid w:val="001F42C4"/>
    <w:rsid w:val="001F4EA2"/>
    <w:rsid w:val="001F51E0"/>
    <w:rsid w:val="001F52E3"/>
    <w:rsid w:val="001F53A6"/>
    <w:rsid w:val="001F5883"/>
    <w:rsid w:val="001F5B7C"/>
    <w:rsid w:val="001F5B9A"/>
    <w:rsid w:val="001F62C1"/>
    <w:rsid w:val="001F63B9"/>
    <w:rsid w:val="001F6514"/>
    <w:rsid w:val="001F6921"/>
    <w:rsid w:val="001F6B2C"/>
    <w:rsid w:val="001F7231"/>
    <w:rsid w:val="001F7D6E"/>
    <w:rsid w:val="001F7DB0"/>
    <w:rsid w:val="002008B6"/>
    <w:rsid w:val="00200958"/>
    <w:rsid w:val="00200AE2"/>
    <w:rsid w:val="00200FC1"/>
    <w:rsid w:val="002011FA"/>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4FD8"/>
    <w:rsid w:val="00206021"/>
    <w:rsid w:val="00206A4E"/>
    <w:rsid w:val="00206C16"/>
    <w:rsid w:val="00206D2A"/>
    <w:rsid w:val="00207003"/>
    <w:rsid w:val="002079A8"/>
    <w:rsid w:val="00210612"/>
    <w:rsid w:val="0021152C"/>
    <w:rsid w:val="00211940"/>
    <w:rsid w:val="00211BBB"/>
    <w:rsid w:val="00211F61"/>
    <w:rsid w:val="002124A7"/>
    <w:rsid w:val="00212E52"/>
    <w:rsid w:val="0021300D"/>
    <w:rsid w:val="00213440"/>
    <w:rsid w:val="00213513"/>
    <w:rsid w:val="002146A4"/>
    <w:rsid w:val="00214CAF"/>
    <w:rsid w:val="00214F28"/>
    <w:rsid w:val="00215495"/>
    <w:rsid w:val="0021554F"/>
    <w:rsid w:val="00216695"/>
    <w:rsid w:val="00216DD8"/>
    <w:rsid w:val="00217669"/>
    <w:rsid w:val="00217AFA"/>
    <w:rsid w:val="00217C63"/>
    <w:rsid w:val="00217D51"/>
    <w:rsid w:val="0022038B"/>
    <w:rsid w:val="00220415"/>
    <w:rsid w:val="0022136C"/>
    <w:rsid w:val="0022166C"/>
    <w:rsid w:val="002217B8"/>
    <w:rsid w:val="0022223D"/>
    <w:rsid w:val="002223B8"/>
    <w:rsid w:val="002223DC"/>
    <w:rsid w:val="002225C1"/>
    <w:rsid w:val="0022287C"/>
    <w:rsid w:val="0022331D"/>
    <w:rsid w:val="0022350A"/>
    <w:rsid w:val="002236C5"/>
    <w:rsid w:val="00223C7A"/>
    <w:rsid w:val="00223CAA"/>
    <w:rsid w:val="00224351"/>
    <w:rsid w:val="0022478C"/>
    <w:rsid w:val="00224A79"/>
    <w:rsid w:val="00224C3C"/>
    <w:rsid w:val="00224EC5"/>
    <w:rsid w:val="00225095"/>
    <w:rsid w:val="00225833"/>
    <w:rsid w:val="00225BB8"/>
    <w:rsid w:val="00225D9A"/>
    <w:rsid w:val="00226002"/>
    <w:rsid w:val="002262D1"/>
    <w:rsid w:val="00226452"/>
    <w:rsid w:val="002267F1"/>
    <w:rsid w:val="00226BF0"/>
    <w:rsid w:val="00226D5F"/>
    <w:rsid w:val="00226D88"/>
    <w:rsid w:val="00226FD4"/>
    <w:rsid w:val="00227339"/>
    <w:rsid w:val="002275D2"/>
    <w:rsid w:val="00230363"/>
    <w:rsid w:val="00230583"/>
    <w:rsid w:val="00230A5B"/>
    <w:rsid w:val="002311B7"/>
    <w:rsid w:val="0023169B"/>
    <w:rsid w:val="00232085"/>
    <w:rsid w:val="002321A7"/>
    <w:rsid w:val="0023220E"/>
    <w:rsid w:val="002322DC"/>
    <w:rsid w:val="0023318A"/>
    <w:rsid w:val="00233848"/>
    <w:rsid w:val="00234648"/>
    <w:rsid w:val="00235210"/>
    <w:rsid w:val="00235229"/>
    <w:rsid w:val="0023595C"/>
    <w:rsid w:val="00236598"/>
    <w:rsid w:val="00236682"/>
    <w:rsid w:val="002366B3"/>
    <w:rsid w:val="002366BB"/>
    <w:rsid w:val="0023676B"/>
    <w:rsid w:val="00236C38"/>
    <w:rsid w:val="00236D52"/>
    <w:rsid w:val="00237174"/>
    <w:rsid w:val="00237B5B"/>
    <w:rsid w:val="00240275"/>
    <w:rsid w:val="00241254"/>
    <w:rsid w:val="00241661"/>
    <w:rsid w:val="00243D35"/>
    <w:rsid w:val="00243F2B"/>
    <w:rsid w:val="00244185"/>
    <w:rsid w:val="00244216"/>
    <w:rsid w:val="002442AD"/>
    <w:rsid w:val="00244596"/>
    <w:rsid w:val="00244691"/>
    <w:rsid w:val="0024485D"/>
    <w:rsid w:val="00245A01"/>
    <w:rsid w:val="00245CA2"/>
    <w:rsid w:val="00245E27"/>
    <w:rsid w:val="002467B2"/>
    <w:rsid w:val="00246B64"/>
    <w:rsid w:val="0024705F"/>
    <w:rsid w:val="002472DE"/>
    <w:rsid w:val="0024766A"/>
    <w:rsid w:val="002505F8"/>
    <w:rsid w:val="00250695"/>
    <w:rsid w:val="00250B13"/>
    <w:rsid w:val="00250E77"/>
    <w:rsid w:val="00250FC7"/>
    <w:rsid w:val="00251FF2"/>
    <w:rsid w:val="00252442"/>
    <w:rsid w:val="00252708"/>
    <w:rsid w:val="00252BB9"/>
    <w:rsid w:val="00252C40"/>
    <w:rsid w:val="002534F0"/>
    <w:rsid w:val="00253DDA"/>
    <w:rsid w:val="002543DE"/>
    <w:rsid w:val="0025494C"/>
    <w:rsid w:val="00254995"/>
    <w:rsid w:val="00254CE0"/>
    <w:rsid w:val="0025555C"/>
    <w:rsid w:val="002555BF"/>
    <w:rsid w:val="00256337"/>
    <w:rsid w:val="00256364"/>
    <w:rsid w:val="002572B6"/>
    <w:rsid w:val="00257339"/>
    <w:rsid w:val="002577B2"/>
    <w:rsid w:val="00257ADA"/>
    <w:rsid w:val="002602FF"/>
    <w:rsid w:val="002604EB"/>
    <w:rsid w:val="002604F8"/>
    <w:rsid w:val="0026072F"/>
    <w:rsid w:val="002607CA"/>
    <w:rsid w:val="0026081D"/>
    <w:rsid w:val="002608D1"/>
    <w:rsid w:val="0026092E"/>
    <w:rsid w:val="00260D2E"/>
    <w:rsid w:val="00261053"/>
    <w:rsid w:val="00261C5D"/>
    <w:rsid w:val="00261E78"/>
    <w:rsid w:val="002622A2"/>
    <w:rsid w:val="002625CC"/>
    <w:rsid w:val="00264460"/>
    <w:rsid w:val="0026451D"/>
    <w:rsid w:val="002646C7"/>
    <w:rsid w:val="002649A2"/>
    <w:rsid w:val="00264D3F"/>
    <w:rsid w:val="002650D4"/>
    <w:rsid w:val="002663F4"/>
    <w:rsid w:val="00266960"/>
    <w:rsid w:val="00266AD1"/>
    <w:rsid w:val="00266CB1"/>
    <w:rsid w:val="00266D42"/>
    <w:rsid w:val="00266F84"/>
    <w:rsid w:val="00267335"/>
    <w:rsid w:val="00270337"/>
    <w:rsid w:val="002708A5"/>
    <w:rsid w:val="00270B13"/>
    <w:rsid w:val="00270DFC"/>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74F"/>
    <w:rsid w:val="00276913"/>
    <w:rsid w:val="00276D6C"/>
    <w:rsid w:val="00276E7E"/>
    <w:rsid w:val="00277995"/>
    <w:rsid w:val="00280571"/>
    <w:rsid w:val="00281139"/>
    <w:rsid w:val="002813AF"/>
    <w:rsid w:val="0028195B"/>
    <w:rsid w:val="00281D2C"/>
    <w:rsid w:val="00281FD2"/>
    <w:rsid w:val="00282963"/>
    <w:rsid w:val="00282C58"/>
    <w:rsid w:val="00282DD2"/>
    <w:rsid w:val="002837CA"/>
    <w:rsid w:val="00283B07"/>
    <w:rsid w:val="002840CA"/>
    <w:rsid w:val="002843EA"/>
    <w:rsid w:val="002858E7"/>
    <w:rsid w:val="00285AB4"/>
    <w:rsid w:val="002860EB"/>
    <w:rsid w:val="002861B6"/>
    <w:rsid w:val="002861E0"/>
    <w:rsid w:val="002867AF"/>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86B"/>
    <w:rsid w:val="00294B62"/>
    <w:rsid w:val="00294C7D"/>
    <w:rsid w:val="00294FD7"/>
    <w:rsid w:val="0029510B"/>
    <w:rsid w:val="00295EDD"/>
    <w:rsid w:val="002961DC"/>
    <w:rsid w:val="00296410"/>
    <w:rsid w:val="002967A4"/>
    <w:rsid w:val="00296E5A"/>
    <w:rsid w:val="002971C8"/>
    <w:rsid w:val="0029770B"/>
    <w:rsid w:val="0029775D"/>
    <w:rsid w:val="00297A41"/>
    <w:rsid w:val="002A0365"/>
    <w:rsid w:val="002A0F3C"/>
    <w:rsid w:val="002A112C"/>
    <w:rsid w:val="002A1146"/>
    <w:rsid w:val="002A25C3"/>
    <w:rsid w:val="002A2FFC"/>
    <w:rsid w:val="002A34FD"/>
    <w:rsid w:val="002A3516"/>
    <w:rsid w:val="002A3A54"/>
    <w:rsid w:val="002A3DA1"/>
    <w:rsid w:val="002A3DCC"/>
    <w:rsid w:val="002A3EF5"/>
    <w:rsid w:val="002A4166"/>
    <w:rsid w:val="002A4749"/>
    <w:rsid w:val="002A4D44"/>
    <w:rsid w:val="002A5611"/>
    <w:rsid w:val="002A5BB4"/>
    <w:rsid w:val="002A5E00"/>
    <w:rsid w:val="002A63B5"/>
    <w:rsid w:val="002A69B5"/>
    <w:rsid w:val="002A6D1F"/>
    <w:rsid w:val="002A6DE9"/>
    <w:rsid w:val="002A7374"/>
    <w:rsid w:val="002A7477"/>
    <w:rsid w:val="002A7753"/>
    <w:rsid w:val="002B076A"/>
    <w:rsid w:val="002B0A41"/>
    <w:rsid w:val="002B0C22"/>
    <w:rsid w:val="002B0CAE"/>
    <w:rsid w:val="002B130F"/>
    <w:rsid w:val="002B16F6"/>
    <w:rsid w:val="002B1A96"/>
    <w:rsid w:val="002B1AEC"/>
    <w:rsid w:val="002B1F20"/>
    <w:rsid w:val="002B2DDE"/>
    <w:rsid w:val="002B3054"/>
    <w:rsid w:val="002B3665"/>
    <w:rsid w:val="002B3B5F"/>
    <w:rsid w:val="002B4005"/>
    <w:rsid w:val="002B42D7"/>
    <w:rsid w:val="002B47B3"/>
    <w:rsid w:val="002B4DC4"/>
    <w:rsid w:val="002B58E3"/>
    <w:rsid w:val="002B5B01"/>
    <w:rsid w:val="002B5D28"/>
    <w:rsid w:val="002B6225"/>
    <w:rsid w:val="002B64A7"/>
    <w:rsid w:val="002B6565"/>
    <w:rsid w:val="002B6E40"/>
    <w:rsid w:val="002B7938"/>
    <w:rsid w:val="002B7DE4"/>
    <w:rsid w:val="002C1D26"/>
    <w:rsid w:val="002C2238"/>
    <w:rsid w:val="002C24B5"/>
    <w:rsid w:val="002C29E2"/>
    <w:rsid w:val="002C39BD"/>
    <w:rsid w:val="002C3E39"/>
    <w:rsid w:val="002C42FF"/>
    <w:rsid w:val="002C4309"/>
    <w:rsid w:val="002C47D4"/>
    <w:rsid w:val="002C541D"/>
    <w:rsid w:val="002C549D"/>
    <w:rsid w:val="002C560A"/>
    <w:rsid w:val="002C5797"/>
    <w:rsid w:val="002C58EF"/>
    <w:rsid w:val="002C6BE9"/>
    <w:rsid w:val="002C6C26"/>
    <w:rsid w:val="002C6EC2"/>
    <w:rsid w:val="002C7743"/>
    <w:rsid w:val="002C7C59"/>
    <w:rsid w:val="002D0013"/>
    <w:rsid w:val="002D03AF"/>
    <w:rsid w:val="002D0683"/>
    <w:rsid w:val="002D07DC"/>
    <w:rsid w:val="002D0ADD"/>
    <w:rsid w:val="002D1756"/>
    <w:rsid w:val="002D1B68"/>
    <w:rsid w:val="002D1C42"/>
    <w:rsid w:val="002D1C95"/>
    <w:rsid w:val="002D1D32"/>
    <w:rsid w:val="002D223D"/>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6DEF"/>
    <w:rsid w:val="002D71E7"/>
    <w:rsid w:val="002D7723"/>
    <w:rsid w:val="002D79A5"/>
    <w:rsid w:val="002E0B2D"/>
    <w:rsid w:val="002E1246"/>
    <w:rsid w:val="002E1494"/>
    <w:rsid w:val="002E16A0"/>
    <w:rsid w:val="002E1C2D"/>
    <w:rsid w:val="002E1F7C"/>
    <w:rsid w:val="002E25FA"/>
    <w:rsid w:val="002E2872"/>
    <w:rsid w:val="002E2D21"/>
    <w:rsid w:val="002E2F5E"/>
    <w:rsid w:val="002E2F77"/>
    <w:rsid w:val="002E32A4"/>
    <w:rsid w:val="002E35F2"/>
    <w:rsid w:val="002E363E"/>
    <w:rsid w:val="002E36F6"/>
    <w:rsid w:val="002E37FE"/>
    <w:rsid w:val="002E3FE4"/>
    <w:rsid w:val="002E43D2"/>
    <w:rsid w:val="002E4456"/>
    <w:rsid w:val="002E4492"/>
    <w:rsid w:val="002E4BC7"/>
    <w:rsid w:val="002E5042"/>
    <w:rsid w:val="002E5213"/>
    <w:rsid w:val="002E5611"/>
    <w:rsid w:val="002E5BDB"/>
    <w:rsid w:val="002E5ED9"/>
    <w:rsid w:val="002E5F01"/>
    <w:rsid w:val="002E65D0"/>
    <w:rsid w:val="002E68EC"/>
    <w:rsid w:val="002E6A3C"/>
    <w:rsid w:val="002E7799"/>
    <w:rsid w:val="002E7AD5"/>
    <w:rsid w:val="002E7C91"/>
    <w:rsid w:val="002E7DBF"/>
    <w:rsid w:val="002F05AB"/>
    <w:rsid w:val="002F0D57"/>
    <w:rsid w:val="002F19EF"/>
    <w:rsid w:val="002F2138"/>
    <w:rsid w:val="002F23F4"/>
    <w:rsid w:val="002F3285"/>
    <w:rsid w:val="002F3DF8"/>
    <w:rsid w:val="002F400D"/>
    <w:rsid w:val="002F409E"/>
    <w:rsid w:val="002F43B3"/>
    <w:rsid w:val="002F4528"/>
    <w:rsid w:val="002F4BF5"/>
    <w:rsid w:val="002F5505"/>
    <w:rsid w:val="002F653F"/>
    <w:rsid w:val="002F673F"/>
    <w:rsid w:val="002F6943"/>
    <w:rsid w:val="002F714B"/>
    <w:rsid w:val="002F7904"/>
    <w:rsid w:val="002F7C64"/>
    <w:rsid w:val="00300190"/>
    <w:rsid w:val="003006BB"/>
    <w:rsid w:val="00300900"/>
    <w:rsid w:val="00300DAE"/>
    <w:rsid w:val="00301E92"/>
    <w:rsid w:val="0030229C"/>
    <w:rsid w:val="00302976"/>
    <w:rsid w:val="0030314C"/>
    <w:rsid w:val="003034C6"/>
    <w:rsid w:val="00303544"/>
    <w:rsid w:val="00303575"/>
    <w:rsid w:val="00303651"/>
    <w:rsid w:val="00303A88"/>
    <w:rsid w:val="003046F2"/>
    <w:rsid w:val="00304A09"/>
    <w:rsid w:val="00304A59"/>
    <w:rsid w:val="003055C6"/>
    <w:rsid w:val="003058FB"/>
    <w:rsid w:val="00305BFB"/>
    <w:rsid w:val="00305E4B"/>
    <w:rsid w:val="00305F49"/>
    <w:rsid w:val="00307275"/>
    <w:rsid w:val="00307FEE"/>
    <w:rsid w:val="0031009E"/>
    <w:rsid w:val="00310909"/>
    <w:rsid w:val="00310DA6"/>
    <w:rsid w:val="003111F2"/>
    <w:rsid w:val="00311989"/>
    <w:rsid w:val="003120E9"/>
    <w:rsid w:val="00312426"/>
    <w:rsid w:val="00312935"/>
    <w:rsid w:val="00312BA1"/>
    <w:rsid w:val="00312F42"/>
    <w:rsid w:val="0031359A"/>
    <w:rsid w:val="0031362F"/>
    <w:rsid w:val="00313A96"/>
    <w:rsid w:val="00313E55"/>
    <w:rsid w:val="003143D3"/>
    <w:rsid w:val="003153CA"/>
    <w:rsid w:val="0031567A"/>
    <w:rsid w:val="00316600"/>
    <w:rsid w:val="0031666A"/>
    <w:rsid w:val="003167D3"/>
    <w:rsid w:val="00316965"/>
    <w:rsid w:val="0031715D"/>
    <w:rsid w:val="003173B5"/>
    <w:rsid w:val="003179DD"/>
    <w:rsid w:val="00317EB8"/>
    <w:rsid w:val="003206CA"/>
    <w:rsid w:val="00320793"/>
    <w:rsid w:val="003207F4"/>
    <w:rsid w:val="003214AB"/>
    <w:rsid w:val="0032181D"/>
    <w:rsid w:val="00321BAC"/>
    <w:rsid w:val="00321BEF"/>
    <w:rsid w:val="00321F5C"/>
    <w:rsid w:val="0032207A"/>
    <w:rsid w:val="0032264F"/>
    <w:rsid w:val="0032272D"/>
    <w:rsid w:val="0032354C"/>
    <w:rsid w:val="00323A00"/>
    <w:rsid w:val="00323E62"/>
    <w:rsid w:val="00324F67"/>
    <w:rsid w:val="00324FC5"/>
    <w:rsid w:val="00325B5F"/>
    <w:rsid w:val="00325E8B"/>
    <w:rsid w:val="00325F7A"/>
    <w:rsid w:val="003266E4"/>
    <w:rsid w:val="003267E3"/>
    <w:rsid w:val="00326B32"/>
    <w:rsid w:val="00326F4B"/>
    <w:rsid w:val="0032754E"/>
    <w:rsid w:val="00327E5C"/>
    <w:rsid w:val="00331970"/>
    <w:rsid w:val="00331AAC"/>
    <w:rsid w:val="00331E35"/>
    <w:rsid w:val="00332029"/>
    <w:rsid w:val="003322EC"/>
    <w:rsid w:val="00332495"/>
    <w:rsid w:val="003324F4"/>
    <w:rsid w:val="00332B43"/>
    <w:rsid w:val="00333469"/>
    <w:rsid w:val="0033353E"/>
    <w:rsid w:val="00333885"/>
    <w:rsid w:val="00333923"/>
    <w:rsid w:val="00333E7A"/>
    <w:rsid w:val="00333EA5"/>
    <w:rsid w:val="00334A4F"/>
    <w:rsid w:val="00334B06"/>
    <w:rsid w:val="003351A7"/>
    <w:rsid w:val="00335C71"/>
    <w:rsid w:val="00335D7D"/>
    <w:rsid w:val="00335ED8"/>
    <w:rsid w:val="00335FA7"/>
    <w:rsid w:val="00336BEB"/>
    <w:rsid w:val="0033708B"/>
    <w:rsid w:val="00337485"/>
    <w:rsid w:val="003374EB"/>
    <w:rsid w:val="00337629"/>
    <w:rsid w:val="003377C0"/>
    <w:rsid w:val="00337AD4"/>
    <w:rsid w:val="00340D4E"/>
    <w:rsid w:val="0034238C"/>
    <w:rsid w:val="003424FF"/>
    <w:rsid w:val="00342671"/>
    <w:rsid w:val="00342E31"/>
    <w:rsid w:val="0034328D"/>
    <w:rsid w:val="00343A0A"/>
    <w:rsid w:val="0034427C"/>
    <w:rsid w:val="0034428A"/>
    <w:rsid w:val="003444A3"/>
    <w:rsid w:val="0034490D"/>
    <w:rsid w:val="00344C51"/>
    <w:rsid w:val="0034527D"/>
    <w:rsid w:val="003454B6"/>
    <w:rsid w:val="00345701"/>
    <w:rsid w:val="003460BD"/>
    <w:rsid w:val="00346CF0"/>
    <w:rsid w:val="00346F2B"/>
    <w:rsid w:val="00347ECD"/>
    <w:rsid w:val="00347F40"/>
    <w:rsid w:val="00350F24"/>
    <w:rsid w:val="00351290"/>
    <w:rsid w:val="003523BA"/>
    <w:rsid w:val="003525EF"/>
    <w:rsid w:val="00354022"/>
    <w:rsid w:val="00354132"/>
    <w:rsid w:val="0035491A"/>
    <w:rsid w:val="003549C6"/>
    <w:rsid w:val="00354D6A"/>
    <w:rsid w:val="00354D80"/>
    <w:rsid w:val="003559FB"/>
    <w:rsid w:val="003560AF"/>
    <w:rsid w:val="00357155"/>
    <w:rsid w:val="003575D5"/>
    <w:rsid w:val="00360E0A"/>
    <w:rsid w:val="003613B4"/>
    <w:rsid w:val="003613D0"/>
    <w:rsid w:val="00361957"/>
    <w:rsid w:val="00361A77"/>
    <w:rsid w:val="00361B47"/>
    <w:rsid w:val="00361B50"/>
    <w:rsid w:val="00361DF5"/>
    <w:rsid w:val="003622A1"/>
    <w:rsid w:val="0036234F"/>
    <w:rsid w:val="0036255D"/>
    <w:rsid w:val="003626E1"/>
    <w:rsid w:val="0036272A"/>
    <w:rsid w:val="00362D07"/>
    <w:rsid w:val="00362EE2"/>
    <w:rsid w:val="003636C5"/>
    <w:rsid w:val="00363F78"/>
    <w:rsid w:val="0036461E"/>
    <w:rsid w:val="00364F61"/>
    <w:rsid w:val="003658A6"/>
    <w:rsid w:val="003661B7"/>
    <w:rsid w:val="00366830"/>
    <w:rsid w:val="003669CD"/>
    <w:rsid w:val="0036700C"/>
    <w:rsid w:val="00367040"/>
    <w:rsid w:val="0036761E"/>
    <w:rsid w:val="0036783A"/>
    <w:rsid w:val="003678AB"/>
    <w:rsid w:val="00367ABE"/>
    <w:rsid w:val="00367F85"/>
    <w:rsid w:val="003703ED"/>
    <w:rsid w:val="00370C69"/>
    <w:rsid w:val="0037252C"/>
    <w:rsid w:val="0037292C"/>
    <w:rsid w:val="00372F9D"/>
    <w:rsid w:val="003732AE"/>
    <w:rsid w:val="0037351F"/>
    <w:rsid w:val="00373550"/>
    <w:rsid w:val="00373E8E"/>
    <w:rsid w:val="00374352"/>
    <w:rsid w:val="00374653"/>
    <w:rsid w:val="0037499A"/>
    <w:rsid w:val="003749CE"/>
    <w:rsid w:val="00374A0D"/>
    <w:rsid w:val="00374FC1"/>
    <w:rsid w:val="0037528F"/>
    <w:rsid w:val="0037569A"/>
    <w:rsid w:val="00376814"/>
    <w:rsid w:val="003769C1"/>
    <w:rsid w:val="00376DC8"/>
    <w:rsid w:val="00377055"/>
    <w:rsid w:val="00377A53"/>
    <w:rsid w:val="00377C95"/>
    <w:rsid w:val="003800BB"/>
    <w:rsid w:val="00380592"/>
    <w:rsid w:val="0038104A"/>
    <w:rsid w:val="00381626"/>
    <w:rsid w:val="003816C1"/>
    <w:rsid w:val="00381C45"/>
    <w:rsid w:val="00381E51"/>
    <w:rsid w:val="003820D3"/>
    <w:rsid w:val="00383996"/>
    <w:rsid w:val="00384371"/>
    <w:rsid w:val="00384C74"/>
    <w:rsid w:val="00385418"/>
    <w:rsid w:val="003856B5"/>
    <w:rsid w:val="003863A6"/>
    <w:rsid w:val="0038666D"/>
    <w:rsid w:val="00386E88"/>
    <w:rsid w:val="003873BE"/>
    <w:rsid w:val="003876F7"/>
    <w:rsid w:val="0038770F"/>
    <w:rsid w:val="00387847"/>
    <w:rsid w:val="003879FE"/>
    <w:rsid w:val="00387F6F"/>
    <w:rsid w:val="0039081F"/>
    <w:rsid w:val="0039084B"/>
    <w:rsid w:val="00390DF7"/>
    <w:rsid w:val="00390F78"/>
    <w:rsid w:val="00391318"/>
    <w:rsid w:val="0039282A"/>
    <w:rsid w:val="00392B1A"/>
    <w:rsid w:val="00392C6E"/>
    <w:rsid w:val="00392F52"/>
    <w:rsid w:val="00393379"/>
    <w:rsid w:val="0039341D"/>
    <w:rsid w:val="003936BE"/>
    <w:rsid w:val="00393A93"/>
    <w:rsid w:val="00393CD0"/>
    <w:rsid w:val="00394226"/>
    <w:rsid w:val="00394B16"/>
    <w:rsid w:val="00394D91"/>
    <w:rsid w:val="00395077"/>
    <w:rsid w:val="00395094"/>
    <w:rsid w:val="003954A5"/>
    <w:rsid w:val="00395865"/>
    <w:rsid w:val="00395E70"/>
    <w:rsid w:val="003961B0"/>
    <w:rsid w:val="0039651F"/>
    <w:rsid w:val="00396806"/>
    <w:rsid w:val="00396B70"/>
    <w:rsid w:val="00396DFE"/>
    <w:rsid w:val="00397245"/>
    <w:rsid w:val="00397483"/>
    <w:rsid w:val="00397AD8"/>
    <w:rsid w:val="00397C80"/>
    <w:rsid w:val="003A03BE"/>
    <w:rsid w:val="003A0665"/>
    <w:rsid w:val="003A077E"/>
    <w:rsid w:val="003A1218"/>
    <w:rsid w:val="003A1438"/>
    <w:rsid w:val="003A174C"/>
    <w:rsid w:val="003A18BB"/>
    <w:rsid w:val="003A19AC"/>
    <w:rsid w:val="003A272E"/>
    <w:rsid w:val="003A2B8C"/>
    <w:rsid w:val="003A34B4"/>
    <w:rsid w:val="003A3A36"/>
    <w:rsid w:val="003A3B5B"/>
    <w:rsid w:val="003A3EEF"/>
    <w:rsid w:val="003A42A3"/>
    <w:rsid w:val="003A46C7"/>
    <w:rsid w:val="003A485D"/>
    <w:rsid w:val="003A4ACC"/>
    <w:rsid w:val="003A51C4"/>
    <w:rsid w:val="003A57AA"/>
    <w:rsid w:val="003A5BA2"/>
    <w:rsid w:val="003A5E9D"/>
    <w:rsid w:val="003A5EB2"/>
    <w:rsid w:val="003A5F45"/>
    <w:rsid w:val="003A5F64"/>
    <w:rsid w:val="003A689D"/>
    <w:rsid w:val="003A6C1E"/>
    <w:rsid w:val="003A7A04"/>
    <w:rsid w:val="003A7F6F"/>
    <w:rsid w:val="003B0012"/>
    <w:rsid w:val="003B0AAF"/>
    <w:rsid w:val="003B0D48"/>
    <w:rsid w:val="003B1189"/>
    <w:rsid w:val="003B121A"/>
    <w:rsid w:val="003B1279"/>
    <w:rsid w:val="003B187F"/>
    <w:rsid w:val="003B1BC1"/>
    <w:rsid w:val="003B2C28"/>
    <w:rsid w:val="003B353C"/>
    <w:rsid w:val="003B3E62"/>
    <w:rsid w:val="003B413B"/>
    <w:rsid w:val="003B4275"/>
    <w:rsid w:val="003B4A39"/>
    <w:rsid w:val="003B4A88"/>
    <w:rsid w:val="003B5112"/>
    <w:rsid w:val="003B52BF"/>
    <w:rsid w:val="003B5CDC"/>
    <w:rsid w:val="003B5EA6"/>
    <w:rsid w:val="003B6D22"/>
    <w:rsid w:val="003B7867"/>
    <w:rsid w:val="003B7C3C"/>
    <w:rsid w:val="003B7F8E"/>
    <w:rsid w:val="003C017A"/>
    <w:rsid w:val="003C1049"/>
    <w:rsid w:val="003C23A6"/>
    <w:rsid w:val="003C23B9"/>
    <w:rsid w:val="003C3921"/>
    <w:rsid w:val="003C3D95"/>
    <w:rsid w:val="003C43B2"/>
    <w:rsid w:val="003C460A"/>
    <w:rsid w:val="003C49BD"/>
    <w:rsid w:val="003C4E8A"/>
    <w:rsid w:val="003C5557"/>
    <w:rsid w:val="003C5D1E"/>
    <w:rsid w:val="003C63AE"/>
    <w:rsid w:val="003C686A"/>
    <w:rsid w:val="003C6D5C"/>
    <w:rsid w:val="003C7603"/>
    <w:rsid w:val="003C76B9"/>
    <w:rsid w:val="003C7774"/>
    <w:rsid w:val="003D07D3"/>
    <w:rsid w:val="003D1372"/>
    <w:rsid w:val="003D13E6"/>
    <w:rsid w:val="003D1536"/>
    <w:rsid w:val="003D1907"/>
    <w:rsid w:val="003D1AA2"/>
    <w:rsid w:val="003D1AFF"/>
    <w:rsid w:val="003D24D8"/>
    <w:rsid w:val="003D394F"/>
    <w:rsid w:val="003D3ADB"/>
    <w:rsid w:val="003D40BF"/>
    <w:rsid w:val="003D43DF"/>
    <w:rsid w:val="003D457D"/>
    <w:rsid w:val="003D47AC"/>
    <w:rsid w:val="003D4B21"/>
    <w:rsid w:val="003D59D3"/>
    <w:rsid w:val="003D62CF"/>
    <w:rsid w:val="003D6B98"/>
    <w:rsid w:val="003D6C5C"/>
    <w:rsid w:val="003D6C61"/>
    <w:rsid w:val="003D6C8D"/>
    <w:rsid w:val="003D6D5A"/>
    <w:rsid w:val="003D70B1"/>
    <w:rsid w:val="003D73C6"/>
    <w:rsid w:val="003D7B89"/>
    <w:rsid w:val="003D7D8A"/>
    <w:rsid w:val="003E089C"/>
    <w:rsid w:val="003E0FD3"/>
    <w:rsid w:val="003E1984"/>
    <w:rsid w:val="003E211F"/>
    <w:rsid w:val="003E2587"/>
    <w:rsid w:val="003E2BE5"/>
    <w:rsid w:val="003E2E19"/>
    <w:rsid w:val="003E355D"/>
    <w:rsid w:val="003E3EC4"/>
    <w:rsid w:val="003E4400"/>
    <w:rsid w:val="003E45F8"/>
    <w:rsid w:val="003E49EA"/>
    <w:rsid w:val="003E5B86"/>
    <w:rsid w:val="003E5ED3"/>
    <w:rsid w:val="003E6846"/>
    <w:rsid w:val="003E7300"/>
    <w:rsid w:val="003E77CF"/>
    <w:rsid w:val="003F0B73"/>
    <w:rsid w:val="003F120A"/>
    <w:rsid w:val="003F1D07"/>
    <w:rsid w:val="003F1D6C"/>
    <w:rsid w:val="003F1F49"/>
    <w:rsid w:val="003F23D2"/>
    <w:rsid w:val="003F2494"/>
    <w:rsid w:val="003F296B"/>
    <w:rsid w:val="003F3476"/>
    <w:rsid w:val="003F35AE"/>
    <w:rsid w:val="003F3A8A"/>
    <w:rsid w:val="003F3FBD"/>
    <w:rsid w:val="003F4A05"/>
    <w:rsid w:val="003F4FC4"/>
    <w:rsid w:val="003F5869"/>
    <w:rsid w:val="003F58D4"/>
    <w:rsid w:val="003F5E2A"/>
    <w:rsid w:val="003F6004"/>
    <w:rsid w:val="003F6474"/>
    <w:rsid w:val="003F7B5B"/>
    <w:rsid w:val="0040109D"/>
    <w:rsid w:val="0040109F"/>
    <w:rsid w:val="0040159E"/>
    <w:rsid w:val="004019AE"/>
    <w:rsid w:val="00401A73"/>
    <w:rsid w:val="004026E5"/>
    <w:rsid w:val="004027CE"/>
    <w:rsid w:val="004027F6"/>
    <w:rsid w:val="0040317A"/>
    <w:rsid w:val="00404582"/>
    <w:rsid w:val="00404801"/>
    <w:rsid w:val="004052EB"/>
    <w:rsid w:val="004055A0"/>
    <w:rsid w:val="00405D21"/>
    <w:rsid w:val="00406314"/>
    <w:rsid w:val="00407A02"/>
    <w:rsid w:val="00407B57"/>
    <w:rsid w:val="00410041"/>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4F2F"/>
    <w:rsid w:val="00415060"/>
    <w:rsid w:val="00415823"/>
    <w:rsid w:val="00415AD7"/>
    <w:rsid w:val="00415E1F"/>
    <w:rsid w:val="00415EC5"/>
    <w:rsid w:val="004163C6"/>
    <w:rsid w:val="00416E33"/>
    <w:rsid w:val="00416EC6"/>
    <w:rsid w:val="004171B1"/>
    <w:rsid w:val="0041740F"/>
    <w:rsid w:val="00417631"/>
    <w:rsid w:val="00417957"/>
    <w:rsid w:val="004208E6"/>
    <w:rsid w:val="00420C48"/>
    <w:rsid w:val="00420EB2"/>
    <w:rsid w:val="00421034"/>
    <w:rsid w:val="00421273"/>
    <w:rsid w:val="004214FC"/>
    <w:rsid w:val="00421C79"/>
    <w:rsid w:val="00421E7E"/>
    <w:rsid w:val="004221D3"/>
    <w:rsid w:val="00422527"/>
    <w:rsid w:val="00422F16"/>
    <w:rsid w:val="004230C6"/>
    <w:rsid w:val="004238D2"/>
    <w:rsid w:val="00423B56"/>
    <w:rsid w:val="00423CCD"/>
    <w:rsid w:val="00423F13"/>
    <w:rsid w:val="004244C2"/>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249D"/>
    <w:rsid w:val="00433100"/>
    <w:rsid w:val="00433252"/>
    <w:rsid w:val="004338A0"/>
    <w:rsid w:val="00433ABB"/>
    <w:rsid w:val="00433BFC"/>
    <w:rsid w:val="00434354"/>
    <w:rsid w:val="0043482D"/>
    <w:rsid w:val="00435259"/>
    <w:rsid w:val="004367C4"/>
    <w:rsid w:val="004371CE"/>
    <w:rsid w:val="00437599"/>
    <w:rsid w:val="00437BA6"/>
    <w:rsid w:val="00437F62"/>
    <w:rsid w:val="00437F86"/>
    <w:rsid w:val="00440309"/>
    <w:rsid w:val="00441D07"/>
    <w:rsid w:val="00442236"/>
    <w:rsid w:val="0044258F"/>
    <w:rsid w:val="004429AB"/>
    <w:rsid w:val="00442BFD"/>
    <w:rsid w:val="00443367"/>
    <w:rsid w:val="00443B74"/>
    <w:rsid w:val="00443E00"/>
    <w:rsid w:val="004448DE"/>
    <w:rsid w:val="00444ECA"/>
    <w:rsid w:val="00444FC6"/>
    <w:rsid w:val="0044678D"/>
    <w:rsid w:val="00447614"/>
    <w:rsid w:val="004478B1"/>
    <w:rsid w:val="00447D7F"/>
    <w:rsid w:val="00451754"/>
    <w:rsid w:val="00451B90"/>
    <w:rsid w:val="004521BE"/>
    <w:rsid w:val="0045239F"/>
    <w:rsid w:val="00453AAA"/>
    <w:rsid w:val="004543C1"/>
    <w:rsid w:val="00454B0D"/>
    <w:rsid w:val="00455DEA"/>
    <w:rsid w:val="0045651A"/>
    <w:rsid w:val="00456BEF"/>
    <w:rsid w:val="00457825"/>
    <w:rsid w:val="00457E16"/>
    <w:rsid w:val="0046130B"/>
    <w:rsid w:val="004614B7"/>
    <w:rsid w:val="0046159F"/>
    <w:rsid w:val="0046171F"/>
    <w:rsid w:val="00461A6B"/>
    <w:rsid w:val="00461C25"/>
    <w:rsid w:val="00461E68"/>
    <w:rsid w:val="004626AD"/>
    <w:rsid w:val="00462B11"/>
    <w:rsid w:val="00462EDF"/>
    <w:rsid w:val="00463C95"/>
    <w:rsid w:val="00464B10"/>
    <w:rsid w:val="00464C2A"/>
    <w:rsid w:val="00464FB3"/>
    <w:rsid w:val="00465093"/>
    <w:rsid w:val="00465828"/>
    <w:rsid w:val="0046583A"/>
    <w:rsid w:val="0046682B"/>
    <w:rsid w:val="004672F7"/>
    <w:rsid w:val="004672FC"/>
    <w:rsid w:val="00467FEB"/>
    <w:rsid w:val="00470213"/>
    <w:rsid w:val="0047039A"/>
    <w:rsid w:val="0047039D"/>
    <w:rsid w:val="00471534"/>
    <w:rsid w:val="00472493"/>
    <w:rsid w:val="004726F4"/>
    <w:rsid w:val="00472D08"/>
    <w:rsid w:val="0047374E"/>
    <w:rsid w:val="00473801"/>
    <w:rsid w:val="00473F8E"/>
    <w:rsid w:val="0047466A"/>
    <w:rsid w:val="004746DB"/>
    <w:rsid w:val="00474E64"/>
    <w:rsid w:val="00475513"/>
    <w:rsid w:val="00475A22"/>
    <w:rsid w:val="00475B1C"/>
    <w:rsid w:val="0047645F"/>
    <w:rsid w:val="004766DC"/>
    <w:rsid w:val="00476C43"/>
    <w:rsid w:val="00477103"/>
    <w:rsid w:val="00477763"/>
    <w:rsid w:val="00477946"/>
    <w:rsid w:val="0047794A"/>
    <w:rsid w:val="0048038E"/>
    <w:rsid w:val="004809AB"/>
    <w:rsid w:val="00480CEC"/>
    <w:rsid w:val="00480D7C"/>
    <w:rsid w:val="00480E98"/>
    <w:rsid w:val="00481694"/>
    <w:rsid w:val="00482180"/>
    <w:rsid w:val="00482A0C"/>
    <w:rsid w:val="00482D7A"/>
    <w:rsid w:val="004839B1"/>
    <w:rsid w:val="00483F0A"/>
    <w:rsid w:val="00483FE0"/>
    <w:rsid w:val="00484225"/>
    <w:rsid w:val="0048452F"/>
    <w:rsid w:val="0048497E"/>
    <w:rsid w:val="00484A5A"/>
    <w:rsid w:val="00484A63"/>
    <w:rsid w:val="004854B1"/>
    <w:rsid w:val="0048560F"/>
    <w:rsid w:val="00485709"/>
    <w:rsid w:val="00485BFA"/>
    <w:rsid w:val="00485F2B"/>
    <w:rsid w:val="00485F9F"/>
    <w:rsid w:val="00486A9E"/>
    <w:rsid w:val="00486BC9"/>
    <w:rsid w:val="00486F3F"/>
    <w:rsid w:val="004872BA"/>
    <w:rsid w:val="004877F6"/>
    <w:rsid w:val="0049010E"/>
    <w:rsid w:val="0049024F"/>
    <w:rsid w:val="00490A50"/>
    <w:rsid w:val="00490FA5"/>
    <w:rsid w:val="00491123"/>
    <w:rsid w:val="00491F3C"/>
    <w:rsid w:val="0049258A"/>
    <w:rsid w:val="004936F5"/>
    <w:rsid w:val="0049432D"/>
    <w:rsid w:val="00494C8F"/>
    <w:rsid w:val="004951D0"/>
    <w:rsid w:val="0049569F"/>
    <w:rsid w:val="00495A3A"/>
    <w:rsid w:val="00495BB1"/>
    <w:rsid w:val="00496245"/>
    <w:rsid w:val="00496E09"/>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6B"/>
    <w:rsid w:val="004A4EDF"/>
    <w:rsid w:val="004A4F47"/>
    <w:rsid w:val="004A5473"/>
    <w:rsid w:val="004A663F"/>
    <w:rsid w:val="004A688C"/>
    <w:rsid w:val="004A6FA5"/>
    <w:rsid w:val="004A7623"/>
    <w:rsid w:val="004B05EF"/>
    <w:rsid w:val="004B0736"/>
    <w:rsid w:val="004B0EDF"/>
    <w:rsid w:val="004B1027"/>
    <w:rsid w:val="004B1B17"/>
    <w:rsid w:val="004B260D"/>
    <w:rsid w:val="004B2F3B"/>
    <w:rsid w:val="004B31CB"/>
    <w:rsid w:val="004B32C3"/>
    <w:rsid w:val="004B363E"/>
    <w:rsid w:val="004B3C2B"/>
    <w:rsid w:val="004B3E85"/>
    <w:rsid w:val="004B40A3"/>
    <w:rsid w:val="004B449A"/>
    <w:rsid w:val="004B4800"/>
    <w:rsid w:val="004B4A11"/>
    <w:rsid w:val="004B4FC7"/>
    <w:rsid w:val="004B5AD2"/>
    <w:rsid w:val="004B6048"/>
    <w:rsid w:val="004B6A9C"/>
    <w:rsid w:val="004B6B70"/>
    <w:rsid w:val="004B6DDE"/>
    <w:rsid w:val="004B6F9D"/>
    <w:rsid w:val="004B7192"/>
    <w:rsid w:val="004B72B7"/>
    <w:rsid w:val="004B749A"/>
    <w:rsid w:val="004B7DFB"/>
    <w:rsid w:val="004B7E11"/>
    <w:rsid w:val="004C00A6"/>
    <w:rsid w:val="004C0C8C"/>
    <w:rsid w:val="004C0CEE"/>
    <w:rsid w:val="004C0D5B"/>
    <w:rsid w:val="004C1007"/>
    <w:rsid w:val="004C13C9"/>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134"/>
    <w:rsid w:val="004C7B05"/>
    <w:rsid w:val="004D0014"/>
    <w:rsid w:val="004D0078"/>
    <w:rsid w:val="004D04C1"/>
    <w:rsid w:val="004D0548"/>
    <w:rsid w:val="004D06FE"/>
    <w:rsid w:val="004D0BA4"/>
    <w:rsid w:val="004D1041"/>
    <w:rsid w:val="004D12A4"/>
    <w:rsid w:val="004D1418"/>
    <w:rsid w:val="004D1611"/>
    <w:rsid w:val="004D1926"/>
    <w:rsid w:val="004D1EF0"/>
    <w:rsid w:val="004D2A8D"/>
    <w:rsid w:val="004D2CC2"/>
    <w:rsid w:val="004D4114"/>
    <w:rsid w:val="004D4497"/>
    <w:rsid w:val="004D44FA"/>
    <w:rsid w:val="004D4519"/>
    <w:rsid w:val="004D48B6"/>
    <w:rsid w:val="004D4E7E"/>
    <w:rsid w:val="004D5057"/>
    <w:rsid w:val="004D5131"/>
    <w:rsid w:val="004D5E87"/>
    <w:rsid w:val="004D5F92"/>
    <w:rsid w:val="004D6000"/>
    <w:rsid w:val="004D6081"/>
    <w:rsid w:val="004D6660"/>
    <w:rsid w:val="004D6F15"/>
    <w:rsid w:val="004D7E54"/>
    <w:rsid w:val="004D7FC7"/>
    <w:rsid w:val="004E0D90"/>
    <w:rsid w:val="004E0FEF"/>
    <w:rsid w:val="004E1015"/>
    <w:rsid w:val="004E16E6"/>
    <w:rsid w:val="004E1859"/>
    <w:rsid w:val="004E1975"/>
    <w:rsid w:val="004E1AAE"/>
    <w:rsid w:val="004E1B20"/>
    <w:rsid w:val="004E1BEB"/>
    <w:rsid w:val="004E1C8B"/>
    <w:rsid w:val="004E2427"/>
    <w:rsid w:val="004E251B"/>
    <w:rsid w:val="004E264C"/>
    <w:rsid w:val="004E2770"/>
    <w:rsid w:val="004E29B0"/>
    <w:rsid w:val="004E2D8D"/>
    <w:rsid w:val="004E34BE"/>
    <w:rsid w:val="004E3A52"/>
    <w:rsid w:val="004E47BE"/>
    <w:rsid w:val="004E50CF"/>
    <w:rsid w:val="004E55FA"/>
    <w:rsid w:val="004E56F4"/>
    <w:rsid w:val="004E595F"/>
    <w:rsid w:val="004E5F88"/>
    <w:rsid w:val="004E63E6"/>
    <w:rsid w:val="004E679D"/>
    <w:rsid w:val="004E7041"/>
    <w:rsid w:val="004E7E50"/>
    <w:rsid w:val="004E7F3A"/>
    <w:rsid w:val="004F0006"/>
    <w:rsid w:val="004F0128"/>
    <w:rsid w:val="004F0691"/>
    <w:rsid w:val="004F0BBA"/>
    <w:rsid w:val="004F0C5D"/>
    <w:rsid w:val="004F0FDC"/>
    <w:rsid w:val="004F17DF"/>
    <w:rsid w:val="004F1908"/>
    <w:rsid w:val="004F194C"/>
    <w:rsid w:val="004F1A38"/>
    <w:rsid w:val="004F20D9"/>
    <w:rsid w:val="004F2421"/>
    <w:rsid w:val="004F2531"/>
    <w:rsid w:val="004F296B"/>
    <w:rsid w:val="004F2D38"/>
    <w:rsid w:val="004F340B"/>
    <w:rsid w:val="004F487F"/>
    <w:rsid w:val="004F4BE0"/>
    <w:rsid w:val="004F4DC3"/>
    <w:rsid w:val="004F6E83"/>
    <w:rsid w:val="004F764D"/>
    <w:rsid w:val="004F787B"/>
    <w:rsid w:val="004F7CE1"/>
    <w:rsid w:val="004F7D02"/>
    <w:rsid w:val="005006A0"/>
    <w:rsid w:val="00500AC7"/>
    <w:rsid w:val="0050159D"/>
    <w:rsid w:val="0050169B"/>
    <w:rsid w:val="00501BF8"/>
    <w:rsid w:val="00501DDE"/>
    <w:rsid w:val="00502B63"/>
    <w:rsid w:val="00502D9C"/>
    <w:rsid w:val="00503504"/>
    <w:rsid w:val="00503F51"/>
    <w:rsid w:val="0050403D"/>
    <w:rsid w:val="0050461A"/>
    <w:rsid w:val="00505160"/>
    <w:rsid w:val="005054D0"/>
    <w:rsid w:val="0050572F"/>
    <w:rsid w:val="00505892"/>
    <w:rsid w:val="00505911"/>
    <w:rsid w:val="005064CC"/>
    <w:rsid w:val="00506925"/>
    <w:rsid w:val="00506DD1"/>
    <w:rsid w:val="00507822"/>
    <w:rsid w:val="00507AD9"/>
    <w:rsid w:val="00507C87"/>
    <w:rsid w:val="00507D0F"/>
    <w:rsid w:val="0051001B"/>
    <w:rsid w:val="005111E9"/>
    <w:rsid w:val="00511E34"/>
    <w:rsid w:val="0051210C"/>
    <w:rsid w:val="005123C2"/>
    <w:rsid w:val="0051254B"/>
    <w:rsid w:val="0051280A"/>
    <w:rsid w:val="00512D38"/>
    <w:rsid w:val="00513AEC"/>
    <w:rsid w:val="00513D6D"/>
    <w:rsid w:val="00513EAA"/>
    <w:rsid w:val="005140F1"/>
    <w:rsid w:val="00514BAC"/>
    <w:rsid w:val="00514D40"/>
    <w:rsid w:val="00515604"/>
    <w:rsid w:val="005157B3"/>
    <w:rsid w:val="00516103"/>
    <w:rsid w:val="005161AB"/>
    <w:rsid w:val="005161C2"/>
    <w:rsid w:val="00516352"/>
    <w:rsid w:val="0051679F"/>
    <w:rsid w:val="005169D6"/>
    <w:rsid w:val="00516BA3"/>
    <w:rsid w:val="00516F39"/>
    <w:rsid w:val="005173C2"/>
    <w:rsid w:val="005177B6"/>
    <w:rsid w:val="005178E4"/>
    <w:rsid w:val="00517A47"/>
    <w:rsid w:val="0052013D"/>
    <w:rsid w:val="005201CC"/>
    <w:rsid w:val="0052051B"/>
    <w:rsid w:val="00520FB7"/>
    <w:rsid w:val="00521238"/>
    <w:rsid w:val="00521620"/>
    <w:rsid w:val="005218C0"/>
    <w:rsid w:val="00521BBE"/>
    <w:rsid w:val="00521ED4"/>
    <w:rsid w:val="00522EFA"/>
    <w:rsid w:val="0052306A"/>
    <w:rsid w:val="0052347F"/>
    <w:rsid w:val="005244EC"/>
    <w:rsid w:val="005251E1"/>
    <w:rsid w:val="00525402"/>
    <w:rsid w:val="0052565F"/>
    <w:rsid w:val="00525695"/>
    <w:rsid w:val="00525B21"/>
    <w:rsid w:val="00526A06"/>
    <w:rsid w:val="005279B5"/>
    <w:rsid w:val="00530376"/>
    <w:rsid w:val="0053039D"/>
    <w:rsid w:val="00530476"/>
    <w:rsid w:val="005305DE"/>
    <w:rsid w:val="00531AFC"/>
    <w:rsid w:val="00531B3B"/>
    <w:rsid w:val="00532143"/>
    <w:rsid w:val="005330C6"/>
    <w:rsid w:val="005331FE"/>
    <w:rsid w:val="00533C9C"/>
    <w:rsid w:val="00533D09"/>
    <w:rsid w:val="00533D17"/>
    <w:rsid w:val="005342B0"/>
    <w:rsid w:val="005342F7"/>
    <w:rsid w:val="005344A1"/>
    <w:rsid w:val="00534D0B"/>
    <w:rsid w:val="00534D5F"/>
    <w:rsid w:val="00534DB6"/>
    <w:rsid w:val="00534EF7"/>
    <w:rsid w:val="00535A45"/>
    <w:rsid w:val="00535D1C"/>
    <w:rsid w:val="005367A2"/>
    <w:rsid w:val="00536C9B"/>
    <w:rsid w:val="00536CDF"/>
    <w:rsid w:val="00536F9A"/>
    <w:rsid w:val="005376BD"/>
    <w:rsid w:val="00537762"/>
    <w:rsid w:val="00537A74"/>
    <w:rsid w:val="00537D4C"/>
    <w:rsid w:val="00537FBC"/>
    <w:rsid w:val="0054011B"/>
    <w:rsid w:val="0054013F"/>
    <w:rsid w:val="00540F0B"/>
    <w:rsid w:val="0054116C"/>
    <w:rsid w:val="005414D5"/>
    <w:rsid w:val="00541688"/>
    <w:rsid w:val="00541697"/>
    <w:rsid w:val="00541CDC"/>
    <w:rsid w:val="0054231B"/>
    <w:rsid w:val="0054295B"/>
    <w:rsid w:val="00542B25"/>
    <w:rsid w:val="005433A8"/>
    <w:rsid w:val="00543462"/>
    <w:rsid w:val="00543A17"/>
    <w:rsid w:val="005441FE"/>
    <w:rsid w:val="005442EA"/>
    <w:rsid w:val="00544594"/>
    <w:rsid w:val="00544ACE"/>
    <w:rsid w:val="00546054"/>
    <w:rsid w:val="00546224"/>
    <w:rsid w:val="0054648A"/>
    <w:rsid w:val="00546825"/>
    <w:rsid w:val="005469D8"/>
    <w:rsid w:val="00546B58"/>
    <w:rsid w:val="005478AD"/>
    <w:rsid w:val="005500A0"/>
    <w:rsid w:val="0055136E"/>
    <w:rsid w:val="00551547"/>
    <w:rsid w:val="00551AAB"/>
    <w:rsid w:val="00551CFA"/>
    <w:rsid w:val="00552136"/>
    <w:rsid w:val="00552556"/>
    <w:rsid w:val="005529CF"/>
    <w:rsid w:val="00552B9B"/>
    <w:rsid w:val="00553576"/>
    <w:rsid w:val="0055381D"/>
    <w:rsid w:val="005542CC"/>
    <w:rsid w:val="00554803"/>
    <w:rsid w:val="0055533C"/>
    <w:rsid w:val="0055588A"/>
    <w:rsid w:val="00555E98"/>
    <w:rsid w:val="00555FB9"/>
    <w:rsid w:val="005562BA"/>
    <w:rsid w:val="00556330"/>
    <w:rsid w:val="00556412"/>
    <w:rsid w:val="0055716F"/>
    <w:rsid w:val="005577A2"/>
    <w:rsid w:val="00557BF6"/>
    <w:rsid w:val="00557C10"/>
    <w:rsid w:val="00557CF0"/>
    <w:rsid w:val="00560019"/>
    <w:rsid w:val="00561125"/>
    <w:rsid w:val="00561EAD"/>
    <w:rsid w:val="00561FEF"/>
    <w:rsid w:val="0056235B"/>
    <w:rsid w:val="00562527"/>
    <w:rsid w:val="005626AF"/>
    <w:rsid w:val="005628C6"/>
    <w:rsid w:val="00562A39"/>
    <w:rsid w:val="005635A9"/>
    <w:rsid w:val="00563603"/>
    <w:rsid w:val="00564351"/>
    <w:rsid w:val="00564FDD"/>
    <w:rsid w:val="0056536B"/>
    <w:rsid w:val="0056545C"/>
    <w:rsid w:val="005654C2"/>
    <w:rsid w:val="00565791"/>
    <w:rsid w:val="00566586"/>
    <w:rsid w:val="00566F44"/>
    <w:rsid w:val="005671D6"/>
    <w:rsid w:val="00570217"/>
    <w:rsid w:val="00570483"/>
    <w:rsid w:val="005704A7"/>
    <w:rsid w:val="0057050E"/>
    <w:rsid w:val="00570A20"/>
    <w:rsid w:val="00570DC1"/>
    <w:rsid w:val="00570F97"/>
    <w:rsid w:val="00570FED"/>
    <w:rsid w:val="00571AB9"/>
    <w:rsid w:val="00571B2D"/>
    <w:rsid w:val="00571CC3"/>
    <w:rsid w:val="00572CD6"/>
    <w:rsid w:val="0057336B"/>
    <w:rsid w:val="005735E5"/>
    <w:rsid w:val="0057361D"/>
    <w:rsid w:val="005739A8"/>
    <w:rsid w:val="00573CB3"/>
    <w:rsid w:val="00574CB7"/>
    <w:rsid w:val="00574DD8"/>
    <w:rsid w:val="00574EA2"/>
    <w:rsid w:val="005751F5"/>
    <w:rsid w:val="005756D0"/>
    <w:rsid w:val="00576037"/>
    <w:rsid w:val="00576758"/>
    <w:rsid w:val="00576C0A"/>
    <w:rsid w:val="00577299"/>
    <w:rsid w:val="005773B9"/>
    <w:rsid w:val="005774E5"/>
    <w:rsid w:val="005774E8"/>
    <w:rsid w:val="00577AC5"/>
    <w:rsid w:val="00577EC0"/>
    <w:rsid w:val="0058003B"/>
    <w:rsid w:val="00580095"/>
    <w:rsid w:val="00580275"/>
    <w:rsid w:val="005804E8"/>
    <w:rsid w:val="005807AC"/>
    <w:rsid w:val="0058132E"/>
    <w:rsid w:val="0058219E"/>
    <w:rsid w:val="005827CC"/>
    <w:rsid w:val="00582974"/>
    <w:rsid w:val="00582ACD"/>
    <w:rsid w:val="00582ADF"/>
    <w:rsid w:val="0058319A"/>
    <w:rsid w:val="005837E3"/>
    <w:rsid w:val="005838DF"/>
    <w:rsid w:val="005839C3"/>
    <w:rsid w:val="00583E74"/>
    <w:rsid w:val="005842A8"/>
    <w:rsid w:val="005847B3"/>
    <w:rsid w:val="005847E1"/>
    <w:rsid w:val="00585B92"/>
    <w:rsid w:val="00586183"/>
    <w:rsid w:val="0058627C"/>
    <w:rsid w:val="0058634C"/>
    <w:rsid w:val="00586575"/>
    <w:rsid w:val="005865B3"/>
    <w:rsid w:val="0058678D"/>
    <w:rsid w:val="005869BC"/>
    <w:rsid w:val="0058722A"/>
    <w:rsid w:val="00587427"/>
    <w:rsid w:val="005879D4"/>
    <w:rsid w:val="00587C98"/>
    <w:rsid w:val="005902A7"/>
    <w:rsid w:val="00590504"/>
    <w:rsid w:val="0059080E"/>
    <w:rsid w:val="00590901"/>
    <w:rsid w:val="00590BA3"/>
    <w:rsid w:val="00590C2F"/>
    <w:rsid w:val="00591E5E"/>
    <w:rsid w:val="00592BDE"/>
    <w:rsid w:val="00592C83"/>
    <w:rsid w:val="005931C9"/>
    <w:rsid w:val="0059437A"/>
    <w:rsid w:val="005943D5"/>
    <w:rsid w:val="00594555"/>
    <w:rsid w:val="00594CA9"/>
    <w:rsid w:val="00594D08"/>
    <w:rsid w:val="00594E5F"/>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2935"/>
    <w:rsid w:val="005A407C"/>
    <w:rsid w:val="005A4AFA"/>
    <w:rsid w:val="005A4C35"/>
    <w:rsid w:val="005A4EFB"/>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349C"/>
    <w:rsid w:val="005B4A5E"/>
    <w:rsid w:val="005B4C20"/>
    <w:rsid w:val="005B586F"/>
    <w:rsid w:val="005B5B49"/>
    <w:rsid w:val="005B63F5"/>
    <w:rsid w:val="005B68E6"/>
    <w:rsid w:val="005B71F2"/>
    <w:rsid w:val="005B74C9"/>
    <w:rsid w:val="005C0148"/>
    <w:rsid w:val="005C01C1"/>
    <w:rsid w:val="005C0991"/>
    <w:rsid w:val="005C0D85"/>
    <w:rsid w:val="005C1254"/>
    <w:rsid w:val="005C1540"/>
    <w:rsid w:val="005C1D2C"/>
    <w:rsid w:val="005C2ECC"/>
    <w:rsid w:val="005C375D"/>
    <w:rsid w:val="005C3C8D"/>
    <w:rsid w:val="005C3E41"/>
    <w:rsid w:val="005C3FC8"/>
    <w:rsid w:val="005C43F6"/>
    <w:rsid w:val="005C45A9"/>
    <w:rsid w:val="005C4615"/>
    <w:rsid w:val="005C4741"/>
    <w:rsid w:val="005C4A57"/>
    <w:rsid w:val="005C6178"/>
    <w:rsid w:val="005C65A6"/>
    <w:rsid w:val="005C6FD8"/>
    <w:rsid w:val="005C759E"/>
    <w:rsid w:val="005C75BE"/>
    <w:rsid w:val="005C779A"/>
    <w:rsid w:val="005C79A5"/>
    <w:rsid w:val="005C7A43"/>
    <w:rsid w:val="005C7F1A"/>
    <w:rsid w:val="005D017E"/>
    <w:rsid w:val="005D02D3"/>
    <w:rsid w:val="005D052F"/>
    <w:rsid w:val="005D0D86"/>
    <w:rsid w:val="005D0E8F"/>
    <w:rsid w:val="005D121D"/>
    <w:rsid w:val="005D193E"/>
    <w:rsid w:val="005D1CA2"/>
    <w:rsid w:val="005D1DAE"/>
    <w:rsid w:val="005D3546"/>
    <w:rsid w:val="005D3D4C"/>
    <w:rsid w:val="005D45AB"/>
    <w:rsid w:val="005D4D4D"/>
    <w:rsid w:val="005D5042"/>
    <w:rsid w:val="005D51C7"/>
    <w:rsid w:val="005D51D0"/>
    <w:rsid w:val="005D51FC"/>
    <w:rsid w:val="005D5D05"/>
    <w:rsid w:val="005D5DE9"/>
    <w:rsid w:val="005D60AE"/>
    <w:rsid w:val="005D67C8"/>
    <w:rsid w:val="005D6EFD"/>
    <w:rsid w:val="005D75B3"/>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2B4"/>
    <w:rsid w:val="005E43BB"/>
    <w:rsid w:val="005E525E"/>
    <w:rsid w:val="005E530F"/>
    <w:rsid w:val="005E55FC"/>
    <w:rsid w:val="005E569E"/>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143"/>
    <w:rsid w:val="005F23D7"/>
    <w:rsid w:val="005F29FF"/>
    <w:rsid w:val="005F305A"/>
    <w:rsid w:val="005F3632"/>
    <w:rsid w:val="005F3697"/>
    <w:rsid w:val="005F4064"/>
    <w:rsid w:val="005F482F"/>
    <w:rsid w:val="005F5B4C"/>
    <w:rsid w:val="005F5CF8"/>
    <w:rsid w:val="005F5E55"/>
    <w:rsid w:val="005F645B"/>
    <w:rsid w:val="005F6C9A"/>
    <w:rsid w:val="005F7002"/>
    <w:rsid w:val="005F72E6"/>
    <w:rsid w:val="005F7A3F"/>
    <w:rsid w:val="005F7A68"/>
    <w:rsid w:val="005F7E18"/>
    <w:rsid w:val="006000B0"/>
    <w:rsid w:val="00600707"/>
    <w:rsid w:val="0060071C"/>
    <w:rsid w:val="00600B6B"/>
    <w:rsid w:val="00600C62"/>
    <w:rsid w:val="00600E00"/>
    <w:rsid w:val="00601588"/>
    <w:rsid w:val="00601659"/>
    <w:rsid w:val="0060193C"/>
    <w:rsid w:val="00601E8B"/>
    <w:rsid w:val="00602C14"/>
    <w:rsid w:val="006030D7"/>
    <w:rsid w:val="006033B8"/>
    <w:rsid w:val="006040B5"/>
    <w:rsid w:val="00604642"/>
    <w:rsid w:val="0060547B"/>
    <w:rsid w:val="0060587D"/>
    <w:rsid w:val="00605EA4"/>
    <w:rsid w:val="00606C9A"/>
    <w:rsid w:val="006075F3"/>
    <w:rsid w:val="006076ED"/>
    <w:rsid w:val="00607DFA"/>
    <w:rsid w:val="0061097B"/>
    <w:rsid w:val="00610E29"/>
    <w:rsid w:val="00610F35"/>
    <w:rsid w:val="00610FA8"/>
    <w:rsid w:val="00612141"/>
    <w:rsid w:val="00612755"/>
    <w:rsid w:val="00612A40"/>
    <w:rsid w:val="00612C6B"/>
    <w:rsid w:val="00612D8E"/>
    <w:rsid w:val="006133DD"/>
    <w:rsid w:val="00613678"/>
    <w:rsid w:val="0061382A"/>
    <w:rsid w:val="00613CD6"/>
    <w:rsid w:val="00615689"/>
    <w:rsid w:val="00615E04"/>
    <w:rsid w:val="00616004"/>
    <w:rsid w:val="0061633B"/>
    <w:rsid w:val="0061671B"/>
    <w:rsid w:val="00616972"/>
    <w:rsid w:val="006201C1"/>
    <w:rsid w:val="00620266"/>
    <w:rsid w:val="0062057C"/>
    <w:rsid w:val="00620F0A"/>
    <w:rsid w:val="00620F14"/>
    <w:rsid w:val="00621432"/>
    <w:rsid w:val="00621D96"/>
    <w:rsid w:val="0062208A"/>
    <w:rsid w:val="006223FD"/>
    <w:rsid w:val="0062256E"/>
    <w:rsid w:val="006226C6"/>
    <w:rsid w:val="00622793"/>
    <w:rsid w:val="00622F48"/>
    <w:rsid w:val="0062333A"/>
    <w:rsid w:val="0062380D"/>
    <w:rsid w:val="0062502D"/>
    <w:rsid w:val="00625399"/>
    <w:rsid w:val="0062555E"/>
    <w:rsid w:val="006258B0"/>
    <w:rsid w:val="00625971"/>
    <w:rsid w:val="00626525"/>
    <w:rsid w:val="00626622"/>
    <w:rsid w:val="00626925"/>
    <w:rsid w:val="006269DB"/>
    <w:rsid w:val="00626A6B"/>
    <w:rsid w:val="00626E41"/>
    <w:rsid w:val="006270EE"/>
    <w:rsid w:val="00627CB7"/>
    <w:rsid w:val="00627FC5"/>
    <w:rsid w:val="00630358"/>
    <w:rsid w:val="00630578"/>
    <w:rsid w:val="00630B8D"/>
    <w:rsid w:val="006312F5"/>
    <w:rsid w:val="00631384"/>
    <w:rsid w:val="00631628"/>
    <w:rsid w:val="0063181D"/>
    <w:rsid w:val="006325BA"/>
    <w:rsid w:val="00632687"/>
    <w:rsid w:val="00633019"/>
    <w:rsid w:val="00633022"/>
    <w:rsid w:val="00633811"/>
    <w:rsid w:val="006340E4"/>
    <w:rsid w:val="00634164"/>
    <w:rsid w:val="0063437C"/>
    <w:rsid w:val="00634A45"/>
    <w:rsid w:val="00634B2D"/>
    <w:rsid w:val="00635298"/>
    <w:rsid w:val="006359A5"/>
    <w:rsid w:val="0063647C"/>
    <w:rsid w:val="006365A5"/>
    <w:rsid w:val="006365F1"/>
    <w:rsid w:val="00636944"/>
    <w:rsid w:val="006374C7"/>
    <w:rsid w:val="0063790A"/>
    <w:rsid w:val="00637E14"/>
    <w:rsid w:val="0064047A"/>
    <w:rsid w:val="00640716"/>
    <w:rsid w:val="006411CF"/>
    <w:rsid w:val="00642A6F"/>
    <w:rsid w:val="00642F44"/>
    <w:rsid w:val="0064395F"/>
    <w:rsid w:val="00643A07"/>
    <w:rsid w:val="006441C6"/>
    <w:rsid w:val="00645582"/>
    <w:rsid w:val="0064587A"/>
    <w:rsid w:val="00645B16"/>
    <w:rsid w:val="00645E0B"/>
    <w:rsid w:val="00645F9A"/>
    <w:rsid w:val="00646012"/>
    <w:rsid w:val="00646845"/>
    <w:rsid w:val="006468F1"/>
    <w:rsid w:val="0064691E"/>
    <w:rsid w:val="00646AD4"/>
    <w:rsid w:val="00646D7F"/>
    <w:rsid w:val="00647569"/>
    <w:rsid w:val="006477D0"/>
    <w:rsid w:val="00647C52"/>
    <w:rsid w:val="00647DD6"/>
    <w:rsid w:val="006501DB"/>
    <w:rsid w:val="0065038E"/>
    <w:rsid w:val="00650942"/>
    <w:rsid w:val="00650A23"/>
    <w:rsid w:val="00651266"/>
    <w:rsid w:val="0065138E"/>
    <w:rsid w:val="00651A66"/>
    <w:rsid w:val="006529B4"/>
    <w:rsid w:val="00652D17"/>
    <w:rsid w:val="00652DC5"/>
    <w:rsid w:val="00653020"/>
    <w:rsid w:val="006530E5"/>
    <w:rsid w:val="006534CB"/>
    <w:rsid w:val="00653DE5"/>
    <w:rsid w:val="006541EC"/>
    <w:rsid w:val="00654D18"/>
    <w:rsid w:val="00654E6E"/>
    <w:rsid w:val="00654F42"/>
    <w:rsid w:val="006555F0"/>
    <w:rsid w:val="00655685"/>
    <w:rsid w:val="00655EC9"/>
    <w:rsid w:val="00656532"/>
    <w:rsid w:val="00656F44"/>
    <w:rsid w:val="006576DB"/>
    <w:rsid w:val="00657BE0"/>
    <w:rsid w:val="006604F9"/>
    <w:rsid w:val="00660656"/>
    <w:rsid w:val="006608FC"/>
    <w:rsid w:val="00660CAB"/>
    <w:rsid w:val="006611C5"/>
    <w:rsid w:val="00661207"/>
    <w:rsid w:val="006613E3"/>
    <w:rsid w:val="00661B49"/>
    <w:rsid w:val="00661B9F"/>
    <w:rsid w:val="006621B2"/>
    <w:rsid w:val="006623D2"/>
    <w:rsid w:val="00662DFC"/>
    <w:rsid w:val="00663B5D"/>
    <w:rsid w:val="00663CA9"/>
    <w:rsid w:val="006643F1"/>
    <w:rsid w:val="00664795"/>
    <w:rsid w:val="00664F43"/>
    <w:rsid w:val="00665805"/>
    <w:rsid w:val="006658FF"/>
    <w:rsid w:val="006668C8"/>
    <w:rsid w:val="00667DCC"/>
    <w:rsid w:val="00670A30"/>
    <w:rsid w:val="0067190F"/>
    <w:rsid w:val="00671A13"/>
    <w:rsid w:val="00672173"/>
    <w:rsid w:val="0067254B"/>
    <w:rsid w:val="00672750"/>
    <w:rsid w:val="00672803"/>
    <w:rsid w:val="0067296F"/>
    <w:rsid w:val="00672E87"/>
    <w:rsid w:val="00672E91"/>
    <w:rsid w:val="00672EBD"/>
    <w:rsid w:val="006731B2"/>
    <w:rsid w:val="00673866"/>
    <w:rsid w:val="006738C6"/>
    <w:rsid w:val="0067455E"/>
    <w:rsid w:val="00674595"/>
    <w:rsid w:val="006747CE"/>
    <w:rsid w:val="00674BB1"/>
    <w:rsid w:val="00674D03"/>
    <w:rsid w:val="00674DA7"/>
    <w:rsid w:val="00674F83"/>
    <w:rsid w:val="00674F8B"/>
    <w:rsid w:val="0067548D"/>
    <w:rsid w:val="006762BB"/>
    <w:rsid w:val="0067660D"/>
    <w:rsid w:val="00676981"/>
    <w:rsid w:val="00677241"/>
    <w:rsid w:val="00677AB2"/>
    <w:rsid w:val="00677FA8"/>
    <w:rsid w:val="006803C3"/>
    <w:rsid w:val="006805F4"/>
    <w:rsid w:val="006807BB"/>
    <w:rsid w:val="006812F3"/>
    <w:rsid w:val="00681F75"/>
    <w:rsid w:val="00682140"/>
    <w:rsid w:val="006824FF"/>
    <w:rsid w:val="00682569"/>
    <w:rsid w:val="006829AE"/>
    <w:rsid w:val="00682E95"/>
    <w:rsid w:val="006833EA"/>
    <w:rsid w:val="0068371D"/>
    <w:rsid w:val="00683F54"/>
    <w:rsid w:val="00684381"/>
    <w:rsid w:val="006844F0"/>
    <w:rsid w:val="006846D3"/>
    <w:rsid w:val="00684BA5"/>
    <w:rsid w:val="0068539B"/>
    <w:rsid w:val="00685629"/>
    <w:rsid w:val="006856C7"/>
    <w:rsid w:val="006864D2"/>
    <w:rsid w:val="00686766"/>
    <w:rsid w:val="006868B7"/>
    <w:rsid w:val="00686B13"/>
    <w:rsid w:val="00686BBB"/>
    <w:rsid w:val="00686DB1"/>
    <w:rsid w:val="00687507"/>
    <w:rsid w:val="00687519"/>
    <w:rsid w:val="00690094"/>
    <w:rsid w:val="00690B28"/>
    <w:rsid w:val="00690B71"/>
    <w:rsid w:val="00690E59"/>
    <w:rsid w:val="0069196C"/>
    <w:rsid w:val="00691DC4"/>
    <w:rsid w:val="00692075"/>
    <w:rsid w:val="006921E5"/>
    <w:rsid w:val="006922EB"/>
    <w:rsid w:val="00692B7D"/>
    <w:rsid w:val="00693138"/>
    <w:rsid w:val="006939A4"/>
    <w:rsid w:val="00693B61"/>
    <w:rsid w:val="00693C74"/>
    <w:rsid w:val="00694213"/>
    <w:rsid w:val="00694BD4"/>
    <w:rsid w:val="00695036"/>
    <w:rsid w:val="00695A00"/>
    <w:rsid w:val="00695AC8"/>
    <w:rsid w:val="006968B4"/>
    <w:rsid w:val="00696D2F"/>
    <w:rsid w:val="00697C95"/>
    <w:rsid w:val="006A01BD"/>
    <w:rsid w:val="006A038C"/>
    <w:rsid w:val="006A057E"/>
    <w:rsid w:val="006A0D92"/>
    <w:rsid w:val="006A1B27"/>
    <w:rsid w:val="006A239E"/>
    <w:rsid w:val="006A2673"/>
    <w:rsid w:val="006A30C0"/>
    <w:rsid w:val="006A33D3"/>
    <w:rsid w:val="006A3BA4"/>
    <w:rsid w:val="006A46B4"/>
    <w:rsid w:val="006A4AB8"/>
    <w:rsid w:val="006A4CEE"/>
    <w:rsid w:val="006A4D16"/>
    <w:rsid w:val="006A4D67"/>
    <w:rsid w:val="006A50F6"/>
    <w:rsid w:val="006A5416"/>
    <w:rsid w:val="006A57BB"/>
    <w:rsid w:val="006A5859"/>
    <w:rsid w:val="006A58BB"/>
    <w:rsid w:val="006A5F6C"/>
    <w:rsid w:val="006A6079"/>
    <w:rsid w:val="006A6142"/>
    <w:rsid w:val="006A6991"/>
    <w:rsid w:val="006A6AAF"/>
    <w:rsid w:val="006A6B48"/>
    <w:rsid w:val="006A71C7"/>
    <w:rsid w:val="006A720C"/>
    <w:rsid w:val="006A7550"/>
    <w:rsid w:val="006A7575"/>
    <w:rsid w:val="006A764D"/>
    <w:rsid w:val="006A7894"/>
    <w:rsid w:val="006B02B3"/>
    <w:rsid w:val="006B1B2B"/>
    <w:rsid w:val="006B1FE4"/>
    <w:rsid w:val="006B217A"/>
    <w:rsid w:val="006B23A6"/>
    <w:rsid w:val="006B2BBD"/>
    <w:rsid w:val="006B30FF"/>
    <w:rsid w:val="006B4030"/>
    <w:rsid w:val="006B4415"/>
    <w:rsid w:val="006B4C94"/>
    <w:rsid w:val="006B5E9B"/>
    <w:rsid w:val="006B5EBE"/>
    <w:rsid w:val="006B6145"/>
    <w:rsid w:val="006B617F"/>
    <w:rsid w:val="006B6542"/>
    <w:rsid w:val="006B6BE7"/>
    <w:rsid w:val="006B6F37"/>
    <w:rsid w:val="006B7BD7"/>
    <w:rsid w:val="006C021A"/>
    <w:rsid w:val="006C0477"/>
    <w:rsid w:val="006C0EE4"/>
    <w:rsid w:val="006C11FC"/>
    <w:rsid w:val="006C1443"/>
    <w:rsid w:val="006C25BD"/>
    <w:rsid w:val="006C2995"/>
    <w:rsid w:val="006C29A2"/>
    <w:rsid w:val="006C2E76"/>
    <w:rsid w:val="006C3B71"/>
    <w:rsid w:val="006C43E8"/>
    <w:rsid w:val="006C571B"/>
    <w:rsid w:val="006C5784"/>
    <w:rsid w:val="006C6015"/>
    <w:rsid w:val="006C6148"/>
    <w:rsid w:val="006C635D"/>
    <w:rsid w:val="006C64CC"/>
    <w:rsid w:val="006C69F1"/>
    <w:rsid w:val="006C6D9F"/>
    <w:rsid w:val="006C74C9"/>
    <w:rsid w:val="006C7A74"/>
    <w:rsid w:val="006C7BC4"/>
    <w:rsid w:val="006D00FD"/>
    <w:rsid w:val="006D0312"/>
    <w:rsid w:val="006D1A32"/>
    <w:rsid w:val="006D1BDC"/>
    <w:rsid w:val="006D1D3B"/>
    <w:rsid w:val="006D1E4E"/>
    <w:rsid w:val="006D1E61"/>
    <w:rsid w:val="006D218D"/>
    <w:rsid w:val="006D28C7"/>
    <w:rsid w:val="006D296F"/>
    <w:rsid w:val="006D323E"/>
    <w:rsid w:val="006D339A"/>
    <w:rsid w:val="006D3475"/>
    <w:rsid w:val="006D366F"/>
    <w:rsid w:val="006D370E"/>
    <w:rsid w:val="006D37A1"/>
    <w:rsid w:val="006D4728"/>
    <w:rsid w:val="006D4C88"/>
    <w:rsid w:val="006D5123"/>
    <w:rsid w:val="006D52DB"/>
    <w:rsid w:val="006D5582"/>
    <w:rsid w:val="006D56B1"/>
    <w:rsid w:val="006D57AC"/>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174"/>
    <w:rsid w:val="006E34DC"/>
    <w:rsid w:val="006E3561"/>
    <w:rsid w:val="006E3856"/>
    <w:rsid w:val="006E3C08"/>
    <w:rsid w:val="006E4882"/>
    <w:rsid w:val="006E49FD"/>
    <w:rsid w:val="006E54DF"/>
    <w:rsid w:val="006E575A"/>
    <w:rsid w:val="006E5CD7"/>
    <w:rsid w:val="006E5D6C"/>
    <w:rsid w:val="006E5DB3"/>
    <w:rsid w:val="006E5E39"/>
    <w:rsid w:val="006E64C2"/>
    <w:rsid w:val="006E6754"/>
    <w:rsid w:val="006E6BEC"/>
    <w:rsid w:val="006E6E80"/>
    <w:rsid w:val="006E7542"/>
    <w:rsid w:val="006E793D"/>
    <w:rsid w:val="006E796B"/>
    <w:rsid w:val="006E7F8E"/>
    <w:rsid w:val="006F1402"/>
    <w:rsid w:val="006F1955"/>
    <w:rsid w:val="006F1B00"/>
    <w:rsid w:val="006F2015"/>
    <w:rsid w:val="006F223D"/>
    <w:rsid w:val="006F2700"/>
    <w:rsid w:val="006F2921"/>
    <w:rsid w:val="006F2B1A"/>
    <w:rsid w:val="006F31A4"/>
    <w:rsid w:val="006F3293"/>
    <w:rsid w:val="006F368B"/>
    <w:rsid w:val="006F391D"/>
    <w:rsid w:val="006F3ACF"/>
    <w:rsid w:val="006F4039"/>
    <w:rsid w:val="006F4190"/>
    <w:rsid w:val="006F47CB"/>
    <w:rsid w:val="006F4DD1"/>
    <w:rsid w:val="006F4F7A"/>
    <w:rsid w:val="006F517F"/>
    <w:rsid w:val="006F524B"/>
    <w:rsid w:val="006F57DC"/>
    <w:rsid w:val="006F5EBF"/>
    <w:rsid w:val="006F6006"/>
    <w:rsid w:val="006F6B11"/>
    <w:rsid w:val="006F6E66"/>
    <w:rsid w:val="006F6F65"/>
    <w:rsid w:val="006F7136"/>
    <w:rsid w:val="006F71BF"/>
    <w:rsid w:val="006F7257"/>
    <w:rsid w:val="006F73F6"/>
    <w:rsid w:val="006F78FA"/>
    <w:rsid w:val="006F7C81"/>
    <w:rsid w:val="006F7D5F"/>
    <w:rsid w:val="006F7DEB"/>
    <w:rsid w:val="006F7F4B"/>
    <w:rsid w:val="00700174"/>
    <w:rsid w:val="00700411"/>
    <w:rsid w:val="0070088A"/>
    <w:rsid w:val="007009D0"/>
    <w:rsid w:val="00701301"/>
    <w:rsid w:val="00701983"/>
    <w:rsid w:val="00701DB1"/>
    <w:rsid w:val="007021DF"/>
    <w:rsid w:val="00702781"/>
    <w:rsid w:val="00703736"/>
    <w:rsid w:val="00703874"/>
    <w:rsid w:val="00703ED8"/>
    <w:rsid w:val="00704129"/>
    <w:rsid w:val="0070478F"/>
    <w:rsid w:val="00704C4F"/>
    <w:rsid w:val="007055AD"/>
    <w:rsid w:val="00706246"/>
    <w:rsid w:val="0070626E"/>
    <w:rsid w:val="007069D2"/>
    <w:rsid w:val="00707DC2"/>
    <w:rsid w:val="007100DD"/>
    <w:rsid w:val="007106C5"/>
    <w:rsid w:val="00710ABE"/>
    <w:rsid w:val="00710E95"/>
    <w:rsid w:val="00710FCA"/>
    <w:rsid w:val="00711230"/>
    <w:rsid w:val="00711333"/>
    <w:rsid w:val="0071162D"/>
    <w:rsid w:val="00712333"/>
    <w:rsid w:val="007124D4"/>
    <w:rsid w:val="00712A8B"/>
    <w:rsid w:val="00712E39"/>
    <w:rsid w:val="0071339E"/>
    <w:rsid w:val="00713DE4"/>
    <w:rsid w:val="00714221"/>
    <w:rsid w:val="00714332"/>
    <w:rsid w:val="00714720"/>
    <w:rsid w:val="00714C03"/>
    <w:rsid w:val="007152A4"/>
    <w:rsid w:val="007154F4"/>
    <w:rsid w:val="00716308"/>
    <w:rsid w:val="007166B3"/>
    <w:rsid w:val="007169BE"/>
    <w:rsid w:val="00717310"/>
    <w:rsid w:val="00717541"/>
    <w:rsid w:val="00717669"/>
    <w:rsid w:val="007177EF"/>
    <w:rsid w:val="00717875"/>
    <w:rsid w:val="00717A70"/>
    <w:rsid w:val="00720205"/>
    <w:rsid w:val="00720D48"/>
    <w:rsid w:val="00721076"/>
    <w:rsid w:val="007213C1"/>
    <w:rsid w:val="00721807"/>
    <w:rsid w:val="00721D51"/>
    <w:rsid w:val="00721E18"/>
    <w:rsid w:val="00721F70"/>
    <w:rsid w:val="007223BD"/>
    <w:rsid w:val="00723193"/>
    <w:rsid w:val="00723241"/>
    <w:rsid w:val="007232A8"/>
    <w:rsid w:val="00723301"/>
    <w:rsid w:val="00723913"/>
    <w:rsid w:val="007240BB"/>
    <w:rsid w:val="00724A3D"/>
    <w:rsid w:val="00725680"/>
    <w:rsid w:val="00725743"/>
    <w:rsid w:val="00726098"/>
    <w:rsid w:val="00726144"/>
    <w:rsid w:val="0072652A"/>
    <w:rsid w:val="007266CB"/>
    <w:rsid w:val="00730206"/>
    <w:rsid w:val="00730636"/>
    <w:rsid w:val="0073098E"/>
    <w:rsid w:val="00730A54"/>
    <w:rsid w:val="00730AF4"/>
    <w:rsid w:val="00730D46"/>
    <w:rsid w:val="00730E1E"/>
    <w:rsid w:val="007311ED"/>
    <w:rsid w:val="0073122A"/>
    <w:rsid w:val="00731334"/>
    <w:rsid w:val="007313C7"/>
    <w:rsid w:val="00731822"/>
    <w:rsid w:val="00731E47"/>
    <w:rsid w:val="00732E8D"/>
    <w:rsid w:val="007338D3"/>
    <w:rsid w:val="007343D2"/>
    <w:rsid w:val="00734682"/>
    <w:rsid w:val="00735324"/>
    <w:rsid w:val="00735A58"/>
    <w:rsid w:val="00735B43"/>
    <w:rsid w:val="00735BEF"/>
    <w:rsid w:val="00735E45"/>
    <w:rsid w:val="007369B2"/>
    <w:rsid w:val="00736BA6"/>
    <w:rsid w:val="00736BC1"/>
    <w:rsid w:val="00736BF2"/>
    <w:rsid w:val="00736CA4"/>
    <w:rsid w:val="00737ABF"/>
    <w:rsid w:val="00737C79"/>
    <w:rsid w:val="0074021F"/>
    <w:rsid w:val="007402DD"/>
    <w:rsid w:val="007404D4"/>
    <w:rsid w:val="00740834"/>
    <w:rsid w:val="00740FF8"/>
    <w:rsid w:val="007414B3"/>
    <w:rsid w:val="00741A67"/>
    <w:rsid w:val="00741A6B"/>
    <w:rsid w:val="00741CF8"/>
    <w:rsid w:val="007423EE"/>
    <w:rsid w:val="00742883"/>
    <w:rsid w:val="007429B7"/>
    <w:rsid w:val="007430F6"/>
    <w:rsid w:val="007443B6"/>
    <w:rsid w:val="0074456B"/>
    <w:rsid w:val="00744C6C"/>
    <w:rsid w:val="007450BA"/>
    <w:rsid w:val="0074595E"/>
    <w:rsid w:val="00745A6A"/>
    <w:rsid w:val="00745C3B"/>
    <w:rsid w:val="0074649B"/>
    <w:rsid w:val="00746C9C"/>
    <w:rsid w:val="00746CEB"/>
    <w:rsid w:val="00747005"/>
    <w:rsid w:val="007470C5"/>
    <w:rsid w:val="00747C28"/>
    <w:rsid w:val="007508AC"/>
    <w:rsid w:val="00750A5F"/>
    <w:rsid w:val="00750B88"/>
    <w:rsid w:val="00750F22"/>
    <w:rsid w:val="00751089"/>
    <w:rsid w:val="007513A9"/>
    <w:rsid w:val="00751441"/>
    <w:rsid w:val="007515D4"/>
    <w:rsid w:val="00751EC9"/>
    <w:rsid w:val="00752120"/>
    <w:rsid w:val="0075223E"/>
    <w:rsid w:val="007527D2"/>
    <w:rsid w:val="00752F27"/>
    <w:rsid w:val="0075321D"/>
    <w:rsid w:val="00753A55"/>
    <w:rsid w:val="00753B95"/>
    <w:rsid w:val="00753D01"/>
    <w:rsid w:val="00754034"/>
    <w:rsid w:val="0075582C"/>
    <w:rsid w:val="007566A6"/>
    <w:rsid w:val="007567AF"/>
    <w:rsid w:val="00756A60"/>
    <w:rsid w:val="00756BAE"/>
    <w:rsid w:val="0075724E"/>
    <w:rsid w:val="0075751D"/>
    <w:rsid w:val="00757E70"/>
    <w:rsid w:val="00760153"/>
    <w:rsid w:val="007609E1"/>
    <w:rsid w:val="00760A47"/>
    <w:rsid w:val="00760B34"/>
    <w:rsid w:val="00760D29"/>
    <w:rsid w:val="00761314"/>
    <w:rsid w:val="007614E0"/>
    <w:rsid w:val="00761522"/>
    <w:rsid w:val="00761B5B"/>
    <w:rsid w:val="007624F7"/>
    <w:rsid w:val="007629E8"/>
    <w:rsid w:val="00762AA0"/>
    <w:rsid w:val="00763282"/>
    <w:rsid w:val="007632D3"/>
    <w:rsid w:val="00763972"/>
    <w:rsid w:val="00763D52"/>
    <w:rsid w:val="00763F8F"/>
    <w:rsid w:val="0076402C"/>
    <w:rsid w:val="00764530"/>
    <w:rsid w:val="00764D16"/>
    <w:rsid w:val="00765608"/>
    <w:rsid w:val="00765752"/>
    <w:rsid w:val="0076642F"/>
    <w:rsid w:val="0076662A"/>
    <w:rsid w:val="00767B04"/>
    <w:rsid w:val="00767C68"/>
    <w:rsid w:val="00767D50"/>
    <w:rsid w:val="00767EDF"/>
    <w:rsid w:val="00770076"/>
    <w:rsid w:val="007706F2"/>
    <w:rsid w:val="00771550"/>
    <w:rsid w:val="0077161A"/>
    <w:rsid w:val="00771772"/>
    <w:rsid w:val="00771D6B"/>
    <w:rsid w:val="00772235"/>
    <w:rsid w:val="0077227B"/>
    <w:rsid w:val="00772CFA"/>
    <w:rsid w:val="0077305E"/>
    <w:rsid w:val="00773102"/>
    <w:rsid w:val="007733CB"/>
    <w:rsid w:val="00773BFD"/>
    <w:rsid w:val="00773E94"/>
    <w:rsid w:val="00774607"/>
    <w:rsid w:val="007751A1"/>
    <w:rsid w:val="00775268"/>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C7B"/>
    <w:rsid w:val="00780D89"/>
    <w:rsid w:val="00780FA5"/>
    <w:rsid w:val="007811B1"/>
    <w:rsid w:val="0078138C"/>
    <w:rsid w:val="007814DB"/>
    <w:rsid w:val="007815E3"/>
    <w:rsid w:val="0078219F"/>
    <w:rsid w:val="007823EC"/>
    <w:rsid w:val="00782494"/>
    <w:rsid w:val="007825A3"/>
    <w:rsid w:val="00782AB1"/>
    <w:rsid w:val="00782C3A"/>
    <w:rsid w:val="00782F03"/>
    <w:rsid w:val="00783D63"/>
    <w:rsid w:val="00783E98"/>
    <w:rsid w:val="0078431E"/>
    <w:rsid w:val="00784445"/>
    <w:rsid w:val="0078513B"/>
    <w:rsid w:val="007852CA"/>
    <w:rsid w:val="00785A7C"/>
    <w:rsid w:val="00785A7E"/>
    <w:rsid w:val="00786BEF"/>
    <w:rsid w:val="00787D0F"/>
    <w:rsid w:val="00787DB1"/>
    <w:rsid w:val="00787DE7"/>
    <w:rsid w:val="0079045F"/>
    <w:rsid w:val="007907F2"/>
    <w:rsid w:val="00792D6B"/>
    <w:rsid w:val="00792E13"/>
    <w:rsid w:val="0079345F"/>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DC6"/>
    <w:rsid w:val="00797FA0"/>
    <w:rsid w:val="007A0790"/>
    <w:rsid w:val="007A0B2B"/>
    <w:rsid w:val="007A1199"/>
    <w:rsid w:val="007A226D"/>
    <w:rsid w:val="007A3874"/>
    <w:rsid w:val="007A44CA"/>
    <w:rsid w:val="007A506F"/>
    <w:rsid w:val="007A562D"/>
    <w:rsid w:val="007A5E33"/>
    <w:rsid w:val="007A62D1"/>
    <w:rsid w:val="007A631F"/>
    <w:rsid w:val="007A6E69"/>
    <w:rsid w:val="007A702B"/>
    <w:rsid w:val="007A7EF3"/>
    <w:rsid w:val="007A7F45"/>
    <w:rsid w:val="007B048C"/>
    <w:rsid w:val="007B04B9"/>
    <w:rsid w:val="007B05F6"/>
    <w:rsid w:val="007B062C"/>
    <w:rsid w:val="007B10C7"/>
    <w:rsid w:val="007B14F3"/>
    <w:rsid w:val="007B1B0F"/>
    <w:rsid w:val="007B1D73"/>
    <w:rsid w:val="007B216C"/>
    <w:rsid w:val="007B2A22"/>
    <w:rsid w:val="007B3304"/>
    <w:rsid w:val="007B3A9A"/>
    <w:rsid w:val="007B46CA"/>
    <w:rsid w:val="007B4919"/>
    <w:rsid w:val="007B6496"/>
    <w:rsid w:val="007B7727"/>
    <w:rsid w:val="007B7926"/>
    <w:rsid w:val="007B7B52"/>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6EF"/>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803"/>
    <w:rsid w:val="007D6E26"/>
    <w:rsid w:val="007D7188"/>
    <w:rsid w:val="007D71B5"/>
    <w:rsid w:val="007D7575"/>
    <w:rsid w:val="007D7E14"/>
    <w:rsid w:val="007E0085"/>
    <w:rsid w:val="007E01FF"/>
    <w:rsid w:val="007E0C8E"/>
    <w:rsid w:val="007E128C"/>
    <w:rsid w:val="007E1B90"/>
    <w:rsid w:val="007E20E5"/>
    <w:rsid w:val="007E2EFF"/>
    <w:rsid w:val="007E2F8A"/>
    <w:rsid w:val="007E3103"/>
    <w:rsid w:val="007E3A9C"/>
    <w:rsid w:val="007E4030"/>
    <w:rsid w:val="007E42FD"/>
    <w:rsid w:val="007E43BB"/>
    <w:rsid w:val="007E45F1"/>
    <w:rsid w:val="007E4820"/>
    <w:rsid w:val="007E4B21"/>
    <w:rsid w:val="007E5B3A"/>
    <w:rsid w:val="007E5B97"/>
    <w:rsid w:val="007E5E56"/>
    <w:rsid w:val="007E6339"/>
    <w:rsid w:val="007E6C11"/>
    <w:rsid w:val="007E6D9B"/>
    <w:rsid w:val="007E6E81"/>
    <w:rsid w:val="007E6EAA"/>
    <w:rsid w:val="007F011B"/>
    <w:rsid w:val="007F03B7"/>
    <w:rsid w:val="007F05DE"/>
    <w:rsid w:val="007F06E3"/>
    <w:rsid w:val="007F0818"/>
    <w:rsid w:val="007F18D7"/>
    <w:rsid w:val="007F1E67"/>
    <w:rsid w:val="007F2153"/>
    <w:rsid w:val="007F2201"/>
    <w:rsid w:val="007F229D"/>
    <w:rsid w:val="007F2883"/>
    <w:rsid w:val="007F2939"/>
    <w:rsid w:val="007F3209"/>
    <w:rsid w:val="007F3A7B"/>
    <w:rsid w:val="007F4089"/>
    <w:rsid w:val="007F418B"/>
    <w:rsid w:val="007F470A"/>
    <w:rsid w:val="007F4E0B"/>
    <w:rsid w:val="007F4FEF"/>
    <w:rsid w:val="007F5DB9"/>
    <w:rsid w:val="007F5FF3"/>
    <w:rsid w:val="007F60A2"/>
    <w:rsid w:val="007F6281"/>
    <w:rsid w:val="007F67DF"/>
    <w:rsid w:val="007F687B"/>
    <w:rsid w:val="007F6A9D"/>
    <w:rsid w:val="007F6B17"/>
    <w:rsid w:val="007F6CCB"/>
    <w:rsid w:val="007F6F69"/>
    <w:rsid w:val="007F6FA6"/>
    <w:rsid w:val="00800454"/>
    <w:rsid w:val="00801CEB"/>
    <w:rsid w:val="0080212D"/>
    <w:rsid w:val="00802605"/>
    <w:rsid w:val="00802A7D"/>
    <w:rsid w:val="00802F4D"/>
    <w:rsid w:val="008031CD"/>
    <w:rsid w:val="00803AD5"/>
    <w:rsid w:val="00803C9D"/>
    <w:rsid w:val="008052BE"/>
    <w:rsid w:val="008056D6"/>
    <w:rsid w:val="00805D16"/>
    <w:rsid w:val="00806501"/>
    <w:rsid w:val="00806603"/>
    <w:rsid w:val="00806B2D"/>
    <w:rsid w:val="00807251"/>
    <w:rsid w:val="008076A6"/>
    <w:rsid w:val="008076E8"/>
    <w:rsid w:val="0080784A"/>
    <w:rsid w:val="008100F7"/>
    <w:rsid w:val="00810171"/>
    <w:rsid w:val="00810708"/>
    <w:rsid w:val="00810B05"/>
    <w:rsid w:val="00810EDA"/>
    <w:rsid w:val="00811008"/>
    <w:rsid w:val="00811B3D"/>
    <w:rsid w:val="00811EFF"/>
    <w:rsid w:val="00811FD7"/>
    <w:rsid w:val="00812879"/>
    <w:rsid w:val="00812B17"/>
    <w:rsid w:val="00813A34"/>
    <w:rsid w:val="00813AED"/>
    <w:rsid w:val="00813E31"/>
    <w:rsid w:val="0081415A"/>
    <w:rsid w:val="008142A6"/>
    <w:rsid w:val="00814E9D"/>
    <w:rsid w:val="00814FB5"/>
    <w:rsid w:val="008162F2"/>
    <w:rsid w:val="008166B9"/>
    <w:rsid w:val="008169F6"/>
    <w:rsid w:val="00816AAC"/>
    <w:rsid w:val="00816FA5"/>
    <w:rsid w:val="00817071"/>
    <w:rsid w:val="0081714D"/>
    <w:rsid w:val="008177B5"/>
    <w:rsid w:val="00817AAF"/>
    <w:rsid w:val="008201F8"/>
    <w:rsid w:val="008201FE"/>
    <w:rsid w:val="008206BF"/>
    <w:rsid w:val="00820811"/>
    <w:rsid w:val="0082096E"/>
    <w:rsid w:val="0082170B"/>
    <w:rsid w:val="00821746"/>
    <w:rsid w:val="00822BAF"/>
    <w:rsid w:val="00823A53"/>
    <w:rsid w:val="00824004"/>
    <w:rsid w:val="008253E9"/>
    <w:rsid w:val="00825596"/>
    <w:rsid w:val="00825D4F"/>
    <w:rsid w:val="0082604C"/>
    <w:rsid w:val="00826CD3"/>
    <w:rsid w:val="00827244"/>
    <w:rsid w:val="00827AA5"/>
    <w:rsid w:val="00827D2F"/>
    <w:rsid w:val="00827FE9"/>
    <w:rsid w:val="0083015A"/>
    <w:rsid w:val="0083127B"/>
    <w:rsid w:val="008316E6"/>
    <w:rsid w:val="008329FE"/>
    <w:rsid w:val="00832EB9"/>
    <w:rsid w:val="0083382B"/>
    <w:rsid w:val="00833D62"/>
    <w:rsid w:val="00833E43"/>
    <w:rsid w:val="00833EB1"/>
    <w:rsid w:val="00833FA9"/>
    <w:rsid w:val="008343D3"/>
    <w:rsid w:val="0083470A"/>
    <w:rsid w:val="00835734"/>
    <w:rsid w:val="00835D07"/>
    <w:rsid w:val="00835D7D"/>
    <w:rsid w:val="0083685D"/>
    <w:rsid w:val="00836CD0"/>
    <w:rsid w:val="00837AED"/>
    <w:rsid w:val="008403E6"/>
    <w:rsid w:val="00841475"/>
    <w:rsid w:val="0084155B"/>
    <w:rsid w:val="00842D48"/>
    <w:rsid w:val="00843908"/>
    <w:rsid w:val="0084395A"/>
    <w:rsid w:val="00843FE5"/>
    <w:rsid w:val="00844678"/>
    <w:rsid w:val="00844803"/>
    <w:rsid w:val="00844A86"/>
    <w:rsid w:val="00845090"/>
    <w:rsid w:val="008455CD"/>
    <w:rsid w:val="008457FE"/>
    <w:rsid w:val="00845937"/>
    <w:rsid w:val="00846204"/>
    <w:rsid w:val="00847F93"/>
    <w:rsid w:val="008500F9"/>
    <w:rsid w:val="00850862"/>
    <w:rsid w:val="00851035"/>
    <w:rsid w:val="008513E1"/>
    <w:rsid w:val="00851A40"/>
    <w:rsid w:val="00851B2F"/>
    <w:rsid w:val="008524F8"/>
    <w:rsid w:val="008525BE"/>
    <w:rsid w:val="008530C2"/>
    <w:rsid w:val="008534F2"/>
    <w:rsid w:val="0085379A"/>
    <w:rsid w:val="0085474A"/>
    <w:rsid w:val="00854902"/>
    <w:rsid w:val="00854AB2"/>
    <w:rsid w:val="00854D98"/>
    <w:rsid w:val="00854EBE"/>
    <w:rsid w:val="00854F58"/>
    <w:rsid w:val="008555C1"/>
    <w:rsid w:val="0085579E"/>
    <w:rsid w:val="0085597C"/>
    <w:rsid w:val="00855F33"/>
    <w:rsid w:val="00856073"/>
    <w:rsid w:val="00856DBE"/>
    <w:rsid w:val="008606F3"/>
    <w:rsid w:val="00861D5E"/>
    <w:rsid w:val="00861DB7"/>
    <w:rsid w:val="00861FEA"/>
    <w:rsid w:val="00862019"/>
    <w:rsid w:val="0086212D"/>
    <w:rsid w:val="0086212E"/>
    <w:rsid w:val="0086275D"/>
    <w:rsid w:val="00862A7B"/>
    <w:rsid w:val="00862BE2"/>
    <w:rsid w:val="00862C42"/>
    <w:rsid w:val="00862CDE"/>
    <w:rsid w:val="008642DC"/>
    <w:rsid w:val="00864D36"/>
    <w:rsid w:val="00864F14"/>
    <w:rsid w:val="00865650"/>
    <w:rsid w:val="00865A8E"/>
    <w:rsid w:val="00865AEF"/>
    <w:rsid w:val="00866205"/>
    <w:rsid w:val="008665E5"/>
    <w:rsid w:val="00866995"/>
    <w:rsid w:val="008670E2"/>
    <w:rsid w:val="008678D2"/>
    <w:rsid w:val="00867BDE"/>
    <w:rsid w:val="00867C4E"/>
    <w:rsid w:val="00867D9E"/>
    <w:rsid w:val="00867E23"/>
    <w:rsid w:val="00871193"/>
    <w:rsid w:val="008715B3"/>
    <w:rsid w:val="00871C40"/>
    <w:rsid w:val="00871D11"/>
    <w:rsid w:val="00872282"/>
    <w:rsid w:val="008722FA"/>
    <w:rsid w:val="00873029"/>
    <w:rsid w:val="008732CB"/>
    <w:rsid w:val="008743F2"/>
    <w:rsid w:val="0087452F"/>
    <w:rsid w:val="008746B6"/>
    <w:rsid w:val="00874910"/>
    <w:rsid w:val="0087505E"/>
    <w:rsid w:val="00875540"/>
    <w:rsid w:val="00875553"/>
    <w:rsid w:val="00875974"/>
    <w:rsid w:val="00875BE2"/>
    <w:rsid w:val="00875C4A"/>
    <w:rsid w:val="00876781"/>
    <w:rsid w:val="008771F0"/>
    <w:rsid w:val="008778EE"/>
    <w:rsid w:val="008801EB"/>
    <w:rsid w:val="0088079D"/>
    <w:rsid w:val="00880EF2"/>
    <w:rsid w:val="0088114A"/>
    <w:rsid w:val="00881D7E"/>
    <w:rsid w:val="0088206E"/>
    <w:rsid w:val="0088322A"/>
    <w:rsid w:val="00883B3E"/>
    <w:rsid w:val="00883BD4"/>
    <w:rsid w:val="00883D28"/>
    <w:rsid w:val="00883E29"/>
    <w:rsid w:val="00884454"/>
    <w:rsid w:val="00884882"/>
    <w:rsid w:val="00884899"/>
    <w:rsid w:val="00884E99"/>
    <w:rsid w:val="00885D60"/>
    <w:rsid w:val="00885EEB"/>
    <w:rsid w:val="008860A1"/>
    <w:rsid w:val="00886290"/>
    <w:rsid w:val="008862E7"/>
    <w:rsid w:val="0088677E"/>
    <w:rsid w:val="008879E9"/>
    <w:rsid w:val="00890017"/>
    <w:rsid w:val="0089162B"/>
    <w:rsid w:val="00891BD8"/>
    <w:rsid w:val="00891DE3"/>
    <w:rsid w:val="00893AAB"/>
    <w:rsid w:val="00894221"/>
    <w:rsid w:val="008949BF"/>
    <w:rsid w:val="008949FD"/>
    <w:rsid w:val="00895307"/>
    <w:rsid w:val="00895629"/>
    <w:rsid w:val="008958D0"/>
    <w:rsid w:val="00895D5E"/>
    <w:rsid w:val="00896143"/>
    <w:rsid w:val="0089688C"/>
    <w:rsid w:val="00896A27"/>
    <w:rsid w:val="00897038"/>
    <w:rsid w:val="00897820"/>
    <w:rsid w:val="008A0537"/>
    <w:rsid w:val="008A0610"/>
    <w:rsid w:val="008A07F7"/>
    <w:rsid w:val="008A08B6"/>
    <w:rsid w:val="008A08FD"/>
    <w:rsid w:val="008A0B90"/>
    <w:rsid w:val="008A0F50"/>
    <w:rsid w:val="008A0FA6"/>
    <w:rsid w:val="008A12F5"/>
    <w:rsid w:val="008A1AE2"/>
    <w:rsid w:val="008A1C7B"/>
    <w:rsid w:val="008A1ED7"/>
    <w:rsid w:val="008A2388"/>
    <w:rsid w:val="008A2CF0"/>
    <w:rsid w:val="008A39C9"/>
    <w:rsid w:val="008A3E62"/>
    <w:rsid w:val="008A565E"/>
    <w:rsid w:val="008A5B4C"/>
    <w:rsid w:val="008A5E4C"/>
    <w:rsid w:val="008A5EB3"/>
    <w:rsid w:val="008A6060"/>
    <w:rsid w:val="008A62B7"/>
    <w:rsid w:val="008A6821"/>
    <w:rsid w:val="008A6E5F"/>
    <w:rsid w:val="008A6E78"/>
    <w:rsid w:val="008A6E8C"/>
    <w:rsid w:val="008A6F83"/>
    <w:rsid w:val="008A7AA7"/>
    <w:rsid w:val="008A7FE8"/>
    <w:rsid w:val="008B02A8"/>
    <w:rsid w:val="008B073B"/>
    <w:rsid w:val="008B0B5B"/>
    <w:rsid w:val="008B0EA7"/>
    <w:rsid w:val="008B16C4"/>
    <w:rsid w:val="008B17CC"/>
    <w:rsid w:val="008B18CD"/>
    <w:rsid w:val="008B1EC3"/>
    <w:rsid w:val="008B257E"/>
    <w:rsid w:val="008B28C7"/>
    <w:rsid w:val="008B2A85"/>
    <w:rsid w:val="008B2ED8"/>
    <w:rsid w:val="008B32E2"/>
    <w:rsid w:val="008B3838"/>
    <w:rsid w:val="008B40F4"/>
    <w:rsid w:val="008B444F"/>
    <w:rsid w:val="008B44F3"/>
    <w:rsid w:val="008B4783"/>
    <w:rsid w:val="008B4CF1"/>
    <w:rsid w:val="008B64ED"/>
    <w:rsid w:val="008B6C23"/>
    <w:rsid w:val="008B7111"/>
    <w:rsid w:val="008C01D3"/>
    <w:rsid w:val="008C05B2"/>
    <w:rsid w:val="008C08D7"/>
    <w:rsid w:val="008C1099"/>
    <w:rsid w:val="008C2AE5"/>
    <w:rsid w:val="008C360C"/>
    <w:rsid w:val="008C36F4"/>
    <w:rsid w:val="008C377B"/>
    <w:rsid w:val="008C3BDB"/>
    <w:rsid w:val="008C41E0"/>
    <w:rsid w:val="008C44F8"/>
    <w:rsid w:val="008C479C"/>
    <w:rsid w:val="008C4827"/>
    <w:rsid w:val="008C483E"/>
    <w:rsid w:val="008C4D66"/>
    <w:rsid w:val="008C4F02"/>
    <w:rsid w:val="008C53D4"/>
    <w:rsid w:val="008C5754"/>
    <w:rsid w:val="008C57D6"/>
    <w:rsid w:val="008C5A8F"/>
    <w:rsid w:val="008C6107"/>
    <w:rsid w:val="008C6A96"/>
    <w:rsid w:val="008C6AF9"/>
    <w:rsid w:val="008C6C83"/>
    <w:rsid w:val="008D004F"/>
    <w:rsid w:val="008D01A1"/>
    <w:rsid w:val="008D0218"/>
    <w:rsid w:val="008D02B8"/>
    <w:rsid w:val="008D0422"/>
    <w:rsid w:val="008D0754"/>
    <w:rsid w:val="008D1615"/>
    <w:rsid w:val="008D1CE2"/>
    <w:rsid w:val="008D1D02"/>
    <w:rsid w:val="008D2979"/>
    <w:rsid w:val="008D2B5C"/>
    <w:rsid w:val="008D34AC"/>
    <w:rsid w:val="008D35B8"/>
    <w:rsid w:val="008D3EFB"/>
    <w:rsid w:val="008D5093"/>
    <w:rsid w:val="008D5138"/>
    <w:rsid w:val="008D5855"/>
    <w:rsid w:val="008D61B7"/>
    <w:rsid w:val="008D638A"/>
    <w:rsid w:val="008D6DB2"/>
    <w:rsid w:val="008D6DD1"/>
    <w:rsid w:val="008D6FBD"/>
    <w:rsid w:val="008D7781"/>
    <w:rsid w:val="008E1760"/>
    <w:rsid w:val="008E1E31"/>
    <w:rsid w:val="008E258D"/>
    <w:rsid w:val="008E2C1D"/>
    <w:rsid w:val="008E3039"/>
    <w:rsid w:val="008E3213"/>
    <w:rsid w:val="008E3242"/>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1DC8"/>
    <w:rsid w:val="008F2415"/>
    <w:rsid w:val="008F2BEB"/>
    <w:rsid w:val="008F357B"/>
    <w:rsid w:val="008F3EA1"/>
    <w:rsid w:val="008F45A3"/>
    <w:rsid w:val="008F461E"/>
    <w:rsid w:val="008F4C3F"/>
    <w:rsid w:val="008F4D2F"/>
    <w:rsid w:val="008F51C1"/>
    <w:rsid w:val="008F57DB"/>
    <w:rsid w:val="008F5809"/>
    <w:rsid w:val="008F5D95"/>
    <w:rsid w:val="008F62C4"/>
    <w:rsid w:val="008F7335"/>
    <w:rsid w:val="008F740C"/>
    <w:rsid w:val="008F7DD8"/>
    <w:rsid w:val="0090025C"/>
    <w:rsid w:val="0090068E"/>
    <w:rsid w:val="009007DC"/>
    <w:rsid w:val="00900D2F"/>
    <w:rsid w:val="00900E0B"/>
    <w:rsid w:val="0090190F"/>
    <w:rsid w:val="00901910"/>
    <w:rsid w:val="009023C3"/>
    <w:rsid w:val="0090296F"/>
    <w:rsid w:val="00902CBB"/>
    <w:rsid w:val="00903228"/>
    <w:rsid w:val="0090370B"/>
    <w:rsid w:val="009038ED"/>
    <w:rsid w:val="00903A2A"/>
    <w:rsid w:val="00903E34"/>
    <w:rsid w:val="009040F9"/>
    <w:rsid w:val="00904A3D"/>
    <w:rsid w:val="00904A65"/>
    <w:rsid w:val="00904E7D"/>
    <w:rsid w:val="009050EB"/>
    <w:rsid w:val="009055D5"/>
    <w:rsid w:val="0090682C"/>
    <w:rsid w:val="00906F56"/>
    <w:rsid w:val="00907888"/>
    <w:rsid w:val="00907AC0"/>
    <w:rsid w:val="00907EF3"/>
    <w:rsid w:val="00910B05"/>
    <w:rsid w:val="00911880"/>
    <w:rsid w:val="0091199B"/>
    <w:rsid w:val="00912121"/>
    <w:rsid w:val="0091238F"/>
    <w:rsid w:val="0091285D"/>
    <w:rsid w:val="00912B3B"/>
    <w:rsid w:val="00913319"/>
    <w:rsid w:val="00913326"/>
    <w:rsid w:val="009134FC"/>
    <w:rsid w:val="0091416D"/>
    <w:rsid w:val="00914346"/>
    <w:rsid w:val="00914A59"/>
    <w:rsid w:val="00914D95"/>
    <w:rsid w:val="00914EA8"/>
    <w:rsid w:val="0091501E"/>
    <w:rsid w:val="00915632"/>
    <w:rsid w:val="0091579A"/>
    <w:rsid w:val="00915CAB"/>
    <w:rsid w:val="00915E0B"/>
    <w:rsid w:val="00915F03"/>
    <w:rsid w:val="00917D29"/>
    <w:rsid w:val="00917E0B"/>
    <w:rsid w:val="009200EC"/>
    <w:rsid w:val="009206BF"/>
    <w:rsid w:val="009207F4"/>
    <w:rsid w:val="00920879"/>
    <w:rsid w:val="009208C3"/>
    <w:rsid w:val="0092092C"/>
    <w:rsid w:val="00920C20"/>
    <w:rsid w:val="00921173"/>
    <w:rsid w:val="00921569"/>
    <w:rsid w:val="00921753"/>
    <w:rsid w:val="00921D7A"/>
    <w:rsid w:val="00921DEB"/>
    <w:rsid w:val="00922ACD"/>
    <w:rsid w:val="00922B99"/>
    <w:rsid w:val="00922D2C"/>
    <w:rsid w:val="00923D30"/>
    <w:rsid w:val="00924608"/>
    <w:rsid w:val="00925A54"/>
    <w:rsid w:val="00925D93"/>
    <w:rsid w:val="00926309"/>
    <w:rsid w:val="00926818"/>
    <w:rsid w:val="00926B72"/>
    <w:rsid w:val="00926BCD"/>
    <w:rsid w:val="00926C8E"/>
    <w:rsid w:val="00926D75"/>
    <w:rsid w:val="0092753E"/>
    <w:rsid w:val="00927A08"/>
    <w:rsid w:val="00927F01"/>
    <w:rsid w:val="0093084E"/>
    <w:rsid w:val="0093101A"/>
    <w:rsid w:val="0093129F"/>
    <w:rsid w:val="009316BF"/>
    <w:rsid w:val="0093236C"/>
    <w:rsid w:val="00932E68"/>
    <w:rsid w:val="00933A10"/>
    <w:rsid w:val="009345EE"/>
    <w:rsid w:val="00935757"/>
    <w:rsid w:val="00935771"/>
    <w:rsid w:val="00935EAF"/>
    <w:rsid w:val="00935FC5"/>
    <w:rsid w:val="0093643C"/>
    <w:rsid w:val="0093672D"/>
    <w:rsid w:val="00936CC9"/>
    <w:rsid w:val="00936D05"/>
    <w:rsid w:val="00936E0D"/>
    <w:rsid w:val="00936F88"/>
    <w:rsid w:val="0093789A"/>
    <w:rsid w:val="0093790E"/>
    <w:rsid w:val="00937A3B"/>
    <w:rsid w:val="00937BD2"/>
    <w:rsid w:val="00937E83"/>
    <w:rsid w:val="009407CD"/>
    <w:rsid w:val="00940A64"/>
    <w:rsid w:val="00941837"/>
    <w:rsid w:val="0094200E"/>
    <w:rsid w:val="00942019"/>
    <w:rsid w:val="009424E7"/>
    <w:rsid w:val="00942C2A"/>
    <w:rsid w:val="00943C85"/>
    <w:rsid w:val="00943E1F"/>
    <w:rsid w:val="0094443B"/>
    <w:rsid w:val="009445A8"/>
    <w:rsid w:val="00944BD4"/>
    <w:rsid w:val="00944CB6"/>
    <w:rsid w:val="009451CE"/>
    <w:rsid w:val="00945FF1"/>
    <w:rsid w:val="009465D6"/>
    <w:rsid w:val="00947690"/>
    <w:rsid w:val="009503E6"/>
    <w:rsid w:val="009505B8"/>
    <w:rsid w:val="00951406"/>
    <w:rsid w:val="00951B41"/>
    <w:rsid w:val="0095223A"/>
    <w:rsid w:val="0095251B"/>
    <w:rsid w:val="00952F1F"/>
    <w:rsid w:val="00953086"/>
    <w:rsid w:val="00953154"/>
    <w:rsid w:val="0095333F"/>
    <w:rsid w:val="0095381A"/>
    <w:rsid w:val="00953E86"/>
    <w:rsid w:val="00953F0A"/>
    <w:rsid w:val="00954DD3"/>
    <w:rsid w:val="00954E68"/>
    <w:rsid w:val="00955025"/>
    <w:rsid w:val="00955908"/>
    <w:rsid w:val="009559EB"/>
    <w:rsid w:val="00955BC2"/>
    <w:rsid w:val="0095622D"/>
    <w:rsid w:val="009562C2"/>
    <w:rsid w:val="00957314"/>
    <w:rsid w:val="009574E0"/>
    <w:rsid w:val="00957879"/>
    <w:rsid w:val="00957E71"/>
    <w:rsid w:val="00960013"/>
    <w:rsid w:val="0096012F"/>
    <w:rsid w:val="00960740"/>
    <w:rsid w:val="00960960"/>
    <w:rsid w:val="00960BD3"/>
    <w:rsid w:val="00960CA8"/>
    <w:rsid w:val="00962397"/>
    <w:rsid w:val="00962F4B"/>
    <w:rsid w:val="0096317C"/>
    <w:rsid w:val="009632AE"/>
    <w:rsid w:val="00963733"/>
    <w:rsid w:val="009644F4"/>
    <w:rsid w:val="0096500B"/>
    <w:rsid w:val="009653BF"/>
    <w:rsid w:val="009659AE"/>
    <w:rsid w:val="0096600F"/>
    <w:rsid w:val="009668D6"/>
    <w:rsid w:val="00966A3E"/>
    <w:rsid w:val="00966AAD"/>
    <w:rsid w:val="00967042"/>
    <w:rsid w:val="009672FC"/>
    <w:rsid w:val="00967317"/>
    <w:rsid w:val="009676F7"/>
    <w:rsid w:val="00970164"/>
    <w:rsid w:val="009701C2"/>
    <w:rsid w:val="009703D0"/>
    <w:rsid w:val="00971A7F"/>
    <w:rsid w:val="009722EB"/>
    <w:rsid w:val="009725FA"/>
    <w:rsid w:val="00973036"/>
    <w:rsid w:val="009741E6"/>
    <w:rsid w:val="00974303"/>
    <w:rsid w:val="0097462F"/>
    <w:rsid w:val="009746B1"/>
    <w:rsid w:val="0097520A"/>
    <w:rsid w:val="00975517"/>
    <w:rsid w:val="00975D14"/>
    <w:rsid w:val="00975E55"/>
    <w:rsid w:val="0097689A"/>
    <w:rsid w:val="00976C13"/>
    <w:rsid w:val="00976D1A"/>
    <w:rsid w:val="00976FE6"/>
    <w:rsid w:val="00977799"/>
    <w:rsid w:val="0098023D"/>
    <w:rsid w:val="0098027F"/>
    <w:rsid w:val="0098098F"/>
    <w:rsid w:val="009812AE"/>
    <w:rsid w:val="0098145E"/>
    <w:rsid w:val="00981CBD"/>
    <w:rsid w:val="00981D68"/>
    <w:rsid w:val="00982E38"/>
    <w:rsid w:val="0098359C"/>
    <w:rsid w:val="00983FF3"/>
    <w:rsid w:val="0098422A"/>
    <w:rsid w:val="00984445"/>
    <w:rsid w:val="00984826"/>
    <w:rsid w:val="00984C07"/>
    <w:rsid w:val="009851B2"/>
    <w:rsid w:val="00985327"/>
    <w:rsid w:val="00985A50"/>
    <w:rsid w:val="00985C34"/>
    <w:rsid w:val="00985CE4"/>
    <w:rsid w:val="009865D2"/>
    <w:rsid w:val="00986924"/>
    <w:rsid w:val="00986A86"/>
    <w:rsid w:val="00986D89"/>
    <w:rsid w:val="00986F25"/>
    <w:rsid w:val="00987F98"/>
    <w:rsid w:val="009902E9"/>
    <w:rsid w:val="0099041A"/>
    <w:rsid w:val="009911D9"/>
    <w:rsid w:val="00991A01"/>
    <w:rsid w:val="0099282F"/>
    <w:rsid w:val="0099316C"/>
    <w:rsid w:val="009934DC"/>
    <w:rsid w:val="0099422A"/>
    <w:rsid w:val="00994819"/>
    <w:rsid w:val="00994829"/>
    <w:rsid w:val="00994D74"/>
    <w:rsid w:val="00995011"/>
    <w:rsid w:val="009952EC"/>
    <w:rsid w:val="009953FB"/>
    <w:rsid w:val="0099543E"/>
    <w:rsid w:val="0099689D"/>
    <w:rsid w:val="0099714E"/>
    <w:rsid w:val="00997691"/>
    <w:rsid w:val="00997ED4"/>
    <w:rsid w:val="009A08C5"/>
    <w:rsid w:val="009A0926"/>
    <w:rsid w:val="009A1146"/>
    <w:rsid w:val="009A16EB"/>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11D"/>
    <w:rsid w:val="009B3150"/>
    <w:rsid w:val="009B35E4"/>
    <w:rsid w:val="009B3F98"/>
    <w:rsid w:val="009B4421"/>
    <w:rsid w:val="009B4955"/>
    <w:rsid w:val="009B4DAF"/>
    <w:rsid w:val="009B5157"/>
    <w:rsid w:val="009B55DA"/>
    <w:rsid w:val="009B5A63"/>
    <w:rsid w:val="009B62CB"/>
    <w:rsid w:val="009B64E9"/>
    <w:rsid w:val="009B68FD"/>
    <w:rsid w:val="009B6B8D"/>
    <w:rsid w:val="009B6CE6"/>
    <w:rsid w:val="009B774C"/>
    <w:rsid w:val="009B781E"/>
    <w:rsid w:val="009B78CF"/>
    <w:rsid w:val="009B7EC0"/>
    <w:rsid w:val="009C0018"/>
    <w:rsid w:val="009C078A"/>
    <w:rsid w:val="009C08A6"/>
    <w:rsid w:val="009C0E63"/>
    <w:rsid w:val="009C0F5C"/>
    <w:rsid w:val="009C0FE0"/>
    <w:rsid w:val="009C141F"/>
    <w:rsid w:val="009C160C"/>
    <w:rsid w:val="009C16B5"/>
    <w:rsid w:val="009C21A2"/>
    <w:rsid w:val="009C23C9"/>
    <w:rsid w:val="009C2415"/>
    <w:rsid w:val="009C25E4"/>
    <w:rsid w:val="009C2CC7"/>
    <w:rsid w:val="009C3917"/>
    <w:rsid w:val="009C3B02"/>
    <w:rsid w:val="009C41D7"/>
    <w:rsid w:val="009C4644"/>
    <w:rsid w:val="009C4BC4"/>
    <w:rsid w:val="009C5037"/>
    <w:rsid w:val="009C52C5"/>
    <w:rsid w:val="009C5535"/>
    <w:rsid w:val="009C578B"/>
    <w:rsid w:val="009C5B07"/>
    <w:rsid w:val="009C6105"/>
    <w:rsid w:val="009C6216"/>
    <w:rsid w:val="009C67B1"/>
    <w:rsid w:val="009C6F07"/>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867"/>
    <w:rsid w:val="009D7BE9"/>
    <w:rsid w:val="009D7C0E"/>
    <w:rsid w:val="009E0F16"/>
    <w:rsid w:val="009E14DE"/>
    <w:rsid w:val="009E14E5"/>
    <w:rsid w:val="009E18CC"/>
    <w:rsid w:val="009E1F54"/>
    <w:rsid w:val="009E2127"/>
    <w:rsid w:val="009E23F6"/>
    <w:rsid w:val="009E2568"/>
    <w:rsid w:val="009E302E"/>
    <w:rsid w:val="009E307E"/>
    <w:rsid w:val="009E41B2"/>
    <w:rsid w:val="009E4EDC"/>
    <w:rsid w:val="009E5488"/>
    <w:rsid w:val="009E56D4"/>
    <w:rsid w:val="009E5820"/>
    <w:rsid w:val="009E596B"/>
    <w:rsid w:val="009E5C08"/>
    <w:rsid w:val="009E5FDB"/>
    <w:rsid w:val="009E7E58"/>
    <w:rsid w:val="009E7ED9"/>
    <w:rsid w:val="009E7F57"/>
    <w:rsid w:val="009F0D64"/>
    <w:rsid w:val="009F10D1"/>
    <w:rsid w:val="009F1105"/>
    <w:rsid w:val="009F12EA"/>
    <w:rsid w:val="009F2029"/>
    <w:rsid w:val="009F2419"/>
    <w:rsid w:val="009F24FC"/>
    <w:rsid w:val="009F2565"/>
    <w:rsid w:val="009F2D27"/>
    <w:rsid w:val="009F2EF2"/>
    <w:rsid w:val="009F33CA"/>
    <w:rsid w:val="009F36F7"/>
    <w:rsid w:val="009F3847"/>
    <w:rsid w:val="009F3D8F"/>
    <w:rsid w:val="009F4611"/>
    <w:rsid w:val="009F4642"/>
    <w:rsid w:val="009F46C5"/>
    <w:rsid w:val="009F4982"/>
    <w:rsid w:val="009F4D0B"/>
    <w:rsid w:val="009F4EBA"/>
    <w:rsid w:val="009F5552"/>
    <w:rsid w:val="009F55E6"/>
    <w:rsid w:val="009F5A71"/>
    <w:rsid w:val="009F5AAE"/>
    <w:rsid w:val="009F5EEB"/>
    <w:rsid w:val="009F6446"/>
    <w:rsid w:val="009F6698"/>
    <w:rsid w:val="009F6B12"/>
    <w:rsid w:val="009F6BFE"/>
    <w:rsid w:val="009F7240"/>
    <w:rsid w:val="009F780B"/>
    <w:rsid w:val="009F79CB"/>
    <w:rsid w:val="00A00064"/>
    <w:rsid w:val="00A0019A"/>
    <w:rsid w:val="00A00637"/>
    <w:rsid w:val="00A007DB"/>
    <w:rsid w:val="00A009B0"/>
    <w:rsid w:val="00A00A81"/>
    <w:rsid w:val="00A00D8A"/>
    <w:rsid w:val="00A00ECC"/>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922"/>
    <w:rsid w:val="00A04BAB"/>
    <w:rsid w:val="00A050BA"/>
    <w:rsid w:val="00A05D6E"/>
    <w:rsid w:val="00A06C32"/>
    <w:rsid w:val="00A06C50"/>
    <w:rsid w:val="00A06EFA"/>
    <w:rsid w:val="00A1067E"/>
    <w:rsid w:val="00A1083E"/>
    <w:rsid w:val="00A1115B"/>
    <w:rsid w:val="00A111C0"/>
    <w:rsid w:val="00A11414"/>
    <w:rsid w:val="00A118BA"/>
    <w:rsid w:val="00A119EE"/>
    <w:rsid w:val="00A11BC4"/>
    <w:rsid w:val="00A11EA8"/>
    <w:rsid w:val="00A11FC2"/>
    <w:rsid w:val="00A123E5"/>
    <w:rsid w:val="00A133E2"/>
    <w:rsid w:val="00A1348F"/>
    <w:rsid w:val="00A13956"/>
    <w:rsid w:val="00A1395D"/>
    <w:rsid w:val="00A139E7"/>
    <w:rsid w:val="00A13B2F"/>
    <w:rsid w:val="00A14164"/>
    <w:rsid w:val="00A143C4"/>
    <w:rsid w:val="00A1445F"/>
    <w:rsid w:val="00A14647"/>
    <w:rsid w:val="00A14F24"/>
    <w:rsid w:val="00A14F54"/>
    <w:rsid w:val="00A15062"/>
    <w:rsid w:val="00A1576D"/>
    <w:rsid w:val="00A15929"/>
    <w:rsid w:val="00A160A7"/>
    <w:rsid w:val="00A16366"/>
    <w:rsid w:val="00A170A8"/>
    <w:rsid w:val="00A171F9"/>
    <w:rsid w:val="00A17665"/>
    <w:rsid w:val="00A17913"/>
    <w:rsid w:val="00A179D1"/>
    <w:rsid w:val="00A17A40"/>
    <w:rsid w:val="00A20131"/>
    <w:rsid w:val="00A201C0"/>
    <w:rsid w:val="00A204C9"/>
    <w:rsid w:val="00A20F58"/>
    <w:rsid w:val="00A217A4"/>
    <w:rsid w:val="00A22D04"/>
    <w:rsid w:val="00A23057"/>
    <w:rsid w:val="00A23474"/>
    <w:rsid w:val="00A23C33"/>
    <w:rsid w:val="00A2402C"/>
    <w:rsid w:val="00A243BE"/>
    <w:rsid w:val="00A2451D"/>
    <w:rsid w:val="00A246A7"/>
    <w:rsid w:val="00A24B53"/>
    <w:rsid w:val="00A24DA0"/>
    <w:rsid w:val="00A24E8E"/>
    <w:rsid w:val="00A24EE1"/>
    <w:rsid w:val="00A24F65"/>
    <w:rsid w:val="00A25390"/>
    <w:rsid w:val="00A25554"/>
    <w:rsid w:val="00A25B7E"/>
    <w:rsid w:val="00A2643C"/>
    <w:rsid w:val="00A26B4E"/>
    <w:rsid w:val="00A27119"/>
    <w:rsid w:val="00A275E0"/>
    <w:rsid w:val="00A279DF"/>
    <w:rsid w:val="00A27F93"/>
    <w:rsid w:val="00A3063D"/>
    <w:rsid w:val="00A306D5"/>
    <w:rsid w:val="00A308E2"/>
    <w:rsid w:val="00A30F8D"/>
    <w:rsid w:val="00A31120"/>
    <w:rsid w:val="00A316F4"/>
    <w:rsid w:val="00A31786"/>
    <w:rsid w:val="00A32145"/>
    <w:rsid w:val="00A323C8"/>
    <w:rsid w:val="00A32714"/>
    <w:rsid w:val="00A32D70"/>
    <w:rsid w:val="00A33926"/>
    <w:rsid w:val="00A33B4B"/>
    <w:rsid w:val="00A34546"/>
    <w:rsid w:val="00A345BD"/>
    <w:rsid w:val="00A3492B"/>
    <w:rsid w:val="00A34B70"/>
    <w:rsid w:val="00A34F78"/>
    <w:rsid w:val="00A35208"/>
    <w:rsid w:val="00A3542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029E"/>
    <w:rsid w:val="00A50C96"/>
    <w:rsid w:val="00A5140C"/>
    <w:rsid w:val="00A51675"/>
    <w:rsid w:val="00A519E0"/>
    <w:rsid w:val="00A524E9"/>
    <w:rsid w:val="00A52BE5"/>
    <w:rsid w:val="00A53668"/>
    <w:rsid w:val="00A53AF6"/>
    <w:rsid w:val="00A54590"/>
    <w:rsid w:val="00A54788"/>
    <w:rsid w:val="00A548B8"/>
    <w:rsid w:val="00A54B85"/>
    <w:rsid w:val="00A54BB9"/>
    <w:rsid w:val="00A55704"/>
    <w:rsid w:val="00A55B48"/>
    <w:rsid w:val="00A55D4E"/>
    <w:rsid w:val="00A55E2A"/>
    <w:rsid w:val="00A5617A"/>
    <w:rsid w:val="00A56A60"/>
    <w:rsid w:val="00A61150"/>
    <w:rsid w:val="00A62853"/>
    <w:rsid w:val="00A62C67"/>
    <w:rsid w:val="00A63032"/>
    <w:rsid w:val="00A63984"/>
    <w:rsid w:val="00A63A0A"/>
    <w:rsid w:val="00A63B4E"/>
    <w:rsid w:val="00A63C40"/>
    <w:rsid w:val="00A63DC2"/>
    <w:rsid w:val="00A63E69"/>
    <w:rsid w:val="00A64388"/>
    <w:rsid w:val="00A64694"/>
    <w:rsid w:val="00A647BF"/>
    <w:rsid w:val="00A657F3"/>
    <w:rsid w:val="00A6584F"/>
    <w:rsid w:val="00A65B51"/>
    <w:rsid w:val="00A65D0B"/>
    <w:rsid w:val="00A6719D"/>
    <w:rsid w:val="00A672E9"/>
    <w:rsid w:val="00A679C2"/>
    <w:rsid w:val="00A703B7"/>
    <w:rsid w:val="00A70A9A"/>
    <w:rsid w:val="00A70B8A"/>
    <w:rsid w:val="00A71328"/>
    <w:rsid w:val="00A7132D"/>
    <w:rsid w:val="00A71C57"/>
    <w:rsid w:val="00A71D9C"/>
    <w:rsid w:val="00A71E99"/>
    <w:rsid w:val="00A72046"/>
    <w:rsid w:val="00A7220C"/>
    <w:rsid w:val="00A7225A"/>
    <w:rsid w:val="00A726C5"/>
    <w:rsid w:val="00A7285C"/>
    <w:rsid w:val="00A73084"/>
    <w:rsid w:val="00A73120"/>
    <w:rsid w:val="00A7323C"/>
    <w:rsid w:val="00A73424"/>
    <w:rsid w:val="00A7442B"/>
    <w:rsid w:val="00A74945"/>
    <w:rsid w:val="00A74B20"/>
    <w:rsid w:val="00A75716"/>
    <w:rsid w:val="00A75AB0"/>
    <w:rsid w:val="00A75C65"/>
    <w:rsid w:val="00A75FFB"/>
    <w:rsid w:val="00A7641F"/>
    <w:rsid w:val="00A76F8D"/>
    <w:rsid w:val="00A7764C"/>
    <w:rsid w:val="00A777B9"/>
    <w:rsid w:val="00A77BA8"/>
    <w:rsid w:val="00A77EC2"/>
    <w:rsid w:val="00A80063"/>
    <w:rsid w:val="00A807E7"/>
    <w:rsid w:val="00A80BD9"/>
    <w:rsid w:val="00A81999"/>
    <w:rsid w:val="00A81B5B"/>
    <w:rsid w:val="00A822ED"/>
    <w:rsid w:val="00A82983"/>
    <w:rsid w:val="00A82B46"/>
    <w:rsid w:val="00A82E33"/>
    <w:rsid w:val="00A830F3"/>
    <w:rsid w:val="00A8314C"/>
    <w:rsid w:val="00A8374A"/>
    <w:rsid w:val="00A83A8C"/>
    <w:rsid w:val="00A83F51"/>
    <w:rsid w:val="00A8443D"/>
    <w:rsid w:val="00A84603"/>
    <w:rsid w:val="00A84D40"/>
    <w:rsid w:val="00A85407"/>
    <w:rsid w:val="00A85973"/>
    <w:rsid w:val="00A85EE0"/>
    <w:rsid w:val="00A86F82"/>
    <w:rsid w:val="00A86FC2"/>
    <w:rsid w:val="00A874FF"/>
    <w:rsid w:val="00A87823"/>
    <w:rsid w:val="00A87D2A"/>
    <w:rsid w:val="00A87D97"/>
    <w:rsid w:val="00A90163"/>
    <w:rsid w:val="00A9034C"/>
    <w:rsid w:val="00A90830"/>
    <w:rsid w:val="00A915A2"/>
    <w:rsid w:val="00A918A4"/>
    <w:rsid w:val="00A92740"/>
    <w:rsid w:val="00A92A46"/>
    <w:rsid w:val="00A92EE2"/>
    <w:rsid w:val="00A92F05"/>
    <w:rsid w:val="00A92FA7"/>
    <w:rsid w:val="00A93039"/>
    <w:rsid w:val="00A932D0"/>
    <w:rsid w:val="00A94025"/>
    <w:rsid w:val="00A946BB"/>
    <w:rsid w:val="00A94C73"/>
    <w:rsid w:val="00A94EFC"/>
    <w:rsid w:val="00A9566E"/>
    <w:rsid w:val="00A966DC"/>
    <w:rsid w:val="00A96CFC"/>
    <w:rsid w:val="00A971F9"/>
    <w:rsid w:val="00A97793"/>
    <w:rsid w:val="00A978C5"/>
    <w:rsid w:val="00A9797D"/>
    <w:rsid w:val="00A97DA6"/>
    <w:rsid w:val="00A97E5A"/>
    <w:rsid w:val="00AA1445"/>
    <w:rsid w:val="00AA14E9"/>
    <w:rsid w:val="00AA2492"/>
    <w:rsid w:val="00AA284E"/>
    <w:rsid w:val="00AA29A1"/>
    <w:rsid w:val="00AA30EA"/>
    <w:rsid w:val="00AA3D12"/>
    <w:rsid w:val="00AA61C6"/>
    <w:rsid w:val="00AA6525"/>
    <w:rsid w:val="00AA69A0"/>
    <w:rsid w:val="00AA6C88"/>
    <w:rsid w:val="00AA71C1"/>
    <w:rsid w:val="00AA78A3"/>
    <w:rsid w:val="00AA7B6E"/>
    <w:rsid w:val="00AA7F75"/>
    <w:rsid w:val="00AB001A"/>
    <w:rsid w:val="00AB020C"/>
    <w:rsid w:val="00AB0226"/>
    <w:rsid w:val="00AB04C4"/>
    <w:rsid w:val="00AB0533"/>
    <w:rsid w:val="00AB09F8"/>
    <w:rsid w:val="00AB0D58"/>
    <w:rsid w:val="00AB1649"/>
    <w:rsid w:val="00AB1B7E"/>
    <w:rsid w:val="00AB26E2"/>
    <w:rsid w:val="00AB2A20"/>
    <w:rsid w:val="00AB2AD5"/>
    <w:rsid w:val="00AB308E"/>
    <w:rsid w:val="00AB35D3"/>
    <w:rsid w:val="00AB3EA6"/>
    <w:rsid w:val="00AB4339"/>
    <w:rsid w:val="00AB4BCA"/>
    <w:rsid w:val="00AB4D46"/>
    <w:rsid w:val="00AB5380"/>
    <w:rsid w:val="00AB56C4"/>
    <w:rsid w:val="00AB5EBB"/>
    <w:rsid w:val="00AB5F2F"/>
    <w:rsid w:val="00AB6132"/>
    <w:rsid w:val="00AB690B"/>
    <w:rsid w:val="00AB75EC"/>
    <w:rsid w:val="00AB7A15"/>
    <w:rsid w:val="00AB7B83"/>
    <w:rsid w:val="00AB7EF2"/>
    <w:rsid w:val="00AC05B3"/>
    <w:rsid w:val="00AC066F"/>
    <w:rsid w:val="00AC082F"/>
    <w:rsid w:val="00AC0FD4"/>
    <w:rsid w:val="00AC1439"/>
    <w:rsid w:val="00AC23BA"/>
    <w:rsid w:val="00AC264D"/>
    <w:rsid w:val="00AC2B8A"/>
    <w:rsid w:val="00AC2D6E"/>
    <w:rsid w:val="00AC2E7A"/>
    <w:rsid w:val="00AC312D"/>
    <w:rsid w:val="00AC38BA"/>
    <w:rsid w:val="00AC3AC2"/>
    <w:rsid w:val="00AC3B3A"/>
    <w:rsid w:val="00AC462B"/>
    <w:rsid w:val="00AC4BD3"/>
    <w:rsid w:val="00AC4C2C"/>
    <w:rsid w:val="00AC515A"/>
    <w:rsid w:val="00AC5244"/>
    <w:rsid w:val="00AC6520"/>
    <w:rsid w:val="00AC6FB1"/>
    <w:rsid w:val="00AC7029"/>
    <w:rsid w:val="00AC752F"/>
    <w:rsid w:val="00AC7AAC"/>
    <w:rsid w:val="00AC7BF4"/>
    <w:rsid w:val="00AC7DAE"/>
    <w:rsid w:val="00AC7ED9"/>
    <w:rsid w:val="00AD0B73"/>
    <w:rsid w:val="00AD115B"/>
    <w:rsid w:val="00AD1A81"/>
    <w:rsid w:val="00AD1FE5"/>
    <w:rsid w:val="00AD229A"/>
    <w:rsid w:val="00AD2CCC"/>
    <w:rsid w:val="00AD3CD9"/>
    <w:rsid w:val="00AD517E"/>
    <w:rsid w:val="00AD584A"/>
    <w:rsid w:val="00AD5C71"/>
    <w:rsid w:val="00AD66D7"/>
    <w:rsid w:val="00AD79A6"/>
    <w:rsid w:val="00AE036C"/>
    <w:rsid w:val="00AE0684"/>
    <w:rsid w:val="00AE09AB"/>
    <w:rsid w:val="00AE0A39"/>
    <w:rsid w:val="00AE0EA9"/>
    <w:rsid w:val="00AE10F0"/>
    <w:rsid w:val="00AE14B8"/>
    <w:rsid w:val="00AE14BC"/>
    <w:rsid w:val="00AE1ED2"/>
    <w:rsid w:val="00AE2669"/>
    <w:rsid w:val="00AE2769"/>
    <w:rsid w:val="00AE2BDB"/>
    <w:rsid w:val="00AE3478"/>
    <w:rsid w:val="00AE3B75"/>
    <w:rsid w:val="00AE3BC0"/>
    <w:rsid w:val="00AE3DF6"/>
    <w:rsid w:val="00AE3EBF"/>
    <w:rsid w:val="00AE46EE"/>
    <w:rsid w:val="00AE46F7"/>
    <w:rsid w:val="00AE480A"/>
    <w:rsid w:val="00AE50D3"/>
    <w:rsid w:val="00AE5654"/>
    <w:rsid w:val="00AE597B"/>
    <w:rsid w:val="00AE5B22"/>
    <w:rsid w:val="00AE5F28"/>
    <w:rsid w:val="00AE606E"/>
    <w:rsid w:val="00AF034A"/>
    <w:rsid w:val="00AF10A9"/>
    <w:rsid w:val="00AF10DA"/>
    <w:rsid w:val="00AF1535"/>
    <w:rsid w:val="00AF1D33"/>
    <w:rsid w:val="00AF1DCA"/>
    <w:rsid w:val="00AF2263"/>
    <w:rsid w:val="00AF22D9"/>
    <w:rsid w:val="00AF2423"/>
    <w:rsid w:val="00AF2715"/>
    <w:rsid w:val="00AF2EBF"/>
    <w:rsid w:val="00AF3645"/>
    <w:rsid w:val="00AF3816"/>
    <w:rsid w:val="00AF38FD"/>
    <w:rsid w:val="00AF3B3C"/>
    <w:rsid w:val="00AF3C3C"/>
    <w:rsid w:val="00AF3E6C"/>
    <w:rsid w:val="00AF3E75"/>
    <w:rsid w:val="00AF488F"/>
    <w:rsid w:val="00AF4DFA"/>
    <w:rsid w:val="00AF5F26"/>
    <w:rsid w:val="00AF64AA"/>
    <w:rsid w:val="00AF666F"/>
    <w:rsid w:val="00AF66C7"/>
    <w:rsid w:val="00AF69F7"/>
    <w:rsid w:val="00AF707C"/>
    <w:rsid w:val="00AF7714"/>
    <w:rsid w:val="00B001BA"/>
    <w:rsid w:val="00B0027E"/>
    <w:rsid w:val="00B008EE"/>
    <w:rsid w:val="00B00D86"/>
    <w:rsid w:val="00B0169C"/>
    <w:rsid w:val="00B01D9A"/>
    <w:rsid w:val="00B01ED5"/>
    <w:rsid w:val="00B02A9A"/>
    <w:rsid w:val="00B035D3"/>
    <w:rsid w:val="00B03B0D"/>
    <w:rsid w:val="00B04148"/>
    <w:rsid w:val="00B05845"/>
    <w:rsid w:val="00B05B16"/>
    <w:rsid w:val="00B05C9A"/>
    <w:rsid w:val="00B06C39"/>
    <w:rsid w:val="00B071DC"/>
    <w:rsid w:val="00B076BB"/>
    <w:rsid w:val="00B0780D"/>
    <w:rsid w:val="00B0798F"/>
    <w:rsid w:val="00B079F0"/>
    <w:rsid w:val="00B10184"/>
    <w:rsid w:val="00B10E75"/>
    <w:rsid w:val="00B10F49"/>
    <w:rsid w:val="00B11015"/>
    <w:rsid w:val="00B11422"/>
    <w:rsid w:val="00B11883"/>
    <w:rsid w:val="00B12286"/>
    <w:rsid w:val="00B132B8"/>
    <w:rsid w:val="00B1338D"/>
    <w:rsid w:val="00B13E7C"/>
    <w:rsid w:val="00B13F5D"/>
    <w:rsid w:val="00B14503"/>
    <w:rsid w:val="00B14B4E"/>
    <w:rsid w:val="00B14D12"/>
    <w:rsid w:val="00B14DF2"/>
    <w:rsid w:val="00B14FDA"/>
    <w:rsid w:val="00B15111"/>
    <w:rsid w:val="00B15C2D"/>
    <w:rsid w:val="00B162D1"/>
    <w:rsid w:val="00B1723B"/>
    <w:rsid w:val="00B1725B"/>
    <w:rsid w:val="00B20528"/>
    <w:rsid w:val="00B20F9C"/>
    <w:rsid w:val="00B21300"/>
    <w:rsid w:val="00B21341"/>
    <w:rsid w:val="00B2181E"/>
    <w:rsid w:val="00B21E43"/>
    <w:rsid w:val="00B228B4"/>
    <w:rsid w:val="00B22978"/>
    <w:rsid w:val="00B2316F"/>
    <w:rsid w:val="00B23504"/>
    <w:rsid w:val="00B2485A"/>
    <w:rsid w:val="00B24CCE"/>
    <w:rsid w:val="00B24F0B"/>
    <w:rsid w:val="00B2524A"/>
    <w:rsid w:val="00B253C5"/>
    <w:rsid w:val="00B25542"/>
    <w:rsid w:val="00B25774"/>
    <w:rsid w:val="00B25CF5"/>
    <w:rsid w:val="00B25F46"/>
    <w:rsid w:val="00B25F49"/>
    <w:rsid w:val="00B2644D"/>
    <w:rsid w:val="00B27CC5"/>
    <w:rsid w:val="00B27DC6"/>
    <w:rsid w:val="00B27F44"/>
    <w:rsid w:val="00B30224"/>
    <w:rsid w:val="00B308EC"/>
    <w:rsid w:val="00B30902"/>
    <w:rsid w:val="00B30B47"/>
    <w:rsid w:val="00B31BBB"/>
    <w:rsid w:val="00B31CCC"/>
    <w:rsid w:val="00B31FF6"/>
    <w:rsid w:val="00B32693"/>
    <w:rsid w:val="00B32E94"/>
    <w:rsid w:val="00B32F05"/>
    <w:rsid w:val="00B332B8"/>
    <w:rsid w:val="00B33795"/>
    <w:rsid w:val="00B33A3C"/>
    <w:rsid w:val="00B33B94"/>
    <w:rsid w:val="00B33DE8"/>
    <w:rsid w:val="00B33F6B"/>
    <w:rsid w:val="00B3495F"/>
    <w:rsid w:val="00B34A98"/>
    <w:rsid w:val="00B34DB3"/>
    <w:rsid w:val="00B34E1C"/>
    <w:rsid w:val="00B351F1"/>
    <w:rsid w:val="00B35552"/>
    <w:rsid w:val="00B35DD1"/>
    <w:rsid w:val="00B35E4B"/>
    <w:rsid w:val="00B35EC5"/>
    <w:rsid w:val="00B369E9"/>
    <w:rsid w:val="00B3724D"/>
    <w:rsid w:val="00B372CD"/>
    <w:rsid w:val="00B372E5"/>
    <w:rsid w:val="00B37CD7"/>
    <w:rsid w:val="00B37CE2"/>
    <w:rsid w:val="00B37E31"/>
    <w:rsid w:val="00B4023A"/>
    <w:rsid w:val="00B40879"/>
    <w:rsid w:val="00B40DF9"/>
    <w:rsid w:val="00B4268A"/>
    <w:rsid w:val="00B42A50"/>
    <w:rsid w:val="00B42F05"/>
    <w:rsid w:val="00B43715"/>
    <w:rsid w:val="00B437D7"/>
    <w:rsid w:val="00B43D87"/>
    <w:rsid w:val="00B453A0"/>
    <w:rsid w:val="00B4564C"/>
    <w:rsid w:val="00B45EFF"/>
    <w:rsid w:val="00B460C8"/>
    <w:rsid w:val="00B462D2"/>
    <w:rsid w:val="00B46614"/>
    <w:rsid w:val="00B46BDC"/>
    <w:rsid w:val="00B46C13"/>
    <w:rsid w:val="00B47083"/>
    <w:rsid w:val="00B47087"/>
    <w:rsid w:val="00B47324"/>
    <w:rsid w:val="00B4744E"/>
    <w:rsid w:val="00B47BFA"/>
    <w:rsid w:val="00B50DAA"/>
    <w:rsid w:val="00B51326"/>
    <w:rsid w:val="00B51783"/>
    <w:rsid w:val="00B51AB5"/>
    <w:rsid w:val="00B51D8C"/>
    <w:rsid w:val="00B51F2B"/>
    <w:rsid w:val="00B521FE"/>
    <w:rsid w:val="00B52ADA"/>
    <w:rsid w:val="00B52DD3"/>
    <w:rsid w:val="00B532DE"/>
    <w:rsid w:val="00B5357D"/>
    <w:rsid w:val="00B53C9E"/>
    <w:rsid w:val="00B544A0"/>
    <w:rsid w:val="00B55978"/>
    <w:rsid w:val="00B56E08"/>
    <w:rsid w:val="00B574FF"/>
    <w:rsid w:val="00B57FB8"/>
    <w:rsid w:val="00B6010F"/>
    <w:rsid w:val="00B60233"/>
    <w:rsid w:val="00B61A49"/>
    <w:rsid w:val="00B62376"/>
    <w:rsid w:val="00B6273E"/>
    <w:rsid w:val="00B629D8"/>
    <w:rsid w:val="00B62D79"/>
    <w:rsid w:val="00B63ACC"/>
    <w:rsid w:val="00B64002"/>
    <w:rsid w:val="00B640BB"/>
    <w:rsid w:val="00B642C8"/>
    <w:rsid w:val="00B645F0"/>
    <w:rsid w:val="00B646BC"/>
    <w:rsid w:val="00B647B3"/>
    <w:rsid w:val="00B65AD6"/>
    <w:rsid w:val="00B66075"/>
    <w:rsid w:val="00B67412"/>
    <w:rsid w:val="00B67429"/>
    <w:rsid w:val="00B67710"/>
    <w:rsid w:val="00B7063F"/>
    <w:rsid w:val="00B708F2"/>
    <w:rsid w:val="00B70EDE"/>
    <w:rsid w:val="00B70EE5"/>
    <w:rsid w:val="00B71011"/>
    <w:rsid w:val="00B71601"/>
    <w:rsid w:val="00B71A11"/>
    <w:rsid w:val="00B71C05"/>
    <w:rsid w:val="00B721A3"/>
    <w:rsid w:val="00B73545"/>
    <w:rsid w:val="00B73CD9"/>
    <w:rsid w:val="00B746C6"/>
    <w:rsid w:val="00B747B3"/>
    <w:rsid w:val="00B7495A"/>
    <w:rsid w:val="00B74BF7"/>
    <w:rsid w:val="00B75227"/>
    <w:rsid w:val="00B752C3"/>
    <w:rsid w:val="00B76152"/>
    <w:rsid w:val="00B76257"/>
    <w:rsid w:val="00B76AF5"/>
    <w:rsid w:val="00B76B85"/>
    <w:rsid w:val="00B76C32"/>
    <w:rsid w:val="00B7719A"/>
    <w:rsid w:val="00B771D5"/>
    <w:rsid w:val="00B77B12"/>
    <w:rsid w:val="00B77BCF"/>
    <w:rsid w:val="00B77E21"/>
    <w:rsid w:val="00B8018D"/>
    <w:rsid w:val="00B808DC"/>
    <w:rsid w:val="00B80D00"/>
    <w:rsid w:val="00B80D25"/>
    <w:rsid w:val="00B811E7"/>
    <w:rsid w:val="00B81270"/>
    <w:rsid w:val="00B814FD"/>
    <w:rsid w:val="00B823FA"/>
    <w:rsid w:val="00B82439"/>
    <w:rsid w:val="00B82D4F"/>
    <w:rsid w:val="00B83135"/>
    <w:rsid w:val="00B83226"/>
    <w:rsid w:val="00B83DF4"/>
    <w:rsid w:val="00B84601"/>
    <w:rsid w:val="00B84661"/>
    <w:rsid w:val="00B849C2"/>
    <w:rsid w:val="00B84B2B"/>
    <w:rsid w:val="00B84D88"/>
    <w:rsid w:val="00B84E45"/>
    <w:rsid w:val="00B8509D"/>
    <w:rsid w:val="00B85161"/>
    <w:rsid w:val="00B851B5"/>
    <w:rsid w:val="00B8522E"/>
    <w:rsid w:val="00B85CE8"/>
    <w:rsid w:val="00B870C9"/>
    <w:rsid w:val="00B87EF4"/>
    <w:rsid w:val="00B87F55"/>
    <w:rsid w:val="00B87F89"/>
    <w:rsid w:val="00B900F0"/>
    <w:rsid w:val="00B90411"/>
    <w:rsid w:val="00B9048F"/>
    <w:rsid w:val="00B9076F"/>
    <w:rsid w:val="00B90801"/>
    <w:rsid w:val="00B91BAC"/>
    <w:rsid w:val="00B92141"/>
    <w:rsid w:val="00B923D8"/>
    <w:rsid w:val="00B92809"/>
    <w:rsid w:val="00B9323A"/>
    <w:rsid w:val="00B93679"/>
    <w:rsid w:val="00B93A9A"/>
    <w:rsid w:val="00B945DF"/>
    <w:rsid w:val="00B9496F"/>
    <w:rsid w:val="00B949FD"/>
    <w:rsid w:val="00B94C7C"/>
    <w:rsid w:val="00B951AB"/>
    <w:rsid w:val="00B951E2"/>
    <w:rsid w:val="00B95976"/>
    <w:rsid w:val="00B96286"/>
    <w:rsid w:val="00B96759"/>
    <w:rsid w:val="00B96D8F"/>
    <w:rsid w:val="00B96DF3"/>
    <w:rsid w:val="00B978CE"/>
    <w:rsid w:val="00B97BE4"/>
    <w:rsid w:val="00BA06B4"/>
    <w:rsid w:val="00BA0745"/>
    <w:rsid w:val="00BA0A40"/>
    <w:rsid w:val="00BA0B82"/>
    <w:rsid w:val="00BA0DA2"/>
    <w:rsid w:val="00BA12FF"/>
    <w:rsid w:val="00BA14F6"/>
    <w:rsid w:val="00BA1893"/>
    <w:rsid w:val="00BA1DEB"/>
    <w:rsid w:val="00BA20E7"/>
    <w:rsid w:val="00BA2CA7"/>
    <w:rsid w:val="00BA2E89"/>
    <w:rsid w:val="00BA401B"/>
    <w:rsid w:val="00BA4329"/>
    <w:rsid w:val="00BA471B"/>
    <w:rsid w:val="00BA485B"/>
    <w:rsid w:val="00BA4868"/>
    <w:rsid w:val="00BA4C1C"/>
    <w:rsid w:val="00BA500C"/>
    <w:rsid w:val="00BA5F21"/>
    <w:rsid w:val="00BA662A"/>
    <w:rsid w:val="00BA75D2"/>
    <w:rsid w:val="00BB046A"/>
    <w:rsid w:val="00BB0749"/>
    <w:rsid w:val="00BB12F1"/>
    <w:rsid w:val="00BB14FC"/>
    <w:rsid w:val="00BB1820"/>
    <w:rsid w:val="00BB1A8D"/>
    <w:rsid w:val="00BB1CD3"/>
    <w:rsid w:val="00BB1F95"/>
    <w:rsid w:val="00BB2093"/>
    <w:rsid w:val="00BB2108"/>
    <w:rsid w:val="00BB236B"/>
    <w:rsid w:val="00BB2944"/>
    <w:rsid w:val="00BB350A"/>
    <w:rsid w:val="00BB35EF"/>
    <w:rsid w:val="00BB4467"/>
    <w:rsid w:val="00BB45A5"/>
    <w:rsid w:val="00BB4C8B"/>
    <w:rsid w:val="00BB4F7D"/>
    <w:rsid w:val="00BB557A"/>
    <w:rsid w:val="00BB585D"/>
    <w:rsid w:val="00BB58F6"/>
    <w:rsid w:val="00BB6320"/>
    <w:rsid w:val="00BB666C"/>
    <w:rsid w:val="00BB74D2"/>
    <w:rsid w:val="00BC04EA"/>
    <w:rsid w:val="00BC080E"/>
    <w:rsid w:val="00BC083D"/>
    <w:rsid w:val="00BC0A04"/>
    <w:rsid w:val="00BC0D6A"/>
    <w:rsid w:val="00BC126D"/>
    <w:rsid w:val="00BC1C03"/>
    <w:rsid w:val="00BC2E24"/>
    <w:rsid w:val="00BC304B"/>
    <w:rsid w:val="00BC3388"/>
    <w:rsid w:val="00BC46CB"/>
    <w:rsid w:val="00BC56BE"/>
    <w:rsid w:val="00BC5749"/>
    <w:rsid w:val="00BC5FF6"/>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47EE"/>
    <w:rsid w:val="00BD506B"/>
    <w:rsid w:val="00BD6088"/>
    <w:rsid w:val="00BD72A4"/>
    <w:rsid w:val="00BD7D91"/>
    <w:rsid w:val="00BD7DAA"/>
    <w:rsid w:val="00BE0112"/>
    <w:rsid w:val="00BE01BD"/>
    <w:rsid w:val="00BE0299"/>
    <w:rsid w:val="00BE0419"/>
    <w:rsid w:val="00BE09AC"/>
    <w:rsid w:val="00BE0A7C"/>
    <w:rsid w:val="00BE0AC0"/>
    <w:rsid w:val="00BE0B7F"/>
    <w:rsid w:val="00BE1845"/>
    <w:rsid w:val="00BE1CEF"/>
    <w:rsid w:val="00BE1EC0"/>
    <w:rsid w:val="00BE23FE"/>
    <w:rsid w:val="00BE2407"/>
    <w:rsid w:val="00BE2432"/>
    <w:rsid w:val="00BE3074"/>
    <w:rsid w:val="00BE35AC"/>
    <w:rsid w:val="00BE36EC"/>
    <w:rsid w:val="00BE3863"/>
    <w:rsid w:val="00BE3D75"/>
    <w:rsid w:val="00BE3F60"/>
    <w:rsid w:val="00BE413B"/>
    <w:rsid w:val="00BE4A0C"/>
    <w:rsid w:val="00BE507A"/>
    <w:rsid w:val="00BE540D"/>
    <w:rsid w:val="00BE56CB"/>
    <w:rsid w:val="00BE5AC1"/>
    <w:rsid w:val="00BE60E2"/>
    <w:rsid w:val="00BE6192"/>
    <w:rsid w:val="00BE62FA"/>
    <w:rsid w:val="00BE634D"/>
    <w:rsid w:val="00BE67C5"/>
    <w:rsid w:val="00BE6B85"/>
    <w:rsid w:val="00BE74F6"/>
    <w:rsid w:val="00BE7A8E"/>
    <w:rsid w:val="00BE7E5D"/>
    <w:rsid w:val="00BF0A82"/>
    <w:rsid w:val="00BF0DF5"/>
    <w:rsid w:val="00BF19E2"/>
    <w:rsid w:val="00BF21B1"/>
    <w:rsid w:val="00BF2A48"/>
    <w:rsid w:val="00BF2A93"/>
    <w:rsid w:val="00BF3A93"/>
    <w:rsid w:val="00BF40A2"/>
    <w:rsid w:val="00BF4758"/>
    <w:rsid w:val="00BF4BC8"/>
    <w:rsid w:val="00BF4BF2"/>
    <w:rsid w:val="00BF516F"/>
    <w:rsid w:val="00BF51FB"/>
    <w:rsid w:val="00BF54F0"/>
    <w:rsid w:val="00BF56C1"/>
    <w:rsid w:val="00BF5907"/>
    <w:rsid w:val="00BF617B"/>
    <w:rsid w:val="00BF62B7"/>
    <w:rsid w:val="00BF689D"/>
    <w:rsid w:val="00BF6D66"/>
    <w:rsid w:val="00BF72F4"/>
    <w:rsid w:val="00BF73D2"/>
    <w:rsid w:val="00C00132"/>
    <w:rsid w:val="00C00DF1"/>
    <w:rsid w:val="00C00F63"/>
    <w:rsid w:val="00C0108E"/>
    <w:rsid w:val="00C01768"/>
    <w:rsid w:val="00C01DAE"/>
    <w:rsid w:val="00C02117"/>
    <w:rsid w:val="00C0235C"/>
    <w:rsid w:val="00C02829"/>
    <w:rsid w:val="00C02978"/>
    <w:rsid w:val="00C030E2"/>
    <w:rsid w:val="00C0363D"/>
    <w:rsid w:val="00C03C85"/>
    <w:rsid w:val="00C03C8A"/>
    <w:rsid w:val="00C03E43"/>
    <w:rsid w:val="00C04377"/>
    <w:rsid w:val="00C04682"/>
    <w:rsid w:val="00C04FB1"/>
    <w:rsid w:val="00C052B6"/>
    <w:rsid w:val="00C0557A"/>
    <w:rsid w:val="00C05737"/>
    <w:rsid w:val="00C05C04"/>
    <w:rsid w:val="00C064ED"/>
    <w:rsid w:val="00C07449"/>
    <w:rsid w:val="00C0749A"/>
    <w:rsid w:val="00C07872"/>
    <w:rsid w:val="00C07D92"/>
    <w:rsid w:val="00C07DFC"/>
    <w:rsid w:val="00C10639"/>
    <w:rsid w:val="00C109FF"/>
    <w:rsid w:val="00C10FDB"/>
    <w:rsid w:val="00C111C5"/>
    <w:rsid w:val="00C1127D"/>
    <w:rsid w:val="00C1146D"/>
    <w:rsid w:val="00C11DDF"/>
    <w:rsid w:val="00C128B2"/>
    <w:rsid w:val="00C12A13"/>
    <w:rsid w:val="00C12A3F"/>
    <w:rsid w:val="00C137EE"/>
    <w:rsid w:val="00C14342"/>
    <w:rsid w:val="00C14455"/>
    <w:rsid w:val="00C14468"/>
    <w:rsid w:val="00C14556"/>
    <w:rsid w:val="00C1485A"/>
    <w:rsid w:val="00C14B95"/>
    <w:rsid w:val="00C15422"/>
    <w:rsid w:val="00C15D41"/>
    <w:rsid w:val="00C163BB"/>
    <w:rsid w:val="00C1656C"/>
    <w:rsid w:val="00C16CDA"/>
    <w:rsid w:val="00C16E64"/>
    <w:rsid w:val="00C1707D"/>
    <w:rsid w:val="00C171D1"/>
    <w:rsid w:val="00C17408"/>
    <w:rsid w:val="00C17FA4"/>
    <w:rsid w:val="00C20036"/>
    <w:rsid w:val="00C2041A"/>
    <w:rsid w:val="00C208BF"/>
    <w:rsid w:val="00C20C4C"/>
    <w:rsid w:val="00C20EE8"/>
    <w:rsid w:val="00C21071"/>
    <w:rsid w:val="00C213D3"/>
    <w:rsid w:val="00C21690"/>
    <w:rsid w:val="00C21CD1"/>
    <w:rsid w:val="00C21D40"/>
    <w:rsid w:val="00C21EA8"/>
    <w:rsid w:val="00C223B0"/>
    <w:rsid w:val="00C227B8"/>
    <w:rsid w:val="00C228D5"/>
    <w:rsid w:val="00C22B84"/>
    <w:rsid w:val="00C2325B"/>
    <w:rsid w:val="00C23832"/>
    <w:rsid w:val="00C23E57"/>
    <w:rsid w:val="00C24012"/>
    <w:rsid w:val="00C24054"/>
    <w:rsid w:val="00C24795"/>
    <w:rsid w:val="00C24D23"/>
    <w:rsid w:val="00C2532C"/>
    <w:rsid w:val="00C2553E"/>
    <w:rsid w:val="00C26FC1"/>
    <w:rsid w:val="00C2737D"/>
    <w:rsid w:val="00C273D9"/>
    <w:rsid w:val="00C30A40"/>
    <w:rsid w:val="00C30B71"/>
    <w:rsid w:val="00C30F7D"/>
    <w:rsid w:val="00C310E5"/>
    <w:rsid w:val="00C311A4"/>
    <w:rsid w:val="00C319B7"/>
    <w:rsid w:val="00C31F2A"/>
    <w:rsid w:val="00C32217"/>
    <w:rsid w:val="00C32693"/>
    <w:rsid w:val="00C326FA"/>
    <w:rsid w:val="00C32BD2"/>
    <w:rsid w:val="00C3387D"/>
    <w:rsid w:val="00C33E6D"/>
    <w:rsid w:val="00C344E5"/>
    <w:rsid w:val="00C346CD"/>
    <w:rsid w:val="00C352F3"/>
    <w:rsid w:val="00C355C1"/>
    <w:rsid w:val="00C35758"/>
    <w:rsid w:val="00C35790"/>
    <w:rsid w:val="00C35D83"/>
    <w:rsid w:val="00C36E47"/>
    <w:rsid w:val="00C37085"/>
    <w:rsid w:val="00C370D9"/>
    <w:rsid w:val="00C37CA5"/>
    <w:rsid w:val="00C37D03"/>
    <w:rsid w:val="00C40741"/>
    <w:rsid w:val="00C407D6"/>
    <w:rsid w:val="00C40AFD"/>
    <w:rsid w:val="00C40DFC"/>
    <w:rsid w:val="00C41216"/>
    <w:rsid w:val="00C414D3"/>
    <w:rsid w:val="00C41649"/>
    <w:rsid w:val="00C4181C"/>
    <w:rsid w:val="00C41A58"/>
    <w:rsid w:val="00C42000"/>
    <w:rsid w:val="00C427EC"/>
    <w:rsid w:val="00C4344D"/>
    <w:rsid w:val="00C43900"/>
    <w:rsid w:val="00C44590"/>
    <w:rsid w:val="00C44991"/>
    <w:rsid w:val="00C44A47"/>
    <w:rsid w:val="00C451BA"/>
    <w:rsid w:val="00C454A0"/>
    <w:rsid w:val="00C4582F"/>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21B"/>
    <w:rsid w:val="00C5280B"/>
    <w:rsid w:val="00C52C81"/>
    <w:rsid w:val="00C52F4F"/>
    <w:rsid w:val="00C5339B"/>
    <w:rsid w:val="00C53F76"/>
    <w:rsid w:val="00C542A7"/>
    <w:rsid w:val="00C54467"/>
    <w:rsid w:val="00C55112"/>
    <w:rsid w:val="00C55514"/>
    <w:rsid w:val="00C5592E"/>
    <w:rsid w:val="00C55A55"/>
    <w:rsid w:val="00C55C58"/>
    <w:rsid w:val="00C56191"/>
    <w:rsid w:val="00C56909"/>
    <w:rsid w:val="00C573F6"/>
    <w:rsid w:val="00C57493"/>
    <w:rsid w:val="00C575A3"/>
    <w:rsid w:val="00C57CB4"/>
    <w:rsid w:val="00C57EA4"/>
    <w:rsid w:val="00C57F47"/>
    <w:rsid w:val="00C57FE5"/>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8C9"/>
    <w:rsid w:val="00C64BF7"/>
    <w:rsid w:val="00C64C92"/>
    <w:rsid w:val="00C64E1B"/>
    <w:rsid w:val="00C6518B"/>
    <w:rsid w:val="00C654F3"/>
    <w:rsid w:val="00C65A54"/>
    <w:rsid w:val="00C65B49"/>
    <w:rsid w:val="00C65D8E"/>
    <w:rsid w:val="00C665F3"/>
    <w:rsid w:val="00C66603"/>
    <w:rsid w:val="00C666C8"/>
    <w:rsid w:val="00C66764"/>
    <w:rsid w:val="00C66CB0"/>
    <w:rsid w:val="00C66F37"/>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6F53"/>
    <w:rsid w:val="00C77717"/>
    <w:rsid w:val="00C77C42"/>
    <w:rsid w:val="00C80242"/>
    <w:rsid w:val="00C8039B"/>
    <w:rsid w:val="00C806FD"/>
    <w:rsid w:val="00C8138C"/>
    <w:rsid w:val="00C816AB"/>
    <w:rsid w:val="00C81901"/>
    <w:rsid w:val="00C8196A"/>
    <w:rsid w:val="00C82D36"/>
    <w:rsid w:val="00C82E89"/>
    <w:rsid w:val="00C831AF"/>
    <w:rsid w:val="00C83935"/>
    <w:rsid w:val="00C83CBF"/>
    <w:rsid w:val="00C83F45"/>
    <w:rsid w:val="00C8427A"/>
    <w:rsid w:val="00C845E6"/>
    <w:rsid w:val="00C848BE"/>
    <w:rsid w:val="00C84C38"/>
    <w:rsid w:val="00C84CC3"/>
    <w:rsid w:val="00C84E2C"/>
    <w:rsid w:val="00C852F5"/>
    <w:rsid w:val="00C85353"/>
    <w:rsid w:val="00C853BB"/>
    <w:rsid w:val="00C855DF"/>
    <w:rsid w:val="00C86CB9"/>
    <w:rsid w:val="00C907CD"/>
    <w:rsid w:val="00C90837"/>
    <w:rsid w:val="00C91AEF"/>
    <w:rsid w:val="00C91CE7"/>
    <w:rsid w:val="00C91E96"/>
    <w:rsid w:val="00C92FB9"/>
    <w:rsid w:val="00C93011"/>
    <w:rsid w:val="00C939D6"/>
    <w:rsid w:val="00C94557"/>
    <w:rsid w:val="00C95805"/>
    <w:rsid w:val="00C95A9A"/>
    <w:rsid w:val="00C96913"/>
    <w:rsid w:val="00C96BF9"/>
    <w:rsid w:val="00C96D75"/>
    <w:rsid w:val="00C971A0"/>
    <w:rsid w:val="00C97A3E"/>
    <w:rsid w:val="00C97FBC"/>
    <w:rsid w:val="00CA0881"/>
    <w:rsid w:val="00CA0A62"/>
    <w:rsid w:val="00CA0DBF"/>
    <w:rsid w:val="00CA0FD3"/>
    <w:rsid w:val="00CA13F0"/>
    <w:rsid w:val="00CA14E0"/>
    <w:rsid w:val="00CA20FF"/>
    <w:rsid w:val="00CA212E"/>
    <w:rsid w:val="00CA258B"/>
    <w:rsid w:val="00CA30D1"/>
    <w:rsid w:val="00CA31C6"/>
    <w:rsid w:val="00CA33F2"/>
    <w:rsid w:val="00CA3661"/>
    <w:rsid w:val="00CA3901"/>
    <w:rsid w:val="00CA54B7"/>
    <w:rsid w:val="00CA5983"/>
    <w:rsid w:val="00CA5B4B"/>
    <w:rsid w:val="00CA5E62"/>
    <w:rsid w:val="00CA623E"/>
    <w:rsid w:val="00CA63E2"/>
    <w:rsid w:val="00CA6948"/>
    <w:rsid w:val="00CA69FF"/>
    <w:rsid w:val="00CA6B34"/>
    <w:rsid w:val="00CB0017"/>
    <w:rsid w:val="00CB017C"/>
    <w:rsid w:val="00CB04EE"/>
    <w:rsid w:val="00CB100F"/>
    <w:rsid w:val="00CB184D"/>
    <w:rsid w:val="00CB1B6C"/>
    <w:rsid w:val="00CB26F2"/>
    <w:rsid w:val="00CB289E"/>
    <w:rsid w:val="00CB3052"/>
    <w:rsid w:val="00CB327E"/>
    <w:rsid w:val="00CB3B68"/>
    <w:rsid w:val="00CB3BA0"/>
    <w:rsid w:val="00CB4C94"/>
    <w:rsid w:val="00CB4E52"/>
    <w:rsid w:val="00CB5831"/>
    <w:rsid w:val="00CB5D65"/>
    <w:rsid w:val="00CB606B"/>
    <w:rsid w:val="00CB621A"/>
    <w:rsid w:val="00CB6343"/>
    <w:rsid w:val="00CB634C"/>
    <w:rsid w:val="00CB641C"/>
    <w:rsid w:val="00CB7094"/>
    <w:rsid w:val="00CB78F7"/>
    <w:rsid w:val="00CB7B06"/>
    <w:rsid w:val="00CB7D1A"/>
    <w:rsid w:val="00CB7F7B"/>
    <w:rsid w:val="00CC0A72"/>
    <w:rsid w:val="00CC0B02"/>
    <w:rsid w:val="00CC13FA"/>
    <w:rsid w:val="00CC199B"/>
    <w:rsid w:val="00CC22F7"/>
    <w:rsid w:val="00CC2600"/>
    <w:rsid w:val="00CC292E"/>
    <w:rsid w:val="00CC2BB7"/>
    <w:rsid w:val="00CC2EBE"/>
    <w:rsid w:val="00CC3AB0"/>
    <w:rsid w:val="00CC3B6A"/>
    <w:rsid w:val="00CC43ED"/>
    <w:rsid w:val="00CC5F2D"/>
    <w:rsid w:val="00CC63A2"/>
    <w:rsid w:val="00CC6967"/>
    <w:rsid w:val="00CC6A0A"/>
    <w:rsid w:val="00CC6AB3"/>
    <w:rsid w:val="00CC6C71"/>
    <w:rsid w:val="00CD0246"/>
    <w:rsid w:val="00CD02B9"/>
    <w:rsid w:val="00CD05E0"/>
    <w:rsid w:val="00CD06B7"/>
    <w:rsid w:val="00CD0944"/>
    <w:rsid w:val="00CD0BAA"/>
    <w:rsid w:val="00CD0D6F"/>
    <w:rsid w:val="00CD11B5"/>
    <w:rsid w:val="00CD179B"/>
    <w:rsid w:val="00CD17EB"/>
    <w:rsid w:val="00CD1A54"/>
    <w:rsid w:val="00CD2181"/>
    <w:rsid w:val="00CD25D9"/>
    <w:rsid w:val="00CD2C6D"/>
    <w:rsid w:val="00CD2CB9"/>
    <w:rsid w:val="00CD34E5"/>
    <w:rsid w:val="00CD46EA"/>
    <w:rsid w:val="00CD47EA"/>
    <w:rsid w:val="00CD55D6"/>
    <w:rsid w:val="00CD661C"/>
    <w:rsid w:val="00CD6A81"/>
    <w:rsid w:val="00CD7CD3"/>
    <w:rsid w:val="00CD7E7F"/>
    <w:rsid w:val="00CD7FB6"/>
    <w:rsid w:val="00CE00D2"/>
    <w:rsid w:val="00CE02E7"/>
    <w:rsid w:val="00CE05C9"/>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5F9B"/>
    <w:rsid w:val="00CE6212"/>
    <w:rsid w:val="00CE6538"/>
    <w:rsid w:val="00CE66B2"/>
    <w:rsid w:val="00CE680A"/>
    <w:rsid w:val="00CE6BC1"/>
    <w:rsid w:val="00CE7001"/>
    <w:rsid w:val="00CF0075"/>
    <w:rsid w:val="00CF033F"/>
    <w:rsid w:val="00CF08B7"/>
    <w:rsid w:val="00CF0D0E"/>
    <w:rsid w:val="00CF121E"/>
    <w:rsid w:val="00CF183B"/>
    <w:rsid w:val="00CF1F0C"/>
    <w:rsid w:val="00CF2013"/>
    <w:rsid w:val="00CF206C"/>
    <w:rsid w:val="00CF24D3"/>
    <w:rsid w:val="00CF27C3"/>
    <w:rsid w:val="00CF2A23"/>
    <w:rsid w:val="00CF2EDA"/>
    <w:rsid w:val="00CF311A"/>
    <w:rsid w:val="00CF3D67"/>
    <w:rsid w:val="00CF3FAA"/>
    <w:rsid w:val="00CF4498"/>
    <w:rsid w:val="00CF493E"/>
    <w:rsid w:val="00CF4BEE"/>
    <w:rsid w:val="00CF5643"/>
    <w:rsid w:val="00CF5651"/>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3D32"/>
    <w:rsid w:val="00D04891"/>
    <w:rsid w:val="00D049EF"/>
    <w:rsid w:val="00D04D59"/>
    <w:rsid w:val="00D04EFF"/>
    <w:rsid w:val="00D0529E"/>
    <w:rsid w:val="00D05353"/>
    <w:rsid w:val="00D055CD"/>
    <w:rsid w:val="00D05715"/>
    <w:rsid w:val="00D05A41"/>
    <w:rsid w:val="00D05E06"/>
    <w:rsid w:val="00D06391"/>
    <w:rsid w:val="00D07328"/>
    <w:rsid w:val="00D073C9"/>
    <w:rsid w:val="00D0754C"/>
    <w:rsid w:val="00D07DA2"/>
    <w:rsid w:val="00D07DC7"/>
    <w:rsid w:val="00D102A3"/>
    <w:rsid w:val="00D10488"/>
    <w:rsid w:val="00D1059C"/>
    <w:rsid w:val="00D113B3"/>
    <w:rsid w:val="00D114D0"/>
    <w:rsid w:val="00D114F2"/>
    <w:rsid w:val="00D118F4"/>
    <w:rsid w:val="00D11A01"/>
    <w:rsid w:val="00D12078"/>
    <w:rsid w:val="00D12240"/>
    <w:rsid w:val="00D127C0"/>
    <w:rsid w:val="00D12E53"/>
    <w:rsid w:val="00D1312F"/>
    <w:rsid w:val="00D133F5"/>
    <w:rsid w:val="00D13AD6"/>
    <w:rsid w:val="00D13C44"/>
    <w:rsid w:val="00D14C66"/>
    <w:rsid w:val="00D14F60"/>
    <w:rsid w:val="00D15446"/>
    <w:rsid w:val="00D15999"/>
    <w:rsid w:val="00D160DC"/>
    <w:rsid w:val="00D16307"/>
    <w:rsid w:val="00D16619"/>
    <w:rsid w:val="00D16DA2"/>
    <w:rsid w:val="00D17E71"/>
    <w:rsid w:val="00D17EEC"/>
    <w:rsid w:val="00D20517"/>
    <w:rsid w:val="00D20D58"/>
    <w:rsid w:val="00D220A2"/>
    <w:rsid w:val="00D227CF"/>
    <w:rsid w:val="00D22BF0"/>
    <w:rsid w:val="00D233D5"/>
    <w:rsid w:val="00D23688"/>
    <w:rsid w:val="00D2377A"/>
    <w:rsid w:val="00D23999"/>
    <w:rsid w:val="00D23A73"/>
    <w:rsid w:val="00D23B05"/>
    <w:rsid w:val="00D23B08"/>
    <w:rsid w:val="00D240F0"/>
    <w:rsid w:val="00D2411B"/>
    <w:rsid w:val="00D247BD"/>
    <w:rsid w:val="00D2485E"/>
    <w:rsid w:val="00D24BDC"/>
    <w:rsid w:val="00D24C56"/>
    <w:rsid w:val="00D24DC4"/>
    <w:rsid w:val="00D2526D"/>
    <w:rsid w:val="00D255A8"/>
    <w:rsid w:val="00D25B8E"/>
    <w:rsid w:val="00D25C29"/>
    <w:rsid w:val="00D25DF1"/>
    <w:rsid w:val="00D26048"/>
    <w:rsid w:val="00D26153"/>
    <w:rsid w:val="00D2622C"/>
    <w:rsid w:val="00D2681C"/>
    <w:rsid w:val="00D2682C"/>
    <w:rsid w:val="00D26DA2"/>
    <w:rsid w:val="00D27125"/>
    <w:rsid w:val="00D306EF"/>
    <w:rsid w:val="00D30816"/>
    <w:rsid w:val="00D314CA"/>
    <w:rsid w:val="00D31AAA"/>
    <w:rsid w:val="00D31C0C"/>
    <w:rsid w:val="00D31DB0"/>
    <w:rsid w:val="00D31DEE"/>
    <w:rsid w:val="00D32032"/>
    <w:rsid w:val="00D32B29"/>
    <w:rsid w:val="00D32CCA"/>
    <w:rsid w:val="00D3356B"/>
    <w:rsid w:val="00D337EF"/>
    <w:rsid w:val="00D339DD"/>
    <w:rsid w:val="00D33A31"/>
    <w:rsid w:val="00D33CC1"/>
    <w:rsid w:val="00D3400E"/>
    <w:rsid w:val="00D34073"/>
    <w:rsid w:val="00D346ED"/>
    <w:rsid w:val="00D34E41"/>
    <w:rsid w:val="00D34FE3"/>
    <w:rsid w:val="00D357DE"/>
    <w:rsid w:val="00D35B50"/>
    <w:rsid w:val="00D35BBC"/>
    <w:rsid w:val="00D35BD9"/>
    <w:rsid w:val="00D361D9"/>
    <w:rsid w:val="00D36B4E"/>
    <w:rsid w:val="00D36D6E"/>
    <w:rsid w:val="00D36DED"/>
    <w:rsid w:val="00D36F54"/>
    <w:rsid w:val="00D378AE"/>
    <w:rsid w:val="00D37B94"/>
    <w:rsid w:val="00D37D1F"/>
    <w:rsid w:val="00D37EA8"/>
    <w:rsid w:val="00D4064B"/>
    <w:rsid w:val="00D412DF"/>
    <w:rsid w:val="00D41412"/>
    <w:rsid w:val="00D414E1"/>
    <w:rsid w:val="00D423C0"/>
    <w:rsid w:val="00D42624"/>
    <w:rsid w:val="00D426A6"/>
    <w:rsid w:val="00D42ACE"/>
    <w:rsid w:val="00D4354D"/>
    <w:rsid w:val="00D45479"/>
    <w:rsid w:val="00D46215"/>
    <w:rsid w:val="00D467F9"/>
    <w:rsid w:val="00D471F3"/>
    <w:rsid w:val="00D4773C"/>
    <w:rsid w:val="00D47815"/>
    <w:rsid w:val="00D503A6"/>
    <w:rsid w:val="00D50C59"/>
    <w:rsid w:val="00D51208"/>
    <w:rsid w:val="00D519F5"/>
    <w:rsid w:val="00D51B35"/>
    <w:rsid w:val="00D52151"/>
    <w:rsid w:val="00D52451"/>
    <w:rsid w:val="00D52732"/>
    <w:rsid w:val="00D53146"/>
    <w:rsid w:val="00D53555"/>
    <w:rsid w:val="00D543CE"/>
    <w:rsid w:val="00D54678"/>
    <w:rsid w:val="00D54C46"/>
    <w:rsid w:val="00D54DB3"/>
    <w:rsid w:val="00D552B1"/>
    <w:rsid w:val="00D5550A"/>
    <w:rsid w:val="00D55780"/>
    <w:rsid w:val="00D56026"/>
    <w:rsid w:val="00D560F3"/>
    <w:rsid w:val="00D561A2"/>
    <w:rsid w:val="00D56292"/>
    <w:rsid w:val="00D56330"/>
    <w:rsid w:val="00D56486"/>
    <w:rsid w:val="00D5690E"/>
    <w:rsid w:val="00D5711D"/>
    <w:rsid w:val="00D573C3"/>
    <w:rsid w:val="00D574F0"/>
    <w:rsid w:val="00D575AD"/>
    <w:rsid w:val="00D575DD"/>
    <w:rsid w:val="00D57AB5"/>
    <w:rsid w:val="00D57CAA"/>
    <w:rsid w:val="00D607E9"/>
    <w:rsid w:val="00D60B98"/>
    <w:rsid w:val="00D61640"/>
    <w:rsid w:val="00D617EF"/>
    <w:rsid w:val="00D61B81"/>
    <w:rsid w:val="00D61EA7"/>
    <w:rsid w:val="00D623AF"/>
    <w:rsid w:val="00D62FC7"/>
    <w:rsid w:val="00D62FD7"/>
    <w:rsid w:val="00D631F3"/>
    <w:rsid w:val="00D63560"/>
    <w:rsid w:val="00D63752"/>
    <w:rsid w:val="00D63883"/>
    <w:rsid w:val="00D6417E"/>
    <w:rsid w:val="00D65602"/>
    <w:rsid w:val="00D6573E"/>
    <w:rsid w:val="00D657B9"/>
    <w:rsid w:val="00D65B4E"/>
    <w:rsid w:val="00D66118"/>
    <w:rsid w:val="00D6649B"/>
    <w:rsid w:val="00D66C4E"/>
    <w:rsid w:val="00D6750A"/>
    <w:rsid w:val="00D678C0"/>
    <w:rsid w:val="00D67AD6"/>
    <w:rsid w:val="00D67BC1"/>
    <w:rsid w:val="00D67CCC"/>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4972"/>
    <w:rsid w:val="00D75269"/>
    <w:rsid w:val="00D7566C"/>
    <w:rsid w:val="00D756BC"/>
    <w:rsid w:val="00D76E37"/>
    <w:rsid w:val="00D7759A"/>
    <w:rsid w:val="00D7764E"/>
    <w:rsid w:val="00D77A4B"/>
    <w:rsid w:val="00D77B94"/>
    <w:rsid w:val="00D77CE5"/>
    <w:rsid w:val="00D80022"/>
    <w:rsid w:val="00D80040"/>
    <w:rsid w:val="00D80A95"/>
    <w:rsid w:val="00D80ACB"/>
    <w:rsid w:val="00D8126B"/>
    <w:rsid w:val="00D815C6"/>
    <w:rsid w:val="00D816B3"/>
    <w:rsid w:val="00D81C28"/>
    <w:rsid w:val="00D81DE1"/>
    <w:rsid w:val="00D81F0E"/>
    <w:rsid w:val="00D82151"/>
    <w:rsid w:val="00D826BB"/>
    <w:rsid w:val="00D826E8"/>
    <w:rsid w:val="00D839CD"/>
    <w:rsid w:val="00D83C6C"/>
    <w:rsid w:val="00D83D7F"/>
    <w:rsid w:val="00D83D85"/>
    <w:rsid w:val="00D83FFD"/>
    <w:rsid w:val="00D84430"/>
    <w:rsid w:val="00D8484F"/>
    <w:rsid w:val="00D851F2"/>
    <w:rsid w:val="00D85718"/>
    <w:rsid w:val="00D8576F"/>
    <w:rsid w:val="00D8659F"/>
    <w:rsid w:val="00D86D0E"/>
    <w:rsid w:val="00D87370"/>
    <w:rsid w:val="00D873F7"/>
    <w:rsid w:val="00D87F28"/>
    <w:rsid w:val="00D901D8"/>
    <w:rsid w:val="00D909AB"/>
    <w:rsid w:val="00D91A5A"/>
    <w:rsid w:val="00D91EDA"/>
    <w:rsid w:val="00D9224B"/>
    <w:rsid w:val="00D9264F"/>
    <w:rsid w:val="00D9298D"/>
    <w:rsid w:val="00D92B22"/>
    <w:rsid w:val="00D92FF9"/>
    <w:rsid w:val="00D935C5"/>
    <w:rsid w:val="00D940B2"/>
    <w:rsid w:val="00D94305"/>
    <w:rsid w:val="00D945B2"/>
    <w:rsid w:val="00D948C1"/>
    <w:rsid w:val="00D94901"/>
    <w:rsid w:val="00D9686B"/>
    <w:rsid w:val="00D968C0"/>
    <w:rsid w:val="00D97B4C"/>
    <w:rsid w:val="00DA017B"/>
    <w:rsid w:val="00DA0533"/>
    <w:rsid w:val="00DA0A06"/>
    <w:rsid w:val="00DA0B60"/>
    <w:rsid w:val="00DA0F90"/>
    <w:rsid w:val="00DA100F"/>
    <w:rsid w:val="00DA1567"/>
    <w:rsid w:val="00DA19D1"/>
    <w:rsid w:val="00DA1EA0"/>
    <w:rsid w:val="00DA2602"/>
    <w:rsid w:val="00DA274D"/>
    <w:rsid w:val="00DA36E6"/>
    <w:rsid w:val="00DA393D"/>
    <w:rsid w:val="00DA3BA4"/>
    <w:rsid w:val="00DA403A"/>
    <w:rsid w:val="00DA4B15"/>
    <w:rsid w:val="00DA59C4"/>
    <w:rsid w:val="00DA5DFE"/>
    <w:rsid w:val="00DA64D1"/>
    <w:rsid w:val="00DA6E94"/>
    <w:rsid w:val="00DA70ED"/>
    <w:rsid w:val="00DA7C1F"/>
    <w:rsid w:val="00DA7F83"/>
    <w:rsid w:val="00DB0101"/>
    <w:rsid w:val="00DB0115"/>
    <w:rsid w:val="00DB0A45"/>
    <w:rsid w:val="00DB12A2"/>
    <w:rsid w:val="00DB16E0"/>
    <w:rsid w:val="00DB1710"/>
    <w:rsid w:val="00DB1AEE"/>
    <w:rsid w:val="00DB221E"/>
    <w:rsid w:val="00DB2307"/>
    <w:rsid w:val="00DB2389"/>
    <w:rsid w:val="00DB242A"/>
    <w:rsid w:val="00DB2932"/>
    <w:rsid w:val="00DB3813"/>
    <w:rsid w:val="00DB3943"/>
    <w:rsid w:val="00DB3BE4"/>
    <w:rsid w:val="00DB3FCF"/>
    <w:rsid w:val="00DB47E0"/>
    <w:rsid w:val="00DB4ED1"/>
    <w:rsid w:val="00DB5129"/>
    <w:rsid w:val="00DB590D"/>
    <w:rsid w:val="00DB6A70"/>
    <w:rsid w:val="00DB6B15"/>
    <w:rsid w:val="00DB75FF"/>
    <w:rsid w:val="00DB7D9D"/>
    <w:rsid w:val="00DC0133"/>
    <w:rsid w:val="00DC050A"/>
    <w:rsid w:val="00DC09D2"/>
    <w:rsid w:val="00DC106A"/>
    <w:rsid w:val="00DC1121"/>
    <w:rsid w:val="00DC158E"/>
    <w:rsid w:val="00DC1AC2"/>
    <w:rsid w:val="00DC1EC7"/>
    <w:rsid w:val="00DC2751"/>
    <w:rsid w:val="00DC2B4C"/>
    <w:rsid w:val="00DC300A"/>
    <w:rsid w:val="00DC32B6"/>
    <w:rsid w:val="00DC35B6"/>
    <w:rsid w:val="00DC38D1"/>
    <w:rsid w:val="00DC44F4"/>
    <w:rsid w:val="00DC4534"/>
    <w:rsid w:val="00DC51E2"/>
    <w:rsid w:val="00DC5F70"/>
    <w:rsid w:val="00DC684C"/>
    <w:rsid w:val="00DC6A58"/>
    <w:rsid w:val="00DC6A66"/>
    <w:rsid w:val="00DC720A"/>
    <w:rsid w:val="00DC7364"/>
    <w:rsid w:val="00DC74DF"/>
    <w:rsid w:val="00DC76F4"/>
    <w:rsid w:val="00DC79B3"/>
    <w:rsid w:val="00DD0635"/>
    <w:rsid w:val="00DD071D"/>
    <w:rsid w:val="00DD074F"/>
    <w:rsid w:val="00DD07EA"/>
    <w:rsid w:val="00DD0AEE"/>
    <w:rsid w:val="00DD0B80"/>
    <w:rsid w:val="00DD0B93"/>
    <w:rsid w:val="00DD0C8F"/>
    <w:rsid w:val="00DD0D8E"/>
    <w:rsid w:val="00DD112B"/>
    <w:rsid w:val="00DD124A"/>
    <w:rsid w:val="00DD1442"/>
    <w:rsid w:val="00DD1447"/>
    <w:rsid w:val="00DD1632"/>
    <w:rsid w:val="00DD1B4D"/>
    <w:rsid w:val="00DD1CCC"/>
    <w:rsid w:val="00DD289A"/>
    <w:rsid w:val="00DD366D"/>
    <w:rsid w:val="00DD3D35"/>
    <w:rsid w:val="00DD3D41"/>
    <w:rsid w:val="00DD45EC"/>
    <w:rsid w:val="00DD4875"/>
    <w:rsid w:val="00DD56C4"/>
    <w:rsid w:val="00DD58A1"/>
    <w:rsid w:val="00DD592F"/>
    <w:rsid w:val="00DD644D"/>
    <w:rsid w:val="00DD6894"/>
    <w:rsid w:val="00DD6EDA"/>
    <w:rsid w:val="00DD705B"/>
    <w:rsid w:val="00DD7064"/>
    <w:rsid w:val="00DD719D"/>
    <w:rsid w:val="00DD755E"/>
    <w:rsid w:val="00DD7C8E"/>
    <w:rsid w:val="00DD7EE9"/>
    <w:rsid w:val="00DE2707"/>
    <w:rsid w:val="00DE2B50"/>
    <w:rsid w:val="00DE2FF5"/>
    <w:rsid w:val="00DE353A"/>
    <w:rsid w:val="00DE3B08"/>
    <w:rsid w:val="00DE3D2C"/>
    <w:rsid w:val="00DE415F"/>
    <w:rsid w:val="00DE418A"/>
    <w:rsid w:val="00DE45DA"/>
    <w:rsid w:val="00DE48AD"/>
    <w:rsid w:val="00DE4BFC"/>
    <w:rsid w:val="00DE4EF1"/>
    <w:rsid w:val="00DE4F03"/>
    <w:rsid w:val="00DE5593"/>
    <w:rsid w:val="00DE55B9"/>
    <w:rsid w:val="00DE5725"/>
    <w:rsid w:val="00DE579D"/>
    <w:rsid w:val="00DE585D"/>
    <w:rsid w:val="00DE5DC8"/>
    <w:rsid w:val="00DE5F14"/>
    <w:rsid w:val="00DE626F"/>
    <w:rsid w:val="00DE63E2"/>
    <w:rsid w:val="00DE658D"/>
    <w:rsid w:val="00DE659D"/>
    <w:rsid w:val="00DE6D17"/>
    <w:rsid w:val="00DE6D48"/>
    <w:rsid w:val="00DE6F39"/>
    <w:rsid w:val="00DE78EA"/>
    <w:rsid w:val="00DE7985"/>
    <w:rsid w:val="00DE7B91"/>
    <w:rsid w:val="00DE7D8B"/>
    <w:rsid w:val="00DF063F"/>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5BFE"/>
    <w:rsid w:val="00DF69D8"/>
    <w:rsid w:val="00DF6B5C"/>
    <w:rsid w:val="00DF7376"/>
    <w:rsid w:val="00DF7754"/>
    <w:rsid w:val="00DF7F8A"/>
    <w:rsid w:val="00E00205"/>
    <w:rsid w:val="00E0087A"/>
    <w:rsid w:val="00E012A2"/>
    <w:rsid w:val="00E0178F"/>
    <w:rsid w:val="00E01ED4"/>
    <w:rsid w:val="00E01FE2"/>
    <w:rsid w:val="00E0214C"/>
    <w:rsid w:val="00E0263A"/>
    <w:rsid w:val="00E02DA9"/>
    <w:rsid w:val="00E037D5"/>
    <w:rsid w:val="00E0380F"/>
    <w:rsid w:val="00E0427C"/>
    <w:rsid w:val="00E046D8"/>
    <w:rsid w:val="00E052EF"/>
    <w:rsid w:val="00E054AD"/>
    <w:rsid w:val="00E05FB9"/>
    <w:rsid w:val="00E06286"/>
    <w:rsid w:val="00E0652C"/>
    <w:rsid w:val="00E068A1"/>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2D0"/>
    <w:rsid w:val="00E1777E"/>
    <w:rsid w:val="00E17F53"/>
    <w:rsid w:val="00E2094B"/>
    <w:rsid w:val="00E209F4"/>
    <w:rsid w:val="00E20FDC"/>
    <w:rsid w:val="00E21CD0"/>
    <w:rsid w:val="00E22BE4"/>
    <w:rsid w:val="00E22E1A"/>
    <w:rsid w:val="00E2307C"/>
    <w:rsid w:val="00E23441"/>
    <w:rsid w:val="00E23861"/>
    <w:rsid w:val="00E245CF"/>
    <w:rsid w:val="00E248D5"/>
    <w:rsid w:val="00E24A84"/>
    <w:rsid w:val="00E2541D"/>
    <w:rsid w:val="00E25827"/>
    <w:rsid w:val="00E25B9E"/>
    <w:rsid w:val="00E261FA"/>
    <w:rsid w:val="00E26E58"/>
    <w:rsid w:val="00E27399"/>
    <w:rsid w:val="00E2746E"/>
    <w:rsid w:val="00E277A6"/>
    <w:rsid w:val="00E27D8B"/>
    <w:rsid w:val="00E30040"/>
    <w:rsid w:val="00E301DC"/>
    <w:rsid w:val="00E3067E"/>
    <w:rsid w:val="00E308A4"/>
    <w:rsid w:val="00E30C11"/>
    <w:rsid w:val="00E32173"/>
    <w:rsid w:val="00E32405"/>
    <w:rsid w:val="00E32565"/>
    <w:rsid w:val="00E32A82"/>
    <w:rsid w:val="00E33ACD"/>
    <w:rsid w:val="00E33AFE"/>
    <w:rsid w:val="00E349E9"/>
    <w:rsid w:val="00E34E3C"/>
    <w:rsid w:val="00E35230"/>
    <w:rsid w:val="00E35232"/>
    <w:rsid w:val="00E352CD"/>
    <w:rsid w:val="00E3592E"/>
    <w:rsid w:val="00E35EB7"/>
    <w:rsid w:val="00E36260"/>
    <w:rsid w:val="00E36608"/>
    <w:rsid w:val="00E368FA"/>
    <w:rsid w:val="00E36B2B"/>
    <w:rsid w:val="00E3707E"/>
    <w:rsid w:val="00E373B8"/>
    <w:rsid w:val="00E3771B"/>
    <w:rsid w:val="00E37798"/>
    <w:rsid w:val="00E37B08"/>
    <w:rsid w:val="00E40062"/>
    <w:rsid w:val="00E40475"/>
    <w:rsid w:val="00E4064C"/>
    <w:rsid w:val="00E4077F"/>
    <w:rsid w:val="00E40E4D"/>
    <w:rsid w:val="00E41443"/>
    <w:rsid w:val="00E415AB"/>
    <w:rsid w:val="00E4222C"/>
    <w:rsid w:val="00E422D5"/>
    <w:rsid w:val="00E4247B"/>
    <w:rsid w:val="00E4267F"/>
    <w:rsid w:val="00E429C0"/>
    <w:rsid w:val="00E42A80"/>
    <w:rsid w:val="00E42BA0"/>
    <w:rsid w:val="00E42D98"/>
    <w:rsid w:val="00E43352"/>
    <w:rsid w:val="00E43A03"/>
    <w:rsid w:val="00E43D6D"/>
    <w:rsid w:val="00E4413C"/>
    <w:rsid w:val="00E460E9"/>
    <w:rsid w:val="00E46540"/>
    <w:rsid w:val="00E4696B"/>
    <w:rsid w:val="00E46BF9"/>
    <w:rsid w:val="00E46C28"/>
    <w:rsid w:val="00E46E0C"/>
    <w:rsid w:val="00E476EA"/>
    <w:rsid w:val="00E47A90"/>
    <w:rsid w:val="00E47D8A"/>
    <w:rsid w:val="00E50E04"/>
    <w:rsid w:val="00E51066"/>
    <w:rsid w:val="00E5114B"/>
    <w:rsid w:val="00E511A5"/>
    <w:rsid w:val="00E51EC4"/>
    <w:rsid w:val="00E51F93"/>
    <w:rsid w:val="00E51FC3"/>
    <w:rsid w:val="00E52111"/>
    <w:rsid w:val="00E5263D"/>
    <w:rsid w:val="00E52D9F"/>
    <w:rsid w:val="00E52ED6"/>
    <w:rsid w:val="00E52F96"/>
    <w:rsid w:val="00E5330A"/>
    <w:rsid w:val="00E5383F"/>
    <w:rsid w:val="00E53D89"/>
    <w:rsid w:val="00E5426D"/>
    <w:rsid w:val="00E54444"/>
    <w:rsid w:val="00E54588"/>
    <w:rsid w:val="00E5503E"/>
    <w:rsid w:val="00E551E1"/>
    <w:rsid w:val="00E557BA"/>
    <w:rsid w:val="00E557BF"/>
    <w:rsid w:val="00E55C5E"/>
    <w:rsid w:val="00E56102"/>
    <w:rsid w:val="00E5614A"/>
    <w:rsid w:val="00E57C27"/>
    <w:rsid w:val="00E61B0A"/>
    <w:rsid w:val="00E61D68"/>
    <w:rsid w:val="00E626AE"/>
    <w:rsid w:val="00E63587"/>
    <w:rsid w:val="00E63A39"/>
    <w:rsid w:val="00E63B7F"/>
    <w:rsid w:val="00E63D43"/>
    <w:rsid w:val="00E64070"/>
    <w:rsid w:val="00E64154"/>
    <w:rsid w:val="00E641A2"/>
    <w:rsid w:val="00E64512"/>
    <w:rsid w:val="00E6484F"/>
    <w:rsid w:val="00E64A45"/>
    <w:rsid w:val="00E66646"/>
    <w:rsid w:val="00E66E2A"/>
    <w:rsid w:val="00E671E7"/>
    <w:rsid w:val="00E67267"/>
    <w:rsid w:val="00E6735A"/>
    <w:rsid w:val="00E6754A"/>
    <w:rsid w:val="00E6789B"/>
    <w:rsid w:val="00E679E8"/>
    <w:rsid w:val="00E67E68"/>
    <w:rsid w:val="00E701AA"/>
    <w:rsid w:val="00E70A15"/>
    <w:rsid w:val="00E70B56"/>
    <w:rsid w:val="00E710FF"/>
    <w:rsid w:val="00E7143B"/>
    <w:rsid w:val="00E71F72"/>
    <w:rsid w:val="00E71FDB"/>
    <w:rsid w:val="00E7239E"/>
    <w:rsid w:val="00E7243E"/>
    <w:rsid w:val="00E72875"/>
    <w:rsid w:val="00E72D64"/>
    <w:rsid w:val="00E7382E"/>
    <w:rsid w:val="00E73E27"/>
    <w:rsid w:val="00E73EE1"/>
    <w:rsid w:val="00E7464A"/>
    <w:rsid w:val="00E74B87"/>
    <w:rsid w:val="00E74D7C"/>
    <w:rsid w:val="00E75116"/>
    <w:rsid w:val="00E75469"/>
    <w:rsid w:val="00E76701"/>
    <w:rsid w:val="00E76C4F"/>
    <w:rsid w:val="00E76F25"/>
    <w:rsid w:val="00E771D3"/>
    <w:rsid w:val="00E774DE"/>
    <w:rsid w:val="00E77C3D"/>
    <w:rsid w:val="00E77D6A"/>
    <w:rsid w:val="00E77F9F"/>
    <w:rsid w:val="00E8036F"/>
    <w:rsid w:val="00E80495"/>
    <w:rsid w:val="00E8078B"/>
    <w:rsid w:val="00E80D32"/>
    <w:rsid w:val="00E81B22"/>
    <w:rsid w:val="00E81BD7"/>
    <w:rsid w:val="00E81C9C"/>
    <w:rsid w:val="00E81F1F"/>
    <w:rsid w:val="00E820D2"/>
    <w:rsid w:val="00E82135"/>
    <w:rsid w:val="00E824BC"/>
    <w:rsid w:val="00E8272E"/>
    <w:rsid w:val="00E82CD8"/>
    <w:rsid w:val="00E83128"/>
    <w:rsid w:val="00E83631"/>
    <w:rsid w:val="00E8389F"/>
    <w:rsid w:val="00E838B9"/>
    <w:rsid w:val="00E84705"/>
    <w:rsid w:val="00E84E72"/>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2B4"/>
    <w:rsid w:val="00E91597"/>
    <w:rsid w:val="00E9172F"/>
    <w:rsid w:val="00E91871"/>
    <w:rsid w:val="00E91CEF"/>
    <w:rsid w:val="00E91EB0"/>
    <w:rsid w:val="00E92099"/>
    <w:rsid w:val="00E92748"/>
    <w:rsid w:val="00E9283D"/>
    <w:rsid w:val="00E92A64"/>
    <w:rsid w:val="00E931FA"/>
    <w:rsid w:val="00E933FF"/>
    <w:rsid w:val="00E93697"/>
    <w:rsid w:val="00E93D15"/>
    <w:rsid w:val="00E93D81"/>
    <w:rsid w:val="00E93FC3"/>
    <w:rsid w:val="00E94442"/>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93D"/>
    <w:rsid w:val="00E97A73"/>
    <w:rsid w:val="00EA1095"/>
    <w:rsid w:val="00EA10D1"/>
    <w:rsid w:val="00EA114C"/>
    <w:rsid w:val="00EA1542"/>
    <w:rsid w:val="00EA1711"/>
    <w:rsid w:val="00EA223E"/>
    <w:rsid w:val="00EA2379"/>
    <w:rsid w:val="00EA2558"/>
    <w:rsid w:val="00EA2A01"/>
    <w:rsid w:val="00EA3149"/>
    <w:rsid w:val="00EA3208"/>
    <w:rsid w:val="00EA3782"/>
    <w:rsid w:val="00EA386D"/>
    <w:rsid w:val="00EA3B39"/>
    <w:rsid w:val="00EA3D24"/>
    <w:rsid w:val="00EA4076"/>
    <w:rsid w:val="00EA410E"/>
    <w:rsid w:val="00EA4238"/>
    <w:rsid w:val="00EA435A"/>
    <w:rsid w:val="00EA4408"/>
    <w:rsid w:val="00EA4B7A"/>
    <w:rsid w:val="00EA5935"/>
    <w:rsid w:val="00EA5C8F"/>
    <w:rsid w:val="00EA6C17"/>
    <w:rsid w:val="00EA6E88"/>
    <w:rsid w:val="00EA77DC"/>
    <w:rsid w:val="00EA7B17"/>
    <w:rsid w:val="00EB01C0"/>
    <w:rsid w:val="00EB05A9"/>
    <w:rsid w:val="00EB0915"/>
    <w:rsid w:val="00EB0A34"/>
    <w:rsid w:val="00EB0D19"/>
    <w:rsid w:val="00EB1D46"/>
    <w:rsid w:val="00EB26DA"/>
    <w:rsid w:val="00EB2D1F"/>
    <w:rsid w:val="00EB2D83"/>
    <w:rsid w:val="00EB339F"/>
    <w:rsid w:val="00EB341E"/>
    <w:rsid w:val="00EB4B15"/>
    <w:rsid w:val="00EB4B7D"/>
    <w:rsid w:val="00EB5004"/>
    <w:rsid w:val="00EB51F2"/>
    <w:rsid w:val="00EB563F"/>
    <w:rsid w:val="00EB5D1F"/>
    <w:rsid w:val="00EB61E8"/>
    <w:rsid w:val="00EB67DF"/>
    <w:rsid w:val="00EB6B5B"/>
    <w:rsid w:val="00EB6F1B"/>
    <w:rsid w:val="00EB70C3"/>
    <w:rsid w:val="00EB71A4"/>
    <w:rsid w:val="00EB76D3"/>
    <w:rsid w:val="00EB78B6"/>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572E"/>
    <w:rsid w:val="00EC6237"/>
    <w:rsid w:val="00EC670A"/>
    <w:rsid w:val="00EC68E5"/>
    <w:rsid w:val="00EC71CC"/>
    <w:rsid w:val="00EC7E14"/>
    <w:rsid w:val="00ED013B"/>
    <w:rsid w:val="00ED0284"/>
    <w:rsid w:val="00ED03C0"/>
    <w:rsid w:val="00ED060F"/>
    <w:rsid w:val="00ED08E3"/>
    <w:rsid w:val="00ED10ED"/>
    <w:rsid w:val="00ED1110"/>
    <w:rsid w:val="00ED1833"/>
    <w:rsid w:val="00ED1B48"/>
    <w:rsid w:val="00ED2113"/>
    <w:rsid w:val="00ED2BCC"/>
    <w:rsid w:val="00ED2CC6"/>
    <w:rsid w:val="00ED4289"/>
    <w:rsid w:val="00ED4367"/>
    <w:rsid w:val="00ED4718"/>
    <w:rsid w:val="00ED47CD"/>
    <w:rsid w:val="00ED4FB9"/>
    <w:rsid w:val="00ED50E7"/>
    <w:rsid w:val="00ED523A"/>
    <w:rsid w:val="00ED5652"/>
    <w:rsid w:val="00ED57CD"/>
    <w:rsid w:val="00ED6356"/>
    <w:rsid w:val="00ED687A"/>
    <w:rsid w:val="00ED6B8D"/>
    <w:rsid w:val="00ED7B45"/>
    <w:rsid w:val="00EE0CF5"/>
    <w:rsid w:val="00EE1D95"/>
    <w:rsid w:val="00EE208D"/>
    <w:rsid w:val="00EE24B9"/>
    <w:rsid w:val="00EE2A39"/>
    <w:rsid w:val="00EE2ABC"/>
    <w:rsid w:val="00EE2DDB"/>
    <w:rsid w:val="00EE3DC6"/>
    <w:rsid w:val="00EE3EFF"/>
    <w:rsid w:val="00EE3F98"/>
    <w:rsid w:val="00EE4543"/>
    <w:rsid w:val="00EE4865"/>
    <w:rsid w:val="00EE4916"/>
    <w:rsid w:val="00EE4922"/>
    <w:rsid w:val="00EE4A8F"/>
    <w:rsid w:val="00EE4D9A"/>
    <w:rsid w:val="00EE5090"/>
    <w:rsid w:val="00EE5517"/>
    <w:rsid w:val="00EE5CFC"/>
    <w:rsid w:val="00EE621F"/>
    <w:rsid w:val="00EE6AC7"/>
    <w:rsid w:val="00EE6E1F"/>
    <w:rsid w:val="00EE6EBF"/>
    <w:rsid w:val="00EE71B2"/>
    <w:rsid w:val="00EF034C"/>
    <w:rsid w:val="00EF037D"/>
    <w:rsid w:val="00EF073F"/>
    <w:rsid w:val="00EF156D"/>
    <w:rsid w:val="00EF17D5"/>
    <w:rsid w:val="00EF1C15"/>
    <w:rsid w:val="00EF20BF"/>
    <w:rsid w:val="00EF2416"/>
    <w:rsid w:val="00EF2713"/>
    <w:rsid w:val="00EF2794"/>
    <w:rsid w:val="00EF2893"/>
    <w:rsid w:val="00EF2C78"/>
    <w:rsid w:val="00EF2D75"/>
    <w:rsid w:val="00EF376A"/>
    <w:rsid w:val="00EF3B04"/>
    <w:rsid w:val="00EF3F8F"/>
    <w:rsid w:val="00EF404E"/>
    <w:rsid w:val="00EF4B6A"/>
    <w:rsid w:val="00EF4EA0"/>
    <w:rsid w:val="00EF4EDF"/>
    <w:rsid w:val="00EF5784"/>
    <w:rsid w:val="00EF5A0F"/>
    <w:rsid w:val="00EF5AA3"/>
    <w:rsid w:val="00EF6673"/>
    <w:rsid w:val="00EF66A8"/>
    <w:rsid w:val="00EF70B8"/>
    <w:rsid w:val="00EF7362"/>
    <w:rsid w:val="00EF7BE1"/>
    <w:rsid w:val="00F006DF"/>
    <w:rsid w:val="00F009A1"/>
    <w:rsid w:val="00F0123A"/>
    <w:rsid w:val="00F01D9F"/>
    <w:rsid w:val="00F021BE"/>
    <w:rsid w:val="00F0245B"/>
    <w:rsid w:val="00F02750"/>
    <w:rsid w:val="00F032F5"/>
    <w:rsid w:val="00F03F8C"/>
    <w:rsid w:val="00F04147"/>
    <w:rsid w:val="00F045BB"/>
    <w:rsid w:val="00F0501B"/>
    <w:rsid w:val="00F05551"/>
    <w:rsid w:val="00F0558C"/>
    <w:rsid w:val="00F069D5"/>
    <w:rsid w:val="00F06DF9"/>
    <w:rsid w:val="00F0719B"/>
    <w:rsid w:val="00F07785"/>
    <w:rsid w:val="00F0780D"/>
    <w:rsid w:val="00F0783D"/>
    <w:rsid w:val="00F079B6"/>
    <w:rsid w:val="00F07F6A"/>
    <w:rsid w:val="00F1014C"/>
    <w:rsid w:val="00F10347"/>
    <w:rsid w:val="00F1069E"/>
    <w:rsid w:val="00F10712"/>
    <w:rsid w:val="00F11229"/>
    <w:rsid w:val="00F1143B"/>
    <w:rsid w:val="00F11598"/>
    <w:rsid w:val="00F11B1B"/>
    <w:rsid w:val="00F11F37"/>
    <w:rsid w:val="00F12099"/>
    <w:rsid w:val="00F1291D"/>
    <w:rsid w:val="00F12AE3"/>
    <w:rsid w:val="00F12EF5"/>
    <w:rsid w:val="00F14CFA"/>
    <w:rsid w:val="00F15092"/>
    <w:rsid w:val="00F15765"/>
    <w:rsid w:val="00F15C86"/>
    <w:rsid w:val="00F15CED"/>
    <w:rsid w:val="00F15DC1"/>
    <w:rsid w:val="00F16726"/>
    <w:rsid w:val="00F16A9C"/>
    <w:rsid w:val="00F16DD2"/>
    <w:rsid w:val="00F16DF6"/>
    <w:rsid w:val="00F17901"/>
    <w:rsid w:val="00F17DAC"/>
    <w:rsid w:val="00F17DBF"/>
    <w:rsid w:val="00F20469"/>
    <w:rsid w:val="00F2071C"/>
    <w:rsid w:val="00F2088D"/>
    <w:rsid w:val="00F20B64"/>
    <w:rsid w:val="00F20B90"/>
    <w:rsid w:val="00F2202B"/>
    <w:rsid w:val="00F22332"/>
    <w:rsid w:val="00F228A6"/>
    <w:rsid w:val="00F22A78"/>
    <w:rsid w:val="00F22D8B"/>
    <w:rsid w:val="00F23887"/>
    <w:rsid w:val="00F241EA"/>
    <w:rsid w:val="00F2421B"/>
    <w:rsid w:val="00F24BAE"/>
    <w:rsid w:val="00F25BC3"/>
    <w:rsid w:val="00F26025"/>
    <w:rsid w:val="00F26D78"/>
    <w:rsid w:val="00F26FD3"/>
    <w:rsid w:val="00F273FD"/>
    <w:rsid w:val="00F2762A"/>
    <w:rsid w:val="00F3105D"/>
    <w:rsid w:val="00F326BD"/>
    <w:rsid w:val="00F328A9"/>
    <w:rsid w:val="00F32D0A"/>
    <w:rsid w:val="00F34363"/>
    <w:rsid w:val="00F3452E"/>
    <w:rsid w:val="00F346B2"/>
    <w:rsid w:val="00F3590D"/>
    <w:rsid w:val="00F35946"/>
    <w:rsid w:val="00F35FBA"/>
    <w:rsid w:val="00F35FE1"/>
    <w:rsid w:val="00F35FFA"/>
    <w:rsid w:val="00F36118"/>
    <w:rsid w:val="00F36521"/>
    <w:rsid w:val="00F36654"/>
    <w:rsid w:val="00F37457"/>
    <w:rsid w:val="00F374F0"/>
    <w:rsid w:val="00F37A2A"/>
    <w:rsid w:val="00F37CEC"/>
    <w:rsid w:val="00F406FB"/>
    <w:rsid w:val="00F40939"/>
    <w:rsid w:val="00F40BD7"/>
    <w:rsid w:val="00F40BFE"/>
    <w:rsid w:val="00F40DFC"/>
    <w:rsid w:val="00F4151A"/>
    <w:rsid w:val="00F415EA"/>
    <w:rsid w:val="00F4195C"/>
    <w:rsid w:val="00F41BC6"/>
    <w:rsid w:val="00F41D75"/>
    <w:rsid w:val="00F41D7C"/>
    <w:rsid w:val="00F41F4F"/>
    <w:rsid w:val="00F4254A"/>
    <w:rsid w:val="00F42C4F"/>
    <w:rsid w:val="00F42EF0"/>
    <w:rsid w:val="00F435DC"/>
    <w:rsid w:val="00F440FC"/>
    <w:rsid w:val="00F442BA"/>
    <w:rsid w:val="00F44B4F"/>
    <w:rsid w:val="00F450C9"/>
    <w:rsid w:val="00F455D4"/>
    <w:rsid w:val="00F45F44"/>
    <w:rsid w:val="00F4662E"/>
    <w:rsid w:val="00F46E8F"/>
    <w:rsid w:val="00F478CA"/>
    <w:rsid w:val="00F50077"/>
    <w:rsid w:val="00F50C59"/>
    <w:rsid w:val="00F51113"/>
    <w:rsid w:val="00F51893"/>
    <w:rsid w:val="00F51BC5"/>
    <w:rsid w:val="00F521BF"/>
    <w:rsid w:val="00F52AF4"/>
    <w:rsid w:val="00F53209"/>
    <w:rsid w:val="00F538E2"/>
    <w:rsid w:val="00F53B25"/>
    <w:rsid w:val="00F53C49"/>
    <w:rsid w:val="00F54C20"/>
    <w:rsid w:val="00F55340"/>
    <w:rsid w:val="00F55A35"/>
    <w:rsid w:val="00F55C77"/>
    <w:rsid w:val="00F566A7"/>
    <w:rsid w:val="00F566D0"/>
    <w:rsid w:val="00F603E9"/>
    <w:rsid w:val="00F60581"/>
    <w:rsid w:val="00F606DB"/>
    <w:rsid w:val="00F60E9E"/>
    <w:rsid w:val="00F610CC"/>
    <w:rsid w:val="00F61234"/>
    <w:rsid w:val="00F613A0"/>
    <w:rsid w:val="00F614F4"/>
    <w:rsid w:val="00F61512"/>
    <w:rsid w:val="00F61513"/>
    <w:rsid w:val="00F61A70"/>
    <w:rsid w:val="00F61AF5"/>
    <w:rsid w:val="00F61AF6"/>
    <w:rsid w:val="00F62311"/>
    <w:rsid w:val="00F62DB5"/>
    <w:rsid w:val="00F63986"/>
    <w:rsid w:val="00F63A00"/>
    <w:rsid w:val="00F63D92"/>
    <w:rsid w:val="00F63E01"/>
    <w:rsid w:val="00F63EE8"/>
    <w:rsid w:val="00F640CE"/>
    <w:rsid w:val="00F64266"/>
    <w:rsid w:val="00F642E9"/>
    <w:rsid w:val="00F647E6"/>
    <w:rsid w:val="00F649F4"/>
    <w:rsid w:val="00F64BA6"/>
    <w:rsid w:val="00F6591E"/>
    <w:rsid w:val="00F65C45"/>
    <w:rsid w:val="00F65FC2"/>
    <w:rsid w:val="00F6626E"/>
    <w:rsid w:val="00F6725E"/>
    <w:rsid w:val="00F67487"/>
    <w:rsid w:val="00F674EE"/>
    <w:rsid w:val="00F677B7"/>
    <w:rsid w:val="00F70690"/>
    <w:rsid w:val="00F7195A"/>
    <w:rsid w:val="00F71BC0"/>
    <w:rsid w:val="00F71D1A"/>
    <w:rsid w:val="00F71DA6"/>
    <w:rsid w:val="00F7242D"/>
    <w:rsid w:val="00F724E2"/>
    <w:rsid w:val="00F72502"/>
    <w:rsid w:val="00F72681"/>
    <w:rsid w:val="00F72C09"/>
    <w:rsid w:val="00F7331F"/>
    <w:rsid w:val="00F733A4"/>
    <w:rsid w:val="00F73A83"/>
    <w:rsid w:val="00F73D7C"/>
    <w:rsid w:val="00F741E7"/>
    <w:rsid w:val="00F74723"/>
    <w:rsid w:val="00F74CF1"/>
    <w:rsid w:val="00F74F3F"/>
    <w:rsid w:val="00F75FB0"/>
    <w:rsid w:val="00F761B2"/>
    <w:rsid w:val="00F766BE"/>
    <w:rsid w:val="00F7692C"/>
    <w:rsid w:val="00F76AFB"/>
    <w:rsid w:val="00F76CD6"/>
    <w:rsid w:val="00F76FC9"/>
    <w:rsid w:val="00F77C96"/>
    <w:rsid w:val="00F80235"/>
    <w:rsid w:val="00F803FF"/>
    <w:rsid w:val="00F804C7"/>
    <w:rsid w:val="00F81907"/>
    <w:rsid w:val="00F8235B"/>
    <w:rsid w:val="00F824F2"/>
    <w:rsid w:val="00F82A4C"/>
    <w:rsid w:val="00F831B0"/>
    <w:rsid w:val="00F8328A"/>
    <w:rsid w:val="00F83775"/>
    <w:rsid w:val="00F83EF6"/>
    <w:rsid w:val="00F8412E"/>
    <w:rsid w:val="00F84381"/>
    <w:rsid w:val="00F849A5"/>
    <w:rsid w:val="00F855BF"/>
    <w:rsid w:val="00F858A1"/>
    <w:rsid w:val="00F85A3E"/>
    <w:rsid w:val="00F85D5A"/>
    <w:rsid w:val="00F85EE9"/>
    <w:rsid w:val="00F860E6"/>
    <w:rsid w:val="00F8738B"/>
    <w:rsid w:val="00F8746A"/>
    <w:rsid w:val="00F87703"/>
    <w:rsid w:val="00F87A55"/>
    <w:rsid w:val="00F87B8B"/>
    <w:rsid w:val="00F9071A"/>
    <w:rsid w:val="00F9080D"/>
    <w:rsid w:val="00F911E8"/>
    <w:rsid w:val="00F91445"/>
    <w:rsid w:val="00F919C6"/>
    <w:rsid w:val="00F919DE"/>
    <w:rsid w:val="00F91AAC"/>
    <w:rsid w:val="00F91C9D"/>
    <w:rsid w:val="00F91E78"/>
    <w:rsid w:val="00F9241B"/>
    <w:rsid w:val="00F92A50"/>
    <w:rsid w:val="00F930E4"/>
    <w:rsid w:val="00F93419"/>
    <w:rsid w:val="00F93D2D"/>
    <w:rsid w:val="00F9400A"/>
    <w:rsid w:val="00F94192"/>
    <w:rsid w:val="00F945EC"/>
    <w:rsid w:val="00F9467D"/>
    <w:rsid w:val="00F9598E"/>
    <w:rsid w:val="00F95A21"/>
    <w:rsid w:val="00F96D6F"/>
    <w:rsid w:val="00F97097"/>
    <w:rsid w:val="00F9780F"/>
    <w:rsid w:val="00F9782A"/>
    <w:rsid w:val="00F97877"/>
    <w:rsid w:val="00F97F5D"/>
    <w:rsid w:val="00FA0111"/>
    <w:rsid w:val="00FA09BF"/>
    <w:rsid w:val="00FA0C59"/>
    <w:rsid w:val="00FA0FC1"/>
    <w:rsid w:val="00FA1028"/>
    <w:rsid w:val="00FA11CC"/>
    <w:rsid w:val="00FA20BF"/>
    <w:rsid w:val="00FA21A8"/>
    <w:rsid w:val="00FA235A"/>
    <w:rsid w:val="00FA25A1"/>
    <w:rsid w:val="00FA27BF"/>
    <w:rsid w:val="00FA29A7"/>
    <w:rsid w:val="00FA2AF2"/>
    <w:rsid w:val="00FA2EE5"/>
    <w:rsid w:val="00FA306D"/>
    <w:rsid w:val="00FA37EC"/>
    <w:rsid w:val="00FA3969"/>
    <w:rsid w:val="00FA3B4E"/>
    <w:rsid w:val="00FA4BE7"/>
    <w:rsid w:val="00FA5544"/>
    <w:rsid w:val="00FA55F6"/>
    <w:rsid w:val="00FA5BD6"/>
    <w:rsid w:val="00FA5E7D"/>
    <w:rsid w:val="00FA67D1"/>
    <w:rsid w:val="00FA6B06"/>
    <w:rsid w:val="00FA6D2F"/>
    <w:rsid w:val="00FA7A24"/>
    <w:rsid w:val="00FA7D55"/>
    <w:rsid w:val="00FB0215"/>
    <w:rsid w:val="00FB0C54"/>
    <w:rsid w:val="00FB1936"/>
    <w:rsid w:val="00FB1DCF"/>
    <w:rsid w:val="00FB22A8"/>
    <w:rsid w:val="00FB22CA"/>
    <w:rsid w:val="00FB2337"/>
    <w:rsid w:val="00FB2706"/>
    <w:rsid w:val="00FB27FA"/>
    <w:rsid w:val="00FB2A9C"/>
    <w:rsid w:val="00FB2B15"/>
    <w:rsid w:val="00FB2BA9"/>
    <w:rsid w:val="00FB2D52"/>
    <w:rsid w:val="00FB2E07"/>
    <w:rsid w:val="00FB2F48"/>
    <w:rsid w:val="00FB3F21"/>
    <w:rsid w:val="00FB40FD"/>
    <w:rsid w:val="00FB4C42"/>
    <w:rsid w:val="00FB4EDD"/>
    <w:rsid w:val="00FB4F8B"/>
    <w:rsid w:val="00FB508B"/>
    <w:rsid w:val="00FB510E"/>
    <w:rsid w:val="00FB544A"/>
    <w:rsid w:val="00FB56C0"/>
    <w:rsid w:val="00FB5757"/>
    <w:rsid w:val="00FB5918"/>
    <w:rsid w:val="00FB59A6"/>
    <w:rsid w:val="00FB5AF7"/>
    <w:rsid w:val="00FB6D31"/>
    <w:rsid w:val="00FC047A"/>
    <w:rsid w:val="00FC06B5"/>
    <w:rsid w:val="00FC0A68"/>
    <w:rsid w:val="00FC0EB2"/>
    <w:rsid w:val="00FC0EDE"/>
    <w:rsid w:val="00FC0F0F"/>
    <w:rsid w:val="00FC0F74"/>
    <w:rsid w:val="00FC1C1C"/>
    <w:rsid w:val="00FC1D5E"/>
    <w:rsid w:val="00FC2195"/>
    <w:rsid w:val="00FC2DF8"/>
    <w:rsid w:val="00FC2E19"/>
    <w:rsid w:val="00FC3DA1"/>
    <w:rsid w:val="00FC4B4B"/>
    <w:rsid w:val="00FC55E9"/>
    <w:rsid w:val="00FC63A3"/>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4BBD"/>
    <w:rsid w:val="00FD5A43"/>
    <w:rsid w:val="00FD6C87"/>
    <w:rsid w:val="00FD73C6"/>
    <w:rsid w:val="00FD7FF1"/>
    <w:rsid w:val="00FE0053"/>
    <w:rsid w:val="00FE013F"/>
    <w:rsid w:val="00FE01A0"/>
    <w:rsid w:val="00FE0312"/>
    <w:rsid w:val="00FE04EF"/>
    <w:rsid w:val="00FE0706"/>
    <w:rsid w:val="00FE0D6E"/>
    <w:rsid w:val="00FE0FD1"/>
    <w:rsid w:val="00FE19FF"/>
    <w:rsid w:val="00FE2269"/>
    <w:rsid w:val="00FE22DC"/>
    <w:rsid w:val="00FE2CF2"/>
    <w:rsid w:val="00FE306E"/>
    <w:rsid w:val="00FE37BA"/>
    <w:rsid w:val="00FE3E21"/>
    <w:rsid w:val="00FE3EAE"/>
    <w:rsid w:val="00FE437F"/>
    <w:rsid w:val="00FE4AF1"/>
    <w:rsid w:val="00FE52D2"/>
    <w:rsid w:val="00FE5352"/>
    <w:rsid w:val="00FE5661"/>
    <w:rsid w:val="00FE5682"/>
    <w:rsid w:val="00FE582F"/>
    <w:rsid w:val="00FE595E"/>
    <w:rsid w:val="00FE67B0"/>
    <w:rsid w:val="00FE69C9"/>
    <w:rsid w:val="00FE6AD7"/>
    <w:rsid w:val="00FE6B7F"/>
    <w:rsid w:val="00FE6CD1"/>
    <w:rsid w:val="00FE6D27"/>
    <w:rsid w:val="00FE702D"/>
    <w:rsid w:val="00FE703C"/>
    <w:rsid w:val="00FE7181"/>
    <w:rsid w:val="00FE7D59"/>
    <w:rsid w:val="00FF007F"/>
    <w:rsid w:val="00FF0389"/>
    <w:rsid w:val="00FF10D4"/>
    <w:rsid w:val="00FF16E7"/>
    <w:rsid w:val="00FF1829"/>
    <w:rsid w:val="00FF2369"/>
    <w:rsid w:val="00FF3089"/>
    <w:rsid w:val="00FF3904"/>
    <w:rsid w:val="00FF41C3"/>
    <w:rsid w:val="00FF4492"/>
    <w:rsid w:val="00FF5096"/>
    <w:rsid w:val="00FF51A6"/>
    <w:rsid w:val="00FF5429"/>
    <w:rsid w:val="00FF55A9"/>
    <w:rsid w:val="00FF5D0A"/>
    <w:rsid w:val="00FF6179"/>
    <w:rsid w:val="00FF61EE"/>
    <w:rsid w:val="00FF6322"/>
    <w:rsid w:val="00FF639F"/>
    <w:rsid w:val="00FF6454"/>
    <w:rsid w:val="00FF647E"/>
    <w:rsid w:val="00FF6572"/>
    <w:rsid w:val="00FF6742"/>
    <w:rsid w:val="00FF690B"/>
    <w:rsid w:val="00FF7331"/>
    <w:rsid w:val="00FF7594"/>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15:docId w15:val="{4C8AD15E-F4D1-44E3-B071-66D946FC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942"/>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49010E"/>
    <w:pPr>
      <w:numPr>
        <w:ilvl w:val="1"/>
        <w:numId w:val="34"/>
      </w:numPr>
      <w:spacing w:after="0" w:line="480" w:lineRule="auto"/>
      <w:ind w:left="432"/>
      <w:jc w:val="center"/>
      <w:outlineLvl w:val="1"/>
    </w:pPr>
    <w:rPr>
      <w:rFonts w:ascii="Times New Roman" w:eastAsia="Times New Roman" w:hAnsi="Times New Roman"/>
      <w:b/>
      <w:kern w:val="32"/>
      <w:sz w:val="24"/>
      <w:lang w:eastAsia="zh-CN"/>
    </w:rPr>
  </w:style>
  <w:style w:type="paragraph" w:styleId="Heading3">
    <w:name w:val="heading 3"/>
    <w:basedOn w:val="Heading2"/>
    <w:next w:val="Normal"/>
    <w:link w:val="Heading3Char"/>
    <w:qFormat/>
    <w:rsid w:val="0049010E"/>
    <w:pPr>
      <w:numPr>
        <w:ilvl w:val="2"/>
      </w:numPr>
      <w:ind w:left="504"/>
      <w:jc w:val="left"/>
      <w:outlineLvl w:val="2"/>
    </w:pPr>
    <w:rPr>
      <w:rFonts w:eastAsia="DengXian Light"/>
    </w:rPr>
  </w:style>
  <w:style w:type="paragraph" w:styleId="Heading4">
    <w:name w:val="heading 4"/>
    <w:basedOn w:val="Normal"/>
    <w:next w:val="Normal"/>
    <w:link w:val="Heading4Char"/>
    <w:qFormat/>
    <w:rsid w:val="00261E78"/>
    <w:pPr>
      <w:keepNext/>
      <w:numPr>
        <w:ilvl w:val="3"/>
        <w:numId w:val="34"/>
      </w:numPr>
      <w:spacing w:before="240" w:after="60" w:line="480" w:lineRule="auto"/>
      <w:ind w:left="0"/>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37499A"/>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uiPriority w:val="22"/>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after="240"/>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49010E"/>
    <w:rPr>
      <w:rFonts w:ascii="Times New Roman" w:eastAsia="Times New Roman" w:hAnsi="Times New Roman"/>
      <w:b/>
      <w:kern w:val="32"/>
      <w:sz w:val="24"/>
      <w:lang w:eastAsia="zh-CN"/>
    </w:rPr>
  </w:style>
  <w:style w:type="character" w:customStyle="1" w:styleId="Heading3Char">
    <w:name w:val="Heading 3 Char"/>
    <w:basedOn w:val="DefaultParagraphFont"/>
    <w:link w:val="Heading3"/>
    <w:rsid w:val="0049010E"/>
    <w:rPr>
      <w:rFonts w:ascii="Times New Roman" w:eastAsia="DengXian Light" w:hAnsi="Times New Roman"/>
      <w:b/>
      <w:kern w:val="32"/>
      <w:sz w:val="24"/>
      <w:lang w:eastAsia="zh-CN"/>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261E78"/>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963733"/>
    <w:pPr>
      <w:widowControl w:val="0"/>
      <w:spacing w:after="0" w:line="480" w:lineRule="auto"/>
      <w:ind w:firstLine="533"/>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96373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character" w:styleId="UnresolvedMention">
    <w:name w:val="Unresolved Mention"/>
    <w:basedOn w:val="DefaultParagraphFont"/>
    <w:uiPriority w:val="99"/>
    <w:semiHidden/>
    <w:unhideWhenUsed/>
    <w:rsid w:val="00701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6285">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0893910">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1705216">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89764805">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png"/><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5.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footer" Target="footer4.xml"/><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header" Target="head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763C4E7-5DE3-4A9E-AAA5-A97D818F1070}">
  <ds:schemaRefs>
    <ds:schemaRef ds:uri="http://schemas.microsoft.com/sharepoint/v3/contenttype/forms"/>
  </ds:schemaRefs>
</ds:datastoreItem>
</file>

<file path=customXml/itemProps3.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customXml/itemProps4.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customXml/itemProps5.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54</Pages>
  <Words>46705</Words>
  <Characters>274626</Characters>
  <Application>Microsoft Office Word</Application>
  <DocSecurity>0</DocSecurity>
  <Lines>11940</Lines>
  <Paragraphs>8033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10</cp:revision>
  <cp:lastPrinted>2026-08-29T18:18:00Z</cp:lastPrinted>
  <dcterms:created xsi:type="dcterms:W3CDTF">2026-08-30T10:02:00Z</dcterms:created>
  <dcterms:modified xsi:type="dcterms:W3CDTF">2026-08-30T12:18:00Z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ZOTERO_PREF_1">
    <vt:lpwstr>&lt;data data-version="3" zotero-version="9.0.6"&gt;&lt;session id="m72zElp0"/&gt;&lt;style id="http://www.zotero.org/styles/dylancsl-misq" hasBibliography="1" bibliographyStyleHasBeenSet="1"/&gt;&lt;prefs&gt;&lt;pref name="fieldType" value="Field"/&gt;&lt;/prefs&gt;&lt;/data&gt;</vt:lpwstr>
  </property>
  <property fmtid="{D5CDD505-2E9C-101B-9397-08002B2CF9AE}" pid="4" name="GrammarlyDocumentId">
    <vt:lpwstr>769f0359da22d125e6184100a619a29a8d8be09beb06f34b8b5e635954fe814c</vt:lpwstr>
  </property>
  <property fmtid="{D5CDD505-2E9C-101B-9397-08002B2CF9AE}" pid="5" name="Mendeley Document_1">
    <vt:lpwstr>True</vt:lpwstr>
  </property>
  <property fmtid="{D5CDD505-2E9C-101B-9397-08002B2CF9AE}" pid="6" name="Mendeley User Name_1">
    <vt:lpwstr>xin.li.phd@gmail.com@www.mendeley.com</vt:lpwstr>
  </property>
  <property fmtid="{D5CDD505-2E9C-101B-9397-08002B2CF9AE}" pid="7" name="Mendeley Citation Style_1">
    <vt:lpwstr>http://www.zotero.org/styles/apa</vt:lpwstr>
  </property>
  <property fmtid="{D5CDD505-2E9C-101B-9397-08002B2CF9AE}" pid="8" name="Mendeley Recent Style Id 0_1">
    <vt:lpwstr>http://www.zotero.org/styles/academy-of-management-journal</vt:lpwstr>
  </property>
  <property fmtid="{D5CDD505-2E9C-101B-9397-08002B2CF9AE}" pid="9" name="Mendeley Recent Style Name 0_1">
    <vt:lpwstr>Academy of Management Journal</vt:lpwstr>
  </property>
  <property fmtid="{D5CDD505-2E9C-101B-9397-08002B2CF9AE}" pid="10" name="Mendeley Recent Style Id 1_1">
    <vt:lpwstr>http://www.zotero.org/styles/american-sociological-association</vt:lpwstr>
  </property>
  <property fmtid="{D5CDD505-2E9C-101B-9397-08002B2CF9AE}" pid="11" name="Mendeley Recent Style Name 1_1">
    <vt:lpwstr>American Sociological Association 6th/7th edition</vt:lpwstr>
  </property>
  <property fmtid="{D5CDD505-2E9C-101B-9397-08002B2CF9AE}" pid="12" name="Mendeley Recent Style Id 2_1">
    <vt:lpwstr>http://www.zotero.org/styles/ieee</vt:lpwstr>
  </property>
  <property fmtid="{D5CDD505-2E9C-101B-9397-08002B2CF9AE}" pid="13" name="Mendeley Recent Style Name 2_1">
    <vt:lpwstr>IEEE</vt:lpwstr>
  </property>
  <property fmtid="{D5CDD505-2E9C-101B-9397-08002B2CF9AE}" pid="14" name="Mendeley Recent Style Id 3_1">
    <vt:lpwstr>http://www.zotero.org/styles/informs-journal-on-computing</vt:lpwstr>
  </property>
  <property fmtid="{D5CDD505-2E9C-101B-9397-08002B2CF9AE}" pid="15" name="Mendeley Recent Style Name 3_1">
    <vt:lpwstr>INFORMS Journal on Computing</vt:lpwstr>
  </property>
  <property fmtid="{D5CDD505-2E9C-101B-9397-08002B2CF9AE}" pid="16" name="Mendeley Recent Style Id 4_1">
    <vt:lpwstr>https://csl.mendeley.com/styles/166441951/institute-for-operations-research-and-the-management-sciences-2</vt:lpwstr>
  </property>
  <property fmtid="{D5CDD505-2E9C-101B-9397-08002B2CF9AE}" pid="17" name="Mendeley Recent Style Name 4_1">
    <vt:lpwstr>INFORMS w/ doi</vt:lpwstr>
  </property>
  <property fmtid="{D5CDD505-2E9C-101B-9397-08002B2CF9AE}" pid="18" name="Mendeley Recent Style Id 5_1">
    <vt:lpwstr>http://www.zotero.org/styles/information-systems-research</vt:lpwstr>
  </property>
  <property fmtid="{D5CDD505-2E9C-101B-9397-08002B2CF9AE}" pid="19" name="Mendeley Recent Style Name 5_1">
    <vt:lpwstr>Information Systems Research</vt:lpwstr>
  </property>
  <property fmtid="{D5CDD505-2E9C-101B-9397-08002B2CF9AE}" pid="20" name="Mendeley Recent Style Id 6_1">
    <vt:lpwstr>http://www.zotero.org/styles/journal-of-marketing</vt:lpwstr>
  </property>
  <property fmtid="{D5CDD505-2E9C-101B-9397-08002B2CF9AE}" pid="21" name="Mendeley Recent Style Name 6_1">
    <vt:lpwstr>Journal of Marketing</vt:lpwstr>
  </property>
  <property fmtid="{D5CDD505-2E9C-101B-9397-08002B2CF9AE}" pid="22" name="Mendeley Recent Style Id 7_1">
    <vt:lpwstr>http://www.zotero.org/styles/journal-of-operations-management</vt:lpwstr>
  </property>
  <property fmtid="{D5CDD505-2E9C-101B-9397-08002B2CF9AE}" pid="23" name="Mendeley Recent Style Name 7_1">
    <vt:lpwstr>Journal of Operations Management</vt:lpwstr>
  </property>
  <property fmtid="{D5CDD505-2E9C-101B-9397-08002B2CF9AE}" pid="24" name="Mendeley Recent Style Id 8_1">
    <vt:lpwstr>http://www.zotero.org/styles/mis-quarterly</vt:lpwstr>
  </property>
  <property fmtid="{D5CDD505-2E9C-101B-9397-08002B2CF9AE}" pid="25" name="Mendeley Recent Style Name 8_1">
    <vt:lpwstr>MIS Quarterly</vt:lpwstr>
  </property>
  <property fmtid="{D5CDD505-2E9C-101B-9397-08002B2CF9AE}" pid="26" name="Mendeley Recent Style Id 9_1">
    <vt:lpwstr>http://www.zotero.org/styles/modern-humanities-research-association</vt:lpwstr>
  </property>
  <property fmtid="{D5CDD505-2E9C-101B-9397-08002B2CF9AE}" pid="27" name="Mendeley Recent Style Name 9_1">
    <vt:lpwstr>Modern Humanities Research Association 3rd edition (note with bibliography)</vt:lpwstr>
  </property>
</Properties>
</file>