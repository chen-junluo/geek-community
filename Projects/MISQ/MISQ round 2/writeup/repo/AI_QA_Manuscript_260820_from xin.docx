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C84C00" w14:textId="08E7F8AB" w:rsidR="0062333A" w:rsidRPr="00015210" w:rsidRDefault="0027674F" w:rsidP="0037499A">
      <w:pPr>
        <w:pStyle w:val="Title"/>
      </w:pPr>
      <w:bookmarkStart w:id="0" w:name="OLE_LINK10"/>
      <w:bookmarkStart w:id="1" w:name="OLE_LINK6"/>
      <w:ins w:id="2" w:author="Xin Li" w:date="2026-08-20T23:10:00Z" w16du:dateUtc="2026-08-20T15:10:00Z">
        <w:r>
          <w:rPr>
            <w:lang w:eastAsia="zh-CN"/>
          </w:rPr>
          <w:t xml:space="preserve">Humans’ </w:t>
        </w:r>
      </w:ins>
      <w:r w:rsidR="0058678D" w:rsidRPr="00015210">
        <w:rPr>
          <w:lang w:eastAsia="zh-CN"/>
        </w:rPr>
        <w:t xml:space="preserve">Fast and Slow Responses to </w:t>
      </w:r>
      <w:del w:id="3" w:author="Xin Li" w:date="2026-08-20T22:17:00Z" w16du:dateUtc="2026-08-20T14:17:00Z">
        <w:r w:rsidR="0058678D" w:rsidRPr="00015210" w:rsidDel="00D03D32">
          <w:rPr>
            <w:lang w:eastAsia="zh-CN"/>
          </w:rPr>
          <w:delText xml:space="preserve">AI </w:delText>
        </w:r>
      </w:del>
      <w:r w:rsidR="0058678D" w:rsidRPr="00015210">
        <w:rPr>
          <w:lang w:eastAsia="zh-CN"/>
        </w:rPr>
        <w:t>Competition</w:t>
      </w:r>
      <w:ins w:id="4" w:author="Xin Li" w:date="2026-08-20T22:17:00Z" w16du:dateUtc="2026-08-20T14:17:00Z">
        <w:r w:rsidR="00D03D32" w:rsidRPr="00015210">
          <w:rPr>
            <w:lang w:eastAsia="zh-CN"/>
          </w:rPr>
          <w:t xml:space="preserve"> from </w:t>
        </w:r>
      </w:ins>
      <w:del w:id="5" w:author="Xin Li" w:date="2026-08-20T22:18:00Z" w16du:dateUtc="2026-08-20T14:18:00Z">
        <w:r w:rsidR="0058678D" w:rsidRPr="00015210" w:rsidDel="00D03D32">
          <w:rPr>
            <w:lang w:eastAsia="zh-CN"/>
          </w:rPr>
          <w:delText xml:space="preserve">: How </w:delText>
        </w:r>
      </w:del>
      <w:r w:rsidR="0058678D" w:rsidRPr="00015210">
        <w:rPr>
          <w:lang w:eastAsia="zh-CN"/>
        </w:rPr>
        <w:t xml:space="preserve">Internal Generative AI </w:t>
      </w:r>
      <w:del w:id="6" w:author="Xin Li" w:date="2026-08-20T22:18:00Z" w16du:dateUtc="2026-08-20T14:18:00Z">
        <w:r w:rsidR="0058678D" w:rsidRPr="00015210" w:rsidDel="00D03D32">
          <w:rPr>
            <w:lang w:eastAsia="zh-CN"/>
          </w:rPr>
          <w:delText xml:space="preserve">Reshapes Human Contribution </w:delText>
        </w:r>
      </w:del>
      <w:r w:rsidR="0058678D" w:rsidRPr="00015210">
        <w:rPr>
          <w:lang w:eastAsia="zh-CN"/>
        </w:rPr>
        <w:t>in Online Q&amp;A Communities</w:t>
      </w:r>
    </w:p>
    <w:p w14:paraId="0E29B9B1" w14:textId="0D7FFF6F" w:rsidR="00900E0B" w:rsidRPr="00015210" w:rsidRDefault="00F40939" w:rsidP="00A86F82">
      <w:pPr>
        <w:spacing w:line="360" w:lineRule="auto"/>
      </w:pPr>
      <w:r w:rsidRPr="00015210">
        <w:rPr>
          <w:b/>
        </w:rPr>
        <w:t>Abstract</w:t>
      </w:r>
    </w:p>
    <w:p w14:paraId="1F5985E3" w14:textId="4B9E31B0" w:rsidR="006F1955" w:rsidRPr="00015210" w:rsidRDefault="006F1955" w:rsidP="00F803FF">
      <w:pPr>
        <w:pStyle w:val="Paragraph0"/>
      </w:pPr>
      <w:r w:rsidRPr="00015210">
        <w:t xml:space="preserve">The advent of generative artificial intelligence (GenAI) has disrupted online question-and-answer (Q&amp;A) communities and prompted debates on </w:t>
      </w:r>
      <w:ins w:id="7" w:author="Xin Li" w:date="2026-08-20T22:18:00Z" w16du:dateUtc="2026-08-20T14:18:00Z">
        <w:r w:rsidR="00D03D32" w:rsidRPr="00015210">
          <w:t>response strategies of platforms</w:t>
        </w:r>
      </w:ins>
      <w:del w:id="8" w:author="Xin Li" w:date="2026-08-20T22:18:00Z" w16du:dateUtc="2026-08-20T14:18:00Z">
        <w:r w:rsidRPr="00015210" w:rsidDel="00D03D32">
          <w:delText>managing AI and human contributions</w:delText>
        </w:r>
      </w:del>
      <w:r w:rsidRPr="00015210">
        <w:t xml:space="preserve">. </w:t>
      </w:r>
      <w:del w:id="9" w:author="Xin Li" w:date="2026-08-20T22:21:00Z" w16du:dateUtc="2026-08-20T14:21:00Z">
        <w:r w:rsidRPr="00015210" w:rsidDel="00D03D32">
          <w:delText xml:space="preserve">Unlike prior studies on external general-purpose GenAI systems like ChatGPT, </w:delText>
        </w:r>
      </w:del>
      <w:del w:id="10" w:author="Xin Li" w:date="2026-08-20T22:19:00Z" w16du:dateUtc="2026-08-20T14:19:00Z">
        <w:r w:rsidRPr="00015210" w:rsidDel="00D03D32">
          <w:delText xml:space="preserve">our </w:delText>
        </w:r>
      </w:del>
      <w:ins w:id="11" w:author="Xin Li" w:date="2026-08-20T22:19:00Z" w16du:dateUtc="2026-08-20T14:19:00Z">
        <w:r w:rsidR="00D03D32" w:rsidRPr="00015210">
          <w:t xml:space="preserve">Our </w:t>
        </w:r>
      </w:ins>
      <w:r w:rsidRPr="00015210">
        <w:t xml:space="preserve">work analyzes </w:t>
      </w:r>
      <w:ins w:id="12" w:author="Xin Li" w:date="2026-08-20T22:19:00Z" w16du:dateUtc="2026-08-20T14:19:00Z">
        <w:r w:rsidR="00D03D32" w:rsidRPr="00015210">
          <w:t xml:space="preserve">a strategy to introduce </w:t>
        </w:r>
      </w:ins>
      <w:del w:id="13" w:author="Xin Li" w:date="2026-08-20T22:19:00Z" w16du:dateUtc="2026-08-20T14:19:00Z">
        <w:r w:rsidR="00F60E9E" w:rsidRPr="00015210" w:rsidDel="00D03D32">
          <w:delText xml:space="preserve">how </w:delText>
        </w:r>
        <w:r w:rsidR="0009162F" w:rsidRPr="00015210" w:rsidDel="00D03D32">
          <w:delText xml:space="preserve">an </w:delText>
        </w:r>
        <w:r w:rsidR="00236C38" w:rsidRPr="00015210" w:rsidDel="00D03D32">
          <w:delText xml:space="preserve">additional </w:delText>
        </w:r>
      </w:del>
      <w:r w:rsidRPr="00015210">
        <w:t>platform-</w:t>
      </w:r>
      <w:r w:rsidR="00F60E9E" w:rsidRPr="00015210">
        <w:t>provided</w:t>
      </w:r>
      <w:del w:id="14" w:author="Xin Li" w:date="2026-08-20T22:19:00Z" w16du:dateUtc="2026-08-20T14:19:00Z">
        <w:r w:rsidRPr="00015210" w:rsidDel="00D03D32">
          <w:delText>,</w:delText>
        </w:r>
      </w:del>
      <w:r w:rsidRPr="00015210">
        <w:t xml:space="preserve"> </w:t>
      </w:r>
      <w:ins w:id="15" w:author="Xin Li" w:date="2026-08-20T22:19:00Z" w16du:dateUtc="2026-08-20T14:19:00Z">
        <w:r w:rsidR="00D03D32" w:rsidRPr="00015210">
          <w:t>(</w:t>
        </w:r>
      </w:ins>
      <w:r w:rsidRPr="00015210">
        <w:t>internal</w:t>
      </w:r>
      <w:ins w:id="16" w:author="Xin Li" w:date="2026-08-20T22:19:00Z" w16du:dateUtc="2026-08-20T14:19:00Z">
        <w:r w:rsidR="00D03D32" w:rsidRPr="00015210">
          <w:t>)</w:t>
        </w:r>
      </w:ins>
      <w:r w:rsidRPr="00015210">
        <w:t xml:space="preserve"> GenAI </w:t>
      </w:r>
      <w:r w:rsidR="00F60E9E" w:rsidRPr="00015210">
        <w:t>changes</w:t>
      </w:r>
      <w:ins w:id="17" w:author="Xin Li" w:date="2026-08-20T22:21:00Z" w16du:dateUtc="2026-08-20T14:21:00Z">
        <w:r w:rsidR="00D03D32" w:rsidRPr="00015210">
          <w:t>, which creates entirely different market dynamics as compared with</w:t>
        </w:r>
      </w:ins>
      <w:r w:rsidR="00F60E9E" w:rsidRPr="00015210">
        <w:t xml:space="preserve"> </w:t>
      </w:r>
      <w:ins w:id="18" w:author="Xin Li" w:date="2026-08-20T22:21:00Z" w16du:dateUtc="2026-08-20T14:21:00Z">
        <w:r w:rsidR="00D03D32" w:rsidRPr="00015210">
          <w:t xml:space="preserve">external general-purpose GenAI systems </w:t>
        </w:r>
      </w:ins>
      <w:ins w:id="19" w:author="Xin Li" w:date="2026-08-20T22:22:00Z" w16du:dateUtc="2026-08-20T14:22:00Z">
        <w:r w:rsidR="00D03D32" w:rsidRPr="00015210">
          <w:t xml:space="preserve">(like ChatGPT) studied in </w:t>
        </w:r>
      </w:ins>
      <w:ins w:id="20" w:author="Xin Li" w:date="2026-08-20T22:21:00Z" w16du:dateUtc="2026-08-20T14:21:00Z">
        <w:r w:rsidR="00D03D32" w:rsidRPr="00015210">
          <w:t xml:space="preserve">prior studies </w:t>
        </w:r>
      </w:ins>
      <w:r w:rsidR="00F60E9E" w:rsidRPr="00015210">
        <w:t>Q&amp;A communities</w:t>
      </w:r>
      <w:r w:rsidRPr="00015210">
        <w:t xml:space="preserve">. </w:t>
      </w:r>
      <w:ins w:id="21" w:author="Xin Li" w:date="2026-08-20T22:22:00Z" w16du:dateUtc="2026-08-20T14:22:00Z">
        <w:r w:rsidR="00D03D32" w:rsidRPr="00015210">
          <w:t>Taking a hum</w:t>
        </w:r>
      </w:ins>
      <w:ins w:id="22" w:author="Xin Li" w:date="2026-08-20T22:23:00Z" w16du:dateUtc="2026-08-20T14:23:00Z">
        <w:r w:rsidR="00D03D32" w:rsidRPr="00015210">
          <w:t xml:space="preserve">an-AI competition view, </w:t>
        </w:r>
      </w:ins>
      <w:del w:id="23" w:author="Xin Li" w:date="2026-08-20T22:23:00Z" w16du:dateUtc="2026-08-20T14:23:00Z">
        <w:r w:rsidR="00156EE1" w:rsidRPr="00015210" w:rsidDel="00D03D32">
          <w:delText>G</w:delText>
        </w:r>
      </w:del>
      <w:ins w:id="24" w:author="Xin Li" w:date="2026-08-20T22:23:00Z" w16du:dateUtc="2026-08-20T14:23:00Z">
        <w:r w:rsidR="00D03D32" w:rsidRPr="00015210">
          <w:t>g</w:t>
        </w:r>
      </w:ins>
      <w:r w:rsidR="00156EE1" w:rsidRPr="00015210">
        <w:t>rounded in dual-process (fast-and-slow) theory</w:t>
      </w:r>
      <w:del w:id="25" w:author="Xin Li" w:date="2026-08-20T22:24:00Z" w16du:dateUtc="2026-08-20T14:24:00Z">
        <w:r w:rsidR="00156EE1" w:rsidRPr="00015210" w:rsidDel="00D03D32">
          <w:delText xml:space="preserve"> and situated in a competitive setting</w:delText>
        </w:r>
      </w:del>
      <w:r w:rsidR="00156EE1" w:rsidRPr="00015210">
        <w:t xml:space="preserve">, we argue that the total AI effect is </w:t>
      </w:r>
      <w:del w:id="26" w:author="Xin Li" w:date="2026-08-20T22:23:00Z" w16du:dateUtc="2026-08-20T14:23:00Z">
        <w:r w:rsidR="00156EE1" w:rsidRPr="00015210" w:rsidDel="00D03D32">
          <w:delText xml:space="preserve">not one deterrence effect but </w:delText>
        </w:r>
      </w:del>
      <w:r w:rsidR="00156EE1" w:rsidRPr="00015210">
        <w:t xml:space="preserve">the sum of two separable components: a fast </w:t>
      </w:r>
      <w:ins w:id="27" w:author="Xin Li" w:date="2026-08-20T22:26:00Z" w16du:dateUtc="2026-08-20T14:26:00Z">
        <w:r w:rsidR="00E41443" w:rsidRPr="00015210">
          <w:t xml:space="preserve">response to </w:t>
        </w:r>
      </w:ins>
      <w:r w:rsidR="00156EE1" w:rsidRPr="00015210">
        <w:t xml:space="preserve">AI label </w:t>
      </w:r>
      <w:del w:id="28" w:author="Xin Li" w:date="2026-08-20T22:26:00Z" w16du:dateUtc="2026-08-20T14:26:00Z">
        <w:r w:rsidR="00156EE1" w:rsidRPr="00015210" w:rsidDel="00E41443">
          <w:delText xml:space="preserve">effect </w:delText>
        </w:r>
      </w:del>
      <w:r w:rsidR="00156EE1" w:rsidRPr="00015210">
        <w:t xml:space="preserve">and a slower </w:t>
      </w:r>
      <w:ins w:id="29" w:author="Xin Li" w:date="2026-08-20T22:26:00Z" w16du:dateUtc="2026-08-20T14:26:00Z">
        <w:r w:rsidR="00E41443" w:rsidRPr="00015210">
          <w:t xml:space="preserve">response to </w:t>
        </w:r>
      </w:ins>
      <w:r w:rsidR="00156EE1" w:rsidRPr="00015210">
        <w:t>AI content</w:t>
      </w:r>
      <w:del w:id="30" w:author="Xin Li" w:date="2026-08-20T22:26:00Z" w16du:dateUtc="2026-08-20T14:26:00Z">
        <w:r w:rsidR="00156EE1" w:rsidRPr="00015210" w:rsidDel="00E41443">
          <w:delText xml:space="preserve"> effect</w:delText>
        </w:r>
      </w:del>
      <w:r w:rsidR="00156EE1" w:rsidRPr="00015210">
        <w:t xml:space="preserve">. Using a randomized field experiment at a leading technical Q&amp;A community, we </w:t>
      </w:r>
      <w:del w:id="31" w:author="Xin Li" w:date="2026-08-20T22:27:00Z" w16du:dateUtc="2026-08-20T14:27:00Z">
        <w:r w:rsidR="00156EE1" w:rsidRPr="00015210" w:rsidDel="00C02978">
          <w:delText>examine two outcomes. For answer supply,</w:delText>
        </w:r>
      </w:del>
      <w:ins w:id="32" w:author="Xin Li" w:date="2026-08-20T22:27:00Z" w16du:dateUtc="2026-08-20T14:27:00Z">
        <w:r w:rsidR="00C02978" w:rsidRPr="00015210">
          <w:t>show</w:t>
        </w:r>
      </w:ins>
      <w:r w:rsidR="00156EE1" w:rsidRPr="00015210">
        <w:t xml:space="preserve"> the AI label invites human contribution because a skeptical community </w:t>
      </w:r>
      <w:ins w:id="33" w:author="Xin Li" w:date="2026-08-20T22:27:00Z" w16du:dateUtc="2026-08-20T14:27:00Z">
        <w:r w:rsidR="00C02978" w:rsidRPr="00015210">
          <w:t xml:space="preserve">perception to </w:t>
        </w:r>
      </w:ins>
      <w:del w:id="34" w:author="Xin Li" w:date="2026-08-20T22:27:00Z" w16du:dateUtc="2026-08-20T14:27:00Z">
        <w:r w:rsidR="00156EE1" w:rsidRPr="00015210" w:rsidDel="00C02978">
          <w:delText xml:space="preserve">treats the </w:delText>
        </w:r>
      </w:del>
      <w:r w:rsidR="00156EE1" w:rsidRPr="00015210">
        <w:t>AI</w:t>
      </w:r>
      <w:ins w:id="35" w:author="Xin Li" w:date="2026-08-20T22:29:00Z" w16du:dateUtc="2026-08-20T14:29:00Z">
        <w:r w:rsidR="00C02978" w:rsidRPr="00015210">
          <w:t>’s ability</w:t>
        </w:r>
      </w:ins>
      <w:r w:rsidR="00156EE1" w:rsidRPr="00015210">
        <w:t xml:space="preserve"> </w:t>
      </w:r>
      <w:del w:id="36" w:author="Xin Li" w:date="2026-08-20T22:27:00Z" w16du:dateUtc="2026-08-20T14:27:00Z">
        <w:r w:rsidR="00156EE1" w:rsidRPr="00015210" w:rsidDel="00C02978">
          <w:delText xml:space="preserve">as a weak </w:delText>
        </w:r>
      </w:del>
      <w:del w:id="37" w:author="Xin Li" w:date="2026-08-20T22:28:00Z" w16du:dateUtc="2026-08-20T14:28:00Z">
        <w:r w:rsidR="00156EE1" w:rsidRPr="00015210" w:rsidDel="00C02978">
          <w:delText>competitor</w:delText>
        </w:r>
      </w:del>
      <w:r w:rsidR="00156EE1" w:rsidRPr="00015210">
        <w:t xml:space="preserve">, whereas </w:t>
      </w:r>
      <w:del w:id="38" w:author="Xin Li" w:date="2026-08-20T22:28:00Z" w16du:dateUtc="2026-08-20T14:28:00Z">
        <w:r w:rsidR="00156EE1" w:rsidRPr="00015210" w:rsidDel="00C02978">
          <w:delText xml:space="preserve">longer </w:delText>
        </w:r>
      </w:del>
      <w:r w:rsidR="00156EE1" w:rsidRPr="00015210">
        <w:t xml:space="preserve">AI content signals </w:t>
      </w:r>
      <w:ins w:id="39" w:author="Xin Li" w:date="2026-08-20T22:28:00Z" w16du:dateUtc="2026-08-20T14:28:00Z">
        <w:r w:rsidR="00C02978" w:rsidRPr="00015210">
          <w:t xml:space="preserve">on length </w:t>
        </w:r>
      </w:ins>
      <w:del w:id="40" w:author="Xin Li" w:date="2026-08-20T22:28:00Z" w16du:dateUtc="2026-08-20T14:28:00Z">
        <w:r w:rsidR="00156EE1" w:rsidRPr="00015210" w:rsidDel="00C02978">
          <w:delText xml:space="preserve">coverage </w:delText>
        </w:r>
      </w:del>
      <w:r w:rsidR="00156EE1" w:rsidRPr="00015210">
        <w:t xml:space="preserve">and </w:t>
      </w:r>
      <w:ins w:id="41" w:author="Xin Li" w:date="2026-08-20T22:28:00Z" w16du:dateUtc="2026-08-20T14:28:00Z">
        <w:r w:rsidR="00C02978" w:rsidRPr="00015210">
          <w:t xml:space="preserve">quality </w:t>
        </w:r>
      </w:ins>
      <w:r w:rsidR="00156EE1" w:rsidRPr="00015210">
        <w:t xml:space="preserve">suppresses </w:t>
      </w:r>
      <w:ins w:id="42" w:author="Xin Li" w:date="2026-08-20T22:28:00Z" w16du:dateUtc="2026-08-20T14:28:00Z">
        <w:r w:rsidR="00C02978" w:rsidRPr="00015210">
          <w:t xml:space="preserve">human contribution and </w:t>
        </w:r>
      </w:ins>
      <w:del w:id="43" w:author="Xin Li" w:date="2026-08-20T22:28:00Z" w16du:dateUtc="2026-08-20T14:28:00Z">
        <w:r w:rsidR="00156EE1" w:rsidRPr="00015210" w:rsidDel="00C02978">
          <w:delText xml:space="preserve">it, yielding a negative average effect. For answer quality, higher-quality AI </w:delText>
        </w:r>
      </w:del>
      <w:r w:rsidR="00156EE1" w:rsidRPr="00015210">
        <w:t>raises the quality of human answers</w:t>
      </w:r>
      <w:ins w:id="44" w:author="Xin Li" w:date="2026-08-20T22:29:00Z" w16du:dateUtc="2026-08-20T14:29:00Z">
        <w:r w:rsidR="00C02978" w:rsidRPr="00015210">
          <w:t>, due to the</w:t>
        </w:r>
      </w:ins>
      <w:del w:id="45" w:author="Xin Li" w:date="2026-08-20T22:30:00Z" w16du:dateUtc="2026-08-20T14:30:00Z">
        <w:r w:rsidR="00156EE1" w:rsidRPr="00015210" w:rsidDel="00C02978">
          <w:delText xml:space="preserve"> as </w:delText>
        </w:r>
        <w:r w:rsidR="00B67429" w:rsidRPr="00015210" w:rsidDel="00C02978">
          <w:delText>contributors improve upon a stronger</w:delText>
        </w:r>
      </w:del>
      <w:r w:rsidR="00B67429" w:rsidRPr="00015210">
        <w:t xml:space="preserve"> benchmark</w:t>
      </w:r>
      <w:ins w:id="46" w:author="Xin Li" w:date="2026-08-20T22:30:00Z" w16du:dateUtc="2026-08-20T14:30:00Z">
        <w:r w:rsidR="00C02978" w:rsidRPr="00015210">
          <w:t>ing of</w:t>
        </w:r>
      </w:ins>
      <w:ins w:id="47" w:author="Xin Li" w:date="2026-08-20T22:31:00Z" w16du:dateUtc="2026-08-20T14:31:00Z">
        <w:r w:rsidR="00C02978" w:rsidRPr="00015210">
          <w:t xml:space="preserve"> AI answers</w:t>
        </w:r>
      </w:ins>
      <w:r w:rsidR="00156EE1" w:rsidRPr="00015210">
        <w:t xml:space="preserve">. Decomposing the total AI effect </w:t>
      </w:r>
      <w:del w:id="48" w:author="Xin Li" w:date="2026-08-20T22:32:00Z" w16du:dateUtc="2026-08-20T14:32:00Z">
        <w:r w:rsidR="00156EE1" w:rsidRPr="00015210" w:rsidDel="00D574F0">
          <w:delText xml:space="preserve">explains </w:delText>
        </w:r>
      </w:del>
      <w:del w:id="49" w:author="Xin Li" w:date="2026-08-20T22:31:00Z" w16du:dateUtc="2026-08-20T14:31:00Z">
        <w:r w:rsidR="00156EE1" w:rsidRPr="00015210" w:rsidDel="00C02978">
          <w:delText xml:space="preserve">why aggregate effects diverge from either component and </w:delText>
        </w:r>
      </w:del>
      <w:r w:rsidR="00156EE1" w:rsidRPr="00015210">
        <w:t xml:space="preserve">offers a theory-driven framework for </w:t>
      </w:r>
      <w:ins w:id="50" w:author="Xin Li" w:date="2026-08-20T22:32:00Z" w16du:dateUtc="2026-08-20T14:32:00Z">
        <w:r w:rsidR="00D574F0" w:rsidRPr="00015210">
          <w:t xml:space="preserve">understanding seemly conflict findings in the literature and </w:t>
        </w:r>
      </w:ins>
      <w:r w:rsidR="00156EE1" w:rsidRPr="00015210">
        <w:t xml:space="preserve">predicting human responses as AI capabilities advance. </w:t>
      </w:r>
      <w:r w:rsidRPr="00015210">
        <w:t>We contribute to the emerging literature on GenAI</w:t>
      </w:r>
      <w:r w:rsidR="00534D0B" w:rsidRPr="00015210">
        <w:t>’</w:t>
      </w:r>
      <w:r w:rsidRPr="00015210">
        <w:t xml:space="preserve">s impact </w:t>
      </w:r>
      <w:ins w:id="51" w:author="Xin Li" w:date="2026-08-20T22:33:00Z" w16du:dateUtc="2026-08-20T14:33:00Z">
        <w:r w:rsidR="00D574F0" w:rsidRPr="00015210">
          <w:t>on human society</w:t>
        </w:r>
      </w:ins>
      <w:del w:id="52" w:author="Xin Li" w:date="2026-08-20T22:33:00Z" w16du:dateUtc="2026-08-20T14:33:00Z">
        <w:r w:rsidR="00AC05B3" w:rsidRPr="00015210" w:rsidDel="00D574F0">
          <w:delText>by differenti</w:delText>
        </w:r>
        <w:r w:rsidR="00156EE1" w:rsidRPr="00015210" w:rsidDel="00D574F0">
          <w:delText>ati</w:delText>
        </w:r>
        <w:r w:rsidR="00AC05B3" w:rsidRPr="00015210" w:rsidDel="00D574F0">
          <w:delText>ng AI</w:delText>
        </w:r>
        <w:r w:rsidR="00534D0B" w:rsidRPr="00015210" w:rsidDel="00D574F0">
          <w:delText>’</w:delText>
        </w:r>
        <w:r w:rsidR="00AC05B3" w:rsidRPr="00015210" w:rsidDel="00D574F0">
          <w:delText>s impact on different decision signals</w:delText>
        </w:r>
      </w:del>
      <w:r w:rsidR="00AC05B3" w:rsidRPr="00015210">
        <w:t>, which</w:t>
      </w:r>
      <w:r w:rsidRPr="00015210">
        <w:t xml:space="preserve"> provide</w:t>
      </w:r>
      <w:r w:rsidR="00AC05B3" w:rsidRPr="00015210">
        <w:t>s</w:t>
      </w:r>
      <w:r w:rsidRPr="00015210">
        <w:t xml:space="preserve"> practical insight for </w:t>
      </w:r>
      <w:ins w:id="53" w:author="Xin Li" w:date="2026-08-20T22:33:00Z" w16du:dateUtc="2026-08-20T14:33:00Z">
        <w:r w:rsidR="00D574F0" w:rsidRPr="00015210">
          <w:t xml:space="preserve">adoption and application of GenAI in </w:t>
        </w:r>
      </w:ins>
      <w:r w:rsidRPr="00015210">
        <w:t>platforms</w:t>
      </w:r>
      <w:del w:id="54" w:author="Xin Li" w:date="2026-08-20T22:33:00Z" w16du:dateUtc="2026-08-20T14:33:00Z">
        <w:r w:rsidRPr="00015210" w:rsidDel="00D574F0">
          <w:delText xml:space="preserve"> integrating GenAI into online Q&amp;A communities</w:delText>
        </w:r>
      </w:del>
      <w:r w:rsidRPr="00015210">
        <w:t>.</w:t>
      </w:r>
    </w:p>
    <w:p w14:paraId="44F41F14" w14:textId="4CE88371" w:rsidR="00F40939" w:rsidRPr="00015210" w:rsidRDefault="00F40939" w:rsidP="00A86F82">
      <w:pPr>
        <w:spacing w:line="480" w:lineRule="auto"/>
        <w:sectPr w:rsidR="00F40939" w:rsidRPr="00015210" w:rsidSect="005C79A5">
          <w:headerReference w:type="even" r:id="rId12"/>
          <w:footerReference w:type="even" r:id="rId13"/>
          <w:footerReference w:type="default" r:id="rId14"/>
          <w:headerReference w:type="first" r:id="rId15"/>
          <w:footerReference w:type="first" r:id="rId16"/>
          <w:type w:val="continuous"/>
          <w:pgSz w:w="12240" w:h="15840" w:code="1"/>
          <w:pgMar w:top="1440" w:right="1440" w:bottom="1440" w:left="1440" w:header="720" w:footer="0" w:gutter="0"/>
          <w:pgNumType w:start="1"/>
          <w:cols w:space="720"/>
          <w:docGrid w:linePitch="326"/>
        </w:sectPr>
      </w:pPr>
      <w:r w:rsidRPr="00015210">
        <w:rPr>
          <w:b/>
        </w:rPr>
        <w:t>Keywords</w:t>
      </w:r>
      <w:r w:rsidRPr="00015210">
        <w:t xml:space="preserve">: Generative AI, Human-AI </w:t>
      </w:r>
      <w:r w:rsidR="00CE66B2" w:rsidRPr="00015210">
        <w:t>I</w:t>
      </w:r>
      <w:r w:rsidRPr="00015210">
        <w:t>nteraction</w:t>
      </w:r>
      <w:r w:rsidR="00C05C04" w:rsidRPr="00015210">
        <w:t>s</w:t>
      </w:r>
      <w:r w:rsidRPr="00015210">
        <w:t>, Online Communit</w:t>
      </w:r>
      <w:r w:rsidR="00C05C04" w:rsidRPr="00015210">
        <w:t>ies</w:t>
      </w:r>
      <w:r w:rsidR="00A03892" w:rsidRPr="00015210">
        <w:t>,</w:t>
      </w:r>
      <w:r w:rsidR="00647569" w:rsidRPr="00015210">
        <w:t xml:space="preserve"> Dual-Process Theory</w:t>
      </w:r>
      <w:del w:id="55" w:author="Xin Li" w:date="2026-08-20T22:37:00Z" w16du:dateUtc="2026-08-20T14:37:00Z">
        <w:r w:rsidR="00647569" w:rsidRPr="00015210" w:rsidDel="00730AF4">
          <w:delText>,</w:delText>
        </w:r>
      </w:del>
      <w:del w:id="56" w:author="Xin Li" w:date="2026-08-20T22:36:00Z" w16du:dateUtc="2026-08-20T14:36:00Z">
        <w:r w:rsidR="00647569" w:rsidRPr="00015210" w:rsidDel="00730AF4">
          <w:delText xml:space="preserve"> AI Label, AI Content</w:delText>
        </w:r>
      </w:del>
      <w:r w:rsidR="00647569" w:rsidRPr="00015210">
        <w:t>.</w:t>
      </w:r>
    </w:p>
    <w:p w14:paraId="618805DF" w14:textId="0217A279" w:rsidR="00E72D64" w:rsidRPr="00015210" w:rsidRDefault="00E3771B" w:rsidP="00E72D64">
      <w:pPr>
        <w:pStyle w:val="Heading1"/>
      </w:pPr>
      <w:bookmarkStart w:id="57" w:name="OLE_LINK12"/>
      <w:r w:rsidRPr="00015210">
        <w:lastRenderedPageBreak/>
        <w:t>Introduction</w:t>
      </w:r>
    </w:p>
    <w:p w14:paraId="4A34A7A3" w14:textId="5B7C237A" w:rsidR="006A01BD" w:rsidRPr="00015210" w:rsidRDefault="00E83631" w:rsidP="006A01BD">
      <w:pPr>
        <w:pStyle w:val="Paragraph0"/>
      </w:pPr>
      <w:r w:rsidRPr="00015210">
        <w:t xml:space="preserve">Generative artificial intelligence (GenAI) and large language models (LLMs) have transformed online information-seeking behavior and present </w:t>
      </w:r>
      <w:r w:rsidR="00E30040" w:rsidRPr="00015210">
        <w:t xml:space="preserve">a </w:t>
      </w:r>
      <w:r w:rsidRPr="00015210">
        <w:t xml:space="preserve">significant challenge to traditional </w:t>
      </w:r>
      <w:r w:rsidR="001F5883" w:rsidRPr="00015210">
        <w:t xml:space="preserve">online </w:t>
      </w:r>
      <w:r w:rsidRPr="00015210">
        <w:t xml:space="preserve">question-and-answer (Q&amp;A) communities. Recent studies document a decline in user participation on these platforms after the introduction of ChatGPT </w:t>
      </w:r>
      <w:r w:rsidR="00C50CEE" w:rsidRPr="00015210">
        <w:rPr>
          <w:shd w:val="clear" w:color="auto" w:fill="FFFFFF"/>
        </w:rPr>
        <w:fldChar w:fldCharType="begin"/>
      </w:r>
      <w:r w:rsidR="00674BB1" w:rsidRPr="00015210">
        <w:rPr>
          <w:shd w:val="clear" w:color="auto" w:fill="FFFFFF"/>
        </w:rPr>
        <w:instrText xml:space="preserve"> ADDIN ZOTERO_ITEM CSL_CITATION {"citationID":"LbNsofNt","properties":{"unsorted":false,"formattedCitation":"(Quinn &amp; Gutt 2025; del Rio-Chanona et al. 2024; Sanatizadeh et al. 2025; Xue et al. 2026)","plainCitation":"(Quinn &amp; Gutt 2025; del Rio-Chanona et al. 2024; Sanatizadeh et al. 2025; Xue et al. 2026)","noteIndex":0},"citationItems":[{"id":158359,"uris":["http://zotero.org/users/8905122/items/X4INW3PN"],"itemData":{"id":158359,"type":"article-journal","abstract":"Large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674BB1" w:rsidRPr="00015210">
        <w:rPr>
          <w:rFonts w:ascii="Apple Color Emoji" w:hAnsi="Apple Color Emoji" w:cs="Apple Color Emoji"/>
          <w:shd w:val="clear" w:color="auto" w:fill="FFFFFF"/>
        </w:rPr>
        <w:instrText>📊</w:instrText>
      </w:r>
      <w:r w:rsidR="00674BB1" w:rsidRPr="00015210">
        <w:rPr>
          <w:shd w:val="clear" w:color="auto" w:fill="FFFFFF"/>
        </w:rPr>
        <w:instrText>","call-number":"2","container-title":"PNAS Nexus","DOI":"10.1093/pnasnexus/pgae400","ISSN":"2752-6542","issue":"9","journalAbbreviation":"PNAS Nexus","language":"en","note":"</w:instrText>
      </w:r>
      <w:r w:rsidR="00674BB1" w:rsidRPr="00015210">
        <w:rPr>
          <w:rFonts w:ascii="Apple Color Emoji" w:hAnsi="Apple Color Emoji" w:cs="Apple Color Emoji"/>
          <w:shd w:val="clear" w:color="auto" w:fill="FFFFFF"/>
        </w:rPr>
        <w:instrText>🏷️</w:instrText>
      </w:r>
      <w:r w:rsidR="00674BB1" w:rsidRPr="00015210">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674BB1" w:rsidRPr="00015210">
        <w:rPr>
          <w:rFonts w:ascii="Apple Color Emoji" w:hAnsi="Apple Color Emoji" w:cs="Apple Color Emoji"/>
          <w:shd w:val="clear" w:color="auto" w:fill="FFFFFF"/>
        </w:rPr>
        <w:instrText>📊</w:instrText>
      </w:r>
      <w:r w:rsidR="00674BB1" w:rsidRPr="00015210">
        <w:rPr>
          <w:shd w:val="clear" w:color="auto" w:fill="FFFFFF"/>
        </w:rPr>
        <w:instrText>","call-number":"1","container-title":"Journal of Management Information Systems","DOI":"10.1080/07421222.2025.2487313","ISSN":"0742-1222","issue":"2","language":"en","note":"</w:instrText>
      </w:r>
      <w:r w:rsidR="00674BB1" w:rsidRPr="00015210">
        <w:rPr>
          <w:rFonts w:ascii="Apple Color Emoji" w:hAnsi="Apple Color Emoji" w:cs="Apple Color Emoji"/>
          <w:shd w:val="clear" w:color="auto" w:fill="FFFFFF"/>
        </w:rPr>
        <w:instrText>🏷️</w:instrText>
      </w:r>
      <w:r w:rsidR="00674BB1" w:rsidRPr="00015210">
        <w:rPr>
          <w:shd w:val="clear" w:color="auto" w:fill="FFFFFF"/>
        </w:rPr>
        <w:instrText xml:space="preserve"> /unread</w:instrText>
      </w:r>
      <w:r w:rsidR="00674BB1" w:rsidRPr="00015210">
        <w:rPr>
          <w:shd w:val="clear" w:color="auto" w:fill="FFFFFF"/>
        </w:rPr>
        <w:instrText>、</w:instrText>
      </w:r>
      <w:r w:rsidR="00674BB1" w:rsidRPr="00015210">
        <w:rPr>
          <w:shd w:val="clear" w:color="auto" w:fill="FFFFFF"/>
        </w:rPr>
        <w:instrText>Generative AI</w:instrText>
      </w:r>
      <w:r w:rsidR="00674BB1" w:rsidRPr="00015210">
        <w:rPr>
          <w:shd w:val="clear" w:color="auto" w:fill="FFFFFF"/>
        </w:rPr>
        <w:instrText>、</w:instrText>
      </w:r>
      <w:r w:rsidR="00674BB1" w:rsidRPr="00015210">
        <w:rPr>
          <w:shd w:val="clear" w:color="auto" w:fill="FFFFFF"/>
        </w:rPr>
        <w:instrText>GAI</w:instrText>
      </w:r>
      <w:r w:rsidR="00674BB1" w:rsidRPr="00015210">
        <w:rPr>
          <w:shd w:val="clear" w:color="auto" w:fill="FFFFFF"/>
        </w:rPr>
        <w:instrText>、</w:instrText>
      </w:r>
      <w:r w:rsidR="00674BB1" w:rsidRPr="00015210">
        <w:rPr>
          <w:shd w:val="clear" w:color="auto" w:fill="FFFFFF"/>
        </w:rPr>
        <w:instrText>knowledge seeking</w:instrText>
      </w:r>
      <w:r w:rsidR="00674BB1" w:rsidRPr="00015210">
        <w:rPr>
          <w:shd w:val="clear" w:color="auto" w:fill="FFFFFF"/>
        </w:rPr>
        <w:instrText>、</w:instrText>
      </w:r>
      <w:r w:rsidR="00674BB1" w:rsidRPr="00015210">
        <w:rPr>
          <w:shd w:val="clear" w:color="auto" w:fill="FFFFFF"/>
        </w:rPr>
        <w:instrText>commitment-based theory</w:instrText>
      </w:r>
      <w:r w:rsidR="00674BB1" w:rsidRPr="00015210">
        <w:rPr>
          <w:shd w:val="clear" w:color="auto" w:fill="FFFFFF"/>
        </w:rPr>
        <w:instrText>、</w:instrText>
      </w:r>
      <w:r w:rsidR="00674BB1" w:rsidRPr="00015210">
        <w:rPr>
          <w:shd w:val="clear" w:color="auto" w:fill="FFFFFF"/>
        </w:rPr>
        <w:instrText>GenAI</w:instrText>
      </w:r>
      <w:r w:rsidR="00674BB1" w:rsidRPr="00015210">
        <w:rPr>
          <w:shd w:val="clear" w:color="auto" w:fill="FFFFFF"/>
        </w:rPr>
        <w:instrText>、</w:instrText>
      </w:r>
      <w:r w:rsidR="00674BB1" w:rsidRPr="00015210">
        <w:rPr>
          <w:shd w:val="clear" w:color="auto" w:fill="FFFFFF"/>
        </w:rPr>
        <w:instrText>information foraging theory</w:instrText>
      </w:r>
      <w:r w:rsidR="00674BB1" w:rsidRPr="00015210">
        <w:rPr>
          <w:shd w:val="clear" w:color="auto" w:fill="FFFFFF"/>
        </w:rPr>
        <w:instrText>、</w:instrText>
      </w:r>
      <w:r w:rsidR="00674BB1" w:rsidRPr="00015210">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674BB1" w:rsidRPr="00015210">
        <w:rPr>
          <w:rFonts w:ascii="Apple Color Emoji" w:hAnsi="Apple Color Emoji" w:cs="Apple Color Emoji"/>
          <w:shd w:val="clear" w:color="auto" w:fill="FFFFFF"/>
        </w:rPr>
        <w:instrText>📊</w:instrText>
      </w:r>
      <w:r w:rsidR="00674BB1" w:rsidRPr="00015210">
        <w:rPr>
          <w:shd w:val="clear" w:color="auto" w:fill="FFFFFF"/>
        </w:rPr>
        <w:instrText>","call-number":"1 (CCF C)","container-title":"Information &amp; Management","DOI":"10.1016/j.im.2025.104178","ISSN":"0378-7206","issue":"6","journalAbbreviation":"Information &amp; Management","language":"en","note":"</w:instrText>
      </w:r>
      <w:r w:rsidR="00674BB1" w:rsidRPr="00015210">
        <w:rPr>
          <w:rFonts w:ascii="Apple Color Emoji" w:hAnsi="Apple Color Emoji" w:cs="Apple Color Emoji"/>
          <w:shd w:val="clear" w:color="auto" w:fill="FFFFFF"/>
        </w:rPr>
        <w:instrText>🏷️</w:instrText>
      </w:r>
      <w:r w:rsidR="00674BB1" w:rsidRPr="00015210">
        <w:rPr>
          <w:shd w:val="clear" w:color="auto" w:fill="FFFFFF"/>
        </w:rPr>
        <w:instrText xml:space="preserve"> /unread</w:instrText>
      </w:r>
      <w:r w:rsidR="00674BB1" w:rsidRPr="00015210">
        <w:rPr>
          <w:shd w:val="clear" w:color="auto" w:fill="FFFFFF"/>
        </w:rPr>
        <w:instrText>、</w:instrText>
      </w:r>
      <w:r w:rsidR="00674BB1" w:rsidRPr="00015210">
        <w:rPr>
          <w:shd w:val="clear" w:color="auto" w:fill="FFFFFF"/>
        </w:rPr>
        <w:instrText>ChatGPT</w:instrText>
      </w:r>
      <w:r w:rsidR="00674BB1" w:rsidRPr="00015210">
        <w:rPr>
          <w:shd w:val="clear" w:color="auto" w:fill="FFFFFF"/>
        </w:rPr>
        <w:instrText>、</w:instrText>
      </w:r>
      <w:r w:rsidR="00674BB1" w:rsidRPr="00015210">
        <w:rPr>
          <w:shd w:val="clear" w:color="auto" w:fill="FFFFFF"/>
        </w:rPr>
        <w:instrText>Generative AI</w:instrText>
      </w:r>
      <w:r w:rsidR="00674BB1" w:rsidRPr="00015210">
        <w:rPr>
          <w:shd w:val="clear" w:color="auto" w:fill="FFFFFF"/>
        </w:rPr>
        <w:instrText>、</w:instrText>
      </w:r>
      <w:r w:rsidR="00674BB1" w:rsidRPr="00015210">
        <w:rPr>
          <w:shd w:val="clear" w:color="auto" w:fill="FFFFFF"/>
        </w:rPr>
        <w:instrText>Online knowledge exchange platforms</w:instrText>
      </w:r>
      <w:r w:rsidR="00674BB1" w:rsidRPr="00015210">
        <w:rPr>
          <w:shd w:val="clear" w:color="auto" w:fill="FFFFFF"/>
        </w:rPr>
        <w:instrText>、</w:instrText>
      </w:r>
      <w:r w:rsidR="00674BB1" w:rsidRPr="00015210">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https://doi.org/10.1287/isre.2023.0561.\n\n</w:instrText>
      </w:r>
      <w:r w:rsidR="00674BB1" w:rsidRPr="00015210">
        <w:rPr>
          <w:shd w:val="clear" w:color="auto" w:fill="FFFFFF"/>
        </w:rPr>
        <w:instrText>【摘要翻译】大语言模型</w:instrText>
      </w:r>
      <w:r w:rsidR="00674BB1" w:rsidRPr="00015210">
        <w:rPr>
          <w:shd w:val="clear" w:color="auto" w:fill="FFFFFF"/>
        </w:rPr>
        <w:instrText xml:space="preserve"> (LLMs)(</w:instrText>
      </w:r>
      <w:r w:rsidR="00674BB1" w:rsidRPr="00015210">
        <w:rPr>
          <w:shd w:val="clear" w:color="auto" w:fill="FFFFFF"/>
        </w:rPr>
        <w:instrText>如</w:instrText>
      </w:r>
      <w:r w:rsidR="00674BB1" w:rsidRPr="00015210">
        <w:rPr>
          <w:shd w:val="clear" w:color="auto" w:fill="FFFFFF"/>
        </w:rPr>
        <w:instrText xml:space="preserve"> ChatGPT) </w:instrText>
      </w:r>
      <w:r w:rsidR="00674BB1" w:rsidRPr="00015210">
        <w:rPr>
          <w:shd w:val="clear" w:color="auto" w:fill="FFFFFF"/>
        </w:rPr>
        <w:instrText>预计将显著重塑学习、技能获取和知识创造。它们对用户生成的知识共享问答</w:instrText>
      </w:r>
      <w:r w:rsidR="00674BB1" w:rsidRPr="00015210">
        <w:rPr>
          <w:shd w:val="clear" w:color="auto" w:fill="FFFFFF"/>
        </w:rPr>
        <w:instrText xml:space="preserve"> (Q&amp;A) </w:instrText>
      </w:r>
      <w:r w:rsidR="00674BB1" w:rsidRPr="00015210">
        <w:rPr>
          <w:shd w:val="clear" w:color="auto" w:fill="FFFFFF"/>
        </w:rPr>
        <w:instrText>平台的影响对</w:instrText>
      </w:r>
      <w:r w:rsidR="00674BB1" w:rsidRPr="00015210">
        <w:rPr>
          <w:shd w:val="clear" w:color="auto" w:fill="FFFFFF"/>
        </w:rPr>
        <w:instrText xml:space="preserve"> Q&amp;A </w:instrText>
      </w:r>
      <w:r w:rsidR="00674BB1" w:rsidRPr="00015210">
        <w:rPr>
          <w:shd w:val="clear" w:color="auto" w:fill="FFFFFF"/>
        </w:rPr>
        <w:instrText>平台和</w:instrText>
      </w:r>
      <w:r w:rsidR="00674BB1" w:rsidRPr="00015210">
        <w:rPr>
          <w:shd w:val="clear" w:color="auto" w:fill="FFFFFF"/>
        </w:rPr>
        <w:instrText xml:space="preserve"> LLMs </w:instrText>
      </w:r>
      <w:r w:rsidR="00674BB1" w:rsidRPr="00015210">
        <w:rPr>
          <w:shd w:val="clear" w:color="auto" w:fill="FFFFFF"/>
        </w:rPr>
        <w:instrText>的比较价值和未来协同演化以及</w:instrText>
      </w:r>
      <w:r w:rsidR="00674BB1" w:rsidRPr="00015210">
        <w:rPr>
          <w:shd w:val="clear" w:color="auto" w:fill="FFFFFF"/>
        </w:rPr>
        <w:instrText xml:space="preserve"> LLMs </w:instrText>
      </w:r>
      <w:r w:rsidR="00674BB1" w:rsidRPr="00015210">
        <w:rPr>
          <w:shd w:val="clear" w:color="auto" w:fill="FFFFFF"/>
        </w:rPr>
        <w:instrText>的未来学习具有重要意义。通过多种实证设计，我们估计</w:instrText>
      </w:r>
      <w:r w:rsidR="00674BB1" w:rsidRPr="00015210">
        <w:rPr>
          <w:shd w:val="clear" w:color="auto" w:fill="FFFFFF"/>
        </w:rPr>
        <w:instrText xml:space="preserve"> ChatGPT </w:instrText>
      </w:r>
      <w:r w:rsidR="00674BB1" w:rsidRPr="00015210">
        <w:rPr>
          <w:shd w:val="clear" w:color="auto" w:fill="FFFFFF"/>
        </w:rPr>
        <w:instrText>的推出导致</w:instrText>
      </w:r>
      <w:r w:rsidR="00674BB1" w:rsidRPr="00015210">
        <w:rPr>
          <w:shd w:val="clear" w:color="auto" w:fill="FFFFFF"/>
        </w:rPr>
        <w:instrText xml:space="preserve"> Stack Overflow </w:instrText>
      </w:r>
      <w:r w:rsidR="00674BB1" w:rsidRPr="00015210">
        <w:rPr>
          <w:shd w:val="clear" w:color="auto" w:fill="FFFFFF"/>
        </w:rPr>
        <w:instrText>上发布的问题数量平均减少了</w:instrText>
      </w:r>
      <w:r w:rsidR="00674BB1" w:rsidRPr="00015210">
        <w:rPr>
          <w:shd w:val="clear" w:color="auto" w:fill="FFFFFF"/>
        </w:rPr>
        <w:instrText xml:space="preserve"> 14.09%</w:instrText>
      </w:r>
      <w:r w:rsidR="00674BB1" w:rsidRPr="00015210">
        <w:rPr>
          <w:shd w:val="clear" w:color="auto" w:fill="FFFFFF"/>
        </w:rPr>
        <w:instrText>，这种影响随着时间的推移而加剧，到</w:instrText>
      </w:r>
      <w:r w:rsidR="00674BB1" w:rsidRPr="00015210">
        <w:rPr>
          <w:shd w:val="clear" w:color="auto" w:fill="FFFFFF"/>
        </w:rPr>
        <w:instrText xml:space="preserve"> 2023 </w:instrText>
      </w:r>
      <w:r w:rsidR="00674BB1" w:rsidRPr="00015210">
        <w:rPr>
          <w:shd w:val="clear" w:color="auto" w:fill="FFFFFF"/>
        </w:rPr>
        <w:instrText>年</w:instrText>
      </w:r>
      <w:r w:rsidR="00674BB1" w:rsidRPr="00015210">
        <w:rPr>
          <w:shd w:val="clear" w:color="auto" w:fill="FFFFFF"/>
        </w:rPr>
        <w:instrText xml:space="preserve"> 5 </w:instrText>
      </w:r>
      <w:r w:rsidR="00674BB1" w:rsidRPr="00015210">
        <w:rPr>
          <w:shd w:val="clear" w:color="auto" w:fill="FFFFFF"/>
        </w:rPr>
        <w:instrText>月达到</w:instrText>
      </w:r>
      <w:r w:rsidR="00674BB1" w:rsidRPr="00015210">
        <w:rPr>
          <w:shd w:val="clear" w:color="auto" w:fill="FFFFFF"/>
        </w:rPr>
        <w:instrText xml:space="preserve"> 27.88% </w:instrText>
      </w:r>
      <w:r w:rsidR="00674BB1" w:rsidRPr="00015210">
        <w:rPr>
          <w:shd w:val="clear" w:color="auto" w:fill="FFFFFF"/>
        </w:rPr>
        <w:instrText>的减少。有趣的是，这种数量的减少伴随着剩余问题平均质量的显著提高。进一步分析表明，这些数量和质量的变化可以用两种机制来解释</w:instrText>
      </w:r>
      <w:r w:rsidR="00674BB1" w:rsidRPr="00015210">
        <w:rPr>
          <w:shd w:val="clear" w:color="auto" w:fill="FFFFFF"/>
        </w:rPr>
        <w:instrText xml:space="preserve">:(1) ChatGPT </w:instrText>
      </w:r>
      <w:r w:rsidR="00674BB1" w:rsidRPr="00015210">
        <w:rPr>
          <w:shd w:val="clear" w:color="auto" w:fill="FFFFFF"/>
        </w:rPr>
        <w:instrText>的不均衡替代，其中更简单、中等到低质量的问题更容易消失</w:instrText>
      </w:r>
      <w:r w:rsidR="00674BB1" w:rsidRPr="00015210">
        <w:rPr>
          <w:shd w:val="clear" w:color="auto" w:fill="FFFFFF"/>
        </w:rPr>
        <w:instrText xml:space="preserve">;(2) </w:instrText>
      </w:r>
      <w:r w:rsidR="00674BB1" w:rsidRPr="00015210">
        <w:rPr>
          <w:shd w:val="clear" w:color="auto" w:fill="FFFFFF"/>
        </w:rPr>
        <w:instrText>在考虑数量减少后直接提高质量，表明</w:instrText>
      </w:r>
      <w:r w:rsidR="00674BB1" w:rsidRPr="00015210">
        <w:rPr>
          <w:shd w:val="clear" w:color="auto" w:fill="FFFFFF"/>
        </w:rPr>
        <w:instrText xml:space="preserve"> ChatGPT </w:instrText>
      </w:r>
      <w:r w:rsidR="00674BB1" w:rsidRPr="00015210">
        <w:rPr>
          <w:shd w:val="clear" w:color="auto" w:fill="FFFFFF"/>
        </w:rPr>
        <w:instrText>帮助提供的时间和搜索成本节约对问题质量的改善具有积极外溢效应。进一步的异质性分析显示，这对缺乏经验的用户的问题数量和质量都有更强的影响</w:instrText>
      </w:r>
      <w:r w:rsidR="00674BB1" w:rsidRPr="00015210">
        <w:rPr>
          <w:shd w:val="clear" w:color="auto" w:fill="FFFFFF"/>
        </w:rPr>
        <w:instrText>;</w:instrText>
      </w:r>
      <w:r w:rsidR="00674BB1" w:rsidRPr="00015210">
        <w:rPr>
          <w:shd w:val="clear" w:color="auto" w:fill="FFFFFF"/>
        </w:rPr>
        <w:instrText>用户保留率和新用户获取率都显著下降</w:instrText>
      </w:r>
      <w:r w:rsidR="00674BB1" w:rsidRPr="00015210">
        <w:rPr>
          <w:shd w:val="clear" w:color="auto" w:fill="FFFFFF"/>
        </w:rPr>
        <w:instrText>;</w:instrText>
      </w:r>
      <w:r w:rsidR="00674BB1" w:rsidRPr="00015210">
        <w:rPr>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w:instrText>
      </w:r>
      <w:r w:rsidR="00674BB1" w:rsidRPr="00015210">
        <w:rPr>
          <w:shd w:val="clear" w:color="auto" w:fill="FFFFFF"/>
        </w:rPr>
        <w:instrText>·</w:instrText>
      </w:r>
      <w:r w:rsidR="00674BB1" w:rsidRPr="00015210">
        <w:rPr>
          <w:shd w:val="clear" w:color="auto" w:fill="FFFFFF"/>
        </w:rPr>
        <w:instrText>冯</w:instrText>
      </w:r>
      <w:r w:rsidR="00674BB1" w:rsidRPr="00015210">
        <w:rPr>
          <w:shd w:val="clear" w:color="auto" w:fill="FFFFFF"/>
        </w:rPr>
        <w:instrText>;</w:instrText>
      </w:r>
      <w:r w:rsidR="00674BB1" w:rsidRPr="00015210">
        <w:rPr>
          <w:shd w:val="clear" w:color="auto" w:fill="FFFFFF"/>
        </w:rPr>
        <w:instrText>助理编辑陈建清。资金：薛建清获得上海金融经济大学中央大学基础研究基金的支持。王立军获得中国国家自然科学基金会的支持</w:instrText>
      </w:r>
      <w:r w:rsidR="00674BB1" w:rsidRPr="00015210">
        <w:rPr>
          <w:shd w:val="clear" w:color="auto" w:fill="FFFFFF"/>
        </w:rPr>
        <w:instrText xml:space="preserve"> [</w:instrText>
      </w:r>
      <w:r w:rsidR="00674BB1" w:rsidRPr="00015210">
        <w:rPr>
          <w:shd w:val="clear" w:color="auto" w:fill="FFFFFF"/>
        </w:rPr>
        <w:instrText>资助金额</w:instrText>
      </w:r>
      <w:r w:rsidR="00674BB1" w:rsidRPr="00015210">
        <w:rPr>
          <w:shd w:val="clear" w:color="auto" w:fill="FFFFFF"/>
        </w:rPr>
        <w:instrText xml:space="preserve"> 72301259]</w:instrText>
      </w:r>
      <w:r w:rsidR="00674BB1" w:rsidRPr="00015210">
        <w:rPr>
          <w:shd w:val="clear" w:color="auto" w:fill="FFFFFF"/>
        </w:rPr>
        <w:instrText>。李建清获得中国国家自然科学基础的支持</w:instrText>
      </w:r>
      <w:r w:rsidR="00674BB1" w:rsidRPr="00015210">
        <w:rPr>
          <w:shd w:val="clear" w:color="auto" w:fill="FFFFFF"/>
        </w:rPr>
        <w:instrText xml:space="preserve"> [</w:instrText>
      </w:r>
      <w:r w:rsidR="00674BB1" w:rsidRPr="00015210">
        <w:rPr>
          <w:shd w:val="clear" w:color="auto" w:fill="FFFFFF"/>
        </w:rPr>
        <w:instrText>资助金额</w:instrText>
      </w:r>
      <w:r w:rsidR="00674BB1" w:rsidRPr="00015210">
        <w:rPr>
          <w:shd w:val="clear" w:color="auto" w:fill="FFFFFF"/>
        </w:rPr>
        <w:instrText xml:space="preserve"> 72188101 </w:instrText>
      </w:r>
      <w:r w:rsidR="00674BB1" w:rsidRPr="00015210">
        <w:rPr>
          <w:shd w:val="clear" w:color="auto" w:fill="FFFFFF"/>
        </w:rPr>
        <w:instrText>和</w:instrText>
      </w:r>
      <w:r w:rsidR="00674BB1" w:rsidRPr="00015210">
        <w:rPr>
          <w:shd w:val="clear" w:color="auto" w:fill="FFFFFF"/>
        </w:rPr>
        <w:instrText xml:space="preserve"> 72595864]</w:instrText>
      </w:r>
      <w:r w:rsidR="00674BB1" w:rsidRPr="00015210">
        <w:rPr>
          <w:shd w:val="clear" w:color="auto" w:fill="FFFFFF"/>
        </w:rPr>
        <w:instrText>。补充资料：在线附录可访问</w:instrText>
      </w:r>
      <w:r w:rsidR="00674BB1" w:rsidRPr="00015210">
        <w:rPr>
          <w:shd w:val="clear" w:color="auto" w:fill="FFFFFF"/>
        </w:rPr>
        <w:instrText xml:space="preserve"> https://doi.org/10.1287/isre.2023.0561</w:instrText>
      </w:r>
      <w:r w:rsidR="00674BB1" w:rsidRPr="00015210">
        <w:rPr>
          <w:shd w:val="clear" w:color="auto" w:fill="FFFFFF"/>
        </w:rPr>
        <w:instrText>。</w:instrText>
      </w:r>
      <w:r w:rsidR="00674BB1" w:rsidRPr="00015210">
        <w:rPr>
          <w:shd w:val="clear" w:color="auto" w:fill="FFFFFF"/>
        </w:rPr>
        <w:instrText>","call-number":"1","container-title":"Information Systems Research","DOI":"10.1287/isre.2023.0561","ISSN":"1047-7047","language":"en","note":"</w:instrText>
      </w:r>
      <w:r w:rsidR="00674BB1" w:rsidRPr="00015210">
        <w:rPr>
          <w:rFonts w:ascii="Apple Color Emoji" w:hAnsi="Apple Color Emoji" w:cs="Apple Color Emoji"/>
          <w:shd w:val="clear" w:color="auto" w:fill="FFFFFF"/>
        </w:rPr>
        <w:instrText>🏷️</w:instrText>
      </w:r>
      <w:r w:rsidR="00674BB1" w:rsidRPr="00015210">
        <w:rPr>
          <w:shd w:val="clear" w:color="auto" w:fill="FFFFFF"/>
        </w:rPr>
        <w:instrText xml:space="preserve"> /unread</w:instrText>
      </w:r>
      <w:r w:rsidR="00674BB1" w:rsidRPr="00015210">
        <w:rPr>
          <w:shd w:val="clear" w:color="auto" w:fill="FFFFFF"/>
        </w:rPr>
        <w:instrText>、</w:instrText>
      </w:r>
      <w:r w:rsidR="00674BB1" w:rsidRPr="00015210">
        <w:rPr>
          <w:shd w:val="clear" w:color="auto" w:fill="FFFFFF"/>
        </w:rPr>
        <w:instrText>generative AI</w:instrText>
      </w:r>
      <w:r w:rsidR="00674BB1" w:rsidRPr="00015210">
        <w:rPr>
          <w:shd w:val="clear" w:color="auto" w:fill="FFFFFF"/>
        </w:rPr>
        <w:instrText>、</w:instrText>
      </w:r>
      <w:r w:rsidR="00674BB1" w:rsidRPr="00015210">
        <w:rPr>
          <w:shd w:val="clear" w:color="auto" w:fill="FFFFFF"/>
        </w:rPr>
        <w:instrText>large language models</w:instrText>
      </w:r>
      <w:r w:rsidR="00674BB1" w:rsidRPr="00015210">
        <w:rPr>
          <w:shd w:val="clear" w:color="auto" w:fill="FFFFFF"/>
        </w:rPr>
        <w:instrText>、</w:instrText>
      </w:r>
      <w:r w:rsidR="00674BB1" w:rsidRPr="00015210">
        <w:rPr>
          <w:shd w:val="clear" w:color="auto" w:fill="FFFFFF"/>
        </w:rPr>
        <w:instrText>ChatGPT</w:instrText>
      </w:r>
      <w:r w:rsidR="00674BB1" w:rsidRPr="00015210">
        <w:rPr>
          <w:shd w:val="clear" w:color="auto" w:fill="FFFFFF"/>
        </w:rPr>
        <w:instrText>、</w:instrText>
      </w:r>
      <w:r w:rsidR="00674BB1" w:rsidRPr="00015210">
        <w:rPr>
          <w:shd w:val="clear" w:color="auto" w:fill="FFFFFF"/>
        </w:rPr>
        <w:instrText>Q&amp;A platform</w:instrText>
      </w:r>
      <w:r w:rsidR="00674BB1" w:rsidRPr="00015210">
        <w:rPr>
          <w:shd w:val="clear" w:color="auto" w:fill="FFFFFF"/>
        </w:rPr>
        <w:instrText>、</w:instrText>
      </w:r>
      <w:r w:rsidR="00674BB1" w:rsidRPr="00015210">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C50CEE" w:rsidRPr="00015210">
        <w:rPr>
          <w:shd w:val="clear" w:color="auto" w:fill="FFFFFF"/>
        </w:rPr>
        <w:fldChar w:fldCharType="separate"/>
      </w:r>
      <w:r w:rsidR="00546B58" w:rsidRPr="00015210">
        <w:t>(Quinn &amp; Gutt 2025; del Rio-Chanona et al. 2024; Sanatizadeh et al. 2025; Xue et al. 2026)</w:t>
      </w:r>
      <w:r w:rsidR="00C50CEE" w:rsidRPr="00015210">
        <w:rPr>
          <w:shd w:val="clear" w:color="auto" w:fill="FFFFFF"/>
        </w:rPr>
        <w:fldChar w:fldCharType="end"/>
      </w:r>
      <w:r w:rsidR="00E30040" w:rsidRPr="00015210">
        <w:rPr>
          <w:shd w:val="clear" w:color="auto" w:fill="FFFFFF"/>
        </w:rPr>
        <w:t xml:space="preserve">, which </w:t>
      </w:r>
      <w:r w:rsidRPr="00015210">
        <w:t>raise</w:t>
      </w:r>
      <w:r w:rsidR="00E30040" w:rsidRPr="00015210">
        <w:t>s</w:t>
      </w:r>
      <w:r w:rsidRPr="00015210">
        <w:t xml:space="preserve"> concerns about the future viability of </w:t>
      </w:r>
      <w:r w:rsidR="00E30040" w:rsidRPr="00015210">
        <w:t>online</w:t>
      </w:r>
      <w:r w:rsidRPr="00015210">
        <w:t xml:space="preserve"> </w:t>
      </w:r>
      <w:r w:rsidR="00E30040" w:rsidRPr="00015210">
        <w:t>Q&amp;A</w:t>
      </w:r>
      <w:r w:rsidRPr="00015210">
        <w:t xml:space="preserve"> </w:t>
      </w:r>
      <w:r w:rsidR="00E30040" w:rsidRPr="00015210">
        <w:t>communities</w:t>
      </w:r>
      <w:r w:rsidRPr="00015210">
        <w:t>.</w:t>
      </w:r>
    </w:p>
    <w:p w14:paraId="7C25BD5E" w14:textId="65F2B3CA" w:rsidR="00E72D64" w:rsidRPr="00015210" w:rsidRDefault="00E83631" w:rsidP="00E72D64">
      <w:pPr>
        <w:pStyle w:val="Paragraph0"/>
      </w:pPr>
      <w:r w:rsidRPr="00015210">
        <w:t>In response</w:t>
      </w:r>
      <w:r w:rsidR="00CE05C9" w:rsidRPr="00015210">
        <w:t xml:space="preserve"> to the emergence of GenAI</w:t>
      </w:r>
      <w:r w:rsidRPr="00015210">
        <w:t xml:space="preserve">, many </w:t>
      </w:r>
      <w:r w:rsidR="001F5883" w:rsidRPr="00015210">
        <w:t xml:space="preserve">online </w:t>
      </w:r>
      <w:r w:rsidRPr="00015210">
        <w:t>Q&amp;A platforms</w:t>
      </w:r>
      <w:r w:rsidR="00E30040" w:rsidRPr="00015210">
        <w:t>, such as Quora,</w:t>
      </w:r>
      <w:r w:rsidR="00E30040" w:rsidRPr="00015210">
        <w:rPr>
          <w:rStyle w:val="FootnoteReference"/>
        </w:rPr>
        <w:footnoteReference w:id="2"/>
      </w:r>
      <w:r w:rsidRPr="00015210">
        <w:t xml:space="preserve"> </w:t>
      </w:r>
      <w:r w:rsidR="00FD4BBD" w:rsidRPr="00015210">
        <w:t xml:space="preserve">have </w:t>
      </w:r>
      <w:r w:rsidRPr="00015210">
        <w:t>now develop</w:t>
      </w:r>
      <w:r w:rsidR="00FD4BBD" w:rsidRPr="00015210">
        <w:t>ed</w:t>
      </w:r>
      <w:r w:rsidRPr="00015210">
        <w:t xml:space="preserve"> their own LLMs that leverage their historical data repositories</w:t>
      </w:r>
      <w:r w:rsidR="00E30040" w:rsidRPr="00015210">
        <w:t xml:space="preserve"> to answer questions</w:t>
      </w:r>
      <w:r w:rsidRPr="00015210">
        <w:t xml:space="preserve">. This </w:t>
      </w:r>
      <w:ins w:id="58" w:author="Xin Li" w:date="2026-08-20T22:38:00Z" w16du:dateUtc="2026-08-20T14:38:00Z">
        <w:r w:rsidR="00313A96" w:rsidRPr="00015210">
          <w:t xml:space="preserve">internalization </w:t>
        </w:r>
      </w:ins>
      <w:del w:id="59" w:author="Xin Li" w:date="2026-08-20T22:38:00Z" w16du:dateUtc="2026-08-20T14:38:00Z">
        <w:r w:rsidRPr="00015210" w:rsidDel="00313A96">
          <w:delText xml:space="preserve">integration </w:delText>
        </w:r>
      </w:del>
      <w:r w:rsidRPr="00015210">
        <w:t xml:space="preserve">of </w:t>
      </w:r>
      <w:del w:id="60" w:author="Xin Li" w:date="2026-08-20T22:38:00Z" w16du:dateUtc="2026-08-20T14:38:00Z">
        <w:r w:rsidRPr="00015210" w:rsidDel="00313A96">
          <w:delText xml:space="preserve">customized </w:delText>
        </w:r>
      </w:del>
      <w:r w:rsidRPr="00015210">
        <w:t>GenAI within communities (</w:t>
      </w:r>
      <w:r w:rsidR="006A01BD" w:rsidRPr="00015210">
        <w:t xml:space="preserve">hereafter </w:t>
      </w:r>
      <w:r w:rsidR="00534D0B" w:rsidRPr="00015210">
        <w:t>“</w:t>
      </w:r>
      <w:r w:rsidRPr="00015210">
        <w:t>internal GenAI</w:t>
      </w:r>
      <w:del w:id="61" w:author="Xin Li" w:date="2026-08-20T22:39:00Z" w16du:dateUtc="2026-08-20T14:39:00Z">
        <w:r w:rsidR="00CE05C9" w:rsidRPr="00015210" w:rsidDel="00313A96">
          <w:delText>;</w:delText>
        </w:r>
      </w:del>
      <w:r w:rsidR="00534D0B" w:rsidRPr="00015210">
        <w:t>”</w:t>
      </w:r>
      <w:del w:id="62" w:author="Xin Li" w:date="2026-08-20T22:39:00Z" w16du:dateUtc="2026-08-20T14:39:00Z">
        <w:r w:rsidRPr="00015210" w:rsidDel="00313A96">
          <w:delText xml:space="preserve"> </w:delText>
        </w:r>
        <w:bookmarkStart w:id="63" w:name="_Hlk194953410"/>
        <w:r w:rsidR="006A01BD" w:rsidRPr="00015210" w:rsidDel="00313A96">
          <w:delText>see</w:delText>
        </w:r>
        <w:r w:rsidR="00C76F53" w:rsidRPr="00015210" w:rsidDel="00313A96">
          <w:delText xml:space="preserve"> Figure 1</w:delText>
        </w:r>
      </w:del>
      <w:bookmarkEnd w:id="63"/>
      <w:r w:rsidRPr="00015210">
        <w:t xml:space="preserve">) aims to enhance user experience </w:t>
      </w:r>
      <w:del w:id="64" w:author="Xin Li" w:date="2026-08-20T22:41:00Z" w16du:dateUtc="2026-08-20T14:41:00Z">
        <w:r w:rsidR="00313A96" w:rsidRPr="00015210" w:rsidDel="00313A96">
          <w:delText xml:space="preserve"> </w:delText>
        </w:r>
      </w:del>
      <w:ins w:id="65" w:author="Xin Li" w:date="2026-08-20T22:41:00Z" w16du:dateUtc="2026-08-20T14:41:00Z">
        <w:r w:rsidR="00313A96" w:rsidRPr="00015210">
          <w:t>(</w:t>
        </w:r>
      </w:ins>
      <w:ins w:id="66" w:author="Xin Li" w:date="2026-08-20T22:42:00Z" w16du:dateUtc="2026-08-20T14:42:00Z">
        <w:r w:rsidR="0052347F" w:rsidRPr="00015210">
          <w:t>such</w:t>
        </w:r>
      </w:ins>
      <w:ins w:id="67" w:author="Xin Li" w:date="2026-08-20T22:41:00Z" w16du:dateUtc="2026-08-20T14:41:00Z">
        <w:r w:rsidR="00313A96" w:rsidRPr="00015210">
          <w:t xml:space="preserve"> as </w:t>
        </w:r>
      </w:ins>
      <w:del w:id="68" w:author="Xin Li" w:date="2026-08-20T22:41:00Z" w16du:dateUtc="2026-08-20T14:41:00Z">
        <w:r w:rsidRPr="00015210" w:rsidDel="00313A96">
          <w:delText xml:space="preserve">through </w:delText>
        </w:r>
      </w:del>
      <w:ins w:id="69" w:author="Xin Li" w:date="2026-08-20T22:41:00Z" w16du:dateUtc="2026-08-20T14:41:00Z">
        <w:r w:rsidR="00313A96" w:rsidRPr="00015210">
          <w:t xml:space="preserve">providing </w:t>
        </w:r>
      </w:ins>
      <w:r w:rsidR="00D25C29" w:rsidRPr="00015210">
        <w:t>quick response</w:t>
      </w:r>
      <w:ins w:id="70" w:author="Xin Li" w:date="2026-08-20T22:41:00Z" w16du:dateUtc="2026-08-20T14:41:00Z">
        <w:r w:rsidR="00313A96" w:rsidRPr="00015210">
          <w:t>)</w:t>
        </w:r>
      </w:ins>
      <w:r w:rsidR="00D25C29" w:rsidRPr="00015210">
        <w:t xml:space="preserve"> </w:t>
      </w:r>
      <w:r w:rsidR="00E72D64" w:rsidRPr="00015210">
        <w:t xml:space="preserve">and </w:t>
      </w:r>
      <w:ins w:id="71" w:author="Xin Li" w:date="2026-08-20T22:41:00Z" w16du:dateUtc="2026-08-20T14:41:00Z">
        <w:r w:rsidR="00313A96" w:rsidRPr="00015210">
          <w:t xml:space="preserve">compete with </w:t>
        </w:r>
      </w:ins>
      <w:del w:id="72" w:author="Xin Li" w:date="2026-08-20T22:41:00Z" w16du:dateUtc="2026-08-20T14:41:00Z">
        <w:r w:rsidR="00E72D64" w:rsidRPr="00015210" w:rsidDel="00313A96">
          <w:delText xml:space="preserve">to recapture question demand in an environment where </w:delText>
        </w:r>
      </w:del>
      <w:r w:rsidR="00E72D64" w:rsidRPr="00015210">
        <w:t>external GenAI tools</w:t>
      </w:r>
      <w:del w:id="73" w:author="Xin Li" w:date="2026-08-20T22:42:00Z" w16du:dateUtc="2026-08-20T14:42:00Z">
        <w:r w:rsidR="00E72D64" w:rsidRPr="00015210" w:rsidDel="00313A96">
          <w:delText xml:space="preserve"> </w:delText>
        </w:r>
      </w:del>
      <w:del w:id="74" w:author="Xin Li" w:date="2026-08-20T22:41:00Z" w16du:dateUtc="2026-08-20T14:41:00Z">
        <w:r w:rsidR="00E72D64" w:rsidRPr="00015210" w:rsidDel="00313A96">
          <w:delText>remain widely accessible</w:delText>
        </w:r>
      </w:del>
      <w:r w:rsidR="00E72D64" w:rsidRPr="00015210">
        <w:t>.</w:t>
      </w:r>
      <w:r w:rsidR="00EA4408" w:rsidRPr="00015210">
        <w:t xml:space="preserve"> </w:t>
      </w:r>
      <w:r w:rsidR="003D1907" w:rsidRPr="00015210">
        <w:t>This setting reflects the practical reality facing online Q&amp;A platforms</w:t>
      </w:r>
      <w:ins w:id="75" w:author="Xin Li" w:date="2026-08-20T23:01:00Z" w16du:dateUtc="2026-08-20T15:01:00Z">
        <w:r w:rsidR="00E23441">
          <w:t>:</w:t>
        </w:r>
      </w:ins>
      <w:del w:id="76" w:author="Xin Li" w:date="2026-08-20T22:46:00Z" w16du:dateUtc="2026-08-20T14:46:00Z">
        <w:r w:rsidR="003D1907" w:rsidRPr="00015210" w:rsidDel="006C0EE4">
          <w:delText xml:space="preserve">: because they cannot eliminate </w:delText>
        </w:r>
      </w:del>
      <w:r w:rsidR="003D1907" w:rsidRPr="00015210">
        <w:t>external GenAI usage</w:t>
      </w:r>
      <w:ins w:id="77" w:author="Xin Li" w:date="2026-08-20T22:46:00Z" w16du:dateUtc="2026-08-20T14:46:00Z">
        <w:r w:rsidR="006C0EE4">
          <w:t xml:space="preserve"> can not be eliminated</w:t>
        </w:r>
      </w:ins>
      <w:ins w:id="78" w:author="Xin Li" w:date="2026-08-20T23:02:00Z" w16du:dateUtc="2026-08-20T15:02:00Z">
        <w:r w:rsidR="00E23441">
          <w:t xml:space="preserve"> and it is necessary to co-exist with external GenAI</w:t>
        </w:r>
      </w:ins>
      <w:del w:id="79" w:author="Xin Li" w:date="2026-08-20T22:46:00Z" w16du:dateUtc="2026-08-20T14:46:00Z">
        <w:r w:rsidR="003D1907" w:rsidRPr="00015210" w:rsidDel="006C0EE4">
          <w:delText>, building an internal GenAI system becomes the one strategic action that is simultaneously forced upon them and fully within their power to design</w:delText>
        </w:r>
      </w:del>
      <w:r w:rsidR="003D1907" w:rsidRPr="00015210">
        <w:t>.</w:t>
      </w:r>
    </w:p>
    <w:p w14:paraId="5D0CB1D3" w14:textId="0CA1A7D5" w:rsidR="00E23441" w:rsidRPr="00015210" w:rsidDel="00E23441" w:rsidRDefault="00A777B9" w:rsidP="00E23441">
      <w:pPr>
        <w:pStyle w:val="Paragraph0"/>
        <w:rPr>
          <w:del w:id="80" w:author="Xin Li" w:date="2026-08-20T23:08:00Z" w16du:dateUtc="2026-08-20T15:08:00Z"/>
        </w:rPr>
      </w:pPr>
      <w:bookmarkStart w:id="81" w:name="OLE_LINK11"/>
      <w:r w:rsidRPr="00015210">
        <w:t xml:space="preserve">Internal GenAI is </w:t>
      </w:r>
      <w:del w:id="82" w:author="Xin Li" w:date="2026-08-20T22:50:00Z" w16du:dateUtc="2026-08-20T14:50:00Z">
        <w:r w:rsidRPr="00015210" w:rsidDel="006C0EE4">
          <w:delText xml:space="preserve">not external GenAI relocated inside the platform. It is </w:delText>
        </w:r>
      </w:del>
      <w:r w:rsidRPr="00015210">
        <w:t xml:space="preserve">a distinct sociotechnical and governance </w:t>
      </w:r>
      <w:ins w:id="83" w:author="Xin Li" w:date="2026-08-20T22:50:00Z" w16du:dateUtc="2026-08-20T14:50:00Z">
        <w:r w:rsidR="006C0EE4">
          <w:t xml:space="preserve">artifact from </w:t>
        </w:r>
        <w:r w:rsidR="006C0EE4" w:rsidRPr="00015210">
          <w:t>external GenAI</w:t>
        </w:r>
      </w:ins>
      <w:del w:id="84" w:author="Xin Li" w:date="2026-08-20T22:51:00Z" w16du:dateUtc="2026-08-20T14:51:00Z">
        <w:r w:rsidRPr="00015210" w:rsidDel="006C0EE4">
          <w:delText>arrangement</w:delText>
        </w:r>
      </w:del>
      <w:r w:rsidRPr="00015210">
        <w:t xml:space="preserve">, </w:t>
      </w:r>
      <w:ins w:id="85" w:author="Xin Li" w:date="2026-08-20T22:51:00Z" w16du:dateUtc="2026-08-20T14:51:00Z">
        <w:r w:rsidR="006C0EE4">
          <w:t xml:space="preserve">which </w:t>
        </w:r>
      </w:ins>
      <w:del w:id="86" w:author="Xin Li" w:date="2026-08-20T22:51:00Z" w16du:dateUtc="2026-08-20T14:51:00Z">
        <w:r w:rsidRPr="00015210" w:rsidDel="006C0EE4">
          <w:delText xml:space="preserve">and this distinction is what </w:delText>
        </w:r>
      </w:del>
      <w:r w:rsidRPr="00015210">
        <w:t xml:space="preserve">makes </w:t>
      </w:r>
      <w:ins w:id="87" w:author="Xin Li" w:date="2026-08-20T22:51:00Z" w16du:dateUtc="2026-08-20T14:51:00Z">
        <w:r w:rsidR="006C0EE4">
          <w:t xml:space="preserve">it </w:t>
        </w:r>
      </w:ins>
      <w:del w:id="88" w:author="Xin Li" w:date="2026-08-20T22:51:00Z" w16du:dateUtc="2026-08-20T14:51:00Z">
        <w:r w:rsidRPr="00015210" w:rsidDel="006C0EE4">
          <w:delText xml:space="preserve">the phenomenon </w:delText>
        </w:r>
      </w:del>
      <w:r w:rsidRPr="00015210">
        <w:t>theoretically important. As the left panel of Figure 1 shows, external GenAI tools operate independently of any platform. On the demand side they divert questions away from Q&amp;A communities</w:t>
      </w:r>
      <w:ins w:id="89" w:author="Xin Li" w:date="2026-08-20T22:52:00Z" w16du:dateUtc="2026-08-20T14:52:00Z">
        <w:r w:rsidR="00CF27C3">
          <w:t xml:space="preserve">, which forms </w:t>
        </w:r>
      </w:ins>
      <w:ins w:id="90" w:author="Xin Li" w:date="2026-08-20T22:53:00Z" w16du:dateUtc="2026-08-20T14:53:00Z">
        <w:r w:rsidR="00CF27C3">
          <w:t>an competitor of the platform</w:t>
        </w:r>
      </w:ins>
      <w:r w:rsidRPr="00015210">
        <w:t>. On the supply side, human answerers can consult them privately when they write responses</w:t>
      </w:r>
      <w:ins w:id="91" w:author="Xin Li" w:date="2026-08-20T22:53:00Z" w16du:dateUtc="2026-08-20T14:53:00Z">
        <w:r w:rsidR="00CF27C3">
          <w:t xml:space="preserve">, which forms a </w:t>
        </w:r>
      </w:ins>
      <w:ins w:id="92" w:author="Xin Li" w:date="2026-08-20T22:54:00Z" w16du:dateUtc="2026-08-20T14:54:00Z">
        <w:r w:rsidR="00CF27C3">
          <w:t>facilitator to supply</w:t>
        </w:r>
      </w:ins>
      <w:r w:rsidRPr="00015210">
        <w:t xml:space="preserve">. </w:t>
      </w:r>
      <w:del w:id="93" w:author="Xin Li" w:date="2026-08-20T22:55:00Z" w16du:dateUtc="2026-08-20T14:55:00Z">
        <w:r w:rsidRPr="00015210" w:rsidDel="00CF27C3">
          <w:delText xml:space="preserve">This private use leaves no visible trace and blurs the line between human and AI contributions. </w:delText>
        </w:r>
      </w:del>
      <w:ins w:id="94" w:author="Xin Li" w:date="2026-08-20T22:55:00Z" w16du:dateUtc="2026-08-20T14:55:00Z">
        <w:r w:rsidR="00CF27C3">
          <w:t xml:space="preserve">As a comparison, </w:t>
        </w:r>
      </w:ins>
      <w:del w:id="95" w:author="Xin Li" w:date="2026-08-20T22:55:00Z" w16du:dateUtc="2026-08-20T14:55:00Z">
        <w:r w:rsidRPr="00015210" w:rsidDel="00CF27C3">
          <w:delText>I</w:delText>
        </w:r>
      </w:del>
      <w:ins w:id="96" w:author="Xin Li" w:date="2026-08-20T22:55:00Z" w16du:dateUtc="2026-08-20T14:55:00Z">
        <w:r w:rsidR="00CF27C3">
          <w:t>i</w:t>
        </w:r>
      </w:ins>
      <w:r w:rsidRPr="00015210">
        <w:t xml:space="preserve">nternal GenAI operates </w:t>
      </w:r>
      <w:del w:id="97" w:author="Xin Li" w:date="2026-08-20T22:57:00Z" w16du:dateUtc="2026-08-20T14:57:00Z">
        <w:r w:rsidRPr="00015210" w:rsidDel="00A33926">
          <w:delText>under a different set of rules.</w:delText>
        </w:r>
      </w:del>
      <w:ins w:id="98" w:author="Xin Li" w:date="2026-08-20T22:57:00Z" w16du:dateUtc="2026-08-20T14:57:00Z">
        <w:r w:rsidR="00A33926">
          <w:t>the control of</w:t>
        </w:r>
      </w:ins>
      <w:r w:rsidRPr="00015210">
        <w:t xml:space="preserve"> </w:t>
      </w:r>
      <w:ins w:id="99" w:author="Xin Li" w:date="2026-08-20T22:57:00Z" w16du:dateUtc="2026-08-20T14:57:00Z">
        <w:r w:rsidR="00A33926">
          <w:t>t</w:t>
        </w:r>
      </w:ins>
      <w:del w:id="100" w:author="Xin Li" w:date="2026-08-20T22:57:00Z" w16du:dateUtc="2026-08-20T14:57:00Z">
        <w:r w:rsidRPr="00015210" w:rsidDel="00A33926">
          <w:delText>T</w:delText>
        </w:r>
      </w:del>
      <w:r w:rsidRPr="00015210">
        <w:t xml:space="preserve">he platform </w:t>
      </w:r>
      <w:del w:id="101" w:author="Xin Li" w:date="2026-08-20T22:57:00Z" w16du:dateUtc="2026-08-20T14:57:00Z">
        <w:r w:rsidRPr="00015210" w:rsidDel="00A33926">
          <w:delText xml:space="preserve">controls it directly, labels its output explicitly as AI-generated, and places it in the first-answer position </w:delText>
        </w:r>
      </w:del>
      <w:r w:rsidRPr="00015210">
        <w:t>(Figure 1, right panel)</w:t>
      </w:r>
      <w:ins w:id="102" w:author="Xin Li" w:date="2026-08-20T22:58:00Z" w16du:dateUtc="2026-08-20T14:58:00Z">
        <w:r w:rsidR="00A33926">
          <w:t xml:space="preserve">, which improves the capability of the platform to combate external GenAI’s challenge and </w:t>
        </w:r>
      </w:ins>
      <w:ins w:id="103" w:author="Xin Li" w:date="2026-08-20T22:59:00Z" w16du:dateUtc="2026-08-20T14:59:00Z">
        <w:r w:rsidR="00A33926">
          <w:t xml:space="preserve">partially improves </w:t>
        </w:r>
      </w:ins>
      <w:del w:id="104" w:author="Xin Li" w:date="2026-08-20T22:59:00Z" w16du:dateUtc="2026-08-20T14:59:00Z">
        <w:r w:rsidRPr="00015210" w:rsidDel="00A33926">
          <w:delText xml:space="preserve">. These features change the legitimacy and </w:delText>
        </w:r>
      </w:del>
      <w:r w:rsidRPr="00015210">
        <w:t>accountability of the AI answer</w:t>
      </w:r>
      <w:ins w:id="105" w:author="Xin Li" w:date="2026-08-20T22:59:00Z" w16du:dateUtc="2026-08-20T14:59:00Z">
        <w:r w:rsidR="00A33926">
          <w:t>s</w:t>
        </w:r>
      </w:ins>
      <w:r w:rsidRPr="00015210">
        <w:t xml:space="preserve"> </w:t>
      </w:r>
      <w:del w:id="106" w:author="Xin Li" w:date="2026-08-20T22:59:00Z" w16du:dateUtc="2026-08-20T14:59:00Z">
        <w:r w:rsidRPr="00015210" w:rsidDel="00A33926">
          <w:delText xml:space="preserve">within the community. The AI answer is no longer a hidden aid to individual answerers but </w:delText>
        </w:r>
      </w:del>
      <w:ins w:id="107" w:author="Xin Li" w:date="2026-08-20T22:59:00Z" w16du:dateUtc="2026-08-20T14:59:00Z">
        <w:r w:rsidR="00A33926">
          <w:t xml:space="preserve">as </w:t>
        </w:r>
      </w:ins>
      <w:r w:rsidRPr="00015210">
        <w:t xml:space="preserve">a visible, platform-backed </w:t>
      </w:r>
      <w:ins w:id="108" w:author="Xin Li" w:date="2026-08-20T22:59:00Z" w16du:dateUtc="2026-08-20T14:59:00Z">
        <w:r w:rsidR="00A33926">
          <w:t>source</w:t>
        </w:r>
      </w:ins>
      <w:del w:id="109" w:author="Xin Li" w:date="2026-08-20T22:59:00Z" w16du:dateUtc="2026-08-20T14:59:00Z">
        <w:r w:rsidRPr="00015210" w:rsidDel="00A33926">
          <w:delText>participant</w:delText>
        </w:r>
      </w:del>
      <w:ins w:id="110" w:author="Xin Li" w:date="2026-08-20T22:59:00Z" w16du:dateUtc="2026-08-20T14:59:00Z">
        <w:r w:rsidR="00A33926">
          <w:t xml:space="preserve">. </w:t>
        </w:r>
      </w:ins>
      <w:del w:id="111" w:author="Xin Li" w:date="2026-08-20T23:07:00Z" w16du:dateUtc="2026-08-20T15:07:00Z">
        <w:r w:rsidR="00E23441" w:rsidRPr="00015210" w:rsidDel="00E23441">
          <w:delText>This difference in visibility is not only substantive but also methodological. When external GenAI is used privately, its influence on human contribution is hidden and cannot be observed or measured, so the effect of an AI answer entering the competition is confounded with the unrecorded private use behind it. Internal GenAI removes this obstacle. Because the AI answer is labeled and because the platform decides which questions receive one, the entry of an AI competitor becomes a visible and well-defined event.</w:delText>
        </w:r>
      </w:del>
      <w:ins w:id="112" w:author="Xin Li" w:date="2026-08-20T23:07:00Z" w16du:dateUtc="2026-08-20T15:07:00Z">
        <w:r w:rsidR="00E23441">
          <w:t>(</w:t>
        </w:r>
      </w:ins>
      <w:del w:id="113" w:author="Xin Li" w:date="2026-08-20T23:08:00Z" w16du:dateUtc="2026-08-20T15:08:00Z">
        <w:r w:rsidR="00E23441" w:rsidRPr="00015210" w:rsidDel="00E23441">
          <w:delText xml:space="preserve"> </w:delText>
        </w:r>
      </w:del>
      <w:r w:rsidR="00E23441" w:rsidRPr="00015210">
        <w:t>This visibility</w:t>
      </w:r>
      <w:del w:id="114" w:author="Xin Li" w:date="2026-08-20T23:08:00Z" w16du:dateUtc="2026-08-20T15:08:00Z">
        <w:r w:rsidR="00E23441" w:rsidRPr="00015210" w:rsidDel="00E23441">
          <w:delText xml:space="preserve"> is</w:delText>
        </w:r>
      </w:del>
      <w:r w:rsidR="00E23441" w:rsidRPr="00015210">
        <w:t xml:space="preserve"> </w:t>
      </w:r>
      <w:del w:id="115" w:author="Xin Li" w:date="2026-08-20T23:08:00Z" w16du:dateUtc="2026-08-20T15:08:00Z">
        <w:r w:rsidR="00E23441" w:rsidRPr="00015210" w:rsidDel="00E23441">
          <w:delText xml:space="preserve">what </w:delText>
        </w:r>
      </w:del>
      <w:r w:rsidR="00E23441" w:rsidRPr="00015210">
        <w:t>allows us to isolate the effect of an AI answer on human</w:t>
      </w:r>
      <w:del w:id="116" w:author="Xin Li" w:date="2026-08-20T23:08:00Z" w16du:dateUtc="2026-08-20T15:08:00Z">
        <w:r w:rsidR="00E23441" w:rsidRPr="00015210" w:rsidDel="00E23441">
          <w:delText xml:space="preserve"> contribution</w:delText>
        </w:r>
      </w:del>
      <w:r w:rsidR="00E23441" w:rsidRPr="00015210">
        <w:t xml:space="preserve">, an effect that remains </w:t>
      </w:r>
      <w:r w:rsidR="00E23441" w:rsidRPr="00015210">
        <w:lastRenderedPageBreak/>
        <w:t>obscured in the external GenAI setting.</w:t>
      </w:r>
      <w:ins w:id="117" w:author="Xin Li" w:date="2026-08-20T23:08:00Z" w16du:dateUtc="2026-08-20T15:08:00Z">
        <w:r w:rsidR="00E23441">
          <w:t>)</w:t>
        </w:r>
      </w:ins>
    </w:p>
    <w:p w14:paraId="6CDD8EE6" w14:textId="2915B819" w:rsidR="007814DB" w:rsidRPr="00015210" w:rsidRDefault="00E23441" w:rsidP="00E23441">
      <w:pPr>
        <w:pStyle w:val="Paragraph0"/>
        <w:widowControl/>
        <w:ind w:firstLine="539"/>
      </w:pPr>
      <w:ins w:id="118" w:author="Xin Li" w:date="2026-08-20T23:08:00Z" w16du:dateUtc="2026-08-20T15:08:00Z">
        <w:r>
          <w:t xml:space="preserve"> </w:t>
        </w:r>
      </w:ins>
      <w:ins w:id="119" w:author="Xin Li" w:date="2026-08-20T23:00:00Z" w16du:dateUtc="2026-08-20T15:00:00Z">
        <w:r w:rsidR="00A33926">
          <w:t>However,</w:t>
        </w:r>
      </w:ins>
      <w:r w:rsidR="00A777B9" w:rsidRPr="00015210">
        <w:t xml:space="preserve"> </w:t>
      </w:r>
      <w:del w:id="120" w:author="Xin Li" w:date="2026-08-20T23:02:00Z" w16du:dateUtc="2026-08-20T15:02:00Z">
        <w:r w:rsidR="00A777B9" w:rsidRPr="00015210" w:rsidDel="00E23441">
          <w:delText xml:space="preserve">that </w:delText>
        </w:r>
      </w:del>
      <w:ins w:id="121" w:author="Xin Li" w:date="2026-08-20T23:02:00Z" w16du:dateUtc="2026-08-20T15:02:00Z">
        <w:r>
          <w:t xml:space="preserve">internal GenAI </w:t>
        </w:r>
      </w:ins>
      <w:ins w:id="122" w:author="Xin Li" w:date="2026-08-20T23:09:00Z" w16du:dateUtc="2026-08-20T15:09:00Z">
        <w:r>
          <w:t xml:space="preserve">also </w:t>
        </w:r>
      </w:ins>
      <w:r w:rsidR="00A777B9" w:rsidRPr="00015210">
        <w:t>competes directly with human answer</w:t>
      </w:r>
      <w:ins w:id="123" w:author="Xin Li" w:date="2026-08-20T23:09:00Z" w16du:dateUtc="2026-08-20T15:09:00Z">
        <w:r>
          <w:t>er</w:t>
        </w:r>
      </w:ins>
      <w:r w:rsidR="00A777B9" w:rsidRPr="00015210">
        <w:t xml:space="preserve">s for </w:t>
      </w:r>
      <w:del w:id="124" w:author="Xin Li" w:date="2026-08-20T23:09:00Z" w16du:dateUtc="2026-08-20T15:09:00Z">
        <w:r w:rsidR="00A777B9" w:rsidRPr="00015210" w:rsidDel="00E23441">
          <w:delText xml:space="preserve">the same scarce resource, </w:delText>
        </w:r>
      </w:del>
      <w:r w:rsidR="00A777B9" w:rsidRPr="00015210">
        <w:t>the limited attention and recognition of viewers.</w:t>
      </w:r>
      <w:ins w:id="125" w:author="Xin Li" w:date="2026-08-20T23:04:00Z" w16du:dateUtc="2026-08-20T15:04:00Z">
        <w:r>
          <w:t xml:space="preserve"> As a result, internal GenAI’s impact represent a entirely different setting from external </w:t>
        </w:r>
      </w:ins>
      <w:ins w:id="126" w:author="Xin Li" w:date="2026-08-20T23:05:00Z" w16du:dateUtc="2026-08-20T15:05:00Z">
        <w:r>
          <w:t>Gen</w:t>
        </w:r>
      </w:ins>
      <w:ins w:id="127" w:author="Xin Li" w:date="2026-08-20T23:04:00Z" w16du:dateUtc="2026-08-20T15:04:00Z">
        <w:r>
          <w:t xml:space="preserve">AI to study, </w:t>
        </w:r>
        <w:commentRangeStart w:id="128"/>
        <w:r w:rsidRPr="00E23441">
          <w:rPr>
            <w:highlight w:val="yellow"/>
            <w:rPrChange w:id="129" w:author="Xin Li" w:date="2026-08-20T23:05:00Z" w16du:dateUtc="2026-08-20T15:05:00Z">
              <w:rPr/>
            </w:rPrChange>
          </w:rPr>
          <w:t xml:space="preserve">which </w:t>
        </w:r>
      </w:ins>
      <w:commentRangeEnd w:id="128"/>
      <w:r w:rsidR="0027674F" w:rsidRPr="00E23441">
        <w:rPr>
          <w:rStyle w:val="CommentReference"/>
          <w:sz w:val="24"/>
          <w:highlight w:val="yellow"/>
          <w:rPrChange w:id="130" w:author="Xin Li" w:date="2026-08-20T23:05:00Z" w16du:dateUtc="2026-08-20T15:05:00Z">
            <w:rPr>
              <w:rStyle w:val="CommentReference"/>
              <w:sz w:val="24"/>
            </w:rPr>
          </w:rPrChange>
        </w:rPr>
        <w:commentReference w:id="128"/>
      </w:r>
      <w:ins w:id="131" w:author="Xin Li" w:date="2026-08-20T23:04:00Z" w16du:dateUtc="2026-08-20T15:04:00Z">
        <w:r w:rsidRPr="00E23441">
          <w:rPr>
            <w:highlight w:val="yellow"/>
            <w:rPrChange w:id="132" w:author="Xin Li" w:date="2026-08-20T23:05:00Z" w16du:dateUtc="2026-08-20T15:05:00Z">
              <w:rPr/>
            </w:rPrChange>
          </w:rPr>
          <w:t xml:space="preserve">is </w:t>
        </w:r>
      </w:ins>
      <w:ins w:id="133" w:author="Xin Li" w:date="2026-08-20T23:05:00Z" w16du:dateUtc="2026-08-20T15:05:00Z">
        <w:r>
          <w:rPr>
            <w:highlight w:val="yellow"/>
          </w:rPr>
          <w:t xml:space="preserve">also </w:t>
        </w:r>
      </w:ins>
      <w:ins w:id="134" w:author="Xin Li" w:date="2026-08-20T23:04:00Z" w16du:dateUtc="2026-08-20T15:04:00Z">
        <w:r w:rsidRPr="00E23441">
          <w:rPr>
            <w:highlight w:val="yellow"/>
            <w:rPrChange w:id="135" w:author="Xin Li" w:date="2026-08-20T23:05:00Z" w16du:dateUtc="2026-08-20T15:05:00Z">
              <w:rPr/>
            </w:rPrChange>
          </w:rPr>
          <w:t xml:space="preserve">closely related to the ongoing </w:t>
        </w:r>
      </w:ins>
      <w:ins w:id="136" w:author="Xin Li" w:date="2026-08-20T23:05:00Z" w16du:dateUtc="2026-08-20T15:05:00Z">
        <w:r>
          <w:rPr>
            <w:highlight w:val="yellow"/>
          </w:rPr>
          <w:t>development</w:t>
        </w:r>
      </w:ins>
      <w:ins w:id="137" w:author="Xin Li" w:date="2026-08-20T23:04:00Z" w16du:dateUtc="2026-08-20T15:04:00Z">
        <w:r w:rsidRPr="00E23441">
          <w:rPr>
            <w:highlight w:val="yellow"/>
            <w:rPrChange w:id="138" w:author="Xin Li" w:date="2026-08-20T23:05:00Z" w16du:dateUtc="2026-08-20T15:05:00Z">
              <w:rPr/>
            </w:rPrChange>
          </w:rPr>
          <w:t xml:space="preserve"> of agentic AI in </w:t>
        </w:r>
      </w:ins>
      <w:ins w:id="139" w:author="Xin Li" w:date="2026-08-20T23:05:00Z" w16du:dateUtc="2026-08-20T15:05:00Z">
        <w:r w:rsidRPr="00E23441">
          <w:rPr>
            <w:highlight w:val="yellow"/>
            <w:rPrChange w:id="140" w:author="Xin Li" w:date="2026-08-20T23:05:00Z" w16du:dateUtc="2026-08-20T15:05:00Z">
              <w:rPr/>
            </w:rPrChange>
          </w:rPr>
          <w:t>firms</w:t>
        </w:r>
        <w:r>
          <w:t>.</w:t>
        </w:r>
      </w:ins>
    </w:p>
    <w:p w14:paraId="4D90C7B7" w14:textId="0C9FD0F5" w:rsidR="006C0EE4" w:rsidRPr="00015210" w:rsidRDefault="006C0EE4" w:rsidP="006C0EE4">
      <w:pPr>
        <w:pStyle w:val="TableFiguretitle"/>
      </w:pPr>
      <w:r>
        <w:rPr>
          <w:noProof/>
        </w:rPr>
        <w:drawing>
          <wp:inline distT="0" distB="0" distL="0" distR="0" wp14:anchorId="5B634297" wp14:editId="32902CD3">
            <wp:extent cx="5029200" cy="2620050"/>
            <wp:effectExtent l="0" t="0" r="0" b="8890"/>
            <wp:docPr id="1379287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29200" cy="2620050"/>
                    </a:xfrm>
                    <a:prstGeom prst="rect">
                      <a:avLst/>
                    </a:prstGeom>
                    <a:noFill/>
                  </pic:spPr>
                </pic:pic>
              </a:graphicData>
            </a:graphic>
          </wp:inline>
        </w:drawing>
      </w:r>
    </w:p>
    <w:p w14:paraId="464A88DA" w14:textId="77777777" w:rsidR="006C0EE4" w:rsidRPr="00015210" w:rsidRDefault="006C0EE4" w:rsidP="006C0EE4">
      <w:pPr>
        <w:pStyle w:val="TableFiguretitle"/>
        <w:spacing w:after="0" w:line="480" w:lineRule="auto"/>
      </w:pPr>
      <w:r w:rsidRPr="00015210">
        <w:t>Figure</w:t>
      </w:r>
      <w:r w:rsidRPr="00015210">
        <w:rPr>
          <w:rFonts w:eastAsia="Georgia"/>
        </w:rPr>
        <w:t xml:space="preserve"> </w:t>
      </w:r>
      <w:fldSimple w:instr=" SEQ Figure \* ARABIC ">
        <w:r w:rsidRPr="00015210">
          <w:t>1</w:t>
        </w:r>
      </w:fldSimple>
      <w:r w:rsidRPr="00015210">
        <w:rPr>
          <w:rFonts w:eastAsia="Georgia"/>
        </w:rPr>
        <w:t xml:space="preserve">. Difference between external GenAI and internal GenAI in </w:t>
      </w:r>
      <w:r w:rsidRPr="00015210">
        <w:t xml:space="preserve">online Q&amp;A communities </w:t>
      </w:r>
    </w:p>
    <w:bookmarkEnd w:id="81"/>
    <w:p w14:paraId="11D0E110" w14:textId="4D9DDACE" w:rsidR="00A777B9" w:rsidRPr="00015210" w:rsidRDefault="00A777B9" w:rsidP="00374FC1">
      <w:pPr>
        <w:pStyle w:val="Paragraph0"/>
      </w:pPr>
      <w:r w:rsidRPr="00015210">
        <w:t>This competiti</w:t>
      </w:r>
      <w:ins w:id="141" w:author="Xin Li" w:date="2026-08-20T23:10:00Z" w16du:dateUtc="2026-08-20T15:10:00Z">
        <w:r w:rsidR="00DB3813">
          <w:t xml:space="preserve">on from internal GenAI </w:t>
        </w:r>
      </w:ins>
      <w:del w:id="142" w:author="Xin Li" w:date="2026-08-20T23:10:00Z" w16du:dateUtc="2026-08-20T15:10:00Z">
        <w:r w:rsidRPr="00015210" w:rsidDel="00DB3813">
          <w:delText xml:space="preserve">ve arrangement </w:delText>
        </w:r>
      </w:del>
      <w:r w:rsidRPr="00015210">
        <w:t>raises questions that are central to the design and sustainability of online Q&amp;A communities.</w:t>
      </w:r>
      <w:r w:rsidR="003D1907" w:rsidRPr="00015210">
        <w:t xml:space="preserve"> </w:t>
      </w:r>
      <w:del w:id="143" w:author="Xin Li" w:date="2026-08-20T23:11:00Z" w16du:dateUtc="2026-08-20T15:11:00Z">
        <w:r w:rsidR="003D1907" w:rsidRPr="00015210" w:rsidDel="00DB3813">
          <w:delText>Precisely because internal GenAI is the only lever a platform can pull, understanding its consequences for human contributors is not a peripheral design question but the decisive one.</w:delText>
        </w:r>
        <w:r w:rsidRPr="00015210" w:rsidDel="00DB3813">
          <w:delText xml:space="preserve"> </w:delText>
        </w:r>
      </w:del>
      <w:r w:rsidRPr="00015210">
        <w:t>When a labeled, platform-endorsed, first-position AI answer competes directly with human answers, will human contributors withdraw their effort? Will they adjust what they write in order to distinguish their contributions from the AI answer? The answers matter for whether internal GenAI helps a community retain its members or accelerates the departure of its human contributors.</w:t>
      </w:r>
    </w:p>
    <w:p w14:paraId="4D9AC062" w14:textId="7747014F" w:rsidR="00A777B9" w:rsidRPr="00015210" w:rsidDel="00F919DE" w:rsidRDefault="00A777B9" w:rsidP="00A777B9">
      <w:pPr>
        <w:pStyle w:val="Paragraph0"/>
        <w:rPr>
          <w:moveFrom w:id="144" w:author="Xin Li" w:date="2026-08-20T23:13:00Z" w16du:dateUtc="2026-08-20T15:13:00Z"/>
        </w:rPr>
      </w:pPr>
      <w:moveFromRangeStart w:id="145" w:author="Xin Li" w:date="2026-08-20T23:13:00Z" w:name="move238160053"/>
      <w:moveFrom w:id="146" w:author="Xin Li" w:date="2026-08-20T23:13:00Z" w16du:dateUtc="2026-08-20T15:13:00Z">
        <w:r w:rsidRPr="00015210" w:rsidDel="00F919DE">
          <w:t>We study these questions in a setting where users retain access to external GenAI, and it is useful to be precise about what the platform does and does not restrict. The community in our setting discourages the posting of AI-generated answers, that is, answers that a user copies from an external tool and submits as the user</w:t>
        </w:r>
        <w:r w:rsidR="00534D0B" w:rsidRPr="00015210" w:rsidDel="00F919DE">
          <w:t>’</w:t>
        </w:r>
        <w:r w:rsidRPr="00015210" w:rsidDel="00F919DE">
          <w:t>s own work. It does not, and in practice cannot, prevent users from consulting ChatGPT or learning from it before they post. The baseline against which we measure the effect of internal GenAI is therefore one in which external GenAI remains available for private use and continues to divert demand. Our estimate is the effect of adding a visible, platform-integrated internal GenAI answer on top of this baseline.</w:t>
        </w:r>
      </w:moveFrom>
    </w:p>
    <w:moveFromRangeEnd w:id="145"/>
    <w:p w14:paraId="143F84BE" w14:textId="3A5ED904" w:rsidR="00A777B9" w:rsidRPr="00015210" w:rsidRDefault="00245A01" w:rsidP="00A777B9">
      <w:pPr>
        <w:pStyle w:val="Paragraph0"/>
      </w:pPr>
      <w:r w:rsidRPr="00015210">
        <w:t>While t</w:t>
      </w:r>
      <w:r w:rsidR="00A03BC6" w:rsidRPr="00015210">
        <w:t xml:space="preserve">hese questions have important implications for the design and sustainability of </w:t>
      </w:r>
      <w:r w:rsidR="00565791" w:rsidRPr="00015210">
        <w:t xml:space="preserve">online </w:t>
      </w:r>
      <w:r w:rsidR="00E30040" w:rsidRPr="00015210">
        <w:t>Q&amp;A</w:t>
      </w:r>
      <w:r w:rsidR="00A03BC6" w:rsidRPr="00015210">
        <w:t xml:space="preserve"> communities</w:t>
      </w:r>
      <w:r w:rsidRPr="00015210">
        <w:t>, the answers</w:t>
      </w:r>
      <w:r w:rsidR="00A03BC6" w:rsidRPr="00015210">
        <w:t xml:space="preserve"> are characterized by theoretical tensions.</w:t>
      </w:r>
      <w:r w:rsidRPr="00015210">
        <w:t xml:space="preserve"> </w:t>
      </w:r>
      <w:r w:rsidR="00A777B9" w:rsidRPr="00015210">
        <w:t xml:space="preserve">The answers to our questions are not obvious, because </w:t>
      </w:r>
      <w:del w:id="147" w:author="Xin Li" w:date="2026-08-20T23:14:00Z" w16du:dateUtc="2026-08-20T15:14:00Z">
        <w:r w:rsidR="00A777B9" w:rsidRPr="00015210" w:rsidDel="00F919DE">
          <w:delText xml:space="preserve">the entry of a competing </w:delText>
        </w:r>
      </w:del>
      <w:r w:rsidR="00A777B9" w:rsidRPr="00015210">
        <w:t xml:space="preserve">AI </w:t>
      </w:r>
      <w:ins w:id="148" w:author="Xin Li" w:date="2026-08-20T23:14:00Z" w16du:dateUtc="2026-08-20T15:14:00Z">
        <w:r w:rsidR="00F919DE">
          <w:t xml:space="preserve">is an developing artifact, with </w:t>
        </w:r>
      </w:ins>
      <w:ins w:id="149" w:author="Xin Li" w:date="2026-08-20T23:15:00Z" w16du:dateUtc="2026-08-20T15:15:00Z">
        <w:r w:rsidR="00F919DE">
          <w:t>changing capabilities</w:t>
        </w:r>
      </w:ins>
      <w:del w:id="150" w:author="Xin Li" w:date="2026-08-20T23:15:00Z" w16du:dateUtc="2026-08-20T15:15:00Z">
        <w:r w:rsidR="00A777B9" w:rsidRPr="00015210" w:rsidDel="00F919DE">
          <w:delText>answer pulls human behavior in opposing directions</w:delText>
        </w:r>
      </w:del>
      <w:r w:rsidR="00A777B9" w:rsidRPr="00015210">
        <w:t>. Based on Kahneman</w:t>
      </w:r>
      <w:r w:rsidR="00534D0B" w:rsidRPr="00015210">
        <w:t>’</w:t>
      </w:r>
      <w:r w:rsidR="00A777B9" w:rsidRPr="00015210">
        <w:t xml:space="preserve">s dual-process theory </w:t>
      </w:r>
      <w:r w:rsidR="00A777B9" w:rsidRPr="00015210">
        <w:fldChar w:fldCharType="begin"/>
      </w:r>
      <w:r w:rsidR="00674BB1" w:rsidRPr="00015210">
        <w:instrText xml:space="preserve"> ADDIN ZOTERO_ITEM CSL_CITATION {"citationID":"HbqYHzJe","properties":{"unsorted":false,"formattedCitation":"(Evans &amp; Stanovich 2013; Kahneman 2003, 2011)","plainCitation":"(Evans &amp; Stanovich 2013; Kahneman 2003, 2011)","noteIndex":0},"citationItems":[{"id":167162,"uris":["http://zotero.org/users/8905122/items/MLPZAYYR"],"itemData":{"id":167162,"type":"article-journal","abstract":"</w:instrText>
      </w:r>
      <w:r w:rsidR="00674BB1" w:rsidRPr="00015210">
        <w:instrText>抽象的</w:instrText>
      </w:r>
      <w:r w:rsidR="00674BB1" w:rsidRPr="00015210">
        <w:instrText>Dual-process and dual-system theories in both cognitive and social psychology have been subjected to a number of recently published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 memory.</w:instrText>
      </w:r>
      <w:r w:rsidR="00674BB1" w:rsidRPr="00015210">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674BB1" w:rsidRPr="00015210">
        <w:instrText>1</w:instrText>
      </w:r>
      <w:r w:rsidR="00674BB1" w:rsidRPr="00015210">
        <w:instrText>）默认产生默认反应，除非受到独特的、更高阶的推理加工（类型</w:instrText>
      </w:r>
      <w:r w:rsidR="00674BB1" w:rsidRPr="00015210">
        <w:instrText>2</w:instrText>
      </w:r>
      <w:r w:rsidR="00674BB1" w:rsidRPr="00015210">
        <w:instrText>）的干预。二者的区别在于，类型</w:instrText>
      </w:r>
      <w:r w:rsidR="00674BB1" w:rsidRPr="00015210">
        <w:instrText>2</w:instrText>
      </w:r>
      <w:r w:rsidR="00674BB1" w:rsidRPr="00015210">
        <w:instrText>加工支持假设性思维，并且会大量占用工作记忆。</w:instrText>
      </w:r>
      <w:r w:rsidR="00674BB1" w:rsidRPr="00015210">
        <w:instrText xml:space="preserve">","archive_location":"3296 </w:instrText>
      </w:r>
      <w:r w:rsidR="00674BB1" w:rsidRPr="00015210">
        <w:rPr>
          <w:rFonts w:ascii="Apple Color Emoji" w:hAnsi="Apple Color Emoji" w:cs="Apple Color Emoji"/>
        </w:rPr>
        <w:instrText>📊</w:instrText>
      </w:r>
      <w:r w:rsidR="00674BB1" w:rsidRPr="00015210">
        <w:instrText>","call-number":"1","container-title":"Perspectives on Psychological Science","DOI":"10.1177/1745691612460685","ISSN":"1745-6916","issue":"3","journalAbbreviation":"Perspect Psychol Sci","language":"en","note":"</w:instrText>
      </w:r>
      <w:r w:rsidR="00674BB1" w:rsidRPr="00015210">
        <w:rPr>
          <w:rFonts w:ascii="Apple Color Emoji" w:hAnsi="Apple Color Emoji" w:cs="Apple Color Emoji"/>
        </w:rPr>
        <w:instrText>🏷️</w:instrText>
      </w:r>
      <w:r w:rsidR="00674BB1" w:rsidRPr="00015210">
        <w:instrText xml:space="preserve"> /reading</w:instrText>
      </w:r>
      <w:r w:rsidR="00674BB1" w:rsidRPr="00015210">
        <w:instrText>、</w:instrText>
      </w:r>
      <w:r w:rsidR="00674BB1" w:rsidRPr="00015210">
        <w:rPr>
          <w:rFonts w:ascii="Apple Color Emoji" w:hAnsi="Apple Color Emoji" w:cs="Apple Color Emoji"/>
        </w:rPr>
        <w:instrText>🤖️</w:instrText>
      </w:r>
      <w:r w:rsidR="00674BB1" w:rsidRPr="00015210">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674BB1" w:rsidRPr="00015210">
        <w:rPr>
          <w:rFonts w:ascii="Apple Color Emoji" w:hAnsi="Apple Color Emoji" w:cs="Apple Color Emoji"/>
        </w:rPr>
        <w:instrText>📊</w:instrText>
      </w:r>
      <w:r w:rsidR="00674BB1" w:rsidRPr="00015210">
        <w:instrText>","call-number":"1","container-title":"American Psychologist","DOI":"10.1037/0003-066X.58.9.697","ISSN":"1935-990X","issue":"9","language":"en","note":"</w:instrText>
      </w:r>
      <w:r w:rsidR="00674BB1" w:rsidRPr="00015210">
        <w:rPr>
          <w:rFonts w:ascii="Apple Color Emoji" w:hAnsi="Apple Color Emoji" w:cs="Apple Color Emoji"/>
        </w:rPr>
        <w:instrText>🏷️</w:instrText>
      </w:r>
      <w:r w:rsidR="00674BB1" w:rsidRPr="00015210">
        <w:instrText xml:space="preserve"> /unread</w:instrText>
      </w:r>
      <w:r w:rsidR="00674BB1" w:rsidRPr="00015210">
        <w:instrText>、</w:instrText>
      </w:r>
      <w:r w:rsidR="00674BB1" w:rsidRPr="00015210">
        <w:instrText>Choice Behavior</w:instrText>
      </w:r>
      <w:r w:rsidR="00674BB1" w:rsidRPr="00015210">
        <w:instrText>、</w:instrText>
      </w:r>
      <w:r w:rsidR="00674BB1" w:rsidRPr="00015210">
        <w:instrText>Decision Making</w:instrText>
      </w:r>
      <w:r w:rsidR="00674BB1" w:rsidRPr="00015210">
        <w:instrText>、</w:instrText>
      </w:r>
      <w:r w:rsidR="00674BB1" w:rsidRPr="00015210">
        <w:instrText>Judgment</w:instrText>
      </w:r>
      <w:r w:rsidR="00674BB1" w:rsidRPr="00015210">
        <w:instrText>、</w:instrText>
      </w:r>
      <w:r w:rsidR="00674BB1" w:rsidRPr="00015210">
        <w:instrText>Intuition</w:instrText>
      </w:r>
      <w:r w:rsidR="00674BB1" w:rsidRPr="00015210">
        <w:instrText>、</w:instrText>
      </w:r>
      <w:r w:rsidR="00674BB1" w:rsidRPr="00015210">
        <w:instrText>Rationality</w:instrText>
      </w:r>
      <w:r w:rsidR="00674BB1" w:rsidRPr="00015210">
        <w:instrText>、</w:instrText>
      </w:r>
      <w:r w:rsidR="00674BB1" w:rsidRPr="00015210">
        <w: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instrText>
      </w:r>
      <w:r w:rsidR="00674BB1" w:rsidRPr="00015210">
        <w:rPr>
          <w:rFonts w:ascii="Apple Color Emoji" w:hAnsi="Apple Color Emoji" w:cs="Apple Color Emoji"/>
        </w:rPr>
        <w:instrText>🏷️</w:instrText>
      </w:r>
      <w:r w:rsidR="00674BB1" w:rsidRPr="00015210">
        <w:instrText xml:space="preserve"> /reading","title":"Thinking, fast and slow","author":[{"family":"Kahneman","given":"Daniel"}],"issued":{"date-parts":[["2011"]]}}}],"schema":"https://github.com/citation-style-language/schema/raw/master/csl-citation.json"} </w:instrText>
      </w:r>
      <w:r w:rsidR="00A777B9" w:rsidRPr="00015210">
        <w:fldChar w:fldCharType="separate"/>
      </w:r>
      <w:r w:rsidR="00546B58" w:rsidRPr="00015210">
        <w:t>(Evans &amp; Stanovich 2013; Kahneman 2003, 2011)</w:t>
      </w:r>
      <w:r w:rsidR="00A777B9" w:rsidRPr="00015210">
        <w:fldChar w:fldCharType="end"/>
      </w:r>
      <w:r w:rsidR="00A777B9" w:rsidRPr="00015210">
        <w:t xml:space="preserve"> and competition dynamics theory </w:t>
      </w:r>
      <w:r w:rsidR="00A777B9" w:rsidRPr="00015210">
        <w:fldChar w:fldCharType="begin"/>
      </w:r>
      <w:r w:rsidR="002B3B5F" w:rsidRPr="00015210">
        <w:instrText xml:space="preserve"> ADDIN ZOTERO_ITEM CSL_CITATION {"citationID":"8d4SQ8y9","properties":{"unsorted":false,"formattedCitation":"(Chen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three factors: relative scale, rival's attack volume, and rival's capability to contest. Our results provide a new avenue for studying competitors and the relationship between competitor analysis and interfirm rivalry.</w:instrText>
      </w:r>
      <w:r w:rsidR="002B3B5F" w:rsidRPr="00015210">
        <w:instrText>本文研究竞争紧张度，即目标企业与其特定竞争对手之间的紧张关系，这种紧张关系可能导致目标企业采取行动对抗竞争对手。基于认知</w:instrText>
      </w:r>
      <w:r w:rsidR="002B3B5F" w:rsidRPr="00015210">
        <w:instrText>-</w:instrText>
      </w:r>
      <w:r w:rsidR="002B3B5F" w:rsidRPr="00015210">
        <w:instrText>动机</w:instrText>
      </w:r>
      <w:r w:rsidR="002B3B5F" w:rsidRPr="00015210">
        <w:instrText>-</w:instrText>
      </w:r>
      <w:r w:rsidR="002B3B5F" w:rsidRPr="00015210">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2B3B5F" w:rsidRPr="00015210">
        <w:instrText xml:space="preserve">","archive_location":"491 </w:instrText>
      </w:r>
      <w:r w:rsidR="002B3B5F" w:rsidRPr="00015210">
        <w:rPr>
          <w:rFonts w:ascii="Apple Color Emoji" w:hAnsi="Apple Color Emoji" w:cs="Apple Color Emoji"/>
        </w:rPr>
        <w:instrText>📊</w:instrText>
      </w:r>
      <w:r w:rsidR="002B3B5F" w:rsidRPr="00015210">
        <w:instrText>","call-number":"1","container-title":"Academy of Management Journal","DOI":"10.5465/amj.2007.24162081","ISSN":"0001-4273","issue":"1","journalAbbreviation":"AMJ","language":"en","note":"</w:instrText>
      </w:r>
      <w:r w:rsidR="002B3B5F" w:rsidRPr="00015210">
        <w:rPr>
          <w:rFonts w:ascii="Apple Color Emoji" w:hAnsi="Apple Color Emoji" w:cs="Apple Color Emoji"/>
        </w:rPr>
        <w:instrText>🏷️</w:instrText>
      </w:r>
      <w:r w:rsidR="002B3B5F" w:rsidRPr="00015210">
        <w:instrText xml:space="preserve"> /unread</w:instrText>
      </w:r>
      <w:r w:rsidR="002B3B5F" w:rsidRPr="00015210">
        <w:instrText>、</w:instrText>
      </w:r>
      <w:r w:rsidR="002B3B5F" w:rsidRPr="00015210">
        <w:instrText>COMPETITION</w:instrText>
      </w:r>
      <w:r w:rsidR="002B3B5F" w:rsidRPr="00015210">
        <w:instrText>、</w:instrText>
      </w:r>
      <w:r w:rsidR="002B3B5F" w:rsidRPr="00015210">
        <w:instrText>MANAGEMENT</w:instrText>
      </w:r>
      <w:r w:rsidR="002B3B5F" w:rsidRPr="00015210">
        <w:instrText>、</w:instrText>
      </w:r>
      <w:r w:rsidR="002B3B5F" w:rsidRPr="00015210">
        <w:instrText>BUSINESS enterprises</w:instrText>
      </w:r>
      <w:r w:rsidR="002B3B5F" w:rsidRPr="00015210">
        <w:instrText>、</w:instrText>
      </w:r>
      <w:r w:rsidR="002B3B5F" w:rsidRPr="00015210">
        <w:instrText>COMMERCE</w:instrText>
      </w:r>
      <w:r w:rsidR="002B3B5F" w:rsidRPr="00015210">
        <w:instrText>、</w:instrText>
      </w:r>
      <w:r w:rsidR="002B3B5F" w:rsidRPr="00015210">
        <w:instrText>DATA analysis</w:instrText>
      </w:r>
      <w:r w:rsidR="002B3B5F" w:rsidRPr="00015210">
        <w:instrText>、</w:instrText>
      </w:r>
      <w:r w:rsidR="002B3B5F" w:rsidRPr="00015210">
        <w:instrText>MOTIVATION (Psychology)</w:instrText>
      </w:r>
      <w:r w:rsidR="002B3B5F" w:rsidRPr="00015210">
        <w:instrText>、</w:instrText>
      </w:r>
      <w:r w:rsidR="002B3B5F" w:rsidRPr="00015210">
        <w:instrText xml:space="preserve">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2B3B5F" w:rsidRPr="00015210">
        <w:rPr>
          <w:rFonts w:ascii="Apple Color Emoji" w:hAnsi="Apple Color Emoji" w:cs="Apple Color Emoji"/>
        </w:rPr>
        <w:instrText>📊</w:instrText>
      </w:r>
      <w:r w:rsidR="002B3B5F" w:rsidRPr="00015210">
        <w:instrText>","call-number":"3","container-title":"Asia Pacific Journal of Management","DOI":"10.1007/s10490-008-9110-7","ISSN":"1572-9958","issue":"1","journalAbbreviation":"Asia Pac J Manag","language":"en","note":"</w:instrText>
      </w:r>
      <w:r w:rsidR="002B3B5F" w:rsidRPr="00015210">
        <w:rPr>
          <w:rFonts w:ascii="Apple Color Emoji" w:hAnsi="Apple Color Emoji" w:cs="Apple Color Emoji"/>
        </w:rPr>
        <w:instrText>🏷️</w:instrText>
      </w:r>
      <w:r w:rsidR="002B3B5F" w:rsidRPr="00015210">
        <w:instrText xml:space="preserve"> /reading</w:instrText>
      </w:r>
      <w:r w:rsidR="002B3B5F" w:rsidRPr="00015210">
        <w:instrText>、</w:instrText>
      </w:r>
      <w:r w:rsidR="002B3B5F" w:rsidRPr="00015210">
        <w:instrText>Research</w:instrText>
      </w:r>
      <w:r w:rsidR="002B3B5F" w:rsidRPr="00015210">
        <w:instrText>、</w:instrText>
      </w:r>
      <w:r w:rsidR="002B3B5F" w:rsidRPr="00015210">
        <w:rPr>
          <w:rFonts w:ascii="Apple Color Emoji" w:hAnsi="Apple Color Emoji" w:cs="Apple Color Emoji"/>
        </w:rPr>
        <w:instrText>🤖️</w:instrText>
      </w:r>
      <w:r w:rsidR="002B3B5F" w:rsidRPr="00015210">
        <w:instrText>、</w:instrText>
      </w:r>
      <w:r w:rsidR="002B3B5F" w:rsidRPr="00015210">
        <w:instrText>Competitive dynamics</w:instrText>
      </w:r>
      <w:r w:rsidR="002B3B5F" w:rsidRPr="00015210">
        <w:instrText>、</w:instrText>
      </w:r>
      <w:r w:rsidR="002B3B5F" w:rsidRPr="00015210">
        <w:instrText>Publishing</w:instrText>
      </w:r>
      <w:r w:rsidR="002B3B5F" w:rsidRPr="00015210">
        <w:instrText>、</w:instrText>
      </w:r>
      <w:r w:rsidR="002B3B5F" w:rsidRPr="00015210">
        <w:instrText>Strategic management</w:instrText>
      </w:r>
      <w:r w:rsidR="002B3B5F" w:rsidRPr="00015210">
        <w:instrText>、</w:instrText>
      </w:r>
      <w:r w:rsidR="002B3B5F" w:rsidRPr="00015210">
        <w:instrText xml:space="preserve">U.S.-based journal","page":"5-25","source":"9.7 (Q1)","title":"Competitive dynamics research: An insider’s odyssey","title-short":"Competitive dynamics research","URL":"https://doi.org/10.1007/s10490-008-9110-7","volume":"26","author":[{"family":"Chen","given":"Ming-Jer"}],"accessed":{"date-parts":[["2026",7,27]]},"issued":{"date-parts":[["2009",3,1]]}}}],"schema":"https://github.com/citation-style-language/schema/raw/master/csl-citation.json"} </w:instrText>
      </w:r>
      <w:r w:rsidR="00A777B9" w:rsidRPr="00015210">
        <w:fldChar w:fldCharType="separate"/>
      </w:r>
      <w:r w:rsidR="002B3B5F" w:rsidRPr="00015210">
        <w:t>(Chen et al. 2007; Chen 2009)</w:t>
      </w:r>
      <w:r w:rsidR="00A777B9" w:rsidRPr="00015210">
        <w:fldChar w:fldCharType="end"/>
      </w:r>
      <w:r w:rsidR="00A777B9" w:rsidRPr="00015210">
        <w:t xml:space="preserve">, we </w:t>
      </w:r>
      <w:del w:id="151" w:author="Xin Li" w:date="2026-08-20T23:15:00Z" w16du:dateUtc="2026-08-20T15:15:00Z">
        <w:r w:rsidR="00A777B9" w:rsidRPr="00015210" w:rsidDel="00F919DE">
          <w:delText xml:space="preserve">organize </w:delText>
        </w:r>
      </w:del>
      <w:ins w:id="152" w:author="Xin Li" w:date="2026-08-20T23:15:00Z" w16du:dateUtc="2026-08-20T15:15:00Z">
        <w:r w:rsidR="00F919DE">
          <w:t>isolate</w:t>
        </w:r>
        <w:r w:rsidR="00F919DE" w:rsidRPr="00015210">
          <w:t xml:space="preserve"> </w:t>
        </w:r>
        <w:r w:rsidR="00F919DE">
          <w:t xml:space="preserve">AI’s impact </w:t>
        </w:r>
      </w:ins>
      <w:del w:id="153" w:author="Xin Li" w:date="2026-08-20T23:15:00Z" w16du:dateUtc="2026-08-20T15:15:00Z">
        <w:r w:rsidR="00A777B9" w:rsidRPr="00015210" w:rsidDel="00F919DE">
          <w:delText xml:space="preserve">these forces </w:delText>
        </w:r>
      </w:del>
      <w:r w:rsidR="00A777B9" w:rsidRPr="00015210">
        <w:t xml:space="preserve">around </w:t>
      </w:r>
      <w:r w:rsidR="00A777B9" w:rsidRPr="00015210">
        <w:lastRenderedPageBreak/>
        <w:t>two parts</w:t>
      </w:r>
      <w:del w:id="154" w:author="Xin Li" w:date="2026-08-20T23:15:00Z" w16du:dateUtc="2026-08-20T15:15:00Z">
        <w:r w:rsidR="00A777B9" w:rsidRPr="00015210" w:rsidDel="00F919DE">
          <w:delText xml:space="preserve"> of the internal GenAI answer</w:delText>
        </w:r>
      </w:del>
      <w:r w:rsidR="00A777B9" w:rsidRPr="00015210">
        <w:t xml:space="preserve">: its label and its content. </w:t>
      </w:r>
      <w:del w:id="155" w:author="Xin Li" w:date="2026-08-20T23:16:00Z" w16du:dateUtc="2026-08-20T15:16:00Z">
        <w:r w:rsidR="00A777B9" w:rsidRPr="00015210" w:rsidDel="00F919DE">
          <w:delText xml:space="preserve">The </w:delText>
        </w:r>
      </w:del>
      <w:r w:rsidR="00A777B9" w:rsidRPr="00015210">
        <w:t xml:space="preserve">AI label signals </w:t>
      </w:r>
      <w:ins w:id="156" w:author="Xin Li" w:date="2026-08-20T23:16:00Z" w16du:dateUtc="2026-08-20T15:16:00Z">
        <w:r w:rsidR="00F919DE">
          <w:t xml:space="preserve">a relative static perception of population to the technology. AI content reflects a even changing </w:t>
        </w:r>
      </w:ins>
      <w:ins w:id="157" w:author="Xin Li" w:date="2026-08-20T23:17:00Z" w16du:dateUtc="2026-08-20T15:17:00Z">
        <w:r w:rsidR="00F919DE">
          <w:t>abilities that is independent from AI identity for human’s consumption</w:t>
        </w:r>
      </w:ins>
      <w:del w:id="158" w:author="Xin Li" w:date="2026-08-20T23:17:00Z" w16du:dateUtc="2026-08-20T15:17:00Z">
        <w:r w:rsidR="00A777B9" w:rsidRPr="00015210" w:rsidDel="00F919DE">
          <w:delText>that a competitor has entered the question</w:delText>
        </w:r>
      </w:del>
      <w:r w:rsidR="00A777B9" w:rsidRPr="00015210">
        <w:t xml:space="preserve">. In a community that </w:t>
      </w:r>
      <w:del w:id="159" w:author="Xin Li" w:date="2026-08-20T23:18:00Z" w16du:dateUtc="2026-08-20T15:18:00Z">
        <w:r w:rsidR="00A777B9" w:rsidRPr="00015210" w:rsidDel="00F919DE">
          <w:delText xml:space="preserve">already </w:delText>
        </w:r>
      </w:del>
      <w:r w:rsidR="00A777B9" w:rsidRPr="00015210">
        <w:t xml:space="preserve">views AI-generated content with suspicion, </w:t>
      </w:r>
      <w:ins w:id="160" w:author="Xin Li" w:date="2026-08-20T23:18:00Z" w16du:dateUtc="2026-08-20T15:18:00Z">
        <w:r w:rsidR="00F919DE">
          <w:t xml:space="preserve">we argue </w:t>
        </w:r>
      </w:ins>
      <w:r w:rsidR="00A777B9" w:rsidRPr="00015210">
        <w:t xml:space="preserve">users </w:t>
      </w:r>
      <w:ins w:id="161" w:author="Xin Li" w:date="2026-08-20T23:18:00Z" w16du:dateUtc="2026-08-20T15:18:00Z">
        <w:r w:rsidR="00F919DE">
          <w:t xml:space="preserve">may </w:t>
        </w:r>
      </w:ins>
      <w:r w:rsidR="00A777B9" w:rsidRPr="00015210">
        <w:t>treat this competitor as a</w:t>
      </w:r>
      <w:del w:id="162" w:author="Xin Li" w:date="2026-08-20T23:18:00Z" w16du:dateUtc="2026-08-20T15:18:00Z">
        <w:r w:rsidR="00A777B9" w:rsidRPr="00015210" w:rsidDel="00F919DE">
          <w:delText xml:space="preserve"> weak one.</w:delText>
        </w:r>
      </w:del>
      <w:r w:rsidR="00A777B9" w:rsidRPr="00015210">
        <w:t xml:space="preserve"> </w:t>
      </w:r>
      <w:del w:id="163" w:author="Xin Li" w:date="2026-08-20T23:18:00Z" w16du:dateUtc="2026-08-20T15:18:00Z">
        <w:r w:rsidR="00A777B9" w:rsidRPr="00015210" w:rsidDel="00F919DE">
          <w:delText xml:space="preserve">The presence of a </w:delText>
        </w:r>
      </w:del>
      <w:r w:rsidR="00A777B9" w:rsidRPr="00015210">
        <w:t>weak competitor</w:t>
      </w:r>
      <w:ins w:id="164" w:author="Xin Li" w:date="2026-08-20T23:18:00Z" w16du:dateUtc="2026-08-20T15:18:00Z">
        <w:r w:rsidR="00F919DE">
          <w:t>, which</w:t>
        </w:r>
      </w:ins>
      <w:r w:rsidR="00A777B9" w:rsidRPr="00015210">
        <w:t xml:space="preserve"> can motivate human contribution</w:t>
      </w:r>
      <w:del w:id="165" w:author="Xin Li" w:date="2026-08-20T23:18:00Z" w16du:dateUtc="2026-08-20T15:18:00Z">
        <w:r w:rsidR="00A777B9" w:rsidRPr="00015210" w:rsidDel="00F919DE">
          <w:delText xml:space="preserve"> rather than discourage it</w:delText>
        </w:r>
      </w:del>
      <w:r w:rsidR="00A777B9" w:rsidRPr="00015210">
        <w:t xml:space="preserve">. </w:t>
      </w:r>
      <w:del w:id="166" w:author="Xin Li" w:date="2026-08-20T23:18:00Z" w16du:dateUtc="2026-08-20T15:18:00Z">
        <w:r w:rsidR="00A777B9" w:rsidRPr="00015210" w:rsidDel="00F919DE">
          <w:delText>The AI content works in the other direction</w:delText>
        </w:r>
      </w:del>
      <w:ins w:id="167" w:author="Xin Li" w:date="2026-08-20T23:18:00Z" w16du:dateUtc="2026-08-20T15:18:00Z">
        <w:r w:rsidR="00F919DE">
          <w:t>Meanwhile,</w:t>
        </w:r>
      </w:ins>
      <w:del w:id="168" w:author="Xin Li" w:date="2026-08-20T23:18:00Z" w16du:dateUtc="2026-08-20T15:18:00Z">
        <w:r w:rsidR="00A777B9" w:rsidRPr="00015210" w:rsidDel="00F919DE">
          <w:delText>.</w:delText>
        </w:r>
      </w:del>
      <w:r w:rsidR="00A777B9" w:rsidRPr="00015210">
        <w:t xml:space="preserve"> </w:t>
      </w:r>
      <w:del w:id="169" w:author="Xin Li" w:date="2026-08-20T23:19:00Z" w16du:dateUtc="2026-08-20T15:19:00Z">
        <w:r w:rsidR="00A777B9" w:rsidRPr="00015210" w:rsidDel="00F919DE">
          <w:delText xml:space="preserve">When </w:delText>
        </w:r>
      </w:del>
      <w:r w:rsidR="00A777B9" w:rsidRPr="00015210">
        <w:t xml:space="preserve">the </w:t>
      </w:r>
      <w:ins w:id="170" w:author="Xin Li" w:date="2026-08-20T23:19:00Z" w16du:dateUtc="2026-08-20T15:19:00Z">
        <w:r w:rsidR="00F919DE">
          <w:t xml:space="preserve">length and quality of </w:t>
        </w:r>
      </w:ins>
      <w:r w:rsidR="00A777B9" w:rsidRPr="00015210">
        <w:t xml:space="preserve">AI answer </w:t>
      </w:r>
      <w:ins w:id="171" w:author="Xin Li" w:date="2026-08-20T23:19:00Z" w16du:dateUtc="2026-08-20T15:19:00Z">
        <w:r w:rsidR="00F919DE">
          <w:t xml:space="preserve">show the abilities of AI, which </w:t>
        </w:r>
      </w:ins>
      <w:ins w:id="172" w:author="Xin Li" w:date="2026-08-20T23:21:00Z" w16du:dateUtc="2026-08-20T15:21:00Z">
        <w:r w:rsidR="00F05551">
          <w:t xml:space="preserve">may deter answerers </w:t>
        </w:r>
      </w:ins>
      <w:del w:id="173" w:author="Xin Li" w:date="2026-08-20T23:21:00Z" w16du:dateUtc="2026-08-20T15:21:00Z">
        <w:r w:rsidR="00A777B9" w:rsidRPr="00015210" w:rsidDel="00F05551">
          <w:delText xml:space="preserve">is long and appears comprehensive, </w:delText>
        </w:r>
      </w:del>
      <w:ins w:id="174" w:author="Xin Li" w:date="2026-08-20T23:21:00Z" w16du:dateUtc="2026-08-20T15:21:00Z">
        <w:r w:rsidR="00F05551">
          <w:t xml:space="preserve">who </w:t>
        </w:r>
      </w:ins>
      <w:del w:id="175" w:author="Xin Li" w:date="2026-08-20T23:21:00Z" w16du:dateUtc="2026-08-20T15:21:00Z">
        <w:r w:rsidR="00A777B9" w:rsidRPr="00015210" w:rsidDel="00F05551">
          <w:delText xml:space="preserve">potential answerers may </w:delText>
        </w:r>
      </w:del>
      <w:r w:rsidR="00A777B9" w:rsidRPr="00015210">
        <w:t xml:space="preserve">judge that little of value remains to add, </w:t>
      </w:r>
      <w:ins w:id="176" w:author="Xin Li" w:date="2026-08-20T23:21:00Z" w16du:dateUtc="2026-08-20T15:21:00Z">
        <w:r w:rsidR="00F05551">
          <w:t xml:space="preserve">and motivate </w:t>
        </w:r>
      </w:ins>
      <w:del w:id="177" w:author="Xin Li" w:date="2026-08-20T23:21:00Z" w16du:dateUtc="2026-08-20T15:21:00Z">
        <w:r w:rsidR="00A777B9" w:rsidRPr="00015210" w:rsidDel="00F05551">
          <w:delText xml:space="preserve">and their contribution falls. The same two-part logic applies to the quality of human answers, </w:delText>
        </w:r>
      </w:del>
      <w:ins w:id="178" w:author="Xin Li" w:date="2026-08-20T23:21:00Z" w16du:dateUtc="2026-08-20T15:21:00Z">
        <w:r w:rsidR="00F05551">
          <w:t xml:space="preserve">answerers who are more motivated to </w:t>
        </w:r>
      </w:ins>
      <w:del w:id="179" w:author="Xin Li" w:date="2026-08-20T23:21:00Z" w16du:dateUtc="2026-08-20T15:21:00Z">
        <w:r w:rsidR="00A777B9" w:rsidRPr="00015210" w:rsidDel="00F05551">
          <w:delText>where a higher-</w:delText>
        </w:r>
      </w:del>
      <w:ins w:id="180" w:author="Xin Li" w:date="2026-08-20T23:22:00Z" w16du:dateUtc="2026-08-20T15:22:00Z">
        <w:r w:rsidR="00F05551">
          <w:t xml:space="preserve">contribute more using </w:t>
        </w:r>
      </w:ins>
      <w:r w:rsidR="00A777B9" w:rsidRPr="00015210">
        <w:t xml:space="preserve">quality AI answer </w:t>
      </w:r>
      <w:del w:id="181" w:author="Xin Li" w:date="2026-08-20T23:22:00Z" w16du:dateUtc="2026-08-20T15:22:00Z">
        <w:r w:rsidR="00A777B9" w:rsidRPr="00015210" w:rsidDel="00F05551">
          <w:delText xml:space="preserve">sets </w:delText>
        </w:r>
      </w:del>
      <w:ins w:id="182" w:author="Xin Li" w:date="2026-08-20T23:22:00Z" w16du:dateUtc="2026-08-20T15:22:00Z">
        <w:r w:rsidR="00F05551">
          <w:t xml:space="preserve">as </w:t>
        </w:r>
      </w:ins>
      <w:r w:rsidR="00A777B9" w:rsidRPr="00015210">
        <w:t>a higher benchmark</w:t>
      </w:r>
      <w:del w:id="183" w:author="Xin Li" w:date="2026-08-20T23:22:00Z" w16du:dateUtc="2026-08-20T15:22:00Z">
        <w:r w:rsidR="00A777B9" w:rsidRPr="00015210" w:rsidDel="00F05551">
          <w:delText xml:space="preserve"> that human contributors respond to</w:delText>
        </w:r>
      </w:del>
      <w:r w:rsidR="00A777B9" w:rsidRPr="00015210">
        <w:t>. The net effect therefore depends on how the label and the content combine.</w:t>
      </w:r>
    </w:p>
    <w:p w14:paraId="7A0A285C" w14:textId="720FB33D" w:rsidR="00F919DE" w:rsidRPr="00015210" w:rsidDel="00F05551" w:rsidRDefault="007515D4" w:rsidP="00F919DE">
      <w:pPr>
        <w:pStyle w:val="Paragraph0"/>
        <w:rPr>
          <w:del w:id="184" w:author="Xin Li" w:date="2026-08-20T23:25:00Z" w16du:dateUtc="2026-08-20T15:25:00Z"/>
          <w:moveTo w:id="185" w:author="Xin Li" w:date="2026-08-20T23:13:00Z" w16du:dateUtc="2026-08-20T15:13:00Z"/>
        </w:rPr>
      </w:pPr>
      <w:r w:rsidRPr="00015210">
        <w:t xml:space="preserve">To </w:t>
      </w:r>
      <w:r w:rsidR="00B84E45" w:rsidRPr="00015210">
        <w:t>investigate</w:t>
      </w:r>
      <w:r w:rsidR="00AC2B8A" w:rsidRPr="00015210">
        <w:t xml:space="preserve"> internal GenAI</w:t>
      </w:r>
      <w:r w:rsidR="00534D0B" w:rsidRPr="00015210">
        <w:t>’</w:t>
      </w:r>
      <w:r w:rsidR="001F5883" w:rsidRPr="00015210">
        <w:t>s</w:t>
      </w:r>
      <w:r w:rsidR="00FB27FA" w:rsidRPr="00015210">
        <w:t xml:space="preserve"> impacts</w:t>
      </w:r>
      <w:r w:rsidR="00374FC1" w:rsidRPr="00015210">
        <w:t xml:space="preserve"> in the presence of external GenAI availability</w:t>
      </w:r>
      <w:r w:rsidRPr="00015210">
        <w:t>, we leverage a randomized experiment conducted by a leading</w:t>
      </w:r>
      <w:r w:rsidR="001F5883" w:rsidRPr="00015210">
        <w:t xml:space="preserve"> online</w:t>
      </w:r>
      <w:r w:rsidRPr="00015210">
        <w:t xml:space="preserve"> technical Q&amp;A community</w:t>
      </w:r>
      <w:r w:rsidR="00B9048F" w:rsidRPr="00015210">
        <w:t xml:space="preserve"> in China</w:t>
      </w:r>
      <w:r w:rsidR="002C29E2" w:rsidRPr="00015210">
        <w:t>,</w:t>
      </w:r>
      <w:r w:rsidR="00245A01" w:rsidRPr="00015210">
        <w:t xml:space="preserve"> where the platform introduced a GenAI bot to provide answers to randomly selected questions. </w:t>
      </w:r>
      <w:r w:rsidRPr="00015210">
        <w:t xml:space="preserve">This setting is particularly </w:t>
      </w:r>
      <w:r w:rsidR="001F5883" w:rsidRPr="00015210">
        <w:t>well</w:t>
      </w:r>
      <w:r w:rsidR="003C63AE" w:rsidRPr="00015210">
        <w:t>-</w:t>
      </w:r>
      <w:r w:rsidR="009D3766" w:rsidRPr="00015210">
        <w:t>suited</w:t>
      </w:r>
      <w:r w:rsidRPr="00015210">
        <w:t xml:space="preserve"> for our study due to </w:t>
      </w:r>
      <w:r w:rsidR="00245A01" w:rsidRPr="00015210">
        <w:t>the platform</w:t>
      </w:r>
      <w:r w:rsidR="00534D0B" w:rsidRPr="00015210">
        <w:t>’</w:t>
      </w:r>
      <w:r w:rsidR="00245A01" w:rsidRPr="00015210">
        <w:t>s early adoption of internal GenAI, its IT professional user base</w:t>
      </w:r>
      <w:r w:rsidR="00A777B9" w:rsidRPr="00015210">
        <w:t xml:space="preserve"> that faces a competitive environment where internal GenAI directly competes for limited recognition and user attention</w:t>
      </w:r>
      <w:r w:rsidR="00245A01" w:rsidRPr="00015210">
        <w:t>, and the randomized design that enables clean causal inference.</w:t>
      </w:r>
      <w:r w:rsidR="00374FC1" w:rsidRPr="00015210">
        <w:t xml:space="preserve"> Critically, our treatment effect should be interpreted as the impact of adding visible, platform-integrated </w:t>
      </w:r>
      <w:r w:rsidR="00E76C4F" w:rsidRPr="00015210">
        <w:t>internal Gen</w:t>
      </w:r>
      <w:r w:rsidR="00374FC1" w:rsidRPr="00015210">
        <w:t>AI answers on top of a baseline where users have access to external GenAI tools like ChatGPT.</w:t>
      </w:r>
      <w:ins w:id="186" w:author="Xin Li" w:date="2026-08-20T23:13:00Z" w16du:dateUtc="2026-08-20T15:13:00Z">
        <w:r w:rsidR="00F919DE" w:rsidRPr="00F919DE">
          <w:t xml:space="preserve"> </w:t>
        </w:r>
      </w:ins>
      <w:moveToRangeStart w:id="187" w:author="Xin Li" w:date="2026-08-20T23:13:00Z" w:name="move238160053"/>
      <w:moveTo w:id="188" w:author="Xin Li" w:date="2026-08-20T23:13:00Z" w16du:dateUtc="2026-08-20T15:13:00Z">
        <w:del w:id="189" w:author="Xin Li" w:date="2026-08-20T23:23:00Z" w16du:dateUtc="2026-08-20T15:23:00Z">
          <w:r w:rsidR="00F919DE" w:rsidRPr="00015210" w:rsidDel="00F05551">
            <w:delText>We study these questions in a setting where users retain access to external GenAI, and i</w:delText>
          </w:r>
        </w:del>
      </w:moveTo>
      <w:ins w:id="190" w:author="Xin Li" w:date="2026-08-20T23:23:00Z" w16du:dateUtc="2026-08-20T15:23:00Z">
        <w:r w:rsidR="00F05551">
          <w:t>I</w:t>
        </w:r>
      </w:ins>
      <w:moveTo w:id="191" w:author="Xin Li" w:date="2026-08-20T23:13:00Z" w16du:dateUtc="2026-08-20T15:13:00Z">
        <w:r w:rsidR="00F919DE" w:rsidRPr="00015210">
          <w:t xml:space="preserve">t is useful to be precise about what the platform does and does not restrict. </w:t>
        </w:r>
      </w:moveTo>
      <w:ins w:id="192" w:author="Xin Li" w:date="2026-08-20T23:23:00Z" w16du:dateUtc="2026-08-20T15:23:00Z">
        <w:r w:rsidR="00F05551">
          <w:t xml:space="preserve">On the one hand, </w:t>
        </w:r>
      </w:ins>
      <w:moveTo w:id="193" w:author="Xin Li" w:date="2026-08-20T23:13:00Z" w16du:dateUtc="2026-08-20T15:13:00Z">
        <w:del w:id="194" w:author="Xin Li" w:date="2026-08-20T23:23:00Z" w16du:dateUtc="2026-08-20T15:23:00Z">
          <w:r w:rsidR="00F919DE" w:rsidRPr="00015210" w:rsidDel="00F05551">
            <w:delText>T</w:delText>
          </w:r>
        </w:del>
      </w:moveTo>
      <w:ins w:id="195" w:author="Xin Li" w:date="2026-08-20T23:23:00Z" w16du:dateUtc="2026-08-20T15:23:00Z">
        <w:r w:rsidR="00F05551">
          <w:t>t</w:t>
        </w:r>
      </w:ins>
      <w:moveTo w:id="196" w:author="Xin Li" w:date="2026-08-20T23:13:00Z" w16du:dateUtc="2026-08-20T15:13:00Z">
        <w:r w:rsidR="00F919DE" w:rsidRPr="00015210">
          <w:t xml:space="preserve">he community </w:t>
        </w:r>
        <w:del w:id="197" w:author="Xin Li" w:date="2026-08-20T23:23:00Z" w16du:dateUtc="2026-08-20T15:23:00Z">
          <w:r w:rsidR="00F919DE" w:rsidRPr="00015210" w:rsidDel="00F05551">
            <w:delText xml:space="preserve">in our setting </w:delText>
          </w:r>
        </w:del>
        <w:r w:rsidR="00F919DE" w:rsidRPr="00015210">
          <w:t xml:space="preserve">discourages </w:t>
        </w:r>
        <w:del w:id="198" w:author="Xin Li" w:date="2026-08-20T23:24:00Z" w16du:dateUtc="2026-08-20T15:24:00Z">
          <w:r w:rsidR="00F919DE" w:rsidRPr="00015210" w:rsidDel="00F05551">
            <w:delText>the posting of</w:delText>
          </w:r>
        </w:del>
        <w:del w:id="199" w:author="Xin Li" w:date="2026-08-20T23:23:00Z" w16du:dateUtc="2026-08-20T15:23:00Z">
          <w:r w:rsidR="00F919DE" w:rsidRPr="00015210" w:rsidDel="00F05551">
            <w:delText xml:space="preserve"> AI-generated answers</w:delText>
          </w:r>
        </w:del>
        <w:del w:id="200" w:author="Xin Li" w:date="2026-08-20T23:24:00Z" w16du:dateUtc="2026-08-20T15:24:00Z">
          <w:r w:rsidR="00F919DE" w:rsidRPr="00015210" w:rsidDel="00F05551">
            <w:delText xml:space="preserve">, that is, answers that </w:delText>
          </w:r>
        </w:del>
        <w:r w:rsidR="00F919DE" w:rsidRPr="00015210">
          <w:t xml:space="preserve">a user copies from an external </w:t>
        </w:r>
      </w:moveTo>
      <w:ins w:id="201" w:author="Xin Li" w:date="2026-08-20T23:23:00Z" w16du:dateUtc="2026-08-20T15:23:00Z">
        <w:r w:rsidR="00F05551" w:rsidRPr="00015210">
          <w:t xml:space="preserve">AI-generated answer </w:t>
        </w:r>
      </w:ins>
      <w:moveTo w:id="202" w:author="Xin Li" w:date="2026-08-20T23:13:00Z" w16du:dateUtc="2026-08-20T15:13:00Z">
        <w:del w:id="203" w:author="Xin Li" w:date="2026-08-20T23:24:00Z" w16du:dateUtc="2026-08-20T15:24:00Z">
          <w:r w:rsidR="00F919DE" w:rsidRPr="00015210" w:rsidDel="00F05551">
            <w:delText xml:space="preserve">tool </w:delText>
          </w:r>
        </w:del>
        <w:r w:rsidR="00F919DE" w:rsidRPr="00015210">
          <w:t xml:space="preserve">and submits as the user’s own work. </w:t>
        </w:r>
      </w:moveTo>
      <w:ins w:id="204" w:author="Xin Li" w:date="2026-08-20T23:24:00Z" w16du:dateUtc="2026-08-20T15:24:00Z">
        <w:r w:rsidR="00F05551">
          <w:t xml:space="preserve">On the other hand, </w:t>
        </w:r>
      </w:ins>
      <w:moveTo w:id="205" w:author="Xin Li" w:date="2026-08-20T23:13:00Z" w16du:dateUtc="2026-08-20T15:13:00Z">
        <w:del w:id="206" w:author="Xin Li" w:date="2026-08-20T23:24:00Z" w16du:dateUtc="2026-08-20T15:24:00Z">
          <w:r w:rsidR="00F919DE" w:rsidRPr="00015210" w:rsidDel="00F05551">
            <w:delText>I</w:delText>
          </w:r>
        </w:del>
      </w:moveTo>
      <w:ins w:id="207" w:author="Xin Li" w:date="2026-08-20T23:24:00Z" w16du:dateUtc="2026-08-20T15:24:00Z">
        <w:r w:rsidR="00F05551">
          <w:t>i</w:t>
        </w:r>
      </w:ins>
      <w:moveTo w:id="208" w:author="Xin Li" w:date="2026-08-20T23:13:00Z" w16du:dateUtc="2026-08-20T15:13:00Z">
        <w:r w:rsidR="00F919DE" w:rsidRPr="00015210">
          <w:t xml:space="preserve">t </w:t>
        </w:r>
        <w:del w:id="209" w:author="Xin Li" w:date="2026-08-20T23:24:00Z" w16du:dateUtc="2026-08-20T15:24:00Z">
          <w:r w:rsidR="00F919DE" w:rsidRPr="00015210" w:rsidDel="00F05551">
            <w:delText xml:space="preserve">does not, and </w:delText>
          </w:r>
        </w:del>
        <w:r w:rsidR="00F919DE" w:rsidRPr="00015210">
          <w:t>in practice cannot</w:t>
        </w:r>
        <w:del w:id="210" w:author="Xin Li" w:date="2026-08-20T23:24:00Z" w16du:dateUtc="2026-08-20T15:24:00Z">
          <w:r w:rsidR="00F919DE" w:rsidRPr="00015210" w:rsidDel="00F05551">
            <w:delText>,</w:delText>
          </w:r>
        </w:del>
        <w:r w:rsidR="00F919DE" w:rsidRPr="00015210">
          <w:t xml:space="preserve"> prevent users from consulting ChatGPT or learning from it before they post. The baseline against which we measure the effect of internal GenAI is therefore one in which external GenAI remains available for private use</w:t>
        </w:r>
        <w:del w:id="211" w:author="Xin Li" w:date="2026-08-20T23:25:00Z" w16du:dateUtc="2026-08-20T15:25:00Z">
          <w:r w:rsidR="00F919DE" w:rsidRPr="00015210" w:rsidDel="00F05551">
            <w:delText xml:space="preserve"> and continues to divert demand. Our estimate is the effect of adding a visible, platform-integrated internal GenAI answer on top of this baseline</w:delText>
          </w:r>
        </w:del>
        <w:r w:rsidR="00F919DE" w:rsidRPr="00015210">
          <w:t>.</w:t>
        </w:r>
      </w:moveTo>
    </w:p>
    <w:moveToRangeEnd w:id="187"/>
    <w:p w14:paraId="62E49C7A" w14:textId="72BB4A94" w:rsidR="00374FC1" w:rsidRPr="00015210" w:rsidRDefault="00374FC1" w:rsidP="00374FC1">
      <w:pPr>
        <w:pStyle w:val="Paragraph0"/>
      </w:pPr>
    </w:p>
    <w:p w14:paraId="417B18B4" w14:textId="3AD26352" w:rsidR="00A777B9" w:rsidRPr="00015210" w:rsidRDefault="00A777B9" w:rsidP="00963733">
      <w:pPr>
        <w:pStyle w:val="Paragraph0"/>
      </w:pPr>
      <w:bookmarkStart w:id="212" w:name="OLE_LINK14"/>
      <w:r w:rsidRPr="00015210">
        <w:t xml:space="preserve">Our results show that the effect of internal GenAI is </w:t>
      </w:r>
      <w:del w:id="213" w:author="Xin Li" w:date="2026-08-20T23:25:00Z" w16du:dateUtc="2026-08-20T15:25:00Z">
        <w:r w:rsidRPr="00015210" w:rsidDel="00B31BBB">
          <w:delText xml:space="preserve">not a single deterrence effect but </w:delText>
        </w:r>
      </w:del>
      <w:r w:rsidRPr="00015210">
        <w:t xml:space="preserve">the combination of two opposing </w:t>
      </w:r>
      <w:r w:rsidRPr="00015210">
        <w:lastRenderedPageBreak/>
        <w:t xml:space="preserve">forces. On answer supply, the AI label raises human contribution. This pattern fits the view that users treat the AI as a weak competitor whose presence invites participation. </w:t>
      </w:r>
      <w:ins w:id="214" w:author="Xin Li" w:date="2026-08-20T23:26:00Z" w16du:dateUtc="2026-08-20T15:26:00Z">
        <w:r w:rsidR="00B31BBB">
          <w:t xml:space="preserve">Meanwhile, </w:t>
        </w:r>
      </w:ins>
      <w:del w:id="215" w:author="Xin Li" w:date="2026-08-20T23:26:00Z" w16du:dateUtc="2026-08-20T15:26:00Z">
        <w:r w:rsidRPr="00015210" w:rsidDel="00B31BBB">
          <w:delText>L</w:delText>
        </w:r>
      </w:del>
      <w:ins w:id="216" w:author="Xin Li" w:date="2026-08-20T23:26:00Z" w16du:dateUtc="2026-08-20T15:26:00Z">
        <w:r w:rsidR="00B31BBB">
          <w:t>l</w:t>
        </w:r>
      </w:ins>
      <w:r w:rsidRPr="00015210">
        <w:t xml:space="preserve">onger AI content </w:t>
      </w:r>
      <w:del w:id="217" w:author="Xin Li" w:date="2026-08-20T23:26:00Z" w16du:dateUtc="2026-08-20T15:26:00Z">
        <w:r w:rsidRPr="00015210" w:rsidDel="00B31BBB">
          <w:delText xml:space="preserve">works against this, but not because length signals higher quality. A longer answer </w:delText>
        </w:r>
      </w:del>
      <w:r w:rsidRPr="00015210">
        <w:t>creates a perception of coverage</w:t>
      </w:r>
      <w:ins w:id="218" w:author="Xin Li" w:date="2026-08-20T23:27:00Z" w16du:dateUtc="2026-08-20T15:27:00Z">
        <w:r w:rsidR="00B31BBB">
          <w:t xml:space="preserve"> and reduces </w:t>
        </w:r>
      </w:ins>
      <w:del w:id="219" w:author="Xin Li" w:date="2026-08-20T23:27:00Z" w16du:dateUtc="2026-08-20T15:27:00Z">
        <w:r w:rsidRPr="00015210" w:rsidDel="00B31BBB">
          <w:delText xml:space="preserve">: the answer appears comprehensive, so the room left to add something of value seems to shrink, and </w:delText>
        </w:r>
      </w:del>
      <w:r w:rsidRPr="00015210">
        <w:t>human contribution</w:t>
      </w:r>
      <w:del w:id="220" w:author="Xin Li" w:date="2026-08-20T23:27:00Z" w16du:dateUtc="2026-08-20T15:27:00Z">
        <w:r w:rsidRPr="00015210" w:rsidDel="00B31BBB">
          <w:delText xml:space="preserve"> falls</w:delText>
        </w:r>
      </w:del>
      <w:r w:rsidRPr="00015210">
        <w:t xml:space="preserve">. </w:t>
      </w:r>
      <w:del w:id="221" w:author="Xin Li" w:date="2026-08-20T23:27:00Z" w16du:dateUtc="2026-08-20T15:27:00Z">
        <w:r w:rsidRPr="00015210" w:rsidDel="00B31BBB">
          <w:delText xml:space="preserve">Because AI answers in our setting typically carry substantial content, the average effect on supply is negative. </w:delText>
        </w:r>
      </w:del>
      <w:r w:rsidRPr="00015210">
        <w:t xml:space="preserve">On answer quality, </w:t>
      </w:r>
      <w:del w:id="222" w:author="Xin Li" w:date="2026-08-20T23:27:00Z" w16du:dateUtc="2026-08-20T15:27:00Z">
        <w:r w:rsidRPr="00015210" w:rsidDel="00B31BBB">
          <w:delText>the AI content again does the work. H</w:delText>
        </w:r>
      </w:del>
      <w:ins w:id="223" w:author="Xin Li" w:date="2026-08-20T23:27:00Z" w16du:dateUtc="2026-08-20T15:27:00Z">
        <w:r w:rsidR="00B31BBB">
          <w:t>h</w:t>
        </w:r>
      </w:ins>
      <w:r w:rsidRPr="00015210">
        <w:t xml:space="preserve">igher-quality AI answers raise the quality of the first human answer, </w:t>
      </w:r>
      <w:del w:id="224" w:author="Xin Li" w:date="2026-08-20T23:27:00Z" w16du:dateUtc="2026-08-20T15:27:00Z">
        <w:r w:rsidRPr="00015210" w:rsidDel="00B31BBB">
          <w:delText xml:space="preserve">and they do so </w:delText>
        </w:r>
      </w:del>
      <w:r w:rsidRPr="00015210">
        <w:t xml:space="preserve">because human contributors respond by </w:t>
      </w:r>
      <w:r w:rsidR="00534D0B" w:rsidRPr="00015210">
        <w:t>improving</w:t>
      </w:r>
      <w:r w:rsidRPr="00015210">
        <w:t xml:space="preserve"> their answers</w:t>
      </w:r>
      <w:r w:rsidR="00534D0B" w:rsidRPr="00015210">
        <w:t>’ accuracy</w:t>
      </w:r>
      <w:r w:rsidRPr="00015210">
        <w:t xml:space="preserve"> </w:t>
      </w:r>
      <w:r w:rsidR="00534D0B" w:rsidRPr="00015210">
        <w:t>based on</w:t>
      </w:r>
      <w:r w:rsidRPr="00015210">
        <w:t xml:space="preserve"> the AI answer. Separating the AI label effect from the AI content effect </w:t>
      </w:r>
      <w:del w:id="225" w:author="Xin Li" w:date="2026-08-20T23:28:00Z" w16du:dateUtc="2026-08-20T15:28:00Z">
        <w:r w:rsidRPr="00015210" w:rsidDel="00B31BBB">
          <w:delText xml:space="preserve">explains why the average effect can differ from either part on its own, and it </w:delText>
        </w:r>
      </w:del>
      <w:r w:rsidRPr="00015210">
        <w:t>provides a framework for reasoning about how AI will affect human contribution as its content characteristics change</w:t>
      </w:r>
      <w:ins w:id="226" w:author="Xin Li" w:date="2026-08-20T23:28:00Z" w16du:dateUtc="2026-08-20T15:28:00Z">
        <w:r w:rsidR="00B31BBB">
          <w:t xml:space="preserve"> with capability improvement</w:t>
        </w:r>
      </w:ins>
      <w:r w:rsidRPr="00015210">
        <w:t xml:space="preserve">. </w:t>
      </w:r>
    </w:p>
    <w:bookmarkEnd w:id="212"/>
    <w:p w14:paraId="0123B0A9" w14:textId="181B2A3F" w:rsidR="00CF121E" w:rsidRPr="00015210" w:rsidRDefault="008D2979" w:rsidP="00CF121E">
      <w:pPr>
        <w:pStyle w:val="Paragraph0"/>
      </w:pPr>
      <w:r w:rsidRPr="00015210">
        <w:t>Our paper makes theoretical and practical contributions. We extend research on GenAI in online communities by studying platform-provided internal GenAI as a governance arrangement distinct from external GenAI, and by examining its effect on human contributors in a competitive environment</w:t>
      </w:r>
      <w:del w:id="227" w:author="Xin Li" w:date="2026-08-20T23:28:00Z" w16du:dateUtc="2026-08-20T15:28:00Z">
        <w:r w:rsidRPr="00015210" w:rsidDel="00B31BBB">
          <w:delText xml:space="preserve"> where external GenAI remains available</w:delText>
        </w:r>
      </w:del>
      <w:r w:rsidRPr="00015210">
        <w:t xml:space="preserve">. Building on dual-process theory and the logic of competition dynamics, </w:t>
      </w:r>
      <w:del w:id="228" w:author="Xin Li" w:date="2026-08-20T23:29:00Z" w16du:dateUtc="2026-08-20T15:29:00Z">
        <w:r w:rsidRPr="00015210" w:rsidDel="00B31BBB">
          <w:delText>and by</w:delText>
        </w:r>
      </w:del>
      <w:ins w:id="229" w:author="Xin Li" w:date="2026-08-20T23:29:00Z" w16du:dateUtc="2026-08-20T15:29:00Z">
        <w:r w:rsidR="00B31BBB">
          <w:t>we</w:t>
        </w:r>
      </w:ins>
      <w:r w:rsidRPr="00015210">
        <w:t xml:space="preserve"> separat</w:t>
      </w:r>
      <w:ins w:id="230" w:author="Xin Li" w:date="2026-08-20T23:29:00Z" w16du:dateUtc="2026-08-20T15:29:00Z">
        <w:r w:rsidR="00B31BBB">
          <w:t>e</w:t>
        </w:r>
      </w:ins>
      <w:del w:id="231" w:author="Xin Li" w:date="2026-08-20T23:29:00Z" w16du:dateUtc="2026-08-20T15:29:00Z">
        <w:r w:rsidRPr="00015210" w:rsidDel="00B31BBB">
          <w:delText>ing</w:delText>
        </w:r>
      </w:del>
      <w:r w:rsidRPr="00015210">
        <w:t xml:space="preserve"> the AI label effect from the AI content effect, </w:t>
      </w:r>
      <w:del w:id="232" w:author="Xin Li" w:date="2026-08-20T23:29:00Z" w16du:dateUtc="2026-08-20T15:29:00Z">
        <w:r w:rsidRPr="00015210" w:rsidDel="00B31BBB">
          <w:delText xml:space="preserve">we </w:delText>
        </w:r>
      </w:del>
      <w:ins w:id="233" w:author="Xin Li" w:date="2026-08-20T23:29:00Z" w16du:dateUtc="2026-08-20T15:29:00Z">
        <w:r w:rsidR="00B31BBB">
          <w:t>and</w:t>
        </w:r>
        <w:r w:rsidR="00B31BBB" w:rsidRPr="00015210">
          <w:t xml:space="preserve"> </w:t>
        </w:r>
      </w:ins>
      <w:r w:rsidRPr="00015210">
        <w:t>show that the community</w:t>
      </w:r>
      <w:r w:rsidR="00534D0B" w:rsidRPr="00015210">
        <w:t>’</w:t>
      </w:r>
      <w:r w:rsidRPr="00015210">
        <w:t xml:space="preserve">s response to an AI competitor </w:t>
      </w:r>
      <w:del w:id="234" w:author="Xin Li" w:date="2026-08-20T23:29:00Z" w16du:dateUtc="2026-08-20T15:29:00Z">
        <w:r w:rsidRPr="00015210" w:rsidDel="00B31BBB">
          <w:delText xml:space="preserve">is neither uniformly negative nor uniformly positive and </w:delText>
        </w:r>
      </w:del>
      <w:r w:rsidRPr="00015210">
        <w:t>depends on identifiable features of the AI answer</w:t>
      </w:r>
      <w:ins w:id="235" w:author="Xin Li" w:date="2026-08-20T23:30:00Z" w16du:dateUtc="2026-08-20T15:30:00Z">
        <w:r w:rsidR="008606F3">
          <w:t>, such as length and quality</w:t>
        </w:r>
      </w:ins>
      <w:r w:rsidRPr="00015210">
        <w:t>. This decomposition also lets us reason about future settings in which AI content continues to improve. For practice, our findings help platforms integrate AI while preserving the distinctive value of human contributions in a world where external AI tools are ubiquitous.</w:t>
      </w:r>
    </w:p>
    <w:bookmarkEnd w:id="57"/>
    <w:p w14:paraId="1344DC29" w14:textId="5DC8EB01" w:rsidR="000E4EEB" w:rsidRPr="00015210" w:rsidRDefault="000E4EEB">
      <w:pPr>
        <w:spacing w:after="120"/>
        <w:jc w:val="both"/>
        <w:rPr>
          <w:rFonts w:eastAsiaTheme="minorEastAsia" w:cs="Georgia"/>
          <w:b/>
          <w:caps/>
          <w:kern w:val="32"/>
        </w:rPr>
      </w:pPr>
    </w:p>
    <w:p w14:paraId="54DB66C0" w14:textId="446C8C08" w:rsidR="00F40939" w:rsidRPr="00015210" w:rsidRDefault="00F40939" w:rsidP="0057336B">
      <w:pPr>
        <w:pStyle w:val="Heading1"/>
      </w:pPr>
      <w:bookmarkStart w:id="236" w:name="OLE_LINK13"/>
      <w:r w:rsidRPr="00015210">
        <w:t>Literature Review</w:t>
      </w:r>
    </w:p>
    <w:p w14:paraId="75098FDC" w14:textId="603394F7" w:rsidR="000A4E92" w:rsidRPr="00015210" w:rsidRDefault="00254CE0" w:rsidP="00633022">
      <w:pPr>
        <w:pStyle w:val="Paragraph0"/>
      </w:pPr>
      <w:r w:rsidRPr="00015210">
        <w:t xml:space="preserve">Our study draws on two literatures. </w:t>
      </w:r>
      <w:moveFromRangeStart w:id="237" w:author="Xin Li" w:date="2026-08-20T23:30:00Z" w:name="move238161047"/>
      <w:moveFrom w:id="238" w:author="Xin Li" w:date="2026-08-20T23:30:00Z" w16du:dateUtc="2026-08-20T15:30:00Z">
        <w:r w:rsidRPr="00015210" w:rsidDel="008606F3">
          <w:t>The first concerns what drives a community member</w:t>
        </w:r>
        <w:r w:rsidR="00534D0B" w:rsidRPr="00015210" w:rsidDel="008606F3">
          <w:t>’</w:t>
        </w:r>
        <w:r w:rsidRPr="00015210" w:rsidDel="008606F3">
          <w:t xml:space="preserve">s decision to answer a question that already has prior contributions. </w:t>
        </w:r>
      </w:moveFrom>
      <w:moveFromRangeEnd w:id="237"/>
      <w:r w:rsidRPr="00015210">
        <w:t xml:space="preserve">The </w:t>
      </w:r>
      <w:del w:id="239" w:author="Xin Li" w:date="2026-08-20T23:30:00Z" w16du:dateUtc="2026-08-20T15:30:00Z">
        <w:r w:rsidRPr="00015210" w:rsidDel="008606F3">
          <w:delText xml:space="preserve">second </w:delText>
        </w:r>
      </w:del>
      <w:ins w:id="240" w:author="Xin Li" w:date="2026-08-20T23:30:00Z" w16du:dateUtc="2026-08-20T15:30:00Z">
        <w:r w:rsidR="008606F3">
          <w:t>first</w:t>
        </w:r>
        <w:r w:rsidR="008606F3" w:rsidRPr="00015210">
          <w:t xml:space="preserve"> </w:t>
        </w:r>
      </w:ins>
      <w:r w:rsidRPr="00015210">
        <w:t xml:space="preserve">concerns how generative AI has reshaped online Q&amp;A communities. </w:t>
      </w:r>
      <w:moveToRangeStart w:id="241" w:author="Xin Li" w:date="2026-08-20T23:30:00Z" w:name="move238161047"/>
      <w:moveTo w:id="242" w:author="Xin Li" w:date="2026-08-20T23:30:00Z" w16du:dateUtc="2026-08-20T15:30:00Z">
        <w:r w:rsidR="008606F3" w:rsidRPr="00015210">
          <w:t xml:space="preserve">The </w:t>
        </w:r>
        <w:del w:id="243" w:author="Xin Li" w:date="2026-08-20T23:30:00Z" w16du:dateUtc="2026-08-20T15:30:00Z">
          <w:r w:rsidR="008606F3" w:rsidRPr="00015210" w:rsidDel="008606F3">
            <w:delText>first</w:delText>
          </w:r>
        </w:del>
      </w:moveTo>
      <w:ins w:id="244" w:author="Xin Li" w:date="2026-08-20T23:30:00Z" w16du:dateUtc="2026-08-20T15:30:00Z">
        <w:r w:rsidR="008606F3">
          <w:t>second</w:t>
        </w:r>
      </w:ins>
      <w:moveTo w:id="245" w:author="Xin Li" w:date="2026-08-20T23:30:00Z" w16du:dateUtc="2026-08-20T15:30:00Z">
        <w:r w:rsidR="008606F3" w:rsidRPr="00015210">
          <w:t xml:space="preserve"> concerns what drives a community </w:t>
        </w:r>
        <w:del w:id="246" w:author="Xin Li" w:date="2026-08-22T07:42:00Z" w16du:dateUtc="2026-08-21T23:42:00Z">
          <w:r w:rsidR="008606F3" w:rsidRPr="00015210" w:rsidDel="004E55FA">
            <w:delText>member</w:delText>
          </w:r>
        </w:del>
      </w:moveTo>
      <w:ins w:id="247" w:author="Xin Li" w:date="2026-08-22T07:42:00Z" w16du:dateUtc="2026-08-21T23:42:00Z">
        <w:r w:rsidR="004E55FA">
          <w:t>answerer</w:t>
        </w:r>
      </w:ins>
      <w:moveTo w:id="248" w:author="Xin Li" w:date="2026-08-20T23:30:00Z" w16du:dateUtc="2026-08-20T15:30:00Z">
        <w:r w:rsidR="008606F3" w:rsidRPr="00015210">
          <w:t xml:space="preserve">’s decision to answer a question that already has prior contributions. </w:t>
        </w:r>
      </w:moveTo>
      <w:moveToRangeEnd w:id="241"/>
      <w:r w:rsidRPr="00015210">
        <w:t xml:space="preserve">We organize the second literature by the structural role AI plays relative to the human answerer, because that role determines both what each study is able to identify and what it necessarily leaves open. We then draw on a third literature, on human responses to identified machine agents, which </w:t>
      </w:r>
      <w:del w:id="249" w:author="Xin Li" w:date="2026-08-20T23:31:00Z" w16du:dateUtc="2026-08-20T15:31:00Z">
        <w:r w:rsidRPr="00015210" w:rsidDel="008606F3">
          <w:delText xml:space="preserve">supplies the </w:delText>
        </w:r>
      </w:del>
      <w:r w:rsidRPr="00015210">
        <w:t>bridge</w:t>
      </w:r>
      <w:ins w:id="250" w:author="Xin Li" w:date="2026-08-20T23:31:00Z" w16du:dateUtc="2026-08-20T15:31:00Z">
        <w:r w:rsidR="008606F3">
          <w:t>s</w:t>
        </w:r>
      </w:ins>
      <w:r w:rsidRPr="00015210">
        <w:t xml:space="preserve"> </w:t>
      </w:r>
      <w:del w:id="251" w:author="Xin Li" w:date="2026-08-20T23:31:00Z" w16du:dateUtc="2026-08-20T15:31:00Z">
        <w:r w:rsidRPr="00015210" w:rsidDel="008606F3">
          <w:delText xml:space="preserve">between </w:delText>
        </w:r>
      </w:del>
      <w:r w:rsidRPr="00015210">
        <w:t>the two.</w:t>
      </w:r>
    </w:p>
    <w:bookmarkEnd w:id="236"/>
    <w:p w14:paraId="1B2AC68D" w14:textId="77777777" w:rsidR="00E912B4" w:rsidRPr="00015210" w:rsidRDefault="00E912B4" w:rsidP="00E912B4">
      <w:pPr>
        <w:pStyle w:val="Paragraph0"/>
        <w:sectPr w:rsidR="00E912B4" w:rsidRPr="00015210" w:rsidSect="00E912B4">
          <w:pgSz w:w="12240" w:h="15840" w:code="1"/>
          <w:pgMar w:top="1440" w:right="1440" w:bottom="1440" w:left="1440" w:header="720" w:footer="144" w:gutter="0"/>
          <w:cols w:space="720"/>
          <w:docGrid w:linePitch="299"/>
        </w:sectPr>
      </w:pPr>
    </w:p>
    <w:p w14:paraId="530FD548" w14:textId="77777777" w:rsidR="00E912B4" w:rsidRPr="00015210" w:rsidRDefault="00E912B4" w:rsidP="00E912B4">
      <w:pPr>
        <w:pStyle w:val="TableFiguretitle"/>
      </w:pPr>
      <w:bookmarkStart w:id="252" w:name="_Ref177391594"/>
      <w:bookmarkStart w:id="253" w:name="_Ref177391587"/>
      <w:r w:rsidRPr="00015210">
        <w:lastRenderedPageBreak/>
        <w:t xml:space="preserve">Table </w:t>
      </w:r>
      <w:fldSimple w:instr=" SEQ Table \* ARABIC ">
        <w:r w:rsidRPr="00015210">
          <w:t>1</w:t>
        </w:r>
      </w:fldSimple>
      <w:bookmarkEnd w:id="252"/>
      <w:r w:rsidRPr="00015210">
        <w:t xml:space="preserve">. </w:t>
      </w:r>
      <w:bookmarkEnd w:id="253"/>
      <w:r w:rsidRPr="00015210">
        <w:t>Summary of empirical research on the effects of generative AI on online Q&amp;A communities</w:t>
      </w:r>
    </w:p>
    <w:tbl>
      <w:tblPr>
        <w:tblW w:w="4934" w:type="pct"/>
        <w:jc w:val="center"/>
        <w:tblLayout w:type="fixed"/>
        <w:tblCellMar>
          <w:left w:w="14" w:type="dxa"/>
          <w:right w:w="14" w:type="dxa"/>
        </w:tblCellMar>
        <w:tblLook w:val="04A0" w:firstRow="1" w:lastRow="0" w:firstColumn="1" w:lastColumn="0" w:noHBand="0" w:noVBand="1"/>
        <w:tblPrChange w:id="254" w:author="Xin Li" w:date="2026-08-20T23:34:00Z" w16du:dateUtc="2026-08-20T15:34:00Z">
          <w:tblPr>
            <w:tblW w:w="5015" w:type="pct"/>
            <w:jc w:val="center"/>
            <w:tblLayout w:type="fixed"/>
            <w:tblCellMar>
              <w:left w:w="14" w:type="dxa"/>
              <w:right w:w="14" w:type="dxa"/>
            </w:tblCellMar>
            <w:tblLook w:val="04A0" w:firstRow="1" w:lastRow="0" w:firstColumn="1" w:lastColumn="0" w:noHBand="0" w:noVBand="1"/>
          </w:tblPr>
        </w:tblPrChange>
      </w:tblPr>
      <w:tblGrid>
        <w:gridCol w:w="2113"/>
        <w:gridCol w:w="2018"/>
        <w:gridCol w:w="1800"/>
        <w:gridCol w:w="1088"/>
        <w:gridCol w:w="1168"/>
        <w:gridCol w:w="2604"/>
        <w:gridCol w:w="1978"/>
        <w:tblGridChange w:id="255">
          <w:tblGrid>
            <w:gridCol w:w="2113"/>
            <w:gridCol w:w="3"/>
            <w:gridCol w:w="1597"/>
            <w:gridCol w:w="418"/>
            <w:gridCol w:w="1800"/>
            <w:gridCol w:w="608"/>
            <w:gridCol w:w="480"/>
            <w:gridCol w:w="577"/>
            <w:gridCol w:w="591"/>
            <w:gridCol w:w="579"/>
            <w:gridCol w:w="2025"/>
            <w:gridCol w:w="215"/>
            <w:gridCol w:w="1763"/>
            <w:gridCol w:w="210"/>
          </w:tblGrid>
        </w:tblGridChange>
      </w:tblGrid>
      <w:tr w:rsidR="00E912B4" w:rsidRPr="00015210" w14:paraId="6E74DCDC" w14:textId="77777777" w:rsidTr="00CC6967">
        <w:trPr>
          <w:trHeight w:val="40"/>
          <w:jc w:val="center"/>
          <w:trPrChange w:id="256" w:author="Xin Li" w:date="2026-08-20T23:34:00Z" w16du:dateUtc="2026-08-20T15:34:00Z">
            <w:trPr>
              <w:trHeight w:val="891"/>
              <w:jc w:val="center"/>
            </w:trPr>
          </w:trPrChange>
        </w:trPr>
        <w:tc>
          <w:tcPr>
            <w:tcW w:w="2114" w:type="dxa"/>
            <w:tcBorders>
              <w:top w:val="single" w:sz="8" w:space="0" w:color="auto"/>
              <w:left w:val="single" w:sz="8" w:space="0" w:color="auto"/>
              <w:bottom w:val="single" w:sz="8" w:space="0" w:color="auto"/>
              <w:right w:val="single" w:sz="8" w:space="0" w:color="auto"/>
            </w:tcBorders>
            <w:vAlign w:val="center"/>
            <w:hideMark/>
            <w:tcPrChange w:id="257" w:author="Xin Li" w:date="2026-08-20T23:34:00Z" w16du:dateUtc="2026-08-20T15:34:00Z">
              <w:tcPr>
                <w:tcW w:w="2116" w:type="dxa"/>
                <w:gridSpan w:val="2"/>
                <w:tcBorders>
                  <w:top w:val="single" w:sz="8" w:space="0" w:color="auto"/>
                  <w:left w:val="single" w:sz="8" w:space="0" w:color="auto"/>
                  <w:bottom w:val="single" w:sz="8" w:space="0" w:color="auto"/>
                  <w:right w:val="single" w:sz="8" w:space="0" w:color="auto"/>
                </w:tcBorders>
                <w:vAlign w:val="center"/>
                <w:hideMark/>
              </w:tcPr>
            </w:tcPrChange>
          </w:tcPr>
          <w:p w14:paraId="2175FEA1" w14:textId="77777777" w:rsidR="00E912B4" w:rsidRPr="00015210" w:rsidRDefault="00E912B4" w:rsidP="00DE134C">
            <w:pPr>
              <w:jc w:val="center"/>
              <w:rPr>
                <w:b/>
                <w:bCs/>
                <w:color w:val="000000"/>
                <w:sz w:val="18"/>
                <w:szCs w:val="18"/>
              </w:rPr>
            </w:pPr>
            <w:r w:rsidRPr="00015210">
              <w:rPr>
                <w:b/>
                <w:bCs/>
                <w:color w:val="000000"/>
                <w:sz w:val="18"/>
                <w:szCs w:val="18"/>
              </w:rPr>
              <w:t>Study</w:t>
            </w:r>
          </w:p>
        </w:tc>
        <w:tc>
          <w:tcPr>
            <w:tcW w:w="2018" w:type="dxa"/>
            <w:tcBorders>
              <w:top w:val="single" w:sz="8" w:space="0" w:color="auto"/>
              <w:left w:val="nil"/>
              <w:bottom w:val="single" w:sz="8" w:space="0" w:color="auto"/>
              <w:right w:val="single" w:sz="8" w:space="0" w:color="auto"/>
            </w:tcBorders>
            <w:vAlign w:val="center"/>
            <w:hideMark/>
            <w:tcPrChange w:id="258" w:author="Xin Li" w:date="2026-08-20T23:34:00Z" w16du:dateUtc="2026-08-20T15:34:00Z">
              <w:tcPr>
                <w:tcW w:w="1597" w:type="dxa"/>
                <w:tcBorders>
                  <w:top w:val="single" w:sz="8" w:space="0" w:color="auto"/>
                  <w:left w:val="nil"/>
                  <w:bottom w:val="single" w:sz="8" w:space="0" w:color="auto"/>
                  <w:right w:val="single" w:sz="8" w:space="0" w:color="auto"/>
                </w:tcBorders>
                <w:vAlign w:val="center"/>
                <w:hideMark/>
              </w:tcPr>
            </w:tcPrChange>
          </w:tcPr>
          <w:p w14:paraId="46B6274D" w14:textId="77777777" w:rsidR="00E912B4" w:rsidRPr="00015210" w:rsidRDefault="00E912B4" w:rsidP="00DE134C">
            <w:pPr>
              <w:jc w:val="center"/>
              <w:rPr>
                <w:b/>
                <w:bCs/>
                <w:color w:val="000000"/>
                <w:sz w:val="18"/>
                <w:szCs w:val="18"/>
              </w:rPr>
            </w:pPr>
            <w:r w:rsidRPr="00015210">
              <w:rPr>
                <w:b/>
                <w:bCs/>
                <w:color w:val="000000"/>
                <w:sz w:val="18"/>
                <w:szCs w:val="18"/>
              </w:rPr>
              <w:t>Platform (domain)</w:t>
            </w:r>
          </w:p>
        </w:tc>
        <w:tc>
          <w:tcPr>
            <w:tcW w:w="1800" w:type="dxa"/>
            <w:tcBorders>
              <w:top w:val="single" w:sz="8" w:space="0" w:color="auto"/>
              <w:left w:val="nil"/>
              <w:bottom w:val="single" w:sz="8" w:space="0" w:color="auto"/>
              <w:right w:val="single" w:sz="8" w:space="0" w:color="auto"/>
            </w:tcBorders>
            <w:vAlign w:val="center"/>
            <w:hideMark/>
            <w:tcPrChange w:id="259" w:author="Xin Li" w:date="2026-08-20T23:34:00Z" w16du:dateUtc="2026-08-20T15:34:00Z">
              <w:tcPr>
                <w:tcW w:w="2826" w:type="dxa"/>
                <w:gridSpan w:val="3"/>
                <w:tcBorders>
                  <w:top w:val="single" w:sz="8" w:space="0" w:color="auto"/>
                  <w:left w:val="nil"/>
                  <w:bottom w:val="single" w:sz="8" w:space="0" w:color="auto"/>
                  <w:right w:val="single" w:sz="8" w:space="0" w:color="auto"/>
                </w:tcBorders>
                <w:vAlign w:val="center"/>
                <w:hideMark/>
              </w:tcPr>
            </w:tcPrChange>
          </w:tcPr>
          <w:p w14:paraId="550E9362" w14:textId="77777777" w:rsidR="00E912B4" w:rsidRPr="00015210" w:rsidRDefault="00E912B4" w:rsidP="00DE134C">
            <w:pPr>
              <w:jc w:val="center"/>
              <w:rPr>
                <w:b/>
                <w:bCs/>
                <w:color w:val="000000"/>
                <w:sz w:val="18"/>
                <w:szCs w:val="18"/>
              </w:rPr>
            </w:pPr>
            <w:r w:rsidRPr="00015210">
              <w:rPr>
                <w:b/>
                <w:bCs/>
                <w:color w:val="000000"/>
                <w:sz w:val="18"/>
                <w:szCs w:val="18"/>
              </w:rPr>
              <w:t>Source of variation</w:t>
            </w:r>
          </w:p>
        </w:tc>
        <w:tc>
          <w:tcPr>
            <w:tcW w:w="1088" w:type="dxa"/>
            <w:tcBorders>
              <w:top w:val="single" w:sz="8" w:space="0" w:color="auto"/>
              <w:left w:val="nil"/>
              <w:bottom w:val="single" w:sz="8" w:space="0" w:color="auto"/>
              <w:right w:val="single" w:sz="8" w:space="0" w:color="auto"/>
            </w:tcBorders>
            <w:vAlign w:val="center"/>
            <w:hideMark/>
            <w:tcPrChange w:id="260" w:author="Xin Li" w:date="2026-08-20T23:34:00Z" w16du:dateUtc="2026-08-20T15:34:00Z">
              <w:tcPr>
                <w:tcW w:w="1057" w:type="dxa"/>
                <w:gridSpan w:val="2"/>
                <w:tcBorders>
                  <w:top w:val="single" w:sz="8" w:space="0" w:color="auto"/>
                  <w:left w:val="nil"/>
                  <w:bottom w:val="single" w:sz="8" w:space="0" w:color="auto"/>
                  <w:right w:val="single" w:sz="8" w:space="0" w:color="auto"/>
                </w:tcBorders>
                <w:vAlign w:val="center"/>
                <w:hideMark/>
              </w:tcPr>
            </w:tcPrChange>
          </w:tcPr>
          <w:p w14:paraId="2B38EB59" w14:textId="77777777" w:rsidR="00E912B4" w:rsidRPr="00015210" w:rsidRDefault="00E912B4" w:rsidP="00DE134C">
            <w:pPr>
              <w:jc w:val="center"/>
              <w:rPr>
                <w:b/>
                <w:bCs/>
                <w:color w:val="000000"/>
                <w:sz w:val="18"/>
                <w:szCs w:val="18"/>
              </w:rPr>
            </w:pPr>
            <w:r w:rsidRPr="00015210">
              <w:rPr>
                <w:b/>
                <w:bCs/>
                <w:color w:val="000000"/>
                <w:sz w:val="18"/>
                <w:szCs w:val="18"/>
              </w:rPr>
              <w:t>Unit of analysis</w:t>
            </w:r>
          </w:p>
        </w:tc>
        <w:tc>
          <w:tcPr>
            <w:tcW w:w="1168" w:type="dxa"/>
            <w:tcBorders>
              <w:top w:val="single" w:sz="8" w:space="0" w:color="auto"/>
              <w:left w:val="nil"/>
              <w:bottom w:val="single" w:sz="8" w:space="0" w:color="auto"/>
              <w:right w:val="single" w:sz="8" w:space="0" w:color="auto"/>
            </w:tcBorders>
            <w:vAlign w:val="center"/>
            <w:hideMark/>
            <w:tcPrChange w:id="261" w:author="Xin Li" w:date="2026-08-20T23:34:00Z" w16du:dateUtc="2026-08-20T15:34:00Z">
              <w:tcPr>
                <w:tcW w:w="1170" w:type="dxa"/>
                <w:gridSpan w:val="2"/>
                <w:tcBorders>
                  <w:top w:val="single" w:sz="8" w:space="0" w:color="auto"/>
                  <w:left w:val="nil"/>
                  <w:bottom w:val="single" w:sz="8" w:space="0" w:color="auto"/>
                  <w:right w:val="single" w:sz="8" w:space="0" w:color="auto"/>
                </w:tcBorders>
                <w:vAlign w:val="center"/>
                <w:hideMark/>
              </w:tcPr>
            </w:tcPrChange>
          </w:tcPr>
          <w:p w14:paraId="41A97984" w14:textId="6F2E7006" w:rsidR="00E912B4" w:rsidRPr="00015210" w:rsidRDefault="00E912B4" w:rsidP="00DE134C">
            <w:pPr>
              <w:jc w:val="center"/>
              <w:rPr>
                <w:b/>
                <w:bCs/>
                <w:color w:val="000000"/>
                <w:sz w:val="18"/>
                <w:szCs w:val="18"/>
              </w:rPr>
            </w:pPr>
            <w:r w:rsidRPr="00015210">
              <w:rPr>
                <w:b/>
                <w:bCs/>
                <w:color w:val="000000"/>
                <w:sz w:val="18"/>
                <w:szCs w:val="18"/>
              </w:rPr>
              <w:t xml:space="preserve">AI </w:t>
            </w:r>
            <w:del w:id="262" w:author="Xin Li" w:date="2026-08-20T23:33:00Z" w16du:dateUtc="2026-08-20T15:33:00Z">
              <w:r w:rsidRPr="00015210" w:rsidDel="001471CF">
                <w:rPr>
                  <w:b/>
                  <w:bCs/>
                  <w:color w:val="000000"/>
                  <w:sz w:val="18"/>
                  <w:szCs w:val="18"/>
                </w:rPr>
                <w:delText xml:space="preserve">source </w:delText>
              </w:r>
            </w:del>
            <w:r w:rsidRPr="00015210">
              <w:rPr>
                <w:b/>
                <w:bCs/>
                <w:color w:val="000000"/>
                <w:sz w:val="18"/>
                <w:szCs w:val="18"/>
              </w:rPr>
              <w:t xml:space="preserve">identifiable </w:t>
            </w:r>
            <w:del w:id="263" w:author="Xin Li" w:date="2026-08-20T23:33:00Z" w16du:dateUtc="2026-08-20T15:33:00Z">
              <w:r w:rsidRPr="00015210" w:rsidDel="001471CF">
                <w:rPr>
                  <w:b/>
                  <w:bCs/>
                  <w:color w:val="000000"/>
                  <w:sz w:val="18"/>
                  <w:szCs w:val="18"/>
                </w:rPr>
                <w:delText>to users</w:delText>
              </w:r>
            </w:del>
          </w:p>
        </w:tc>
        <w:tc>
          <w:tcPr>
            <w:tcW w:w="2604" w:type="dxa"/>
            <w:tcBorders>
              <w:top w:val="single" w:sz="8" w:space="0" w:color="auto"/>
              <w:left w:val="nil"/>
              <w:bottom w:val="single" w:sz="8" w:space="0" w:color="auto"/>
              <w:right w:val="single" w:sz="8" w:space="0" w:color="auto"/>
            </w:tcBorders>
            <w:vAlign w:val="center"/>
            <w:hideMark/>
            <w:tcPrChange w:id="264" w:author="Xin Li" w:date="2026-08-20T23:34:00Z" w16du:dateUtc="2026-08-20T15:34:00Z">
              <w:tcPr>
                <w:tcW w:w="2240" w:type="dxa"/>
                <w:gridSpan w:val="2"/>
                <w:tcBorders>
                  <w:top w:val="single" w:sz="8" w:space="0" w:color="auto"/>
                  <w:left w:val="nil"/>
                  <w:bottom w:val="single" w:sz="8" w:space="0" w:color="auto"/>
                  <w:right w:val="single" w:sz="8" w:space="0" w:color="auto"/>
                </w:tcBorders>
                <w:vAlign w:val="center"/>
                <w:hideMark/>
              </w:tcPr>
            </w:tcPrChange>
          </w:tcPr>
          <w:p w14:paraId="1DA7A209" w14:textId="77777777" w:rsidR="00E912B4" w:rsidRPr="00015210" w:rsidRDefault="00E912B4" w:rsidP="00DE134C">
            <w:pPr>
              <w:jc w:val="center"/>
              <w:rPr>
                <w:b/>
                <w:bCs/>
                <w:color w:val="000000"/>
                <w:sz w:val="18"/>
                <w:szCs w:val="18"/>
              </w:rPr>
            </w:pPr>
            <w:r w:rsidRPr="00015210">
              <w:rPr>
                <w:b/>
                <w:bCs/>
                <w:color w:val="000000"/>
                <w:sz w:val="18"/>
                <w:szCs w:val="18"/>
              </w:rPr>
              <w:t>Question supply</w:t>
            </w:r>
          </w:p>
        </w:tc>
        <w:tc>
          <w:tcPr>
            <w:tcW w:w="1978" w:type="dxa"/>
            <w:tcBorders>
              <w:top w:val="single" w:sz="8" w:space="0" w:color="auto"/>
              <w:left w:val="nil"/>
              <w:bottom w:val="single" w:sz="8" w:space="0" w:color="auto"/>
              <w:right w:val="single" w:sz="8" w:space="0" w:color="auto"/>
            </w:tcBorders>
            <w:vAlign w:val="center"/>
            <w:hideMark/>
            <w:tcPrChange w:id="265" w:author="Xin Li" w:date="2026-08-20T23:34:00Z" w16du:dateUtc="2026-08-20T15:34:00Z">
              <w:tcPr>
                <w:tcW w:w="1970" w:type="dxa"/>
                <w:gridSpan w:val="2"/>
                <w:tcBorders>
                  <w:top w:val="single" w:sz="8" w:space="0" w:color="auto"/>
                  <w:left w:val="nil"/>
                  <w:bottom w:val="single" w:sz="8" w:space="0" w:color="auto"/>
                  <w:right w:val="single" w:sz="8" w:space="0" w:color="auto"/>
                </w:tcBorders>
                <w:vAlign w:val="center"/>
                <w:hideMark/>
              </w:tcPr>
            </w:tcPrChange>
          </w:tcPr>
          <w:p w14:paraId="42FFE805" w14:textId="77777777" w:rsidR="00E912B4" w:rsidRPr="00015210" w:rsidRDefault="00E912B4" w:rsidP="00DE134C">
            <w:pPr>
              <w:jc w:val="center"/>
              <w:rPr>
                <w:b/>
                <w:bCs/>
                <w:color w:val="000000"/>
                <w:sz w:val="18"/>
                <w:szCs w:val="18"/>
              </w:rPr>
            </w:pPr>
            <w:r w:rsidRPr="00015210">
              <w:rPr>
                <w:b/>
                <w:bCs/>
                <w:color w:val="000000"/>
                <w:sz w:val="18"/>
                <w:szCs w:val="18"/>
              </w:rPr>
              <w:t>Answer supply</w:t>
            </w:r>
          </w:p>
        </w:tc>
      </w:tr>
      <w:tr w:rsidR="00E912B4" w:rsidRPr="00015210" w14:paraId="6CF048ED" w14:textId="77777777" w:rsidTr="00CC6967">
        <w:trPr>
          <w:trHeight w:val="291"/>
          <w:jc w:val="center"/>
        </w:trPr>
        <w:tc>
          <w:tcPr>
            <w:tcW w:w="12770" w:type="dxa"/>
            <w:gridSpan w:val="7"/>
            <w:tcBorders>
              <w:top w:val="single" w:sz="8" w:space="0" w:color="auto"/>
              <w:left w:val="single" w:sz="8" w:space="0" w:color="auto"/>
              <w:bottom w:val="single" w:sz="8" w:space="0" w:color="auto"/>
              <w:right w:val="single" w:sz="8" w:space="0" w:color="000000"/>
            </w:tcBorders>
            <w:vAlign w:val="center"/>
            <w:hideMark/>
          </w:tcPr>
          <w:p w14:paraId="1449C3FC" w14:textId="48873BE8" w:rsidR="00E912B4" w:rsidRPr="00015210" w:rsidRDefault="00E912B4" w:rsidP="00DE134C">
            <w:pPr>
              <w:rPr>
                <w:b/>
                <w:bCs/>
                <w:color w:val="000000"/>
                <w:sz w:val="18"/>
                <w:szCs w:val="18"/>
              </w:rPr>
            </w:pPr>
            <w:r w:rsidRPr="00015210">
              <w:rPr>
                <w:b/>
                <w:bCs/>
                <w:color w:val="000000"/>
                <w:sz w:val="18"/>
                <w:szCs w:val="18"/>
              </w:rPr>
              <w:t xml:space="preserve">Role 1. </w:t>
            </w:r>
            <w:ins w:id="266" w:author="Xin Li" w:date="2026-08-20T23:41:00Z" w16du:dateUtc="2026-08-20T15:41:00Z">
              <w:r w:rsidR="001471CF">
                <w:rPr>
                  <w:b/>
                  <w:bCs/>
                  <w:color w:val="000000"/>
                  <w:sz w:val="18"/>
                  <w:szCs w:val="18"/>
                </w:rPr>
                <w:t>External Gen</w:t>
              </w:r>
            </w:ins>
            <w:r w:rsidRPr="00015210">
              <w:rPr>
                <w:b/>
                <w:bCs/>
                <w:color w:val="000000"/>
                <w:sz w:val="18"/>
                <w:szCs w:val="18"/>
              </w:rPr>
              <w:t xml:space="preserve">AI as a </w:t>
            </w:r>
            <w:del w:id="267" w:author="Xin Li" w:date="2026-08-20T23:41:00Z" w16du:dateUtc="2026-08-20T15:41:00Z">
              <w:r w:rsidRPr="00015210" w:rsidDel="001471CF">
                <w:rPr>
                  <w:b/>
                  <w:bCs/>
                  <w:color w:val="000000"/>
                  <w:sz w:val="18"/>
                  <w:szCs w:val="18"/>
                </w:rPr>
                <w:delText xml:space="preserve">substitute for the </w:delText>
              </w:r>
            </w:del>
            <w:ins w:id="268" w:author="Xin Li" w:date="2026-08-20T23:41:00Z" w16du:dateUtc="2026-08-20T15:41:00Z">
              <w:r w:rsidR="001471CF">
                <w:rPr>
                  <w:b/>
                  <w:bCs/>
                  <w:color w:val="000000"/>
                  <w:sz w:val="18"/>
                  <w:szCs w:val="18"/>
                </w:rPr>
                <w:t xml:space="preserve">platform competitor </w:t>
              </w:r>
            </w:ins>
            <w:del w:id="269" w:author="Xin Li" w:date="2026-08-20T23:41:00Z" w16du:dateUtc="2026-08-20T15:41:00Z">
              <w:r w:rsidRPr="00015210" w:rsidDel="001471CF">
                <w:rPr>
                  <w:b/>
                  <w:bCs/>
                  <w:color w:val="000000"/>
                  <w:sz w:val="18"/>
                  <w:szCs w:val="18"/>
                </w:rPr>
                <w:delText>community</w:delText>
              </w:r>
              <w:r w:rsidRPr="00015210" w:rsidDel="001471CF">
                <w:rPr>
                  <w:color w:val="000000"/>
                  <w:sz w:val="18"/>
                  <w:szCs w:val="18"/>
                </w:rPr>
                <w:delText xml:space="preserve"> (AI acts before questions reach the platform)</w:delText>
              </w:r>
            </w:del>
          </w:p>
        </w:tc>
      </w:tr>
      <w:tr w:rsidR="00E912B4" w:rsidRPr="00015210" w14:paraId="0A935C42" w14:textId="77777777" w:rsidTr="00CC6967">
        <w:trPr>
          <w:trHeight w:val="308"/>
          <w:jc w:val="center"/>
        </w:trPr>
        <w:tc>
          <w:tcPr>
            <w:tcW w:w="2114" w:type="dxa"/>
            <w:tcBorders>
              <w:top w:val="nil"/>
              <w:left w:val="single" w:sz="8" w:space="0" w:color="auto"/>
              <w:bottom w:val="single" w:sz="8" w:space="0" w:color="auto"/>
              <w:right w:val="single" w:sz="8" w:space="0" w:color="auto"/>
            </w:tcBorders>
            <w:vAlign w:val="center"/>
            <w:hideMark/>
          </w:tcPr>
          <w:p w14:paraId="592A96A5" w14:textId="77777777" w:rsidR="00E912B4" w:rsidRPr="00015210" w:rsidRDefault="00E912B4" w:rsidP="00DE134C">
            <w:pPr>
              <w:rPr>
                <w:color w:val="000000"/>
                <w:sz w:val="18"/>
                <w:szCs w:val="18"/>
              </w:rPr>
            </w:pPr>
            <w:r w:rsidRPr="00015210">
              <w:rPr>
                <w:color w:val="000000"/>
                <w:sz w:val="18"/>
                <w:szCs w:val="18"/>
              </w:rPr>
              <w:t>Xue et al. (2026, ISR)</w:t>
            </w:r>
          </w:p>
        </w:tc>
        <w:tc>
          <w:tcPr>
            <w:tcW w:w="2018" w:type="dxa"/>
            <w:tcBorders>
              <w:top w:val="nil"/>
              <w:left w:val="nil"/>
              <w:bottom w:val="single" w:sz="8" w:space="0" w:color="auto"/>
              <w:right w:val="single" w:sz="8" w:space="0" w:color="auto"/>
            </w:tcBorders>
            <w:vAlign w:val="center"/>
            <w:hideMark/>
          </w:tcPr>
          <w:p w14:paraId="51E21D2B" w14:textId="77777777" w:rsidR="00E912B4" w:rsidRPr="00015210" w:rsidRDefault="00E912B4" w:rsidP="00DE134C">
            <w:pPr>
              <w:rPr>
                <w:color w:val="000000"/>
                <w:sz w:val="18"/>
                <w:szCs w:val="18"/>
              </w:rPr>
            </w:pPr>
            <w:r w:rsidRPr="00015210">
              <w:rPr>
                <w:color w:val="000000"/>
                <w:sz w:val="18"/>
                <w:szCs w:val="18"/>
              </w:rPr>
              <w:t>Stack Overflow (technical)</w:t>
            </w:r>
          </w:p>
        </w:tc>
        <w:tc>
          <w:tcPr>
            <w:tcW w:w="1800" w:type="dxa"/>
            <w:tcBorders>
              <w:top w:val="nil"/>
              <w:left w:val="nil"/>
              <w:bottom w:val="single" w:sz="8" w:space="0" w:color="auto"/>
              <w:right w:val="single" w:sz="8" w:space="0" w:color="auto"/>
            </w:tcBorders>
            <w:vAlign w:val="center"/>
            <w:hideMark/>
          </w:tcPr>
          <w:p w14:paraId="6A85E3AB" w14:textId="77777777" w:rsidR="00E912B4" w:rsidRPr="00015210" w:rsidRDefault="00E912B4" w:rsidP="00DE134C">
            <w:pPr>
              <w:rPr>
                <w:color w:val="000000"/>
                <w:sz w:val="18"/>
                <w:szCs w:val="18"/>
              </w:rPr>
            </w:pPr>
            <w:r w:rsidRPr="00015210">
              <w:rPr>
                <w:color w:val="000000"/>
                <w:sz w:val="18"/>
                <w:szCs w:val="18"/>
              </w:rPr>
              <w:t>ChatGPT release</w:t>
            </w:r>
          </w:p>
        </w:tc>
        <w:tc>
          <w:tcPr>
            <w:tcW w:w="1088" w:type="dxa"/>
            <w:tcBorders>
              <w:top w:val="nil"/>
              <w:left w:val="nil"/>
              <w:bottom w:val="single" w:sz="8" w:space="0" w:color="auto"/>
              <w:right w:val="single" w:sz="8" w:space="0" w:color="auto"/>
            </w:tcBorders>
            <w:vAlign w:val="center"/>
            <w:hideMark/>
          </w:tcPr>
          <w:p w14:paraId="2D7C0A4A" w14:textId="77777777" w:rsidR="00E912B4" w:rsidRPr="00015210" w:rsidRDefault="00E912B4" w:rsidP="00DE134C">
            <w:pPr>
              <w:rPr>
                <w:color w:val="000000"/>
                <w:sz w:val="18"/>
                <w:szCs w:val="18"/>
              </w:rPr>
            </w:pPr>
            <w:r w:rsidRPr="00015210">
              <w:rPr>
                <w:color w:val="000000"/>
                <w:sz w:val="18"/>
                <w:szCs w:val="18"/>
              </w:rPr>
              <w:t>Topic-day</w:t>
            </w:r>
          </w:p>
        </w:tc>
        <w:tc>
          <w:tcPr>
            <w:tcW w:w="1168" w:type="dxa"/>
            <w:tcBorders>
              <w:top w:val="nil"/>
              <w:left w:val="nil"/>
              <w:bottom w:val="single" w:sz="8" w:space="0" w:color="auto"/>
              <w:right w:val="single" w:sz="8" w:space="0" w:color="auto"/>
            </w:tcBorders>
            <w:vAlign w:val="center"/>
            <w:hideMark/>
          </w:tcPr>
          <w:p w14:paraId="0AA37355" w14:textId="77777777" w:rsidR="00E912B4" w:rsidRPr="00015210" w:rsidRDefault="00E912B4" w:rsidP="00DE134C">
            <w:pPr>
              <w:rPr>
                <w:color w:val="000000"/>
                <w:sz w:val="18"/>
                <w:szCs w:val="18"/>
              </w:rPr>
            </w:pPr>
            <w:r w:rsidRPr="00015210">
              <w:rPr>
                <w:color w:val="000000"/>
                <w:sz w:val="18"/>
                <w:szCs w:val="18"/>
              </w:rPr>
              <w:t>No</w:t>
            </w:r>
          </w:p>
        </w:tc>
        <w:tc>
          <w:tcPr>
            <w:tcW w:w="2604" w:type="dxa"/>
            <w:tcBorders>
              <w:top w:val="nil"/>
              <w:left w:val="nil"/>
              <w:bottom w:val="single" w:sz="8" w:space="0" w:color="auto"/>
              <w:right w:val="single" w:sz="8" w:space="0" w:color="auto"/>
            </w:tcBorders>
            <w:vAlign w:val="center"/>
            <w:hideMark/>
          </w:tcPr>
          <w:p w14:paraId="092A47E6" w14:textId="77777777" w:rsidR="001471CF" w:rsidRDefault="001471CF" w:rsidP="00DE134C">
            <w:pPr>
              <w:rPr>
                <w:ins w:id="270" w:author="Xin Li" w:date="2026-08-20T23:38:00Z" w16du:dateUtc="2026-08-20T15:38:00Z"/>
                <w:color w:val="000000"/>
                <w:sz w:val="18"/>
                <w:szCs w:val="18"/>
              </w:rPr>
            </w:pPr>
            <w:ins w:id="271" w:author="Xin Li" w:date="2026-08-20T23:38:00Z" w16du:dateUtc="2026-08-20T15:38:00Z">
              <w:r>
                <w:rPr>
                  <w:color w:val="000000"/>
                  <w:sz w:val="18"/>
                  <w:szCs w:val="18"/>
                </w:rPr>
                <w:t xml:space="preserve">Reduce question </w:t>
              </w:r>
            </w:ins>
            <w:del w:id="272" w:author="Xin Li" w:date="2026-08-20T23:38:00Z" w16du:dateUtc="2026-08-20T15:38:00Z">
              <w:r w:rsidR="00E912B4" w:rsidRPr="00015210" w:rsidDel="001471CF">
                <w:rPr>
                  <w:color w:val="000000"/>
                  <w:sz w:val="18"/>
                  <w:szCs w:val="18"/>
                </w:rPr>
                <w:delText xml:space="preserve">−; </w:delText>
              </w:r>
            </w:del>
            <w:ins w:id="273" w:author="Xin Li" w:date="2026-08-20T23:38:00Z" w16du:dateUtc="2026-08-20T15:38:00Z">
              <w:r>
                <w:rPr>
                  <w:color w:val="000000"/>
                  <w:sz w:val="18"/>
                  <w:szCs w:val="18"/>
                </w:rPr>
                <w:t>supply;</w:t>
              </w:r>
            </w:ins>
          </w:p>
          <w:p w14:paraId="3B8C2B11" w14:textId="0E1CFD33" w:rsidR="00E912B4" w:rsidRPr="00015210" w:rsidRDefault="00E912B4" w:rsidP="00DE134C">
            <w:pPr>
              <w:rPr>
                <w:color w:val="000000"/>
                <w:sz w:val="18"/>
                <w:szCs w:val="18"/>
              </w:rPr>
            </w:pPr>
            <w:r w:rsidRPr="00015210">
              <w:rPr>
                <w:color w:val="000000"/>
                <w:sz w:val="18"/>
                <w:szCs w:val="18"/>
              </w:rPr>
              <w:t>remaining questions higher quality</w:t>
            </w:r>
          </w:p>
        </w:tc>
        <w:tc>
          <w:tcPr>
            <w:tcW w:w="1978" w:type="dxa"/>
            <w:tcBorders>
              <w:top w:val="nil"/>
              <w:left w:val="nil"/>
              <w:bottom w:val="single" w:sz="8" w:space="0" w:color="auto"/>
              <w:right w:val="single" w:sz="8" w:space="0" w:color="auto"/>
            </w:tcBorders>
            <w:vAlign w:val="center"/>
            <w:hideMark/>
          </w:tcPr>
          <w:p w14:paraId="0B5D04F2" w14:textId="77777777" w:rsidR="00E912B4" w:rsidRPr="00015210" w:rsidRDefault="00E912B4" w:rsidP="00DE134C">
            <w:pPr>
              <w:rPr>
                <w:rFonts w:ascii="Aptos" w:hAnsi="Aptos"/>
                <w:color w:val="000000"/>
                <w:sz w:val="18"/>
                <w:szCs w:val="18"/>
              </w:rPr>
            </w:pPr>
            <w:r w:rsidRPr="00015210">
              <w:rPr>
                <w:rFonts w:ascii="Aptos" w:hAnsi="Aptos"/>
                <w:color w:val="000000"/>
                <w:sz w:val="18"/>
                <w:szCs w:val="18"/>
              </w:rPr>
              <w:t> </w:t>
            </w:r>
          </w:p>
        </w:tc>
      </w:tr>
      <w:tr w:rsidR="00E912B4" w:rsidRPr="00015210" w14:paraId="2FD45B28" w14:textId="77777777" w:rsidTr="00CC6967">
        <w:trPr>
          <w:trHeight w:val="40"/>
          <w:jc w:val="center"/>
        </w:trPr>
        <w:tc>
          <w:tcPr>
            <w:tcW w:w="2114" w:type="dxa"/>
            <w:tcBorders>
              <w:top w:val="nil"/>
              <w:left w:val="single" w:sz="8" w:space="0" w:color="auto"/>
              <w:bottom w:val="single" w:sz="8" w:space="0" w:color="auto"/>
              <w:right w:val="single" w:sz="8" w:space="0" w:color="auto"/>
            </w:tcBorders>
            <w:vAlign w:val="center"/>
            <w:hideMark/>
          </w:tcPr>
          <w:p w14:paraId="5247071F" w14:textId="77777777" w:rsidR="00E912B4" w:rsidRPr="00015210" w:rsidRDefault="00E912B4" w:rsidP="00DE134C">
            <w:pPr>
              <w:rPr>
                <w:color w:val="000000"/>
                <w:sz w:val="18"/>
                <w:szCs w:val="18"/>
              </w:rPr>
            </w:pPr>
            <w:r w:rsidRPr="00015210">
              <w:rPr>
                <w:color w:val="000000"/>
                <w:sz w:val="18"/>
                <w:szCs w:val="18"/>
              </w:rPr>
              <w:t>Quinn &amp; Gutt (2025, JMIS)</w:t>
            </w:r>
          </w:p>
        </w:tc>
        <w:tc>
          <w:tcPr>
            <w:tcW w:w="2018" w:type="dxa"/>
            <w:tcBorders>
              <w:top w:val="nil"/>
              <w:left w:val="nil"/>
              <w:bottom w:val="single" w:sz="8" w:space="0" w:color="auto"/>
              <w:right w:val="single" w:sz="8" w:space="0" w:color="auto"/>
            </w:tcBorders>
            <w:vAlign w:val="center"/>
            <w:hideMark/>
          </w:tcPr>
          <w:p w14:paraId="09E9247B" w14:textId="77777777" w:rsidR="00E912B4" w:rsidRPr="00015210" w:rsidRDefault="00E912B4" w:rsidP="00DE134C">
            <w:pPr>
              <w:rPr>
                <w:color w:val="000000"/>
                <w:sz w:val="18"/>
                <w:szCs w:val="18"/>
              </w:rPr>
            </w:pPr>
            <w:r w:rsidRPr="00015210">
              <w:rPr>
                <w:color w:val="000000"/>
                <w:sz w:val="18"/>
                <w:szCs w:val="18"/>
              </w:rPr>
              <w:t>Stack Exchange (technical)</w:t>
            </w:r>
          </w:p>
        </w:tc>
        <w:tc>
          <w:tcPr>
            <w:tcW w:w="1800" w:type="dxa"/>
            <w:tcBorders>
              <w:top w:val="nil"/>
              <w:left w:val="nil"/>
              <w:bottom w:val="single" w:sz="8" w:space="0" w:color="auto"/>
              <w:right w:val="single" w:sz="8" w:space="0" w:color="auto"/>
            </w:tcBorders>
            <w:vAlign w:val="center"/>
            <w:hideMark/>
          </w:tcPr>
          <w:p w14:paraId="50292B98" w14:textId="77777777" w:rsidR="00E912B4" w:rsidRPr="00015210" w:rsidRDefault="00E912B4" w:rsidP="00DE134C">
            <w:pPr>
              <w:rPr>
                <w:color w:val="000000"/>
                <w:sz w:val="18"/>
                <w:szCs w:val="18"/>
              </w:rPr>
            </w:pPr>
            <w:r w:rsidRPr="00015210">
              <w:rPr>
                <w:color w:val="000000"/>
                <w:sz w:val="18"/>
                <w:szCs w:val="18"/>
              </w:rPr>
              <w:t>ChatGPT release</w:t>
            </w:r>
          </w:p>
        </w:tc>
        <w:tc>
          <w:tcPr>
            <w:tcW w:w="1088" w:type="dxa"/>
            <w:tcBorders>
              <w:top w:val="nil"/>
              <w:left w:val="nil"/>
              <w:bottom w:val="single" w:sz="8" w:space="0" w:color="auto"/>
              <w:right w:val="single" w:sz="8" w:space="0" w:color="auto"/>
            </w:tcBorders>
            <w:vAlign w:val="center"/>
            <w:hideMark/>
          </w:tcPr>
          <w:p w14:paraId="567A46CD" w14:textId="77777777" w:rsidR="00E912B4" w:rsidRPr="00015210" w:rsidRDefault="00E912B4" w:rsidP="00DE134C">
            <w:pPr>
              <w:rPr>
                <w:color w:val="000000"/>
                <w:sz w:val="18"/>
                <w:szCs w:val="18"/>
              </w:rPr>
            </w:pPr>
            <w:r w:rsidRPr="00015210">
              <w:rPr>
                <w:color w:val="000000"/>
                <w:sz w:val="18"/>
                <w:szCs w:val="18"/>
              </w:rPr>
              <w:t>Topic-week</w:t>
            </w:r>
          </w:p>
        </w:tc>
        <w:tc>
          <w:tcPr>
            <w:tcW w:w="1168" w:type="dxa"/>
            <w:tcBorders>
              <w:top w:val="nil"/>
              <w:left w:val="nil"/>
              <w:bottom w:val="single" w:sz="8" w:space="0" w:color="auto"/>
              <w:right w:val="single" w:sz="8" w:space="0" w:color="auto"/>
            </w:tcBorders>
            <w:vAlign w:val="center"/>
            <w:hideMark/>
          </w:tcPr>
          <w:p w14:paraId="2BFB057C" w14:textId="77777777" w:rsidR="00E912B4" w:rsidRPr="00015210" w:rsidRDefault="00E912B4" w:rsidP="00DE134C">
            <w:pPr>
              <w:rPr>
                <w:color w:val="000000"/>
                <w:sz w:val="18"/>
                <w:szCs w:val="18"/>
              </w:rPr>
            </w:pPr>
            <w:r w:rsidRPr="00015210">
              <w:rPr>
                <w:color w:val="000000"/>
                <w:sz w:val="18"/>
                <w:szCs w:val="18"/>
              </w:rPr>
              <w:t>No</w:t>
            </w:r>
          </w:p>
        </w:tc>
        <w:tc>
          <w:tcPr>
            <w:tcW w:w="2604" w:type="dxa"/>
            <w:tcBorders>
              <w:top w:val="nil"/>
              <w:left w:val="nil"/>
              <w:bottom w:val="single" w:sz="8" w:space="0" w:color="auto"/>
              <w:right w:val="single" w:sz="8" w:space="0" w:color="auto"/>
            </w:tcBorders>
            <w:vAlign w:val="center"/>
            <w:hideMark/>
          </w:tcPr>
          <w:p w14:paraId="580E25CF" w14:textId="4EA2C808" w:rsidR="00E912B4" w:rsidRPr="00015210" w:rsidRDefault="001471CF" w:rsidP="00D36F54">
            <w:pPr>
              <w:rPr>
                <w:color w:val="000000"/>
                <w:sz w:val="18"/>
                <w:szCs w:val="18"/>
              </w:rPr>
            </w:pPr>
            <w:ins w:id="274" w:author="Xin Li" w:date="2026-08-20T23:39:00Z" w16du:dateUtc="2026-08-20T15:39:00Z">
              <w:r>
                <w:rPr>
                  <w:color w:val="000000"/>
                  <w:sz w:val="18"/>
                  <w:szCs w:val="18"/>
                </w:rPr>
                <w:t>Reduce question supply;</w:t>
              </w:r>
            </w:ins>
            <w:del w:id="275" w:author="Xin Li" w:date="2026-08-20T23:39:00Z" w16du:dateUtc="2026-08-20T15:39:00Z">
              <w:r w:rsidR="00E912B4" w:rsidRPr="00015210" w:rsidDel="001471CF">
                <w:rPr>
                  <w:color w:val="000000"/>
                  <w:sz w:val="18"/>
                  <w:szCs w:val="18"/>
                </w:rPr>
                <w:delText>−</w:delText>
              </w:r>
            </w:del>
          </w:p>
        </w:tc>
        <w:tc>
          <w:tcPr>
            <w:tcW w:w="1978" w:type="dxa"/>
            <w:tcBorders>
              <w:top w:val="nil"/>
              <w:left w:val="nil"/>
              <w:bottom w:val="single" w:sz="8" w:space="0" w:color="auto"/>
              <w:right w:val="single" w:sz="8" w:space="0" w:color="auto"/>
            </w:tcBorders>
            <w:vAlign w:val="center"/>
            <w:hideMark/>
          </w:tcPr>
          <w:p w14:paraId="31CD6625" w14:textId="77777777" w:rsidR="00E912B4" w:rsidRPr="00015210" w:rsidRDefault="00E912B4" w:rsidP="00DE134C">
            <w:pPr>
              <w:rPr>
                <w:rFonts w:ascii="Aptos" w:hAnsi="Aptos"/>
                <w:color w:val="000000"/>
                <w:sz w:val="18"/>
                <w:szCs w:val="18"/>
              </w:rPr>
            </w:pPr>
            <w:r w:rsidRPr="00015210">
              <w:rPr>
                <w:rFonts w:ascii="Aptos" w:hAnsi="Aptos"/>
                <w:color w:val="000000"/>
                <w:sz w:val="18"/>
                <w:szCs w:val="18"/>
              </w:rPr>
              <w:t> </w:t>
            </w:r>
          </w:p>
        </w:tc>
      </w:tr>
      <w:tr w:rsidR="00E912B4" w:rsidRPr="00015210" w14:paraId="6B28D8D5" w14:textId="77777777" w:rsidTr="00CC6967">
        <w:trPr>
          <w:trHeight w:val="308"/>
          <w:jc w:val="center"/>
        </w:trPr>
        <w:tc>
          <w:tcPr>
            <w:tcW w:w="2114" w:type="dxa"/>
            <w:tcBorders>
              <w:top w:val="nil"/>
              <w:left w:val="single" w:sz="8" w:space="0" w:color="auto"/>
              <w:bottom w:val="single" w:sz="8" w:space="0" w:color="auto"/>
              <w:right w:val="single" w:sz="8" w:space="0" w:color="auto"/>
            </w:tcBorders>
            <w:vAlign w:val="center"/>
            <w:hideMark/>
          </w:tcPr>
          <w:p w14:paraId="00B9CC7A" w14:textId="77777777" w:rsidR="00E912B4" w:rsidRPr="00015210" w:rsidRDefault="00E912B4" w:rsidP="00DE134C">
            <w:pPr>
              <w:rPr>
                <w:color w:val="000000"/>
                <w:sz w:val="18"/>
                <w:szCs w:val="18"/>
              </w:rPr>
            </w:pPr>
            <w:r w:rsidRPr="00015210">
              <w:rPr>
                <w:color w:val="000000"/>
                <w:sz w:val="18"/>
                <w:szCs w:val="18"/>
              </w:rPr>
              <w:t>Sanatizadeh et al. (2025, I&amp;M)</w:t>
            </w:r>
          </w:p>
        </w:tc>
        <w:tc>
          <w:tcPr>
            <w:tcW w:w="2018" w:type="dxa"/>
            <w:tcBorders>
              <w:top w:val="nil"/>
              <w:left w:val="nil"/>
              <w:bottom w:val="single" w:sz="8" w:space="0" w:color="auto"/>
              <w:right w:val="single" w:sz="8" w:space="0" w:color="auto"/>
            </w:tcBorders>
            <w:vAlign w:val="center"/>
            <w:hideMark/>
          </w:tcPr>
          <w:p w14:paraId="72E6079C" w14:textId="77777777" w:rsidR="00E912B4" w:rsidRPr="00015210" w:rsidRDefault="00E912B4" w:rsidP="00DE134C">
            <w:pPr>
              <w:rPr>
                <w:color w:val="000000"/>
                <w:sz w:val="18"/>
                <w:szCs w:val="18"/>
              </w:rPr>
            </w:pPr>
            <w:r w:rsidRPr="00015210">
              <w:rPr>
                <w:color w:val="000000"/>
                <w:sz w:val="18"/>
                <w:szCs w:val="18"/>
              </w:rPr>
              <w:t>Stack Exchange (technical)</w:t>
            </w:r>
          </w:p>
        </w:tc>
        <w:tc>
          <w:tcPr>
            <w:tcW w:w="1800" w:type="dxa"/>
            <w:tcBorders>
              <w:top w:val="nil"/>
              <w:left w:val="nil"/>
              <w:bottom w:val="single" w:sz="8" w:space="0" w:color="auto"/>
              <w:right w:val="single" w:sz="8" w:space="0" w:color="auto"/>
            </w:tcBorders>
            <w:vAlign w:val="center"/>
            <w:hideMark/>
          </w:tcPr>
          <w:p w14:paraId="7DBEDAB7" w14:textId="77777777" w:rsidR="00E912B4" w:rsidRPr="00015210" w:rsidRDefault="00E912B4" w:rsidP="00DE134C">
            <w:pPr>
              <w:rPr>
                <w:color w:val="000000"/>
                <w:sz w:val="18"/>
                <w:szCs w:val="18"/>
              </w:rPr>
            </w:pPr>
            <w:r w:rsidRPr="00015210">
              <w:rPr>
                <w:color w:val="000000"/>
                <w:sz w:val="18"/>
                <w:szCs w:val="18"/>
              </w:rPr>
              <w:t>ChatGPT release</w:t>
            </w:r>
          </w:p>
        </w:tc>
        <w:tc>
          <w:tcPr>
            <w:tcW w:w="1088" w:type="dxa"/>
            <w:tcBorders>
              <w:top w:val="nil"/>
              <w:left w:val="nil"/>
              <w:bottom w:val="single" w:sz="8" w:space="0" w:color="auto"/>
              <w:right w:val="single" w:sz="8" w:space="0" w:color="auto"/>
            </w:tcBorders>
            <w:vAlign w:val="center"/>
            <w:hideMark/>
          </w:tcPr>
          <w:p w14:paraId="1DD98B34" w14:textId="77777777" w:rsidR="00E912B4" w:rsidRPr="00015210" w:rsidRDefault="00E912B4" w:rsidP="00DE134C">
            <w:pPr>
              <w:rPr>
                <w:color w:val="000000"/>
                <w:sz w:val="18"/>
                <w:szCs w:val="18"/>
              </w:rPr>
            </w:pPr>
            <w:r w:rsidRPr="00015210">
              <w:rPr>
                <w:color w:val="000000"/>
                <w:sz w:val="18"/>
                <w:szCs w:val="18"/>
              </w:rPr>
              <w:t>Post-day</w:t>
            </w:r>
          </w:p>
        </w:tc>
        <w:tc>
          <w:tcPr>
            <w:tcW w:w="1168" w:type="dxa"/>
            <w:tcBorders>
              <w:top w:val="nil"/>
              <w:left w:val="nil"/>
              <w:bottom w:val="single" w:sz="8" w:space="0" w:color="auto"/>
              <w:right w:val="single" w:sz="8" w:space="0" w:color="auto"/>
            </w:tcBorders>
            <w:vAlign w:val="center"/>
            <w:hideMark/>
          </w:tcPr>
          <w:p w14:paraId="3DBE12F2" w14:textId="77777777" w:rsidR="00E912B4" w:rsidRPr="00015210" w:rsidRDefault="00E912B4" w:rsidP="00DE134C">
            <w:pPr>
              <w:rPr>
                <w:color w:val="000000"/>
                <w:sz w:val="18"/>
                <w:szCs w:val="18"/>
              </w:rPr>
            </w:pPr>
            <w:r w:rsidRPr="00015210">
              <w:rPr>
                <w:color w:val="000000"/>
                <w:sz w:val="18"/>
                <w:szCs w:val="18"/>
              </w:rPr>
              <w:t>No</w:t>
            </w:r>
          </w:p>
        </w:tc>
        <w:tc>
          <w:tcPr>
            <w:tcW w:w="2604" w:type="dxa"/>
            <w:tcBorders>
              <w:top w:val="nil"/>
              <w:left w:val="nil"/>
              <w:bottom w:val="single" w:sz="8" w:space="0" w:color="auto"/>
              <w:right w:val="single" w:sz="8" w:space="0" w:color="auto"/>
            </w:tcBorders>
            <w:vAlign w:val="center"/>
            <w:hideMark/>
          </w:tcPr>
          <w:p w14:paraId="6F1AA52E" w14:textId="77777777" w:rsidR="001471CF" w:rsidRDefault="001471CF" w:rsidP="001471CF">
            <w:pPr>
              <w:rPr>
                <w:ins w:id="276" w:author="Xin Li" w:date="2026-08-20T23:39:00Z" w16du:dateUtc="2026-08-20T15:39:00Z"/>
                <w:color w:val="000000"/>
                <w:sz w:val="18"/>
                <w:szCs w:val="18"/>
              </w:rPr>
            </w:pPr>
            <w:ins w:id="277" w:author="Xin Li" w:date="2026-08-20T23:39:00Z" w16du:dateUtc="2026-08-20T15:39:00Z">
              <w:r>
                <w:rPr>
                  <w:color w:val="000000"/>
                  <w:sz w:val="18"/>
                  <w:szCs w:val="18"/>
                </w:rPr>
                <w:t>Reduce question supply</w:t>
              </w:r>
            </w:ins>
            <w:del w:id="278" w:author="Xin Li" w:date="2026-08-20T23:39:00Z" w16du:dateUtc="2026-08-20T15:39:00Z">
              <w:r w:rsidR="00E912B4" w:rsidRPr="00015210" w:rsidDel="001471CF">
                <w:rPr>
                  <w:color w:val="000000"/>
                  <w:sz w:val="18"/>
                  <w:szCs w:val="18"/>
                </w:rPr>
                <w:delText>−</w:delText>
              </w:r>
            </w:del>
            <w:r w:rsidR="00E912B4" w:rsidRPr="00015210">
              <w:rPr>
                <w:color w:val="000000"/>
                <w:sz w:val="18"/>
                <w:szCs w:val="18"/>
              </w:rPr>
              <w:t xml:space="preserve">; </w:t>
            </w:r>
          </w:p>
          <w:p w14:paraId="3FE9AB93" w14:textId="3081655E" w:rsidR="00E912B4" w:rsidRPr="00015210" w:rsidRDefault="00E912B4" w:rsidP="001471CF">
            <w:pPr>
              <w:rPr>
                <w:color w:val="000000"/>
                <w:sz w:val="18"/>
                <w:szCs w:val="18"/>
              </w:rPr>
            </w:pPr>
            <w:r w:rsidRPr="00015210">
              <w:rPr>
                <w:color w:val="000000"/>
                <w:sz w:val="18"/>
                <w:szCs w:val="18"/>
              </w:rPr>
              <w:t>remaining questions more complex</w:t>
            </w:r>
          </w:p>
        </w:tc>
        <w:tc>
          <w:tcPr>
            <w:tcW w:w="1978" w:type="dxa"/>
            <w:tcBorders>
              <w:top w:val="nil"/>
              <w:left w:val="nil"/>
              <w:bottom w:val="single" w:sz="8" w:space="0" w:color="auto"/>
              <w:right w:val="single" w:sz="8" w:space="0" w:color="auto"/>
            </w:tcBorders>
            <w:vAlign w:val="center"/>
            <w:hideMark/>
          </w:tcPr>
          <w:p w14:paraId="505F8415" w14:textId="77777777" w:rsidR="00CC6967" w:rsidRDefault="001471CF" w:rsidP="00DE134C">
            <w:pPr>
              <w:rPr>
                <w:color w:val="000000"/>
                <w:sz w:val="18"/>
                <w:szCs w:val="18"/>
              </w:rPr>
            </w:pPr>
            <w:ins w:id="279" w:author="Xin Li" w:date="2026-08-20T23:40:00Z" w16du:dateUtc="2026-08-20T15:40:00Z">
              <w:r>
                <w:rPr>
                  <w:color w:val="000000"/>
                  <w:sz w:val="18"/>
                  <w:szCs w:val="18"/>
                </w:rPr>
                <w:t>Reduce answer supply</w:t>
              </w:r>
            </w:ins>
            <w:del w:id="280" w:author="Xin Li" w:date="2026-08-20T23:40:00Z" w16du:dateUtc="2026-08-20T15:40:00Z">
              <w:r w:rsidR="00E912B4" w:rsidRPr="00015210" w:rsidDel="001471CF">
                <w:rPr>
                  <w:color w:val="000000"/>
                  <w:sz w:val="18"/>
                  <w:szCs w:val="18"/>
                </w:rPr>
                <w:delText>−</w:delText>
              </w:r>
            </w:del>
            <w:r w:rsidR="00E912B4" w:rsidRPr="00015210">
              <w:rPr>
                <w:color w:val="000000"/>
                <w:sz w:val="18"/>
                <w:szCs w:val="18"/>
              </w:rPr>
              <w:t xml:space="preserve">; </w:t>
            </w:r>
          </w:p>
          <w:p w14:paraId="02680232" w14:textId="725F62D5" w:rsidR="00E912B4" w:rsidRPr="00015210" w:rsidRDefault="00E912B4" w:rsidP="00DE134C">
            <w:pPr>
              <w:rPr>
                <w:color w:val="000000"/>
                <w:sz w:val="18"/>
                <w:szCs w:val="18"/>
              </w:rPr>
            </w:pPr>
            <w:r w:rsidRPr="00015210">
              <w:rPr>
                <w:color w:val="000000"/>
                <w:sz w:val="18"/>
                <w:szCs w:val="18"/>
              </w:rPr>
              <w:t>longer, less readable</w:t>
            </w:r>
          </w:p>
        </w:tc>
      </w:tr>
      <w:tr w:rsidR="00E912B4" w:rsidRPr="00015210" w14:paraId="34F74A83" w14:textId="77777777" w:rsidTr="00CC6967">
        <w:trPr>
          <w:trHeight w:val="600"/>
          <w:jc w:val="center"/>
        </w:trPr>
        <w:tc>
          <w:tcPr>
            <w:tcW w:w="2114" w:type="dxa"/>
            <w:tcBorders>
              <w:top w:val="nil"/>
              <w:left w:val="single" w:sz="8" w:space="0" w:color="auto"/>
              <w:bottom w:val="single" w:sz="8" w:space="0" w:color="auto"/>
              <w:right w:val="single" w:sz="8" w:space="0" w:color="auto"/>
            </w:tcBorders>
            <w:vAlign w:val="center"/>
            <w:hideMark/>
          </w:tcPr>
          <w:p w14:paraId="191344B7" w14:textId="77777777" w:rsidR="00E912B4" w:rsidRPr="00015210" w:rsidRDefault="00E912B4" w:rsidP="00DE134C">
            <w:pPr>
              <w:rPr>
                <w:color w:val="000000"/>
                <w:sz w:val="18"/>
                <w:szCs w:val="18"/>
              </w:rPr>
            </w:pPr>
            <w:r w:rsidRPr="00015210">
              <w:rPr>
                <w:color w:val="000000"/>
                <w:sz w:val="18"/>
                <w:szCs w:val="18"/>
              </w:rPr>
              <w:t>Rao et al. (2026)</w:t>
            </w:r>
          </w:p>
        </w:tc>
        <w:tc>
          <w:tcPr>
            <w:tcW w:w="2018" w:type="dxa"/>
            <w:tcBorders>
              <w:top w:val="nil"/>
              <w:left w:val="nil"/>
              <w:bottom w:val="single" w:sz="8" w:space="0" w:color="auto"/>
              <w:right w:val="single" w:sz="8" w:space="0" w:color="auto"/>
            </w:tcBorders>
            <w:vAlign w:val="center"/>
            <w:hideMark/>
          </w:tcPr>
          <w:p w14:paraId="133FE917" w14:textId="77777777" w:rsidR="00E912B4" w:rsidRPr="00015210" w:rsidRDefault="00E912B4" w:rsidP="00DE134C">
            <w:pPr>
              <w:rPr>
                <w:color w:val="000000"/>
                <w:sz w:val="18"/>
                <w:szCs w:val="18"/>
              </w:rPr>
            </w:pPr>
            <w:r w:rsidRPr="00015210">
              <w:rPr>
                <w:color w:val="000000"/>
                <w:sz w:val="18"/>
                <w:szCs w:val="18"/>
              </w:rPr>
              <w:t>Stack Overflow (technical)</w:t>
            </w:r>
          </w:p>
        </w:tc>
        <w:tc>
          <w:tcPr>
            <w:tcW w:w="1800" w:type="dxa"/>
            <w:tcBorders>
              <w:top w:val="nil"/>
              <w:left w:val="nil"/>
              <w:bottom w:val="single" w:sz="8" w:space="0" w:color="auto"/>
              <w:right w:val="single" w:sz="8" w:space="0" w:color="auto"/>
            </w:tcBorders>
            <w:vAlign w:val="center"/>
            <w:hideMark/>
          </w:tcPr>
          <w:p w14:paraId="15DDCB35" w14:textId="77777777" w:rsidR="00E912B4" w:rsidRPr="00015210" w:rsidRDefault="00E912B4" w:rsidP="00DE134C">
            <w:pPr>
              <w:rPr>
                <w:color w:val="000000"/>
                <w:sz w:val="18"/>
                <w:szCs w:val="18"/>
              </w:rPr>
            </w:pPr>
            <w:r w:rsidRPr="00015210">
              <w:rPr>
                <w:color w:val="000000"/>
                <w:sz w:val="18"/>
                <w:szCs w:val="18"/>
              </w:rPr>
              <w:t>ChatGPT release</w:t>
            </w:r>
          </w:p>
        </w:tc>
        <w:tc>
          <w:tcPr>
            <w:tcW w:w="1088" w:type="dxa"/>
            <w:tcBorders>
              <w:top w:val="nil"/>
              <w:left w:val="nil"/>
              <w:bottom w:val="single" w:sz="8" w:space="0" w:color="auto"/>
              <w:right w:val="single" w:sz="8" w:space="0" w:color="auto"/>
            </w:tcBorders>
            <w:vAlign w:val="center"/>
            <w:hideMark/>
          </w:tcPr>
          <w:p w14:paraId="78C97E67" w14:textId="77777777" w:rsidR="00E912B4" w:rsidRPr="00015210" w:rsidRDefault="00E912B4" w:rsidP="00DE134C">
            <w:pPr>
              <w:rPr>
                <w:color w:val="000000"/>
                <w:sz w:val="18"/>
                <w:szCs w:val="18"/>
              </w:rPr>
            </w:pPr>
            <w:r w:rsidRPr="00015210">
              <w:rPr>
                <w:color w:val="000000"/>
                <w:sz w:val="18"/>
                <w:szCs w:val="18"/>
              </w:rPr>
              <w:t>User-week</w:t>
            </w:r>
          </w:p>
        </w:tc>
        <w:tc>
          <w:tcPr>
            <w:tcW w:w="1168" w:type="dxa"/>
            <w:tcBorders>
              <w:top w:val="nil"/>
              <w:left w:val="nil"/>
              <w:bottom w:val="single" w:sz="8" w:space="0" w:color="auto"/>
              <w:right w:val="single" w:sz="8" w:space="0" w:color="auto"/>
            </w:tcBorders>
            <w:vAlign w:val="center"/>
            <w:hideMark/>
          </w:tcPr>
          <w:p w14:paraId="65032090" w14:textId="77777777" w:rsidR="00E912B4" w:rsidRPr="00015210" w:rsidRDefault="00E912B4" w:rsidP="00DE134C">
            <w:pPr>
              <w:rPr>
                <w:color w:val="000000"/>
                <w:sz w:val="18"/>
                <w:szCs w:val="18"/>
              </w:rPr>
            </w:pPr>
            <w:r w:rsidRPr="00015210">
              <w:rPr>
                <w:color w:val="000000"/>
                <w:sz w:val="18"/>
                <w:szCs w:val="18"/>
              </w:rPr>
              <w:t>No</w:t>
            </w:r>
          </w:p>
        </w:tc>
        <w:tc>
          <w:tcPr>
            <w:tcW w:w="2604" w:type="dxa"/>
            <w:tcBorders>
              <w:top w:val="nil"/>
              <w:left w:val="nil"/>
              <w:bottom w:val="single" w:sz="8" w:space="0" w:color="auto"/>
              <w:right w:val="single" w:sz="8" w:space="0" w:color="auto"/>
            </w:tcBorders>
            <w:vAlign w:val="center"/>
            <w:hideMark/>
          </w:tcPr>
          <w:p w14:paraId="44052AED" w14:textId="44FC3857" w:rsidR="00E912B4" w:rsidRPr="00015210" w:rsidRDefault="001471CF" w:rsidP="001471CF">
            <w:pPr>
              <w:rPr>
                <w:color w:val="000000"/>
                <w:sz w:val="18"/>
                <w:szCs w:val="18"/>
              </w:rPr>
            </w:pPr>
            <w:ins w:id="281" w:author="Xin Li" w:date="2026-08-20T23:39:00Z" w16du:dateUtc="2026-08-20T15:39:00Z">
              <w:r>
                <w:rPr>
                  <w:color w:val="000000"/>
                  <w:sz w:val="18"/>
                  <w:szCs w:val="18"/>
                </w:rPr>
                <w:t>Increase question supply</w:t>
              </w:r>
            </w:ins>
            <w:del w:id="282" w:author="Xin Li" w:date="2026-08-20T23:39:00Z" w16du:dateUtc="2026-08-20T15:39:00Z">
              <w:r w:rsidR="00E912B4" w:rsidRPr="00015210" w:rsidDel="001471CF">
                <w:rPr>
                  <w:color w:val="000000"/>
                  <w:sz w:val="18"/>
                  <w:szCs w:val="18"/>
                </w:rPr>
                <w:delText>+</w:delText>
              </w:r>
            </w:del>
            <w:r w:rsidR="00E912B4" w:rsidRPr="00015210">
              <w:rPr>
                <w:color w:val="000000"/>
                <w:sz w:val="18"/>
                <w:szCs w:val="18"/>
              </w:rPr>
              <w:t xml:space="preserve"> (individual level); remaining questions longer &amp; more novel</w:t>
            </w:r>
          </w:p>
        </w:tc>
        <w:tc>
          <w:tcPr>
            <w:tcW w:w="1978" w:type="dxa"/>
            <w:tcBorders>
              <w:top w:val="nil"/>
              <w:left w:val="nil"/>
              <w:bottom w:val="single" w:sz="8" w:space="0" w:color="auto"/>
              <w:right w:val="single" w:sz="8" w:space="0" w:color="auto"/>
            </w:tcBorders>
            <w:vAlign w:val="center"/>
            <w:hideMark/>
          </w:tcPr>
          <w:p w14:paraId="154C8E2E" w14:textId="77777777" w:rsidR="00E912B4" w:rsidRPr="00015210" w:rsidRDefault="00E912B4" w:rsidP="00DE134C">
            <w:pPr>
              <w:rPr>
                <w:rFonts w:ascii="Aptos" w:hAnsi="Aptos"/>
                <w:color w:val="000000"/>
                <w:sz w:val="18"/>
                <w:szCs w:val="18"/>
              </w:rPr>
            </w:pPr>
            <w:r w:rsidRPr="00015210">
              <w:rPr>
                <w:rFonts w:ascii="Aptos" w:hAnsi="Aptos"/>
                <w:color w:val="000000"/>
                <w:sz w:val="18"/>
                <w:szCs w:val="18"/>
              </w:rPr>
              <w:t> </w:t>
            </w:r>
          </w:p>
        </w:tc>
      </w:tr>
      <w:tr w:rsidR="00E912B4" w:rsidRPr="00015210" w14:paraId="2452A031" w14:textId="77777777" w:rsidTr="00CC6967">
        <w:trPr>
          <w:trHeight w:val="308"/>
          <w:jc w:val="center"/>
        </w:trPr>
        <w:tc>
          <w:tcPr>
            <w:tcW w:w="2114" w:type="dxa"/>
            <w:tcBorders>
              <w:top w:val="nil"/>
              <w:left w:val="single" w:sz="8" w:space="0" w:color="auto"/>
              <w:bottom w:val="single" w:sz="8" w:space="0" w:color="auto"/>
              <w:right w:val="single" w:sz="8" w:space="0" w:color="auto"/>
            </w:tcBorders>
            <w:vAlign w:val="center"/>
            <w:hideMark/>
          </w:tcPr>
          <w:p w14:paraId="0DF2483A" w14:textId="77777777" w:rsidR="00E912B4" w:rsidRPr="00015210" w:rsidRDefault="00E912B4" w:rsidP="00DE134C">
            <w:pPr>
              <w:rPr>
                <w:color w:val="000000"/>
                <w:sz w:val="18"/>
                <w:szCs w:val="18"/>
              </w:rPr>
            </w:pPr>
            <w:r w:rsidRPr="00015210">
              <w:rPr>
                <w:color w:val="000000"/>
                <w:sz w:val="18"/>
                <w:szCs w:val="18"/>
              </w:rPr>
              <w:t>Burtch et al. (2024)</w:t>
            </w:r>
          </w:p>
        </w:tc>
        <w:tc>
          <w:tcPr>
            <w:tcW w:w="2018" w:type="dxa"/>
            <w:tcBorders>
              <w:top w:val="nil"/>
              <w:left w:val="nil"/>
              <w:bottom w:val="single" w:sz="8" w:space="0" w:color="auto"/>
              <w:right w:val="single" w:sz="8" w:space="0" w:color="auto"/>
            </w:tcBorders>
            <w:vAlign w:val="center"/>
            <w:hideMark/>
          </w:tcPr>
          <w:p w14:paraId="22C99B3C" w14:textId="77777777" w:rsidR="00E912B4" w:rsidRPr="00015210" w:rsidRDefault="00E912B4" w:rsidP="00DE134C">
            <w:pPr>
              <w:rPr>
                <w:color w:val="000000"/>
                <w:sz w:val="18"/>
                <w:szCs w:val="18"/>
              </w:rPr>
            </w:pPr>
            <w:r w:rsidRPr="00015210">
              <w:rPr>
                <w:color w:val="000000"/>
                <w:sz w:val="18"/>
                <w:szCs w:val="18"/>
              </w:rPr>
              <w:t>Stack Overflow (technical)</w:t>
            </w:r>
          </w:p>
        </w:tc>
        <w:tc>
          <w:tcPr>
            <w:tcW w:w="1800" w:type="dxa"/>
            <w:tcBorders>
              <w:top w:val="nil"/>
              <w:left w:val="nil"/>
              <w:bottom w:val="single" w:sz="8" w:space="0" w:color="auto"/>
              <w:right w:val="single" w:sz="8" w:space="0" w:color="auto"/>
            </w:tcBorders>
            <w:vAlign w:val="center"/>
            <w:hideMark/>
          </w:tcPr>
          <w:p w14:paraId="2B550F2F" w14:textId="77777777" w:rsidR="00E912B4" w:rsidRPr="00015210" w:rsidRDefault="00E912B4" w:rsidP="00DE134C">
            <w:pPr>
              <w:rPr>
                <w:color w:val="000000"/>
                <w:sz w:val="18"/>
                <w:szCs w:val="18"/>
              </w:rPr>
            </w:pPr>
            <w:r w:rsidRPr="00015210">
              <w:rPr>
                <w:color w:val="000000"/>
                <w:sz w:val="18"/>
                <w:szCs w:val="18"/>
              </w:rPr>
              <w:t>ChatGPT release</w:t>
            </w:r>
          </w:p>
        </w:tc>
        <w:tc>
          <w:tcPr>
            <w:tcW w:w="1088" w:type="dxa"/>
            <w:tcBorders>
              <w:top w:val="nil"/>
              <w:left w:val="nil"/>
              <w:bottom w:val="single" w:sz="8" w:space="0" w:color="auto"/>
              <w:right w:val="single" w:sz="8" w:space="0" w:color="auto"/>
            </w:tcBorders>
            <w:vAlign w:val="center"/>
            <w:hideMark/>
          </w:tcPr>
          <w:p w14:paraId="7934555D" w14:textId="77777777" w:rsidR="00E912B4" w:rsidRPr="00015210" w:rsidRDefault="00E912B4" w:rsidP="00DE134C">
            <w:pPr>
              <w:rPr>
                <w:color w:val="000000"/>
                <w:sz w:val="18"/>
                <w:szCs w:val="18"/>
              </w:rPr>
            </w:pPr>
            <w:r w:rsidRPr="00015210">
              <w:rPr>
                <w:color w:val="000000"/>
                <w:sz w:val="18"/>
                <w:szCs w:val="18"/>
              </w:rPr>
              <w:t>Topic-week</w:t>
            </w:r>
          </w:p>
        </w:tc>
        <w:tc>
          <w:tcPr>
            <w:tcW w:w="1168" w:type="dxa"/>
            <w:tcBorders>
              <w:top w:val="nil"/>
              <w:left w:val="nil"/>
              <w:bottom w:val="single" w:sz="8" w:space="0" w:color="auto"/>
              <w:right w:val="single" w:sz="8" w:space="0" w:color="auto"/>
            </w:tcBorders>
            <w:vAlign w:val="center"/>
            <w:hideMark/>
          </w:tcPr>
          <w:p w14:paraId="67BBC213" w14:textId="77777777" w:rsidR="00E912B4" w:rsidRPr="00015210" w:rsidRDefault="00E912B4" w:rsidP="00DE134C">
            <w:pPr>
              <w:rPr>
                <w:color w:val="000000"/>
                <w:sz w:val="18"/>
                <w:szCs w:val="18"/>
              </w:rPr>
            </w:pPr>
            <w:r w:rsidRPr="00015210">
              <w:rPr>
                <w:color w:val="000000"/>
                <w:sz w:val="18"/>
                <w:szCs w:val="18"/>
              </w:rPr>
              <w:t>No</w:t>
            </w:r>
          </w:p>
        </w:tc>
        <w:tc>
          <w:tcPr>
            <w:tcW w:w="2604" w:type="dxa"/>
            <w:tcBorders>
              <w:top w:val="nil"/>
              <w:left w:val="nil"/>
              <w:bottom w:val="single" w:sz="8" w:space="0" w:color="auto"/>
              <w:right w:val="single" w:sz="8" w:space="0" w:color="auto"/>
            </w:tcBorders>
            <w:vAlign w:val="center"/>
            <w:hideMark/>
          </w:tcPr>
          <w:p w14:paraId="29114552" w14:textId="6BC6EDB3" w:rsidR="00E912B4" w:rsidRPr="00015210" w:rsidRDefault="001471CF" w:rsidP="001471CF">
            <w:pPr>
              <w:rPr>
                <w:color w:val="000000"/>
                <w:sz w:val="18"/>
                <w:szCs w:val="18"/>
              </w:rPr>
            </w:pPr>
            <w:ins w:id="283" w:author="Xin Li" w:date="2026-08-20T23:39:00Z" w16du:dateUtc="2026-08-20T15:39:00Z">
              <w:r>
                <w:rPr>
                  <w:color w:val="000000"/>
                  <w:sz w:val="18"/>
                  <w:szCs w:val="18"/>
                </w:rPr>
                <w:t>Reduce question supply;</w:t>
              </w:r>
            </w:ins>
            <w:del w:id="284" w:author="Xin Li" w:date="2026-08-20T23:39:00Z" w16du:dateUtc="2026-08-20T15:39:00Z">
              <w:r w:rsidR="00E912B4" w:rsidRPr="00015210" w:rsidDel="001471CF">
                <w:rPr>
                  <w:color w:val="000000"/>
                  <w:sz w:val="18"/>
                  <w:szCs w:val="18"/>
                </w:rPr>
                <w:delText>−</w:delText>
              </w:r>
            </w:del>
          </w:p>
        </w:tc>
        <w:tc>
          <w:tcPr>
            <w:tcW w:w="1978" w:type="dxa"/>
            <w:tcBorders>
              <w:top w:val="nil"/>
              <w:left w:val="nil"/>
              <w:bottom w:val="single" w:sz="8" w:space="0" w:color="auto"/>
              <w:right w:val="single" w:sz="8" w:space="0" w:color="auto"/>
            </w:tcBorders>
            <w:vAlign w:val="center"/>
            <w:hideMark/>
          </w:tcPr>
          <w:p w14:paraId="169D1C47" w14:textId="77777777" w:rsidR="00E912B4" w:rsidRPr="00015210" w:rsidRDefault="00E912B4" w:rsidP="00DE134C">
            <w:pPr>
              <w:rPr>
                <w:rFonts w:ascii="Aptos" w:hAnsi="Aptos"/>
                <w:color w:val="000000"/>
                <w:sz w:val="18"/>
                <w:szCs w:val="18"/>
              </w:rPr>
            </w:pPr>
            <w:r w:rsidRPr="00015210">
              <w:rPr>
                <w:rFonts w:ascii="Aptos" w:hAnsi="Aptos"/>
                <w:color w:val="000000"/>
                <w:sz w:val="18"/>
                <w:szCs w:val="18"/>
              </w:rPr>
              <w:t> </w:t>
            </w:r>
          </w:p>
        </w:tc>
      </w:tr>
      <w:tr w:rsidR="00E912B4" w:rsidRPr="00015210" w14:paraId="1EC3E8A7" w14:textId="77777777" w:rsidTr="00CC6967">
        <w:trPr>
          <w:trHeight w:val="308"/>
          <w:jc w:val="center"/>
        </w:trPr>
        <w:tc>
          <w:tcPr>
            <w:tcW w:w="2114" w:type="dxa"/>
            <w:tcBorders>
              <w:top w:val="nil"/>
              <w:left w:val="single" w:sz="8" w:space="0" w:color="auto"/>
              <w:bottom w:val="single" w:sz="8" w:space="0" w:color="auto"/>
              <w:right w:val="single" w:sz="8" w:space="0" w:color="auto"/>
            </w:tcBorders>
            <w:vAlign w:val="center"/>
            <w:hideMark/>
          </w:tcPr>
          <w:p w14:paraId="10D84DD2" w14:textId="77777777" w:rsidR="00E912B4" w:rsidRPr="00015210" w:rsidRDefault="00E912B4" w:rsidP="00DE134C">
            <w:pPr>
              <w:rPr>
                <w:color w:val="000000"/>
                <w:sz w:val="18"/>
                <w:szCs w:val="18"/>
              </w:rPr>
            </w:pPr>
            <w:r w:rsidRPr="00015210">
              <w:rPr>
                <w:color w:val="000000"/>
                <w:sz w:val="18"/>
                <w:szCs w:val="18"/>
              </w:rPr>
              <w:t>del Rio-Chanona et al. (2024)</w:t>
            </w:r>
          </w:p>
        </w:tc>
        <w:tc>
          <w:tcPr>
            <w:tcW w:w="2018" w:type="dxa"/>
            <w:tcBorders>
              <w:top w:val="nil"/>
              <w:left w:val="nil"/>
              <w:bottom w:val="single" w:sz="8" w:space="0" w:color="auto"/>
              <w:right w:val="single" w:sz="8" w:space="0" w:color="auto"/>
            </w:tcBorders>
            <w:vAlign w:val="center"/>
            <w:hideMark/>
          </w:tcPr>
          <w:p w14:paraId="552E38D8" w14:textId="77777777" w:rsidR="00E912B4" w:rsidRPr="00015210" w:rsidRDefault="00E912B4" w:rsidP="00DE134C">
            <w:pPr>
              <w:rPr>
                <w:color w:val="000000"/>
                <w:sz w:val="18"/>
                <w:szCs w:val="18"/>
              </w:rPr>
            </w:pPr>
            <w:r w:rsidRPr="00015210">
              <w:rPr>
                <w:color w:val="000000"/>
                <w:sz w:val="18"/>
                <w:szCs w:val="18"/>
              </w:rPr>
              <w:t>Stack Overflow (technical)</w:t>
            </w:r>
          </w:p>
        </w:tc>
        <w:tc>
          <w:tcPr>
            <w:tcW w:w="1800" w:type="dxa"/>
            <w:tcBorders>
              <w:top w:val="nil"/>
              <w:left w:val="nil"/>
              <w:bottom w:val="single" w:sz="8" w:space="0" w:color="auto"/>
              <w:right w:val="single" w:sz="8" w:space="0" w:color="auto"/>
            </w:tcBorders>
            <w:vAlign w:val="center"/>
            <w:hideMark/>
          </w:tcPr>
          <w:p w14:paraId="6947A237" w14:textId="77777777" w:rsidR="00E912B4" w:rsidRPr="00015210" w:rsidRDefault="00E912B4" w:rsidP="00DE134C">
            <w:pPr>
              <w:rPr>
                <w:color w:val="000000"/>
                <w:sz w:val="18"/>
                <w:szCs w:val="18"/>
              </w:rPr>
            </w:pPr>
            <w:r w:rsidRPr="00015210">
              <w:rPr>
                <w:color w:val="000000"/>
                <w:sz w:val="18"/>
                <w:szCs w:val="18"/>
              </w:rPr>
              <w:t>ChatGPT release</w:t>
            </w:r>
          </w:p>
        </w:tc>
        <w:tc>
          <w:tcPr>
            <w:tcW w:w="1088" w:type="dxa"/>
            <w:tcBorders>
              <w:top w:val="nil"/>
              <w:left w:val="nil"/>
              <w:bottom w:val="single" w:sz="8" w:space="0" w:color="auto"/>
              <w:right w:val="single" w:sz="8" w:space="0" w:color="auto"/>
            </w:tcBorders>
            <w:vAlign w:val="center"/>
            <w:hideMark/>
          </w:tcPr>
          <w:p w14:paraId="7C26F975" w14:textId="77777777" w:rsidR="00E912B4" w:rsidRPr="00015210" w:rsidRDefault="00E912B4" w:rsidP="00DE134C">
            <w:pPr>
              <w:rPr>
                <w:color w:val="000000"/>
                <w:sz w:val="18"/>
                <w:szCs w:val="18"/>
              </w:rPr>
            </w:pPr>
            <w:r w:rsidRPr="00015210">
              <w:rPr>
                <w:color w:val="000000"/>
                <w:sz w:val="18"/>
                <w:szCs w:val="18"/>
              </w:rPr>
              <w:t>Topic-week</w:t>
            </w:r>
          </w:p>
        </w:tc>
        <w:tc>
          <w:tcPr>
            <w:tcW w:w="1168" w:type="dxa"/>
            <w:tcBorders>
              <w:top w:val="nil"/>
              <w:left w:val="nil"/>
              <w:bottom w:val="single" w:sz="8" w:space="0" w:color="auto"/>
              <w:right w:val="single" w:sz="8" w:space="0" w:color="auto"/>
            </w:tcBorders>
            <w:vAlign w:val="center"/>
            <w:hideMark/>
          </w:tcPr>
          <w:p w14:paraId="7E3D09C4" w14:textId="77777777" w:rsidR="00E912B4" w:rsidRPr="00015210" w:rsidRDefault="00E912B4" w:rsidP="00DE134C">
            <w:pPr>
              <w:rPr>
                <w:color w:val="000000"/>
                <w:sz w:val="18"/>
                <w:szCs w:val="18"/>
              </w:rPr>
            </w:pPr>
            <w:r w:rsidRPr="00015210">
              <w:rPr>
                <w:color w:val="000000"/>
                <w:sz w:val="18"/>
                <w:szCs w:val="18"/>
              </w:rPr>
              <w:t>No</w:t>
            </w:r>
          </w:p>
        </w:tc>
        <w:tc>
          <w:tcPr>
            <w:tcW w:w="2604" w:type="dxa"/>
            <w:tcBorders>
              <w:top w:val="nil"/>
              <w:left w:val="nil"/>
              <w:bottom w:val="single" w:sz="8" w:space="0" w:color="auto"/>
              <w:right w:val="single" w:sz="8" w:space="0" w:color="auto"/>
            </w:tcBorders>
            <w:vAlign w:val="center"/>
            <w:hideMark/>
          </w:tcPr>
          <w:p w14:paraId="06ACA59C" w14:textId="615C3763" w:rsidR="00E912B4" w:rsidRPr="00015210" w:rsidRDefault="001471CF" w:rsidP="001471CF">
            <w:pPr>
              <w:rPr>
                <w:color w:val="000000"/>
                <w:sz w:val="18"/>
                <w:szCs w:val="18"/>
              </w:rPr>
            </w:pPr>
            <w:ins w:id="285" w:author="Xin Li" w:date="2026-08-20T23:39:00Z" w16du:dateUtc="2026-08-20T15:39:00Z">
              <w:r>
                <w:rPr>
                  <w:color w:val="000000"/>
                  <w:sz w:val="18"/>
                  <w:szCs w:val="18"/>
                </w:rPr>
                <w:t>Reduce question supply;</w:t>
              </w:r>
            </w:ins>
            <w:del w:id="286" w:author="Xin Li" w:date="2026-08-20T23:39:00Z" w16du:dateUtc="2026-08-20T15:39:00Z">
              <w:r w:rsidR="00E912B4" w:rsidRPr="00015210" w:rsidDel="001471CF">
                <w:rPr>
                  <w:color w:val="000000"/>
                  <w:sz w:val="18"/>
                  <w:szCs w:val="18"/>
                </w:rPr>
                <w:delText>−</w:delText>
              </w:r>
            </w:del>
          </w:p>
        </w:tc>
        <w:tc>
          <w:tcPr>
            <w:tcW w:w="1978" w:type="dxa"/>
            <w:tcBorders>
              <w:top w:val="nil"/>
              <w:left w:val="nil"/>
              <w:bottom w:val="single" w:sz="8" w:space="0" w:color="auto"/>
              <w:right w:val="single" w:sz="8" w:space="0" w:color="auto"/>
            </w:tcBorders>
            <w:vAlign w:val="center"/>
            <w:hideMark/>
          </w:tcPr>
          <w:p w14:paraId="2859F976" w14:textId="77777777" w:rsidR="00E912B4" w:rsidRPr="00015210" w:rsidRDefault="00E912B4" w:rsidP="00DE134C">
            <w:pPr>
              <w:rPr>
                <w:rFonts w:ascii="Aptos" w:hAnsi="Aptos"/>
                <w:color w:val="000000"/>
                <w:sz w:val="18"/>
                <w:szCs w:val="18"/>
              </w:rPr>
            </w:pPr>
            <w:r w:rsidRPr="00015210">
              <w:rPr>
                <w:rFonts w:ascii="Aptos" w:hAnsi="Aptos"/>
                <w:color w:val="000000"/>
                <w:sz w:val="18"/>
                <w:szCs w:val="18"/>
              </w:rPr>
              <w:t> </w:t>
            </w:r>
          </w:p>
        </w:tc>
      </w:tr>
      <w:tr w:rsidR="00E912B4" w:rsidRPr="00015210" w14:paraId="77C625B5" w14:textId="77777777" w:rsidTr="00CC6967">
        <w:trPr>
          <w:trHeight w:val="291"/>
          <w:jc w:val="center"/>
        </w:trPr>
        <w:tc>
          <w:tcPr>
            <w:tcW w:w="12770" w:type="dxa"/>
            <w:gridSpan w:val="7"/>
            <w:tcBorders>
              <w:top w:val="single" w:sz="8" w:space="0" w:color="auto"/>
              <w:left w:val="single" w:sz="8" w:space="0" w:color="auto"/>
              <w:bottom w:val="single" w:sz="8" w:space="0" w:color="auto"/>
              <w:right w:val="single" w:sz="8" w:space="0" w:color="000000"/>
            </w:tcBorders>
            <w:vAlign w:val="center"/>
            <w:hideMark/>
          </w:tcPr>
          <w:p w14:paraId="5CC11EC4" w14:textId="04B3A36D" w:rsidR="00E912B4" w:rsidRPr="00015210" w:rsidRDefault="00E912B4" w:rsidP="00DE134C">
            <w:pPr>
              <w:rPr>
                <w:b/>
                <w:bCs/>
                <w:color w:val="000000"/>
                <w:sz w:val="18"/>
                <w:szCs w:val="18"/>
              </w:rPr>
            </w:pPr>
            <w:r w:rsidRPr="00015210">
              <w:rPr>
                <w:b/>
                <w:bCs/>
                <w:color w:val="000000"/>
                <w:sz w:val="18"/>
                <w:szCs w:val="18"/>
              </w:rPr>
              <w:t xml:space="preserve">Role 2. </w:t>
            </w:r>
            <w:ins w:id="287" w:author="Xin Li" w:date="2026-08-20T23:41:00Z" w16du:dateUtc="2026-08-20T15:41:00Z">
              <w:r w:rsidR="001471CF">
                <w:rPr>
                  <w:b/>
                  <w:bCs/>
                  <w:color w:val="000000"/>
                  <w:sz w:val="18"/>
                  <w:szCs w:val="18"/>
                </w:rPr>
                <w:t>External Gen</w:t>
              </w:r>
            </w:ins>
            <w:r w:rsidRPr="00015210">
              <w:rPr>
                <w:b/>
                <w:bCs/>
                <w:color w:val="000000"/>
                <w:sz w:val="18"/>
                <w:szCs w:val="18"/>
              </w:rPr>
              <w:t>AI as the answerer’s instrument</w:t>
            </w:r>
            <w:r w:rsidRPr="00015210">
              <w:rPr>
                <w:color w:val="000000"/>
                <w:sz w:val="18"/>
                <w:szCs w:val="18"/>
              </w:rPr>
              <w:t xml:space="preserve"> </w:t>
            </w:r>
            <w:del w:id="288" w:author="Xin Li" w:date="2026-08-20T23:41:00Z" w16du:dateUtc="2026-08-20T15:41:00Z">
              <w:r w:rsidRPr="00015210" w:rsidDel="001471CF">
                <w:rPr>
                  <w:color w:val="000000"/>
                  <w:sz w:val="18"/>
                  <w:szCs w:val="18"/>
                </w:rPr>
                <w:delText>(AI enters human answers as an unattributed input)</w:delText>
              </w:r>
            </w:del>
          </w:p>
        </w:tc>
      </w:tr>
      <w:tr w:rsidR="00D36F54" w:rsidRPr="00015210" w14:paraId="71204193" w14:textId="77777777" w:rsidTr="00CC6967">
        <w:trPr>
          <w:trHeight w:val="308"/>
          <w:jc w:val="center"/>
        </w:trPr>
        <w:tc>
          <w:tcPr>
            <w:tcW w:w="2114" w:type="dxa"/>
            <w:tcBorders>
              <w:top w:val="nil"/>
              <w:left w:val="single" w:sz="8" w:space="0" w:color="auto"/>
              <w:bottom w:val="single" w:sz="8" w:space="0" w:color="auto"/>
              <w:right w:val="single" w:sz="8" w:space="0" w:color="auto"/>
            </w:tcBorders>
            <w:vAlign w:val="center"/>
            <w:hideMark/>
          </w:tcPr>
          <w:p w14:paraId="50016B0F" w14:textId="77777777" w:rsidR="00D36F54" w:rsidRPr="00015210" w:rsidRDefault="00D36F54" w:rsidP="00D36F54">
            <w:pPr>
              <w:rPr>
                <w:color w:val="000000"/>
                <w:sz w:val="18"/>
                <w:szCs w:val="18"/>
              </w:rPr>
            </w:pPr>
            <w:r w:rsidRPr="00015210">
              <w:rPr>
                <w:color w:val="000000"/>
                <w:sz w:val="18"/>
                <w:szCs w:val="18"/>
              </w:rPr>
              <w:t>Fang &amp; Zhou (2026, I&amp;M)</w:t>
            </w:r>
          </w:p>
        </w:tc>
        <w:tc>
          <w:tcPr>
            <w:tcW w:w="2018" w:type="dxa"/>
            <w:tcBorders>
              <w:top w:val="nil"/>
              <w:left w:val="nil"/>
              <w:bottom w:val="single" w:sz="8" w:space="0" w:color="auto"/>
              <w:right w:val="single" w:sz="8" w:space="0" w:color="auto"/>
            </w:tcBorders>
            <w:vAlign w:val="center"/>
            <w:hideMark/>
          </w:tcPr>
          <w:p w14:paraId="617504F3" w14:textId="77777777" w:rsidR="00D36F54" w:rsidRPr="00015210" w:rsidRDefault="00D36F54" w:rsidP="00D36F54">
            <w:pPr>
              <w:rPr>
                <w:color w:val="000000"/>
                <w:sz w:val="18"/>
                <w:szCs w:val="18"/>
              </w:rPr>
            </w:pPr>
            <w:r w:rsidRPr="00015210">
              <w:rPr>
                <w:color w:val="000000"/>
                <w:sz w:val="18"/>
                <w:szCs w:val="18"/>
              </w:rPr>
              <w:t>Zhihu (general)</w:t>
            </w:r>
          </w:p>
        </w:tc>
        <w:tc>
          <w:tcPr>
            <w:tcW w:w="1800" w:type="dxa"/>
            <w:tcBorders>
              <w:top w:val="nil"/>
              <w:left w:val="nil"/>
              <w:bottom w:val="single" w:sz="8" w:space="0" w:color="auto"/>
              <w:right w:val="single" w:sz="8" w:space="0" w:color="auto"/>
            </w:tcBorders>
            <w:vAlign w:val="center"/>
            <w:hideMark/>
          </w:tcPr>
          <w:p w14:paraId="614BCAB2" w14:textId="77777777" w:rsidR="00D36F54" w:rsidRPr="00015210" w:rsidRDefault="00D36F54" w:rsidP="00D36F54">
            <w:pPr>
              <w:rPr>
                <w:color w:val="000000"/>
                <w:sz w:val="18"/>
                <w:szCs w:val="18"/>
              </w:rPr>
            </w:pPr>
            <w:r w:rsidRPr="00015210">
              <w:rPr>
                <w:color w:val="000000"/>
                <w:sz w:val="18"/>
                <w:szCs w:val="18"/>
              </w:rPr>
              <w:t>ChatGPT release</w:t>
            </w:r>
          </w:p>
        </w:tc>
        <w:tc>
          <w:tcPr>
            <w:tcW w:w="1088" w:type="dxa"/>
            <w:tcBorders>
              <w:top w:val="nil"/>
              <w:left w:val="nil"/>
              <w:bottom w:val="single" w:sz="8" w:space="0" w:color="auto"/>
              <w:right w:val="single" w:sz="8" w:space="0" w:color="auto"/>
            </w:tcBorders>
            <w:vAlign w:val="center"/>
            <w:hideMark/>
          </w:tcPr>
          <w:p w14:paraId="33AC0880" w14:textId="77777777" w:rsidR="00D36F54" w:rsidRPr="00015210" w:rsidRDefault="00D36F54" w:rsidP="00D36F54">
            <w:pPr>
              <w:rPr>
                <w:color w:val="000000"/>
                <w:sz w:val="18"/>
                <w:szCs w:val="18"/>
              </w:rPr>
            </w:pPr>
            <w:r w:rsidRPr="00015210">
              <w:rPr>
                <w:color w:val="000000"/>
                <w:sz w:val="18"/>
                <w:szCs w:val="18"/>
              </w:rPr>
              <w:t>User-month</w:t>
            </w:r>
          </w:p>
        </w:tc>
        <w:tc>
          <w:tcPr>
            <w:tcW w:w="1168" w:type="dxa"/>
            <w:tcBorders>
              <w:top w:val="nil"/>
              <w:left w:val="nil"/>
              <w:bottom w:val="single" w:sz="8" w:space="0" w:color="auto"/>
              <w:right w:val="single" w:sz="8" w:space="0" w:color="auto"/>
            </w:tcBorders>
            <w:vAlign w:val="center"/>
            <w:hideMark/>
          </w:tcPr>
          <w:p w14:paraId="69CED750" w14:textId="77777777" w:rsidR="00D36F54" w:rsidRPr="00015210" w:rsidRDefault="00D36F54" w:rsidP="00D36F54">
            <w:pPr>
              <w:rPr>
                <w:color w:val="000000"/>
                <w:sz w:val="18"/>
                <w:szCs w:val="18"/>
              </w:rPr>
            </w:pPr>
            <w:r w:rsidRPr="00015210">
              <w:rPr>
                <w:color w:val="000000"/>
                <w:sz w:val="18"/>
                <w:szCs w:val="18"/>
              </w:rPr>
              <w:t>No</w:t>
            </w:r>
          </w:p>
        </w:tc>
        <w:tc>
          <w:tcPr>
            <w:tcW w:w="2604" w:type="dxa"/>
            <w:tcBorders>
              <w:top w:val="nil"/>
              <w:left w:val="nil"/>
              <w:bottom w:val="single" w:sz="8" w:space="0" w:color="auto"/>
              <w:right w:val="single" w:sz="8" w:space="0" w:color="auto"/>
            </w:tcBorders>
            <w:vAlign w:val="center"/>
            <w:hideMark/>
          </w:tcPr>
          <w:p w14:paraId="3F26F679" w14:textId="77777777" w:rsidR="00D36F54" w:rsidRPr="00015210" w:rsidRDefault="00D36F54" w:rsidP="00D36F54">
            <w:pPr>
              <w:rPr>
                <w:rFonts w:ascii="Aptos" w:hAnsi="Aptos"/>
                <w:color w:val="000000"/>
                <w:sz w:val="18"/>
                <w:szCs w:val="18"/>
              </w:rPr>
            </w:pPr>
            <w:r w:rsidRPr="00015210">
              <w:rPr>
                <w:rFonts w:ascii="Aptos" w:hAnsi="Aptos"/>
                <w:color w:val="000000"/>
                <w:sz w:val="18"/>
                <w:szCs w:val="18"/>
              </w:rPr>
              <w:t> </w:t>
            </w:r>
          </w:p>
        </w:tc>
        <w:tc>
          <w:tcPr>
            <w:tcW w:w="1978" w:type="dxa"/>
            <w:tcBorders>
              <w:top w:val="nil"/>
              <w:left w:val="nil"/>
              <w:bottom w:val="single" w:sz="8" w:space="0" w:color="auto"/>
              <w:right w:val="single" w:sz="8" w:space="0" w:color="auto"/>
            </w:tcBorders>
            <w:vAlign w:val="center"/>
            <w:hideMark/>
          </w:tcPr>
          <w:p w14:paraId="54CA54B3" w14:textId="0F0890E4" w:rsidR="00D36F54" w:rsidRPr="00015210" w:rsidRDefault="00D36F54" w:rsidP="00D36F54">
            <w:pPr>
              <w:rPr>
                <w:color w:val="000000"/>
                <w:sz w:val="18"/>
                <w:szCs w:val="18"/>
              </w:rPr>
            </w:pPr>
            <w:ins w:id="289" w:author="Xin Li" w:date="2026-08-20T23:44:00Z" w16du:dateUtc="2026-08-20T15:44:00Z">
              <w:r>
                <w:rPr>
                  <w:color w:val="000000"/>
                  <w:sz w:val="18"/>
                  <w:szCs w:val="18"/>
                </w:rPr>
                <w:t>Increase answer supply</w:t>
              </w:r>
            </w:ins>
            <w:del w:id="290" w:author="Xin Li" w:date="2026-08-20T23:44:00Z" w16du:dateUtc="2026-08-20T15:44:00Z">
              <w:r w:rsidRPr="00015210" w:rsidDel="001852F9">
                <w:rPr>
                  <w:color w:val="000000"/>
                  <w:sz w:val="18"/>
                  <w:szCs w:val="18"/>
                </w:rPr>
                <w:delText>+; shorter</w:delText>
              </w:r>
            </w:del>
          </w:p>
        </w:tc>
      </w:tr>
      <w:tr w:rsidR="00D36F54" w:rsidRPr="00015210" w14:paraId="7F093680" w14:textId="77777777" w:rsidTr="00CC6967">
        <w:trPr>
          <w:trHeight w:val="308"/>
          <w:jc w:val="center"/>
        </w:trPr>
        <w:tc>
          <w:tcPr>
            <w:tcW w:w="2114" w:type="dxa"/>
            <w:tcBorders>
              <w:top w:val="nil"/>
              <w:left w:val="single" w:sz="8" w:space="0" w:color="auto"/>
              <w:bottom w:val="single" w:sz="8" w:space="0" w:color="auto"/>
              <w:right w:val="single" w:sz="8" w:space="0" w:color="auto"/>
            </w:tcBorders>
            <w:vAlign w:val="center"/>
            <w:hideMark/>
          </w:tcPr>
          <w:p w14:paraId="07A18F29" w14:textId="77777777" w:rsidR="00D36F54" w:rsidRPr="00015210" w:rsidRDefault="00D36F54" w:rsidP="00D36F54">
            <w:pPr>
              <w:rPr>
                <w:color w:val="000000"/>
                <w:sz w:val="18"/>
                <w:szCs w:val="18"/>
              </w:rPr>
            </w:pPr>
            <w:r w:rsidRPr="00015210">
              <w:rPr>
                <w:color w:val="000000"/>
                <w:sz w:val="18"/>
                <w:szCs w:val="18"/>
              </w:rPr>
              <w:t>Shan &amp; Qiu (2026, ISR)</w:t>
            </w:r>
          </w:p>
        </w:tc>
        <w:tc>
          <w:tcPr>
            <w:tcW w:w="2018" w:type="dxa"/>
            <w:tcBorders>
              <w:top w:val="nil"/>
              <w:left w:val="nil"/>
              <w:bottom w:val="single" w:sz="8" w:space="0" w:color="auto"/>
              <w:right w:val="single" w:sz="8" w:space="0" w:color="auto"/>
            </w:tcBorders>
            <w:vAlign w:val="center"/>
            <w:hideMark/>
          </w:tcPr>
          <w:p w14:paraId="5BFDDBDA" w14:textId="77777777" w:rsidR="00D36F54" w:rsidRPr="00015210" w:rsidRDefault="00D36F54" w:rsidP="00D36F54">
            <w:pPr>
              <w:rPr>
                <w:color w:val="000000"/>
                <w:sz w:val="18"/>
                <w:szCs w:val="18"/>
              </w:rPr>
            </w:pPr>
            <w:r w:rsidRPr="00015210">
              <w:rPr>
                <w:color w:val="000000"/>
                <w:sz w:val="18"/>
                <w:szCs w:val="18"/>
              </w:rPr>
              <w:t>Stack Overflow (technical)</w:t>
            </w:r>
          </w:p>
        </w:tc>
        <w:tc>
          <w:tcPr>
            <w:tcW w:w="1800" w:type="dxa"/>
            <w:tcBorders>
              <w:top w:val="nil"/>
              <w:left w:val="nil"/>
              <w:bottom w:val="single" w:sz="8" w:space="0" w:color="auto"/>
              <w:right w:val="single" w:sz="8" w:space="0" w:color="auto"/>
            </w:tcBorders>
            <w:vAlign w:val="center"/>
            <w:hideMark/>
          </w:tcPr>
          <w:p w14:paraId="34E830BC" w14:textId="77777777" w:rsidR="00D36F54" w:rsidRPr="00015210" w:rsidRDefault="00D36F54" w:rsidP="00D36F54">
            <w:pPr>
              <w:rPr>
                <w:color w:val="000000"/>
                <w:sz w:val="18"/>
                <w:szCs w:val="18"/>
              </w:rPr>
            </w:pPr>
            <w:r w:rsidRPr="00015210">
              <w:rPr>
                <w:color w:val="000000"/>
                <w:sz w:val="18"/>
                <w:szCs w:val="18"/>
              </w:rPr>
              <w:t>ChatGPT release</w:t>
            </w:r>
          </w:p>
        </w:tc>
        <w:tc>
          <w:tcPr>
            <w:tcW w:w="1088" w:type="dxa"/>
            <w:tcBorders>
              <w:top w:val="nil"/>
              <w:left w:val="nil"/>
              <w:bottom w:val="single" w:sz="8" w:space="0" w:color="auto"/>
              <w:right w:val="single" w:sz="8" w:space="0" w:color="auto"/>
            </w:tcBorders>
            <w:vAlign w:val="center"/>
            <w:hideMark/>
          </w:tcPr>
          <w:p w14:paraId="4AA25D69" w14:textId="77777777" w:rsidR="00D36F54" w:rsidRPr="00015210" w:rsidRDefault="00D36F54" w:rsidP="00D36F54">
            <w:pPr>
              <w:rPr>
                <w:color w:val="000000"/>
                <w:sz w:val="18"/>
                <w:szCs w:val="18"/>
              </w:rPr>
            </w:pPr>
            <w:r w:rsidRPr="00015210">
              <w:rPr>
                <w:color w:val="000000"/>
                <w:sz w:val="18"/>
                <w:szCs w:val="18"/>
              </w:rPr>
              <w:t>User-day</w:t>
            </w:r>
          </w:p>
        </w:tc>
        <w:tc>
          <w:tcPr>
            <w:tcW w:w="1168" w:type="dxa"/>
            <w:tcBorders>
              <w:top w:val="nil"/>
              <w:left w:val="nil"/>
              <w:bottom w:val="single" w:sz="8" w:space="0" w:color="auto"/>
              <w:right w:val="single" w:sz="8" w:space="0" w:color="auto"/>
            </w:tcBorders>
            <w:vAlign w:val="center"/>
            <w:hideMark/>
          </w:tcPr>
          <w:p w14:paraId="51E65910" w14:textId="77777777" w:rsidR="00D36F54" w:rsidRPr="00015210" w:rsidRDefault="00D36F54" w:rsidP="00D36F54">
            <w:pPr>
              <w:rPr>
                <w:color w:val="000000"/>
                <w:sz w:val="18"/>
                <w:szCs w:val="18"/>
              </w:rPr>
            </w:pPr>
            <w:r w:rsidRPr="00015210">
              <w:rPr>
                <w:color w:val="000000"/>
                <w:sz w:val="18"/>
                <w:szCs w:val="18"/>
              </w:rPr>
              <w:t>No</w:t>
            </w:r>
          </w:p>
        </w:tc>
        <w:tc>
          <w:tcPr>
            <w:tcW w:w="2604" w:type="dxa"/>
            <w:tcBorders>
              <w:top w:val="nil"/>
              <w:left w:val="nil"/>
              <w:bottom w:val="single" w:sz="8" w:space="0" w:color="auto"/>
              <w:right w:val="single" w:sz="8" w:space="0" w:color="auto"/>
            </w:tcBorders>
            <w:vAlign w:val="center"/>
            <w:hideMark/>
          </w:tcPr>
          <w:p w14:paraId="0CF3A570" w14:textId="77777777" w:rsidR="00D36F54" w:rsidRPr="00015210" w:rsidRDefault="00D36F54" w:rsidP="00D36F54">
            <w:pPr>
              <w:rPr>
                <w:rFonts w:ascii="Aptos" w:hAnsi="Aptos"/>
                <w:color w:val="000000"/>
                <w:sz w:val="18"/>
                <w:szCs w:val="18"/>
              </w:rPr>
            </w:pPr>
            <w:r w:rsidRPr="00015210">
              <w:rPr>
                <w:rFonts w:ascii="Aptos" w:hAnsi="Aptos"/>
                <w:color w:val="000000"/>
                <w:sz w:val="18"/>
                <w:szCs w:val="18"/>
              </w:rPr>
              <w:t> </w:t>
            </w:r>
          </w:p>
        </w:tc>
        <w:tc>
          <w:tcPr>
            <w:tcW w:w="1978" w:type="dxa"/>
            <w:tcBorders>
              <w:top w:val="nil"/>
              <w:left w:val="nil"/>
              <w:bottom w:val="single" w:sz="8" w:space="0" w:color="auto"/>
              <w:right w:val="single" w:sz="8" w:space="0" w:color="auto"/>
            </w:tcBorders>
            <w:vAlign w:val="center"/>
            <w:hideMark/>
          </w:tcPr>
          <w:p w14:paraId="7A1E7F5E" w14:textId="13FF43AE" w:rsidR="00D36F54" w:rsidRPr="00015210" w:rsidRDefault="00D36F54" w:rsidP="00D36F54">
            <w:pPr>
              <w:rPr>
                <w:color w:val="000000"/>
                <w:sz w:val="18"/>
                <w:szCs w:val="18"/>
              </w:rPr>
            </w:pPr>
            <w:ins w:id="291" w:author="Xin Li" w:date="2026-08-20T23:45:00Z" w16du:dateUtc="2026-08-20T15:45:00Z">
              <w:r>
                <w:rPr>
                  <w:color w:val="000000"/>
                  <w:sz w:val="18"/>
                  <w:szCs w:val="18"/>
                </w:rPr>
                <w:t>Increase answer supply</w:t>
              </w:r>
            </w:ins>
            <w:del w:id="292" w:author="Xin Li" w:date="2026-08-20T23:45:00Z" w16du:dateUtc="2026-08-20T15:45:00Z">
              <w:r w:rsidRPr="00015210" w:rsidDel="00D36F54">
                <w:rPr>
                  <w:color w:val="000000"/>
                  <w:sz w:val="18"/>
                  <w:szCs w:val="18"/>
                </w:rPr>
                <w:delText>+</w:delText>
              </w:r>
            </w:del>
            <w:r w:rsidRPr="00015210">
              <w:rPr>
                <w:color w:val="000000"/>
                <w:sz w:val="18"/>
                <w:szCs w:val="18"/>
              </w:rPr>
              <w:t>; shorter, more readable</w:t>
            </w:r>
          </w:p>
        </w:tc>
      </w:tr>
      <w:tr w:rsidR="00D36F54" w:rsidRPr="00015210" w14:paraId="51F42C0C" w14:textId="77777777" w:rsidTr="00CC6967">
        <w:trPr>
          <w:trHeight w:val="291"/>
          <w:jc w:val="center"/>
        </w:trPr>
        <w:tc>
          <w:tcPr>
            <w:tcW w:w="2114" w:type="dxa"/>
            <w:tcBorders>
              <w:top w:val="nil"/>
              <w:left w:val="single" w:sz="8" w:space="0" w:color="auto"/>
              <w:bottom w:val="single" w:sz="8" w:space="0" w:color="auto"/>
              <w:right w:val="single" w:sz="8" w:space="0" w:color="auto"/>
            </w:tcBorders>
            <w:vAlign w:val="center"/>
            <w:hideMark/>
          </w:tcPr>
          <w:p w14:paraId="4B77D5A5" w14:textId="77777777" w:rsidR="00D36F54" w:rsidRPr="00015210" w:rsidRDefault="00D36F54" w:rsidP="00D36F54">
            <w:pPr>
              <w:rPr>
                <w:color w:val="000000"/>
                <w:sz w:val="18"/>
                <w:szCs w:val="18"/>
              </w:rPr>
            </w:pPr>
            <w:r w:rsidRPr="00015210">
              <w:rPr>
                <w:color w:val="000000"/>
                <w:sz w:val="18"/>
                <w:szCs w:val="18"/>
              </w:rPr>
              <w:t>Borwankar et al. (2026)</w:t>
            </w:r>
          </w:p>
        </w:tc>
        <w:tc>
          <w:tcPr>
            <w:tcW w:w="2018" w:type="dxa"/>
            <w:tcBorders>
              <w:top w:val="nil"/>
              <w:left w:val="nil"/>
              <w:bottom w:val="single" w:sz="8" w:space="0" w:color="auto"/>
              <w:right w:val="single" w:sz="8" w:space="0" w:color="auto"/>
            </w:tcBorders>
            <w:vAlign w:val="center"/>
            <w:hideMark/>
          </w:tcPr>
          <w:p w14:paraId="4F4BFDB2" w14:textId="77777777" w:rsidR="00D36F54" w:rsidRPr="00015210" w:rsidRDefault="00D36F54" w:rsidP="00D36F54">
            <w:pPr>
              <w:rPr>
                <w:color w:val="000000"/>
                <w:sz w:val="18"/>
                <w:szCs w:val="18"/>
              </w:rPr>
            </w:pPr>
            <w:r w:rsidRPr="00015210">
              <w:rPr>
                <w:color w:val="000000"/>
                <w:sz w:val="18"/>
                <w:szCs w:val="18"/>
              </w:rPr>
              <w:t>Stack Overflow (technical)</w:t>
            </w:r>
          </w:p>
        </w:tc>
        <w:tc>
          <w:tcPr>
            <w:tcW w:w="1800" w:type="dxa"/>
            <w:tcBorders>
              <w:top w:val="nil"/>
              <w:left w:val="nil"/>
              <w:bottom w:val="single" w:sz="8" w:space="0" w:color="auto"/>
              <w:right w:val="single" w:sz="8" w:space="0" w:color="auto"/>
            </w:tcBorders>
            <w:vAlign w:val="center"/>
            <w:hideMark/>
          </w:tcPr>
          <w:p w14:paraId="31507EF1" w14:textId="77777777" w:rsidR="00D36F54" w:rsidRPr="00015210" w:rsidRDefault="00D36F54" w:rsidP="00D36F54">
            <w:pPr>
              <w:rPr>
                <w:color w:val="000000"/>
                <w:sz w:val="18"/>
                <w:szCs w:val="18"/>
              </w:rPr>
            </w:pPr>
            <w:r w:rsidRPr="00015210">
              <w:rPr>
                <w:color w:val="000000"/>
                <w:sz w:val="18"/>
                <w:szCs w:val="18"/>
              </w:rPr>
              <w:t xml:space="preserve">ChatGPT </w:t>
            </w:r>
            <w:r w:rsidRPr="00015210">
              <w:rPr>
                <w:b/>
                <w:bCs/>
                <w:color w:val="000000"/>
                <w:sz w:val="18"/>
                <w:szCs w:val="18"/>
              </w:rPr>
              <w:t>ban</w:t>
            </w:r>
          </w:p>
        </w:tc>
        <w:tc>
          <w:tcPr>
            <w:tcW w:w="1088" w:type="dxa"/>
            <w:tcBorders>
              <w:top w:val="nil"/>
              <w:left w:val="nil"/>
              <w:bottom w:val="single" w:sz="8" w:space="0" w:color="auto"/>
              <w:right w:val="single" w:sz="8" w:space="0" w:color="auto"/>
            </w:tcBorders>
            <w:vAlign w:val="center"/>
            <w:hideMark/>
          </w:tcPr>
          <w:p w14:paraId="78229EE4" w14:textId="77777777" w:rsidR="00D36F54" w:rsidRPr="00015210" w:rsidRDefault="00D36F54" w:rsidP="00D36F54">
            <w:pPr>
              <w:rPr>
                <w:color w:val="000000"/>
                <w:sz w:val="18"/>
                <w:szCs w:val="18"/>
              </w:rPr>
            </w:pPr>
            <w:r w:rsidRPr="00015210">
              <w:rPr>
                <w:color w:val="000000"/>
                <w:sz w:val="18"/>
                <w:szCs w:val="18"/>
              </w:rPr>
              <w:t>Answer-user-day</w:t>
            </w:r>
          </w:p>
        </w:tc>
        <w:tc>
          <w:tcPr>
            <w:tcW w:w="1168" w:type="dxa"/>
            <w:tcBorders>
              <w:top w:val="nil"/>
              <w:left w:val="nil"/>
              <w:bottom w:val="single" w:sz="8" w:space="0" w:color="auto"/>
              <w:right w:val="single" w:sz="8" w:space="0" w:color="auto"/>
            </w:tcBorders>
            <w:vAlign w:val="center"/>
            <w:hideMark/>
          </w:tcPr>
          <w:p w14:paraId="63368BA2" w14:textId="77777777" w:rsidR="00D36F54" w:rsidRPr="00015210" w:rsidRDefault="00D36F54" w:rsidP="00D36F54">
            <w:pPr>
              <w:rPr>
                <w:color w:val="000000"/>
                <w:sz w:val="18"/>
                <w:szCs w:val="18"/>
              </w:rPr>
            </w:pPr>
            <w:r w:rsidRPr="00015210">
              <w:rPr>
                <w:color w:val="000000"/>
                <w:sz w:val="18"/>
                <w:szCs w:val="18"/>
              </w:rPr>
              <w:t>No</w:t>
            </w:r>
          </w:p>
        </w:tc>
        <w:tc>
          <w:tcPr>
            <w:tcW w:w="2604" w:type="dxa"/>
            <w:tcBorders>
              <w:top w:val="nil"/>
              <w:left w:val="nil"/>
              <w:bottom w:val="single" w:sz="8" w:space="0" w:color="auto"/>
              <w:right w:val="single" w:sz="8" w:space="0" w:color="auto"/>
            </w:tcBorders>
            <w:vAlign w:val="center"/>
            <w:hideMark/>
          </w:tcPr>
          <w:p w14:paraId="3E97BAF7" w14:textId="77777777" w:rsidR="00D36F54" w:rsidRPr="00015210" w:rsidRDefault="00D36F54" w:rsidP="00D36F54">
            <w:pPr>
              <w:rPr>
                <w:rFonts w:ascii="Aptos" w:hAnsi="Aptos"/>
                <w:color w:val="000000"/>
                <w:sz w:val="18"/>
                <w:szCs w:val="18"/>
              </w:rPr>
            </w:pPr>
            <w:r w:rsidRPr="00015210">
              <w:rPr>
                <w:rFonts w:ascii="Aptos" w:hAnsi="Aptos"/>
                <w:color w:val="000000"/>
                <w:sz w:val="18"/>
                <w:szCs w:val="18"/>
              </w:rPr>
              <w:t> </w:t>
            </w:r>
          </w:p>
        </w:tc>
        <w:tc>
          <w:tcPr>
            <w:tcW w:w="1978" w:type="dxa"/>
            <w:tcBorders>
              <w:top w:val="nil"/>
              <w:left w:val="nil"/>
              <w:bottom w:val="single" w:sz="8" w:space="0" w:color="auto"/>
              <w:right w:val="single" w:sz="8" w:space="0" w:color="auto"/>
            </w:tcBorders>
            <w:vAlign w:val="center"/>
            <w:hideMark/>
          </w:tcPr>
          <w:p w14:paraId="5DEC6BE6" w14:textId="77777777" w:rsidR="00D36F54" w:rsidRPr="00015210" w:rsidRDefault="00D36F54" w:rsidP="00D36F54">
            <w:pPr>
              <w:rPr>
                <w:color w:val="000000"/>
                <w:sz w:val="18"/>
                <w:szCs w:val="18"/>
              </w:rPr>
            </w:pPr>
            <w:r w:rsidRPr="00015210">
              <w:rPr>
                <w:color w:val="000000"/>
                <w:sz w:val="18"/>
                <w:szCs w:val="18"/>
              </w:rPr>
              <w:t>Answers shorter &amp; more negative</w:t>
            </w:r>
          </w:p>
        </w:tc>
      </w:tr>
      <w:tr w:rsidR="00D36F54" w:rsidRPr="00015210" w14:paraId="0A835BAC" w14:textId="77777777" w:rsidTr="00CC6967">
        <w:trPr>
          <w:trHeight w:val="308"/>
          <w:jc w:val="center"/>
        </w:trPr>
        <w:tc>
          <w:tcPr>
            <w:tcW w:w="2114" w:type="dxa"/>
            <w:tcBorders>
              <w:top w:val="nil"/>
              <w:left w:val="single" w:sz="8" w:space="0" w:color="auto"/>
              <w:bottom w:val="single" w:sz="8" w:space="0" w:color="auto"/>
              <w:right w:val="single" w:sz="8" w:space="0" w:color="auto"/>
            </w:tcBorders>
            <w:vAlign w:val="center"/>
            <w:hideMark/>
          </w:tcPr>
          <w:p w14:paraId="1F4AABDE" w14:textId="77777777" w:rsidR="00D36F54" w:rsidRPr="00015210" w:rsidRDefault="00D36F54" w:rsidP="00D36F54">
            <w:pPr>
              <w:rPr>
                <w:color w:val="000000"/>
                <w:sz w:val="18"/>
                <w:szCs w:val="18"/>
              </w:rPr>
            </w:pPr>
            <w:r w:rsidRPr="00015210">
              <w:rPr>
                <w:color w:val="000000"/>
                <w:sz w:val="18"/>
                <w:szCs w:val="18"/>
              </w:rPr>
              <w:t>Li &amp; Kim (2025)</w:t>
            </w:r>
          </w:p>
        </w:tc>
        <w:tc>
          <w:tcPr>
            <w:tcW w:w="2018" w:type="dxa"/>
            <w:tcBorders>
              <w:top w:val="nil"/>
              <w:left w:val="nil"/>
              <w:bottom w:val="single" w:sz="8" w:space="0" w:color="auto"/>
              <w:right w:val="single" w:sz="8" w:space="0" w:color="auto"/>
            </w:tcBorders>
            <w:vAlign w:val="center"/>
            <w:hideMark/>
          </w:tcPr>
          <w:p w14:paraId="0EB01F85" w14:textId="77777777" w:rsidR="00D36F54" w:rsidRPr="00015210" w:rsidRDefault="00D36F54" w:rsidP="00D36F54">
            <w:pPr>
              <w:rPr>
                <w:color w:val="000000"/>
                <w:sz w:val="18"/>
                <w:szCs w:val="18"/>
              </w:rPr>
            </w:pPr>
            <w:r w:rsidRPr="00015210">
              <w:rPr>
                <w:color w:val="000000"/>
                <w:sz w:val="18"/>
                <w:szCs w:val="18"/>
              </w:rPr>
              <w:t>Stack Overflow (technical)</w:t>
            </w:r>
          </w:p>
        </w:tc>
        <w:tc>
          <w:tcPr>
            <w:tcW w:w="1800" w:type="dxa"/>
            <w:tcBorders>
              <w:top w:val="nil"/>
              <w:left w:val="nil"/>
              <w:bottom w:val="single" w:sz="8" w:space="0" w:color="auto"/>
              <w:right w:val="single" w:sz="8" w:space="0" w:color="auto"/>
            </w:tcBorders>
            <w:vAlign w:val="center"/>
            <w:hideMark/>
          </w:tcPr>
          <w:p w14:paraId="15B5E9D1" w14:textId="77777777" w:rsidR="00D36F54" w:rsidRPr="00015210" w:rsidRDefault="00D36F54" w:rsidP="00D36F54">
            <w:pPr>
              <w:rPr>
                <w:color w:val="000000"/>
                <w:sz w:val="18"/>
                <w:szCs w:val="18"/>
              </w:rPr>
            </w:pPr>
            <w:r w:rsidRPr="00015210">
              <w:rPr>
                <w:color w:val="000000"/>
                <w:sz w:val="18"/>
                <w:szCs w:val="18"/>
              </w:rPr>
              <w:t>ChatGPT release</w:t>
            </w:r>
          </w:p>
        </w:tc>
        <w:tc>
          <w:tcPr>
            <w:tcW w:w="1088" w:type="dxa"/>
            <w:tcBorders>
              <w:top w:val="nil"/>
              <w:left w:val="nil"/>
              <w:bottom w:val="single" w:sz="8" w:space="0" w:color="auto"/>
              <w:right w:val="single" w:sz="8" w:space="0" w:color="auto"/>
            </w:tcBorders>
            <w:vAlign w:val="center"/>
            <w:hideMark/>
          </w:tcPr>
          <w:p w14:paraId="7ED7A8C0" w14:textId="77777777" w:rsidR="00D36F54" w:rsidRPr="00015210" w:rsidRDefault="00D36F54" w:rsidP="00D36F54">
            <w:pPr>
              <w:rPr>
                <w:color w:val="000000"/>
                <w:sz w:val="18"/>
                <w:szCs w:val="18"/>
              </w:rPr>
            </w:pPr>
            <w:r w:rsidRPr="00015210">
              <w:rPr>
                <w:color w:val="000000"/>
                <w:sz w:val="18"/>
                <w:szCs w:val="18"/>
              </w:rPr>
              <w:t>User-day</w:t>
            </w:r>
          </w:p>
        </w:tc>
        <w:tc>
          <w:tcPr>
            <w:tcW w:w="1168" w:type="dxa"/>
            <w:tcBorders>
              <w:top w:val="nil"/>
              <w:left w:val="nil"/>
              <w:bottom w:val="single" w:sz="8" w:space="0" w:color="auto"/>
              <w:right w:val="single" w:sz="8" w:space="0" w:color="auto"/>
            </w:tcBorders>
            <w:vAlign w:val="center"/>
            <w:hideMark/>
          </w:tcPr>
          <w:p w14:paraId="3271C5F0" w14:textId="77777777" w:rsidR="00D36F54" w:rsidRPr="00015210" w:rsidRDefault="00D36F54" w:rsidP="00D36F54">
            <w:pPr>
              <w:rPr>
                <w:color w:val="000000"/>
                <w:sz w:val="18"/>
                <w:szCs w:val="18"/>
              </w:rPr>
            </w:pPr>
            <w:r w:rsidRPr="00015210">
              <w:rPr>
                <w:color w:val="000000"/>
                <w:sz w:val="18"/>
                <w:szCs w:val="18"/>
              </w:rPr>
              <w:t>No</w:t>
            </w:r>
          </w:p>
        </w:tc>
        <w:tc>
          <w:tcPr>
            <w:tcW w:w="2604" w:type="dxa"/>
            <w:tcBorders>
              <w:top w:val="nil"/>
              <w:left w:val="nil"/>
              <w:bottom w:val="single" w:sz="8" w:space="0" w:color="auto"/>
              <w:right w:val="single" w:sz="8" w:space="0" w:color="auto"/>
            </w:tcBorders>
            <w:vAlign w:val="center"/>
            <w:hideMark/>
          </w:tcPr>
          <w:p w14:paraId="51C34926" w14:textId="77777777" w:rsidR="00D36F54" w:rsidRPr="00015210" w:rsidRDefault="00D36F54" w:rsidP="00D36F54">
            <w:pPr>
              <w:rPr>
                <w:rFonts w:ascii="Aptos" w:hAnsi="Aptos"/>
                <w:color w:val="000000"/>
                <w:sz w:val="18"/>
                <w:szCs w:val="18"/>
              </w:rPr>
            </w:pPr>
            <w:r w:rsidRPr="00015210">
              <w:rPr>
                <w:rFonts w:ascii="Aptos" w:hAnsi="Aptos"/>
                <w:color w:val="000000"/>
                <w:sz w:val="18"/>
                <w:szCs w:val="18"/>
              </w:rPr>
              <w:t> </w:t>
            </w:r>
          </w:p>
        </w:tc>
        <w:tc>
          <w:tcPr>
            <w:tcW w:w="1978" w:type="dxa"/>
            <w:tcBorders>
              <w:top w:val="nil"/>
              <w:left w:val="nil"/>
              <w:bottom w:val="single" w:sz="8" w:space="0" w:color="auto"/>
              <w:right w:val="single" w:sz="8" w:space="0" w:color="auto"/>
            </w:tcBorders>
            <w:vAlign w:val="center"/>
            <w:hideMark/>
          </w:tcPr>
          <w:p w14:paraId="4BDA2327" w14:textId="4C52CFAC" w:rsidR="00D36F54" w:rsidRPr="00015210" w:rsidRDefault="00D36F54" w:rsidP="00D36F54">
            <w:pPr>
              <w:rPr>
                <w:color w:val="000000"/>
                <w:sz w:val="18"/>
                <w:szCs w:val="18"/>
              </w:rPr>
            </w:pPr>
            <w:ins w:id="293" w:author="Xin Li" w:date="2026-08-20T23:40:00Z" w16du:dateUtc="2026-08-20T15:40:00Z">
              <w:r>
                <w:rPr>
                  <w:color w:val="000000"/>
                  <w:sz w:val="18"/>
                  <w:szCs w:val="18"/>
                </w:rPr>
                <w:t>Reduce answer supply</w:t>
              </w:r>
            </w:ins>
            <w:del w:id="294" w:author="Xin Li" w:date="2026-08-20T23:40:00Z" w16du:dateUtc="2026-08-20T15:40:00Z">
              <w:r w:rsidRPr="00015210" w:rsidDel="001471CF">
                <w:rPr>
                  <w:color w:val="000000"/>
                  <w:sz w:val="18"/>
                  <w:szCs w:val="18"/>
                </w:rPr>
                <w:delText>−</w:delText>
              </w:r>
            </w:del>
          </w:p>
        </w:tc>
      </w:tr>
      <w:tr w:rsidR="00D36F54" w:rsidRPr="00015210" w14:paraId="02C9F994" w14:textId="77777777" w:rsidTr="00CC6967">
        <w:trPr>
          <w:trHeight w:val="308"/>
          <w:jc w:val="center"/>
        </w:trPr>
        <w:tc>
          <w:tcPr>
            <w:tcW w:w="2114" w:type="dxa"/>
            <w:tcBorders>
              <w:top w:val="nil"/>
              <w:left w:val="single" w:sz="8" w:space="0" w:color="auto"/>
              <w:bottom w:val="single" w:sz="8" w:space="0" w:color="auto"/>
              <w:right w:val="single" w:sz="8" w:space="0" w:color="auto"/>
            </w:tcBorders>
            <w:vAlign w:val="center"/>
            <w:hideMark/>
          </w:tcPr>
          <w:p w14:paraId="6C609A6B" w14:textId="77777777" w:rsidR="00D36F54" w:rsidRPr="00015210" w:rsidRDefault="00D36F54" w:rsidP="00D36F54">
            <w:pPr>
              <w:rPr>
                <w:color w:val="000000"/>
                <w:sz w:val="18"/>
                <w:szCs w:val="18"/>
              </w:rPr>
            </w:pPr>
            <w:r w:rsidRPr="00015210">
              <w:rPr>
                <w:color w:val="000000"/>
                <w:sz w:val="18"/>
                <w:szCs w:val="18"/>
              </w:rPr>
              <w:t>Wang &amp; Zheng (2024)</w:t>
            </w:r>
          </w:p>
        </w:tc>
        <w:tc>
          <w:tcPr>
            <w:tcW w:w="2018" w:type="dxa"/>
            <w:tcBorders>
              <w:top w:val="nil"/>
              <w:left w:val="nil"/>
              <w:bottom w:val="single" w:sz="8" w:space="0" w:color="auto"/>
              <w:right w:val="single" w:sz="8" w:space="0" w:color="auto"/>
            </w:tcBorders>
            <w:vAlign w:val="center"/>
            <w:hideMark/>
          </w:tcPr>
          <w:p w14:paraId="5110D8E8" w14:textId="77777777" w:rsidR="00D36F54" w:rsidRPr="00015210" w:rsidRDefault="00D36F54" w:rsidP="00D36F54">
            <w:pPr>
              <w:rPr>
                <w:color w:val="000000"/>
                <w:sz w:val="18"/>
                <w:szCs w:val="18"/>
              </w:rPr>
            </w:pPr>
            <w:r w:rsidRPr="00015210">
              <w:rPr>
                <w:color w:val="000000"/>
                <w:sz w:val="18"/>
                <w:szCs w:val="18"/>
              </w:rPr>
              <w:t>Stack Exchange (technical)</w:t>
            </w:r>
          </w:p>
        </w:tc>
        <w:tc>
          <w:tcPr>
            <w:tcW w:w="1800" w:type="dxa"/>
            <w:tcBorders>
              <w:top w:val="nil"/>
              <w:left w:val="nil"/>
              <w:bottom w:val="single" w:sz="8" w:space="0" w:color="auto"/>
              <w:right w:val="single" w:sz="8" w:space="0" w:color="auto"/>
            </w:tcBorders>
            <w:vAlign w:val="center"/>
            <w:hideMark/>
          </w:tcPr>
          <w:p w14:paraId="0E5E14A0" w14:textId="77777777" w:rsidR="00D36F54" w:rsidRPr="00015210" w:rsidRDefault="00D36F54" w:rsidP="00D36F54">
            <w:pPr>
              <w:rPr>
                <w:color w:val="000000"/>
                <w:sz w:val="18"/>
                <w:szCs w:val="18"/>
              </w:rPr>
            </w:pPr>
            <w:r w:rsidRPr="00015210">
              <w:rPr>
                <w:color w:val="000000"/>
                <w:sz w:val="18"/>
                <w:szCs w:val="18"/>
              </w:rPr>
              <w:t xml:space="preserve">ChatGPT </w:t>
            </w:r>
            <w:r w:rsidRPr="00015210">
              <w:rPr>
                <w:b/>
                <w:bCs/>
                <w:color w:val="000000"/>
                <w:sz w:val="18"/>
                <w:szCs w:val="18"/>
              </w:rPr>
              <w:t>ban</w:t>
            </w:r>
          </w:p>
        </w:tc>
        <w:tc>
          <w:tcPr>
            <w:tcW w:w="1088" w:type="dxa"/>
            <w:tcBorders>
              <w:top w:val="nil"/>
              <w:left w:val="nil"/>
              <w:bottom w:val="single" w:sz="8" w:space="0" w:color="auto"/>
              <w:right w:val="single" w:sz="8" w:space="0" w:color="auto"/>
            </w:tcBorders>
            <w:vAlign w:val="center"/>
            <w:hideMark/>
          </w:tcPr>
          <w:p w14:paraId="4A49F785" w14:textId="77777777" w:rsidR="00D36F54" w:rsidRPr="00015210" w:rsidRDefault="00D36F54" w:rsidP="00D36F54">
            <w:pPr>
              <w:rPr>
                <w:color w:val="000000"/>
                <w:sz w:val="18"/>
                <w:szCs w:val="18"/>
              </w:rPr>
            </w:pPr>
            <w:r w:rsidRPr="00015210">
              <w:rPr>
                <w:color w:val="000000"/>
                <w:sz w:val="18"/>
                <w:szCs w:val="18"/>
              </w:rPr>
              <w:t>Topic-week</w:t>
            </w:r>
          </w:p>
        </w:tc>
        <w:tc>
          <w:tcPr>
            <w:tcW w:w="1168" w:type="dxa"/>
            <w:tcBorders>
              <w:top w:val="nil"/>
              <w:left w:val="nil"/>
              <w:bottom w:val="single" w:sz="8" w:space="0" w:color="auto"/>
              <w:right w:val="single" w:sz="8" w:space="0" w:color="auto"/>
            </w:tcBorders>
            <w:vAlign w:val="center"/>
            <w:hideMark/>
          </w:tcPr>
          <w:p w14:paraId="12A98867" w14:textId="77777777" w:rsidR="00D36F54" w:rsidRPr="00015210" w:rsidRDefault="00D36F54" w:rsidP="00D36F54">
            <w:pPr>
              <w:rPr>
                <w:color w:val="000000"/>
                <w:sz w:val="18"/>
                <w:szCs w:val="18"/>
              </w:rPr>
            </w:pPr>
            <w:r w:rsidRPr="00015210">
              <w:rPr>
                <w:color w:val="000000"/>
                <w:sz w:val="18"/>
                <w:szCs w:val="18"/>
              </w:rPr>
              <w:t>No</w:t>
            </w:r>
          </w:p>
        </w:tc>
        <w:tc>
          <w:tcPr>
            <w:tcW w:w="2604" w:type="dxa"/>
            <w:tcBorders>
              <w:top w:val="nil"/>
              <w:left w:val="nil"/>
              <w:bottom w:val="single" w:sz="8" w:space="0" w:color="auto"/>
              <w:right w:val="single" w:sz="8" w:space="0" w:color="auto"/>
            </w:tcBorders>
            <w:vAlign w:val="center"/>
            <w:hideMark/>
          </w:tcPr>
          <w:p w14:paraId="0CE29E27" w14:textId="14D7D64A" w:rsidR="00D36F54" w:rsidRPr="00015210" w:rsidRDefault="00D36F54" w:rsidP="00D36F54">
            <w:pPr>
              <w:rPr>
                <w:color w:val="000000"/>
                <w:sz w:val="18"/>
                <w:szCs w:val="18"/>
              </w:rPr>
            </w:pPr>
            <w:ins w:id="295" w:author="Xin Li" w:date="2026-08-20T23:40:00Z" w16du:dateUtc="2026-08-20T15:40:00Z">
              <w:r>
                <w:rPr>
                  <w:color w:val="000000"/>
                  <w:sz w:val="18"/>
                  <w:szCs w:val="18"/>
                </w:rPr>
                <w:t>Increase question supply</w:t>
              </w:r>
            </w:ins>
            <w:del w:id="296" w:author="Xin Li" w:date="2026-08-20T23:40:00Z" w16du:dateUtc="2026-08-20T15:40:00Z">
              <w:r w:rsidRPr="00015210" w:rsidDel="001471CF">
                <w:rPr>
                  <w:color w:val="000000"/>
                  <w:sz w:val="18"/>
                  <w:szCs w:val="18"/>
                </w:rPr>
                <w:delText>+</w:delText>
              </w:r>
            </w:del>
          </w:p>
        </w:tc>
        <w:tc>
          <w:tcPr>
            <w:tcW w:w="1978" w:type="dxa"/>
            <w:tcBorders>
              <w:top w:val="nil"/>
              <w:left w:val="nil"/>
              <w:bottom w:val="single" w:sz="8" w:space="0" w:color="auto"/>
              <w:right w:val="single" w:sz="8" w:space="0" w:color="auto"/>
            </w:tcBorders>
            <w:vAlign w:val="center"/>
            <w:hideMark/>
          </w:tcPr>
          <w:p w14:paraId="6CDA03A0" w14:textId="18EF4377" w:rsidR="00D36F54" w:rsidRPr="00015210" w:rsidRDefault="00D36F54" w:rsidP="00D36F54">
            <w:pPr>
              <w:rPr>
                <w:color w:val="000000"/>
                <w:sz w:val="18"/>
                <w:szCs w:val="18"/>
              </w:rPr>
            </w:pPr>
            <w:ins w:id="297" w:author="Xin Li" w:date="2026-08-20T23:45:00Z" w16du:dateUtc="2026-08-20T15:45:00Z">
              <w:r>
                <w:rPr>
                  <w:color w:val="000000"/>
                  <w:sz w:val="18"/>
                  <w:szCs w:val="18"/>
                </w:rPr>
                <w:t>Increase answer supply</w:t>
              </w:r>
              <w:r w:rsidRPr="00015210" w:rsidDel="00D36F54">
                <w:rPr>
                  <w:color w:val="000000"/>
                  <w:sz w:val="18"/>
                  <w:szCs w:val="18"/>
                </w:rPr>
                <w:t xml:space="preserve"> </w:t>
              </w:r>
            </w:ins>
            <w:del w:id="298" w:author="Xin Li" w:date="2026-08-20T23:45:00Z" w16du:dateUtc="2026-08-20T15:45:00Z">
              <w:r w:rsidRPr="00015210" w:rsidDel="00D36F54">
                <w:rPr>
                  <w:color w:val="000000"/>
                  <w:sz w:val="18"/>
                  <w:szCs w:val="18"/>
                </w:rPr>
                <w:delText>+</w:delText>
              </w:r>
            </w:del>
            <w:r w:rsidRPr="00015210">
              <w:rPr>
                <w:color w:val="000000"/>
                <w:sz w:val="18"/>
                <w:szCs w:val="18"/>
              </w:rPr>
              <w:t xml:space="preserve">; </w:t>
            </w:r>
            <w:ins w:id="299" w:author="Xin Li" w:date="2026-08-20T23:45:00Z" w16du:dateUtc="2026-08-20T15:45:00Z">
              <w:r>
                <w:rPr>
                  <w:color w:val="000000"/>
                  <w:sz w:val="18"/>
                  <w:szCs w:val="18"/>
                </w:rPr>
                <w:t xml:space="preserve">Increase </w:t>
              </w:r>
            </w:ins>
            <w:r w:rsidRPr="00015210">
              <w:rPr>
                <w:color w:val="000000"/>
                <w:sz w:val="18"/>
                <w:szCs w:val="18"/>
              </w:rPr>
              <w:t xml:space="preserve">acceptance </w:t>
            </w:r>
            <w:del w:id="300" w:author="Xin Li" w:date="2026-08-20T23:45:00Z" w16du:dateUtc="2026-08-20T15:45:00Z">
              <w:r w:rsidRPr="00015210" w:rsidDel="00D36F54">
                <w:rPr>
                  <w:color w:val="000000"/>
                  <w:sz w:val="18"/>
                  <w:szCs w:val="18"/>
                </w:rPr>
                <w:delText>+</w:delText>
              </w:r>
            </w:del>
          </w:p>
        </w:tc>
      </w:tr>
      <w:tr w:rsidR="00D36F54" w:rsidRPr="00015210" w14:paraId="39C7CC3B" w14:textId="77777777" w:rsidTr="00CC6967">
        <w:trPr>
          <w:trHeight w:val="291"/>
          <w:jc w:val="center"/>
        </w:trPr>
        <w:tc>
          <w:tcPr>
            <w:tcW w:w="12770" w:type="dxa"/>
            <w:gridSpan w:val="7"/>
            <w:tcBorders>
              <w:top w:val="single" w:sz="8" w:space="0" w:color="auto"/>
              <w:left w:val="single" w:sz="8" w:space="0" w:color="auto"/>
              <w:bottom w:val="single" w:sz="8" w:space="0" w:color="auto"/>
              <w:right w:val="single" w:sz="8" w:space="0" w:color="000000"/>
            </w:tcBorders>
            <w:vAlign w:val="center"/>
            <w:hideMark/>
          </w:tcPr>
          <w:p w14:paraId="19785E56" w14:textId="7B53F0E7" w:rsidR="00D36F54" w:rsidRPr="00015210" w:rsidRDefault="00D36F54" w:rsidP="00D36F54">
            <w:pPr>
              <w:rPr>
                <w:b/>
                <w:bCs/>
                <w:color w:val="000000"/>
                <w:sz w:val="18"/>
                <w:szCs w:val="18"/>
              </w:rPr>
            </w:pPr>
            <w:r w:rsidRPr="00015210">
              <w:rPr>
                <w:b/>
                <w:bCs/>
                <w:color w:val="000000"/>
                <w:sz w:val="18"/>
                <w:szCs w:val="18"/>
              </w:rPr>
              <w:t xml:space="preserve">Role 3. </w:t>
            </w:r>
            <w:ins w:id="301" w:author="Xin Li" w:date="2026-08-20T23:41:00Z" w16du:dateUtc="2026-08-20T15:41:00Z">
              <w:r>
                <w:rPr>
                  <w:b/>
                  <w:bCs/>
                  <w:color w:val="000000"/>
                  <w:sz w:val="18"/>
                  <w:szCs w:val="18"/>
                </w:rPr>
                <w:t xml:space="preserve">Internal </w:t>
              </w:r>
            </w:ins>
            <w:r w:rsidRPr="00015210">
              <w:rPr>
                <w:b/>
                <w:bCs/>
                <w:color w:val="000000"/>
                <w:sz w:val="18"/>
                <w:szCs w:val="18"/>
              </w:rPr>
              <w:t xml:space="preserve">AI as an </w:t>
            </w:r>
            <w:del w:id="302" w:author="Xin Li" w:date="2026-08-20T23:41:00Z" w16du:dateUtc="2026-08-20T15:41:00Z">
              <w:r w:rsidRPr="00015210" w:rsidDel="001471CF">
                <w:rPr>
                  <w:b/>
                  <w:bCs/>
                  <w:color w:val="000000"/>
                  <w:sz w:val="18"/>
                  <w:szCs w:val="18"/>
                </w:rPr>
                <w:delText xml:space="preserve">identified </w:delText>
              </w:r>
            </w:del>
            <w:ins w:id="303" w:author="Xin Li" w:date="2026-08-20T23:41:00Z" w16du:dateUtc="2026-08-20T15:41:00Z">
              <w:r>
                <w:rPr>
                  <w:b/>
                  <w:bCs/>
                  <w:color w:val="000000"/>
                  <w:sz w:val="18"/>
                  <w:szCs w:val="18"/>
                </w:rPr>
                <w:t>the answerers’</w:t>
              </w:r>
            </w:ins>
            <w:ins w:id="304" w:author="Xin Li" w:date="2026-08-20T23:42:00Z" w16du:dateUtc="2026-08-20T15:42:00Z">
              <w:r>
                <w:rPr>
                  <w:b/>
                  <w:bCs/>
                  <w:color w:val="000000"/>
                  <w:sz w:val="18"/>
                  <w:szCs w:val="18"/>
                </w:rPr>
                <w:t xml:space="preserve"> competitor</w:t>
              </w:r>
            </w:ins>
            <w:del w:id="305" w:author="Xin Li" w:date="2026-08-20T23:42:00Z" w16du:dateUtc="2026-08-20T15:42:00Z">
              <w:r w:rsidRPr="00015210" w:rsidDel="001471CF">
                <w:rPr>
                  <w:b/>
                  <w:bCs/>
                  <w:color w:val="000000"/>
                  <w:sz w:val="18"/>
                  <w:szCs w:val="18"/>
                </w:rPr>
                <w:delText>rival contributor</w:delText>
              </w:r>
              <w:r w:rsidRPr="00015210" w:rsidDel="001471CF">
                <w:rPr>
                  <w:color w:val="000000"/>
                  <w:sz w:val="18"/>
                  <w:szCs w:val="18"/>
                </w:rPr>
                <w:delText xml:space="preserve"> (AI posts labeled answers alongside humans)</w:delText>
              </w:r>
            </w:del>
          </w:p>
        </w:tc>
      </w:tr>
      <w:tr w:rsidR="00D36F54" w:rsidRPr="00015210" w14:paraId="66C5E3AF" w14:textId="77777777" w:rsidTr="00CC6967">
        <w:trPr>
          <w:trHeight w:val="40"/>
          <w:jc w:val="center"/>
          <w:trPrChange w:id="306" w:author="Xin Li" w:date="2026-08-20T23:39:00Z" w16du:dateUtc="2026-08-20T15:39:00Z">
            <w:trPr>
              <w:trHeight w:val="600"/>
              <w:jc w:val="center"/>
            </w:trPr>
          </w:trPrChange>
        </w:trPr>
        <w:tc>
          <w:tcPr>
            <w:tcW w:w="2114" w:type="dxa"/>
            <w:tcBorders>
              <w:top w:val="nil"/>
              <w:left w:val="single" w:sz="8" w:space="0" w:color="auto"/>
              <w:bottom w:val="single" w:sz="8" w:space="0" w:color="auto"/>
              <w:right w:val="single" w:sz="8" w:space="0" w:color="auto"/>
            </w:tcBorders>
            <w:vAlign w:val="center"/>
            <w:hideMark/>
            <w:tcPrChange w:id="307" w:author="Xin Li" w:date="2026-08-20T23:39:00Z" w16du:dateUtc="2026-08-20T15:39:00Z">
              <w:tcPr>
                <w:tcW w:w="2116" w:type="dxa"/>
                <w:gridSpan w:val="2"/>
                <w:tcBorders>
                  <w:top w:val="nil"/>
                  <w:left w:val="single" w:sz="8" w:space="0" w:color="auto"/>
                  <w:bottom w:val="single" w:sz="8" w:space="0" w:color="auto"/>
                  <w:right w:val="single" w:sz="8" w:space="0" w:color="auto"/>
                </w:tcBorders>
                <w:vAlign w:val="center"/>
                <w:hideMark/>
              </w:tcPr>
            </w:tcPrChange>
          </w:tcPr>
          <w:p w14:paraId="40F2CCC0" w14:textId="77777777" w:rsidR="00D36F54" w:rsidRPr="00015210" w:rsidRDefault="00D36F54" w:rsidP="00D36F54">
            <w:pPr>
              <w:rPr>
                <w:color w:val="000000"/>
                <w:sz w:val="18"/>
                <w:szCs w:val="18"/>
              </w:rPr>
            </w:pPr>
            <w:r w:rsidRPr="00015210">
              <w:rPr>
                <w:color w:val="000000"/>
                <w:sz w:val="18"/>
                <w:szCs w:val="18"/>
              </w:rPr>
              <w:t>Su et al. (2025)</w:t>
            </w:r>
          </w:p>
        </w:tc>
        <w:tc>
          <w:tcPr>
            <w:tcW w:w="2018" w:type="dxa"/>
            <w:tcBorders>
              <w:top w:val="nil"/>
              <w:left w:val="nil"/>
              <w:bottom w:val="single" w:sz="8" w:space="0" w:color="auto"/>
              <w:right w:val="single" w:sz="8" w:space="0" w:color="auto"/>
            </w:tcBorders>
            <w:vAlign w:val="center"/>
            <w:hideMark/>
            <w:tcPrChange w:id="308" w:author="Xin Li" w:date="2026-08-20T23:39:00Z" w16du:dateUtc="2026-08-20T15:39:00Z">
              <w:tcPr>
                <w:tcW w:w="1597" w:type="dxa"/>
                <w:tcBorders>
                  <w:top w:val="nil"/>
                  <w:left w:val="nil"/>
                  <w:bottom w:val="single" w:sz="8" w:space="0" w:color="auto"/>
                  <w:right w:val="single" w:sz="8" w:space="0" w:color="auto"/>
                </w:tcBorders>
                <w:vAlign w:val="center"/>
                <w:hideMark/>
              </w:tcPr>
            </w:tcPrChange>
          </w:tcPr>
          <w:p w14:paraId="3DA5A902" w14:textId="77777777" w:rsidR="00D36F54" w:rsidRPr="00015210" w:rsidRDefault="00D36F54" w:rsidP="00D36F54">
            <w:pPr>
              <w:rPr>
                <w:color w:val="000000"/>
                <w:sz w:val="18"/>
                <w:szCs w:val="18"/>
              </w:rPr>
            </w:pPr>
            <w:r w:rsidRPr="00015210">
              <w:rPr>
                <w:color w:val="000000"/>
                <w:sz w:val="18"/>
                <w:szCs w:val="18"/>
              </w:rPr>
              <w:t>Quora (general)</w:t>
            </w:r>
          </w:p>
        </w:tc>
        <w:tc>
          <w:tcPr>
            <w:tcW w:w="1800" w:type="dxa"/>
            <w:tcBorders>
              <w:top w:val="nil"/>
              <w:left w:val="nil"/>
              <w:bottom w:val="single" w:sz="8" w:space="0" w:color="auto"/>
              <w:right w:val="single" w:sz="8" w:space="0" w:color="auto"/>
            </w:tcBorders>
            <w:vAlign w:val="center"/>
            <w:hideMark/>
            <w:tcPrChange w:id="309" w:author="Xin Li" w:date="2026-08-20T23:39:00Z" w16du:dateUtc="2026-08-20T15:39:00Z">
              <w:tcPr>
                <w:tcW w:w="2826" w:type="dxa"/>
                <w:gridSpan w:val="3"/>
                <w:tcBorders>
                  <w:top w:val="nil"/>
                  <w:left w:val="nil"/>
                  <w:bottom w:val="single" w:sz="8" w:space="0" w:color="auto"/>
                  <w:right w:val="single" w:sz="8" w:space="0" w:color="auto"/>
                </w:tcBorders>
                <w:vAlign w:val="center"/>
                <w:hideMark/>
              </w:tcPr>
            </w:tcPrChange>
          </w:tcPr>
          <w:p w14:paraId="1751819A" w14:textId="1DDC9852" w:rsidR="00D36F54" w:rsidRPr="00015210" w:rsidRDefault="00D36F54" w:rsidP="00D36F54">
            <w:pPr>
              <w:rPr>
                <w:color w:val="000000"/>
                <w:sz w:val="18"/>
                <w:szCs w:val="18"/>
              </w:rPr>
            </w:pPr>
            <w:r w:rsidRPr="00015210">
              <w:rPr>
                <w:color w:val="000000"/>
                <w:sz w:val="18"/>
                <w:szCs w:val="18"/>
              </w:rPr>
              <w:t>Internal GenAI</w:t>
            </w:r>
            <w:ins w:id="310" w:author="Xin Li" w:date="2026-08-20T23:34:00Z" w16du:dateUtc="2026-08-20T15:34:00Z">
              <w:r>
                <w:rPr>
                  <w:color w:val="000000"/>
                  <w:sz w:val="18"/>
                  <w:szCs w:val="18"/>
                </w:rPr>
                <w:t xml:space="preserve"> (</w:t>
              </w:r>
            </w:ins>
            <w:ins w:id="311" w:author="Xin Li" w:date="2026-08-20T23:35:00Z" w16du:dateUtc="2026-08-20T15:35:00Z">
              <w:r>
                <w:rPr>
                  <w:color w:val="000000"/>
                  <w:sz w:val="18"/>
                  <w:szCs w:val="18"/>
                </w:rPr>
                <w:t xml:space="preserve">applied </w:t>
              </w:r>
            </w:ins>
            <w:ins w:id="312" w:author="Xin Li" w:date="2026-08-20T23:34:00Z" w16du:dateUtc="2026-08-20T15:34:00Z">
              <w:r>
                <w:rPr>
                  <w:color w:val="000000"/>
                  <w:sz w:val="18"/>
                  <w:szCs w:val="18"/>
                </w:rPr>
                <w:t>on old q</w:t>
              </w:r>
            </w:ins>
            <w:ins w:id="313" w:author="Xin Li" w:date="2026-08-20T23:35:00Z" w16du:dateUtc="2026-08-20T15:35:00Z">
              <w:r>
                <w:rPr>
                  <w:color w:val="000000"/>
                  <w:sz w:val="18"/>
                  <w:szCs w:val="18"/>
                </w:rPr>
                <w:t>uestions)</w:t>
              </w:r>
            </w:ins>
            <w:del w:id="314" w:author="Xin Li" w:date="2026-08-20T23:35:00Z" w16du:dateUtc="2026-08-20T15:35:00Z">
              <w:r w:rsidRPr="00015210" w:rsidDel="001471CF">
                <w:rPr>
                  <w:color w:val="000000"/>
                  <w:sz w:val="18"/>
                  <w:szCs w:val="18"/>
                </w:rPr>
                <w:delText xml:space="preserve">; </w:delText>
              </w:r>
              <w:r w:rsidRPr="00015210" w:rsidDel="001471CF">
                <w:rPr>
                  <w:color w:val="000000"/>
                  <w:sz w:val="18"/>
                  <w:szCs w:val="18"/>
                </w:rPr>
                <w:br/>
                <w:delText>Answers added ≈3 months after posting</w:delText>
              </w:r>
            </w:del>
          </w:p>
        </w:tc>
        <w:tc>
          <w:tcPr>
            <w:tcW w:w="1088" w:type="dxa"/>
            <w:tcBorders>
              <w:top w:val="nil"/>
              <w:left w:val="nil"/>
              <w:bottom w:val="single" w:sz="8" w:space="0" w:color="auto"/>
              <w:right w:val="single" w:sz="8" w:space="0" w:color="auto"/>
            </w:tcBorders>
            <w:vAlign w:val="center"/>
            <w:hideMark/>
            <w:tcPrChange w:id="315" w:author="Xin Li" w:date="2026-08-20T23:39:00Z" w16du:dateUtc="2026-08-20T15:39:00Z">
              <w:tcPr>
                <w:tcW w:w="1057" w:type="dxa"/>
                <w:gridSpan w:val="2"/>
                <w:tcBorders>
                  <w:top w:val="nil"/>
                  <w:left w:val="nil"/>
                  <w:bottom w:val="single" w:sz="8" w:space="0" w:color="auto"/>
                  <w:right w:val="single" w:sz="8" w:space="0" w:color="auto"/>
                </w:tcBorders>
                <w:vAlign w:val="center"/>
                <w:hideMark/>
              </w:tcPr>
            </w:tcPrChange>
          </w:tcPr>
          <w:p w14:paraId="2CE5BC8D" w14:textId="77777777" w:rsidR="00D36F54" w:rsidRPr="00015210" w:rsidRDefault="00D36F54" w:rsidP="00D36F54">
            <w:pPr>
              <w:rPr>
                <w:color w:val="000000"/>
                <w:sz w:val="18"/>
                <w:szCs w:val="18"/>
              </w:rPr>
            </w:pPr>
            <w:r w:rsidRPr="00015210">
              <w:rPr>
                <w:color w:val="000000"/>
                <w:sz w:val="18"/>
                <w:szCs w:val="18"/>
              </w:rPr>
              <w:t>Question-week</w:t>
            </w:r>
          </w:p>
        </w:tc>
        <w:tc>
          <w:tcPr>
            <w:tcW w:w="1168" w:type="dxa"/>
            <w:tcBorders>
              <w:top w:val="nil"/>
              <w:left w:val="nil"/>
              <w:bottom w:val="single" w:sz="8" w:space="0" w:color="auto"/>
              <w:right w:val="single" w:sz="8" w:space="0" w:color="auto"/>
            </w:tcBorders>
            <w:vAlign w:val="center"/>
            <w:hideMark/>
            <w:tcPrChange w:id="316" w:author="Xin Li" w:date="2026-08-20T23:39:00Z" w16du:dateUtc="2026-08-20T15:39:00Z">
              <w:tcPr>
                <w:tcW w:w="1170" w:type="dxa"/>
                <w:gridSpan w:val="2"/>
                <w:tcBorders>
                  <w:top w:val="nil"/>
                  <w:left w:val="nil"/>
                  <w:bottom w:val="single" w:sz="8" w:space="0" w:color="auto"/>
                  <w:right w:val="single" w:sz="8" w:space="0" w:color="auto"/>
                </w:tcBorders>
                <w:vAlign w:val="center"/>
                <w:hideMark/>
              </w:tcPr>
            </w:tcPrChange>
          </w:tcPr>
          <w:p w14:paraId="047F2B44" w14:textId="686F3311" w:rsidR="00D36F54" w:rsidRPr="00015210" w:rsidRDefault="00D36F54" w:rsidP="00D36F54">
            <w:pPr>
              <w:rPr>
                <w:color w:val="000000"/>
                <w:sz w:val="18"/>
                <w:szCs w:val="18"/>
              </w:rPr>
            </w:pPr>
            <w:r w:rsidRPr="00015210">
              <w:rPr>
                <w:color w:val="000000"/>
                <w:sz w:val="18"/>
                <w:szCs w:val="18"/>
              </w:rPr>
              <w:t xml:space="preserve">Yes </w:t>
            </w:r>
            <w:del w:id="317" w:author="Xin Li" w:date="2026-08-20T23:37:00Z" w16du:dateUtc="2026-08-20T15:37:00Z">
              <w:r w:rsidRPr="00015210" w:rsidDel="001471CF">
                <w:rPr>
                  <w:color w:val="000000"/>
                  <w:sz w:val="18"/>
                  <w:szCs w:val="18"/>
                </w:rPr>
                <w:delText>(labeled)</w:delText>
              </w:r>
            </w:del>
          </w:p>
        </w:tc>
        <w:tc>
          <w:tcPr>
            <w:tcW w:w="2604" w:type="dxa"/>
            <w:tcBorders>
              <w:top w:val="nil"/>
              <w:left w:val="nil"/>
              <w:bottom w:val="single" w:sz="8" w:space="0" w:color="auto"/>
              <w:right w:val="single" w:sz="8" w:space="0" w:color="auto"/>
            </w:tcBorders>
            <w:vAlign w:val="center"/>
            <w:tcPrChange w:id="318" w:author="Xin Li" w:date="2026-08-20T23:39:00Z" w16du:dateUtc="2026-08-20T15:39:00Z">
              <w:tcPr>
                <w:tcW w:w="2240" w:type="dxa"/>
                <w:gridSpan w:val="2"/>
                <w:tcBorders>
                  <w:top w:val="nil"/>
                  <w:left w:val="nil"/>
                  <w:bottom w:val="single" w:sz="8" w:space="0" w:color="auto"/>
                  <w:right w:val="single" w:sz="8" w:space="0" w:color="auto"/>
                </w:tcBorders>
                <w:vAlign w:val="center"/>
              </w:tcPr>
            </w:tcPrChange>
          </w:tcPr>
          <w:p w14:paraId="1DAB9277" w14:textId="6D092D82" w:rsidR="00D36F54" w:rsidRPr="00015210" w:rsidRDefault="00D36F54" w:rsidP="00D36F54">
            <w:pPr>
              <w:rPr>
                <w:rFonts w:ascii="Aptos" w:hAnsi="Aptos"/>
                <w:color w:val="000000"/>
                <w:sz w:val="18"/>
                <w:szCs w:val="18"/>
              </w:rPr>
            </w:pPr>
            <w:del w:id="319" w:author="Xin Li" w:date="2026-08-20T23:39:00Z" w16du:dateUtc="2026-08-20T15:39:00Z">
              <w:r w:rsidRPr="00015210" w:rsidDel="001471CF">
                <w:rPr>
                  <w:rFonts w:ascii="Aptos" w:hAnsi="Aptos"/>
                  <w:color w:val="000000"/>
                  <w:sz w:val="18"/>
                  <w:szCs w:val="18"/>
                </w:rPr>
                <w:delText> </w:delText>
              </w:r>
            </w:del>
          </w:p>
        </w:tc>
        <w:tc>
          <w:tcPr>
            <w:tcW w:w="1978" w:type="dxa"/>
            <w:tcBorders>
              <w:top w:val="nil"/>
              <w:left w:val="nil"/>
              <w:bottom w:val="single" w:sz="8" w:space="0" w:color="auto"/>
              <w:right w:val="single" w:sz="8" w:space="0" w:color="auto"/>
            </w:tcBorders>
            <w:vAlign w:val="center"/>
            <w:hideMark/>
            <w:tcPrChange w:id="320" w:author="Xin Li" w:date="2026-08-20T23:39:00Z" w16du:dateUtc="2026-08-20T15:39:00Z">
              <w:tcPr>
                <w:tcW w:w="1970" w:type="dxa"/>
                <w:gridSpan w:val="2"/>
                <w:tcBorders>
                  <w:top w:val="nil"/>
                  <w:left w:val="nil"/>
                  <w:bottom w:val="single" w:sz="8" w:space="0" w:color="auto"/>
                  <w:right w:val="single" w:sz="8" w:space="0" w:color="auto"/>
                </w:tcBorders>
                <w:vAlign w:val="center"/>
                <w:hideMark/>
              </w:tcPr>
            </w:tcPrChange>
          </w:tcPr>
          <w:p w14:paraId="5A1EB300" w14:textId="07B5AA55" w:rsidR="00D36F54" w:rsidRPr="00015210" w:rsidRDefault="00D36F54" w:rsidP="00D36F54">
            <w:pPr>
              <w:rPr>
                <w:color w:val="000000"/>
                <w:sz w:val="18"/>
                <w:szCs w:val="18"/>
              </w:rPr>
            </w:pPr>
            <w:ins w:id="321" w:author="Xin Li" w:date="2026-08-20T23:40:00Z" w16du:dateUtc="2026-08-20T15:40:00Z">
              <w:r>
                <w:rPr>
                  <w:color w:val="000000"/>
                  <w:sz w:val="18"/>
                  <w:szCs w:val="18"/>
                </w:rPr>
                <w:t>Increase answer supply</w:t>
              </w:r>
            </w:ins>
            <w:del w:id="322" w:author="Xin Li" w:date="2026-08-20T23:40:00Z" w16du:dateUtc="2026-08-20T15:40:00Z">
              <w:r w:rsidRPr="00015210" w:rsidDel="001471CF">
                <w:rPr>
                  <w:color w:val="000000"/>
                  <w:sz w:val="18"/>
                  <w:szCs w:val="18"/>
                </w:rPr>
                <w:delText>+</w:delText>
              </w:r>
            </w:del>
          </w:p>
        </w:tc>
      </w:tr>
      <w:tr w:rsidR="00D36F54" w:rsidRPr="00015210" w14:paraId="65003E90" w14:textId="77777777" w:rsidTr="00CC6967">
        <w:trPr>
          <w:trHeight w:val="40"/>
          <w:jc w:val="center"/>
          <w:trPrChange w:id="323" w:author="Xin Li" w:date="2026-08-20T23:39:00Z" w16du:dateUtc="2026-08-20T15:39:00Z">
            <w:trPr>
              <w:trHeight w:val="1268"/>
              <w:jc w:val="center"/>
            </w:trPr>
          </w:trPrChange>
        </w:trPr>
        <w:tc>
          <w:tcPr>
            <w:tcW w:w="2114" w:type="dxa"/>
            <w:tcBorders>
              <w:top w:val="nil"/>
              <w:left w:val="single" w:sz="8" w:space="0" w:color="auto"/>
              <w:bottom w:val="single" w:sz="8" w:space="0" w:color="auto"/>
              <w:right w:val="single" w:sz="8" w:space="0" w:color="auto"/>
            </w:tcBorders>
            <w:vAlign w:val="center"/>
            <w:hideMark/>
            <w:tcPrChange w:id="324" w:author="Xin Li" w:date="2026-08-20T23:39:00Z" w16du:dateUtc="2026-08-20T15:39:00Z">
              <w:tcPr>
                <w:tcW w:w="2116" w:type="dxa"/>
                <w:gridSpan w:val="2"/>
                <w:tcBorders>
                  <w:top w:val="nil"/>
                  <w:left w:val="single" w:sz="8" w:space="0" w:color="auto"/>
                  <w:bottom w:val="single" w:sz="8" w:space="0" w:color="auto"/>
                  <w:right w:val="single" w:sz="8" w:space="0" w:color="auto"/>
                </w:tcBorders>
                <w:vAlign w:val="center"/>
                <w:hideMark/>
              </w:tcPr>
            </w:tcPrChange>
          </w:tcPr>
          <w:p w14:paraId="50BCA4DD" w14:textId="77777777" w:rsidR="00D36F54" w:rsidRPr="00015210" w:rsidRDefault="00D36F54" w:rsidP="00D36F54">
            <w:pPr>
              <w:rPr>
                <w:b/>
                <w:bCs/>
                <w:color w:val="000000"/>
                <w:sz w:val="18"/>
                <w:szCs w:val="18"/>
              </w:rPr>
            </w:pPr>
            <w:r w:rsidRPr="00015210">
              <w:rPr>
                <w:b/>
                <w:bCs/>
                <w:color w:val="000000"/>
                <w:sz w:val="18"/>
                <w:szCs w:val="18"/>
              </w:rPr>
              <w:t>This study</w:t>
            </w:r>
          </w:p>
        </w:tc>
        <w:tc>
          <w:tcPr>
            <w:tcW w:w="2018" w:type="dxa"/>
            <w:tcBorders>
              <w:top w:val="nil"/>
              <w:left w:val="nil"/>
              <w:bottom w:val="single" w:sz="8" w:space="0" w:color="auto"/>
              <w:right w:val="single" w:sz="8" w:space="0" w:color="auto"/>
            </w:tcBorders>
            <w:vAlign w:val="center"/>
            <w:hideMark/>
            <w:tcPrChange w:id="325" w:author="Xin Li" w:date="2026-08-20T23:39:00Z" w16du:dateUtc="2026-08-20T15:39:00Z">
              <w:tcPr>
                <w:tcW w:w="1597" w:type="dxa"/>
                <w:tcBorders>
                  <w:top w:val="nil"/>
                  <w:left w:val="nil"/>
                  <w:bottom w:val="single" w:sz="8" w:space="0" w:color="auto"/>
                  <w:right w:val="single" w:sz="8" w:space="0" w:color="auto"/>
                </w:tcBorders>
                <w:vAlign w:val="center"/>
                <w:hideMark/>
              </w:tcPr>
            </w:tcPrChange>
          </w:tcPr>
          <w:p w14:paraId="700D8886" w14:textId="77777777" w:rsidR="00D36F54" w:rsidRPr="00015210" w:rsidRDefault="00D36F54" w:rsidP="00D36F54">
            <w:pPr>
              <w:rPr>
                <w:color w:val="000000"/>
                <w:sz w:val="18"/>
                <w:szCs w:val="18"/>
              </w:rPr>
            </w:pPr>
            <w:r w:rsidRPr="00015210">
              <w:rPr>
                <w:color w:val="000000"/>
                <w:sz w:val="18"/>
                <w:szCs w:val="18"/>
              </w:rPr>
              <w:t>SegmentFault (technical)</w:t>
            </w:r>
          </w:p>
        </w:tc>
        <w:tc>
          <w:tcPr>
            <w:tcW w:w="1800" w:type="dxa"/>
            <w:tcBorders>
              <w:top w:val="nil"/>
              <w:left w:val="nil"/>
              <w:bottom w:val="single" w:sz="8" w:space="0" w:color="auto"/>
              <w:right w:val="single" w:sz="8" w:space="0" w:color="auto"/>
            </w:tcBorders>
            <w:vAlign w:val="center"/>
            <w:hideMark/>
            <w:tcPrChange w:id="326" w:author="Xin Li" w:date="2026-08-20T23:39:00Z" w16du:dateUtc="2026-08-20T15:39:00Z">
              <w:tcPr>
                <w:tcW w:w="2826" w:type="dxa"/>
                <w:gridSpan w:val="3"/>
                <w:tcBorders>
                  <w:top w:val="nil"/>
                  <w:left w:val="nil"/>
                  <w:bottom w:val="single" w:sz="8" w:space="0" w:color="auto"/>
                  <w:right w:val="single" w:sz="8" w:space="0" w:color="auto"/>
                </w:tcBorders>
                <w:vAlign w:val="center"/>
                <w:hideMark/>
              </w:tcPr>
            </w:tcPrChange>
          </w:tcPr>
          <w:p w14:paraId="523B7F81" w14:textId="4F5C00C9" w:rsidR="00D36F54" w:rsidRPr="00015210" w:rsidRDefault="00D36F54" w:rsidP="00D36F54">
            <w:pPr>
              <w:rPr>
                <w:color w:val="000000"/>
                <w:sz w:val="18"/>
                <w:szCs w:val="18"/>
              </w:rPr>
            </w:pPr>
            <w:r w:rsidRPr="00015210">
              <w:rPr>
                <w:color w:val="000000"/>
                <w:sz w:val="18"/>
                <w:szCs w:val="18"/>
              </w:rPr>
              <w:t>Internal GenAI</w:t>
            </w:r>
            <w:ins w:id="327" w:author="Xin Li" w:date="2026-08-20T23:35:00Z" w16du:dateUtc="2026-08-20T15:35:00Z">
              <w:r>
                <w:rPr>
                  <w:color w:val="000000"/>
                  <w:sz w:val="18"/>
                  <w:szCs w:val="18"/>
                </w:rPr>
                <w:t xml:space="preserve"> (applied on new questions)</w:t>
              </w:r>
            </w:ins>
            <w:del w:id="328" w:author="Xin Li" w:date="2026-08-20T23:35:00Z" w16du:dateUtc="2026-08-20T15:35:00Z">
              <w:r w:rsidRPr="00015210" w:rsidDel="001471CF">
                <w:rPr>
                  <w:color w:val="000000"/>
                  <w:sz w:val="18"/>
                  <w:szCs w:val="18"/>
                </w:rPr>
                <w:delText xml:space="preserve">; </w:delText>
              </w:r>
              <w:r w:rsidRPr="00015210" w:rsidDel="001471CF">
                <w:rPr>
                  <w:color w:val="000000"/>
                  <w:sz w:val="18"/>
                  <w:szCs w:val="18"/>
                </w:rPr>
                <w:br/>
              </w:r>
              <w:r w:rsidRPr="00015210" w:rsidDel="001471CF">
                <w:rPr>
                  <w:b/>
                  <w:bCs/>
                  <w:color w:val="000000"/>
                  <w:sz w:val="18"/>
                  <w:szCs w:val="18"/>
                </w:rPr>
                <w:delText>Randomized exp. at question level</w:delText>
              </w:r>
              <w:r w:rsidRPr="00015210" w:rsidDel="001471CF">
                <w:rPr>
                  <w:color w:val="000000"/>
                  <w:sz w:val="18"/>
                  <w:szCs w:val="18"/>
                </w:rPr>
                <w:delText xml:space="preserve">; </w:delText>
              </w:r>
              <w:r w:rsidRPr="00015210" w:rsidDel="001471CF">
                <w:rPr>
                  <w:color w:val="000000"/>
                  <w:sz w:val="18"/>
                  <w:szCs w:val="18"/>
                </w:rPr>
                <w:br/>
                <w:delText>AI answers generated immediately after question posting and listed before any human answer</w:delText>
              </w:r>
            </w:del>
          </w:p>
        </w:tc>
        <w:tc>
          <w:tcPr>
            <w:tcW w:w="1088" w:type="dxa"/>
            <w:tcBorders>
              <w:top w:val="nil"/>
              <w:left w:val="nil"/>
              <w:bottom w:val="single" w:sz="8" w:space="0" w:color="auto"/>
              <w:right w:val="single" w:sz="8" w:space="0" w:color="auto"/>
            </w:tcBorders>
            <w:vAlign w:val="center"/>
            <w:hideMark/>
            <w:tcPrChange w:id="329" w:author="Xin Li" w:date="2026-08-20T23:39:00Z" w16du:dateUtc="2026-08-20T15:39:00Z">
              <w:tcPr>
                <w:tcW w:w="1057" w:type="dxa"/>
                <w:gridSpan w:val="2"/>
                <w:tcBorders>
                  <w:top w:val="nil"/>
                  <w:left w:val="nil"/>
                  <w:bottom w:val="single" w:sz="8" w:space="0" w:color="auto"/>
                  <w:right w:val="single" w:sz="8" w:space="0" w:color="auto"/>
                </w:tcBorders>
                <w:vAlign w:val="center"/>
                <w:hideMark/>
              </w:tcPr>
            </w:tcPrChange>
          </w:tcPr>
          <w:p w14:paraId="4F975765" w14:textId="77777777" w:rsidR="00D36F54" w:rsidRPr="00015210" w:rsidRDefault="00D36F54" w:rsidP="00D36F54">
            <w:pPr>
              <w:rPr>
                <w:color w:val="000000"/>
                <w:sz w:val="18"/>
                <w:szCs w:val="18"/>
              </w:rPr>
            </w:pPr>
            <w:r w:rsidRPr="00015210">
              <w:rPr>
                <w:color w:val="000000"/>
                <w:sz w:val="18"/>
                <w:szCs w:val="18"/>
              </w:rPr>
              <w:t>Question</w:t>
            </w:r>
          </w:p>
        </w:tc>
        <w:tc>
          <w:tcPr>
            <w:tcW w:w="1168" w:type="dxa"/>
            <w:tcBorders>
              <w:top w:val="nil"/>
              <w:left w:val="nil"/>
              <w:bottom w:val="single" w:sz="8" w:space="0" w:color="auto"/>
              <w:right w:val="single" w:sz="8" w:space="0" w:color="auto"/>
            </w:tcBorders>
            <w:vAlign w:val="center"/>
            <w:hideMark/>
            <w:tcPrChange w:id="330" w:author="Xin Li" w:date="2026-08-20T23:39:00Z" w16du:dateUtc="2026-08-20T15:39:00Z">
              <w:tcPr>
                <w:tcW w:w="1170" w:type="dxa"/>
                <w:gridSpan w:val="2"/>
                <w:tcBorders>
                  <w:top w:val="nil"/>
                  <w:left w:val="nil"/>
                  <w:bottom w:val="single" w:sz="8" w:space="0" w:color="auto"/>
                  <w:right w:val="single" w:sz="8" w:space="0" w:color="auto"/>
                </w:tcBorders>
                <w:vAlign w:val="center"/>
                <w:hideMark/>
              </w:tcPr>
            </w:tcPrChange>
          </w:tcPr>
          <w:p w14:paraId="7C00AE3B" w14:textId="4DA166F4" w:rsidR="00D36F54" w:rsidRPr="00015210" w:rsidRDefault="00D36F54" w:rsidP="00D36F54">
            <w:pPr>
              <w:rPr>
                <w:color w:val="000000"/>
                <w:sz w:val="18"/>
                <w:szCs w:val="18"/>
              </w:rPr>
            </w:pPr>
            <w:r w:rsidRPr="00015210">
              <w:rPr>
                <w:color w:val="000000"/>
                <w:sz w:val="18"/>
                <w:szCs w:val="18"/>
              </w:rPr>
              <w:t xml:space="preserve">Yes </w:t>
            </w:r>
            <w:del w:id="331" w:author="Xin Li" w:date="2026-08-20T23:37:00Z" w16du:dateUtc="2026-08-20T15:37:00Z">
              <w:r w:rsidRPr="00015210" w:rsidDel="001471CF">
                <w:rPr>
                  <w:color w:val="000000"/>
                  <w:sz w:val="18"/>
                  <w:szCs w:val="18"/>
                </w:rPr>
                <w:delText>(labeled)</w:delText>
              </w:r>
            </w:del>
          </w:p>
        </w:tc>
        <w:tc>
          <w:tcPr>
            <w:tcW w:w="2604" w:type="dxa"/>
            <w:tcBorders>
              <w:top w:val="nil"/>
              <w:left w:val="nil"/>
              <w:bottom w:val="single" w:sz="8" w:space="0" w:color="auto"/>
              <w:right w:val="single" w:sz="8" w:space="0" w:color="auto"/>
            </w:tcBorders>
            <w:vAlign w:val="center"/>
            <w:tcPrChange w:id="332" w:author="Xin Li" w:date="2026-08-20T23:39:00Z" w16du:dateUtc="2026-08-20T15:39:00Z">
              <w:tcPr>
                <w:tcW w:w="2240" w:type="dxa"/>
                <w:gridSpan w:val="2"/>
                <w:tcBorders>
                  <w:top w:val="nil"/>
                  <w:left w:val="nil"/>
                  <w:bottom w:val="single" w:sz="8" w:space="0" w:color="auto"/>
                  <w:right w:val="single" w:sz="8" w:space="0" w:color="auto"/>
                </w:tcBorders>
                <w:vAlign w:val="center"/>
              </w:tcPr>
            </w:tcPrChange>
          </w:tcPr>
          <w:p w14:paraId="412906E5" w14:textId="1423D063" w:rsidR="00D36F54" w:rsidRPr="00015210" w:rsidRDefault="00D36F54" w:rsidP="00D36F54">
            <w:pPr>
              <w:rPr>
                <w:color w:val="000000"/>
                <w:sz w:val="18"/>
                <w:szCs w:val="18"/>
              </w:rPr>
            </w:pPr>
            <w:del w:id="333" w:author="Xin Li" w:date="2026-08-20T23:39:00Z" w16du:dateUtc="2026-08-20T15:39:00Z">
              <w:r w:rsidRPr="00015210" w:rsidDel="001471CF">
                <w:rPr>
                  <w:color w:val="000000"/>
                  <w:sz w:val="18"/>
                  <w:szCs w:val="18"/>
                </w:rPr>
                <w:delText>Not applicable</w:delText>
              </w:r>
              <w:r w:rsidRPr="00015210" w:rsidDel="001471CF">
                <w:rPr>
                  <w:color w:val="000000"/>
                  <w:sz w:val="18"/>
                  <w:szCs w:val="18"/>
                </w:rPr>
                <w:br/>
                <w:delText>(due to question level randomization)</w:delText>
              </w:r>
            </w:del>
          </w:p>
        </w:tc>
        <w:tc>
          <w:tcPr>
            <w:tcW w:w="1978" w:type="dxa"/>
            <w:tcBorders>
              <w:top w:val="nil"/>
              <w:left w:val="nil"/>
              <w:bottom w:val="single" w:sz="8" w:space="0" w:color="auto"/>
              <w:right w:val="single" w:sz="8" w:space="0" w:color="auto"/>
            </w:tcBorders>
            <w:vAlign w:val="center"/>
            <w:hideMark/>
            <w:tcPrChange w:id="334" w:author="Xin Li" w:date="2026-08-20T23:39:00Z" w16du:dateUtc="2026-08-20T15:39:00Z">
              <w:tcPr>
                <w:tcW w:w="1970" w:type="dxa"/>
                <w:gridSpan w:val="2"/>
                <w:tcBorders>
                  <w:top w:val="nil"/>
                  <w:left w:val="nil"/>
                  <w:bottom w:val="single" w:sz="8" w:space="0" w:color="auto"/>
                  <w:right w:val="single" w:sz="8" w:space="0" w:color="auto"/>
                </w:tcBorders>
                <w:vAlign w:val="center"/>
                <w:hideMark/>
              </w:tcPr>
            </w:tcPrChange>
          </w:tcPr>
          <w:p w14:paraId="5DFA4399" w14:textId="00C41727" w:rsidR="00D36F54" w:rsidRPr="00015210" w:rsidRDefault="00D36F54" w:rsidP="00D36F54">
            <w:pPr>
              <w:rPr>
                <w:color w:val="000000"/>
                <w:sz w:val="18"/>
                <w:szCs w:val="18"/>
              </w:rPr>
            </w:pPr>
            <w:ins w:id="335" w:author="Xin Li" w:date="2026-08-20T23:40:00Z" w16du:dateUtc="2026-08-20T15:40:00Z">
              <w:r>
                <w:rPr>
                  <w:color w:val="000000"/>
                  <w:sz w:val="18"/>
                  <w:szCs w:val="18"/>
                </w:rPr>
                <w:t>Reduce answer supply</w:t>
              </w:r>
            </w:ins>
            <w:del w:id="336" w:author="Xin Li" w:date="2026-08-20T23:40:00Z" w16du:dateUtc="2026-08-20T15:40:00Z">
              <w:r w:rsidRPr="00015210" w:rsidDel="001471CF">
                <w:rPr>
                  <w:color w:val="000000"/>
                  <w:sz w:val="18"/>
                  <w:szCs w:val="18"/>
                </w:rPr>
                <w:delText>−</w:delText>
              </w:r>
            </w:del>
          </w:p>
        </w:tc>
      </w:tr>
    </w:tbl>
    <w:p w14:paraId="556D0F6D" w14:textId="0DA4641A" w:rsidR="00E912B4" w:rsidRPr="00015210" w:rsidDel="001471CF" w:rsidRDefault="00E912B4" w:rsidP="00E912B4">
      <w:pPr>
        <w:pStyle w:val="Notes"/>
        <w:rPr>
          <w:del w:id="337" w:author="Xin Li" w:date="2026-08-20T23:36:00Z" w16du:dateUtc="2026-08-20T15:36:00Z"/>
        </w:rPr>
      </w:pPr>
    </w:p>
    <w:p w14:paraId="53F59EC4" w14:textId="094D9F2E" w:rsidR="00E912B4" w:rsidRPr="00015210" w:rsidDel="00D36F54" w:rsidRDefault="00E912B4" w:rsidP="00E912B4">
      <w:pPr>
        <w:pStyle w:val="Notes"/>
        <w:rPr>
          <w:del w:id="338" w:author="Xin Li" w:date="2026-08-20T23:45:00Z" w16du:dateUtc="2026-08-20T15:45:00Z"/>
        </w:rPr>
      </w:pPr>
      <w:r w:rsidRPr="00015210">
        <w:t xml:space="preserve">Notes. </w:t>
      </w:r>
      <w:del w:id="339" w:author="Xin Li" w:date="2026-08-20T23:38:00Z" w16du:dateUtc="2026-08-20T15:38:00Z">
        <w:r w:rsidRPr="00015210" w:rsidDel="001471CF">
          <w:delText>1. Signs (“+”/”−”) denote the direction of each study’s estimated effect; blank cells indicate outcomes not reported here by design.</w:delText>
        </w:r>
        <w:r w:rsidRPr="00015210" w:rsidDel="001471CF">
          <w:br/>
        </w:r>
      </w:del>
      <w:r w:rsidR="00A06EFA">
        <w:t>1</w:t>
      </w:r>
      <w:r w:rsidRPr="00015210">
        <w:t xml:space="preserve">. Sign convention for ban-based studies. Most studies identify effects from the release of ChatGPT, so their signs directly capture the effect of AI becoming available. Two studies instead exploit a ChatGPT ban (Wang &amp; Zheng 2024; Borwankar et al. 2026). Because a ban is the withdrawal of AI, the raw estimates in these studies measure the effect of removing AI and are the mirror image of the release-based estimates. To keep all rows comparable, we reverse their signs. For example, Wang &amp; Zheng (2024) find that banning ChatGPT decreases question supply, answer supply, and answer acceptance; equivalently, the availability of ChatGPT increases </w:t>
      </w:r>
      <w:del w:id="340" w:author="Xin Li" w:date="2026-08-20T23:47:00Z" w16du:dateUtc="2026-08-20T15:47:00Z">
        <w:r w:rsidRPr="00015210" w:rsidDel="00A06EFA">
          <w:delText xml:space="preserve">these outcomes, which is why this row is recorded as “+” for </w:delText>
        </w:r>
      </w:del>
      <w:r w:rsidRPr="00015210">
        <w:t>question and answer supply.</w:t>
      </w:r>
      <w:r w:rsidRPr="00015210">
        <w:br/>
      </w:r>
      <w:r w:rsidR="00A06EFA">
        <w:t>2</w:t>
      </w:r>
      <w:r w:rsidRPr="00015210">
        <w:t>. Su et al. (2025). This is an internal-GenAI setting on Quora. The questions were created before the observation panel began, and platform AI answers were introduced only at the policy launch (≈ Jan 2023). Following their design, the sample keeps “only those questions that were created before the start of our panel data collection (i.e., November 2022),” and treated pages receive AI answers when “AI answers are presented on treated question pages” at launch. The AI answers therefore appear roughly three months after the questions were originally posted.</w:t>
      </w:r>
    </w:p>
    <w:p w14:paraId="10D89AB3" w14:textId="77777777" w:rsidR="00E912B4" w:rsidRPr="00015210" w:rsidRDefault="00E912B4">
      <w:pPr>
        <w:pStyle w:val="Notes"/>
        <w:rPr>
          <w:szCs w:val="22"/>
        </w:rPr>
        <w:pPrChange w:id="341" w:author="Xin Li" w:date="2026-08-20T23:45:00Z" w16du:dateUtc="2026-08-20T15:45:00Z">
          <w:pPr>
            <w:spacing w:after="120"/>
            <w:jc w:val="both"/>
          </w:pPr>
        </w:pPrChange>
      </w:pPr>
    </w:p>
    <w:p w14:paraId="60B3822B" w14:textId="77777777" w:rsidR="00E912B4" w:rsidRPr="00015210" w:rsidRDefault="00E912B4" w:rsidP="00E912B4">
      <w:pPr>
        <w:pStyle w:val="Notes"/>
        <w:sectPr w:rsidR="00E912B4" w:rsidRPr="00015210" w:rsidSect="00E912B4">
          <w:pgSz w:w="15840" w:h="12240" w:orient="landscape" w:code="1"/>
          <w:pgMar w:top="1440" w:right="1440" w:bottom="1440" w:left="1440" w:header="720" w:footer="288" w:gutter="0"/>
          <w:cols w:space="720"/>
          <w:docGrid w:linePitch="299"/>
        </w:sectPr>
      </w:pPr>
    </w:p>
    <w:p w14:paraId="3F521C59" w14:textId="0A53E57C" w:rsidR="00F40939" w:rsidRPr="00015210" w:rsidRDefault="00F40939" w:rsidP="00E93697">
      <w:pPr>
        <w:pStyle w:val="Heading2"/>
      </w:pPr>
      <w:r w:rsidRPr="00015210">
        <w:lastRenderedPageBreak/>
        <w:t xml:space="preserve">The Impact of </w:t>
      </w:r>
      <w:r w:rsidR="00C55514" w:rsidRPr="00015210">
        <w:t>G</w:t>
      </w:r>
      <w:r w:rsidR="004C6E9D" w:rsidRPr="00015210">
        <w:t>en</w:t>
      </w:r>
      <w:r w:rsidR="00C55514" w:rsidRPr="00015210">
        <w:t>AI</w:t>
      </w:r>
      <w:r w:rsidRPr="00015210">
        <w:t xml:space="preserve"> </w:t>
      </w:r>
      <w:r w:rsidR="00FD1305" w:rsidRPr="00015210">
        <w:t>on</w:t>
      </w:r>
      <w:r w:rsidRPr="00015210">
        <w:t xml:space="preserve"> Online Q</w:t>
      </w:r>
      <w:r w:rsidRPr="00015210">
        <w:rPr>
          <w:lang w:eastAsia="zh-CN"/>
        </w:rPr>
        <w:t>&amp;</w:t>
      </w:r>
      <w:r w:rsidRPr="00015210">
        <w:t>A Communities</w:t>
      </w:r>
    </w:p>
    <w:p w14:paraId="4B57DE1C" w14:textId="5E8D5604" w:rsidR="000E4EEB" w:rsidRPr="00015210" w:rsidRDefault="000E4EEB" w:rsidP="000E4EEB">
      <w:pPr>
        <w:pStyle w:val="Paragraph0"/>
      </w:pPr>
      <w:r w:rsidRPr="00015210">
        <w:t>A large and fast-growing literature documents the consequences of generative AI for online Q&amp;A communities. Table 1 summarizes this work</w:t>
      </w:r>
      <w:del w:id="342" w:author="Xin Li" w:date="2026-08-21T07:04:00Z" w16du:dateUtc="2026-08-20T23:04:00Z">
        <w:r w:rsidRPr="00015210" w:rsidDel="007021DF">
          <w:delText>. Rather than group studies by platform or by outcome, we</w:delText>
        </w:r>
      </w:del>
      <w:ins w:id="343" w:author="Xin Li" w:date="2026-08-21T07:04:00Z" w16du:dateUtc="2026-08-20T23:04:00Z">
        <w:r w:rsidR="007021DF">
          <w:t>, which are</w:t>
        </w:r>
      </w:ins>
      <w:r w:rsidRPr="00015210">
        <w:t xml:space="preserve"> group</w:t>
      </w:r>
      <w:ins w:id="344" w:author="Xin Li" w:date="2026-08-21T07:04:00Z" w16du:dateUtc="2026-08-20T23:04:00Z">
        <w:r w:rsidR="007021DF">
          <w:t>ed</w:t>
        </w:r>
      </w:ins>
      <w:r w:rsidRPr="00015210">
        <w:t xml:space="preserve"> </w:t>
      </w:r>
      <w:ins w:id="345" w:author="Xin Li" w:date="2026-08-21T07:04:00Z" w16du:dateUtc="2026-08-20T23:04:00Z">
        <w:r w:rsidR="007021DF">
          <w:t xml:space="preserve">based on </w:t>
        </w:r>
      </w:ins>
      <w:del w:id="346" w:author="Xin Li" w:date="2026-08-21T07:04:00Z" w16du:dateUtc="2026-08-20T23:04:00Z">
        <w:r w:rsidRPr="00015210" w:rsidDel="007021DF">
          <w:delText xml:space="preserve">them by </w:delText>
        </w:r>
      </w:del>
      <w:r w:rsidRPr="00015210">
        <w:t xml:space="preserve">the </w:t>
      </w:r>
      <w:ins w:id="347" w:author="Xin Li" w:date="2026-08-21T07:04:00Z" w16du:dateUtc="2026-08-20T23:04:00Z">
        <w:r w:rsidR="007021DF">
          <w:t xml:space="preserve">organizational </w:t>
        </w:r>
      </w:ins>
      <w:del w:id="348" w:author="Xin Li" w:date="2026-08-21T07:05:00Z" w16du:dateUtc="2026-08-20T23:05:00Z">
        <w:r w:rsidRPr="00015210" w:rsidDel="007021DF">
          <w:delText xml:space="preserve">structural role AI occupies, because the </w:delText>
        </w:r>
      </w:del>
      <w:r w:rsidRPr="00015210">
        <w:t xml:space="preserve">role </w:t>
      </w:r>
      <w:ins w:id="349" w:author="Xin Li" w:date="2026-08-21T07:05:00Z" w16du:dateUtc="2026-08-20T23:05:00Z">
        <w:r w:rsidR="007021DF">
          <w:t>of AI</w:t>
        </w:r>
      </w:ins>
      <w:del w:id="350" w:author="Xin Li" w:date="2026-08-21T07:05:00Z" w16du:dateUtc="2026-08-20T23:05:00Z">
        <w:r w:rsidRPr="00015210" w:rsidDel="007021DF">
          <w:delText>determines the causal channel a study can isolate</w:delText>
        </w:r>
      </w:del>
      <w:r w:rsidRPr="00015210">
        <w:t xml:space="preserve">. </w:t>
      </w:r>
      <w:del w:id="351" w:author="Xin Li" w:date="2026-08-21T07:05:00Z" w16du:dateUtc="2026-08-20T23:05:00Z">
        <w:r w:rsidRPr="00015210" w:rsidDel="007021DF">
          <w:delText xml:space="preserve">Two dimensions define this role. The first is </w:delText>
        </w:r>
        <w:r w:rsidRPr="00015210" w:rsidDel="007021DF">
          <w:rPr>
            <w:b/>
            <w:bCs/>
            <w:i/>
            <w:iCs/>
          </w:rPr>
          <w:delText>where AI acts</w:delText>
        </w:r>
        <w:r w:rsidRPr="00015210" w:rsidDel="007021DF">
          <w:delText xml:space="preserve">: on the flow of questions into the community, or on the production of answers within it. The second applies once AI acts within the answering process, and concerns </w:delText>
        </w:r>
        <w:r w:rsidRPr="00015210" w:rsidDel="007021DF">
          <w:rPr>
            <w:b/>
            <w:bCs/>
            <w:i/>
            <w:iCs/>
          </w:rPr>
          <w:delText>what AI is to the human answerer</w:delText>
        </w:r>
        <w:r w:rsidRPr="00015210" w:rsidDel="007021DF">
          <w:delText xml:space="preserve">: an instrument the answerer uses while retaining authorship, or a rival that competes with the answerer under its own explicit label. </w:delText>
        </w:r>
      </w:del>
      <w:ins w:id="352" w:author="Xin Li" w:date="2026-08-21T07:05:00Z" w16du:dateUtc="2026-08-20T23:05:00Z">
        <w:r w:rsidR="007021DF">
          <w:t xml:space="preserve">As illustrated in Figure </w:t>
        </w:r>
      </w:ins>
      <w:ins w:id="353" w:author="Xin Li" w:date="2026-08-21T07:06:00Z" w16du:dateUtc="2026-08-20T23:06:00Z">
        <w:r w:rsidR="007021DF">
          <w:t>1 and Table 1</w:t>
        </w:r>
      </w:ins>
      <w:del w:id="354" w:author="Xin Li" w:date="2026-08-21T07:06:00Z" w16du:dateUtc="2026-08-20T23:06:00Z">
        <w:r w:rsidRPr="00015210" w:rsidDel="007021DF">
          <w:delText>These</w:delText>
        </w:r>
      </w:del>
      <w:ins w:id="355" w:author="Xin Li" w:date="2026-08-21T07:06:00Z" w16du:dateUtc="2026-08-20T23:06:00Z">
        <w:r w:rsidR="007021DF">
          <w:t>, the review</w:t>
        </w:r>
      </w:ins>
      <w:del w:id="356" w:author="Xin Li" w:date="2026-08-21T07:06:00Z" w16du:dateUtc="2026-08-20T23:06:00Z">
        <w:r w:rsidRPr="00015210" w:rsidDel="007021DF">
          <w:delText xml:space="preserve"> dimensions</w:delText>
        </w:r>
      </w:del>
      <w:r w:rsidRPr="00015210">
        <w:t xml:space="preserve"> yield</w:t>
      </w:r>
      <w:ins w:id="357" w:author="Xin Li" w:date="2026-08-21T07:06:00Z" w16du:dateUtc="2026-08-20T23:06:00Z">
        <w:r w:rsidR="007021DF">
          <w:t>s</w:t>
        </w:r>
      </w:ins>
      <w:r w:rsidRPr="00015210">
        <w:t xml:space="preserve"> three roles. AI can </w:t>
      </w:r>
      <w:ins w:id="358" w:author="Xin Li" w:date="2026-08-21T07:06:00Z" w16du:dateUtc="2026-08-20T23:06:00Z">
        <w:r w:rsidR="007021DF">
          <w:t xml:space="preserve">answer </w:t>
        </w:r>
      </w:ins>
      <w:del w:id="359" w:author="Xin Li" w:date="2026-08-21T07:06:00Z" w16du:dateUtc="2026-08-20T23:06:00Z">
        <w:r w:rsidRPr="00015210" w:rsidDel="007021DF">
          <w:delText xml:space="preserve">act on </w:delText>
        </w:r>
      </w:del>
      <w:r w:rsidRPr="00015210">
        <w:t xml:space="preserve">the incoming questions and thereby </w:t>
      </w:r>
      <w:ins w:id="360" w:author="Xin Li" w:date="2026-08-21T07:06:00Z" w16du:dateUtc="2026-08-20T23:06:00Z">
        <w:r w:rsidR="007021DF">
          <w:t xml:space="preserve">competite with </w:t>
        </w:r>
      </w:ins>
      <w:del w:id="361" w:author="Xin Li" w:date="2026-08-21T07:06:00Z" w16du:dateUtc="2026-08-20T23:06:00Z">
        <w:r w:rsidRPr="00015210" w:rsidDel="007021DF">
          <w:delText xml:space="preserve">substitute for </w:delText>
        </w:r>
      </w:del>
      <w:r w:rsidRPr="00015210">
        <w:t xml:space="preserve">the </w:t>
      </w:r>
      <w:ins w:id="362" w:author="Xin Li" w:date="2026-08-21T07:06:00Z" w16du:dateUtc="2026-08-20T23:06:00Z">
        <w:r w:rsidR="007021DF">
          <w:t>platform</w:t>
        </w:r>
      </w:ins>
      <w:del w:id="363" w:author="Xin Li" w:date="2026-08-21T07:06:00Z" w16du:dateUtc="2026-08-20T23:06:00Z">
        <w:r w:rsidRPr="00015210" w:rsidDel="007021DF">
          <w:delText>community</w:delText>
        </w:r>
      </w:del>
      <w:r w:rsidRPr="00015210">
        <w:t xml:space="preserve"> itself; </w:t>
      </w:r>
      <w:del w:id="364" w:author="Xin Li" w:date="2026-08-21T07:06:00Z" w16du:dateUtc="2026-08-20T23:06:00Z">
        <w:r w:rsidRPr="00015210" w:rsidDel="007021DF">
          <w:delText xml:space="preserve">within the answering process, it </w:delText>
        </w:r>
      </w:del>
      <w:ins w:id="365" w:author="Xin Li" w:date="2026-08-21T07:06:00Z" w16du:dateUtc="2026-08-20T23:06:00Z">
        <w:r w:rsidR="007021DF">
          <w:t xml:space="preserve">AI </w:t>
        </w:r>
      </w:ins>
      <w:r w:rsidRPr="00015210">
        <w:t>can serve as the answerer</w:t>
      </w:r>
      <w:r w:rsidR="00534D0B" w:rsidRPr="00015210">
        <w:t>’</w:t>
      </w:r>
      <w:r w:rsidRPr="00015210">
        <w:t>s instrument</w:t>
      </w:r>
      <w:ins w:id="366" w:author="Xin Li" w:date="2026-08-21T07:07:00Z" w16du:dateUtc="2026-08-20T23:07:00Z">
        <w:r w:rsidR="007021DF">
          <w:t>;</w:t>
        </w:r>
      </w:ins>
      <w:del w:id="367" w:author="Xin Li" w:date="2026-08-21T07:07:00Z" w16du:dateUtc="2026-08-20T23:07:00Z">
        <w:r w:rsidRPr="00015210" w:rsidDel="007021DF">
          <w:delText>,</w:delText>
        </w:r>
      </w:del>
      <w:r w:rsidRPr="00015210">
        <w:t xml:space="preserve"> or it can enter </w:t>
      </w:r>
      <w:ins w:id="368" w:author="Xin Li" w:date="2026-08-21T07:07:00Z" w16du:dateUtc="2026-08-20T23:07:00Z">
        <w:r w:rsidR="007021DF">
          <w:t xml:space="preserve">to compete with the </w:t>
        </w:r>
      </w:ins>
      <w:del w:id="369" w:author="Xin Li" w:date="2026-08-21T07:07:00Z" w16du:dateUtc="2026-08-20T23:07:00Z">
        <w:r w:rsidRPr="00015210" w:rsidDel="007021DF">
          <w:delText xml:space="preserve">as an identified rival </w:delText>
        </w:r>
      </w:del>
      <w:r w:rsidRPr="00015210">
        <w:t xml:space="preserve">contributor. The first two roles have been studied entirely in the context of external GenAI, tools that operate independently of any platform. The third role, which our study examines, is occupied by internal GenAI, </w:t>
      </w:r>
      <w:del w:id="370" w:author="Xin Li" w:date="2026-08-21T07:07:00Z" w16du:dateUtc="2026-08-20T23:07:00Z">
        <w:r w:rsidRPr="00015210" w:rsidDel="007021DF">
          <w:delText xml:space="preserve">and as we develop in Section 2.2.3, it </w:delText>
        </w:r>
      </w:del>
      <w:ins w:id="371" w:author="Xin Li" w:date="2026-08-21T07:07:00Z" w16du:dateUtc="2026-08-20T23:07:00Z">
        <w:r w:rsidR="007021DF">
          <w:t xml:space="preserve">which </w:t>
        </w:r>
      </w:ins>
      <w:r w:rsidRPr="00015210">
        <w:t xml:space="preserve">constitutes a distinct phenomenon </w:t>
      </w:r>
      <w:del w:id="372" w:author="Xin Li" w:date="2026-08-21T07:08:00Z" w16du:dateUtc="2026-08-20T23:08:00Z">
        <w:r w:rsidRPr="00015210" w:rsidDel="007021DF">
          <w:delText xml:space="preserve">rather </w:delText>
        </w:r>
      </w:del>
      <w:r w:rsidRPr="00015210">
        <w:t>than external GenAI</w:t>
      </w:r>
      <w:del w:id="373" w:author="Xin Li" w:date="2026-08-21T07:08:00Z" w16du:dateUtc="2026-08-20T23:08:00Z">
        <w:r w:rsidRPr="00015210" w:rsidDel="007021DF">
          <w:delText xml:space="preserve"> relocated inside the platform</w:delText>
        </w:r>
      </w:del>
      <w:r w:rsidRPr="00015210">
        <w:t>.</w:t>
      </w:r>
    </w:p>
    <w:p w14:paraId="4277F582" w14:textId="61CF41BD" w:rsidR="000E4EEB" w:rsidRPr="00015210" w:rsidRDefault="001471CF" w:rsidP="000E4EEB">
      <w:pPr>
        <w:pStyle w:val="Heading3"/>
      </w:pPr>
      <w:ins w:id="374" w:author="Xin Li" w:date="2026-08-20T23:42:00Z" w16du:dateUtc="2026-08-20T15:42:00Z">
        <w:r>
          <w:t xml:space="preserve">External </w:t>
        </w:r>
      </w:ins>
      <w:r w:rsidR="000E4EEB" w:rsidRPr="00015210">
        <w:t xml:space="preserve">AI as a </w:t>
      </w:r>
      <w:del w:id="375" w:author="Xin Li" w:date="2026-08-20T23:42:00Z" w16du:dateUtc="2026-08-20T15:42:00Z">
        <w:r w:rsidR="000E4EEB" w:rsidRPr="00015210" w:rsidDel="001471CF">
          <w:delText>Substitute for the Community</w:delText>
        </w:r>
      </w:del>
      <w:ins w:id="376" w:author="Xin Li" w:date="2026-08-20T23:42:00Z" w16du:dateUtc="2026-08-20T15:42:00Z">
        <w:r>
          <w:t>Platform Competitor</w:t>
        </w:r>
      </w:ins>
    </w:p>
    <w:p w14:paraId="79005E05" w14:textId="1D5792BE" w:rsidR="000E4EEB" w:rsidRPr="00015210" w:rsidRDefault="000E4EEB" w:rsidP="00613CD6">
      <w:pPr>
        <w:pStyle w:val="Paragraph0"/>
      </w:pPr>
      <w:r w:rsidRPr="00015210">
        <w:t xml:space="preserve">The first and largest stream studies AI operating </w:t>
      </w:r>
      <w:r w:rsidRPr="00015210">
        <w:rPr>
          <w:i/>
          <w:iCs/>
        </w:rPr>
        <w:t>before</w:t>
      </w:r>
      <w:r w:rsidRPr="00015210">
        <w:t xml:space="preserve"> questions reach the community. General-purpose tools such as ChatGPT answer questions directly, and the consistent finding across platforms and time windows is a decline in question supply </w:t>
      </w:r>
      <w:r w:rsidR="00613CD6" w:rsidRPr="00015210">
        <w:rPr>
          <w:shd w:val="clear" w:color="auto" w:fill="FFFFFF"/>
        </w:rPr>
        <w:fldChar w:fldCharType="begin" w:fldLock="1"/>
      </w:r>
      <w:r w:rsidR="00613CD6" w:rsidRPr="00015210">
        <w:rPr>
          <w:shd w:val="clear" w:color="auto" w:fill="FFFFFF"/>
        </w:rPr>
        <w:instrText xml:space="preserve"> ADDIN ZOTERO_ITEM CSL_CITATION {"citationID":"1rIoHbdR","properties":{"unsorted":false,"formattedCitation":"(Burtch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613CD6" w:rsidRPr="00015210">
        <w:rPr>
          <w:rFonts w:ascii="Apple Color Emoji" w:hAnsi="Apple Color Emoji" w:cs="Apple Color Emoji"/>
          <w:shd w:val="clear" w:color="auto" w:fill="FFFFFF"/>
        </w:rPr>
        <w:instrText>📊</w:instrText>
      </w:r>
      <w:r w:rsidR="00613CD6" w:rsidRPr="00015210">
        <w:rPr>
          <w:shd w:val="clear" w:color="auto" w:fill="FFFFFF"/>
        </w:rPr>
        <w:instrText>","call-number":"3","container-title":"Scientific Reports","DOI":"10.1038/s41598-024-61221-0","ISSN":"2045-2322","issue":"1","journalAbbreviation":"Sci Rep","language":"en","license":"2024 The Author(s)","note":"</w:instrText>
      </w:r>
      <w:r w:rsidR="00613CD6" w:rsidRPr="00015210">
        <w:rPr>
          <w:rFonts w:ascii="Apple Color Emoji" w:hAnsi="Apple Color Emoji" w:cs="Apple Color Emoji"/>
          <w:shd w:val="clear" w:color="auto" w:fill="FFFFFF"/>
        </w:rPr>
        <w:instrText>🏷️</w:instrText>
      </w:r>
      <w:r w:rsidR="00613CD6" w:rsidRPr="00015210">
        <w:rPr>
          <w:shd w:val="clear" w:color="auto" w:fill="FFFFFF"/>
        </w:rPr>
        <w:instrText xml:space="preserve"> /unread</w:instrText>
      </w:r>
      <w:r w:rsidR="00613CD6" w:rsidRPr="00015210">
        <w:rPr>
          <w:shd w:val="clear" w:color="auto" w:fill="FFFFFF"/>
        </w:rPr>
        <w:instrText>、</w:instrText>
      </w:r>
      <w:r w:rsidR="00613CD6" w:rsidRPr="00015210">
        <w:rPr>
          <w:shd w:val="clear" w:color="auto" w:fill="FFFFFF"/>
        </w:rPr>
        <w:instrText>Human behaviour</w:instrText>
      </w:r>
      <w:r w:rsidR="00613CD6" w:rsidRPr="00015210">
        <w:rPr>
          <w:shd w:val="clear" w:color="auto" w:fill="FFFFFF"/>
        </w:rPr>
        <w:instrText>、</w:instrText>
      </w:r>
      <w:r w:rsidR="00613CD6" w:rsidRPr="00015210">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613CD6" w:rsidRPr="00015210">
        <w:rPr>
          <w:rFonts w:ascii="Apple Color Emoji" w:hAnsi="Apple Color Emoji" w:cs="Apple Color Emoji"/>
          <w:shd w:val="clear" w:color="auto" w:fill="FFFFFF"/>
        </w:rPr>
        <w:instrText>📊</w:instrText>
      </w:r>
      <w:r w:rsidR="00613CD6" w:rsidRPr="00015210">
        <w:rPr>
          <w:shd w:val="clear" w:color="auto" w:fill="FFFFFF"/>
        </w:rPr>
        <w:instrText>","call-number":"2","container-title":"PNAS Nexus","DOI":"10.1093/pnasnexus/pgae400","ISSN":"2752-6542","issue":"9","journalAbbreviation":"PNAS Nexus","language":"en","note":"</w:instrText>
      </w:r>
      <w:r w:rsidR="00613CD6" w:rsidRPr="00015210">
        <w:rPr>
          <w:rFonts w:ascii="Apple Color Emoji" w:hAnsi="Apple Color Emoji" w:cs="Apple Color Emoji"/>
          <w:shd w:val="clear" w:color="auto" w:fill="FFFFFF"/>
        </w:rPr>
        <w:instrText>🏷️</w:instrText>
      </w:r>
      <w:r w:rsidR="00613CD6" w:rsidRPr="00015210">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613CD6" w:rsidRPr="00015210">
        <w:rPr>
          <w:rFonts w:ascii="Apple Color Emoji" w:hAnsi="Apple Color Emoji" w:cs="Apple Color Emoji"/>
          <w:shd w:val="clear" w:color="auto" w:fill="FFFFFF"/>
        </w:rPr>
        <w:instrText>📊</w:instrText>
      </w:r>
      <w:r w:rsidR="00613CD6" w:rsidRPr="00015210">
        <w:rPr>
          <w:shd w:val="clear" w:color="auto" w:fill="FFFFFF"/>
        </w:rPr>
        <w:instrText>","call-number":"1","container-title":"Journal of Management Information Systems","DOI":"10.1080/07421222.2025.2487313","ISSN":"0742-1222","issue":"2","language":"en","note":"</w:instrText>
      </w:r>
      <w:r w:rsidR="00613CD6" w:rsidRPr="00015210">
        <w:rPr>
          <w:rFonts w:ascii="Apple Color Emoji" w:hAnsi="Apple Color Emoji" w:cs="Apple Color Emoji"/>
          <w:shd w:val="clear" w:color="auto" w:fill="FFFFFF"/>
        </w:rPr>
        <w:instrText>🏷️</w:instrText>
      </w:r>
      <w:r w:rsidR="00613CD6" w:rsidRPr="00015210">
        <w:rPr>
          <w:shd w:val="clear" w:color="auto" w:fill="FFFFFF"/>
        </w:rPr>
        <w:instrText xml:space="preserve"> /unread</w:instrText>
      </w:r>
      <w:r w:rsidR="00613CD6" w:rsidRPr="00015210">
        <w:rPr>
          <w:shd w:val="clear" w:color="auto" w:fill="FFFFFF"/>
        </w:rPr>
        <w:instrText>、</w:instrText>
      </w:r>
      <w:r w:rsidR="00613CD6" w:rsidRPr="00015210">
        <w:rPr>
          <w:shd w:val="clear" w:color="auto" w:fill="FFFFFF"/>
        </w:rPr>
        <w:instrText>Generative AI</w:instrText>
      </w:r>
      <w:r w:rsidR="00613CD6" w:rsidRPr="00015210">
        <w:rPr>
          <w:shd w:val="clear" w:color="auto" w:fill="FFFFFF"/>
        </w:rPr>
        <w:instrText>、</w:instrText>
      </w:r>
      <w:r w:rsidR="00613CD6" w:rsidRPr="00015210">
        <w:rPr>
          <w:shd w:val="clear" w:color="auto" w:fill="FFFFFF"/>
        </w:rPr>
        <w:instrText>GAI</w:instrText>
      </w:r>
      <w:r w:rsidR="00613CD6" w:rsidRPr="00015210">
        <w:rPr>
          <w:shd w:val="clear" w:color="auto" w:fill="FFFFFF"/>
        </w:rPr>
        <w:instrText>、</w:instrText>
      </w:r>
      <w:r w:rsidR="00613CD6" w:rsidRPr="00015210">
        <w:rPr>
          <w:shd w:val="clear" w:color="auto" w:fill="FFFFFF"/>
        </w:rPr>
        <w:instrText>knowledge seeking</w:instrText>
      </w:r>
      <w:r w:rsidR="00613CD6" w:rsidRPr="00015210">
        <w:rPr>
          <w:shd w:val="clear" w:color="auto" w:fill="FFFFFF"/>
        </w:rPr>
        <w:instrText>、</w:instrText>
      </w:r>
      <w:r w:rsidR="00613CD6" w:rsidRPr="00015210">
        <w:rPr>
          <w:shd w:val="clear" w:color="auto" w:fill="FFFFFF"/>
        </w:rPr>
        <w:instrText>commitment-based theory</w:instrText>
      </w:r>
      <w:r w:rsidR="00613CD6" w:rsidRPr="00015210">
        <w:rPr>
          <w:shd w:val="clear" w:color="auto" w:fill="FFFFFF"/>
        </w:rPr>
        <w:instrText>、</w:instrText>
      </w:r>
      <w:r w:rsidR="00613CD6" w:rsidRPr="00015210">
        <w:rPr>
          <w:shd w:val="clear" w:color="auto" w:fill="FFFFFF"/>
        </w:rPr>
        <w:instrText>GenAI</w:instrText>
      </w:r>
      <w:r w:rsidR="00613CD6" w:rsidRPr="00015210">
        <w:rPr>
          <w:shd w:val="clear" w:color="auto" w:fill="FFFFFF"/>
        </w:rPr>
        <w:instrText>、</w:instrText>
      </w:r>
      <w:r w:rsidR="00613CD6" w:rsidRPr="00015210">
        <w:rPr>
          <w:shd w:val="clear" w:color="auto" w:fill="FFFFFF"/>
        </w:rPr>
        <w:instrText>information foraging theory</w:instrText>
      </w:r>
      <w:r w:rsidR="00613CD6" w:rsidRPr="00015210">
        <w:rPr>
          <w:shd w:val="clear" w:color="auto" w:fill="FFFFFF"/>
        </w:rPr>
        <w:instrText>、</w:instrText>
      </w:r>
      <w:r w:rsidR="00613CD6" w:rsidRPr="00015210">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613CD6" w:rsidRPr="00015210">
        <w:rPr>
          <w:rFonts w:ascii="Apple Color Emoji" w:hAnsi="Apple Color Emoji" w:cs="Apple Color Emoji"/>
          <w:shd w:val="clear" w:color="auto" w:fill="FFFFFF"/>
        </w:rPr>
        <w:instrText>📊</w:instrText>
      </w:r>
      <w:r w:rsidR="00613CD6" w:rsidRPr="00015210">
        <w:rPr>
          <w:shd w:val="clear" w:color="auto" w:fill="FFFFFF"/>
        </w:rPr>
        <w:instrText>","call-number":"1 (CCF C)","container-title":"Information &amp; Management","DOI":"10.1016/j.im.2025.104178","ISSN":"0378-7206","issue":"6","journalAbbreviation":"Information &amp; Management","language":"en","note":"</w:instrText>
      </w:r>
      <w:r w:rsidR="00613CD6" w:rsidRPr="00015210">
        <w:rPr>
          <w:rFonts w:ascii="Apple Color Emoji" w:hAnsi="Apple Color Emoji" w:cs="Apple Color Emoji"/>
          <w:shd w:val="clear" w:color="auto" w:fill="FFFFFF"/>
        </w:rPr>
        <w:instrText>🏷️</w:instrText>
      </w:r>
      <w:r w:rsidR="00613CD6" w:rsidRPr="00015210">
        <w:rPr>
          <w:shd w:val="clear" w:color="auto" w:fill="FFFFFF"/>
        </w:rPr>
        <w:instrText xml:space="preserve"> /unread</w:instrText>
      </w:r>
      <w:r w:rsidR="00613CD6" w:rsidRPr="00015210">
        <w:rPr>
          <w:shd w:val="clear" w:color="auto" w:fill="FFFFFF"/>
        </w:rPr>
        <w:instrText>、</w:instrText>
      </w:r>
      <w:r w:rsidR="00613CD6" w:rsidRPr="00015210">
        <w:rPr>
          <w:shd w:val="clear" w:color="auto" w:fill="FFFFFF"/>
        </w:rPr>
        <w:instrText>ChatGPT</w:instrText>
      </w:r>
      <w:r w:rsidR="00613CD6" w:rsidRPr="00015210">
        <w:rPr>
          <w:shd w:val="clear" w:color="auto" w:fill="FFFFFF"/>
        </w:rPr>
        <w:instrText>、</w:instrText>
      </w:r>
      <w:r w:rsidR="00613CD6" w:rsidRPr="00015210">
        <w:rPr>
          <w:shd w:val="clear" w:color="auto" w:fill="FFFFFF"/>
        </w:rPr>
        <w:instrText>Generative AI</w:instrText>
      </w:r>
      <w:r w:rsidR="00613CD6" w:rsidRPr="00015210">
        <w:rPr>
          <w:shd w:val="clear" w:color="auto" w:fill="FFFFFF"/>
        </w:rPr>
        <w:instrText>、</w:instrText>
      </w:r>
      <w:r w:rsidR="00613CD6" w:rsidRPr="00015210">
        <w:rPr>
          <w:shd w:val="clear" w:color="auto" w:fill="FFFFFF"/>
        </w:rPr>
        <w:instrText>Online knowledge exchange platforms</w:instrText>
      </w:r>
      <w:r w:rsidR="00613CD6" w:rsidRPr="00015210">
        <w:rPr>
          <w:shd w:val="clear" w:color="auto" w:fill="FFFFFF"/>
        </w:rPr>
        <w:instrText>、</w:instrText>
      </w:r>
      <w:r w:rsidR="00613CD6" w:rsidRPr="00015210">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https://doi.org/10.1287/isre.2023.0561.\n\n</w:instrText>
      </w:r>
      <w:r w:rsidR="00613CD6" w:rsidRPr="00015210">
        <w:rPr>
          <w:shd w:val="clear" w:color="auto" w:fill="FFFFFF"/>
        </w:rPr>
        <w:instrText>【摘要翻译】大语言模型</w:instrText>
      </w:r>
      <w:r w:rsidR="00613CD6" w:rsidRPr="00015210">
        <w:rPr>
          <w:shd w:val="clear" w:color="auto" w:fill="FFFFFF"/>
        </w:rPr>
        <w:instrText xml:space="preserve"> (LLMs)(</w:instrText>
      </w:r>
      <w:r w:rsidR="00613CD6" w:rsidRPr="00015210">
        <w:rPr>
          <w:shd w:val="clear" w:color="auto" w:fill="FFFFFF"/>
        </w:rPr>
        <w:instrText>如</w:instrText>
      </w:r>
      <w:r w:rsidR="00613CD6" w:rsidRPr="00015210">
        <w:rPr>
          <w:shd w:val="clear" w:color="auto" w:fill="FFFFFF"/>
        </w:rPr>
        <w:instrText xml:space="preserve"> ChatGPT) </w:instrText>
      </w:r>
      <w:r w:rsidR="00613CD6" w:rsidRPr="00015210">
        <w:rPr>
          <w:shd w:val="clear" w:color="auto" w:fill="FFFFFF"/>
        </w:rPr>
        <w:instrText>预计将显著重塑学习、技能获取和知识创造。它们对用户生成的知识共享问答</w:instrText>
      </w:r>
      <w:r w:rsidR="00613CD6" w:rsidRPr="00015210">
        <w:rPr>
          <w:shd w:val="clear" w:color="auto" w:fill="FFFFFF"/>
        </w:rPr>
        <w:instrText xml:space="preserve"> (Q&amp;A) </w:instrText>
      </w:r>
      <w:r w:rsidR="00613CD6" w:rsidRPr="00015210">
        <w:rPr>
          <w:shd w:val="clear" w:color="auto" w:fill="FFFFFF"/>
        </w:rPr>
        <w:instrText>平台的影响对</w:instrText>
      </w:r>
      <w:r w:rsidR="00613CD6" w:rsidRPr="00015210">
        <w:rPr>
          <w:shd w:val="clear" w:color="auto" w:fill="FFFFFF"/>
        </w:rPr>
        <w:instrText xml:space="preserve"> Q&amp;A </w:instrText>
      </w:r>
      <w:r w:rsidR="00613CD6" w:rsidRPr="00015210">
        <w:rPr>
          <w:shd w:val="clear" w:color="auto" w:fill="FFFFFF"/>
        </w:rPr>
        <w:instrText>平台和</w:instrText>
      </w:r>
      <w:r w:rsidR="00613CD6" w:rsidRPr="00015210">
        <w:rPr>
          <w:shd w:val="clear" w:color="auto" w:fill="FFFFFF"/>
        </w:rPr>
        <w:instrText xml:space="preserve"> LLMs </w:instrText>
      </w:r>
      <w:r w:rsidR="00613CD6" w:rsidRPr="00015210">
        <w:rPr>
          <w:shd w:val="clear" w:color="auto" w:fill="FFFFFF"/>
        </w:rPr>
        <w:instrText>的比较价值和未来协同演化以及</w:instrText>
      </w:r>
      <w:r w:rsidR="00613CD6" w:rsidRPr="00015210">
        <w:rPr>
          <w:shd w:val="clear" w:color="auto" w:fill="FFFFFF"/>
        </w:rPr>
        <w:instrText xml:space="preserve"> LLMs </w:instrText>
      </w:r>
      <w:r w:rsidR="00613CD6" w:rsidRPr="00015210">
        <w:rPr>
          <w:shd w:val="clear" w:color="auto" w:fill="FFFFFF"/>
        </w:rPr>
        <w:instrText>的未来学习具有重要意义。通过多种实证设计，我们估计</w:instrText>
      </w:r>
      <w:r w:rsidR="00613CD6" w:rsidRPr="00015210">
        <w:rPr>
          <w:shd w:val="clear" w:color="auto" w:fill="FFFFFF"/>
        </w:rPr>
        <w:instrText xml:space="preserve"> ChatGPT </w:instrText>
      </w:r>
      <w:r w:rsidR="00613CD6" w:rsidRPr="00015210">
        <w:rPr>
          <w:shd w:val="clear" w:color="auto" w:fill="FFFFFF"/>
        </w:rPr>
        <w:instrText>的推出导致</w:instrText>
      </w:r>
      <w:r w:rsidR="00613CD6" w:rsidRPr="00015210">
        <w:rPr>
          <w:shd w:val="clear" w:color="auto" w:fill="FFFFFF"/>
        </w:rPr>
        <w:instrText xml:space="preserve"> Stack Overflow </w:instrText>
      </w:r>
      <w:r w:rsidR="00613CD6" w:rsidRPr="00015210">
        <w:rPr>
          <w:shd w:val="clear" w:color="auto" w:fill="FFFFFF"/>
        </w:rPr>
        <w:instrText>上发布的问题数量平均减少了</w:instrText>
      </w:r>
      <w:r w:rsidR="00613CD6" w:rsidRPr="00015210">
        <w:rPr>
          <w:shd w:val="clear" w:color="auto" w:fill="FFFFFF"/>
        </w:rPr>
        <w:instrText xml:space="preserve"> 14.09%</w:instrText>
      </w:r>
      <w:r w:rsidR="00613CD6" w:rsidRPr="00015210">
        <w:rPr>
          <w:shd w:val="clear" w:color="auto" w:fill="FFFFFF"/>
        </w:rPr>
        <w:instrText>，这种影响随着时间的推移而加剧，到</w:instrText>
      </w:r>
      <w:r w:rsidR="00613CD6" w:rsidRPr="00015210">
        <w:rPr>
          <w:shd w:val="clear" w:color="auto" w:fill="FFFFFF"/>
        </w:rPr>
        <w:instrText xml:space="preserve"> 2023 </w:instrText>
      </w:r>
      <w:r w:rsidR="00613CD6" w:rsidRPr="00015210">
        <w:rPr>
          <w:shd w:val="clear" w:color="auto" w:fill="FFFFFF"/>
        </w:rPr>
        <w:instrText>年</w:instrText>
      </w:r>
      <w:r w:rsidR="00613CD6" w:rsidRPr="00015210">
        <w:rPr>
          <w:shd w:val="clear" w:color="auto" w:fill="FFFFFF"/>
        </w:rPr>
        <w:instrText xml:space="preserve"> 5 </w:instrText>
      </w:r>
      <w:r w:rsidR="00613CD6" w:rsidRPr="00015210">
        <w:rPr>
          <w:shd w:val="clear" w:color="auto" w:fill="FFFFFF"/>
        </w:rPr>
        <w:instrText>月达到</w:instrText>
      </w:r>
      <w:r w:rsidR="00613CD6" w:rsidRPr="00015210">
        <w:rPr>
          <w:shd w:val="clear" w:color="auto" w:fill="FFFFFF"/>
        </w:rPr>
        <w:instrText xml:space="preserve"> 27.88% </w:instrText>
      </w:r>
      <w:r w:rsidR="00613CD6" w:rsidRPr="00015210">
        <w:rPr>
          <w:shd w:val="clear" w:color="auto" w:fill="FFFFFF"/>
        </w:rPr>
        <w:instrText>的减少。有趣的是，这种数量的减少伴随着剩余问题平均质量的显著提高。进一步分析表明，这些数量和质量的变化可以用两种机制来解释</w:instrText>
      </w:r>
      <w:r w:rsidR="00613CD6" w:rsidRPr="00015210">
        <w:rPr>
          <w:shd w:val="clear" w:color="auto" w:fill="FFFFFF"/>
        </w:rPr>
        <w:instrText xml:space="preserve">:(1) ChatGPT </w:instrText>
      </w:r>
      <w:r w:rsidR="00613CD6" w:rsidRPr="00015210">
        <w:rPr>
          <w:shd w:val="clear" w:color="auto" w:fill="FFFFFF"/>
        </w:rPr>
        <w:instrText>的不均衡替代，其中更简单、中等到低质量的问题更容易消失</w:instrText>
      </w:r>
      <w:r w:rsidR="00613CD6" w:rsidRPr="00015210">
        <w:rPr>
          <w:shd w:val="clear" w:color="auto" w:fill="FFFFFF"/>
        </w:rPr>
        <w:instrText xml:space="preserve">;(2) </w:instrText>
      </w:r>
      <w:r w:rsidR="00613CD6" w:rsidRPr="00015210">
        <w:rPr>
          <w:shd w:val="clear" w:color="auto" w:fill="FFFFFF"/>
        </w:rPr>
        <w:instrText>在考虑数量减少后直接提高质量，表明</w:instrText>
      </w:r>
      <w:r w:rsidR="00613CD6" w:rsidRPr="00015210">
        <w:rPr>
          <w:shd w:val="clear" w:color="auto" w:fill="FFFFFF"/>
        </w:rPr>
        <w:instrText xml:space="preserve"> ChatGPT </w:instrText>
      </w:r>
      <w:r w:rsidR="00613CD6" w:rsidRPr="00015210">
        <w:rPr>
          <w:shd w:val="clear" w:color="auto" w:fill="FFFFFF"/>
        </w:rPr>
        <w:instrText>帮助提供的时间和搜索成本节约对问题质量的改善具有积极外溢效应。进一步的异质性分析显示，这对缺乏经验的用户的问题数量和质量都有更强的影响</w:instrText>
      </w:r>
      <w:r w:rsidR="00613CD6" w:rsidRPr="00015210">
        <w:rPr>
          <w:shd w:val="clear" w:color="auto" w:fill="FFFFFF"/>
        </w:rPr>
        <w:instrText>;</w:instrText>
      </w:r>
      <w:r w:rsidR="00613CD6" w:rsidRPr="00015210">
        <w:rPr>
          <w:shd w:val="clear" w:color="auto" w:fill="FFFFFF"/>
        </w:rPr>
        <w:instrText>用户保留率和新用户获取率都显著下降</w:instrText>
      </w:r>
      <w:r w:rsidR="00613CD6" w:rsidRPr="00015210">
        <w:rPr>
          <w:shd w:val="clear" w:color="auto" w:fill="FFFFFF"/>
        </w:rPr>
        <w:instrText>;</w:instrText>
      </w:r>
      <w:r w:rsidR="00613CD6" w:rsidRPr="00015210">
        <w:rPr>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w:instrText>
      </w:r>
      <w:r w:rsidR="00613CD6" w:rsidRPr="00015210">
        <w:rPr>
          <w:shd w:val="clear" w:color="auto" w:fill="FFFFFF"/>
        </w:rPr>
        <w:instrText>·</w:instrText>
      </w:r>
      <w:r w:rsidR="00613CD6" w:rsidRPr="00015210">
        <w:rPr>
          <w:shd w:val="clear" w:color="auto" w:fill="FFFFFF"/>
        </w:rPr>
        <w:instrText>冯</w:instrText>
      </w:r>
      <w:r w:rsidR="00613CD6" w:rsidRPr="00015210">
        <w:rPr>
          <w:shd w:val="clear" w:color="auto" w:fill="FFFFFF"/>
        </w:rPr>
        <w:instrText>;</w:instrText>
      </w:r>
      <w:r w:rsidR="00613CD6" w:rsidRPr="00015210">
        <w:rPr>
          <w:shd w:val="clear" w:color="auto" w:fill="FFFFFF"/>
        </w:rPr>
        <w:instrText>助理编辑陈建清。资金：薛建清获得上海金融经济大学中央大学基础研究基金的支持。王立军获得中国国家自然科学基金会的支持</w:instrText>
      </w:r>
      <w:r w:rsidR="00613CD6" w:rsidRPr="00015210">
        <w:rPr>
          <w:shd w:val="clear" w:color="auto" w:fill="FFFFFF"/>
        </w:rPr>
        <w:instrText xml:space="preserve"> [</w:instrText>
      </w:r>
      <w:r w:rsidR="00613CD6" w:rsidRPr="00015210">
        <w:rPr>
          <w:shd w:val="clear" w:color="auto" w:fill="FFFFFF"/>
        </w:rPr>
        <w:instrText>资助金额</w:instrText>
      </w:r>
      <w:r w:rsidR="00613CD6" w:rsidRPr="00015210">
        <w:rPr>
          <w:shd w:val="clear" w:color="auto" w:fill="FFFFFF"/>
        </w:rPr>
        <w:instrText xml:space="preserve"> 72301259]</w:instrText>
      </w:r>
      <w:r w:rsidR="00613CD6" w:rsidRPr="00015210">
        <w:rPr>
          <w:shd w:val="clear" w:color="auto" w:fill="FFFFFF"/>
        </w:rPr>
        <w:instrText>。李建清获得中国国家自然科学基础的支持</w:instrText>
      </w:r>
      <w:r w:rsidR="00613CD6" w:rsidRPr="00015210">
        <w:rPr>
          <w:shd w:val="clear" w:color="auto" w:fill="FFFFFF"/>
        </w:rPr>
        <w:instrText xml:space="preserve"> [</w:instrText>
      </w:r>
      <w:r w:rsidR="00613CD6" w:rsidRPr="00015210">
        <w:rPr>
          <w:shd w:val="clear" w:color="auto" w:fill="FFFFFF"/>
        </w:rPr>
        <w:instrText>资助金额</w:instrText>
      </w:r>
      <w:r w:rsidR="00613CD6" w:rsidRPr="00015210">
        <w:rPr>
          <w:shd w:val="clear" w:color="auto" w:fill="FFFFFF"/>
        </w:rPr>
        <w:instrText xml:space="preserve"> 72188101 </w:instrText>
      </w:r>
      <w:r w:rsidR="00613CD6" w:rsidRPr="00015210">
        <w:rPr>
          <w:shd w:val="clear" w:color="auto" w:fill="FFFFFF"/>
        </w:rPr>
        <w:instrText>和</w:instrText>
      </w:r>
      <w:r w:rsidR="00613CD6" w:rsidRPr="00015210">
        <w:rPr>
          <w:shd w:val="clear" w:color="auto" w:fill="FFFFFF"/>
        </w:rPr>
        <w:instrText xml:space="preserve"> 72595864]</w:instrText>
      </w:r>
      <w:r w:rsidR="00613CD6" w:rsidRPr="00015210">
        <w:rPr>
          <w:shd w:val="clear" w:color="auto" w:fill="FFFFFF"/>
        </w:rPr>
        <w:instrText>。补充资料：在线附录可访问</w:instrText>
      </w:r>
      <w:r w:rsidR="00613CD6" w:rsidRPr="00015210">
        <w:rPr>
          <w:shd w:val="clear" w:color="auto" w:fill="FFFFFF"/>
        </w:rPr>
        <w:instrText xml:space="preserve"> https://doi.org/10.1287/isre.2023.0561</w:instrText>
      </w:r>
      <w:r w:rsidR="00613CD6" w:rsidRPr="00015210">
        <w:rPr>
          <w:shd w:val="clear" w:color="auto" w:fill="FFFFFF"/>
        </w:rPr>
        <w:instrText>。</w:instrText>
      </w:r>
      <w:r w:rsidR="00613CD6" w:rsidRPr="00015210">
        <w:rPr>
          <w:shd w:val="clear" w:color="auto" w:fill="FFFFFF"/>
        </w:rPr>
        <w:instrText>","call-number":"1","container-title":"Information Systems Research","DOI":"10.1287/isre.2023.0561","ISSN":"1047-7047","language":"en","note":"</w:instrText>
      </w:r>
      <w:r w:rsidR="00613CD6" w:rsidRPr="00015210">
        <w:rPr>
          <w:rFonts w:ascii="Apple Color Emoji" w:hAnsi="Apple Color Emoji" w:cs="Apple Color Emoji"/>
          <w:shd w:val="clear" w:color="auto" w:fill="FFFFFF"/>
        </w:rPr>
        <w:instrText>🏷️</w:instrText>
      </w:r>
      <w:r w:rsidR="00613CD6" w:rsidRPr="00015210">
        <w:rPr>
          <w:shd w:val="clear" w:color="auto" w:fill="FFFFFF"/>
        </w:rPr>
        <w:instrText xml:space="preserve"> /unread</w:instrText>
      </w:r>
      <w:r w:rsidR="00613CD6" w:rsidRPr="00015210">
        <w:rPr>
          <w:shd w:val="clear" w:color="auto" w:fill="FFFFFF"/>
        </w:rPr>
        <w:instrText>、</w:instrText>
      </w:r>
      <w:r w:rsidR="00613CD6" w:rsidRPr="00015210">
        <w:rPr>
          <w:shd w:val="clear" w:color="auto" w:fill="FFFFFF"/>
        </w:rPr>
        <w:instrText>generative AI</w:instrText>
      </w:r>
      <w:r w:rsidR="00613CD6" w:rsidRPr="00015210">
        <w:rPr>
          <w:shd w:val="clear" w:color="auto" w:fill="FFFFFF"/>
        </w:rPr>
        <w:instrText>、</w:instrText>
      </w:r>
      <w:r w:rsidR="00613CD6" w:rsidRPr="00015210">
        <w:rPr>
          <w:shd w:val="clear" w:color="auto" w:fill="FFFFFF"/>
        </w:rPr>
        <w:instrText>large language models</w:instrText>
      </w:r>
      <w:r w:rsidR="00613CD6" w:rsidRPr="00015210">
        <w:rPr>
          <w:shd w:val="clear" w:color="auto" w:fill="FFFFFF"/>
        </w:rPr>
        <w:instrText>、</w:instrText>
      </w:r>
      <w:r w:rsidR="00613CD6" w:rsidRPr="00015210">
        <w:rPr>
          <w:shd w:val="clear" w:color="auto" w:fill="FFFFFF"/>
        </w:rPr>
        <w:instrText>ChatGPT</w:instrText>
      </w:r>
      <w:r w:rsidR="00613CD6" w:rsidRPr="00015210">
        <w:rPr>
          <w:shd w:val="clear" w:color="auto" w:fill="FFFFFF"/>
        </w:rPr>
        <w:instrText>、</w:instrText>
      </w:r>
      <w:r w:rsidR="00613CD6" w:rsidRPr="00015210">
        <w:rPr>
          <w:shd w:val="clear" w:color="auto" w:fill="FFFFFF"/>
        </w:rPr>
        <w:instrText>Q&amp;A platform</w:instrText>
      </w:r>
      <w:r w:rsidR="00613CD6" w:rsidRPr="00015210">
        <w:rPr>
          <w:shd w:val="clear" w:color="auto" w:fill="FFFFFF"/>
        </w:rPr>
        <w:instrText>、</w:instrText>
      </w:r>
      <w:r w:rsidR="00613CD6" w:rsidRPr="00015210">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613CD6" w:rsidRPr="00015210">
        <w:rPr>
          <w:shd w:val="clear" w:color="auto" w:fill="FFFFFF"/>
        </w:rPr>
        <w:fldChar w:fldCharType="separate"/>
      </w:r>
      <w:r w:rsidR="00546B58" w:rsidRPr="00015210">
        <w:t>(Burtch et al. 2024; Quinn &amp; Gutt 2025; del Rio-Chanona et al. 2024; Sanatizadeh et al. 2025; Xue et al. 2026)</w:t>
      </w:r>
      <w:r w:rsidR="00613CD6" w:rsidRPr="00015210">
        <w:rPr>
          <w:shd w:val="clear" w:color="auto" w:fill="FFFFFF"/>
        </w:rPr>
        <w:fldChar w:fldCharType="end"/>
      </w:r>
      <w:r w:rsidRPr="00015210">
        <w:t xml:space="preserve">. </w:t>
      </w:r>
      <w:r w:rsidR="00613CD6" w:rsidRPr="00015210">
        <w:t xml:space="preserve">A notable exception is </w:t>
      </w:r>
      <w:r w:rsidR="00613CD6" w:rsidRPr="00015210">
        <w:fldChar w:fldCharType="begin"/>
      </w:r>
      <w:r w:rsidR="00613CD6" w:rsidRPr="00015210">
        <w:instrText xml:space="preserve"> ADDIN ZOTERO_ITEM CSL_CITATION {"citationID":"jcxixQ6B","properties":{"unsorted":false,"formattedCitation":"(Rao et al., 2026)","plainCitation":"(Rao et al., 2026)","dontUpdate":true,"noteIndex":0},"citationItems":[{"id":154526,"uris":["http://zotero.org/users/8905122/items/EV7CB5ID"],"itemData":{"id":154526,"type":"article","abstract":"&lt;p&gt;&lt;span&gt;The rapid advancement of generative AI has enabled the automated generation of answers, introducing new dynamics in user behavior related to question-a","DOI":"10.2139/ssrn.4909905","genre":"SSRN Scholarly Paper","language":"en","note":"</w:instrText>
      </w:r>
      <w:r w:rsidR="00613CD6" w:rsidRPr="00015210">
        <w:rPr>
          <w:rFonts w:ascii="Apple Color Emoji" w:hAnsi="Apple Color Emoji" w:cs="Apple Color Emoji"/>
        </w:rPr>
        <w:instrText>🏷️</w:instrText>
      </w:r>
      <w:r w:rsidR="00613CD6" w:rsidRPr="00015210">
        <w:instrText xml:space="preserve"> /reading</w:instrText>
      </w:r>
      <w:r w:rsidR="00613CD6" w:rsidRPr="00015210">
        <w:instrText>、</w:instrText>
      </w:r>
      <w:r w:rsidR="00613CD6" w:rsidRPr="00015210">
        <w:instrText>Generative AI</w:instrText>
      </w:r>
      <w:r w:rsidR="00613CD6" w:rsidRPr="00015210">
        <w:instrText>、</w:instrText>
      </w:r>
      <w:r w:rsidR="00613CD6" w:rsidRPr="00015210">
        <w:instrText>voluntary Q&amp;A platforms</w:instrText>
      </w:r>
      <w:r w:rsidR="00613CD6" w:rsidRPr="00015210">
        <w:instrText>、</w:instrText>
      </w:r>
      <w:r w:rsidR="00613CD6" w:rsidRPr="00015210">
        <w:instrText>difference-indifferences</w:instrText>
      </w:r>
      <w:r w:rsidR="00613CD6" w:rsidRPr="00015210">
        <w:instrText>、</w:instrText>
      </w:r>
      <w:r w:rsidR="00613CD6" w:rsidRPr="00015210">
        <w:instrText xml:space="preserve">users' questioning behavior","number":"4909905","publisher":"Social Science Research Network","publisher-place":"Rochester, NY","source":"papers.ssrn.com","title":"How Generative AI Transforms Questioning Behavior on Q&amp;A Platforms: Evidence from A Natural Experiment with Pilot Usage of ChatGPT","title-short":"How Generative AI Transforms Questioning Behavior on Q&amp;A Platforms","URL":"https://papers.ssrn.com/abstract=4909905","author":[{"family":"Rao","given":"Xinzhi"},{"family":"Shan","given":"Guohou"},{"family":"Qiu","given":"Liangfei"}],"accessed":{"date-parts":[["2026",7,22]]},"issued":{"date-parts":[["2026",2,3]]}}}],"schema":"https://github.com/citation-style-language/schema/raw/master/csl-citation.json"} </w:instrText>
      </w:r>
      <w:r w:rsidR="00613CD6" w:rsidRPr="00015210">
        <w:fldChar w:fldCharType="separate"/>
      </w:r>
      <w:r w:rsidR="00613CD6" w:rsidRPr="00015210">
        <w:t>Rao et al. (2026)</w:t>
      </w:r>
      <w:r w:rsidR="00613CD6" w:rsidRPr="00015210">
        <w:fldChar w:fldCharType="end"/>
      </w:r>
      <w:r w:rsidR="00613CD6" w:rsidRPr="00015210">
        <w:t xml:space="preserve">, who find that users who actively employed ChatGPT to generate answers subsequently posted more questions. These questions were also longer and more novel, and attracted more upvotes. This pattern suggests a complementary effect at the individual user level, one that contrasts with the aggregate decline documented in studies examining platform-wide trends. The overall reduction in question volume stems primarily from the fact that simpler questions are now answered by ChatGPT. Consequently, the remaining questions tend to be more complex and higher-quality </w:t>
      </w:r>
      <w:r w:rsidR="00613CD6" w:rsidRPr="00015210">
        <w:rPr>
          <w:shd w:val="clear" w:color="auto" w:fill="FFFFFF"/>
        </w:rPr>
        <w:fldChar w:fldCharType="begin" w:fldLock="1"/>
      </w:r>
      <w:r w:rsidR="00613CD6" w:rsidRPr="00015210">
        <w:rPr>
          <w:shd w:val="clear" w:color="auto" w:fill="FFFFFF"/>
        </w:rPr>
        <w:instrText xml:space="preserve"> ADDIN ZOTERO_ITEM CSL_CITATION {"citationID":"kSWoq3UU","properties":{"unsorted":false,"formattedCitation":"(Quinn &amp; Gutt 2025; Sanatizadeh et al. 2025; Xue et al. 2026)","plainCitation":"(Quinn &amp; Gutt 2025; Sanatizadeh et al. 2025; Xue et al. 2026)","noteIndex":0},"citationItems":[{"id":147382,"uris":["http://zotero.org/users/8905122/items/SQ4Y2ZGV"],"itemData":{"id":147382,"type":"article-journal","abstract":"Generative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613CD6" w:rsidRPr="00015210">
        <w:rPr>
          <w:rFonts w:ascii="Apple Color Emoji" w:hAnsi="Apple Color Emoji" w:cs="Apple Color Emoji"/>
          <w:shd w:val="clear" w:color="auto" w:fill="FFFFFF"/>
        </w:rPr>
        <w:instrText>📊</w:instrText>
      </w:r>
      <w:r w:rsidR="00613CD6" w:rsidRPr="00015210">
        <w:rPr>
          <w:shd w:val="clear" w:color="auto" w:fill="FFFFFF"/>
        </w:rPr>
        <w:instrText>","call-number":"1","container-title":"Journal of Management Information Systems","DOI":"10.1080/07421222.2025.2487313","ISSN":"0742-1222","issue":"2","language":"en","note":"</w:instrText>
      </w:r>
      <w:r w:rsidR="00613CD6" w:rsidRPr="00015210">
        <w:rPr>
          <w:rFonts w:ascii="Apple Color Emoji" w:hAnsi="Apple Color Emoji" w:cs="Apple Color Emoji"/>
          <w:shd w:val="clear" w:color="auto" w:fill="FFFFFF"/>
        </w:rPr>
        <w:instrText>🏷️</w:instrText>
      </w:r>
      <w:r w:rsidR="00613CD6" w:rsidRPr="00015210">
        <w:rPr>
          <w:shd w:val="clear" w:color="auto" w:fill="FFFFFF"/>
        </w:rPr>
        <w:instrText xml:space="preserve"> /unread</w:instrText>
      </w:r>
      <w:r w:rsidR="00613CD6" w:rsidRPr="00015210">
        <w:rPr>
          <w:shd w:val="clear" w:color="auto" w:fill="FFFFFF"/>
        </w:rPr>
        <w:instrText>、</w:instrText>
      </w:r>
      <w:r w:rsidR="00613CD6" w:rsidRPr="00015210">
        <w:rPr>
          <w:shd w:val="clear" w:color="auto" w:fill="FFFFFF"/>
        </w:rPr>
        <w:instrText>Generative AI</w:instrText>
      </w:r>
      <w:r w:rsidR="00613CD6" w:rsidRPr="00015210">
        <w:rPr>
          <w:shd w:val="clear" w:color="auto" w:fill="FFFFFF"/>
        </w:rPr>
        <w:instrText>、</w:instrText>
      </w:r>
      <w:r w:rsidR="00613CD6" w:rsidRPr="00015210">
        <w:rPr>
          <w:shd w:val="clear" w:color="auto" w:fill="FFFFFF"/>
        </w:rPr>
        <w:instrText>GAI</w:instrText>
      </w:r>
      <w:r w:rsidR="00613CD6" w:rsidRPr="00015210">
        <w:rPr>
          <w:shd w:val="clear" w:color="auto" w:fill="FFFFFF"/>
        </w:rPr>
        <w:instrText>、</w:instrText>
      </w:r>
      <w:r w:rsidR="00613CD6" w:rsidRPr="00015210">
        <w:rPr>
          <w:shd w:val="clear" w:color="auto" w:fill="FFFFFF"/>
        </w:rPr>
        <w:instrText>knowledge seeking</w:instrText>
      </w:r>
      <w:r w:rsidR="00613CD6" w:rsidRPr="00015210">
        <w:rPr>
          <w:shd w:val="clear" w:color="auto" w:fill="FFFFFF"/>
        </w:rPr>
        <w:instrText>、</w:instrText>
      </w:r>
      <w:r w:rsidR="00613CD6" w:rsidRPr="00015210">
        <w:rPr>
          <w:shd w:val="clear" w:color="auto" w:fill="FFFFFF"/>
        </w:rPr>
        <w:instrText>commitment-based theory</w:instrText>
      </w:r>
      <w:r w:rsidR="00613CD6" w:rsidRPr="00015210">
        <w:rPr>
          <w:shd w:val="clear" w:color="auto" w:fill="FFFFFF"/>
        </w:rPr>
        <w:instrText>、</w:instrText>
      </w:r>
      <w:r w:rsidR="00613CD6" w:rsidRPr="00015210">
        <w:rPr>
          <w:shd w:val="clear" w:color="auto" w:fill="FFFFFF"/>
        </w:rPr>
        <w:instrText>GenAI</w:instrText>
      </w:r>
      <w:r w:rsidR="00613CD6" w:rsidRPr="00015210">
        <w:rPr>
          <w:shd w:val="clear" w:color="auto" w:fill="FFFFFF"/>
        </w:rPr>
        <w:instrText>、</w:instrText>
      </w:r>
      <w:r w:rsidR="00613CD6" w:rsidRPr="00015210">
        <w:rPr>
          <w:shd w:val="clear" w:color="auto" w:fill="FFFFFF"/>
        </w:rPr>
        <w:instrText>information foraging theory</w:instrText>
      </w:r>
      <w:r w:rsidR="00613CD6" w:rsidRPr="00015210">
        <w:rPr>
          <w:shd w:val="clear" w:color="auto" w:fill="FFFFFF"/>
        </w:rPr>
        <w:instrText>、</w:instrText>
      </w:r>
      <w:r w:rsidR="00613CD6" w:rsidRPr="00015210">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613CD6" w:rsidRPr="00015210">
        <w:rPr>
          <w:rFonts w:ascii="Apple Color Emoji" w:hAnsi="Apple Color Emoji" w:cs="Apple Color Emoji"/>
          <w:shd w:val="clear" w:color="auto" w:fill="FFFFFF"/>
        </w:rPr>
        <w:instrText>📊</w:instrText>
      </w:r>
      <w:r w:rsidR="00613CD6" w:rsidRPr="00015210">
        <w:rPr>
          <w:shd w:val="clear" w:color="auto" w:fill="FFFFFF"/>
        </w:rPr>
        <w:instrText>","call-number":"1 (CCF C)","container-title":"Information &amp; Management","DOI":"10.1016/j.im.2025.104178","ISSN":"0378-7206","issue":"6","journalAbbreviation":"Information &amp; Management","language":"en","note":"</w:instrText>
      </w:r>
      <w:r w:rsidR="00613CD6" w:rsidRPr="00015210">
        <w:rPr>
          <w:rFonts w:ascii="Apple Color Emoji" w:hAnsi="Apple Color Emoji" w:cs="Apple Color Emoji"/>
          <w:shd w:val="clear" w:color="auto" w:fill="FFFFFF"/>
        </w:rPr>
        <w:instrText>🏷️</w:instrText>
      </w:r>
      <w:r w:rsidR="00613CD6" w:rsidRPr="00015210">
        <w:rPr>
          <w:shd w:val="clear" w:color="auto" w:fill="FFFFFF"/>
        </w:rPr>
        <w:instrText xml:space="preserve"> /unread</w:instrText>
      </w:r>
      <w:r w:rsidR="00613CD6" w:rsidRPr="00015210">
        <w:rPr>
          <w:shd w:val="clear" w:color="auto" w:fill="FFFFFF"/>
        </w:rPr>
        <w:instrText>、</w:instrText>
      </w:r>
      <w:r w:rsidR="00613CD6" w:rsidRPr="00015210">
        <w:rPr>
          <w:shd w:val="clear" w:color="auto" w:fill="FFFFFF"/>
        </w:rPr>
        <w:instrText>ChatGPT</w:instrText>
      </w:r>
      <w:r w:rsidR="00613CD6" w:rsidRPr="00015210">
        <w:rPr>
          <w:shd w:val="clear" w:color="auto" w:fill="FFFFFF"/>
        </w:rPr>
        <w:instrText>、</w:instrText>
      </w:r>
      <w:r w:rsidR="00613CD6" w:rsidRPr="00015210">
        <w:rPr>
          <w:shd w:val="clear" w:color="auto" w:fill="FFFFFF"/>
        </w:rPr>
        <w:instrText>Generative AI</w:instrText>
      </w:r>
      <w:r w:rsidR="00613CD6" w:rsidRPr="00015210">
        <w:rPr>
          <w:shd w:val="clear" w:color="auto" w:fill="FFFFFF"/>
        </w:rPr>
        <w:instrText>、</w:instrText>
      </w:r>
      <w:r w:rsidR="00613CD6" w:rsidRPr="00015210">
        <w:rPr>
          <w:shd w:val="clear" w:color="auto" w:fill="FFFFFF"/>
        </w:rPr>
        <w:instrText>Online knowledge exchange platforms</w:instrText>
      </w:r>
      <w:r w:rsidR="00613CD6" w:rsidRPr="00015210">
        <w:rPr>
          <w:shd w:val="clear" w:color="auto" w:fill="FFFFFF"/>
        </w:rPr>
        <w:instrText>、</w:instrText>
      </w:r>
      <w:r w:rsidR="00613CD6" w:rsidRPr="00015210">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https://doi.org/10.1287/isre.2023.0561.\n\n</w:instrText>
      </w:r>
      <w:r w:rsidR="00613CD6" w:rsidRPr="00015210">
        <w:rPr>
          <w:shd w:val="clear" w:color="auto" w:fill="FFFFFF"/>
        </w:rPr>
        <w:instrText>【摘要翻译】大语言模型</w:instrText>
      </w:r>
      <w:r w:rsidR="00613CD6" w:rsidRPr="00015210">
        <w:rPr>
          <w:shd w:val="clear" w:color="auto" w:fill="FFFFFF"/>
        </w:rPr>
        <w:instrText xml:space="preserve"> (LLMs)(</w:instrText>
      </w:r>
      <w:r w:rsidR="00613CD6" w:rsidRPr="00015210">
        <w:rPr>
          <w:shd w:val="clear" w:color="auto" w:fill="FFFFFF"/>
        </w:rPr>
        <w:instrText>如</w:instrText>
      </w:r>
      <w:r w:rsidR="00613CD6" w:rsidRPr="00015210">
        <w:rPr>
          <w:shd w:val="clear" w:color="auto" w:fill="FFFFFF"/>
        </w:rPr>
        <w:instrText xml:space="preserve"> ChatGPT) </w:instrText>
      </w:r>
      <w:r w:rsidR="00613CD6" w:rsidRPr="00015210">
        <w:rPr>
          <w:shd w:val="clear" w:color="auto" w:fill="FFFFFF"/>
        </w:rPr>
        <w:instrText>预计将显著重塑学习、技能获取和知识创造。它们对用户生成的知识共享问答</w:instrText>
      </w:r>
      <w:r w:rsidR="00613CD6" w:rsidRPr="00015210">
        <w:rPr>
          <w:shd w:val="clear" w:color="auto" w:fill="FFFFFF"/>
        </w:rPr>
        <w:instrText xml:space="preserve"> (Q&amp;A) </w:instrText>
      </w:r>
      <w:r w:rsidR="00613CD6" w:rsidRPr="00015210">
        <w:rPr>
          <w:shd w:val="clear" w:color="auto" w:fill="FFFFFF"/>
        </w:rPr>
        <w:instrText>平台的影响对</w:instrText>
      </w:r>
      <w:r w:rsidR="00613CD6" w:rsidRPr="00015210">
        <w:rPr>
          <w:shd w:val="clear" w:color="auto" w:fill="FFFFFF"/>
        </w:rPr>
        <w:instrText xml:space="preserve"> Q&amp;A </w:instrText>
      </w:r>
      <w:r w:rsidR="00613CD6" w:rsidRPr="00015210">
        <w:rPr>
          <w:shd w:val="clear" w:color="auto" w:fill="FFFFFF"/>
        </w:rPr>
        <w:instrText>平台和</w:instrText>
      </w:r>
      <w:r w:rsidR="00613CD6" w:rsidRPr="00015210">
        <w:rPr>
          <w:shd w:val="clear" w:color="auto" w:fill="FFFFFF"/>
        </w:rPr>
        <w:instrText xml:space="preserve"> LLMs </w:instrText>
      </w:r>
      <w:r w:rsidR="00613CD6" w:rsidRPr="00015210">
        <w:rPr>
          <w:shd w:val="clear" w:color="auto" w:fill="FFFFFF"/>
        </w:rPr>
        <w:instrText>的比较价值和未来协同演化以及</w:instrText>
      </w:r>
      <w:r w:rsidR="00613CD6" w:rsidRPr="00015210">
        <w:rPr>
          <w:shd w:val="clear" w:color="auto" w:fill="FFFFFF"/>
        </w:rPr>
        <w:instrText xml:space="preserve"> LLMs </w:instrText>
      </w:r>
      <w:r w:rsidR="00613CD6" w:rsidRPr="00015210">
        <w:rPr>
          <w:shd w:val="clear" w:color="auto" w:fill="FFFFFF"/>
        </w:rPr>
        <w:instrText>的未来学习具有重要意义。通过多种实证设计，我们估计</w:instrText>
      </w:r>
      <w:r w:rsidR="00613CD6" w:rsidRPr="00015210">
        <w:rPr>
          <w:shd w:val="clear" w:color="auto" w:fill="FFFFFF"/>
        </w:rPr>
        <w:instrText xml:space="preserve"> ChatGPT </w:instrText>
      </w:r>
      <w:r w:rsidR="00613CD6" w:rsidRPr="00015210">
        <w:rPr>
          <w:shd w:val="clear" w:color="auto" w:fill="FFFFFF"/>
        </w:rPr>
        <w:instrText>的推出导致</w:instrText>
      </w:r>
      <w:r w:rsidR="00613CD6" w:rsidRPr="00015210">
        <w:rPr>
          <w:shd w:val="clear" w:color="auto" w:fill="FFFFFF"/>
        </w:rPr>
        <w:instrText xml:space="preserve"> Stack Overflow </w:instrText>
      </w:r>
      <w:r w:rsidR="00613CD6" w:rsidRPr="00015210">
        <w:rPr>
          <w:shd w:val="clear" w:color="auto" w:fill="FFFFFF"/>
        </w:rPr>
        <w:instrText>上发布的问题数量平均减少了</w:instrText>
      </w:r>
      <w:r w:rsidR="00613CD6" w:rsidRPr="00015210">
        <w:rPr>
          <w:shd w:val="clear" w:color="auto" w:fill="FFFFFF"/>
        </w:rPr>
        <w:instrText xml:space="preserve"> 14.09%</w:instrText>
      </w:r>
      <w:r w:rsidR="00613CD6" w:rsidRPr="00015210">
        <w:rPr>
          <w:shd w:val="clear" w:color="auto" w:fill="FFFFFF"/>
        </w:rPr>
        <w:instrText>，这种影响随着时间的推移而加剧，到</w:instrText>
      </w:r>
      <w:r w:rsidR="00613CD6" w:rsidRPr="00015210">
        <w:rPr>
          <w:shd w:val="clear" w:color="auto" w:fill="FFFFFF"/>
        </w:rPr>
        <w:instrText xml:space="preserve"> 2023 </w:instrText>
      </w:r>
      <w:r w:rsidR="00613CD6" w:rsidRPr="00015210">
        <w:rPr>
          <w:shd w:val="clear" w:color="auto" w:fill="FFFFFF"/>
        </w:rPr>
        <w:instrText>年</w:instrText>
      </w:r>
      <w:r w:rsidR="00613CD6" w:rsidRPr="00015210">
        <w:rPr>
          <w:shd w:val="clear" w:color="auto" w:fill="FFFFFF"/>
        </w:rPr>
        <w:instrText xml:space="preserve"> 5 </w:instrText>
      </w:r>
      <w:r w:rsidR="00613CD6" w:rsidRPr="00015210">
        <w:rPr>
          <w:shd w:val="clear" w:color="auto" w:fill="FFFFFF"/>
        </w:rPr>
        <w:instrText>月达到</w:instrText>
      </w:r>
      <w:r w:rsidR="00613CD6" w:rsidRPr="00015210">
        <w:rPr>
          <w:shd w:val="clear" w:color="auto" w:fill="FFFFFF"/>
        </w:rPr>
        <w:instrText xml:space="preserve"> 27.88% </w:instrText>
      </w:r>
      <w:r w:rsidR="00613CD6" w:rsidRPr="00015210">
        <w:rPr>
          <w:shd w:val="clear" w:color="auto" w:fill="FFFFFF"/>
        </w:rPr>
        <w:instrText>的减少。有趣的是，这种数量的减少伴随着剩余问题平均质量的显著提高。进一步分析表明，这些数量和质量的变化可以用两种机制来解释</w:instrText>
      </w:r>
      <w:r w:rsidR="00613CD6" w:rsidRPr="00015210">
        <w:rPr>
          <w:shd w:val="clear" w:color="auto" w:fill="FFFFFF"/>
        </w:rPr>
        <w:instrText xml:space="preserve">:(1) ChatGPT </w:instrText>
      </w:r>
      <w:r w:rsidR="00613CD6" w:rsidRPr="00015210">
        <w:rPr>
          <w:shd w:val="clear" w:color="auto" w:fill="FFFFFF"/>
        </w:rPr>
        <w:instrText>的不均衡替代，其中更简单、中等到低质量的问题更容易消失</w:instrText>
      </w:r>
      <w:r w:rsidR="00613CD6" w:rsidRPr="00015210">
        <w:rPr>
          <w:shd w:val="clear" w:color="auto" w:fill="FFFFFF"/>
        </w:rPr>
        <w:instrText xml:space="preserve">;(2) </w:instrText>
      </w:r>
      <w:r w:rsidR="00613CD6" w:rsidRPr="00015210">
        <w:rPr>
          <w:shd w:val="clear" w:color="auto" w:fill="FFFFFF"/>
        </w:rPr>
        <w:instrText>在考虑数量减少后直接提高质量，表明</w:instrText>
      </w:r>
      <w:r w:rsidR="00613CD6" w:rsidRPr="00015210">
        <w:rPr>
          <w:shd w:val="clear" w:color="auto" w:fill="FFFFFF"/>
        </w:rPr>
        <w:instrText xml:space="preserve"> ChatGPT </w:instrText>
      </w:r>
      <w:r w:rsidR="00613CD6" w:rsidRPr="00015210">
        <w:rPr>
          <w:shd w:val="clear" w:color="auto" w:fill="FFFFFF"/>
        </w:rPr>
        <w:instrText>帮助提供的时间和搜索成本节约对问题质量的改善具有积极外溢效应。进一步的异质性分析显示，这对缺乏经验的用户的问题数量和质量都有更强的影响</w:instrText>
      </w:r>
      <w:r w:rsidR="00613CD6" w:rsidRPr="00015210">
        <w:rPr>
          <w:shd w:val="clear" w:color="auto" w:fill="FFFFFF"/>
        </w:rPr>
        <w:instrText>;</w:instrText>
      </w:r>
      <w:r w:rsidR="00613CD6" w:rsidRPr="00015210">
        <w:rPr>
          <w:shd w:val="clear" w:color="auto" w:fill="FFFFFF"/>
        </w:rPr>
        <w:instrText>用户保留率和新用户获取率都显著下降</w:instrText>
      </w:r>
      <w:r w:rsidR="00613CD6" w:rsidRPr="00015210">
        <w:rPr>
          <w:shd w:val="clear" w:color="auto" w:fill="FFFFFF"/>
        </w:rPr>
        <w:instrText>;</w:instrText>
      </w:r>
      <w:r w:rsidR="00613CD6" w:rsidRPr="00015210">
        <w:rPr>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w:instrText>
      </w:r>
      <w:r w:rsidR="00613CD6" w:rsidRPr="00015210">
        <w:rPr>
          <w:shd w:val="clear" w:color="auto" w:fill="FFFFFF"/>
        </w:rPr>
        <w:instrText>·</w:instrText>
      </w:r>
      <w:r w:rsidR="00613CD6" w:rsidRPr="00015210">
        <w:rPr>
          <w:shd w:val="clear" w:color="auto" w:fill="FFFFFF"/>
        </w:rPr>
        <w:instrText>冯</w:instrText>
      </w:r>
      <w:r w:rsidR="00613CD6" w:rsidRPr="00015210">
        <w:rPr>
          <w:shd w:val="clear" w:color="auto" w:fill="FFFFFF"/>
        </w:rPr>
        <w:instrText>;</w:instrText>
      </w:r>
      <w:r w:rsidR="00613CD6" w:rsidRPr="00015210">
        <w:rPr>
          <w:shd w:val="clear" w:color="auto" w:fill="FFFFFF"/>
        </w:rPr>
        <w:instrText>助理编辑陈建清。资金：薛建清获得上海金融经济大学中央大学基础研究基金的支持。王立军获得中国国家自然科学基金会的支持</w:instrText>
      </w:r>
      <w:r w:rsidR="00613CD6" w:rsidRPr="00015210">
        <w:rPr>
          <w:shd w:val="clear" w:color="auto" w:fill="FFFFFF"/>
        </w:rPr>
        <w:instrText xml:space="preserve"> [</w:instrText>
      </w:r>
      <w:r w:rsidR="00613CD6" w:rsidRPr="00015210">
        <w:rPr>
          <w:shd w:val="clear" w:color="auto" w:fill="FFFFFF"/>
        </w:rPr>
        <w:instrText>资助金额</w:instrText>
      </w:r>
      <w:r w:rsidR="00613CD6" w:rsidRPr="00015210">
        <w:rPr>
          <w:shd w:val="clear" w:color="auto" w:fill="FFFFFF"/>
        </w:rPr>
        <w:instrText xml:space="preserve"> 72301259]</w:instrText>
      </w:r>
      <w:r w:rsidR="00613CD6" w:rsidRPr="00015210">
        <w:rPr>
          <w:shd w:val="clear" w:color="auto" w:fill="FFFFFF"/>
        </w:rPr>
        <w:instrText>。李建清获得中国国家自然科学基础的支持</w:instrText>
      </w:r>
      <w:r w:rsidR="00613CD6" w:rsidRPr="00015210">
        <w:rPr>
          <w:shd w:val="clear" w:color="auto" w:fill="FFFFFF"/>
        </w:rPr>
        <w:instrText xml:space="preserve"> [</w:instrText>
      </w:r>
      <w:r w:rsidR="00613CD6" w:rsidRPr="00015210">
        <w:rPr>
          <w:shd w:val="clear" w:color="auto" w:fill="FFFFFF"/>
        </w:rPr>
        <w:instrText>资助金额</w:instrText>
      </w:r>
      <w:r w:rsidR="00613CD6" w:rsidRPr="00015210">
        <w:rPr>
          <w:shd w:val="clear" w:color="auto" w:fill="FFFFFF"/>
        </w:rPr>
        <w:instrText xml:space="preserve"> 72188101 </w:instrText>
      </w:r>
      <w:r w:rsidR="00613CD6" w:rsidRPr="00015210">
        <w:rPr>
          <w:shd w:val="clear" w:color="auto" w:fill="FFFFFF"/>
        </w:rPr>
        <w:instrText>和</w:instrText>
      </w:r>
      <w:r w:rsidR="00613CD6" w:rsidRPr="00015210">
        <w:rPr>
          <w:shd w:val="clear" w:color="auto" w:fill="FFFFFF"/>
        </w:rPr>
        <w:instrText xml:space="preserve"> 72595864]</w:instrText>
      </w:r>
      <w:r w:rsidR="00613CD6" w:rsidRPr="00015210">
        <w:rPr>
          <w:shd w:val="clear" w:color="auto" w:fill="FFFFFF"/>
        </w:rPr>
        <w:instrText>。补充资料：在线附录可访问</w:instrText>
      </w:r>
      <w:r w:rsidR="00613CD6" w:rsidRPr="00015210">
        <w:rPr>
          <w:shd w:val="clear" w:color="auto" w:fill="FFFFFF"/>
        </w:rPr>
        <w:instrText xml:space="preserve"> https://doi.org/10.1287/isre.2023.0561</w:instrText>
      </w:r>
      <w:r w:rsidR="00613CD6" w:rsidRPr="00015210">
        <w:rPr>
          <w:shd w:val="clear" w:color="auto" w:fill="FFFFFF"/>
        </w:rPr>
        <w:instrText>。</w:instrText>
      </w:r>
      <w:r w:rsidR="00613CD6" w:rsidRPr="00015210">
        <w:rPr>
          <w:shd w:val="clear" w:color="auto" w:fill="FFFFFF"/>
        </w:rPr>
        <w:instrText>","call-number":"1","container-title":"Information Systems Research","DOI":"10.1287/isre.2023.0561","ISSN":"1047-7047","language":"en","note":"</w:instrText>
      </w:r>
      <w:r w:rsidR="00613CD6" w:rsidRPr="00015210">
        <w:rPr>
          <w:rFonts w:ascii="Apple Color Emoji" w:hAnsi="Apple Color Emoji" w:cs="Apple Color Emoji"/>
          <w:shd w:val="clear" w:color="auto" w:fill="FFFFFF"/>
        </w:rPr>
        <w:instrText>🏷️</w:instrText>
      </w:r>
      <w:r w:rsidR="00613CD6" w:rsidRPr="00015210">
        <w:rPr>
          <w:shd w:val="clear" w:color="auto" w:fill="FFFFFF"/>
        </w:rPr>
        <w:instrText xml:space="preserve"> /unread</w:instrText>
      </w:r>
      <w:r w:rsidR="00613CD6" w:rsidRPr="00015210">
        <w:rPr>
          <w:shd w:val="clear" w:color="auto" w:fill="FFFFFF"/>
        </w:rPr>
        <w:instrText>、</w:instrText>
      </w:r>
      <w:r w:rsidR="00613CD6" w:rsidRPr="00015210">
        <w:rPr>
          <w:shd w:val="clear" w:color="auto" w:fill="FFFFFF"/>
        </w:rPr>
        <w:instrText>generative AI</w:instrText>
      </w:r>
      <w:r w:rsidR="00613CD6" w:rsidRPr="00015210">
        <w:rPr>
          <w:shd w:val="clear" w:color="auto" w:fill="FFFFFF"/>
        </w:rPr>
        <w:instrText>、</w:instrText>
      </w:r>
      <w:r w:rsidR="00613CD6" w:rsidRPr="00015210">
        <w:rPr>
          <w:shd w:val="clear" w:color="auto" w:fill="FFFFFF"/>
        </w:rPr>
        <w:instrText>large language models</w:instrText>
      </w:r>
      <w:r w:rsidR="00613CD6" w:rsidRPr="00015210">
        <w:rPr>
          <w:shd w:val="clear" w:color="auto" w:fill="FFFFFF"/>
        </w:rPr>
        <w:instrText>、</w:instrText>
      </w:r>
      <w:r w:rsidR="00613CD6" w:rsidRPr="00015210">
        <w:rPr>
          <w:shd w:val="clear" w:color="auto" w:fill="FFFFFF"/>
        </w:rPr>
        <w:instrText>ChatGPT</w:instrText>
      </w:r>
      <w:r w:rsidR="00613CD6" w:rsidRPr="00015210">
        <w:rPr>
          <w:shd w:val="clear" w:color="auto" w:fill="FFFFFF"/>
        </w:rPr>
        <w:instrText>、</w:instrText>
      </w:r>
      <w:r w:rsidR="00613CD6" w:rsidRPr="00015210">
        <w:rPr>
          <w:shd w:val="clear" w:color="auto" w:fill="FFFFFF"/>
        </w:rPr>
        <w:instrText>Q&amp;A platform</w:instrText>
      </w:r>
      <w:r w:rsidR="00613CD6" w:rsidRPr="00015210">
        <w:rPr>
          <w:shd w:val="clear" w:color="auto" w:fill="FFFFFF"/>
        </w:rPr>
        <w:instrText>、</w:instrText>
      </w:r>
      <w:r w:rsidR="00613CD6" w:rsidRPr="00015210">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613CD6" w:rsidRPr="00015210">
        <w:rPr>
          <w:shd w:val="clear" w:color="auto" w:fill="FFFFFF"/>
        </w:rPr>
        <w:fldChar w:fldCharType="separate"/>
      </w:r>
      <w:r w:rsidR="00546B58" w:rsidRPr="00015210">
        <w:t>(Quinn &amp; Gutt 2025; Sanatizadeh et al. 2025; Xue et al. 2026)</w:t>
      </w:r>
      <w:r w:rsidR="00613CD6" w:rsidRPr="00015210">
        <w:rPr>
          <w:shd w:val="clear" w:color="auto" w:fill="FFFFFF"/>
        </w:rPr>
        <w:fldChar w:fldCharType="end"/>
      </w:r>
      <w:r w:rsidR="00613CD6" w:rsidRPr="00015210">
        <w:t>.</w:t>
      </w:r>
      <w:r w:rsidRPr="00015210">
        <w:t xml:space="preserve"> In this stream AI is a </w:t>
      </w:r>
      <w:del w:id="377" w:author="Xin Li" w:date="2026-08-22T07:37:00Z" w16du:dateUtc="2026-08-21T23:37:00Z">
        <w:r w:rsidRPr="00015210" w:rsidDel="004E55FA">
          <w:delText>rival</w:delText>
        </w:r>
      </w:del>
      <w:ins w:id="378" w:author="Xin Li" w:date="2026-08-22T07:37:00Z" w16du:dateUtc="2026-08-21T23:37:00Z">
        <w:r w:rsidR="004E55FA">
          <w:t>competitor</w:t>
        </w:r>
      </w:ins>
      <w:r w:rsidRPr="00015210">
        <w:t xml:space="preserve"> to the </w:t>
      </w:r>
      <w:r w:rsidRPr="00015210">
        <w:rPr>
          <w:i/>
          <w:iCs/>
        </w:rPr>
        <w:t>platform</w:t>
      </w:r>
      <w:r w:rsidRPr="00015210">
        <w:t>: it competes for the question itself and does not appear inside the community.</w:t>
      </w:r>
    </w:p>
    <w:p w14:paraId="2391F57D" w14:textId="14F17D2F" w:rsidR="000E4EEB" w:rsidRPr="00015210" w:rsidRDefault="000E4EEB" w:rsidP="000E4EEB">
      <w:pPr>
        <w:pStyle w:val="Paragraph0"/>
      </w:pPr>
      <w:r w:rsidRPr="00015210">
        <w:lastRenderedPageBreak/>
        <w:t xml:space="preserve">This stream establishes an important empirical baseline, and </w:t>
      </w:r>
      <w:r w:rsidR="00613CD6" w:rsidRPr="00015210">
        <w:fldChar w:fldCharType="begin"/>
      </w:r>
      <w:r w:rsidR="00546B58" w:rsidRPr="00015210">
        <w:instrText xml:space="preserve"> ADDIN ZOTERO_ITEM CSL_CITATION {"citationID":"l4nr54S4","properties":{"unsorted":false,"formattedCitation":"(Xue et al. 2026)","plainCitation":"(Xue et al. 2026)","dontUpdate":true,"noteIndex":0},"citationItems":[{"id":147281,"uris":["http://zotero.org/users/8905122/items/FZ8X6AI3"],"itemData":{"id":147281,"type":"article-journal","abstract":"Large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https://doi.org/10.1287/isre.2023.0561.\n\n</w:instrText>
      </w:r>
      <w:r w:rsidR="00546B58" w:rsidRPr="00015210">
        <w:instrText>【摘要翻译】大语言模型</w:instrText>
      </w:r>
      <w:r w:rsidR="00546B58" w:rsidRPr="00015210">
        <w:instrText xml:space="preserve"> (LLMs)(</w:instrText>
      </w:r>
      <w:r w:rsidR="00546B58" w:rsidRPr="00015210">
        <w:instrText>如</w:instrText>
      </w:r>
      <w:r w:rsidR="00546B58" w:rsidRPr="00015210">
        <w:instrText xml:space="preserve"> ChatGPT) </w:instrText>
      </w:r>
      <w:r w:rsidR="00546B58" w:rsidRPr="00015210">
        <w:instrText>预计将显著重塑学习、技能获取和知识创造。它们对用户生成的知识共享问答</w:instrText>
      </w:r>
      <w:r w:rsidR="00546B58" w:rsidRPr="00015210">
        <w:instrText xml:space="preserve"> (Q&amp;A) </w:instrText>
      </w:r>
      <w:r w:rsidR="00546B58" w:rsidRPr="00015210">
        <w:instrText>平台的影响对</w:instrText>
      </w:r>
      <w:r w:rsidR="00546B58" w:rsidRPr="00015210">
        <w:instrText xml:space="preserve"> Q&amp;A </w:instrText>
      </w:r>
      <w:r w:rsidR="00546B58" w:rsidRPr="00015210">
        <w:instrText>平台和</w:instrText>
      </w:r>
      <w:r w:rsidR="00546B58" w:rsidRPr="00015210">
        <w:instrText xml:space="preserve"> LLMs </w:instrText>
      </w:r>
      <w:r w:rsidR="00546B58" w:rsidRPr="00015210">
        <w:instrText>的比较价值和未来协同演化以及</w:instrText>
      </w:r>
      <w:r w:rsidR="00546B58" w:rsidRPr="00015210">
        <w:instrText xml:space="preserve"> LLMs </w:instrText>
      </w:r>
      <w:r w:rsidR="00546B58" w:rsidRPr="00015210">
        <w:instrText>的未来学习具有重要意义。通过多种实证设计，我们估计</w:instrText>
      </w:r>
      <w:r w:rsidR="00546B58" w:rsidRPr="00015210">
        <w:instrText xml:space="preserve"> ChatGPT </w:instrText>
      </w:r>
      <w:r w:rsidR="00546B58" w:rsidRPr="00015210">
        <w:instrText>的推出导致</w:instrText>
      </w:r>
      <w:r w:rsidR="00546B58" w:rsidRPr="00015210">
        <w:instrText xml:space="preserve"> Stack Overflow </w:instrText>
      </w:r>
      <w:r w:rsidR="00546B58" w:rsidRPr="00015210">
        <w:instrText>上发布的问题数量平均减少了</w:instrText>
      </w:r>
      <w:r w:rsidR="00546B58" w:rsidRPr="00015210">
        <w:instrText xml:space="preserve"> 14.09%</w:instrText>
      </w:r>
      <w:r w:rsidR="00546B58" w:rsidRPr="00015210">
        <w:instrText>，这种影响随着时间的推移而加剧，到</w:instrText>
      </w:r>
      <w:r w:rsidR="00546B58" w:rsidRPr="00015210">
        <w:instrText xml:space="preserve"> 2023 </w:instrText>
      </w:r>
      <w:r w:rsidR="00546B58" w:rsidRPr="00015210">
        <w:instrText>年</w:instrText>
      </w:r>
      <w:r w:rsidR="00546B58" w:rsidRPr="00015210">
        <w:instrText xml:space="preserve"> 5 </w:instrText>
      </w:r>
      <w:r w:rsidR="00546B58" w:rsidRPr="00015210">
        <w:instrText>月达到</w:instrText>
      </w:r>
      <w:r w:rsidR="00546B58" w:rsidRPr="00015210">
        <w:instrText xml:space="preserve"> 27.88% </w:instrText>
      </w:r>
      <w:r w:rsidR="00546B58" w:rsidRPr="00015210">
        <w:instrText>的减少。有趣的是，这种数量的减少伴随着剩余问题平均质量的显著提高。进一步分析表明，这些数量和质量的变化可以用两种机制来解释</w:instrText>
      </w:r>
      <w:r w:rsidR="00546B58" w:rsidRPr="00015210">
        <w:instrText xml:space="preserve">:(1) ChatGPT </w:instrText>
      </w:r>
      <w:r w:rsidR="00546B58" w:rsidRPr="00015210">
        <w:instrText>的不均衡替代，其中更简单、中等到低质量的问题更容易消失</w:instrText>
      </w:r>
      <w:r w:rsidR="00546B58" w:rsidRPr="00015210">
        <w:instrText xml:space="preserve">;(2) </w:instrText>
      </w:r>
      <w:r w:rsidR="00546B58" w:rsidRPr="00015210">
        <w:instrText>在考虑数量减少后直接提高质量，表明</w:instrText>
      </w:r>
      <w:r w:rsidR="00546B58" w:rsidRPr="00015210">
        <w:instrText xml:space="preserve"> ChatGPT </w:instrText>
      </w:r>
      <w:r w:rsidR="00546B58" w:rsidRPr="00015210">
        <w:instrText>帮助提供的时间和搜索成本节约对问题质量的改善具有积极外溢效应。进一步的异质性分析显示，这对缺乏经验的用户的问题数量和质量都有更强的影响</w:instrText>
      </w:r>
      <w:r w:rsidR="00546B58" w:rsidRPr="00015210">
        <w:instrText>;</w:instrText>
      </w:r>
      <w:r w:rsidR="00546B58" w:rsidRPr="00015210">
        <w:instrText>用户保留率和新用户获取率都显著下降</w:instrText>
      </w:r>
      <w:r w:rsidR="00546B58" w:rsidRPr="00015210">
        <w:instrText>;</w:instrText>
      </w:r>
      <w:r w:rsidR="00546B58" w:rsidRPr="00015210">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w:instrText>
      </w:r>
      <w:r w:rsidR="00546B58" w:rsidRPr="00015210">
        <w:instrText>·</w:instrText>
      </w:r>
      <w:r w:rsidR="00546B58" w:rsidRPr="00015210">
        <w:instrText>冯</w:instrText>
      </w:r>
      <w:r w:rsidR="00546B58" w:rsidRPr="00015210">
        <w:instrText>;</w:instrText>
      </w:r>
      <w:r w:rsidR="00546B58" w:rsidRPr="00015210">
        <w:instrText>助理编辑陈建清。资金：薛建清获得上海金融经济大学中央大学基础研究基金的支持。王立军获得中国国家自然科学基金会的支持</w:instrText>
      </w:r>
      <w:r w:rsidR="00546B58" w:rsidRPr="00015210">
        <w:instrText xml:space="preserve"> [</w:instrText>
      </w:r>
      <w:r w:rsidR="00546B58" w:rsidRPr="00015210">
        <w:instrText>资助金额</w:instrText>
      </w:r>
      <w:r w:rsidR="00546B58" w:rsidRPr="00015210">
        <w:instrText xml:space="preserve"> 72301259]</w:instrText>
      </w:r>
      <w:r w:rsidR="00546B58" w:rsidRPr="00015210">
        <w:instrText>。李建清获得中国国家自然科学基础的支持</w:instrText>
      </w:r>
      <w:r w:rsidR="00546B58" w:rsidRPr="00015210">
        <w:instrText xml:space="preserve"> [</w:instrText>
      </w:r>
      <w:r w:rsidR="00546B58" w:rsidRPr="00015210">
        <w:instrText>资助金额</w:instrText>
      </w:r>
      <w:r w:rsidR="00546B58" w:rsidRPr="00015210">
        <w:instrText xml:space="preserve"> 72188101 </w:instrText>
      </w:r>
      <w:r w:rsidR="00546B58" w:rsidRPr="00015210">
        <w:instrText>和</w:instrText>
      </w:r>
      <w:r w:rsidR="00546B58" w:rsidRPr="00015210">
        <w:instrText xml:space="preserve"> 72595864]</w:instrText>
      </w:r>
      <w:r w:rsidR="00546B58" w:rsidRPr="00015210">
        <w:instrText>。补充资料：在线附录可访问</w:instrText>
      </w:r>
      <w:r w:rsidR="00546B58" w:rsidRPr="00015210">
        <w:instrText xml:space="preserve"> https://doi.org/10.1287/isre.2023.0561</w:instrText>
      </w:r>
      <w:r w:rsidR="00546B58" w:rsidRPr="00015210">
        <w:instrText>。</w:instrText>
      </w:r>
      <w:r w:rsidR="00546B58" w:rsidRPr="00015210">
        <w:instrText>","call-number":"1","container-title":"Information Systems Research","DOI":"10.1287/isre.2023.0561","ISSN":"1047-7047","language":"en","note":"</w:instrText>
      </w:r>
      <w:r w:rsidR="00546B58" w:rsidRPr="00015210">
        <w:rPr>
          <w:rFonts w:ascii="Apple Color Emoji" w:hAnsi="Apple Color Emoji" w:cs="Apple Color Emoji"/>
        </w:rPr>
        <w:instrText>🏷️</w:instrText>
      </w:r>
      <w:r w:rsidR="00546B58" w:rsidRPr="00015210">
        <w:instrText xml:space="preserve"> /unread</w:instrText>
      </w:r>
      <w:r w:rsidR="00546B58" w:rsidRPr="00015210">
        <w:instrText>、</w:instrText>
      </w:r>
      <w:r w:rsidR="00546B58" w:rsidRPr="00015210">
        <w:instrText>generative AI</w:instrText>
      </w:r>
      <w:r w:rsidR="00546B58" w:rsidRPr="00015210">
        <w:instrText>、</w:instrText>
      </w:r>
      <w:r w:rsidR="00546B58" w:rsidRPr="00015210">
        <w:instrText>large language models</w:instrText>
      </w:r>
      <w:r w:rsidR="00546B58" w:rsidRPr="00015210">
        <w:instrText>、</w:instrText>
      </w:r>
      <w:r w:rsidR="00546B58" w:rsidRPr="00015210">
        <w:instrText>ChatGPT</w:instrText>
      </w:r>
      <w:r w:rsidR="00546B58" w:rsidRPr="00015210">
        <w:instrText>、</w:instrText>
      </w:r>
      <w:r w:rsidR="00546B58" w:rsidRPr="00015210">
        <w:instrText>Q&amp;A platform</w:instrText>
      </w:r>
      <w:r w:rsidR="00546B58" w:rsidRPr="00015210">
        <w:instrText>、</w:instrText>
      </w:r>
      <w:r w:rsidR="00546B58" w:rsidRPr="00015210">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613CD6" w:rsidRPr="00015210">
        <w:fldChar w:fldCharType="separate"/>
      </w:r>
      <w:r w:rsidR="00613CD6" w:rsidRPr="00015210">
        <w:t>Xue et al. (2026)</w:t>
      </w:r>
      <w:r w:rsidR="00613CD6" w:rsidRPr="00015210">
        <w:fldChar w:fldCharType="end"/>
      </w:r>
      <w:r w:rsidRPr="00015210">
        <w:t xml:space="preserve"> show that the decline is sustained rather than transitory. By construction, however, it speaks to whether questions arrive, not to how answerers behave once a question has arrived. It also describes an environment that platforms cannot control, since users cannot be prevented from consulting external tools. The managerially tractable question, that is, what a platform should do about the questions that do arrive, lies outside its scope.</w:t>
      </w:r>
    </w:p>
    <w:p w14:paraId="614AAA6D" w14:textId="39BE2DC1" w:rsidR="000E4EEB" w:rsidRPr="00015210" w:rsidRDefault="001471CF" w:rsidP="000E4EEB">
      <w:pPr>
        <w:pStyle w:val="Heading3"/>
        <w:rPr>
          <w:rFonts w:eastAsiaTheme="minorEastAsia" w:cs="Times New Roman"/>
        </w:rPr>
      </w:pPr>
      <w:ins w:id="379" w:author="Xin Li" w:date="2026-08-20T23:42:00Z" w16du:dateUtc="2026-08-20T15:42:00Z">
        <w:r>
          <w:t xml:space="preserve">External </w:t>
        </w:r>
      </w:ins>
      <w:r w:rsidR="000E4EEB" w:rsidRPr="00015210">
        <w:t>AI as the Answerer</w:t>
      </w:r>
      <w:r w:rsidR="00534D0B" w:rsidRPr="00015210">
        <w:t>’</w:t>
      </w:r>
      <w:r w:rsidR="000E4EEB" w:rsidRPr="00015210">
        <w:t>s Instrument</w:t>
      </w:r>
    </w:p>
    <w:p w14:paraId="0878F8DC" w14:textId="4AADD406" w:rsidR="000E4EEB" w:rsidRPr="00015210" w:rsidRDefault="000E4EEB" w:rsidP="000E4EEB">
      <w:pPr>
        <w:pStyle w:val="Paragraph0"/>
      </w:pPr>
      <w:r w:rsidRPr="00015210">
        <w:t xml:space="preserve">A second stream studies AI as an </w:t>
      </w:r>
      <w:r w:rsidRPr="00015210">
        <w:rPr>
          <w:i/>
          <w:iCs/>
        </w:rPr>
        <w:t>input</w:t>
      </w:r>
      <w:r w:rsidRPr="00015210">
        <w:t xml:space="preserve"> to human answers. Here AI lowers the cost of drafting a response, and the human retains authorship. The relationship is collaborative rather than competitive: human and AI work together in a single answering process. Several studies find that this raises answer supply</w:t>
      </w:r>
      <w:r w:rsidR="006C29A2" w:rsidRPr="00015210">
        <w:t xml:space="preserve"> </w:t>
      </w:r>
      <w:r w:rsidR="006C29A2" w:rsidRPr="00015210">
        <w:fldChar w:fldCharType="begin" w:fldLock="1"/>
      </w:r>
      <w:r w:rsidR="006C29A2" w:rsidRPr="00015210">
        <w:instrText xml:space="preserve"> ADDIN ZOTERO_ITEM CSL_CITATION {"citationID":"wz36rNQW","properties":{"unsorted":false,"formattedCitation":"(Fang &amp; Zhou 2026; Shan &amp; Qiu 2026)","plainCitation":"(Fang &amp; Zhou 2026; Shan &amp; Qiu 2026)","noteIndex":0},"citationItems":[{"id":152376,"uris":["http://zotero.org/users/8905122/items/JF2U4BBH"],"itemData":{"id":152376,"type":"article-journal","abstract":"As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 to manage user contributions.\n\n</w:instrText>
      </w:r>
      <w:r w:rsidR="006C29A2" w:rsidRPr="00015210">
        <w:instrText>【摘要翻译】随着人工智能生成内容在在线知识共享平台上越来越普遍，用户往往犹豫披露其使用情况。为此，平台对人工智能生成内容实施了限制政策</w:instrText>
      </w:r>
      <w:r w:rsidR="006C29A2" w:rsidRPr="00015210">
        <w:instrText xml:space="preserve"> (AIGC </w:instrText>
      </w:r>
      <w:r w:rsidR="006C29A2" w:rsidRPr="00015210">
        <w:instrText>政策</w:instrText>
      </w:r>
      <w:r w:rsidR="006C29A2" w:rsidRPr="00015210">
        <w:instrText>)</w:instrText>
      </w:r>
      <w:r w:rsidR="006C29A2" w:rsidRPr="00015210">
        <w:instrText>，当用户不披露时，这些内容就会崩溃。为了确定</w:instrText>
      </w:r>
      <w:r w:rsidR="006C29A2" w:rsidRPr="00015210">
        <w:instrText xml:space="preserve"> AIGC </w:instrText>
      </w:r>
      <w:r w:rsidR="006C29A2" w:rsidRPr="00015210">
        <w:instrText>政策与用户答题贡献行为之间的因果关系，我们在中国领先的在线知识共享平台智湖上进行了准实验。结果表明，</w:instrText>
      </w:r>
      <w:r w:rsidR="006C29A2" w:rsidRPr="00015210">
        <w:instrText xml:space="preserve">AIGC </w:instrText>
      </w:r>
      <w:r w:rsidR="006C29A2" w:rsidRPr="00015210">
        <w:instrText>政策降低了答题量和主观质量，而提高了那些人工智能生成内容崩溃的用户</w:instrText>
      </w:r>
      <w:r w:rsidR="006C29A2" w:rsidRPr="00015210">
        <w:instrText xml:space="preserve"> (</w:instrText>
      </w:r>
      <w:r w:rsidR="006C29A2" w:rsidRPr="00015210">
        <w:instrText>人工智能崩溃用户</w:instrText>
      </w:r>
      <w:r w:rsidR="006C29A2" w:rsidRPr="00015210">
        <w:instrText xml:space="preserve">) </w:instrText>
      </w:r>
      <w:r w:rsidR="006C29A2" w:rsidRPr="00015210">
        <w:instrText>的客观质量。我们还考察了用户特征</w:instrText>
      </w:r>
      <w:r w:rsidR="006C29A2" w:rsidRPr="00015210">
        <w:instrText xml:space="preserve"> (</w:instrText>
      </w:r>
      <w:r w:rsidR="006C29A2" w:rsidRPr="00015210">
        <w:instrText>即</w:instrText>
      </w:r>
      <w:r w:rsidR="006C29A2" w:rsidRPr="00015210">
        <w:instrText xml:space="preserve">) </w:instrText>
      </w:r>
      <w:r w:rsidR="006C29A2" w:rsidRPr="00015210">
        <w:instrText>的调节作用。</w:instrText>
      </w:r>
      <w:r w:rsidR="006C29A2" w:rsidRPr="00015210">
        <w:instrText xml:space="preserve">) </w:instrText>
      </w:r>
      <w:r w:rsidR="006C29A2" w:rsidRPr="00015210">
        <w:instrText>对这些结果的影响。值得注意的是，该政策对高度活跃用户、短期用户和高声誉用户的影响分别更为显著。除了为生成式</w:instrText>
      </w:r>
      <w:r w:rsidR="006C29A2" w:rsidRPr="00015210">
        <w:instrText xml:space="preserve"> AI </w:instrText>
      </w:r>
      <w:r w:rsidR="006C29A2" w:rsidRPr="00015210">
        <w:instrText>的内容审核文献做出贡献外，我们的研究结果还为平台提供了实用的见解，帮助设计有效的</w:instrText>
      </w:r>
      <w:r w:rsidR="006C29A2" w:rsidRPr="00015210">
        <w:instrText xml:space="preserve"> AIGC </w:instrText>
      </w:r>
      <w:r w:rsidR="006C29A2" w:rsidRPr="00015210">
        <w:instrText>政策来管理用户贡献。</w:instrText>
      </w:r>
      <w:r w:rsidR="006C29A2" w:rsidRPr="00015210">
        <w:instrText>","call-number":"1 (CCF C)","container-title":"Information &amp; Management","DOI":"10.1016/j.im.2026.104322","ISSN":"0378-7206","issue":"3","journalAbbreviation":"Information &amp; Management","language":"en","note":"</w:instrText>
      </w:r>
      <w:r w:rsidR="006C29A2" w:rsidRPr="00015210">
        <w:rPr>
          <w:rFonts w:ascii="Apple Color Emoji" w:hAnsi="Apple Color Emoji" w:cs="Apple Color Emoji"/>
        </w:rPr>
        <w:instrText>🏷️</w:instrText>
      </w:r>
      <w:r w:rsidR="006C29A2" w:rsidRPr="00015210">
        <w:instrText xml:space="preserve"> /reading</w:instrText>
      </w:r>
      <w:r w:rsidR="006C29A2" w:rsidRPr="00015210">
        <w:instrText>、</w:instrText>
      </w:r>
      <w:r w:rsidR="006C29A2" w:rsidRPr="00015210">
        <w:instrText>AI-generated content</w:instrText>
      </w:r>
      <w:r w:rsidR="006C29A2" w:rsidRPr="00015210">
        <w:instrText>、</w:instrText>
      </w:r>
      <w:r w:rsidR="006C29A2" w:rsidRPr="00015210">
        <w:instrText>Content moderation</w:instrText>
      </w:r>
      <w:r w:rsidR="006C29A2" w:rsidRPr="00015210">
        <w:instrText>、</w:instrText>
      </w:r>
      <w:r w:rsidR="006C29A2" w:rsidRPr="00015210">
        <w:instrText>Knowledge-sharing platform</w:instrText>
      </w:r>
      <w:r w:rsidR="006C29A2" w:rsidRPr="00015210">
        <w:instrText>、</w:instrText>
      </w:r>
      <w:r w:rsidR="006C29A2" w:rsidRPr="0001521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strategic development for integrating generative AI into their platforms. History: Wonseok Oh, Senior Editor; Khim Yong Goh, Associate Editor.\n\n</w:instrText>
      </w:r>
      <w:r w:rsidR="006C29A2" w:rsidRPr="00015210">
        <w:instrText>【摘要翻译】在线平台上的自愿知识贡献对用户、平台和企业具有重大价值。生成式人工智能</w:instrText>
      </w:r>
      <w:r w:rsidR="006C29A2" w:rsidRPr="00015210">
        <w:instrText xml:space="preserve"> (AI) </w:instrText>
      </w:r>
      <w:r w:rsidR="006C29A2" w:rsidRPr="00015210">
        <w:instrText>技术的快速进步促进了问答</w:instrText>
      </w:r>
      <w:r w:rsidR="006C29A2" w:rsidRPr="00015210">
        <w:instrText xml:space="preserve"> (Q&amp;A) </w:instrText>
      </w:r>
      <w:r w:rsidR="006C29A2" w:rsidRPr="00015210">
        <w:instrText>平台上知识的自动生成。然而，生成式</w:instrText>
      </w:r>
      <w:r w:rsidR="006C29A2" w:rsidRPr="00015210">
        <w:instrText xml:space="preserve"> AI </w:instrText>
      </w:r>
      <w:r w:rsidR="006C29A2" w:rsidRPr="00015210">
        <w:instrText>对用户自愿知识贡献的影响仍然是一个实证问题。一方面，用户可能会从生成式</w:instrText>
      </w:r>
      <w:r w:rsidR="006C29A2" w:rsidRPr="00015210">
        <w:instrText xml:space="preserve"> AI </w:instrText>
      </w:r>
      <w:r w:rsidR="006C29A2" w:rsidRPr="00015210">
        <w:instrText>中学习，通过提供更有组织和逻辑的答案来改进他们的答案。另一方面，生成式</w:instrText>
      </w:r>
      <w:r w:rsidR="006C29A2" w:rsidRPr="00015210">
        <w:instrText xml:space="preserve"> AI </w:instrText>
      </w:r>
      <w:r w:rsidR="006C29A2" w:rsidRPr="00015210">
        <w:instrText>可能会产生虚假答案，而利用</w:instrText>
      </w:r>
      <w:r w:rsidR="006C29A2" w:rsidRPr="00015210">
        <w:instrText xml:space="preserve"> AI </w:instrText>
      </w:r>
      <w:r w:rsidR="006C29A2" w:rsidRPr="00015210">
        <w:instrText>辅助的加速响应速度可能会给理解输出带来额外的认知负担，潜在地减少整体贡献。我们的研究探讨了生成式人工智能</w:instrText>
      </w:r>
      <w:r w:rsidR="006C29A2" w:rsidRPr="00015210">
        <w:instrText xml:space="preserve"> (</w:instrText>
      </w:r>
      <w:r w:rsidR="006C29A2" w:rsidRPr="00015210">
        <w:instrText>尤其是</w:instrText>
      </w:r>
      <w:r w:rsidR="006C29A2" w:rsidRPr="00015210">
        <w:instrText xml:space="preserve"> ChatGPT) </w:instrText>
      </w:r>
      <w:r w:rsidR="006C29A2" w:rsidRPr="00015210">
        <w:instrText>对用户在</w:instrText>
      </w:r>
      <w:r w:rsidR="006C29A2" w:rsidRPr="00015210">
        <w:instrText xml:space="preserve"> Stack Overflow(</w:instrText>
      </w:r>
      <w:r w:rsidR="006C29A2" w:rsidRPr="00015210">
        <w:instrText>最大的问答平台之一</w:instrText>
      </w:r>
      <w:r w:rsidR="006C29A2" w:rsidRPr="00015210">
        <w:instrText xml:space="preserve">) </w:instrText>
      </w:r>
      <w:r w:rsidR="006C29A2" w:rsidRPr="00015210">
        <w:instrText>上自愿贡献知识的影响。利用自然实验，我们使用双重差分</w:instrText>
      </w:r>
      <w:r w:rsidR="006C29A2" w:rsidRPr="00015210">
        <w:instrText xml:space="preserve"> (DID) </w:instrText>
      </w:r>
      <w:r w:rsidR="006C29A2" w:rsidRPr="00015210">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6C29A2" w:rsidRPr="00015210">
        <w:instrText xml:space="preserve"> AI </w:instrText>
      </w:r>
      <w:r w:rsidR="006C29A2" w:rsidRPr="00015210">
        <w:instrText>在问答平台背景下对用户自愿知识贡献的影响，为信息系统</w:instrText>
      </w:r>
      <w:r w:rsidR="006C29A2" w:rsidRPr="00015210">
        <w:instrText xml:space="preserve"> (IS) </w:instrText>
      </w:r>
      <w:r w:rsidR="006C29A2" w:rsidRPr="00015210">
        <w:instrText>文献做出了贡献。实际上，我们的研究结果为平台所有者和管理者提供了关于生成式</w:instrText>
      </w:r>
      <w:r w:rsidR="006C29A2" w:rsidRPr="00015210">
        <w:instrText xml:space="preserve"> AI </w:instrText>
      </w:r>
      <w:r w:rsidR="006C29A2" w:rsidRPr="00015210">
        <w:instrText>如何影响用户知识贡献行为、指导决策和战略制定的见解，以便将生成式</w:instrText>
      </w:r>
      <w:r w:rsidR="006C29A2" w:rsidRPr="00015210">
        <w:instrText xml:space="preserve"> AI </w:instrText>
      </w:r>
      <w:r w:rsidR="006C29A2" w:rsidRPr="00015210">
        <w:instrText>整合到他们的平台中。历史</w:instrText>
      </w:r>
      <w:r w:rsidR="006C29A2" w:rsidRPr="00015210">
        <w:instrText>:Wonseok Oh</w:instrText>
      </w:r>
      <w:r w:rsidR="006C29A2" w:rsidRPr="00015210">
        <w:instrText>，高级编辑</w:instrText>
      </w:r>
      <w:r w:rsidR="006C29A2" w:rsidRPr="00015210">
        <w:instrText>;Kim Yong Goh</w:instrText>
      </w:r>
      <w:r w:rsidR="006C29A2" w:rsidRPr="00015210">
        <w:instrText>，副编辑。</w:instrText>
      </w:r>
      <w:r w:rsidR="006C29A2" w:rsidRPr="00015210">
        <w:instrText xml:space="preserve">","archive_location":"18 </w:instrText>
      </w:r>
      <w:r w:rsidR="006C29A2" w:rsidRPr="00015210">
        <w:rPr>
          <w:rFonts w:ascii="Apple Color Emoji" w:hAnsi="Apple Color Emoji" w:cs="Apple Color Emoji"/>
        </w:rPr>
        <w:instrText>📊</w:instrText>
      </w:r>
      <w:r w:rsidR="006C29A2" w:rsidRPr="00015210">
        <w:instrText>","call-number":"1","container-title":"Information Systems Research","DOI":"10.1287/isre.2023.0332","ISSN":"1047-7047","issue":"2","language":"en","note":"</w:instrText>
      </w:r>
      <w:r w:rsidR="006C29A2" w:rsidRPr="00015210">
        <w:rPr>
          <w:rFonts w:ascii="Apple Color Emoji" w:hAnsi="Apple Color Emoji" w:cs="Apple Color Emoji"/>
        </w:rPr>
        <w:instrText>🏷️</w:instrText>
      </w:r>
      <w:r w:rsidR="006C29A2" w:rsidRPr="00015210">
        <w:instrText xml:space="preserve"> /unread</w:instrText>
      </w:r>
      <w:r w:rsidR="006C29A2" w:rsidRPr="00015210">
        <w:instrText>、</w:instrText>
      </w:r>
      <w:r w:rsidR="006C29A2" w:rsidRPr="00015210">
        <w:instrText>generative AI</w:instrText>
      </w:r>
      <w:r w:rsidR="006C29A2" w:rsidRPr="00015210">
        <w:instrText>、</w:instrText>
      </w:r>
      <w:r w:rsidR="006C29A2" w:rsidRPr="00015210">
        <w:instrText>difference-in-differences</w:instrText>
      </w:r>
      <w:r w:rsidR="006C29A2" w:rsidRPr="00015210">
        <w:instrText>、</w:instrText>
      </w:r>
      <w:r w:rsidR="006C29A2" w:rsidRPr="00015210">
        <w:instrText>answer quality</w:instrText>
      </w:r>
      <w:r w:rsidR="006C29A2" w:rsidRPr="00015210">
        <w:instrText>、</w:instrText>
      </w:r>
      <w:r w:rsidR="006C29A2" w:rsidRPr="00015210">
        <w:instrText>answer quantity</w:instrText>
      </w:r>
      <w:r w:rsidR="006C29A2" w:rsidRPr="00015210">
        <w:instrText>、</w:instrText>
      </w:r>
      <w:r w:rsidR="006C29A2" w:rsidRPr="00015210">
        <w:instrText>voluntary Q&amp;A platforms</w:instrText>
      </w:r>
      <w:r w:rsidR="006C29A2" w:rsidRPr="00015210">
        <w:instrText>、</w:instrText>
      </w:r>
      <w:r w:rsidR="006C29A2" w:rsidRPr="0001521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6C29A2" w:rsidRPr="00015210">
        <w:fldChar w:fldCharType="separate"/>
      </w:r>
      <w:r w:rsidR="00546B58" w:rsidRPr="00015210">
        <w:t>(Fang &amp; Zhou 2026; Shan &amp; Qiu 2026)</w:t>
      </w:r>
      <w:r w:rsidR="006C29A2" w:rsidRPr="00015210">
        <w:fldChar w:fldCharType="end"/>
      </w:r>
      <w:r w:rsidRPr="00015210">
        <w:t>, and evidence from the reverse direction points the same way, as bans on AI-generated content reduce both answer volume and acceptance rates</w:t>
      </w:r>
      <w:r w:rsidR="006C29A2" w:rsidRPr="00015210">
        <w:t xml:space="preserve"> </w:t>
      </w:r>
      <w:r w:rsidR="006C29A2" w:rsidRPr="00015210">
        <w:fldChar w:fldCharType="begin" w:fldLock="1"/>
      </w:r>
      <w:r w:rsidR="006C29A2" w:rsidRPr="00015210">
        <w:instrText xml:space="preserve"> ADDIN ZOTERO_ITEM CSL_CITATION {"citationID":"RtkwqVJs","properties":{"unsorted":false,"formattedCitation":"(Wang &amp; Zheng 2024)","plainCitation":"(Wang &amp; Zheng 2024)","noteIndex":0},"citationItems":[{"id":3668,"uris":["http://www.mendeley.com/documents/?uuid=8daf73f6-f565-4a9b-8736-d90d4817249b","http://zotero.org/users/8905122/items/ZIHIP89Z","http://zotero.org/users/local/bVGy23C0/items/VFSDXYHM"],"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evidenced by a causal mechanism analysis. These findings offer valuable insights and cautionary notes for future AI strategies on two-sided platforms and moderation efforts on content platforms.  </w:instrText>
      </w:r>
      <w:r w:rsidR="006C29A2" w:rsidRPr="00015210">
        <w:instrText>以</w:instrText>
      </w:r>
      <w:r w:rsidR="006C29A2" w:rsidRPr="00015210">
        <w:instrText xml:space="preserve"> ChatGPT </w:instrText>
      </w:r>
      <w:r w:rsidR="006C29A2" w:rsidRPr="00015210">
        <w:instrText>为代表的大型语言模型</w:instrText>
      </w:r>
      <w:r w:rsidR="006C29A2" w:rsidRPr="00015210">
        <w:instrText xml:space="preserve"> (LLMs) </w:instrText>
      </w:r>
      <w:r w:rsidR="006C29A2" w:rsidRPr="00015210">
        <w:instrText>造成的破坏促使各个部门实施包括禁止政策在内的调节措施。其中，此类政策对用户生成内容的影响具有重大意义。用户生成的内容，特别是问答格式的内容，是</w:instrText>
      </w:r>
      <w:r w:rsidR="006C29A2" w:rsidRPr="00015210">
        <w:instrText xml:space="preserve"> LLMs </w:instrText>
      </w:r>
      <w:r w:rsidR="006C29A2" w:rsidRPr="00015210">
        <w:instrText>的重要学习资源，其质量和数量的任何变化都会影响这些模型未来的学习轨迹。本研究使用</w:instrText>
      </w:r>
      <w:r w:rsidR="006C29A2" w:rsidRPr="00015210">
        <w:instrText xml:space="preserve"> Stack Exchange </w:instrText>
      </w:r>
      <w:r w:rsidR="006C29A2" w:rsidRPr="00015210">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6C29A2" w:rsidRPr="00015210">
        <w:instrText>\n\n</w:instrText>
      </w:r>
      <w:r w:rsidR="006C29A2" w:rsidRPr="00015210">
        <w:instrText>【摘要翻译】以</w:instrText>
      </w:r>
      <w:r w:rsidR="006C29A2" w:rsidRPr="00015210">
        <w:instrText>ChatGPT</w:instrText>
      </w:r>
      <w:r w:rsidR="006C29A2" w:rsidRPr="00015210">
        <w:instrText>为例的大型语言模型（</w:instrText>
      </w:r>
      <w:r w:rsidR="006C29A2" w:rsidRPr="00015210">
        <w:instrText>LLM</w:instrText>
      </w:r>
      <w:r w:rsidR="006C29A2" w:rsidRPr="00015210">
        <w: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instrText>
      </w:r>
      <w:r w:rsidR="006C29A2" w:rsidRPr="00015210">
        <w:instrText>Stack Exchange</w:instrText>
      </w:r>
      <w:r w:rsidR="006C29A2" w:rsidRPr="00015210">
        <w: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instrText>
      </w:r>
      <w:r w:rsidR="006C29A2" w:rsidRPr="00015210">
        <w:instrText xml:space="preserve"> ChatGPT </w:instrText>
      </w:r>
      <w:r w:rsidR="006C29A2" w:rsidRPr="00015210">
        <w:instrText>为代表的大型语言模型</w:instrText>
      </w:r>
      <w:r w:rsidR="006C29A2" w:rsidRPr="00015210">
        <w:instrText xml:space="preserve"> (LLMs) </w:instrText>
      </w:r>
      <w:r w:rsidR="006C29A2" w:rsidRPr="00015210">
        <w:instrText>造成的破坏促使各个部门实施包括禁止政策在内的调节措施。其中，此类政策对用户生成内容的影响具有重大意义。用户生成的内容，特别是问答格式的内容，是</w:instrText>
      </w:r>
      <w:r w:rsidR="006C29A2" w:rsidRPr="00015210">
        <w:instrText xml:space="preserve"> LLMs </w:instrText>
      </w:r>
      <w:r w:rsidR="006C29A2" w:rsidRPr="00015210">
        <w:instrText>的重要学习资源，其质量和数量的任何变化都会影响这些模型未来的学习轨迹。本研究使用</w:instrText>
      </w:r>
      <w:r w:rsidR="006C29A2" w:rsidRPr="00015210">
        <w:instrText xml:space="preserve"> Stack Exchange </w:instrText>
      </w:r>
      <w:r w:rsidR="006C29A2" w:rsidRPr="00015210">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6C29A2" w:rsidRPr="00015210">
        <w:instrText xml:space="preserve">","archive_location":"1 </w:instrText>
      </w:r>
      <w:r w:rsidR="006C29A2" w:rsidRPr="00015210">
        <w:rPr>
          <w:rFonts w:ascii="Apple Color Emoji" w:hAnsi="Apple Color Emoji" w:cs="Apple Color Emoji"/>
        </w:rPr>
        <w:instrText>📊</w:instrText>
      </w:r>
      <w:r w:rsidR="006C29A2" w:rsidRPr="00015210">
        <w:instrText>","DOI":"10.2139/ssrn.4750326","genre":"SSRN Scholarly Paper","language":"en","note":"</w:instrText>
      </w:r>
      <w:r w:rsidR="006C29A2" w:rsidRPr="00015210">
        <w:rPr>
          <w:rFonts w:ascii="Apple Color Emoji" w:hAnsi="Apple Color Emoji" w:cs="Apple Color Emoji"/>
        </w:rPr>
        <w:instrText>🏷️</w:instrText>
      </w:r>
      <w:r w:rsidR="006C29A2" w:rsidRPr="00015210">
        <w:instrText xml:space="preserve"> /unread</w:instrText>
      </w:r>
      <w:r w:rsidR="006C29A2" w:rsidRPr="00015210">
        <w:instrText>、</w:instrText>
      </w:r>
      <w:r w:rsidR="006C29A2" w:rsidRPr="00015210">
        <w:instrText>/reading</w:instrText>
      </w:r>
      <w:r w:rsidR="006C29A2" w:rsidRPr="00015210">
        <w:instrText>、</w:instrText>
      </w:r>
      <w:r w:rsidR="006C29A2" w:rsidRPr="00015210">
        <w:instrText>Q&amp;A platform</w:instrText>
      </w:r>
      <w:r w:rsidR="006C29A2" w:rsidRPr="00015210">
        <w:instrText>、</w:instrText>
      </w:r>
      <w:r w:rsidR="006C29A2" w:rsidRPr="00015210">
        <w:instrText>ChatGPT</w:instrText>
      </w:r>
      <w:r w:rsidR="006C29A2" w:rsidRPr="00015210">
        <w:instrText>、</w:instrText>
      </w:r>
      <w:r w:rsidR="006C29A2" w:rsidRPr="00015210">
        <w:instrText>AI-generated content</w:instrText>
      </w:r>
      <w:r w:rsidR="006C29A2" w:rsidRPr="00015210">
        <w:instrText>、</w:instrText>
      </w:r>
      <w:r w:rsidR="006C29A2" w:rsidRPr="00015210">
        <w:instrText>ban</w:instrText>
      </w:r>
      <w:r w:rsidR="006C29A2" w:rsidRPr="00015210">
        <w:instrText>、</w:instrText>
      </w:r>
      <w:r w:rsidR="006C29A2" w:rsidRPr="00015210">
        <w: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instrText>
      </w:r>
      <w:r w:rsidR="006C29A2" w:rsidRPr="00015210">
        <w:fldChar w:fldCharType="separate"/>
      </w:r>
      <w:r w:rsidR="00546B58" w:rsidRPr="00015210">
        <w:t>(Wang &amp; Zheng 2024)</w:t>
      </w:r>
      <w:r w:rsidR="006C29A2" w:rsidRPr="00015210">
        <w:fldChar w:fldCharType="end"/>
      </w:r>
      <w:r w:rsidRPr="00015210">
        <w:t xml:space="preserve">. Other studies report declines in </w:t>
      </w:r>
      <w:del w:id="380" w:author="Xin Li" w:date="2026-08-21T07:09:00Z" w16du:dateUtc="2026-08-20T23:09:00Z">
        <w:r w:rsidRPr="00015210" w:rsidDel="000C65E3">
          <w:delText xml:space="preserve">the volume of </w:delText>
        </w:r>
      </w:del>
      <w:r w:rsidRPr="00015210">
        <w:t xml:space="preserve">qualified contributions </w:t>
      </w:r>
      <w:r w:rsidR="006C29A2" w:rsidRPr="00015210">
        <w:fldChar w:fldCharType="begin" w:fldLock="1"/>
      </w:r>
      <w:r w:rsidR="006C29A2" w:rsidRPr="00015210">
        <w:instrText xml:space="preserve"> ADDIN ZOTERO_ITEM CSL_CITATION {"citationID":"EL88j7Mb","properties":{"unsorted":false,"formattedCitation":"(Li &amp; Kim 2025; Sanatizadeh et al. 2025)","plainCitation":"(Li &amp; Kim 2025; Sanatizadeh et al. 2025)","noteIndex":0},"citationItems":[{"id":157714,"uris":["http://zotero.org/users/8905122/items/JH9WC5J8"],"itemData":{"id":157714,"type":"article-journal","abstract":"This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instrText>
      </w:r>
      <w:r w:rsidR="006C29A2" w:rsidRPr="00015210">
        <w:rPr>
          <w:rFonts w:ascii="Apple Color Emoji" w:hAnsi="Apple Color Emoji" w:cs="Apple Color Emoji"/>
        </w:rPr>
        <w:instrText>📊</w:instrText>
      </w:r>
      <w:r w:rsidR="006C29A2" w:rsidRPr="00015210">
        <w:instrText>","call-number":"3","container-title":"Marketing Letters","DOI":"10.1007/s11002-024-09747-1","ISSN":"1573-059X","issue":"3","journalAbbreviation":"Mark Lett","language":"en","note":"</w:instrText>
      </w:r>
      <w:r w:rsidR="006C29A2" w:rsidRPr="00015210">
        <w:rPr>
          <w:rFonts w:ascii="Apple Color Emoji" w:hAnsi="Apple Color Emoji" w:cs="Apple Color Emoji"/>
        </w:rPr>
        <w:instrText>🏷️</w:instrText>
      </w:r>
      <w:r w:rsidR="006C29A2" w:rsidRPr="00015210">
        <w:instrText xml:space="preserve"> /reading</w:instrText>
      </w:r>
      <w:r w:rsidR="006C29A2" w:rsidRPr="00015210">
        <w:instrText>、</w:instrText>
      </w:r>
      <w:r w:rsidR="006C29A2" w:rsidRPr="00015210">
        <w:instrText>Generative AI</w:instrText>
      </w:r>
      <w:r w:rsidR="006C29A2" w:rsidRPr="00015210">
        <w:instrText>、</w:instrText>
      </w:r>
      <w:r w:rsidR="006C29A2" w:rsidRPr="00015210">
        <w:instrText>User contribution</w:instrText>
      </w:r>
      <w:r w:rsidR="006C29A2" w:rsidRPr="00015210">
        <w:instrText>、</w:instrText>
      </w:r>
      <w:r w:rsidR="006C29A2" w:rsidRPr="00015210">
        <w:instrText>Content policy</w:instrText>
      </w:r>
      <w:r w:rsidR="006C29A2" w:rsidRPr="00015210">
        <w:instrText>、</w:instrText>
      </w:r>
      <w:r w:rsidR="006C29A2" w:rsidRPr="00015210">
        <w:instrText xml:space="preserve">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6C29A2" w:rsidRPr="00015210">
        <w:rPr>
          <w:rFonts w:ascii="Apple Color Emoji" w:hAnsi="Apple Color Emoji" w:cs="Apple Color Emoji"/>
        </w:rPr>
        <w:instrText>📊</w:instrText>
      </w:r>
      <w:r w:rsidR="006C29A2" w:rsidRPr="00015210">
        <w:instrText>","call-number":"1 (CCF C)","container-title":"Information &amp; Management","DOI":"10.1016/j.im.2025.104178","ISSN":"0378-7206","issue":"6","journalAbbreviation":"Information &amp; Management","language":"en","note":"</w:instrText>
      </w:r>
      <w:r w:rsidR="006C29A2" w:rsidRPr="00015210">
        <w:rPr>
          <w:rFonts w:ascii="Apple Color Emoji" w:hAnsi="Apple Color Emoji" w:cs="Apple Color Emoji"/>
        </w:rPr>
        <w:instrText>🏷️</w:instrText>
      </w:r>
      <w:r w:rsidR="006C29A2" w:rsidRPr="00015210">
        <w:instrText xml:space="preserve"> /unread</w:instrText>
      </w:r>
      <w:r w:rsidR="006C29A2" w:rsidRPr="00015210">
        <w:instrText>、</w:instrText>
      </w:r>
      <w:r w:rsidR="006C29A2" w:rsidRPr="00015210">
        <w:instrText>ChatGPT</w:instrText>
      </w:r>
      <w:r w:rsidR="006C29A2" w:rsidRPr="00015210">
        <w:instrText>、</w:instrText>
      </w:r>
      <w:r w:rsidR="006C29A2" w:rsidRPr="00015210">
        <w:instrText>Generative AI</w:instrText>
      </w:r>
      <w:r w:rsidR="006C29A2" w:rsidRPr="00015210">
        <w:instrText>、</w:instrText>
      </w:r>
      <w:r w:rsidR="006C29A2" w:rsidRPr="00015210">
        <w:instrText>Online knowledge exchange platforms</w:instrText>
      </w:r>
      <w:r w:rsidR="006C29A2" w:rsidRPr="00015210">
        <w:instrText>、</w:instrText>
      </w:r>
      <w:r w:rsidR="006C29A2" w:rsidRPr="00015210">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6C29A2" w:rsidRPr="00015210">
        <w:fldChar w:fldCharType="separate"/>
      </w:r>
      <w:r w:rsidR="00546B58" w:rsidRPr="00015210">
        <w:t>(Li &amp; Kim 2025; Sanatizadeh et al. 2025)</w:t>
      </w:r>
      <w:r w:rsidR="006C29A2" w:rsidRPr="00015210">
        <w:fldChar w:fldCharType="end"/>
      </w:r>
      <w:r w:rsidR="006C29A2" w:rsidRPr="00015210">
        <w:t xml:space="preserve">, </w:t>
      </w:r>
      <w:r w:rsidRPr="00015210">
        <w:t>so the evidence is not uniform.</w:t>
      </w:r>
    </w:p>
    <w:p w14:paraId="23EFBA8F" w14:textId="6AC87AF1" w:rsidR="000E4EEB" w:rsidRPr="00015210" w:rsidRDefault="000E4EEB" w:rsidP="000E4EEB">
      <w:pPr>
        <w:pStyle w:val="Paragraph0"/>
      </w:pPr>
      <w:r w:rsidRPr="00015210">
        <w:t xml:space="preserve">Findings on answer style are similarly divided, with </w:t>
      </w:r>
      <w:r w:rsidR="006C29A2" w:rsidRPr="00015210">
        <w:fldChar w:fldCharType="begin"/>
      </w:r>
      <w:r w:rsidR="00546B58" w:rsidRPr="00015210">
        <w:instrText xml:space="preserve"> ADDIN ZOTERO_ITEM CSL_CITATION {"citationID":"4H8Qfivs","properties":{"unsorted":false,"formattedCitation":"(Sanatizadeh et al. 2025)","plainCitation":"(Sanatizadeh et al. 2025)","dontUpdate":true,"noteIndex":0},"citationItems":[{"id":147219,"uris":["http://zotero.org/users/8905122/items/RNHQEGWT"],"itemData":{"id":147219,"type":"article-journal","abstract":"Generative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546B58" w:rsidRPr="00015210">
        <w:rPr>
          <w:rFonts w:ascii="Apple Color Emoji" w:hAnsi="Apple Color Emoji" w:cs="Apple Color Emoji"/>
        </w:rPr>
        <w:instrText>📊</w:instrText>
      </w:r>
      <w:r w:rsidR="00546B58" w:rsidRPr="00015210">
        <w:instrText>","call-number":"1 (CCF C)","container-title":"Information &amp; Management","DOI":"10.1016/j.im.2025.104178","ISSN":"0378-7206","issue":"6","journalAbbreviation":"Information &amp; Management","language":"en","note":"</w:instrText>
      </w:r>
      <w:r w:rsidR="00546B58" w:rsidRPr="00015210">
        <w:rPr>
          <w:rFonts w:ascii="Apple Color Emoji" w:hAnsi="Apple Color Emoji" w:cs="Apple Color Emoji"/>
        </w:rPr>
        <w:instrText>🏷️</w:instrText>
      </w:r>
      <w:r w:rsidR="00546B58" w:rsidRPr="00015210">
        <w:instrText xml:space="preserve"> /unread</w:instrText>
      </w:r>
      <w:r w:rsidR="00546B58" w:rsidRPr="00015210">
        <w:instrText>、</w:instrText>
      </w:r>
      <w:r w:rsidR="00546B58" w:rsidRPr="00015210">
        <w:instrText>ChatGPT</w:instrText>
      </w:r>
      <w:r w:rsidR="00546B58" w:rsidRPr="00015210">
        <w:instrText>、</w:instrText>
      </w:r>
      <w:r w:rsidR="00546B58" w:rsidRPr="00015210">
        <w:instrText>Generative AI</w:instrText>
      </w:r>
      <w:r w:rsidR="00546B58" w:rsidRPr="00015210">
        <w:instrText>、</w:instrText>
      </w:r>
      <w:r w:rsidR="00546B58" w:rsidRPr="00015210">
        <w:instrText>Online knowledge exchange platforms</w:instrText>
      </w:r>
      <w:r w:rsidR="00546B58" w:rsidRPr="00015210">
        <w:instrText>、</w:instrText>
      </w:r>
      <w:r w:rsidR="00546B58" w:rsidRPr="00015210">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6C29A2" w:rsidRPr="00015210">
        <w:fldChar w:fldCharType="separate"/>
      </w:r>
      <w:r w:rsidR="006C29A2" w:rsidRPr="00015210">
        <w:t>Sanatizadeh et al. (2025)</w:t>
      </w:r>
      <w:r w:rsidR="006C29A2" w:rsidRPr="00015210">
        <w:fldChar w:fldCharType="end"/>
      </w:r>
      <w:r w:rsidR="006C29A2" w:rsidRPr="00015210">
        <w:t xml:space="preserve"> </w:t>
      </w:r>
      <w:r w:rsidRPr="00015210">
        <w:t xml:space="preserve">reporting longer and </w:t>
      </w:r>
      <w:r w:rsidR="00FC06B5" w:rsidRPr="00015210">
        <w:t>less readable</w:t>
      </w:r>
      <w:r w:rsidRPr="00015210">
        <w:t xml:space="preserve"> answers and others shorter and more readable ones </w:t>
      </w:r>
      <w:r w:rsidR="006C29A2" w:rsidRPr="00015210">
        <w:fldChar w:fldCharType="begin" w:fldLock="1"/>
      </w:r>
      <w:r w:rsidR="006C29A2" w:rsidRPr="00015210">
        <w:instrText xml:space="preserve"> ADDIN ZOTERO_ITEM CSL_CITATION {"citationID":"dTpPRswp","properties":{"unsorted":false,"formattedCitation":"(Borwankar et al. 2026; Fang &amp; Zhou 2026; Shan &amp; Qiu 2026)","plainCitation":"(Borwankar et al. 2026; Fang &amp; Zhou 2026; Shan &amp; Qiu 2026)","noteIndex":0},"citationItems":[{"id":158643,"uris":["http://zotero.org/users/8905122/items/N9I5ULZE"],"itemData":{"id":158643,"type":"article","abstract":"&lt;div&gt; This study explores the implications of a policy change announced by Stack Overflow, a popular question-and-answer platform, to prohibit the use of ChatG","genre":"SSRN Scholarly Paper","language":"en","note":"</w:instrText>
      </w:r>
      <w:r w:rsidR="006C29A2" w:rsidRPr="00015210">
        <w:rPr>
          <w:rFonts w:ascii="Apple Color Emoji" w:hAnsi="Apple Color Emoji" w:cs="Apple Color Emoji"/>
        </w:rPr>
        <w:instrText>🏷️</w:instrText>
      </w:r>
      <w:r w:rsidR="006C29A2" w:rsidRPr="00015210">
        <w:instrText xml:space="preserve"> /reading</w:instrText>
      </w:r>
      <w:r w:rsidR="006C29A2" w:rsidRPr="00015210">
        <w:instrText>、</w:instrText>
      </w:r>
      <w:r w:rsidR="006C29A2" w:rsidRPr="00015210">
        <w:instrText>generative AI</w:instrText>
      </w:r>
      <w:r w:rsidR="006C29A2" w:rsidRPr="00015210">
        <w:instrText>、</w:instrText>
      </w:r>
      <w:r w:rsidR="006C29A2" w:rsidRPr="00015210">
        <w:instrText>ChatGPT</w:instrText>
      </w:r>
      <w:r w:rsidR="006C29A2" w:rsidRPr="00015210">
        <w:instrText>、</w:instrText>
      </w:r>
      <w:r w:rsidR="006C29A2" w:rsidRPr="00015210">
        <w:instrText>discussion platform</w:instrText>
      </w:r>
      <w:r w:rsidR="006C29A2" w:rsidRPr="00015210">
        <w:instrText>、</w:instrText>
      </w:r>
      <w:r w:rsidR="006C29A2" w:rsidRPr="00015210">
        <w:instrText>Reddit</w:instrText>
      </w:r>
      <w:r w:rsidR="006C29A2" w:rsidRPr="00015210">
        <w:instrText>、</w:instrText>
      </w:r>
      <w:r w:rsidR="006C29A2" w:rsidRPr="00015210">
        <w:instrText>Stack Overflow","number":"4481959","publisher":"Social Science Research Network","publisher-place":"Rochester, NY","source":"papers.ssrn.com","title":"Unraveling the Impact: An Empirical Investigation of ChatGPT's Exclusion from Stack Overflow","title-short":"Unraveling the Impact","URL":"https://papers.ssrn.com/abstract=4481959","author":[{"family":"Borwankar","given":"Sameer"},{"family":"Khern-am-nuai","given":"Warut"},{"family":"Pocheptsova Ghosh","given":"Anastasiya"},{"family":"Kannan","given":"Karthik Natarajan"}],"accessed":{"date-parts":[["2026",7,22]]},"issued":{"date-parts":[["2026",7,14]]}}},{"id":152376,"uris":["http://zotero.org/users/8905122/items/JF2U4BBH"],"itemData":{"id":152376,"type":"article-journal","abstract":"As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 to manage user contributions.\n\n</w:instrText>
      </w:r>
      <w:r w:rsidR="006C29A2" w:rsidRPr="00015210">
        <w:instrText>【摘要翻译】随着人工智能生成内容在在线知识共享平台上越来越普遍，用户往往犹豫披露其使用情况。为此，平台对人工智能生成内容实施了限制政策</w:instrText>
      </w:r>
      <w:r w:rsidR="006C29A2" w:rsidRPr="00015210">
        <w:instrText xml:space="preserve"> (AIGC </w:instrText>
      </w:r>
      <w:r w:rsidR="006C29A2" w:rsidRPr="00015210">
        <w:instrText>政策</w:instrText>
      </w:r>
      <w:r w:rsidR="006C29A2" w:rsidRPr="00015210">
        <w:instrText>)</w:instrText>
      </w:r>
      <w:r w:rsidR="006C29A2" w:rsidRPr="00015210">
        <w:instrText>，当用户不披露时，这些内容就会崩溃。为了确定</w:instrText>
      </w:r>
      <w:r w:rsidR="006C29A2" w:rsidRPr="00015210">
        <w:instrText xml:space="preserve"> AIGC </w:instrText>
      </w:r>
      <w:r w:rsidR="006C29A2" w:rsidRPr="00015210">
        <w:instrText>政策与用户答题贡献行为之间的因果关系，我们在中国领先的在线知识共享平台智湖上进行了准实验。结果表明，</w:instrText>
      </w:r>
      <w:r w:rsidR="006C29A2" w:rsidRPr="00015210">
        <w:instrText xml:space="preserve">AIGC </w:instrText>
      </w:r>
      <w:r w:rsidR="006C29A2" w:rsidRPr="00015210">
        <w:instrText>政策降低了答题量和主观质量，而提高了那些人工智能生成内容崩溃的用户</w:instrText>
      </w:r>
      <w:r w:rsidR="006C29A2" w:rsidRPr="00015210">
        <w:instrText xml:space="preserve"> (</w:instrText>
      </w:r>
      <w:r w:rsidR="006C29A2" w:rsidRPr="00015210">
        <w:instrText>人工智能崩溃用户</w:instrText>
      </w:r>
      <w:r w:rsidR="006C29A2" w:rsidRPr="00015210">
        <w:instrText xml:space="preserve">) </w:instrText>
      </w:r>
      <w:r w:rsidR="006C29A2" w:rsidRPr="00015210">
        <w:instrText>的客观质量。我们还考察了用户特征</w:instrText>
      </w:r>
      <w:r w:rsidR="006C29A2" w:rsidRPr="00015210">
        <w:instrText xml:space="preserve"> (</w:instrText>
      </w:r>
      <w:r w:rsidR="006C29A2" w:rsidRPr="00015210">
        <w:instrText>即</w:instrText>
      </w:r>
      <w:r w:rsidR="006C29A2" w:rsidRPr="00015210">
        <w:instrText xml:space="preserve">) </w:instrText>
      </w:r>
      <w:r w:rsidR="006C29A2" w:rsidRPr="00015210">
        <w:instrText>的调节作用。</w:instrText>
      </w:r>
      <w:r w:rsidR="006C29A2" w:rsidRPr="00015210">
        <w:instrText xml:space="preserve">) </w:instrText>
      </w:r>
      <w:r w:rsidR="006C29A2" w:rsidRPr="00015210">
        <w:instrText>对这些结果的影响。值得注意的是，该政策对高度活跃用户、短期用户和高声誉用户的影响分别更为显著。除了为生成式</w:instrText>
      </w:r>
      <w:r w:rsidR="006C29A2" w:rsidRPr="00015210">
        <w:instrText xml:space="preserve"> AI </w:instrText>
      </w:r>
      <w:r w:rsidR="006C29A2" w:rsidRPr="00015210">
        <w:instrText>的内容审核文献做出贡献外，我们的研究结果还为平台提供了实用的见解，帮助设计有效的</w:instrText>
      </w:r>
      <w:r w:rsidR="006C29A2" w:rsidRPr="00015210">
        <w:instrText xml:space="preserve"> AIGC </w:instrText>
      </w:r>
      <w:r w:rsidR="006C29A2" w:rsidRPr="00015210">
        <w:instrText>政策来管理用户贡献。</w:instrText>
      </w:r>
      <w:r w:rsidR="006C29A2" w:rsidRPr="00015210">
        <w:instrText>","call-number":"1 (CCF C)","container-title":"Information &amp; Management","DOI":"10.1016/j.im.2026.104322","ISSN":"0378-7206","issue":"3","journalAbbreviation":"Information &amp; Management","language":"en","note":"</w:instrText>
      </w:r>
      <w:r w:rsidR="006C29A2" w:rsidRPr="00015210">
        <w:rPr>
          <w:rFonts w:ascii="Apple Color Emoji" w:hAnsi="Apple Color Emoji" w:cs="Apple Color Emoji"/>
        </w:rPr>
        <w:instrText>🏷️</w:instrText>
      </w:r>
      <w:r w:rsidR="006C29A2" w:rsidRPr="00015210">
        <w:instrText xml:space="preserve"> /reading</w:instrText>
      </w:r>
      <w:r w:rsidR="006C29A2" w:rsidRPr="00015210">
        <w:instrText>、</w:instrText>
      </w:r>
      <w:r w:rsidR="006C29A2" w:rsidRPr="00015210">
        <w:instrText>AI-generated content</w:instrText>
      </w:r>
      <w:r w:rsidR="006C29A2" w:rsidRPr="00015210">
        <w:instrText>、</w:instrText>
      </w:r>
      <w:r w:rsidR="006C29A2" w:rsidRPr="00015210">
        <w:instrText>Content moderation</w:instrText>
      </w:r>
      <w:r w:rsidR="006C29A2" w:rsidRPr="00015210">
        <w:instrText>、</w:instrText>
      </w:r>
      <w:r w:rsidR="006C29A2" w:rsidRPr="00015210">
        <w:instrText>Knowledge-sharing platform</w:instrText>
      </w:r>
      <w:r w:rsidR="006C29A2" w:rsidRPr="00015210">
        <w:instrText>、</w:instrText>
      </w:r>
      <w:r w:rsidR="006C29A2" w:rsidRPr="0001521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strategic development for integrating generative AI into their platforms. History: Wonseok Oh, Senior Editor; Khim Yong Goh, Associate Editor.\n\n</w:instrText>
      </w:r>
      <w:r w:rsidR="006C29A2" w:rsidRPr="00015210">
        <w:instrText>【摘要翻译】在线平台上的自愿知识贡献对用户、平台和企业具有重大价值。生成式人工智能</w:instrText>
      </w:r>
      <w:r w:rsidR="006C29A2" w:rsidRPr="00015210">
        <w:instrText xml:space="preserve"> (AI) </w:instrText>
      </w:r>
      <w:r w:rsidR="006C29A2" w:rsidRPr="00015210">
        <w:instrText>技术的快速进步促进了问答</w:instrText>
      </w:r>
      <w:r w:rsidR="006C29A2" w:rsidRPr="00015210">
        <w:instrText xml:space="preserve"> (Q&amp;A) </w:instrText>
      </w:r>
      <w:r w:rsidR="006C29A2" w:rsidRPr="00015210">
        <w:instrText>平台上知识的自动生成。然而，生成式</w:instrText>
      </w:r>
      <w:r w:rsidR="006C29A2" w:rsidRPr="00015210">
        <w:instrText xml:space="preserve"> AI </w:instrText>
      </w:r>
      <w:r w:rsidR="006C29A2" w:rsidRPr="00015210">
        <w:instrText>对用户自愿知识贡献的影响仍然是一个实证问题。一方面，用户可能会从生成式</w:instrText>
      </w:r>
      <w:r w:rsidR="006C29A2" w:rsidRPr="00015210">
        <w:instrText xml:space="preserve"> AI </w:instrText>
      </w:r>
      <w:r w:rsidR="006C29A2" w:rsidRPr="00015210">
        <w:instrText>中学习，通过提供更有组织和逻辑的答案来改进他们的答案。另一方面，生成式</w:instrText>
      </w:r>
      <w:r w:rsidR="006C29A2" w:rsidRPr="00015210">
        <w:instrText xml:space="preserve"> AI </w:instrText>
      </w:r>
      <w:r w:rsidR="006C29A2" w:rsidRPr="00015210">
        <w:instrText>可能会产生虚假答案，而利用</w:instrText>
      </w:r>
      <w:r w:rsidR="006C29A2" w:rsidRPr="00015210">
        <w:instrText xml:space="preserve"> AI </w:instrText>
      </w:r>
      <w:r w:rsidR="006C29A2" w:rsidRPr="00015210">
        <w:instrText>辅助的加速响应速度可能会给理解输出带来额外的认知负担，潜在地减少整体贡献。我们的研究探讨了生成式人工智能</w:instrText>
      </w:r>
      <w:r w:rsidR="006C29A2" w:rsidRPr="00015210">
        <w:instrText xml:space="preserve"> (</w:instrText>
      </w:r>
      <w:r w:rsidR="006C29A2" w:rsidRPr="00015210">
        <w:instrText>尤其是</w:instrText>
      </w:r>
      <w:r w:rsidR="006C29A2" w:rsidRPr="00015210">
        <w:instrText xml:space="preserve"> ChatGPT) </w:instrText>
      </w:r>
      <w:r w:rsidR="006C29A2" w:rsidRPr="00015210">
        <w:instrText>对用户在</w:instrText>
      </w:r>
      <w:r w:rsidR="006C29A2" w:rsidRPr="00015210">
        <w:instrText xml:space="preserve"> Stack Overflow(</w:instrText>
      </w:r>
      <w:r w:rsidR="006C29A2" w:rsidRPr="00015210">
        <w:instrText>最大的问答平台之一</w:instrText>
      </w:r>
      <w:r w:rsidR="006C29A2" w:rsidRPr="00015210">
        <w:instrText xml:space="preserve">) </w:instrText>
      </w:r>
      <w:r w:rsidR="006C29A2" w:rsidRPr="00015210">
        <w:instrText>上自愿贡献知识的影响。利用自然实验，我们使用双重差分</w:instrText>
      </w:r>
      <w:r w:rsidR="006C29A2" w:rsidRPr="00015210">
        <w:instrText xml:space="preserve"> (DID) </w:instrText>
      </w:r>
      <w:r w:rsidR="006C29A2" w:rsidRPr="00015210">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6C29A2" w:rsidRPr="00015210">
        <w:instrText xml:space="preserve"> AI </w:instrText>
      </w:r>
      <w:r w:rsidR="006C29A2" w:rsidRPr="00015210">
        <w:instrText>在问答平台背景下对用户自愿知识贡献的影响，为信息系统</w:instrText>
      </w:r>
      <w:r w:rsidR="006C29A2" w:rsidRPr="00015210">
        <w:instrText xml:space="preserve"> (IS) </w:instrText>
      </w:r>
      <w:r w:rsidR="006C29A2" w:rsidRPr="00015210">
        <w:instrText>文献做出了贡献。实际上，我们的研究结果为平台所有者和管理者提供了关于生成式</w:instrText>
      </w:r>
      <w:r w:rsidR="006C29A2" w:rsidRPr="00015210">
        <w:instrText xml:space="preserve"> AI </w:instrText>
      </w:r>
      <w:r w:rsidR="006C29A2" w:rsidRPr="00015210">
        <w:instrText>如何影响用户知识贡献行为、指导决策和战略制定的见解，以便将生成式</w:instrText>
      </w:r>
      <w:r w:rsidR="006C29A2" w:rsidRPr="00015210">
        <w:instrText xml:space="preserve"> AI </w:instrText>
      </w:r>
      <w:r w:rsidR="006C29A2" w:rsidRPr="00015210">
        <w:instrText>整合到他们的平台中。历史</w:instrText>
      </w:r>
      <w:r w:rsidR="006C29A2" w:rsidRPr="00015210">
        <w:instrText>:Wonseok Oh</w:instrText>
      </w:r>
      <w:r w:rsidR="006C29A2" w:rsidRPr="00015210">
        <w:instrText>，高级编辑</w:instrText>
      </w:r>
      <w:r w:rsidR="006C29A2" w:rsidRPr="00015210">
        <w:instrText>;Kim Yong Goh</w:instrText>
      </w:r>
      <w:r w:rsidR="006C29A2" w:rsidRPr="00015210">
        <w:instrText>，副编辑。</w:instrText>
      </w:r>
      <w:r w:rsidR="006C29A2" w:rsidRPr="00015210">
        <w:instrText xml:space="preserve">","archive_location":"18 </w:instrText>
      </w:r>
      <w:r w:rsidR="006C29A2" w:rsidRPr="00015210">
        <w:rPr>
          <w:rFonts w:ascii="Apple Color Emoji" w:hAnsi="Apple Color Emoji" w:cs="Apple Color Emoji"/>
        </w:rPr>
        <w:instrText>📊</w:instrText>
      </w:r>
      <w:r w:rsidR="006C29A2" w:rsidRPr="00015210">
        <w:instrText>","call-number":"1","container-title":"Information Systems Research","DOI":"10.1287/isre.2023.0332","ISSN":"1047-7047","issue":"2","language":"en","note":"</w:instrText>
      </w:r>
      <w:r w:rsidR="006C29A2" w:rsidRPr="00015210">
        <w:rPr>
          <w:rFonts w:ascii="Apple Color Emoji" w:hAnsi="Apple Color Emoji" w:cs="Apple Color Emoji"/>
        </w:rPr>
        <w:instrText>🏷️</w:instrText>
      </w:r>
      <w:r w:rsidR="006C29A2" w:rsidRPr="00015210">
        <w:instrText xml:space="preserve"> /unread</w:instrText>
      </w:r>
      <w:r w:rsidR="006C29A2" w:rsidRPr="00015210">
        <w:instrText>、</w:instrText>
      </w:r>
      <w:r w:rsidR="006C29A2" w:rsidRPr="00015210">
        <w:instrText>generative AI</w:instrText>
      </w:r>
      <w:r w:rsidR="006C29A2" w:rsidRPr="00015210">
        <w:instrText>、</w:instrText>
      </w:r>
      <w:r w:rsidR="006C29A2" w:rsidRPr="00015210">
        <w:instrText>difference-in-differences</w:instrText>
      </w:r>
      <w:r w:rsidR="006C29A2" w:rsidRPr="00015210">
        <w:instrText>、</w:instrText>
      </w:r>
      <w:r w:rsidR="006C29A2" w:rsidRPr="00015210">
        <w:instrText>answer quality</w:instrText>
      </w:r>
      <w:r w:rsidR="006C29A2" w:rsidRPr="00015210">
        <w:instrText>、</w:instrText>
      </w:r>
      <w:r w:rsidR="006C29A2" w:rsidRPr="00015210">
        <w:instrText>answer quantity</w:instrText>
      </w:r>
      <w:r w:rsidR="006C29A2" w:rsidRPr="00015210">
        <w:instrText>、</w:instrText>
      </w:r>
      <w:r w:rsidR="006C29A2" w:rsidRPr="00015210">
        <w:instrText>voluntary Q&amp;A platforms</w:instrText>
      </w:r>
      <w:r w:rsidR="006C29A2" w:rsidRPr="00015210">
        <w:instrText>、</w:instrText>
      </w:r>
      <w:r w:rsidR="006C29A2" w:rsidRPr="0001521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6C29A2" w:rsidRPr="00015210">
        <w:fldChar w:fldCharType="separate"/>
      </w:r>
      <w:r w:rsidR="00546B58" w:rsidRPr="00015210">
        <w:t>(Borwankar et al. 2026; Fang &amp; Zhou 2026; Shan &amp; Qiu 2026)</w:t>
      </w:r>
      <w:r w:rsidR="006C29A2" w:rsidRPr="00015210">
        <w:fldChar w:fldCharType="end"/>
      </w:r>
      <w:r w:rsidR="006C29A2" w:rsidRPr="00015210">
        <w:t>.</w:t>
      </w:r>
    </w:p>
    <w:p w14:paraId="3ED4C0FD" w14:textId="4636981D" w:rsidR="000E4EEB" w:rsidRPr="00015210" w:rsidDel="000C65E3" w:rsidRDefault="000E4EEB">
      <w:pPr>
        <w:pStyle w:val="Paragraph0"/>
        <w:rPr>
          <w:del w:id="381" w:author="Xin Li" w:date="2026-08-21T07:15:00Z" w16du:dateUtc="2026-08-20T23:15:00Z"/>
        </w:rPr>
      </w:pPr>
      <w:r w:rsidRPr="00015210">
        <w:t xml:space="preserve">Part of this divergence might reflect differences in platform, unit of analysis, and how style is operationalized. Taken together, these studies establish an important and non-obvious result: AI adoption changes not only how much answerers write but how they write. </w:t>
      </w:r>
      <w:ins w:id="382" w:author="Xin Li" w:date="2026-08-21T07:13:00Z" w16du:dateUtc="2026-08-20T23:13:00Z">
        <w:r w:rsidR="000C65E3">
          <w:t xml:space="preserve">While </w:t>
        </w:r>
      </w:ins>
      <w:del w:id="383" w:author="Xin Li" w:date="2026-08-21T07:13:00Z" w16du:dateUtc="2026-08-20T23:13:00Z">
        <w:r w:rsidRPr="00015210" w:rsidDel="000C65E3">
          <w:delText xml:space="preserve">We suggest that the divergence is consistent with </w:delText>
        </w:r>
      </w:del>
      <w:r w:rsidRPr="00015210">
        <w:t xml:space="preserve">AI </w:t>
      </w:r>
      <w:ins w:id="384" w:author="Xin Li" w:date="2026-08-21T07:14:00Z" w16du:dateUtc="2026-08-20T23:14:00Z">
        <w:r w:rsidR="000C65E3">
          <w:t xml:space="preserve">may </w:t>
        </w:r>
      </w:ins>
      <w:r w:rsidRPr="00015210">
        <w:t>exert</w:t>
      </w:r>
      <w:del w:id="385" w:author="Xin Li" w:date="2026-08-21T07:14:00Z" w16du:dateUtc="2026-08-20T23:14:00Z">
        <w:r w:rsidRPr="00015210" w:rsidDel="000C65E3">
          <w:delText>ing</w:delText>
        </w:r>
      </w:del>
      <w:r w:rsidRPr="00015210">
        <w:t xml:space="preserve"> </w:t>
      </w:r>
      <w:ins w:id="386" w:author="Xin Li" w:date="2026-08-21T07:14:00Z" w16du:dateUtc="2026-08-20T23:14:00Z">
        <w:r w:rsidR="000C65E3">
          <w:t xml:space="preserve">complicated impacts on </w:t>
        </w:r>
      </w:ins>
      <w:del w:id="387" w:author="Xin Li" w:date="2026-08-21T07:14:00Z" w16du:dateUtc="2026-08-20T23:14:00Z">
        <w:r w:rsidRPr="00015210" w:rsidDel="000C65E3">
          <w:delText xml:space="preserve">two forces </w:delText>
        </w:r>
      </w:del>
      <w:ins w:id="388" w:author="Xin Li" w:date="2026-08-21T07:14:00Z" w16du:dateUtc="2026-08-20T23:14:00Z">
        <w:r w:rsidR="000C65E3">
          <w:t xml:space="preserve">answerers in the process, </w:t>
        </w:r>
      </w:ins>
      <w:del w:id="389" w:author="Xin Li" w:date="2026-08-21T07:14:00Z" w16du:dateUtc="2026-08-20T23:14:00Z">
        <w:r w:rsidRPr="00015210" w:rsidDel="000C65E3">
          <w:delText>that this stream</w:delText>
        </w:r>
        <w:r w:rsidR="00534D0B" w:rsidRPr="00015210" w:rsidDel="000C65E3">
          <w:delText>’</w:delText>
        </w:r>
        <w:r w:rsidRPr="00015210" w:rsidDel="000C65E3">
          <w:delText>s designs cannot separate. As a drafting aid, AI encourages elaboration and length. As a source of competitive pressure on the community as a whole, it pushes answerers toward concise, differentiated contrib</w:delText>
        </w:r>
      </w:del>
      <w:del w:id="390" w:author="Xin Li" w:date="2026-08-21T07:15:00Z" w16du:dateUtc="2026-08-20T23:15:00Z">
        <w:r w:rsidRPr="00015210" w:rsidDel="000C65E3">
          <w:delText>utions that AI cannot readily replicate. Which force dominates should depend on which role AI plays in a given setting, and this stream</w:delText>
        </w:r>
      </w:del>
      <w:ins w:id="391" w:author="Xin Li" w:date="2026-08-21T07:15:00Z" w16du:dateUtc="2026-08-20T23:15:00Z">
        <w:r w:rsidR="000C65E3">
          <w:t>it is</w:t>
        </w:r>
      </w:ins>
      <w:r w:rsidRPr="00015210">
        <w:t xml:space="preserve"> </w:t>
      </w:r>
      <w:del w:id="392" w:author="Xin Li" w:date="2026-08-21T07:15:00Z" w16du:dateUtc="2026-08-20T23:15:00Z">
        <w:r w:rsidRPr="00015210" w:rsidDel="000C65E3">
          <w:delText>can</w:delText>
        </w:r>
      </w:del>
      <w:r w:rsidRPr="00015210">
        <w:t xml:space="preserve">not </w:t>
      </w:r>
      <w:ins w:id="393" w:author="Xin Li" w:date="2026-08-21T07:15:00Z" w16du:dateUtc="2026-08-20T23:15:00Z">
        <w:r w:rsidR="000C65E3">
          <w:t xml:space="preserve">easy to </w:t>
        </w:r>
      </w:ins>
      <w:r w:rsidRPr="00015210">
        <w:t>answer the question because AI</w:t>
      </w:r>
      <w:r w:rsidR="00534D0B" w:rsidRPr="00015210">
        <w:t>’</w:t>
      </w:r>
      <w:r w:rsidRPr="00015210">
        <w:t>s contribution is not visible</w:t>
      </w:r>
      <w:del w:id="394" w:author="Xin Li" w:date="2026-08-21T07:16:00Z" w16du:dateUtc="2026-08-20T23:16:00Z">
        <w:r w:rsidRPr="00015210" w:rsidDel="000C65E3">
          <w:delText xml:space="preserve"> </w:delText>
        </w:r>
      </w:del>
      <w:del w:id="395" w:author="Xin Li" w:date="2026-08-21T07:15:00Z" w16du:dateUtc="2026-08-20T23:15:00Z">
        <w:r w:rsidRPr="00015210" w:rsidDel="000C65E3">
          <w:delText>as such</w:delText>
        </w:r>
      </w:del>
      <w:del w:id="396" w:author="Xin Li" w:date="2026-08-21T07:16:00Z" w16du:dateUtc="2026-08-20T23:16:00Z">
        <w:r w:rsidRPr="00015210" w:rsidDel="000C65E3">
          <w:delText>.</w:delText>
        </w:r>
      </w:del>
    </w:p>
    <w:p w14:paraId="02FC76DE" w14:textId="7578F764" w:rsidR="000E4EEB" w:rsidRPr="00015210" w:rsidRDefault="000E4EEB" w:rsidP="000C65E3">
      <w:pPr>
        <w:pStyle w:val="Paragraph0"/>
      </w:pPr>
      <w:del w:id="397" w:author="Xin Li" w:date="2026-08-21T07:16:00Z" w16du:dateUtc="2026-08-20T23:16:00Z">
        <w:r w:rsidRPr="00015210" w:rsidDel="000C65E3">
          <w:delText>That invisibility is the stream</w:delText>
        </w:r>
        <w:r w:rsidR="00534D0B" w:rsidRPr="00015210" w:rsidDel="000C65E3">
          <w:delText>’</w:delText>
        </w:r>
        <w:r w:rsidRPr="00015210" w:rsidDel="000C65E3">
          <w:delText>s defining limitation</w:delText>
        </w:r>
      </w:del>
      <w:r w:rsidRPr="00015210">
        <w:t>. A human answerer</w:t>
      </w:r>
      <w:r w:rsidR="00534D0B" w:rsidRPr="00015210">
        <w:t>’</w:t>
      </w:r>
      <w:r w:rsidRPr="00015210">
        <w:t xml:space="preserve">s use of AI cannot be observed by other community members, and in most cases cannot be observed by the researcher either. </w:t>
      </w:r>
      <w:r w:rsidRPr="00015210">
        <w:lastRenderedPageBreak/>
        <w:t xml:space="preserve">Studies in this stream can therefore detect that answering behavior changed, but cannot determine whether the change was produced by AI-generated </w:t>
      </w:r>
      <w:r w:rsidRPr="00015210">
        <w:rPr>
          <w:i/>
          <w:iCs/>
        </w:rPr>
        <w:t>content</w:t>
      </w:r>
      <w:r w:rsidRPr="00015210">
        <w:t xml:space="preserve"> or by the </w:t>
      </w:r>
      <w:r w:rsidRPr="00015210">
        <w:rPr>
          <w:i/>
          <w:iCs/>
        </w:rPr>
        <w:t>knowledge</w:t>
      </w:r>
      <w:r w:rsidRPr="00015210">
        <w:t xml:space="preserve"> that a contribution is AI-generated. </w:t>
      </w:r>
      <w:del w:id="398" w:author="Xin Li" w:date="2026-08-21T07:16:00Z" w16du:dateUtc="2026-08-20T23:16:00Z">
        <w:r w:rsidRPr="00015210" w:rsidDel="000C65E3">
          <w:delText>Nor can they observe the competitive signal an answerer faced at the moment of deciding, since no answerer in this stream ever sees a contribution identified as machine-produced.</w:delText>
        </w:r>
      </w:del>
    </w:p>
    <w:p w14:paraId="2A68C4AB" w14:textId="40ACFBB1" w:rsidR="000E4EEB" w:rsidRPr="00015210" w:rsidRDefault="001471CF" w:rsidP="000E4EEB">
      <w:pPr>
        <w:pStyle w:val="Heading3"/>
      </w:pPr>
      <w:ins w:id="399" w:author="Xin Li" w:date="2026-08-20T23:42:00Z" w16du:dateUtc="2026-08-20T15:42:00Z">
        <w:r>
          <w:t xml:space="preserve">Internal </w:t>
        </w:r>
      </w:ins>
      <w:r w:rsidR="000E4EEB" w:rsidRPr="00015210">
        <w:t xml:space="preserve">AI as an </w:t>
      </w:r>
      <w:del w:id="400" w:author="Xin Li" w:date="2026-08-20T23:42:00Z" w16du:dateUtc="2026-08-20T15:42:00Z">
        <w:r w:rsidR="000E4EEB" w:rsidRPr="00015210" w:rsidDel="001471CF">
          <w:delText xml:space="preserve">Identified </w:delText>
        </w:r>
      </w:del>
      <w:ins w:id="401" w:author="Xin Li" w:date="2026-08-20T23:42:00Z" w16du:dateUtc="2026-08-20T15:42:00Z">
        <w:r>
          <w:t>Answerer Competitor</w:t>
        </w:r>
      </w:ins>
      <w:del w:id="402" w:author="Xin Li" w:date="2026-08-20T23:42:00Z" w16du:dateUtc="2026-08-20T15:42:00Z">
        <w:r w:rsidR="000E4EEB" w:rsidRPr="00015210" w:rsidDel="001471CF">
          <w:delText>Rival Contributor</w:delText>
        </w:r>
      </w:del>
    </w:p>
    <w:p w14:paraId="104D996F" w14:textId="53A4719D" w:rsidR="000E4EEB" w:rsidRPr="00015210" w:rsidDel="00C41A58" w:rsidRDefault="000E4EEB" w:rsidP="000E4EEB">
      <w:pPr>
        <w:pStyle w:val="Paragraph0"/>
        <w:rPr>
          <w:del w:id="403" w:author="Xin Li" w:date="2026-08-21T07:23:00Z" w16du:dateUtc="2026-08-20T23:23:00Z"/>
        </w:rPr>
      </w:pPr>
      <w:r w:rsidRPr="00015210">
        <w:t xml:space="preserve">A third and much smaller stream examines AI that posts answers under its own explicit label, alongside human contributors, on the same questions. Here AI is a </w:t>
      </w:r>
      <w:del w:id="404" w:author="Xin Li" w:date="2026-08-22T07:37:00Z" w16du:dateUtc="2026-08-21T23:37:00Z">
        <w:r w:rsidRPr="00015210" w:rsidDel="004E55FA">
          <w:delText>rival</w:delText>
        </w:r>
      </w:del>
      <w:ins w:id="405" w:author="Xin Li" w:date="2026-08-22T07:37:00Z" w16du:dateUtc="2026-08-21T23:37:00Z">
        <w:r w:rsidR="004E55FA">
          <w:t>competitor</w:t>
        </w:r>
      </w:ins>
      <w:r w:rsidRPr="00015210">
        <w:t xml:space="preserve"> to the </w:t>
      </w:r>
      <w:r w:rsidRPr="00015210">
        <w:rPr>
          <w:i/>
          <w:iCs/>
        </w:rPr>
        <w:t>human answerer</w:t>
      </w:r>
      <w:r w:rsidRPr="00015210">
        <w:t>, competing for the same viewers</w:t>
      </w:r>
      <w:r w:rsidR="00534D0B" w:rsidRPr="00015210">
        <w:t>’</w:t>
      </w:r>
      <w:r w:rsidRPr="00015210">
        <w:t xml:space="preserve"> attention and recognition, and both the source and the content of its contribution are visible.</w:t>
      </w:r>
    </w:p>
    <w:p w14:paraId="0C04027B" w14:textId="695A6ECE" w:rsidR="000E4EEB" w:rsidRDefault="00C41A58" w:rsidP="000E4EEB">
      <w:pPr>
        <w:pStyle w:val="Paragraph0"/>
        <w:rPr>
          <w:ins w:id="406" w:author="Xin Li" w:date="2026-08-21T09:51:00Z" w16du:dateUtc="2026-08-21T01:51:00Z"/>
        </w:rPr>
      </w:pPr>
      <w:ins w:id="407" w:author="Xin Li" w:date="2026-08-21T07:23:00Z" w16du:dateUtc="2026-08-20T23:23:00Z">
        <w:r>
          <w:t xml:space="preserve"> </w:t>
        </w:r>
      </w:ins>
      <w:r w:rsidR="000E4EEB" w:rsidRPr="00015210">
        <w:t>Only Su et al. (2025) has examined this configuration empirically. Studying Quora</w:t>
      </w:r>
      <w:r w:rsidR="00534D0B" w:rsidRPr="00015210">
        <w:t>’</w:t>
      </w:r>
      <w:r w:rsidR="000E4EEB" w:rsidRPr="00015210">
        <w:t xml:space="preserve">s deployment of Sage, they report positive effects on human contribution, including increases in the number and length of answers. Two features of their setting differ from </w:t>
      </w:r>
      <w:del w:id="408" w:author="Xin Li" w:date="2026-08-21T07:22:00Z" w16du:dateUtc="2026-08-20T23:22:00Z">
        <w:r w:rsidR="000E4EEB" w:rsidRPr="00015210" w:rsidDel="00C41A58">
          <w:delText xml:space="preserve">ours </w:delText>
        </w:r>
      </w:del>
      <w:ins w:id="409" w:author="Xin Li" w:date="2026-08-21T07:22:00Z" w16du:dateUtc="2026-08-20T23:22:00Z">
        <w:r>
          <w:t>the “competitor” nature of AI</w:t>
        </w:r>
        <w:r w:rsidRPr="00015210">
          <w:t xml:space="preserve"> </w:t>
        </w:r>
      </w:ins>
      <w:r w:rsidR="000E4EEB" w:rsidRPr="00015210">
        <w:t xml:space="preserve">in ways that plausibly determine the sign of the effect. First, </w:t>
      </w:r>
      <w:r w:rsidR="000E4EEB" w:rsidRPr="00015210">
        <w:rPr>
          <w:i/>
          <w:iCs/>
        </w:rPr>
        <w:t>timing</w:t>
      </w:r>
      <w:r w:rsidR="000E4EEB" w:rsidRPr="00015210">
        <w:t xml:space="preserve">: their AI answers are added roughly three months after the original post, </w:t>
      </w:r>
      <w:del w:id="410" w:author="Xin Li" w:date="2026-08-21T07:20:00Z" w16du:dateUtc="2026-08-20T23:20:00Z">
        <w:r w:rsidR="000E4EEB" w:rsidRPr="00015210" w:rsidDel="00C41A58">
          <w:delText xml:space="preserve">by which point questions have already accumulated human responses, </w:delText>
        </w:r>
      </w:del>
      <w:r w:rsidR="000E4EEB" w:rsidRPr="00015210">
        <w:t xml:space="preserve">so AI enters as a retrospective supplement to an established discussion rather than as a competitor whom human contributors encounter on arrival. Second, </w:t>
      </w:r>
      <w:r w:rsidR="000E4EEB" w:rsidRPr="00015210">
        <w:rPr>
          <w:i/>
          <w:iCs/>
        </w:rPr>
        <w:t>domain</w:t>
      </w:r>
      <w:r w:rsidR="000E4EEB" w:rsidRPr="00015210">
        <w:t xml:space="preserve">: Quora is a general-interest platform spanning philosophy, personal advice, and cultural discussion, where the value of a human contribution rests substantially on subjective interpretation and lived experience that AI cannot easily substitute for. In technical communities, contributions are evaluated primarily on correctness and efficiency, </w:t>
      </w:r>
      <w:del w:id="411" w:author="Xin Li" w:date="2026-08-21T07:23:00Z" w16du:dateUtc="2026-08-20T23:23:00Z">
        <w:r w:rsidR="000E4EEB" w:rsidRPr="00015210" w:rsidDel="00C41A58">
          <w:delText xml:space="preserve">precisely the dimensions on which AI capability is strongest, and a labeled </w:delText>
        </w:r>
      </w:del>
      <w:r w:rsidR="000E4EEB" w:rsidRPr="00015210">
        <w:t>AI answer</w:t>
      </w:r>
      <w:ins w:id="412" w:author="Xin Li" w:date="2026-08-21T07:23:00Z" w16du:dateUtc="2026-08-20T23:23:00Z">
        <w:r>
          <w:t xml:space="preserve">’s competition with </w:t>
        </w:r>
      </w:ins>
      <w:del w:id="413" w:author="Xin Li" w:date="2026-08-21T07:23:00Z" w16du:dateUtc="2026-08-20T23:23:00Z">
        <w:r w:rsidR="000E4EEB" w:rsidRPr="00015210" w:rsidDel="00C41A58">
          <w:delText xml:space="preserve"> that arrives within minutes competes directly with </w:delText>
        </w:r>
      </w:del>
      <w:r w:rsidR="000E4EEB" w:rsidRPr="00015210">
        <w:t>human answer</w:t>
      </w:r>
      <w:ins w:id="414" w:author="Xin Li" w:date="2026-08-21T07:23:00Z" w16du:dateUtc="2026-08-20T23:23:00Z">
        <w:r>
          <w:t xml:space="preserve"> may be stronger, which are not fully</w:t>
        </w:r>
      </w:ins>
      <w:ins w:id="415" w:author="Xin Li" w:date="2026-08-21T07:24:00Z" w16du:dateUtc="2026-08-20T23:24:00Z">
        <w:r>
          <w:t xml:space="preserve"> elaborated in the literature and will be investigated in this study</w:t>
        </w:r>
      </w:ins>
      <w:ins w:id="416" w:author="Xin Li" w:date="2026-08-21T07:23:00Z" w16du:dateUtc="2026-08-20T23:23:00Z">
        <w:r>
          <w:t xml:space="preserve">. </w:t>
        </w:r>
      </w:ins>
      <w:del w:id="417" w:author="Xin Li" w:date="2026-08-21T07:24:00Z" w16du:dateUtc="2026-08-20T23:24:00Z">
        <w:r w:rsidR="000E4EEB" w:rsidRPr="00015210" w:rsidDel="00C41A58">
          <w:delText>ers from the outset.</w:delText>
        </w:r>
      </w:del>
    </w:p>
    <w:p w14:paraId="05BEBF95" w14:textId="5E072BC2" w:rsidR="00CF1F0C" w:rsidRDefault="00CF1F0C">
      <w:pPr>
        <w:pStyle w:val="Heading2"/>
        <w:rPr>
          <w:ins w:id="418" w:author="Xin Li" w:date="2026-08-21T07:24:00Z" w16du:dateUtc="2026-08-20T23:24:00Z"/>
        </w:rPr>
        <w:pPrChange w:id="419" w:author="Xin Li" w:date="2026-08-21T09:51:00Z" w16du:dateUtc="2026-08-21T01:51:00Z">
          <w:pPr>
            <w:pStyle w:val="Paragraph0"/>
          </w:pPr>
        </w:pPrChange>
      </w:pPr>
      <w:ins w:id="420" w:author="Xin Li" w:date="2026-08-21T09:51:00Z" w16du:dateUtc="2026-08-21T01:51:00Z">
        <w:r>
          <w:t xml:space="preserve">Content vs. Label in Affecting Human Contribution </w:t>
        </w:r>
      </w:ins>
    </w:p>
    <w:p w14:paraId="10DFE348" w14:textId="566D7FEB" w:rsidR="000E4EEB" w:rsidRPr="00015210" w:rsidDel="00C41A58" w:rsidRDefault="000E4EEB" w:rsidP="003A2B8C">
      <w:pPr>
        <w:pStyle w:val="Heading2"/>
        <w:rPr>
          <w:del w:id="421" w:author="Xin Li" w:date="2026-08-21T07:24:00Z" w16du:dateUtc="2026-08-20T23:24:00Z"/>
          <w:rFonts w:ascii="Heiti TC" w:eastAsia="Heiti TC" w:hAnsi="Heiti TC" w:cs="Heiti TC"/>
        </w:rPr>
      </w:pPr>
      <w:del w:id="422" w:author="Xin Li" w:date="2026-08-21T07:24:00Z" w16du:dateUtc="2026-08-20T23:24:00Z">
        <w:r w:rsidRPr="00015210" w:rsidDel="00C41A58">
          <w:delText>Whether internal AI complements or displaces human contribution is therefore likely contingent on domain and on timing. The configuration most consequential for platform design, immediate AI competition in a domain where AI is capable, remains unexamined. We return to reconciling our findings with those of Su et al. (2025) in Section 7.</w:delText>
        </w:r>
        <w:r w:rsidRPr="00015210" w:rsidDel="00C41A58">
          <w:rPr>
            <w:rFonts w:ascii="Heiti TC" w:eastAsia="Heiti TC" w:hAnsi="Heiti TC" w:cs="Heiti TC"/>
          </w:rPr>
          <w:delText xml:space="preserve"> </w:delText>
        </w:r>
      </w:del>
    </w:p>
    <w:p w14:paraId="6A4E53A4" w14:textId="054AD27D" w:rsidR="003A2B8C" w:rsidRPr="00015210" w:rsidRDefault="003A2B8C">
      <w:pPr>
        <w:pStyle w:val="Heading3"/>
        <w:pPrChange w:id="423" w:author="Xin Li" w:date="2026-08-21T09:51:00Z" w16du:dateUtc="2026-08-21T01:51:00Z">
          <w:pPr>
            <w:pStyle w:val="Heading2"/>
          </w:pPr>
        </w:pPrChange>
      </w:pPr>
      <w:ins w:id="424" w:author="Xin Li" w:date="2026-08-21T07:28:00Z" w16du:dateUtc="2026-08-20T23:28:00Z">
        <w:r w:rsidRPr="00015210">
          <w:t xml:space="preserve">Human Responses to </w:t>
        </w:r>
      </w:ins>
      <w:del w:id="425" w:author="Xin Li" w:date="2026-08-21T07:28:00Z" w16du:dateUtc="2026-08-20T23:28:00Z">
        <w:r w:rsidRPr="00015210" w:rsidDel="00045AE1">
          <w:delText xml:space="preserve">How </w:delText>
        </w:r>
      </w:del>
      <w:r w:rsidRPr="00015210">
        <w:t xml:space="preserve">Prior Contributions </w:t>
      </w:r>
      <w:del w:id="426" w:author="Xin Li" w:date="2026-08-21T07:29:00Z" w16du:dateUtc="2026-08-20T23:29:00Z">
        <w:r w:rsidRPr="00015210" w:rsidDel="00045AE1">
          <w:delText xml:space="preserve">Shape Human Contribution </w:delText>
        </w:r>
      </w:del>
      <w:r w:rsidRPr="00015210">
        <w:t>in Online Q&amp;A Communities</w:t>
      </w:r>
    </w:p>
    <w:p w14:paraId="65E44217" w14:textId="391F5CFB" w:rsidR="003A2B8C" w:rsidRPr="00015210" w:rsidDel="003A2B8C" w:rsidRDefault="003A2B8C" w:rsidP="003A2B8C">
      <w:pPr>
        <w:pStyle w:val="Paragraph0"/>
        <w:rPr>
          <w:del w:id="427" w:author="Xin Li" w:date="2026-08-21T07:44:00Z" w16du:dateUtc="2026-08-20T23:44:00Z"/>
          <w:moveTo w:id="428" w:author="Xin Li" w:date="2026-08-21T07:42:00Z" w16du:dateUtc="2026-08-20T23:42:00Z"/>
        </w:rPr>
      </w:pPr>
      <w:moveToRangeStart w:id="429" w:author="Xin Li" w:date="2026-08-21T07:42:00Z" w:name="move238190562"/>
      <w:moveTo w:id="430" w:author="Xin Li" w:date="2026-08-21T07:42:00Z" w16du:dateUtc="2026-08-20T23:42:00Z">
        <w:r w:rsidRPr="00015210">
          <w:t>A broad</w:t>
        </w:r>
        <w:del w:id="431" w:author="Xin Li" w:date="2026-08-21T07:42:00Z" w16du:dateUtc="2026-08-20T23:42:00Z">
          <w:r w:rsidRPr="00015210" w:rsidDel="003A2B8C">
            <w:delText>er but separate</w:delText>
          </w:r>
        </w:del>
        <w:r w:rsidRPr="00015210">
          <w:t xml:space="preserve"> body of work identifies </w:t>
        </w:r>
        <w:del w:id="432" w:author="Xin Li" w:date="2026-08-21T07:42:00Z" w16du:dateUtc="2026-08-20T23:42:00Z">
          <w:r w:rsidRPr="00015210" w:rsidDel="003A2B8C">
            <w:delText xml:space="preserve">other </w:delText>
          </w:r>
        </w:del>
        <w:r w:rsidRPr="00015210">
          <w:t xml:space="preserve">determinants of participation. These include question formulation and formatting </w:t>
        </w:r>
        <w:r w:rsidRPr="00015210">
          <w:fldChar w:fldCharType="begin"/>
        </w:r>
        <w:r w:rsidRPr="00015210">
          <w:instrText xml:space="preserve"> ADDIN ZOTERO_ITEM CSL_CITATION {"citationID":"cFufHGgd","properties":{"unsorted":false,"formattedCitation":"(Burke et al. 2010; Calefato et al. 2018; Li et al. 2023)","plainCitation":"(Burke et al. 2010; Calefato et al. 2018; Li et al. 2023)","noteIndex":0},"citationItems":[{"id":226,"uris":["http://zotero.org/users/8905122/items/9I3VM4HZ","http://www.mendeley.com/documents/?uuid=715be277-182e-4e43-a83a-4faad2e3cbce","http://zotero.org/users/local/bVGy23C0/items/58GCB5IV"],"itemData":{"id":226,"type":"article-journal","abstract":"Early socialization experiences have a long-term impact on newcomers’ satisfaction, performance, and intention to stay in a group. We know that newcomers proactively shape their own socialization, but we know little about the behavioral tactics they employ, or how the words they choose affect their acceptance by the group. The present article highlights three common conversational strategies of newcomers to online groups: (a) group-based membership claims, in which newcomers describe initial participation in the group; (b) identity-based membership claims, in which they describe their similarity to the group’s focal social category; and (c) information requests, in which they ask for help. Using machine learning to identify these conversational strategies automatically in 12,000 newcomers’ messages to approximately 100 online groups, we find that they are correlated with increased group responsiveness. We follow this analysis with two controlled field experiments to demonstrate that when individuals attest to previous group participation and make specific requests for information, community responsiveness increases, but claims of shared identity with the group have no impact.\n\n</w:instrText>
        </w:r>
        <w:r w:rsidRPr="00015210">
          <w:instrText>【摘要翻译】早期的社交经历对新来者的满意度、表现和留在群体中的意愿有长期影响。我们知道新来者主动塑造自己的社交，但我们对他们采用的行为策略，或者他们选择的词语如何影响他们被群体接受的程度知之甚少。本文强调了在线群体新成员的三种常见会话策略：（</w:instrText>
        </w:r>
        <w:r w:rsidRPr="00015210">
          <w:instrText>a</w:instrText>
        </w:r>
        <w:r w:rsidRPr="00015210">
          <w:instrText>）基于群体的成员声明，其中新成员描述了最初参与群体的情况；</w:instrText>
        </w:r>
        <w:r w:rsidRPr="00015210">
          <w:instrText>(b)</w:instrText>
        </w:r>
        <w:r w:rsidRPr="00015210">
          <w:instrText>基于身份的成员资格声明，其中他们描述了他们与群体的焦点社会类别的相似性；以及（</w:instrText>
        </w:r>
        <w:r w:rsidRPr="00015210">
          <w:instrText>c</w:instrText>
        </w:r>
        <w:r w:rsidRPr="00015210">
          <w:instrText>）信息请求，其中他们寻求帮助。使用机器学习在大约</w:instrText>
        </w:r>
        <w:r w:rsidRPr="00015210">
          <w:instrText>100</w:instrText>
        </w:r>
        <w:r w:rsidRPr="00015210">
          <w:instrText>个在线群组的</w:instrText>
        </w:r>
        <w:r w:rsidRPr="00015210">
          <w:instrText>12,000</w:instrText>
        </w:r>
        <w:r w:rsidRPr="00015210">
          <w:instrText>条新来者消息中自动识别这些会话策略，我们发现它们与群组响应能力的提高相关。我们通过两个受控的实地实验进行了这一分析，以证明当个人证明以前的群体参与并提出具体的信息请求时，社区响应能力会增加，但声称与群体共享身份没有影响。</w:instrText>
        </w:r>
        <w:r w:rsidRPr="00015210">
          <w:instrText xml:space="preserve">","archive_location":"82 </w:instrText>
        </w:r>
        <w:r w:rsidRPr="00015210">
          <w:rPr>
            <w:rFonts w:ascii="Apple Color Emoji" w:hAnsi="Apple Color Emoji" w:cs="Apple Color Emoji"/>
          </w:rPr>
          <w:instrText>📊</w:instrText>
        </w:r>
        <w:r w:rsidRPr="00015210">
          <w:instrText>","call-number":"3","container-title":"Small Group Research","DOI":"10.1177/1046496409351936","ISSN":"1046-4964","issue":"9","journalAbbreviation":"Small Gr. Res.","language":"en","note":"</w:instrText>
        </w:r>
        <w:r w:rsidRPr="00015210">
          <w:rPr>
            <w:rFonts w:ascii="Apple Color Emoji" w:hAnsi="Apple Color Emoji" w:cs="Apple Color Emoji"/>
          </w:rPr>
          <w:instrText>🏷️</w:instrText>
        </w:r>
        <w:r w:rsidRPr="00015210">
          <w:instrText xml:space="preserve"> /unread","page":"1600-1631","source":"3.7 (Q2)","title":"Membership Claims and Requests: Conversation-Level Newcomer Socialization Strategies in Online Groups","title-short":"Membership claims and requests","URL":"http://journals.sagepub.com/doi/10.1177/1046496409351936","volume":"32","author":[{"family":"Burke","given":"Moira"},{"family":"Kraut","given":"Robert"},{"family":"Joyce","given":"Elisabeth"}],"accessed":{"date-parts":[["2024",4,4]]},"issued":{"date-parts":[["2010",2]]}}},{"id":2892,"uris":["http://www.mendeley.com/documents/?uuid=291fa34f-f5b2-446d-a406-4693a1c00f92","http://zotero.org/users/8905122/items/A8ETITIC","http://zotero.org/users/local/bVGy23C0/items/IEE933TE"],"itemData":{"id":2892,"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 we empirically confirmed community guidelines that suggest avoiding rudeness in question writing.\n\n</w:instrText>
        </w:r>
        <w:r w:rsidRPr="00015210">
          <w:instrText>【摘要翻译】</w:instrText>
        </w:r>
        <w:r w:rsidRPr="00015210">
          <w:instrText>Stack Overflow</w:instrText>
        </w:r>
        <w:r w:rsidRPr="00015210">
          <w:instrText>和其他基于社区的问答（</w:instrText>
        </w:r>
        <w:r w:rsidRPr="00015210">
          <w:instrText>Q&amp;A</w:instrText>
        </w:r>
        <w:r w:rsidRPr="00015210">
          <w: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instrText>
        </w:r>
        <w:r w:rsidRPr="00015210">
          <w:instrText>87 K</w:instrText>
        </w:r>
        <w:r w:rsidRPr="00015210">
          <w: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instrText>
        </w:r>
        <w:r w:rsidRPr="00015210">
          <w:instrText xml:space="preserve">","archive_location":"106 </w:instrText>
        </w:r>
        <w:r w:rsidRPr="00015210">
          <w:rPr>
            <w:rFonts w:ascii="Apple Color Emoji" w:hAnsi="Apple Color Emoji" w:cs="Apple Color Emoji"/>
          </w:rPr>
          <w:instrText>📊</w:instrText>
        </w:r>
        <w:r w:rsidRPr="00015210">
          <w:instrText>","call-number":"2","container-title":"Information and Software Technology","DOI":"10.1016/j.infsof.2017.10.009","ISSN":"0950-5849","journalAbbreviation":"Inform. Software Tech.","language":"en","note":"</w:instrText>
        </w:r>
        <w:r w:rsidRPr="00015210">
          <w:rPr>
            <w:rFonts w:ascii="Apple Color Emoji" w:hAnsi="Apple Color Emoji" w:cs="Apple Color Emoji"/>
          </w:rPr>
          <w:instrText>🏷️</w:instrText>
        </w:r>
        <w:r w:rsidRPr="00015210">
          <w:instrText xml:space="preserve"> /reading</w:instrText>
        </w:r>
        <w:r w:rsidRPr="00015210">
          <w:instrText>、</w:instrText>
        </w:r>
        <w:r w:rsidRPr="00015210">
          <w:instrText>/unread</w:instrText>
        </w:r>
        <w:r w:rsidRPr="00015210">
          <w:instrText>、</w:instrText>
        </w:r>
        <w:r w:rsidRPr="00015210">
          <w:rPr>
            <w:rFonts w:ascii="Apple Color Emoji" w:hAnsi="Apple Color Emoji" w:cs="Apple Color Emoji"/>
          </w:rPr>
          <w:instrText>📒</w:instrText>
        </w:r>
        <w:r w:rsidRPr="00015210">
          <w:instrText>、</w:instrText>
        </w:r>
        <w:r w:rsidRPr="00015210">
          <w:instrText>Crowdsourcing</w:instrText>
        </w:r>
        <w:r w:rsidRPr="00015210">
          <w:instrText>、</w:instrText>
        </w:r>
        <w:r w:rsidRPr="00015210">
          <w:instrText>Emotion mining</w:instrText>
        </w:r>
        <w:r w:rsidRPr="00015210">
          <w:instrText>、</w:instrText>
        </w:r>
        <w:r w:rsidRPr="00015210">
          <w:instrText>Question answering</w:instrText>
        </w:r>
        <w:r w:rsidRPr="00015210">
          <w:instrText>、</w:instrText>
        </w:r>
        <w:r w:rsidRPr="00015210">
          <w:instrText>Sentiment analysis</w:instrText>
        </w:r>
        <w:r w:rsidRPr="00015210">
          <w:instrText>、</w:instrText>
        </w:r>
        <w:r w:rsidRPr="00015210">
          <w:instrText>Social software engineering</w:instrText>
        </w:r>
        <w:r w:rsidRPr="00015210">
          <w:instrText>、</w:instrText>
        </w:r>
        <w:r w:rsidRPr="00015210">
          <w:instrText>Stack Overflow","page":"186-207","source":"3.9 (Q2)","title":"How to ask for technical help? Evidence-based guidelines for writing questions on Stack Overflow","title-short":"How to ask for technical help?","URL":"https://linkinghub.elsevier.com/retrieve/pii/S0950584917301167","volume":"94","author":[{"family":"Calefato","given":"Fabio"},{"family":"Lanubile","given":"Filippo"},{"family":"Novielli","given":"Nicole"}],"accessed":{"date-parts":[["2024",3,2]]},"issued":{"date-parts":[["2018",2]]}}},{"id":2885,"uris":["http://zotero.org/users/8905122/items/LAWB48MK","http://www.mendeley.com/documents/?uuid=bcd86822-a218-4ca1-b3e5-5d58abab5af0","http://zotero.org/users/local/bVGy23C0/items/GXSMVCD9"],"itemData":{"id":2885,"type":"article-journal","abstract":"PurposeAs academic social Q&amp;A networking websites become more popular, scholars are increasingly using them to meet their information needs by asking academic questions. However, compared with other types of social media, scholars are less active on these sites, resulting in a lower response quantity for some questions. This paper explores the factors that help explain how to ask questions that generate more responses and examines the impact of different disciplines on response quantity.Design/methodology/approachThe study examines 1,968 questions in five disciplines on the academic social Q&amp;A platform ResearchGate Q&amp;A and explores how the linguistic characteristics of these questions affect the number of responses. It uses a range of methods to statistically analyze the relationship between these linguistic characteristics and the number of responses, and conducts comparisons between disciplines.FindingsThe findings indicate that some linguistic characteristics, such as sadness, positive emotion and second-person pronouns, have a positive effect on response quantity; conversely, a high level of function words and first-person pronouns has a negative effect. However, the impacts of these linguistic characteristics vary across disciplines.Originality/valueThis study provides support for academic social Q&amp;A platforms to assist scholars in asking richer questions that are likely to generate more answers across disciplines, thereby promoting improved academic communication among scholars.\n\n</w:instrText>
        </w:r>
        <w:r w:rsidRPr="00015210">
          <w:instrText>【摘要翻译】目的随着学术社交问答网站越来越受欢迎，学者越来越多地使用它们通过提出学术问题来满足他们的信息需求。然而，与其他类型的社交媒体相比，学者在这些网站上的活跃度较低，导致一些问题的回答量较低。本文探讨了有助于解释如何提出产生更多回答的问题的因素，并考察了不同学科对回答的影响</w:instrText>
        </w:r>
        <w:r w:rsidRPr="00015210">
          <w:instrText>quantity.Design/methodology/approachThe</w:instrText>
        </w:r>
        <w:r w:rsidRPr="00015210">
          <w:instrText>研究在学术社交问答平台</w:instrText>
        </w:r>
        <w:r w:rsidRPr="00015210">
          <w:instrText>Research chGate Q&amp;A</w:instrText>
        </w:r>
        <w:r w:rsidRPr="00015210">
          <w:instrText>上考察了五个学科的</w:instrText>
        </w:r>
        <w:r w:rsidRPr="00015210">
          <w:instrText>1,968</w:instrText>
        </w:r>
        <w:r w:rsidRPr="00015210">
          <w:instrText>个问题，并探讨了这些问题的语言特征如何影响回答的数量。研究结果表明，一些语言特征，如悲伤、积极情绪和第二人称代词，对回答数量有积极影响；相反，高水平的虚词和第一人称代词有消极影响。然而，这些语言特征的影响因学科而异。原创性</w:instrText>
        </w:r>
        <w:r w:rsidRPr="00015210">
          <w:instrText>/</w:instrText>
        </w:r>
        <w:r w:rsidRPr="00015210">
          <w:instrText>价值本研究为学术社会问答平台提供支持，以帮助学者提出更丰富的问题，这些问题可能会产生更多的跨学科答案，从而促进学者之间改善学术交流。</w:instrText>
        </w:r>
        <w:r w:rsidRPr="00015210">
          <w:instrText xml:space="preserve">","archive_location":"8 </w:instrText>
        </w:r>
        <w:r w:rsidRPr="00015210">
          <w:rPr>
            <w:rFonts w:ascii="Apple Color Emoji" w:hAnsi="Apple Color Emoji" w:cs="Apple Color Emoji"/>
          </w:rPr>
          <w:instrText>📊</w:instrText>
        </w:r>
        <w:r w:rsidRPr="00015210">
          <w:instrText>","call-number":"3","container-title":"Library Hi Tech","DOI":"10.1108/LHT-05-2021-0161","ISSN":"0737-8831","issue":"3","journalAbbreviation":"Libr. Hi Tech","language":"en","note":"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Information seeking</w:instrText>
        </w:r>
        <w:r w:rsidRPr="00015210">
          <w:instrText>、</w:instrText>
        </w:r>
        <w:r w:rsidRPr="00015210">
          <w:instrText>Academic questions</w:instrText>
        </w:r>
        <w:r w:rsidRPr="00015210">
          <w:instrText>、</w:instrText>
        </w:r>
        <w:r w:rsidRPr="00015210">
          <w:instrText>Academic social Q&amp;A</w:instrText>
        </w:r>
        <w:r w:rsidRPr="00015210">
          <w:instrText>、</w:instrText>
        </w:r>
        <w:r w:rsidRPr="00015210">
          <w:instrText>COMMUNITIES</w:instrText>
        </w:r>
        <w:r w:rsidRPr="00015210">
          <w:instrText>、</w:instrText>
        </w:r>
        <w:r w:rsidRPr="00015210">
          <w:instrText>Information communication</w:instrText>
        </w:r>
        <w:r w:rsidRPr="00015210">
          <w:instrText>、</w:instrText>
        </w:r>
        <w:r w:rsidRPr="00015210">
          <w:instrText>KNOWLEDGE</w:instrText>
        </w:r>
        <w:r w:rsidRPr="00015210">
          <w:instrText>、</w:instrText>
        </w:r>
        <w:r w:rsidRPr="00015210">
          <w:instrText>Linguistic characteristics</w:instrText>
        </w:r>
        <w:r w:rsidRPr="00015210">
          <w:instrText>、</w:instrText>
        </w:r>
        <w:r w:rsidRPr="00015210">
          <w:instrText>LIWC</w:instrText>
        </w:r>
        <w:r w:rsidRPr="00015210">
          <w:instrText>、</w:instrText>
        </w:r>
        <w:r w:rsidRPr="00015210">
          <w:instrText>NETWORKING</w:instrText>
        </w:r>
        <w:r w:rsidRPr="00015210">
          <w:instrText>、</w:instrText>
        </w:r>
        <w:r w:rsidRPr="00015210">
          <w:instrText>QUALITY</w:instrText>
        </w:r>
        <w:r w:rsidRPr="00015210">
          <w:instrText>、</w:instrText>
        </w:r>
        <w:r w:rsidRPr="00015210">
          <w:instrText xml:space="preserve">Response quantity","page":"921-938","source":"3.4 (Q2)","title":"Characterizing response quantity on academic social Q&amp;A sites: A multidiscipline comparison of linguistic characteristics of questions","title-short":"Characterizing response quantity on academic social Q&amp;A sites","URL":"https://www.emerald.com/insight/content/doi/10.1108/LHT-05-2021-0161/full/html","volume":"41","author":[{"family":"Li","given":"Lei"},{"family":"Li","given":"Anrunze"},{"family":"Song","given":"Xue"},{"family":"Li","given":"Xinran"},{"family":"Huang","given":"Kun"},{"family":"Ye","given":"Edwin Mouda"}],"accessed":{"date-parts":[["2024",3,2]]},"issued":{"date-parts":[["2023",7,11]]}}}],"schema":"https://github.com/citation-style-language/schema/raw/master/csl-citation.json"} </w:instrText>
        </w:r>
        <w:r w:rsidRPr="00015210">
          <w:fldChar w:fldCharType="separate"/>
        </w:r>
        <w:r w:rsidRPr="00015210">
          <w:t>(Burke et al. 2010; Calefato et al. 2018; Li et al. 2023)</w:t>
        </w:r>
        <w:r w:rsidRPr="00015210">
          <w:fldChar w:fldCharType="end"/>
        </w:r>
        <w:r w:rsidRPr="00015210">
          <w:t xml:space="preserve">, monetary and </w:t>
        </w:r>
        <w:r w:rsidRPr="00015210">
          <w:lastRenderedPageBreak/>
          <w:t xml:space="preserve">non-monetary incentives </w:t>
        </w:r>
        <w:del w:id="433" w:author="Xin Li" w:date="2026-08-21T07:42:00Z" w16du:dateUtc="2026-08-20T23:42:00Z">
          <w:r w:rsidRPr="00015210" w:rsidDel="003A2B8C">
            <w:delText xml:space="preserve">whose effects depend on context </w:delText>
          </w:r>
        </w:del>
        <w:r w:rsidRPr="00015210">
          <w:fldChar w:fldCharType="begin"/>
        </w:r>
        <w:r w:rsidRPr="00015210">
          <w:instrText xml:space="preserve"> ADDIN ZOTERO_ITEM CSL_CITATION {"citationID":"x2ytwZOQ","properties":{"unsorted":false,"formattedCitation":"(Berger et al. 2016; Jiang et al. 2024; Wang et al. 2022)","plainCitation":"(Berger et al. 2016; Jiang et al. 2024; Wang et al. 2022)","noteIndex":0},"citationItems":[{"id":3554,"uris":["http://zotero.org/users/8905122/items/U9EENK6X","http://www.mendeley.com/documents/?uuid=9e13ef74-4f98-4efb-b8b7-79150212a0cb","http://zotero.org/users/local/bVGy23C0/items/MNQA8586"],"itemData":{"id":3554,"type":"paper-conference","abstract":"Question and Answering (Q&amp;A) platforms are an important source for information and a first place to go when searching for help. Q&amp;A sites, like StackOverflow (SO), use reward systems to incentivize users to answer fast and accurately. In this paper we study and predict the response time for those questions on StackOverflow, that benefit from an additional incentive through so called bounties. Shaped by different motivations and rules these questions perform unlike regular questions. As our key finding we note that topic related factors provide a much stronger evidence than previously found factors for these questions. Finally, we compare models based on these features predicting the response time in the context of bounty questions.\n\n</w:instrText>
        </w:r>
        <w:r w:rsidRPr="00015210">
          <w:instrText>【摘要翻译】问答（</w:instrText>
        </w:r>
        <w:r w:rsidRPr="00015210">
          <w:instrText>Q&amp;a</w:instrText>
        </w:r>
        <w:r w:rsidRPr="00015210">
          <w:instrText>）平台是重要的信息来源，也是寻求帮助的首选。像</w:instrText>
        </w:r>
        <w:r w:rsidRPr="00015210">
          <w:instrText>StackOverflow</w:instrText>
        </w:r>
        <w:r w:rsidRPr="00015210">
          <w:instrText>（</w:instrText>
        </w:r>
        <w:r w:rsidRPr="00015210">
          <w:instrText>SO</w:instrText>
        </w:r>
        <w:r w:rsidRPr="00015210">
          <w:instrText>）这样的问答网站使用奖励系统来激励用户快速准确地回答问题。在本文中，我们研究并预测了</w:instrText>
        </w:r>
        <w:r w:rsidRPr="00015210">
          <w:instrText>StackOverflow</w:instrText>
        </w:r>
        <w:r w:rsidRPr="00015210">
          <w:instrText>上那些问题的响应时间，这些问题通过所谓的奖金受益于额外的激励。由不同的动机和规则形成，这些问题的表现不同于普通问题。作为我们的关键发现，我们注意到主题相关因素为这些问题提供了比以前发现的因素更强有力的证据。最后，我们比较了基于这些特征的模型，这些模型预测了赏金问题背景下的响应时间。</w:instrText>
        </w:r>
        <w:r w:rsidRPr="00015210">
          <w:instrText>","container-title":"2016 IEEE/WIC/ACM International Conference on Web Intelligence (WI)","DOI":"10.1109/WI.2016.0114","event-title":"IEEE/WIC/ACM International Conference on Web Intelligence","ISBN":"978-1-5090-4470-2","language":"en","note":"</w:instrText>
        </w:r>
        <w:r w:rsidRPr="00015210">
          <w:rPr>
            <w:rFonts w:ascii="Apple Color Emoji" w:hAnsi="Apple Color Emoji" w:cs="Apple Color Emoji"/>
          </w:rPr>
          <w:instrText>🏷️</w:instrText>
        </w:r>
        <w:r w:rsidRPr="00015210">
          <w:instrText xml:space="preserve"> /unread","page":"644-649","publisher-place":"New York, USA","source":"Clarivate Analytics Web of Science","title":"A Journey of Bounty Hunters: Analyzing the Influence of Reward Systems on StackOverflow Question Response Times","title-short":"A journey of bounty hunters","URL":"http://ieeexplore.ieee.org/document/7817131/","author":[{"family":"Berger","given":"Philipp"},{"family":"Hennig","given":"Patrick"},{"family":"Bocklisch","given":"Tom"},{"family":"Herold","given":"Tom"},{"family":"Meinel","given":"Christoph"}],"accessed":{"date-parts":[["2024",3,2]]},"issued":{"date-parts":[["2016",10]]}}},{"id":2888,"uris":["http://zotero.org/users/8905122/items/XRVG8QSP","http://www.mendeley.com/documents/?uuid=461dc6d1-896e-46b6-a755-983b2e9f1803","http://zotero.org/users/local/bVGy23C0/items/Q3Z7NG9L"],"itemData":{"id":2888,"type":"article-journal","abstract":"PurposeIn the hybrid knowledge-sharing platform where paid and nonpaid (\"free\") knowledge activities coexist, users' free knowledge contribution may be influenced by financial factors. From the perspective of opportunity cost, this study investigates the direct effect of how the amount of monetary income from users' contribution to paid knowledge activities influences their free knowledge contribution behavior in the future. Further, this study aims to verify the interaction effect of financial and nonfinancial factors (i.e. the experience of free knowledge contribution and social recognition) on free knowledge contribution. Design/methodology/approachObjective data was collected from a hybrid knowledge-sharing platform in China and then analyzed by using zero-inflated negative binomial regression model. FindingsResults show that the amount of monetary income that knowledge suppliers gain from paid knowledge contribution negatively influences their free knowledge contribution. Experience of free knowledge contribution strengthens the negatively main effect, while social recognition has the weakening moderating role. Originality/valueAlthough some studies have explored and verified the positive spillover effect of financial incentives on free knowledge contribution, the quantity dimension is ignored. This study examines the hindering influence of the quantity of monetary income from the perspective of opportunity cost. By taking the characteristic of knowledge suppliers and platforms as moderators, this study deepens the understanding of the influence of monetary income on free knowledge contribution in the hybrid knowledge-sharing platform.\n\n</w:instrText>
        </w:r>
        <w:r w:rsidRPr="00015210">
          <w:instrText>【摘要翻译】目的在有偿和非有偿（</w:instrText>
        </w:r>
        <w:r w:rsidRPr="00015210">
          <w:instrText>“</w:instrText>
        </w:r>
        <w:r w:rsidRPr="00015210">
          <w:instrText>免费</w:instrText>
        </w:r>
        <w:r w:rsidRPr="00015210">
          <w:instrText>”</w:instrText>
        </w:r>
        <w:r w:rsidRPr="00015210">
          <w:instrText>）知识活动共存的混合知识共享平台中，用户的免费知识贡献可能会受到财务因素的影响。本研究从机会成本的角度考察了用户对有偿知识活动贡献的货币收入数量如何影响他们未来的免费知识贡献行为。此外，本研究旨在验证财务和非财务因素（即自由知识贡献的经验和社会认可）对自由知识贡献的交互作用。设计</w:instrText>
        </w:r>
        <w:r w:rsidRPr="00015210">
          <w:instrText>/</w:instrText>
        </w:r>
        <w:r w:rsidRPr="00015210">
          <w:instrText>方法</w:instrText>
        </w:r>
        <w:r w:rsidRPr="00015210">
          <w:instrText>/</w:instrText>
        </w:r>
        <w:r w:rsidRPr="00015210">
          <w:instrText>途径从中国的一个混合知识共享平台收集目标数据，然后使用零膨胀负二项式回归模型进行分析。研究结果表明，知识提供者从有偿知识贡献中获得的货币收入对他们的免费知识贡献有负面影响。自由知识贡献的经验增强了负主效应，而社会认可的调节作用减弱。原创性</w:instrText>
        </w:r>
        <w:r w:rsidRPr="00015210">
          <w:instrText>/</w:instrText>
        </w:r>
        <w:r w:rsidRPr="00015210">
          <w:instrText>价值尽管一些研究已经探索并验证了财务激励对免费知识贡献的积极溢出效应，但数量维度被忽略了。本研究从机会成本的角度考察了货币收入数量的阻碍性影响。本研究以知识提供者和平台的特征为调节因子，加深了对混合知识共享平台中货币收入对自由知识贡献影响的理解。</w:instrText>
        </w:r>
        <w:r w:rsidRPr="00015210">
          <w:instrText>","call-number":"2","container-title":"Journal of Knowledge Management","DOI":"10.1108/JKM-09-2022-0694","ISSN":"1367-3270","issue":"2","journalAbbreviation":"JKM","language":"en","note":"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INCENTIVES</w:instrText>
        </w:r>
        <w:r w:rsidRPr="00015210">
          <w:instrText>、</w:instrText>
        </w:r>
        <w:r w:rsidRPr="00015210">
          <w:instrText>MODEL</w:instrText>
        </w:r>
        <w:r w:rsidRPr="00015210">
          <w:instrText>、</w:instrText>
        </w:r>
        <w:r w:rsidRPr="00015210">
          <w:instrText>SELF-DETERMINATION</w:instrText>
        </w:r>
        <w:r w:rsidRPr="00015210">
          <w:instrText>、</w:instrText>
        </w:r>
        <w:r w:rsidRPr="00015210">
          <w:instrText>DESIGN</w:instrText>
        </w:r>
        <w:r w:rsidRPr="00015210">
          <w:instrText>、</w:instrText>
        </w:r>
        <w:r w:rsidRPr="00015210">
          <w:instrText>DETERMINANTS</w:instrText>
        </w:r>
        <w:r w:rsidRPr="00015210">
          <w:instrText>、</w:instrText>
        </w:r>
        <w:r w:rsidRPr="00015210">
          <w:instrText>ENGAGEMENT</w:instrText>
        </w:r>
        <w:r w:rsidRPr="00015210">
          <w:instrText>、</w:instrText>
        </w:r>
        <w:r w:rsidRPr="00015210">
          <w:instrText>Experience</w:instrText>
        </w:r>
        <w:r w:rsidRPr="00015210">
          <w:instrText>、</w:instrText>
        </w:r>
        <w:r w:rsidRPr="00015210">
          <w:instrText>Free knowledge contribution</w:instrText>
        </w:r>
        <w:r w:rsidRPr="00015210">
          <w:instrText>、</w:instrText>
        </w:r>
        <w:r w:rsidRPr="00015210">
          <w:instrText>Hybrid knowledge-sharing platforms</w:instrText>
        </w:r>
        <w:r w:rsidRPr="00015210">
          <w:instrText>、</w:instrText>
        </w:r>
        <w:r w:rsidRPr="00015210">
          <w:instrText>IMPACT</w:instrText>
        </w:r>
        <w:r w:rsidRPr="00015210">
          <w:instrText>、</w:instrText>
        </w:r>
        <w:r w:rsidRPr="00015210">
          <w:instrText>INFORMATION</w:instrText>
        </w:r>
        <w:r w:rsidRPr="00015210">
          <w:instrText>、</w:instrText>
        </w:r>
        <w:r w:rsidRPr="00015210">
          <w:instrText>Monetary income</w:instrText>
        </w:r>
        <w:r w:rsidRPr="00015210">
          <w:instrText>、</w:instrText>
        </w:r>
        <w:r w:rsidRPr="00015210">
          <w:instrText>MOTIVATION</w:instrText>
        </w:r>
        <w:r w:rsidRPr="00015210">
          <w:instrText>、</w:instrText>
        </w:r>
        <w:r w:rsidRPr="00015210">
          <w:instrText>ONLINE COMMUNITIES</w:instrText>
        </w:r>
        <w:r w:rsidRPr="00015210">
          <w:instrText>、</w:instrText>
        </w:r>
        <w:r w:rsidRPr="00015210">
          <w:instrText>Social recognition","page":"440-462","source":"7 (Q1)","title":"Monetary income as opportunity cost: exploring the negative effect on free knowledge contribution of knowledge suppliers","title-short":"Monetary income as opportunity cost","URL":"https://www.emerald.com/insight/content/doi/10.1108/JKM-09-2022-0694/full/html","volume":"28","author":[{"family":"Jiang","given":"Shan"},{"family":"Nguyen","given":"Duc Khuong"},{"family":"Dai","given":"Peng-Fei"},{"family":"Meng","given":"Qingxin"}],"accessed":{"date-parts":[["2024",3,1]]},"issued":{"date-parts":[["2024",3,4]]}}},{"id":103,"uris":["http://zotero.org/users/8905122/items/DPBS3UGJ","http://www.mendeley.com/documents/?uuid=ed704cec-f0de-412b-bbef-73e24282c1c4","http://zotero.org/users/local/bVGy23C0/items/SHL2DFIK"],"itemData":{"id":103,"type":"article-journal","abstract":"With the growing popularity of online Q&amp;A communities, motivating continuous high-quality knowledge contribution is a key challenge for sustainable community development. Although feedback mechanisms are designed to meet this challenge, there is still no comprehensive understanding of the impact of feedback. Most previous research focuses on feedback valence (i.e., positive or negative) but ignores potential differences associated with the expression of feedback (i.e., textual or nontextual). To address this research gap, we classify community feedback into four types on the dimension of expression and valence to examine their effects on continuous high-quality knowledge contribution. Using a longitudinal knowledge contribution dataset collected from a leading online Q&amp;A community, our empirical results with a series of robustness checks show that (1) positive nontextual feedback is negatively correlated with the continuous contribution of high-quality knowl-edge, whereas the other three types of feedback generate positive effects; (2) textual and nontextual positive feedback generates significantly opposite effects, but there is no statistically significant difference between textual and nontextual negative feedback. The additional analyses generate a deeper understanding of feedback effects, including disassembling feedback effects on the knowledge quantity and quality, and verifying the moderating effects of user reputation values on feedback effects. This study extends research concerning feed-back and continuous knowledge contribution and generates important managerial implications for the online Q&amp;A community.\n\n</w:instrText>
        </w:r>
        <w:r w:rsidRPr="00015210">
          <w:instrText>【摘要翻译】随着在线问答社区的日益普及，激励持续的高质量知识贡献是社区可持续发展的关键挑战。尽管反馈机制旨在应对这一挑战，但对反馈的影响仍然没有全面的认识。以往的大多数研究侧重于反馈效价（即积极或消极），但忽略了与反馈表达相关的潜在差异（即文本或非文本）。为了解决这一研究差距，我们在表达和效价维度上将社区反馈分为四种类型，以检查它们对持续高质量知识贡献的影响。使用从领先的在线问答社区收集的纵向知识贡献数据集，我们通过一系列稳健性检查的实证结果表明：（</w:instrText>
        </w:r>
        <w:r w:rsidRPr="00015210">
          <w:instrText>1</w:instrText>
        </w:r>
        <w:r w:rsidRPr="00015210">
          <w:instrText>）正非文本反馈与高质量知识边缘的持续贡献负相关，而其他三种类型的反馈产生正效应；（</w:instrText>
        </w:r>
        <w:r w:rsidRPr="00015210">
          <w:instrText>2</w:instrText>
        </w:r>
        <w:r w:rsidRPr="00015210">
          <w:instrText>）文本和非文本正反馈产生显著相反的效应，但文本和非文本负反馈之间没有统计学上的显著差异。额外的分析使我们对反馈效应有了更深入的理解，包括拆解反馈对知识数量和质量的影响，并验证用户声誉值对反馈效应的调节作用。本研究扩展了关于反馈和持续知识贡献的研究，并为在线问答社区产生了重要的管理意义。</w:instrText>
        </w:r>
        <w:r w:rsidRPr="00015210">
          <w:instrText xml:space="preserve">","archive_location":"11 </w:instrText>
        </w:r>
        <w:r w:rsidRPr="00015210">
          <w:rPr>
            <w:rFonts w:ascii="Apple Color Emoji" w:hAnsi="Apple Color Emoji" w:cs="Apple Color Emoji"/>
          </w:rPr>
          <w:instrText>📊</w:instrText>
        </w:r>
        <w:r w:rsidRPr="00015210">
          <w:instrText>","call-number":"1","container-title":"Decision Support Systems","DOI":"10.1016/j.dss.2022.113750","ISSN":"0167-9236","journalAbbreviation":"Decis. Support Syst.","language":"en","note":"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VIRTUAL COMMUNITIES</w:instrText>
        </w:r>
        <w:r w:rsidRPr="00015210">
          <w:instrText>、</w:instrText>
        </w:r>
        <w:r w:rsidRPr="00015210">
          <w:instrText>BEHAVIOR</w:instrText>
        </w:r>
        <w:r w:rsidRPr="00015210">
          <w:instrText>、</w:instrText>
        </w:r>
        <w:r w:rsidRPr="00015210">
          <w:instrText>SELF-EFFICACY</w:instrText>
        </w:r>
        <w:r w:rsidRPr="00015210">
          <w:instrText>、</w:instrText>
        </w:r>
        <w:r w:rsidRPr="00015210">
          <w:instrText>Continuous knowledge contribution</w:instrText>
        </w:r>
        <w:r w:rsidRPr="00015210">
          <w:instrText>、</w:instrText>
        </w:r>
        <w:r w:rsidRPr="00015210">
          <w:instrText>CREDIBILITY</w:instrText>
        </w:r>
        <w:r w:rsidRPr="00015210">
          <w:instrText>、</w:instrText>
        </w:r>
        <w:r w:rsidRPr="00015210">
          <w:instrText>ELECTRONIC NETWORKS</w:instrText>
        </w:r>
        <w:r w:rsidRPr="00015210">
          <w:instrText>、</w:instrText>
        </w:r>
        <w:r w:rsidRPr="00015210">
          <w:instrText>Feedback expressions</w:instrText>
        </w:r>
        <w:r w:rsidRPr="00015210">
          <w:instrText>、</w:instrText>
        </w:r>
        <w:r w:rsidRPr="00015210">
          <w:instrText>Feedback mechanism</w:instrText>
        </w:r>
        <w:r w:rsidRPr="00015210">
          <w:instrText>、</w:instrText>
        </w:r>
        <w:r w:rsidRPr="00015210">
          <w:instrText>Feedback valence</w:instrText>
        </w:r>
        <w:r w:rsidRPr="00015210">
          <w:instrText>、</w:instrText>
        </w:r>
        <w:r w:rsidRPr="00015210">
          <w:instrText>High-quality knowledge</w:instrText>
        </w:r>
        <w:r w:rsidRPr="00015210">
          <w:instrText>、</w:instrText>
        </w:r>
        <w:r w:rsidRPr="00015210">
          <w:instrText>MECHANISMS</w:instrText>
        </w:r>
        <w:r w:rsidRPr="00015210">
          <w:instrText>、</w:instrText>
        </w:r>
        <w:r w:rsidRPr="00015210">
          <w:instrText>OnlineQ&amp;A community</w:instrText>
        </w:r>
        <w:r w:rsidRPr="00015210">
          <w:instrText>、</w:instrText>
        </w:r>
        <w:r w:rsidRPr="00015210">
          <w:instrText>PERFORMANCE FEEDBACK</w:instrText>
        </w:r>
        <w:r w:rsidRPr="00015210">
          <w:instrText>、</w:instrText>
        </w:r>
        <w:r w:rsidRPr="00015210">
          <w:instrText>SIGN</w:instrText>
        </w:r>
        <w:r w:rsidRPr="00015210">
          <w:instrText>、</w:instrText>
        </w:r>
        <w:r w:rsidRPr="00015210">
          <w:instrText xml:space="preserve">USER-GENERATED CONTENT","page":"113750","source":"7.5 (Q1)","title":"Which feedback matters? The role of expressions and valence in continuous high-quality knowledge contribution in the online Q&amp;A community","title-short":"Which feedback matters?","URL":"https://linkinghub.elsevier.com/retrieve/pii/S0167923622000215","volume":"156","author":[{"family":"Wang","given":"Ning"},{"family":"Liu","given":"Yang"},{"family":"Xiao","given":"Shengsheng"}],"accessed":{"date-parts":[["2024",3,2]]},"issued":{"date-parts":[["2022",5]]}}}],"schema":"https://github.com/citation-style-language/schema/raw/master/csl-citation.json"} </w:instrText>
        </w:r>
        <w:r w:rsidRPr="00015210">
          <w:fldChar w:fldCharType="separate"/>
        </w:r>
        <w:r w:rsidRPr="00015210">
          <w:t>(Berger et al. 2016; Jiang et al. 2024; Wang et al. 2022)</w:t>
        </w:r>
        <w:r w:rsidRPr="00015210">
          <w:fldChar w:fldCharType="end"/>
        </w:r>
        <w:r w:rsidRPr="00015210">
          <w:t xml:space="preserve">, feedback and reciprocity </w:t>
        </w:r>
        <w:r w:rsidRPr="00015210">
          <w:fldChar w:fldCharType="begin"/>
        </w:r>
        <w:r w:rsidRPr="00015210">
          <w:instrText xml:space="preserve"> ADDIN ZOTERO_ITEM CSL_CITATION {"citationID":"2dEheXRH","properties":{"unsorted":false,"formattedCitation":"(Li et al. 2020; Moon &amp; Sproull 2008)","plainCitation":"(Li et al. 2020; Moon &amp; Sproull 2008)","noteIndex":0},"citationItems":[{"id":2910,"uris":["http://zotero.org/users/8905122/items/AQ36K4UN","http://www.mendeley.com/documents/?uuid=4ec04646-5a45-464c-8019-47503d876822","http://zotero.org/users/local/bVGy23C0/items/6L4NTYU6"],"itemData":{"id":2910,"type":"article-journal","abstract":"Online communities that curate knowledge critically depend on high-quality contributions from anonymous expert users. Understanding users' motivation to contribute knowledge helps practitioners design such websites for optimal user contribution and user benefits. Researchers have studied reciprocity as a motivation for users to share knowledge online. In this study, we focus on two different types of reciprocity as drivers of online contribution: ex-post and ex-ante reciprocity. Ex-post reciprocity refers to users who received help from others in the past and pay back by helping others at present. Using a quasi-experiment performed via the instrumental variable method as the identification strategy, we test whether users who received more answers last week answer more questions in the current week on StackOverflow.com. We find a significant positive relationship between ex-post reciprocity and knowledge contribution, and such a reciprocal motivation diminishes with time. Ex-ante reciprocity refers to people helping others in expectation of future help from others. Using data from StackOverflow.com, we take advantage of a natural experiment with a difference-indifferences analysis and find evidence supporting the existence of ex-ante reciprocity. This study offers a new taxonomy for reciprocity and new insights on how reciprocity drives online knowledge sharing.\n\n</w:instrText>
        </w:r>
        <w:r w:rsidRPr="00015210">
          <w:instrText>【摘要翻译】管理知识的在线社区主要依赖于匿名专家用户的高质量贡献。了解用户贡献知识的动机有助于从业者设计这样的网站，以获得最佳的用户贡献和用户利益。研究人员研究了互惠作为用户在线分享知识的动机。在这项研究中，我们关注两种不同类型的互惠作为在线贡献的驱动因素：事后互惠和事前互惠。事后互惠是指过去接受过他人帮助，现在通过帮助他人来回报的用户。使用通过工具变量方法进行的准实验作为识别策略，我们测试上周收到更多答案的用户是否在本周回答了更多关于</w:instrText>
        </w:r>
        <w:r w:rsidRPr="00015210">
          <w:instrText>StackOverflow.com</w:instrText>
        </w:r>
        <w:r w:rsidRPr="00015210">
          <w:instrText>的问题。我们发现事后互惠和知识贡献之间存在显著的正相关关系，并且这种互惠动机随着时间的推移而减弱。事前互惠是指人们帮助他人，期望将来得到他人的帮助。利用来自</w:instrText>
        </w:r>
        <w:r w:rsidRPr="00015210">
          <w:instrText>StackOverflow.com</w:instrText>
        </w:r>
        <w:r w:rsidRPr="00015210">
          <w:instrText>的数据，我们利用差异</w:instrText>
        </w:r>
        <w:r w:rsidRPr="00015210">
          <w:instrText>——</w:instrText>
        </w:r>
        <w:r w:rsidRPr="00015210">
          <w:instrText>无差异分析的自然实验，找到支持事前互惠存在的证据。这项研究为互惠提供了一个新的分类法，并对互惠如何推动在线知识共享提供了新的见解。</w:instrText>
        </w:r>
        <w:r w:rsidRPr="00015210">
          <w:instrText xml:space="preserve">","archive_location":"5 </w:instrText>
        </w:r>
        <w:r w:rsidRPr="00015210">
          <w:rPr>
            <w:rFonts w:ascii="Apple Color Emoji" w:hAnsi="Apple Color Emoji" w:cs="Apple Color Emoji"/>
          </w:rPr>
          <w:instrText>📊</w:instrText>
        </w:r>
        <w:r w:rsidRPr="00015210">
          <w:instrText>","container-title":"ACM Transactions on Management Information Systems","DOI":"10.1145/3371388","ISSN":"2158-656X","issue":"1","journalAbbreviation":"ACM Trans. Manage. Inf. Syst.","language":"en","note":"</w:instrText>
        </w:r>
        <w:r w:rsidRPr="00015210">
          <w:rPr>
            <w:rFonts w:ascii="Apple Color Emoji" w:hAnsi="Apple Color Emoji" w:cs="Apple Color Emoji"/>
          </w:rPr>
          <w:instrText>🏷️</w:instrText>
        </w:r>
        <w:r w:rsidRPr="00015210">
          <w:instrText xml:space="preserve"> /reading</w:instrText>
        </w:r>
        <w:r w:rsidRPr="00015210">
          <w:instrText>、</w:instrText>
        </w:r>
        <w:r w:rsidRPr="00015210">
          <w:instrText>/unread</w:instrText>
        </w:r>
        <w:r w:rsidRPr="00015210">
          <w:instrText>、</w:instrText>
        </w:r>
        <w:r w:rsidRPr="00015210">
          <w:rPr>
            <w:rFonts w:ascii="Apple Color Emoji" w:hAnsi="Apple Color Emoji" w:cs="Apple Color Emoji"/>
          </w:rPr>
          <w:instrText>📒</w:instrText>
        </w:r>
        <w:r w:rsidRPr="00015210">
          <w:instrText>、</w:instrText>
        </w:r>
        <w:r w:rsidRPr="00015210">
          <w:instrText>ex-ante</w:instrText>
        </w:r>
        <w:r w:rsidRPr="00015210">
          <w:instrText>、</w:instrText>
        </w:r>
        <w:r w:rsidRPr="00015210">
          <w:instrText>Ex-post</w:instrText>
        </w:r>
        <w:r w:rsidRPr="00015210">
          <w:instrText>、</w:instrText>
        </w:r>
        <w:r w:rsidRPr="00015210">
          <w:instrText>knowledge sharing</w:instrText>
        </w:r>
        <w:r w:rsidRPr="00015210">
          <w:instrText>、</w:instrText>
        </w:r>
        <w:r w:rsidRPr="00015210">
          <w:instrText>Q&amp;A website</w:instrText>
        </w:r>
        <w:r w:rsidRPr="00015210">
          <w:instrText>、</w:instrText>
        </w:r>
        <w:r w:rsidRPr="00015210">
          <w:instrText>reciprocity</w:instrText>
        </w:r>
        <w:r w:rsidRPr="00015210">
          <w:instrText>、</w:instrText>
        </w:r>
        <w:r w:rsidRPr="00015210">
          <w:instrText>SUPPORT</w:instrText>
        </w:r>
        <w:r w:rsidRPr="00015210">
          <w:instrText>、</w:instrText>
        </w:r>
        <w:r w:rsidRPr="00015210">
          <w:instrText>USERS","page":"1-26","source":"2.5","title":"Invested or indebted: Ex-ante and ex-post reciprocity in online knowledge sharing communities","title-short":"Invested or indebted","URL":"https://dl.acm.org/doi/10.1145/3371388","volume":"11","author":[{"family":"Li","given":"Hongfei"},{"family":"Shankar","given":"Ramesh"},{"family":"Stallaert","given":"Jan"}],"accessed":{"date-parts":[["2024",3,2]]},"issued":{"date-parts":[["2020",3,31]]}}},{"id":156,"uris":["http://zotero.org/users/8905122/items/FDZ49AED","http://www.mendeley.com/documents/?uuid=620ecc34-6cd1-4a8a-a4f5-ab2dca7bb322","http://zotero.org/users/local/bVGy23C0/items/AZA3J3HS"],"itemData":{"id":156,"type":"article-journal","abstract":"This paper explores a new phenomenon at the intersection of digital networks and organizations—the Internet-based volunteer work force—people who use Internet applications to pursue a personal interest through volunteering contributions of time and talent that may create value for organizations and their customers or members. This work force is not centrally organized, managed, or measured. It is an emergent phenomenon resulting from discretionary small actions taken by large numbers of people, enabled by technology and human initiative. This paper proposes a general framework for understanding the phenomenon and offers an empirical investigation of one component of it—the role of feedback in producing and sustaining high-quality contributions from this work force. In a comparative study of Internet-based voluntary technical support groups for software problems, we found that in groups who implement systematic quality feedback systems (compared to those that do not), question askers return over a longer duration, answer providers contribute more often, and technical problem resolution is more effective. We also found that with systematic feedback, volunteers who produce higher quality contributions have longer participation duration, and participation duration is positively associated with community maintenance contributions.\n\n</w:instrText>
        </w:r>
        <w:r w:rsidRPr="00015210">
          <w:instrText>【摘要翻译】本文探讨了数字网络和组织交叉点上的一种新现象</w:instrText>
        </w:r>
        <w:r w:rsidRPr="00015210">
          <w:instrText>——</w:instrText>
        </w:r>
        <w:r w:rsidRPr="00015210">
          <w:instrText>基于互联网的志愿者劳动力</w:instrText>
        </w:r>
        <w:r w:rsidRPr="00015210">
          <w:instrText>——</w:instrText>
        </w:r>
        <w:r w:rsidRPr="00015210">
          <w:instrText>使用互联网应用程序通过志愿贡献时间和才能来追求个人兴趣的人，这可能为组织及其客户或成员创造价值。这种劳动力不是集中组织、管理或衡量的。这是一种新兴现象，由技术和人类主动性促成的大量人随意采取的小行动造成。本文提出了一个理解这一现象的总体框架，并对其中一个组成部分</w:instrText>
        </w:r>
        <w:r w:rsidRPr="00015210">
          <w:instrText>——</w:instrText>
        </w:r>
        <w:r w:rsidRPr="00015210">
          <w:instrText>反馈在产生和维持劳动力高质量贡献中的作用</w:instrText>
        </w:r>
        <w:r w:rsidRPr="00015210">
          <w:instrText>——</w:instrText>
        </w:r>
        <w:r w:rsidRPr="00015210">
          <w:instrText>进行了实证研究。在一项基于互联网的软件问题自愿技术支持小组的比较研究中，我们发现，在实施系统质量反馈系统的小组中（与不实施系统的小组相比），提问者返回的时间更长，答案提供者贡献的频率更高，技术问题解决更有效。我们还发现，有了系统的反馈，做出更高质量贡献的志愿者有更长的参与持续时间，参与持续时间与社区维护贡献正相关。</w:instrText>
        </w:r>
        <w:r w:rsidRPr="00015210">
          <w:instrText xml:space="preserve">","archive_location":"153 </w:instrText>
        </w:r>
        <w:r w:rsidRPr="00015210">
          <w:rPr>
            <w:rFonts w:ascii="Apple Color Emoji" w:hAnsi="Apple Color Emoji" w:cs="Apple Color Emoji"/>
          </w:rPr>
          <w:instrText>📊</w:instrText>
        </w:r>
        <w:r w:rsidRPr="00015210">
          <w:instrText>","call-number":"3","container-title":"Information Systems Research","DOI":"10.1287/isre.1080.0208","ISSN":"1047-7047","issue":"4","journalAbbreviation":"Inform. Syst. Res.","language":"en","note":"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feedback</w:instrText>
        </w:r>
        <w:r w:rsidRPr="00015210">
          <w:instrText>、</w:instrText>
        </w:r>
        <w:r w:rsidRPr="00015210">
          <w:instrText>systematic quality feedback system</w:instrText>
        </w:r>
        <w:r w:rsidRPr="00015210">
          <w:instrText>、</w:instrText>
        </w:r>
        <w:r w:rsidRPr="00015210">
          <w:instrText>voluntary technical support group</w:instrText>
        </w:r>
        <w:r w:rsidRPr="00015210">
          <w:instrText>、</w:instrText>
        </w:r>
        <w:r w:rsidRPr="00015210">
          <w:instrText>volunteer turnover</w:instrText>
        </w:r>
        <w:r w:rsidRPr="00015210">
          <w:instrText>、</w:instrText>
        </w:r>
        <w:r w:rsidRPr="00015210">
          <w:instrText xml:space="preserve">volunteer work force","page":"494-515","source":"4.9 (Q1)","title":"The role of feedback in managing the Internet-based volunteer work force","URL":"https://pubsonline.informs.org/doi/10.1287/isre.1080.0208","volume":"19","author":[{"family":"Moon","given":"Jae Yun"},{"family":"Sproull","given":"Lee S."}],"accessed":{"date-parts":[["2024",4,4]]},"issued":{"date-parts":[["2008",12]]}}}],"schema":"https://github.com/citation-style-language/schema/raw/master/csl-citation.json"} </w:instrText>
        </w:r>
        <w:r w:rsidRPr="00015210">
          <w:fldChar w:fldCharType="separate"/>
        </w:r>
        <w:r w:rsidRPr="00015210">
          <w:t>(Li et al. 2020; Moon &amp; Sproull 2008)</w:t>
        </w:r>
        <w:r w:rsidRPr="00015210">
          <w:fldChar w:fldCharType="end"/>
        </w:r>
        <w:r w:rsidRPr="00015210">
          <w:t xml:space="preserve">, and gamification </w:t>
        </w:r>
        <w:r w:rsidRPr="00015210">
          <w:fldChar w:fldCharType="begin"/>
        </w:r>
        <w:r w:rsidRPr="00015210">
          <w:instrText xml:space="preserve"> ADDIN ZOTERO_ITEM CSL_CITATION {"citationID":"bhG7NcUc","properties":{"unsorted":false,"formattedCitation":"(Chen et al. 2022; Meng et al. 2013)","plainCitation":"(Chen et al. 2022; Meng et al. 2013)","noteIndex":0},"citationItems":[{"id":2897,"uris":["http://zotero.org/users/8905122/items/J44QYVNE","http://www.mendeley.com/documents/?uuid=4265454e-c38d-47cf-92b9-c9ae58bc424f","http://zotero.org/users/local/bVGy23C0/items/WK699KZE"],"itemData":{"id":2897,"type":"article-journal","abstract":"Many online question-and-answer (Q&amp;A) communities have tried to motivate knowledge contribution through the implementation of gamification mechanisms. We know little, though, about the effectiveness of specific hierarchical privilege levels (a.k.a. “leveling up”) and non-hierarchical incentives (e.g., independent reputation gains and achievement badges) in promoting knowledge contribution. Drawing on goal-setting theory, expectancy-value theory, and other related theories, this study models how hierarchical privilege levels and nonhierarchical incentives serve as motivational goals stimulating continued knowledge contribution. By analyzing a rich dataset collected from an online Q&amp;A platform, we find that closeness to the next hierarchical privilege level does, indeed, have a curvilinear relationship with continued knowledge contribution. Interestingly, nonhierarchical incentives, including reputation gains and granted badges, help to maintain continued knowledge contribution. Notably, user reputation diminishes the effects of both privilege levels and granted badges on future knowledge contribution. This implies that these gamification mechanisms, while potentially powerful for incentivizing user engagement in knowledge contribution, might not work as effectively for participants with already established reputations in the online community. This research provides theoretical and practical implications for motivating continued user knowledge contribution in online Q&amp;A communities.\n\n</w:instrText>
        </w:r>
        <w:r w:rsidRPr="00015210">
          <w:instrText>【摘要翻译】</w:instrText>
        </w:r>
        <w:r w:rsidRPr="00015210">
          <w:instrText xml:space="preserve">undefined","archive_location":"25 </w:instrText>
        </w:r>
        <w:r w:rsidRPr="00015210">
          <w:rPr>
            <w:rFonts w:ascii="Apple Color Emoji" w:hAnsi="Apple Color Emoji" w:cs="Apple Color Emoji"/>
          </w:rPr>
          <w:instrText>📊</w:instrText>
        </w:r>
        <w:r w:rsidRPr="00015210">
          <w:instrText>","call-number":"1","container-title":"Decision Support Systems","DOI":"10.1016/j.dss.2021.113667","ISSN":"0167-9236","journalAbbreviation":"Decis. Support Syst.","language":"en","license":"</w:instrText>
        </w:r>
        <w:r w:rsidRPr="00015210">
          <w:rPr>
            <w:rFonts w:ascii="Apple Color Emoji" w:hAnsi="Apple Color Emoji" w:cs="Apple Color Emoji"/>
          </w:rPr>
          <w:instrText>⭐⭐⭐</w:instrText>
        </w:r>
        <w:r w:rsidRPr="00015210">
          <w:instrText>","note":"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/reading","page":"113667","source":"7.5 (Q1)","title":"The impact of hierarchical privilege levels and non-hierarchical incentives on continued contribution in online Q&amp;A communities: A motivational model of gamification goals","title-short":"The impact of hierarchical privilege levels and non-hierarchical incentives on continued contribution in online Q&amp;a communities","URL":"https://linkinghub.elsevier.com/retrieve/pii/S0167923621001779","volume":"153","author":[{"family":"Chen","given":"Langtao"},{"family":"Baird","given":"Aaron"},{"family":"Straub","given":"Detmar"}],"accessed":{"date-parts":[["2024",3,2]]},"issued":{"date-parts":[["2022",2]]}}},{"id":3551,"uris":["http://zotero.org/users/8905122/items/Y3CVARAU","http://www.mendeley.com/documents/?uuid=1f851625-9123-4b58-88b8-e1519c4e3dc4","http://zotero.org/users/local/bVGy23C0/items/BN3QJKHY"],"itemData":{"id":3551,"type":"paper-conference","abstract":"Open, online social question and answer sites (SQAs) have captured the public attention in recent years. As SQAs become increasingly popular knowledge sharing platforms, issues about how open online community systems will evolve are becoming vital to our understanding of these systems. In this paper, we outline how an SQA site functions as a social learning community. The success of an SQA site depends not only on effectively organizing and delivering information, but also on whether it can attract participants and motivate them to contribute. We present early work investigating the effect of badges on users' participation in an online SQAs community, Stack Exchange. This research-in-progress paper highlights factors that help users develop into literate and productive community contributors in social platforms and considers the design implications of these observations.\n\n</w:instrText>
        </w:r>
        <w:r w:rsidRPr="00015210">
          <w:instrText>【摘要翻译】近年来，开放的在线社交问答网站（</w:instrText>
        </w:r>
        <w:r w:rsidRPr="00015210">
          <w:instrText>SQAs</w:instrText>
        </w:r>
        <w:r w:rsidRPr="00015210">
          <w:instrText>）吸引了公众的注意力。随着</w:instrText>
        </w:r>
        <w:r w:rsidRPr="00015210">
          <w:instrText>SQAs</w:instrText>
        </w:r>
        <w:r w:rsidRPr="00015210">
          <w:instrText>成为越来越受欢迎的知识共享平台，关于开放在线社区系统将如何发展的问题对于我们理解这些系统变得至关重要。在本文中，我们概述了</w:instrText>
        </w:r>
        <w:r w:rsidRPr="00015210">
          <w:instrText>SQA</w:instrText>
        </w:r>
        <w:r w:rsidRPr="00015210">
          <w:instrText>网站如何作为一个社会学习社区运作。</w:instrText>
        </w:r>
        <w:r w:rsidRPr="00015210">
          <w:instrText>SQA</w:instrText>
        </w:r>
        <w:r w:rsidRPr="00015210">
          <w:instrText>网站的成功不仅取决于有效地组织和传递信息，还取决于它是否能吸引参与者并激励他们做出贡献。我们介绍了早期的工作，调查徽章对用户参与在线</w:instrText>
        </w:r>
        <w:r w:rsidRPr="00015210">
          <w:instrText>SQAs</w:instrText>
        </w:r>
        <w:r w:rsidRPr="00015210">
          <w:instrText>社区</w:instrText>
        </w:r>
        <w:r w:rsidRPr="00015210">
          <w:instrText>Stack Exchange</w:instrText>
        </w:r>
        <w:r w:rsidRPr="00015210">
          <w:instrText>的影响。这篇正在进行的研究论文强调了帮助用户在社交平台中发展成为有文化和有生产力的社区贡献者的因素，并考虑了这些观察结果的设计含义。</w:instrText>
        </w:r>
        <w:r w:rsidRPr="00015210">
          <w:instrText>","container-title":"Proceedings of Americas Conference on Information Systems","event-title":"19th Americas Conference on Information Systems (AMCIS)","ISBN":"978-0-615-55907-0","language":"en","note":"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participation</w:instrText>
        </w:r>
        <w:r w:rsidRPr="00015210">
          <w:instrText>、</w:instrText>
        </w:r>
        <w:r w:rsidRPr="00015210">
          <w:instrText>badge system</w:instrText>
        </w:r>
        <w:r w:rsidRPr="00015210">
          <w:instrText>、</w:instrText>
        </w:r>
        <w:r w:rsidRPr="00015210">
          <w:instrText>motivation and incentives</w:instrText>
        </w:r>
        <w:r w:rsidRPr="00015210">
          <w:instrText>、</w:instrText>
        </w:r>
        <w:r w:rsidRPr="00015210">
          <w:instrText xml:space="preserve">SQAs","page":"2478-2484","publisher-place":"Atlanta, USA","source":"Clarivate Analytics Web of Science","title":"Motivational effects of badge systems on participation in Stack Exchange social Q&amp;A online community","URL":"https://aisel.aisnet.org/amcis2013/VirtualCommunities/RoundTablePresentations/2","volume":"4","author":[{"family":"Meng","given":"Xu"},{"family":"Webster","given":"Sarah A."},{"family":"Butler","given":"Brian S."}],"accessed":{"date-parts":[["2024",3,2]]},"issued":{"date-parts":[["2013"]]}}}],"schema":"https://github.com/citation-style-language/schema/raw/master/csl-citation.json"} </w:instrText>
        </w:r>
        <w:r w:rsidRPr="00015210">
          <w:fldChar w:fldCharType="separate"/>
        </w:r>
        <w:r w:rsidRPr="00015210">
          <w:t>(Chen et al. 2022; Meng et al. 2013)</w:t>
        </w:r>
        <w:r w:rsidRPr="00015210">
          <w:fldChar w:fldCharType="end"/>
        </w:r>
        <w:r w:rsidRPr="00015210">
          <w:t xml:space="preserve">. </w:t>
        </w:r>
      </w:moveTo>
      <w:ins w:id="434" w:author="Xin Li" w:date="2026-08-21T07:43:00Z" w16du:dateUtc="2026-08-20T23:43:00Z">
        <w:r>
          <w:t xml:space="preserve">Focusing on the role of internal GenAI as an answerer, we care about the dynamics of answers, which are </w:t>
        </w:r>
      </w:ins>
      <w:ins w:id="435" w:author="Xin Li" w:date="2026-08-21T07:44:00Z" w16du:dateUtc="2026-08-20T23:44:00Z">
        <w:r>
          <w:t>different</w:t>
        </w:r>
      </w:ins>
      <w:ins w:id="436" w:author="Xin Li" w:date="2026-08-21T07:43:00Z" w16du:dateUtc="2026-08-20T23:43:00Z">
        <w:r>
          <w:t xml:space="preserve"> </w:t>
        </w:r>
      </w:ins>
      <w:ins w:id="437" w:author="Xin Li" w:date="2026-08-21T07:44:00Z" w16du:dateUtc="2026-08-20T23:44:00Z">
        <w:r>
          <w:t>from this set of studies. In particular, w</w:t>
        </w:r>
      </w:ins>
      <w:moveTo w:id="438" w:author="Xin Li" w:date="2026-08-21T07:42:00Z" w16du:dateUtc="2026-08-20T23:42:00Z">
        <w:del w:id="439" w:author="Xin Li" w:date="2026-08-21T07:44:00Z" w16du:dateUtc="2026-08-20T23:44:00Z">
          <w:r w:rsidRPr="00015210" w:rsidDel="003A2B8C">
            <w:delText>These determinants are properties of the question or the platform, not properties of the prior content that a newcomer confronts upon arrival. They are also fixed before any particular competitor appears. Our study holds them constant by design.</w:delText>
          </w:r>
        </w:del>
      </w:moveTo>
    </w:p>
    <w:moveToRangeEnd w:id="429"/>
    <w:p w14:paraId="79C65CB9" w14:textId="1A881571" w:rsidR="003A2B8C" w:rsidRDefault="003A2B8C" w:rsidP="003A2B8C">
      <w:pPr>
        <w:pStyle w:val="Paragraph0"/>
      </w:pPr>
      <w:del w:id="440" w:author="Xin Li" w:date="2026-08-21T07:34:00Z" w16du:dateUtc="2026-08-20T23:34:00Z">
        <w:r w:rsidRPr="00015210" w:rsidDel="00C5280B">
          <w:delText xml:space="preserve">Our setting concerns how the presence of a prior AI contribution affects a subsequent human one in an online Q&amp;A community. We therefore build on research that examines how existing content in a question thread influences human contribution. Contributing an answer is seldom an isolated act. </w:delText>
        </w:r>
      </w:del>
      <w:del w:id="441" w:author="Xin Li" w:date="2026-08-21T07:44:00Z" w16du:dateUtc="2026-08-20T23:44:00Z">
        <w:r w:rsidRPr="00015210" w:rsidDel="003A2B8C">
          <w:delText>W</w:delText>
        </w:r>
      </w:del>
      <w:r w:rsidRPr="00015210">
        <w:t xml:space="preserve">hen a potential contributor arrives at a question, that question usually already displays some prior </w:t>
      </w:r>
      <w:del w:id="442" w:author="Xin Li" w:date="2026-08-21T07:44:00Z" w16du:dateUtc="2026-08-20T23:44:00Z">
        <w:r w:rsidRPr="00015210" w:rsidDel="003A2B8C">
          <w:delText>content</w:delText>
        </w:r>
      </w:del>
      <w:ins w:id="443" w:author="Xin Li" w:date="2026-08-21T07:44:00Z" w16du:dateUtc="2026-08-20T23:44:00Z">
        <w:r>
          <w:t>answers, which affect</w:t>
        </w:r>
      </w:ins>
      <w:ins w:id="444" w:author="Xin Li" w:date="2026-08-21T07:34:00Z" w16du:dateUtc="2026-08-20T23:34:00Z">
        <w:r>
          <w:t xml:space="preserve"> the response of human</w:t>
        </w:r>
      </w:ins>
      <w:ins w:id="445" w:author="Xin Li" w:date="2026-08-21T07:44:00Z" w16du:dateUtc="2026-08-20T23:44:00Z">
        <w:r>
          <w:t xml:space="preserve"> answerers</w:t>
        </w:r>
      </w:ins>
      <w:ins w:id="446" w:author="Xin Li" w:date="2026-08-21T07:34:00Z" w16du:dateUtc="2026-08-20T23:34:00Z">
        <w:r>
          <w:t xml:space="preserve">. </w:t>
        </w:r>
      </w:ins>
    </w:p>
    <w:p w14:paraId="5DC5F3E8" w14:textId="533A1CD5" w:rsidR="003A2B8C" w:rsidRDefault="003A2B8C" w:rsidP="003A2B8C">
      <w:pPr>
        <w:pStyle w:val="Paragraph0"/>
        <w:rPr>
          <w:ins w:id="447" w:author="Xin Li" w:date="2026-08-21T07:39:00Z" w16du:dateUtc="2026-08-20T23:39:00Z"/>
        </w:rPr>
      </w:pPr>
      <w:del w:id="448" w:author="Xin Li" w:date="2026-08-21T07:35:00Z" w16du:dateUtc="2026-08-20T23:35:00Z">
        <w:r w:rsidRPr="00015210" w:rsidDel="00C5280B">
          <w:delText>, and this content is the most immediate evidence about the value of adding one more answer.</w:delText>
        </w:r>
      </w:del>
      <w:r w:rsidRPr="00015210">
        <w:t xml:space="preserve">Prior work suggests that existing content shapes subsequent answering through four </w:t>
      </w:r>
      <w:del w:id="449" w:author="Xin Li" w:date="2026-08-21T07:35:00Z" w16du:dateUtc="2026-08-20T23:35:00Z">
        <w:r w:rsidRPr="00015210" w:rsidDel="00C5280B">
          <w:delText xml:space="preserve">related but analytically distinct </w:delText>
        </w:r>
      </w:del>
      <w:r w:rsidRPr="00015210">
        <w:t xml:space="preserve">features: presence, volume, quality, and source. The first two features concern whether a new answer is still needed. The mere presence of prior answers can reduce a potential contributor’s perceived marginal value, because the question appears at least partially solved; this logic is consistent with classic free-riding arguments, in which individual incentives decline as others have already contributed </w:t>
      </w:r>
      <w:r w:rsidRPr="00015210">
        <w:fldChar w:fldCharType="begin"/>
      </w:r>
      <w:r w:rsidRPr="00015210">
        <w:instrText xml:space="preserve"> ADDIN ZOTERO_ITEM CSL_CITATION {"citationID":"4fyTnoJv","properties":{"unsorted":false,"formattedCitation":"(Olson Jr 1971; Zhang &amp; Zhu 2011)","plainCitation":"(Olson Jr 1971; Zhang &amp; Zhu 2011)","noteIndex":0},"citationItems":[{"id":202595,"uris":["http://zotero.org/users/8905122/items/M7R7CKJ2"],"itemData":{"id":202595,"type":"book","language":"en","note":"</w:instrText>
      </w:r>
      <w:r w:rsidRPr="00015210">
        <w:rPr>
          <w:rFonts w:ascii="Apple Color Emoji" w:hAnsi="Apple Color Emoji" w:cs="Apple Color Emoji"/>
        </w:rPr>
        <w:instrText>🏷️</w:instrText>
      </w:r>
      <w:r w:rsidRPr="00015210">
        <w:instrText xml:space="preserve"> /unread","publisher":"harvard university press","title":"The Logic of Collective Action: Public Goods and the Theory of Groups, with a new preface and appendix","volume":"124","author":[{"family":"Olson Jr","given":"Mancur"}],"issued":{"date-parts":[["1971"]]}}},{"id":201890,"uris":["http://zotero.org/users/8905122/items/857NUB9I"],"itemData":{"id":201890,"type":"article-journal","abstract":"The literature on the private provision of public goods suggests an inverse relationship between incentives to contribute and group size. We find, however, that after an exogenous reduction of group size at Chinese Wikipedia, the nonblocked contributors decrease their contributions by 42.8 percent on average. We attribute the cause to social effects: contributors receive social benefits that increase with both the amount of their contributions and group size, and the shrinking group size weakens these social benefits. Consistent with our explanation, we find that the more contributors value social benefits, the more they reduce their contributions after the block.  (JEL H41, L17, L82)","archive_location":"418 </w:instrText>
      </w:r>
      <w:r w:rsidRPr="00015210">
        <w:rPr>
          <w:rFonts w:ascii="Apple Color Emoji" w:hAnsi="Apple Color Emoji" w:cs="Apple Color Emoji"/>
        </w:rPr>
        <w:instrText>📊</w:instrText>
      </w:r>
      <w:r w:rsidRPr="00015210">
        <w:instrText>","call-number":"1","container-title":"American Economic Review","DOI":"10.1257/aer.101.4.1601","ISSN":"0002-8282","issue":"4","language":"en","note":"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Entertainment; Media</w:instrText>
      </w:r>
      <w:r w:rsidRPr="00015210">
        <w:instrText>、</w:instrText>
      </w:r>
      <w:r w:rsidRPr="00015210">
        <w:instrText>Media</w:instrText>
      </w:r>
      <w:r w:rsidRPr="00015210">
        <w:instrText>、</w:instrText>
      </w:r>
      <w:r w:rsidRPr="00015210">
        <w:instrText>Public Goods</w:instrText>
      </w:r>
      <w:r w:rsidRPr="00015210">
        <w:instrText>、</w:instrText>
      </w:r>
      <w:r w:rsidRPr="00015210">
        <w:instrText>Open Source Products and Markets</w:instrText>
      </w:r>
      <w:r w:rsidRPr="00015210">
        <w:instrText>、</w:instrText>
      </w:r>
      <w:r w:rsidRPr="00015210">
        <w:instrText>Public Goods, Open Source Products and Markets, Entertainment</w:instrText>
      </w:r>
      <w:r w:rsidRPr="00015210">
        <w:instrText>、公共物品、娱乐；媒体、开源产品和市场</w:instrText>
      </w:r>
      <w:r w:rsidRPr="00015210">
        <w:instrText xml:space="preserve">","page":"1601-1615","source":"9.5 (Q1)","title":"Group Size and Incentives to Contribute: A Natural Experiment at Chinese Wikipedia","title-short":"Group Size and Incentives to Contribute","URL":"https://www.aeaweb.org/articles?id=10.1257/aer.101.4.1601","volume":"101","author":[{"family":"Zhang","given":"Xiaoquan (Michael)"},{"family":"Zhu","given":"Feng"}],"accessed":{"date-parts":[["2026",8,10]]},"issued":{"date-parts":[["2011",6]]}}}],"schema":"https://github.com/citation-style-language/schema/raw/master/csl-citation.json"} </w:instrText>
      </w:r>
      <w:r w:rsidRPr="00015210">
        <w:fldChar w:fldCharType="separate"/>
      </w:r>
      <w:r w:rsidRPr="00015210">
        <w:t>(Olson Jr 1971; Zhang &amp; Zhu 2011)</w:t>
      </w:r>
      <w:r w:rsidRPr="00015210">
        <w:fldChar w:fldCharType="end"/>
      </w:r>
      <w:r w:rsidRPr="00015210">
        <w:t xml:space="preserve">. Beyond presence, the amount of existing content further affects the perceived room for contribution. As answers accumulate, each additional answer tends to add less new information, and threads with more prior answers may therefore offer fewer opportunities for a newcomer to make a distinctive contribution </w:t>
      </w:r>
      <w:r w:rsidRPr="00015210">
        <w:fldChar w:fldCharType="begin"/>
      </w:r>
      <w:r w:rsidRPr="00015210">
        <w:instrText xml:space="preserve"> ADDIN ZOTERO_ITEM CSL_CITATION {"citationID":"tDVr9bd9","properties":{"unsorted":false,"formattedCitation":"(Zhang et al. 2022)","plainCitation":"(Zhang et al. 2022)","noteIndex":0},"citationItems":[{"id":200498,"uris":["http://zotero.org/users/8905122/items/NE4Q9Q6W"],"itemData":{"id":200498,"type":"article-journal","abstract":"This study examined how the knowledge market promotes knowledge construction on question-and-answer (Q&amp;A) websites. Data were collected from Zhihu, one of the largest Q&amp;A sites in China. Hierarchical linear modeling was employed to estimate the dynamics of information accumulation, that is, the provision of informative content as factual construction. By employing information accumulation as the objective measure of knowledge construction, we determined that online knowledge construction was facilitated by a competitive marketplace of ideas. In addition, participation, temporal, and discourse features affected the dynamics of information accumulation. In specific, active users contributed significantly less to information accumulation than did ordinary users. Information accumulation shows a naturally decaying process represented as a function of answer order. The time interval between answers at the two preceding time points reduced the informativeness of answers at the subsequent time point. Answers with a higher readability score reduced the informativeness of subsequent answers. The results indicate that knowledge construction on Q&amp;A sites unfolds as a process of mass collaboration among users.","archive_location":"11 </w:instrText>
      </w:r>
      <w:r w:rsidRPr="00015210">
        <w:rPr>
          <w:rFonts w:ascii="Apple Color Emoji" w:hAnsi="Apple Color Emoji" w:cs="Apple Color Emoji"/>
        </w:rPr>
        <w:instrText>📊</w:instrText>
      </w:r>
      <w:r w:rsidRPr="00015210">
        <w:instrText>","call-number":"2","container-title":"EPJ Data Science","DOI":"10.1140/epjds/s13688-022-00346-6","ISSN":"2193-1127","issue":"1","journalAbbreviation":"EPJ Data Sci.","language":"en","note":"</w:instrText>
      </w:r>
      <w:r w:rsidRPr="00015210">
        <w:rPr>
          <w:rFonts w:ascii="Apple Color Emoji" w:hAnsi="Apple Color Emoji" w:cs="Apple Color Emoji"/>
        </w:rPr>
        <w:instrText>🏷️</w:instrText>
      </w:r>
      <w:r w:rsidRPr="00015210">
        <w:instrText xml:space="preserve"> /reading</w:instrText>
      </w:r>
      <w:r w:rsidRPr="00015210">
        <w:instrText>、</w:instrText>
      </w:r>
      <w:r w:rsidRPr="00015210">
        <w:instrText>Knowledge construction</w:instrText>
      </w:r>
      <w:r w:rsidRPr="00015210">
        <w:instrText>、</w:instrText>
      </w:r>
      <w:r w:rsidRPr="00015210">
        <w:instrText>Marketplace of ideas</w:instrText>
      </w:r>
      <w:r w:rsidRPr="00015210">
        <w:instrText>、</w:instrText>
      </w:r>
      <w:r w:rsidRPr="00015210">
        <w:instrText xml:space="preserve">Mass collaboration","page":"35","source":"3.1 (Q1)","title":"Dynamics of the social construction of knowledge: an empirical study of Zhihu in China","title-short":"Dynamics of the social construction of knowledge","URL":"https://doi.org/10.1140/epjds/s13688-022-00346-6","volume":"11","author":[{"family":"Zhang","given":"Lun"},{"family":"Li","given":"Yong-Ning"},{"family":"Peng","given":"Tai-Quan"},{"family":"Wu","given":"Ye"}],"accessed":{"date-parts":[["2026",8,10]]},"issued":{"date-parts":[["2022",6,4]]}}}],"schema":"https://github.com/citation-style-language/schema/raw/master/csl-citation.json"} </w:instrText>
      </w:r>
      <w:r w:rsidRPr="00015210">
        <w:fldChar w:fldCharType="separate"/>
      </w:r>
      <w:r w:rsidRPr="00015210">
        <w:t>(Zhang et al. 2022)</w:t>
      </w:r>
      <w:r w:rsidRPr="00015210">
        <w:fldChar w:fldCharType="end"/>
      </w:r>
      <w:r w:rsidRPr="00015210">
        <w:t xml:space="preserve">. The </w:t>
      </w:r>
      <w:del w:id="450" w:author="Xin Li" w:date="2026-08-21T07:39:00Z" w16du:dateUtc="2026-08-20T23:39:00Z">
        <w:r w:rsidRPr="00015210" w:rsidDel="003A2B8C">
          <w:delText>latter two</w:delText>
        </w:r>
      </w:del>
      <w:ins w:id="451" w:author="Xin Li" w:date="2026-08-21T07:39:00Z" w16du:dateUtc="2026-08-20T23:39:00Z">
        <w:r>
          <w:t>third</w:t>
        </w:r>
      </w:ins>
      <w:r w:rsidRPr="00015210">
        <w:t xml:space="preserve"> feature</w:t>
      </w:r>
      <w:del w:id="452" w:author="Xin Li" w:date="2026-08-21T07:39:00Z" w16du:dateUtc="2026-08-20T23:39:00Z">
        <w:r w:rsidRPr="00015210" w:rsidDel="003A2B8C">
          <w:delText>s</w:delText>
        </w:r>
      </w:del>
      <w:r w:rsidRPr="00015210">
        <w:t xml:space="preserve"> concern</w:t>
      </w:r>
      <w:ins w:id="453" w:author="Xin Li" w:date="2026-08-21T07:39:00Z" w16du:dateUtc="2026-08-20T23:39:00Z">
        <w:r>
          <w:t>s</w:t>
        </w:r>
      </w:ins>
      <w:r w:rsidRPr="00015210">
        <w:t xml:space="preserve"> the evaluative standard created by prior content. High-quality answers </w:t>
      </w:r>
      <w:del w:id="454" w:author="Xin Li" w:date="2026-08-21T07:46:00Z" w16du:dateUtc="2026-08-20T23:46:00Z">
        <w:r w:rsidRPr="00015210" w:rsidDel="00937BD2">
          <w:delText xml:space="preserve">do not simply substitute for later answers; they also </w:delText>
        </w:r>
      </w:del>
      <w:r w:rsidRPr="00015210">
        <w:t xml:space="preserve">signal the level of effort and expertise expected in the thread, thereby shaping the quality of subsequent contributions </w:t>
      </w:r>
      <w:r w:rsidRPr="00015210">
        <w:fldChar w:fldCharType="begin" w:fldLock="1"/>
      </w:r>
      <w:r w:rsidRPr="00015210">
        <w:instrText xml:space="preserve"> ADDIN ZOTERO_ITEM CSL_CITATION {"citationID":"4bwjyWRF","properties":{"unsorted":false,"formattedCitation":"(Shi et al. 2024)","plainCitation":"(Shi et al. 2024)","noteIndex":0},"citationItems":[{"id":151,"uris":["http://zotero.org/users/8905122/items/BN4WLAL9","http://www.mendeley.com/documents/?uuid=3f472a94-529c-416d-8fea-cc5538b0dcb0","http://zotero.org/users/local/bVGy23C0/items/5A5I769X"],"itemData":{"id":151,"type":"article-journal","abstract":"PurposeUsers' knowledge contribution behaviors are critical for online Q&amp;A communities to thrive. Well-organized question threads in online Q&amp;A communities enable users to clearly read existing answers and their evaluations before contributing. Based on the social comparison and peer influence literature, the authors examine peer influence on the informativeness of knowledge contributions in competitive settings. The authors also consider three levels of moderating factors concerning individuals' perception of competitiveness: question level, thread level and contributor level.Design/methodology/approachThe authors collected data from one of the largest online Q&amp;A communities in China. The hypotheses were validated using hierarchical linear models with cross-classified random effects. The generalized propensity score weighting method was employed for the robustness check.FindingsThe authors demonstrate the peer influence due to social comparison concerns among knowledge contribution behaviors in the same question thread. If more prior knowledge contributors choose to contribute long answers in the question thread, the subsequent contributions are more informative. This peer influence is stronger for factual questions and questions with higher popularity of answering but weaker in recommendation-type and well-answered questions and for contributors with higher social status.Originality/valueThis research provides a new cue of peer influence on online UGC contributions in competitive settings initiated by social comparison concerns. Additionally, the authors identify three levels of moderating factors (question level, thread level and contributor level) that are specific to online Q&amp;A settings and are related to a contributor's perception of competitiveness, which affect the direct effect of peer influence on knowledge contributions. Rather than focus on motivation and quality evaluation, the authors concentrate on the specific content of online knowledge contributions. Peer influence here is not based on an actual acquaintance or a following relationship but on answering the same question. The authors also illustrate the competitive peer influence in subjective and personalized behaviors in online UGC communities.\n\n</w:instrText>
      </w:r>
      <w:r w:rsidRPr="00015210">
        <w:instrText>【摘要翻译】目的用户的知识贡献行为对于在线问答社区的蓬勃发展至关重要。在线问答社区中组织良好的问题线索使用户能够在投稿前清楚地阅读现有答案及其评价。基于社会比较和同伴影响文献，作者考察了竞争环境中同伴对知识贡献信息量的影响。作者还考虑了与个人竞争力感知相关的三个层次的调节因素：问题层次、线索层次和贡献者层次。</w:instrText>
      </w:r>
      <w:r w:rsidRPr="00015210">
        <w:instrText>Design/methodology/approach</w:instrText>
      </w:r>
      <w:r w:rsidRPr="00015210">
        <w:instrText>作者从中国最大的在线问答社区之一收集了数据。使用具有交叉分类随机效应的分层线性模型验证了假设。采用广义倾向得分加权法进行稳健性检验。结果作者证明了在同一问题线索中，知识贡献行为之间由于社会比较关注而产生的同伴影响。如果更多的先验知识贡献者选择在问题线程中贡献长答案，则后续贡献的信息量更大。对于事实问题和回答受欢迎程度较高的问题，这种同伴影响较强，但对于推荐型和回答良好的问题，以及对于社会地位较高的贡献者，这种同伴影响较弱。原创性</w:instrText>
      </w:r>
      <w:r w:rsidRPr="00015210">
        <w:instrText>/</w:instrText>
      </w:r>
      <w:r w:rsidRPr="00015210">
        <w:instrText>价值这项研究提供了一个新的线索，即在由社会比较关注引发的竞争环境中，同伴对在线</w:instrText>
      </w:r>
      <w:r w:rsidRPr="00015210">
        <w:instrText>UGC</w:instrText>
      </w:r>
      <w:r w:rsidRPr="00015210">
        <w:instrText>贡献的影响。此外，作者确定了在线问答环境特有的三个层次的调节因素（问题层次、线索层次和贡献者层次），这些因素与贡献者对竞争力的看法有关，影响同伴影响对知识贡献的直接影响。作者没有关注动机和质量评估，而是专注于在线知识贡献的具体内容。这里的同伴影响不是基于实际的熟人或追随关系，而是基于对同一个问题的回答。作者还说明了在线</w:instrText>
      </w:r>
      <w:r w:rsidRPr="00015210">
        <w:instrText>UGC</w:instrText>
      </w:r>
      <w:r w:rsidRPr="00015210">
        <w:instrText>社区中主观和个性化行为中的竞争性同伴影响。</w:instrText>
      </w:r>
      <w:r w:rsidRPr="00015210">
        <w:instrText>","call-number":"3","container-title":"Internet Research","DOI":"10.1108/INTR-07-2022-0510","ISSN":"1066-2243","issue":"5","journalAbbreviation":"Internet Res.","language":"en","note":"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Knowledge contribution</w:instrText>
      </w:r>
      <w:r w:rsidRPr="00015210">
        <w:instrText>、</w:instrText>
      </w:r>
      <w:r w:rsidRPr="00015210">
        <w:instrText>Online Q&amp;A community</w:instrText>
      </w:r>
      <w:r w:rsidRPr="00015210">
        <w:instrText>、</w:instrText>
      </w:r>
      <w:r w:rsidRPr="00015210">
        <w:instrText>Peer influence</w:instrText>
      </w:r>
      <w:r w:rsidRPr="00015210">
        <w:instrText>、</w:instrText>
      </w:r>
      <w:r w:rsidRPr="00015210">
        <w:instrText xml:space="preserve">Social comparison","page":"1577-1601","source":"5.9 (Q1)","title":"Competitive peer influence on knowledge contribution behaviors in online Q&amp;A communities: A social comparison perspective","title-short":"Competitive peer influence on knowledge contribution behaviors in online Q&amp;A communities","URL":"https://www.emerald.com/insight/content/doi/10.1108/INTR-07-2022-0510/full/html","volume":"34","author":[{"family":"Shi","given":"Chencheng"},{"family":"Hu","given":"Ping"},{"family":"Fan","given":"Weiguo"},{"family":"Qiu","given":"Liangfei"}],"accessed":{"date-parts":[["2024",6,10]]},"issued":{"date-parts":[["2024",9,30]]}}}],"schema":"https://github.com/citation-style-language/schema/raw/master/csl-citation.json"} </w:instrText>
      </w:r>
      <w:r w:rsidRPr="00015210">
        <w:fldChar w:fldCharType="separate"/>
      </w:r>
      <w:r w:rsidRPr="00015210">
        <w:t>(Shi et al. 2024)</w:t>
      </w:r>
      <w:r w:rsidRPr="00015210">
        <w:fldChar w:fldCharType="end"/>
      </w:r>
      <w:r w:rsidRPr="00015210">
        <w:t xml:space="preserve">. </w:t>
      </w:r>
    </w:p>
    <w:p w14:paraId="40FF5822" w14:textId="0198CB90" w:rsidR="003A2B8C" w:rsidRPr="00015210" w:rsidRDefault="003A2B8C" w:rsidP="00963733">
      <w:pPr>
        <w:pStyle w:val="Paragraph0"/>
      </w:pPr>
      <w:r w:rsidRPr="00015210">
        <w:t xml:space="preserve">Finally, the source of a prior answer provides a social cue about who has already spoken. A contributor’s identity or standing can affect how newcomers assess their own relative position and whether their contribution is likely to be valued; consistent with this comparison logic, </w:t>
      </w:r>
      <w:r w:rsidRPr="00015210">
        <w:fldChar w:fldCharType="begin"/>
      </w:r>
      <w:r w:rsidRPr="00015210">
        <w:instrText xml:space="preserve"> ADDIN ZOTERO_ITEM CSL_CITATION {"citationID":"0rrionAl","properties":{"unsorted":false,"formattedCitation":"(Chen et al. 2010)","plainCitation":"(Chen et al. 2010)","dontUpdate":true,"noteIndex":0},"citationItems":[{"id":200661,"uris":["http://zotero.org/users/8905122/items/EALZHW2R"],"itemData":{"id":200661,"type":"article-journal","abstract":"We design a field experiment to explore the use of social comparison to increase contributions to an online community. We find that, after receiving behavioral information about the median user's total number of movie ratings, users below the median demonstrate a 530 percent increase in the number of monthly movie ratings, while those above the median decrease their ratings by 62 percent. When given outcome information about the average user's net benefit score, above-average users mainly engage in activities that help others. Our findings suggest that effective personalized social information can increase the level of public goods provision. (JEL C93, H41, L82)","archive_location":"380 </w:instrText>
      </w:r>
      <w:r w:rsidRPr="00015210">
        <w:rPr>
          <w:rFonts w:ascii="Apple Color Emoji" w:hAnsi="Apple Color Emoji" w:cs="Apple Color Emoji"/>
        </w:rPr>
        <w:instrText>📊</w:instrText>
      </w:r>
      <w:r w:rsidRPr="00015210">
        <w:instrText>","call-number":"1","container-title":"American Economic Review","DOI":"10.1257/aer.100.4.1358","ISSN":"0002-8282","issue":"4","journalAbbreviation":"American Economic Review","language":"en","note":"</w:instrText>
      </w:r>
      <w:r w:rsidRPr="00015210">
        <w:rPr>
          <w:rFonts w:ascii="Apple Color Emoji" w:hAnsi="Apple Color Emoji" w:cs="Apple Color Emoji"/>
        </w:rPr>
        <w:instrText>🏷️</w:instrText>
      </w:r>
      <w:r w:rsidRPr="00015210">
        <w:instrText xml:space="preserve"> /reading","page":"1358-1398","source":"9.5 (Q1)","title":"Social Comparisons and Contributions to Online Communities: A Field Experiment on MovieLens","title-short":"Social Comparisons and Contributions to Online Communities","URL":"https://pubs.aeaweb.org/doi/10.1257/aer.100.4.1358","volume":"100","author":[{"family":"Chen","given":"Yan"},{"family":"Harper","given":"F. Maxwell"},{"family":"Konstan","given":"Joseph"},{"family":"Li","given":"Sherry Xin"}],"accessed":{"date-parts":[["2026",8,10]]},"issued":{"date-parts":[["2010",9,1]]}}}],"schema":"https://github.com/citation-style-language/schema/raw/master/csl-citation.json"} </w:instrText>
      </w:r>
      <w:r w:rsidRPr="00015210">
        <w:fldChar w:fldCharType="separate"/>
      </w:r>
      <w:r w:rsidRPr="00015210">
        <w:t>Chen et al. (2010)</w:t>
      </w:r>
      <w:r w:rsidRPr="00015210">
        <w:fldChar w:fldCharType="end"/>
      </w:r>
      <w:r w:rsidRPr="00015210">
        <w:t xml:space="preserve"> show that information about one’s standing relative to peers changes subsequent contribution behavior. Together, this literature shows that prior contributions matter not only </w:t>
      </w:r>
      <w:r w:rsidRPr="00015210">
        <w:lastRenderedPageBreak/>
        <w:t>because they provide information, but also because they alter the perceived need, opportunity, benchmark, and social meaning of adding another answer.</w:t>
      </w:r>
    </w:p>
    <w:p w14:paraId="1EE4ED6A" w14:textId="3414F434" w:rsidR="003A2B8C" w:rsidRPr="00015210" w:rsidDel="003A2B8C" w:rsidRDefault="00CF1F0C" w:rsidP="003A2B8C">
      <w:pPr>
        <w:pStyle w:val="Paragraph0"/>
        <w:rPr>
          <w:moveFrom w:id="455" w:author="Xin Li" w:date="2026-08-21T07:42:00Z" w16du:dateUtc="2026-08-20T23:42:00Z"/>
        </w:rPr>
      </w:pPr>
      <w:ins w:id="456" w:author="Xin Li" w:date="2026-08-21T09:52:00Z" w16du:dateUtc="2026-08-21T01:52:00Z">
        <w:r>
          <w:t xml:space="preserve">In particular, relevant to the source effect is the labeling of source as human or AI. </w:t>
        </w:r>
      </w:ins>
      <w:moveFromRangeStart w:id="457" w:author="Xin Li" w:date="2026-08-21T07:42:00Z" w:name="move238190562"/>
      <w:moveFrom w:id="458" w:author="Xin Li" w:date="2026-08-21T07:42:00Z" w16du:dateUtc="2026-08-20T23:42:00Z">
        <w:r w:rsidR="003A2B8C" w:rsidRPr="00015210" w:rsidDel="003A2B8C">
          <w:t xml:space="preserve">A broader but separate body of work identifies other determinants of participation. These include question formulation and formatting </w:t>
        </w:r>
        <w:r w:rsidR="003A2B8C" w:rsidRPr="00015210" w:rsidDel="003A2B8C">
          <w:fldChar w:fldCharType="begin"/>
        </w:r>
        <w:r w:rsidR="003A2B8C" w:rsidRPr="00015210" w:rsidDel="003A2B8C">
          <w:instrText xml:space="preserve"> ADDIN ZOTERO_ITEM CSL_CITATION {"citationID":"cFufHGgd","properties":{"unsorted":false,"formattedCitation":"(Burke et al. 2010; Calefato et al. 2018; Li et al. 2023)","plainCitation":"(Burke et al. 2010; Calefato et al. 2018; Li et al. 2023)","noteIndex":0},"citationItems":[{"id":226,"uris":["http://zotero.org/users/8905122/items/9I3VM4HZ","http://www.mendeley.com/documents/?uuid=715be277-182e-4e43-a83a-4faad2e3cbce","http://zotero.org/users/local/bVGy23C0/items/58GCB5IV"],"itemData":{"id":226,"type":"article-journal","abstract":"Early socialization experiences have a long-term impact on newcomers’ satisfaction, performance, and intention to stay in a group. We know that newcomers proactively shape their own socialization, but we know little about the behavioral tactics they employ, or how the words they choose affect their acceptance by the group. The present article highlights three common conversational strategies of newcomers to online groups: (a) group-based membership claims, in which newcomers describe initial participation in the group; (b) identity-based membership claims, in which they describe their similarity to the group’s focal social category; and (c) information requests, in which they ask for help. Using machine learning to identify these conversational strategies automatically in 12,000 newcomers’ messages to approximately 100 online groups, we find that they are correlated with increased group responsiveness. We follow this analysis with two controlled field experiments to demonstrate that when individuals attest to previous group participation and make specific requests for information, community responsiveness increases, but claims of shared identity with the group have no impact.\n\n</w:instrText>
        </w:r>
        <w:r w:rsidR="003A2B8C" w:rsidRPr="00015210" w:rsidDel="003A2B8C">
          <w:instrText>【摘要翻译】早期的社交经历对新来者的满意度、表现和留在群体中的意愿有长期影响。我们知道新来者主动塑造自己的社交，但我们对他们采用的行为策略，或者他们选择的词语如何影响他们被群体接受的程度知之甚少。本文强调了在线群体新成员的三种常见会话策略：（</w:instrText>
        </w:r>
        <w:r w:rsidR="003A2B8C" w:rsidRPr="00015210" w:rsidDel="003A2B8C">
          <w:instrText>a</w:instrText>
        </w:r>
        <w:r w:rsidR="003A2B8C" w:rsidRPr="00015210" w:rsidDel="003A2B8C">
          <w:instrText>）基于群体的成员声明，其中新成员描述了最初参与群体的情况；</w:instrText>
        </w:r>
        <w:r w:rsidR="003A2B8C" w:rsidRPr="00015210" w:rsidDel="003A2B8C">
          <w:instrText>(b)</w:instrText>
        </w:r>
        <w:r w:rsidR="003A2B8C" w:rsidRPr="00015210" w:rsidDel="003A2B8C">
          <w:instrText>基于身份的成员资格声明，其中他们描述了他们与群体的焦点社会类别的相似性；以及（</w:instrText>
        </w:r>
        <w:r w:rsidR="003A2B8C" w:rsidRPr="00015210" w:rsidDel="003A2B8C">
          <w:instrText>c</w:instrText>
        </w:r>
        <w:r w:rsidR="003A2B8C" w:rsidRPr="00015210" w:rsidDel="003A2B8C">
          <w:instrText>）信息请求，其中他们寻求帮助。使用机器学习在大约</w:instrText>
        </w:r>
        <w:r w:rsidR="003A2B8C" w:rsidRPr="00015210" w:rsidDel="003A2B8C">
          <w:instrText>100</w:instrText>
        </w:r>
        <w:r w:rsidR="003A2B8C" w:rsidRPr="00015210" w:rsidDel="003A2B8C">
          <w:instrText>个在线群组的</w:instrText>
        </w:r>
        <w:r w:rsidR="003A2B8C" w:rsidRPr="00015210" w:rsidDel="003A2B8C">
          <w:instrText>12,000</w:instrText>
        </w:r>
        <w:r w:rsidR="003A2B8C" w:rsidRPr="00015210" w:rsidDel="003A2B8C">
          <w:instrText>条新来者消息中自动识别这些会话策略，我们发现它们与群组响应能力的提高相关。我们通过两个受控的实地实验进行了这一分析，以证明当个人证明以前的群体参与并提出具体的信息请求时，社区响应能力会增加，但声称与群体共享身份没有影响。</w:instrText>
        </w:r>
        <w:r w:rsidR="003A2B8C" w:rsidRPr="00015210" w:rsidDel="003A2B8C">
          <w:instrText xml:space="preserve">","archive_location":"82 </w:instrText>
        </w:r>
        <w:r w:rsidR="003A2B8C" w:rsidRPr="00015210" w:rsidDel="003A2B8C">
          <w:rPr>
            <w:rFonts w:ascii="Apple Color Emoji" w:hAnsi="Apple Color Emoji" w:cs="Apple Color Emoji"/>
          </w:rPr>
          <w:instrText>📊</w:instrText>
        </w:r>
        <w:r w:rsidR="003A2B8C" w:rsidRPr="00015210" w:rsidDel="003A2B8C">
          <w:instrText>","call-number":"3","container-title":"Small Group Research","DOI":"10.1177/1046496409351936","ISSN":"1046-4964","issue":"9","journalAbbreviation":"Small Gr. Res.","language":"en","note":"</w:instrText>
        </w:r>
        <w:r w:rsidR="003A2B8C" w:rsidRPr="00015210" w:rsidDel="003A2B8C">
          <w:rPr>
            <w:rFonts w:ascii="Apple Color Emoji" w:hAnsi="Apple Color Emoji" w:cs="Apple Color Emoji"/>
          </w:rPr>
          <w:instrText>🏷️</w:instrText>
        </w:r>
        <w:r w:rsidR="003A2B8C" w:rsidRPr="00015210" w:rsidDel="003A2B8C">
          <w:instrText xml:space="preserve"> /unread","page":"1600-1631","source":"3.7 (Q2)","title":"Membership Claims and Requests: Conversation-Level Newcomer Socialization Strategies in Online Groups","title-short":"Membership claims and requests","URL":"http://journals.sagepub.com/doi/10.1177/1046496409351936","volume":"32","author":[{"family":"Burke","given":"Moira"},{"family":"Kraut","given":"Robert"},{"family":"Joyce","given":"Elisabeth"}],"accessed":{"date-parts":[["2024",4,4]]},"issued":{"date-parts":[["2010",2]]}}},{"id":2892,"uris":["http://www.mendeley.com/documents/?uuid=291fa34f-f5b2-446d-a406-4693a1c00f92","http://zotero.org/users/8905122/items/A8ETITIC","http://zotero.org/users/local/bVGy23C0/items/IEE933TE"],"itemData":{"id":2892,"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 we empirically confirmed community guidelines that suggest avoiding rudeness in question writing.\n\n</w:instrText>
        </w:r>
        <w:r w:rsidR="003A2B8C" w:rsidRPr="00015210" w:rsidDel="003A2B8C">
          <w:instrText>【摘要翻译】</w:instrText>
        </w:r>
        <w:r w:rsidR="003A2B8C" w:rsidRPr="00015210" w:rsidDel="003A2B8C">
          <w:instrText>Stack Overflow</w:instrText>
        </w:r>
        <w:r w:rsidR="003A2B8C" w:rsidRPr="00015210" w:rsidDel="003A2B8C">
          <w:instrText>和其他基于社区的问答（</w:instrText>
        </w:r>
        <w:r w:rsidR="003A2B8C" w:rsidRPr="00015210" w:rsidDel="003A2B8C">
          <w:instrText>Q&amp;A</w:instrText>
        </w:r>
        <w:r w:rsidR="003A2B8C" w:rsidRPr="00015210" w:rsidDel="003A2B8C">
          <w: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instrText>
        </w:r>
        <w:r w:rsidR="003A2B8C" w:rsidRPr="00015210" w:rsidDel="003A2B8C">
          <w:instrText>87 K</w:instrText>
        </w:r>
        <w:r w:rsidR="003A2B8C" w:rsidRPr="00015210" w:rsidDel="003A2B8C">
          <w: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instrText>
        </w:r>
        <w:r w:rsidR="003A2B8C" w:rsidRPr="00015210" w:rsidDel="003A2B8C">
          <w:instrText xml:space="preserve">","archive_location":"106 </w:instrText>
        </w:r>
        <w:r w:rsidR="003A2B8C" w:rsidRPr="00015210" w:rsidDel="003A2B8C">
          <w:rPr>
            <w:rFonts w:ascii="Apple Color Emoji" w:hAnsi="Apple Color Emoji" w:cs="Apple Color Emoji"/>
          </w:rPr>
          <w:instrText>📊</w:instrText>
        </w:r>
        <w:r w:rsidR="003A2B8C" w:rsidRPr="00015210" w:rsidDel="003A2B8C">
          <w:instrText>","call-number":"2","container-title":"Information and Software Technology","DOI":"10.1016/j.infsof.2017.10.009","ISSN":"0950-5849","journalAbbreviation":"Inform. Software Tech.","language":"en","note":"</w:instrText>
        </w:r>
        <w:r w:rsidR="003A2B8C" w:rsidRPr="00015210" w:rsidDel="003A2B8C">
          <w:rPr>
            <w:rFonts w:ascii="Apple Color Emoji" w:hAnsi="Apple Color Emoji" w:cs="Apple Color Emoji"/>
          </w:rPr>
          <w:instrText>🏷️</w:instrText>
        </w:r>
        <w:r w:rsidR="003A2B8C" w:rsidRPr="00015210" w:rsidDel="003A2B8C">
          <w:instrText xml:space="preserve"> /reading</w:instrText>
        </w:r>
        <w:r w:rsidR="003A2B8C" w:rsidRPr="00015210" w:rsidDel="003A2B8C">
          <w:instrText>、</w:instrText>
        </w:r>
        <w:r w:rsidR="003A2B8C" w:rsidRPr="00015210" w:rsidDel="003A2B8C">
          <w:instrText>/unread</w:instrText>
        </w:r>
        <w:r w:rsidR="003A2B8C" w:rsidRPr="00015210" w:rsidDel="003A2B8C">
          <w:instrText>、</w:instrText>
        </w:r>
        <w:r w:rsidR="003A2B8C" w:rsidRPr="00015210" w:rsidDel="003A2B8C">
          <w:rPr>
            <w:rFonts w:ascii="Apple Color Emoji" w:hAnsi="Apple Color Emoji" w:cs="Apple Color Emoji"/>
          </w:rPr>
          <w:instrText>📒</w:instrText>
        </w:r>
        <w:r w:rsidR="003A2B8C" w:rsidRPr="00015210" w:rsidDel="003A2B8C">
          <w:instrText>、</w:instrText>
        </w:r>
        <w:r w:rsidR="003A2B8C" w:rsidRPr="00015210" w:rsidDel="003A2B8C">
          <w:instrText>Crowdsourcing</w:instrText>
        </w:r>
        <w:r w:rsidR="003A2B8C" w:rsidRPr="00015210" w:rsidDel="003A2B8C">
          <w:instrText>、</w:instrText>
        </w:r>
        <w:r w:rsidR="003A2B8C" w:rsidRPr="00015210" w:rsidDel="003A2B8C">
          <w:instrText>Emotion mining</w:instrText>
        </w:r>
        <w:r w:rsidR="003A2B8C" w:rsidRPr="00015210" w:rsidDel="003A2B8C">
          <w:instrText>、</w:instrText>
        </w:r>
        <w:r w:rsidR="003A2B8C" w:rsidRPr="00015210" w:rsidDel="003A2B8C">
          <w:instrText>Question answering</w:instrText>
        </w:r>
        <w:r w:rsidR="003A2B8C" w:rsidRPr="00015210" w:rsidDel="003A2B8C">
          <w:instrText>、</w:instrText>
        </w:r>
        <w:r w:rsidR="003A2B8C" w:rsidRPr="00015210" w:rsidDel="003A2B8C">
          <w:instrText>Sentiment analysis</w:instrText>
        </w:r>
        <w:r w:rsidR="003A2B8C" w:rsidRPr="00015210" w:rsidDel="003A2B8C">
          <w:instrText>、</w:instrText>
        </w:r>
        <w:r w:rsidR="003A2B8C" w:rsidRPr="00015210" w:rsidDel="003A2B8C">
          <w:instrText>Social software engineering</w:instrText>
        </w:r>
        <w:r w:rsidR="003A2B8C" w:rsidRPr="00015210" w:rsidDel="003A2B8C">
          <w:instrText>、</w:instrText>
        </w:r>
        <w:r w:rsidR="003A2B8C" w:rsidRPr="00015210" w:rsidDel="003A2B8C">
          <w:instrText>Stack Overflow","page":"186-207","source":"3.9 (Q2)","title":"How to ask for technical help? Evidence-based guidelines for writing questions on Stack Overflow","title-short":"How to ask for technical help?","URL":"https://linkinghub.elsevier.com/retrieve/pii/S0950584917301167","volume":"94","author":[{"family":"Calefato","given":"Fabio"},{"family":"Lanubile","given":"Filippo"},{"family":"Novielli","given":"Nicole"}],"accessed":{"date-parts":[["2024",3,2]]},"issued":{"date-parts":[["2018",2]]}}},{"id":2885,"uris":["http://zotero.org/users/8905122/items/LAWB48MK","http://www.mendeley.com/documents/?uuid=bcd86822-a218-4ca1-b3e5-5d58abab5af0","http://zotero.org/users/local/bVGy23C0/items/GXSMVCD9"],"itemData":{"id":2885,"type":"article-journal","abstract":"PurposeAs academic social Q&amp;A networking websites become more popular, scholars are increasingly using them to meet their information needs by asking academic questions. However, compared with other types of social media, scholars are less active on these sites, resulting in a lower response quantity for some questions. This paper explores the factors that help explain how to ask questions that generate more responses and examines the impact of different disciplines on response quantity.Design/methodology/approachThe study examines 1,968 questions in five disciplines on the academic social Q&amp;A platform ResearchGate Q&amp;A and explores how the linguistic characteristics of these questions affect the number of responses. It uses a range of methods to statistically analyze the relationship between these linguistic characteristics and the number of responses, and conducts comparisons between disciplines.FindingsThe findings indicate that some linguistic characteristics, such as sadness, positive emotion and second-person pronouns, have a positive effect on response quantity; conversely, a high level of function words and first-person pronouns has a negative effect. However, the impacts of these linguistic characteristics vary across disciplines.Originality/valueThis study provides support for academic social Q&amp;A platforms to assist scholars in asking richer questions that are likely to generate more answers across disciplines, thereby promoting improved academic communication among scholars.\n\n</w:instrText>
        </w:r>
        <w:r w:rsidR="003A2B8C" w:rsidRPr="00015210" w:rsidDel="003A2B8C">
          <w:instrText>【摘要翻译】目的随着学术社交问答网站越来越受欢迎，学者越来越多地使用它们通过提出学术问题来满足他们的信息需求。然而，与其他类型的社交媒体相比，学者在这些网站上的活跃度较低，导致一些问题的回答量较低。本文探讨了有助于解释如何提出产生更多回答的问题的因素，并考察了不同学科对回答的影响</w:instrText>
        </w:r>
        <w:r w:rsidR="003A2B8C" w:rsidRPr="00015210" w:rsidDel="003A2B8C">
          <w:instrText>quantity.Design/methodology/approachThe</w:instrText>
        </w:r>
        <w:r w:rsidR="003A2B8C" w:rsidRPr="00015210" w:rsidDel="003A2B8C">
          <w:instrText>研究在学术社交问答平台</w:instrText>
        </w:r>
        <w:r w:rsidR="003A2B8C" w:rsidRPr="00015210" w:rsidDel="003A2B8C">
          <w:instrText>Research chGate Q&amp;A</w:instrText>
        </w:r>
        <w:r w:rsidR="003A2B8C" w:rsidRPr="00015210" w:rsidDel="003A2B8C">
          <w:instrText>上考察了五个学科的</w:instrText>
        </w:r>
        <w:r w:rsidR="003A2B8C" w:rsidRPr="00015210" w:rsidDel="003A2B8C">
          <w:instrText>1,968</w:instrText>
        </w:r>
        <w:r w:rsidR="003A2B8C" w:rsidRPr="00015210" w:rsidDel="003A2B8C">
          <w:instrText>个问题，并探讨了这些问题的语言特征如何影响回答的数量。研究结果表明，一些语言特征，如悲伤、积极情绪和第二人称代词，对回答数量有积极影响；相反，高水平的虚词和第一人称代词有消极影响。然而，这些语言特征的影响因学科而异。原创性</w:instrText>
        </w:r>
        <w:r w:rsidR="003A2B8C" w:rsidRPr="00015210" w:rsidDel="003A2B8C">
          <w:instrText>/</w:instrText>
        </w:r>
        <w:r w:rsidR="003A2B8C" w:rsidRPr="00015210" w:rsidDel="003A2B8C">
          <w:instrText>价值本研究为学术社会问答平台提供支持，以帮助学者提出更丰富的问题，这些问题可能会产生更多的跨学科答案，从而促进学者之间改善学术交流。</w:instrText>
        </w:r>
        <w:r w:rsidR="003A2B8C" w:rsidRPr="00015210" w:rsidDel="003A2B8C">
          <w:instrText xml:space="preserve">","archive_location":"8 </w:instrText>
        </w:r>
        <w:r w:rsidR="003A2B8C" w:rsidRPr="00015210" w:rsidDel="003A2B8C">
          <w:rPr>
            <w:rFonts w:ascii="Apple Color Emoji" w:hAnsi="Apple Color Emoji" w:cs="Apple Color Emoji"/>
          </w:rPr>
          <w:instrText>📊</w:instrText>
        </w:r>
        <w:r w:rsidR="003A2B8C" w:rsidRPr="00015210" w:rsidDel="003A2B8C">
          <w:instrText>","call-number":"3","container-title":"Library Hi Tech","DOI":"10.1108/LHT-05-2021-0161","ISSN":"0737-8831","issue":"3","journalAbbreviation":"Libr. Hi Tech","language":"en","note":"</w:instrText>
        </w:r>
        <w:r w:rsidR="003A2B8C" w:rsidRPr="00015210" w:rsidDel="003A2B8C">
          <w:rPr>
            <w:rFonts w:ascii="Apple Color Emoji" w:hAnsi="Apple Color Emoji" w:cs="Apple Color Emoji"/>
          </w:rPr>
          <w:instrText>🏷️</w:instrText>
        </w:r>
        <w:r w:rsidR="003A2B8C" w:rsidRPr="00015210" w:rsidDel="003A2B8C">
          <w:instrText xml:space="preserve"> /unread</w:instrText>
        </w:r>
        <w:r w:rsidR="003A2B8C" w:rsidRPr="00015210" w:rsidDel="003A2B8C">
          <w:instrText>、</w:instrText>
        </w:r>
        <w:r w:rsidR="003A2B8C" w:rsidRPr="00015210" w:rsidDel="003A2B8C">
          <w:instrText>Information seeking</w:instrText>
        </w:r>
        <w:r w:rsidR="003A2B8C" w:rsidRPr="00015210" w:rsidDel="003A2B8C">
          <w:instrText>、</w:instrText>
        </w:r>
        <w:r w:rsidR="003A2B8C" w:rsidRPr="00015210" w:rsidDel="003A2B8C">
          <w:instrText>Academic questions</w:instrText>
        </w:r>
        <w:r w:rsidR="003A2B8C" w:rsidRPr="00015210" w:rsidDel="003A2B8C">
          <w:instrText>、</w:instrText>
        </w:r>
        <w:r w:rsidR="003A2B8C" w:rsidRPr="00015210" w:rsidDel="003A2B8C">
          <w:instrText>Academic social Q&amp;A</w:instrText>
        </w:r>
        <w:r w:rsidR="003A2B8C" w:rsidRPr="00015210" w:rsidDel="003A2B8C">
          <w:instrText>、</w:instrText>
        </w:r>
        <w:r w:rsidR="003A2B8C" w:rsidRPr="00015210" w:rsidDel="003A2B8C">
          <w:instrText>COMMUNITIES</w:instrText>
        </w:r>
        <w:r w:rsidR="003A2B8C" w:rsidRPr="00015210" w:rsidDel="003A2B8C">
          <w:instrText>、</w:instrText>
        </w:r>
        <w:r w:rsidR="003A2B8C" w:rsidRPr="00015210" w:rsidDel="003A2B8C">
          <w:instrText>Information communication</w:instrText>
        </w:r>
        <w:r w:rsidR="003A2B8C" w:rsidRPr="00015210" w:rsidDel="003A2B8C">
          <w:instrText>、</w:instrText>
        </w:r>
        <w:r w:rsidR="003A2B8C" w:rsidRPr="00015210" w:rsidDel="003A2B8C">
          <w:instrText>KNOWLEDGE</w:instrText>
        </w:r>
        <w:r w:rsidR="003A2B8C" w:rsidRPr="00015210" w:rsidDel="003A2B8C">
          <w:instrText>、</w:instrText>
        </w:r>
        <w:r w:rsidR="003A2B8C" w:rsidRPr="00015210" w:rsidDel="003A2B8C">
          <w:instrText>Linguistic characteristics</w:instrText>
        </w:r>
        <w:r w:rsidR="003A2B8C" w:rsidRPr="00015210" w:rsidDel="003A2B8C">
          <w:instrText>、</w:instrText>
        </w:r>
        <w:r w:rsidR="003A2B8C" w:rsidRPr="00015210" w:rsidDel="003A2B8C">
          <w:instrText>LIWC</w:instrText>
        </w:r>
        <w:r w:rsidR="003A2B8C" w:rsidRPr="00015210" w:rsidDel="003A2B8C">
          <w:instrText>、</w:instrText>
        </w:r>
        <w:r w:rsidR="003A2B8C" w:rsidRPr="00015210" w:rsidDel="003A2B8C">
          <w:instrText>NETWORKING</w:instrText>
        </w:r>
        <w:r w:rsidR="003A2B8C" w:rsidRPr="00015210" w:rsidDel="003A2B8C">
          <w:instrText>、</w:instrText>
        </w:r>
        <w:r w:rsidR="003A2B8C" w:rsidRPr="00015210" w:rsidDel="003A2B8C">
          <w:instrText>QUALITY</w:instrText>
        </w:r>
        <w:r w:rsidR="003A2B8C" w:rsidRPr="00015210" w:rsidDel="003A2B8C">
          <w:instrText>、</w:instrText>
        </w:r>
        <w:r w:rsidR="003A2B8C" w:rsidRPr="00015210" w:rsidDel="003A2B8C">
          <w:instrText xml:space="preserve">Response quantity","page":"921-938","source":"3.4 (Q2)","title":"Characterizing response quantity on academic social Q&amp;A sites: A multidiscipline comparison of linguistic characteristics of questions","title-short":"Characterizing response quantity on academic social Q&amp;A sites","URL":"https://www.emerald.com/insight/content/doi/10.1108/LHT-05-2021-0161/full/html","volume":"41","author":[{"family":"Li","given":"Lei"},{"family":"Li","given":"Anrunze"},{"family":"Song","given":"Xue"},{"family":"Li","given":"Xinran"},{"family":"Huang","given":"Kun"},{"family":"Ye","given":"Edwin Mouda"}],"accessed":{"date-parts":[["2024",3,2]]},"issued":{"date-parts":[["2023",7,11]]}}}],"schema":"https://github.com/citation-style-language/schema/raw/master/csl-citation.json"} </w:instrText>
        </w:r>
        <w:r w:rsidR="003A2B8C" w:rsidRPr="00015210" w:rsidDel="003A2B8C">
          <w:fldChar w:fldCharType="separate"/>
        </w:r>
        <w:r w:rsidR="003A2B8C" w:rsidRPr="00015210" w:rsidDel="003A2B8C">
          <w:t>(Burke et al. 2010; Calefato et al. 2018; Li et al. 2023)</w:t>
        </w:r>
        <w:r w:rsidR="003A2B8C" w:rsidRPr="00015210" w:rsidDel="003A2B8C">
          <w:fldChar w:fldCharType="end"/>
        </w:r>
        <w:r w:rsidR="003A2B8C" w:rsidRPr="00015210" w:rsidDel="003A2B8C">
          <w:t xml:space="preserve">, monetary and non-monetary incentives whose effects depend on context </w:t>
        </w:r>
        <w:r w:rsidR="003A2B8C" w:rsidRPr="00015210" w:rsidDel="003A2B8C">
          <w:fldChar w:fldCharType="begin"/>
        </w:r>
        <w:r w:rsidR="003A2B8C" w:rsidRPr="00015210" w:rsidDel="003A2B8C">
          <w:instrText xml:space="preserve"> ADDIN ZOTERO_ITEM CSL_CITATION {"citationID":"x2ytwZOQ","properties":{"unsorted":false,"formattedCitation":"(Berger et al. 2016; Jiang et al. 2024; Wang et al. 2022)","plainCitation":"(Berger et al. 2016; Jiang et al. 2024; Wang et al. 2022)","noteIndex":0},"citationItems":[{"id":3554,"uris":["http://zotero.org/users/8905122/items/U9EENK6X","http://www.mendeley.com/documents/?uuid=9e13ef74-4f98-4efb-b8b7-79150212a0cb","http://zotero.org/users/local/bVGy23C0/items/MNQA8586"],"itemData":{"id":3554,"type":"paper-conference","abstract":"Question and Answering (Q&amp;A) platforms are an important source for information and a first place to go when searching for help. Q&amp;A sites, like StackOverflow (SO), use reward systems to incentivize users to answer fast and accurately. In this paper we study and predict the response time for those questions on StackOverflow, that benefit from an additional incentive through so called bounties. Shaped by different motivations and rules these questions perform unlike regular questions. As our key finding we note that topic related factors provide a much stronger evidence than previously found factors for these questions. Finally, we compare models based on these features predicting the response time in the context of bounty questions.\n\n</w:instrText>
        </w:r>
        <w:r w:rsidR="003A2B8C" w:rsidRPr="00015210" w:rsidDel="003A2B8C">
          <w:instrText>【摘要翻译】问答（</w:instrText>
        </w:r>
        <w:r w:rsidR="003A2B8C" w:rsidRPr="00015210" w:rsidDel="003A2B8C">
          <w:instrText>Q&amp;a</w:instrText>
        </w:r>
        <w:r w:rsidR="003A2B8C" w:rsidRPr="00015210" w:rsidDel="003A2B8C">
          <w:instrText>）平台是重要的信息来源，也是寻求帮助的首选。像</w:instrText>
        </w:r>
        <w:r w:rsidR="003A2B8C" w:rsidRPr="00015210" w:rsidDel="003A2B8C">
          <w:instrText>StackOverflow</w:instrText>
        </w:r>
        <w:r w:rsidR="003A2B8C" w:rsidRPr="00015210" w:rsidDel="003A2B8C">
          <w:instrText>（</w:instrText>
        </w:r>
        <w:r w:rsidR="003A2B8C" w:rsidRPr="00015210" w:rsidDel="003A2B8C">
          <w:instrText>SO</w:instrText>
        </w:r>
        <w:r w:rsidR="003A2B8C" w:rsidRPr="00015210" w:rsidDel="003A2B8C">
          <w:instrText>）这样的问答网站使用奖励系统来激励用户快速准确地回答问题。在本文中，我们研究并预测了</w:instrText>
        </w:r>
        <w:r w:rsidR="003A2B8C" w:rsidRPr="00015210" w:rsidDel="003A2B8C">
          <w:instrText>StackOverflow</w:instrText>
        </w:r>
        <w:r w:rsidR="003A2B8C" w:rsidRPr="00015210" w:rsidDel="003A2B8C">
          <w:instrText>上那些问题的响应时间，这些问题通过所谓的奖金受益于额外的激励。由不同的动机和规则形成，这些问题的表现不同于普通问题。作为我们的关键发现，我们注意到主题相关因素为这些问题提供了比以前发现的因素更强有力的证据。最后，我们比较了基于这些特征的模型，这些模型预测了赏金问题背景下的响应时间。</w:instrText>
        </w:r>
        <w:r w:rsidR="003A2B8C" w:rsidRPr="00015210" w:rsidDel="003A2B8C">
          <w:instrText>","container-title":"2016 IEEE/WIC/ACM International Conference on Web Intelligence (WI)","DOI":"10.1109/WI.2016.0114","event-title":"IEEE/WIC/ACM International Conference on Web Intelligence","ISBN":"978-1-5090-4470-2","language":"en","note":"</w:instrText>
        </w:r>
        <w:r w:rsidR="003A2B8C" w:rsidRPr="00015210" w:rsidDel="003A2B8C">
          <w:rPr>
            <w:rFonts w:ascii="Apple Color Emoji" w:hAnsi="Apple Color Emoji" w:cs="Apple Color Emoji"/>
          </w:rPr>
          <w:instrText>🏷️</w:instrText>
        </w:r>
        <w:r w:rsidR="003A2B8C" w:rsidRPr="00015210" w:rsidDel="003A2B8C">
          <w:instrText xml:space="preserve"> /unread","page":"644-649","publisher-place":"New York, USA","source":"Clarivate Analytics Web of Science","title":"A Journey of Bounty Hunters: Analyzing the Influence of Reward Systems on StackOverflow Question Response Times","title-short":"A journey of bounty hunters","URL":"http://ieeexplore.ieee.org/document/7817131/","author":[{"family":"Berger","given":"Philipp"},{"family":"Hennig","given":"Patrick"},{"family":"Bocklisch","given":"Tom"},{"family":"Herold","given":"Tom"},{"family":"Meinel","given":"Christoph"}],"accessed":{"date-parts":[["2024",3,2]]},"issued":{"date-parts":[["2016",10]]}}},{"id":2888,"uris":["http://zotero.org/users/8905122/items/XRVG8QSP","http://www.mendeley.com/documents/?uuid=461dc6d1-896e-46b6-a755-983b2e9f1803","http://zotero.org/users/local/bVGy23C0/items/Q3Z7NG9L"],"itemData":{"id":2888,"type":"article-journal","abstract":"PurposeIn the hybrid knowledge-sharing platform where paid and nonpaid (\"free\") knowledge activities coexist, users' free knowledge contribution may be influenced by financial factors. From the perspective of opportunity cost, this study investigates the direct effect of how the amount of monetary income from users' contribution to paid knowledge activities influences their free knowledge contribution behavior in the future. Further, this study aims to verify the interaction effect of financial and nonfinancial factors (i.e. the experience of free knowledge contribution and social recognition) on free knowledge contribution. Design/methodology/approachObjective data was collected from a hybrid knowledge-sharing platform in China and then analyzed by using zero-inflated negative binomial regression model. FindingsResults show that the amount of monetary income that knowledge suppliers gain from paid knowledge contribution negatively influences their free knowledge contribution. Experience of free knowledge contribution strengthens the negatively main effect, while social recognition has the weakening moderating role. Originality/valueAlthough some studies have explored and verified the positive spillover effect of financial incentives on free knowledge contribution, the quantity dimension is ignored. This study examines the hindering influence of the quantity of monetary income from the perspective of opportunity cost. By taking the characteristic of knowledge suppliers and platforms as moderators, this study deepens the understanding of the influence of monetary income on free knowledge contribution in the hybrid knowledge-sharing platform.\n\n</w:instrText>
        </w:r>
        <w:r w:rsidR="003A2B8C" w:rsidRPr="00015210" w:rsidDel="003A2B8C">
          <w:instrText>【摘要翻译】目的在有偿和非有偿（</w:instrText>
        </w:r>
        <w:r w:rsidR="003A2B8C" w:rsidRPr="00015210" w:rsidDel="003A2B8C">
          <w:instrText>“</w:instrText>
        </w:r>
        <w:r w:rsidR="003A2B8C" w:rsidRPr="00015210" w:rsidDel="003A2B8C">
          <w:instrText>免费</w:instrText>
        </w:r>
        <w:r w:rsidR="003A2B8C" w:rsidRPr="00015210" w:rsidDel="003A2B8C">
          <w:instrText>”</w:instrText>
        </w:r>
        <w:r w:rsidR="003A2B8C" w:rsidRPr="00015210" w:rsidDel="003A2B8C">
          <w:instrText>）知识活动共存的混合知识共享平台中，用户的免费知识贡献可能会受到财务因素的影响。本研究从机会成本的角度考察了用户对有偿知识活动贡献的货币收入数量如何影响他们未来的免费知识贡献行为。此外，本研究旨在验证财务和非财务因素（即自由知识贡献的经验和社会认可）对自由知识贡献的交互作用。设计</w:instrText>
        </w:r>
        <w:r w:rsidR="003A2B8C" w:rsidRPr="00015210" w:rsidDel="003A2B8C">
          <w:instrText>/</w:instrText>
        </w:r>
        <w:r w:rsidR="003A2B8C" w:rsidRPr="00015210" w:rsidDel="003A2B8C">
          <w:instrText>方法</w:instrText>
        </w:r>
        <w:r w:rsidR="003A2B8C" w:rsidRPr="00015210" w:rsidDel="003A2B8C">
          <w:instrText>/</w:instrText>
        </w:r>
        <w:r w:rsidR="003A2B8C" w:rsidRPr="00015210" w:rsidDel="003A2B8C">
          <w:instrText>途径从中国的一个混合知识共享平台收集目标数据，然后使用零膨胀负二项式回归模型进行分析。研究结果表明，知识提供者从有偿知识贡献中获得的货币收入对他们的免费知识贡献有负面影响。自由知识贡献的经验增强了负主效应，而社会认可的调节作用减弱。原创性</w:instrText>
        </w:r>
        <w:r w:rsidR="003A2B8C" w:rsidRPr="00015210" w:rsidDel="003A2B8C">
          <w:instrText>/</w:instrText>
        </w:r>
        <w:r w:rsidR="003A2B8C" w:rsidRPr="00015210" w:rsidDel="003A2B8C">
          <w:instrText>价值尽管一些研究已经探索并验证了财务激励对免费知识贡献的积极溢出效应，但数量维度被忽略了。本研究从机会成本的角度考察了货币收入数量的阻碍性影响。本研究以知识提供者和平台的特征为调节因子，加深了对混合知识共享平台中货币收入对自由知识贡献影响的理解。</w:instrText>
        </w:r>
        <w:r w:rsidR="003A2B8C" w:rsidRPr="00015210" w:rsidDel="003A2B8C">
          <w:instrText>","call-number":"2","container-title":"Journal of Knowledge Management","DOI":"10.1108/JKM-09-2022-0694","ISSN":"1367-3270","issue":"2","journalAbbreviation":"JKM","language":"en","note":"</w:instrText>
        </w:r>
        <w:r w:rsidR="003A2B8C" w:rsidRPr="00015210" w:rsidDel="003A2B8C">
          <w:rPr>
            <w:rFonts w:ascii="Apple Color Emoji" w:hAnsi="Apple Color Emoji" w:cs="Apple Color Emoji"/>
          </w:rPr>
          <w:instrText>🏷️</w:instrText>
        </w:r>
        <w:r w:rsidR="003A2B8C" w:rsidRPr="00015210" w:rsidDel="003A2B8C">
          <w:instrText xml:space="preserve"> /unread</w:instrText>
        </w:r>
        <w:r w:rsidR="003A2B8C" w:rsidRPr="00015210" w:rsidDel="003A2B8C">
          <w:instrText>、</w:instrText>
        </w:r>
        <w:r w:rsidR="003A2B8C" w:rsidRPr="00015210" w:rsidDel="003A2B8C">
          <w:instrText>INCENTIVES</w:instrText>
        </w:r>
        <w:r w:rsidR="003A2B8C" w:rsidRPr="00015210" w:rsidDel="003A2B8C">
          <w:instrText>、</w:instrText>
        </w:r>
        <w:r w:rsidR="003A2B8C" w:rsidRPr="00015210" w:rsidDel="003A2B8C">
          <w:instrText>MODEL</w:instrText>
        </w:r>
        <w:r w:rsidR="003A2B8C" w:rsidRPr="00015210" w:rsidDel="003A2B8C">
          <w:instrText>、</w:instrText>
        </w:r>
        <w:r w:rsidR="003A2B8C" w:rsidRPr="00015210" w:rsidDel="003A2B8C">
          <w:instrText>SELF-DETERMINATION</w:instrText>
        </w:r>
        <w:r w:rsidR="003A2B8C" w:rsidRPr="00015210" w:rsidDel="003A2B8C">
          <w:instrText>、</w:instrText>
        </w:r>
        <w:r w:rsidR="003A2B8C" w:rsidRPr="00015210" w:rsidDel="003A2B8C">
          <w:instrText>DESIGN</w:instrText>
        </w:r>
        <w:r w:rsidR="003A2B8C" w:rsidRPr="00015210" w:rsidDel="003A2B8C">
          <w:instrText>、</w:instrText>
        </w:r>
        <w:r w:rsidR="003A2B8C" w:rsidRPr="00015210" w:rsidDel="003A2B8C">
          <w:instrText>DETERMINANTS</w:instrText>
        </w:r>
        <w:r w:rsidR="003A2B8C" w:rsidRPr="00015210" w:rsidDel="003A2B8C">
          <w:instrText>、</w:instrText>
        </w:r>
        <w:r w:rsidR="003A2B8C" w:rsidRPr="00015210" w:rsidDel="003A2B8C">
          <w:instrText>ENGAGEMENT</w:instrText>
        </w:r>
        <w:r w:rsidR="003A2B8C" w:rsidRPr="00015210" w:rsidDel="003A2B8C">
          <w:instrText>、</w:instrText>
        </w:r>
        <w:r w:rsidR="003A2B8C" w:rsidRPr="00015210" w:rsidDel="003A2B8C">
          <w:instrText>Experience</w:instrText>
        </w:r>
        <w:r w:rsidR="003A2B8C" w:rsidRPr="00015210" w:rsidDel="003A2B8C">
          <w:instrText>、</w:instrText>
        </w:r>
        <w:r w:rsidR="003A2B8C" w:rsidRPr="00015210" w:rsidDel="003A2B8C">
          <w:instrText>Free knowledge contribution</w:instrText>
        </w:r>
        <w:r w:rsidR="003A2B8C" w:rsidRPr="00015210" w:rsidDel="003A2B8C">
          <w:instrText>、</w:instrText>
        </w:r>
        <w:r w:rsidR="003A2B8C" w:rsidRPr="00015210" w:rsidDel="003A2B8C">
          <w:instrText>Hybrid knowledge-sharing platforms</w:instrText>
        </w:r>
        <w:r w:rsidR="003A2B8C" w:rsidRPr="00015210" w:rsidDel="003A2B8C">
          <w:instrText>、</w:instrText>
        </w:r>
        <w:r w:rsidR="003A2B8C" w:rsidRPr="00015210" w:rsidDel="003A2B8C">
          <w:instrText>IMPACT</w:instrText>
        </w:r>
        <w:r w:rsidR="003A2B8C" w:rsidRPr="00015210" w:rsidDel="003A2B8C">
          <w:instrText>、</w:instrText>
        </w:r>
        <w:r w:rsidR="003A2B8C" w:rsidRPr="00015210" w:rsidDel="003A2B8C">
          <w:instrText>INFORMATION</w:instrText>
        </w:r>
        <w:r w:rsidR="003A2B8C" w:rsidRPr="00015210" w:rsidDel="003A2B8C">
          <w:instrText>、</w:instrText>
        </w:r>
        <w:r w:rsidR="003A2B8C" w:rsidRPr="00015210" w:rsidDel="003A2B8C">
          <w:instrText>Monetary income</w:instrText>
        </w:r>
        <w:r w:rsidR="003A2B8C" w:rsidRPr="00015210" w:rsidDel="003A2B8C">
          <w:instrText>、</w:instrText>
        </w:r>
        <w:r w:rsidR="003A2B8C" w:rsidRPr="00015210" w:rsidDel="003A2B8C">
          <w:instrText>MOTIVATION</w:instrText>
        </w:r>
        <w:r w:rsidR="003A2B8C" w:rsidRPr="00015210" w:rsidDel="003A2B8C">
          <w:instrText>、</w:instrText>
        </w:r>
        <w:r w:rsidR="003A2B8C" w:rsidRPr="00015210" w:rsidDel="003A2B8C">
          <w:instrText>ONLINE COMMUNITIES</w:instrText>
        </w:r>
        <w:r w:rsidR="003A2B8C" w:rsidRPr="00015210" w:rsidDel="003A2B8C">
          <w:instrText>、</w:instrText>
        </w:r>
        <w:r w:rsidR="003A2B8C" w:rsidRPr="00015210" w:rsidDel="003A2B8C">
          <w:instrText>Social recognition","page":"440-462","source":"7 (Q1)","title":"Monetary income as opportunity cost: exploring the negative effect on free knowledge contribution of knowledge suppliers","title-short":"Monetary income as opportunity cost","URL":"https://www.emerald.com/insight/content/doi/10.1108/JKM-09-2022-0694/full/html","volume":"28","author":[{"family":"Jiang","given":"Shan"},{"family":"Nguyen","given":"Duc Khuong"},{"family":"Dai","given":"Peng-Fei"},{"family":"Meng","given":"Qingxin"}],"accessed":{"date-parts":[["2024",3,1]]},"issued":{"date-parts":[["2024",3,4]]}}},{"id":103,"uris":["http://zotero.org/users/8905122/items/DPBS3UGJ","http://www.mendeley.com/documents/?uuid=ed704cec-f0de-412b-bbef-73e24282c1c4","http://zotero.org/users/local/bVGy23C0/items/SHL2DFIK"],"itemData":{"id":103,"type":"article-journal","abstract":"With the growing popularity of online Q&amp;A communities, motivating continuous high-quality knowledge contribution is a key challenge for sustainable community development. Although feedback mechanisms are designed to meet this challenge, there is still no comprehensive understanding of the impact of feedback. Most previous research focuses on feedback valence (i.e., positive or negative) but ignores potential differences associated with the expression of feedback (i.e., textual or nontextual). To address this research gap, we classify community feedback into four types on the dimension of expression and valence to examine their effects on continuous high-quality knowledge contribution. Using a longitudinal knowledge contribution dataset collected from a leading online Q&amp;A community, our empirical results with a series of robustness checks show that (1) positive nontextual feedback is negatively correlated with the continuous contribution of high-quality knowl-edge, whereas the other three types of feedback generate positive effects; (2) textual and nontextual positive feedback generates significantly opposite effects, but there is no statistically significant difference between textual and nontextual negative feedback. The additional analyses generate a deeper understanding of feedback effects, including disassembling feedback effects on the knowledge quantity and quality, and verifying the moderating effects of user reputation values on feedback effects. This study extends research concerning feed-back and continuous knowledge contribution and generates important managerial implications for the online Q&amp;A community.\n\n</w:instrText>
        </w:r>
        <w:r w:rsidR="003A2B8C" w:rsidRPr="00015210" w:rsidDel="003A2B8C">
          <w:instrText>【摘要翻译】随着在线问答社区的日益普及，激励持续的高质量知识贡献是社区可持续发展的关键挑战。尽管反馈机制旨在应对这一挑战，但对反馈的影响仍然没有全面的认识。以往的大多数研究侧重于反馈效价（即积极或消极），但忽略了与反馈表达相关的潜在差异（即文本或非文本）。为了解决这一研究差距，我们在表达和效价维度上将社区反馈分为四种类型，以检查它们对持续高质量知识贡献的影响。使用从领先的在线问答社区收集的纵向知识贡献数据集，我们通过一系列稳健性检查的实证结果表明：（</w:instrText>
        </w:r>
        <w:r w:rsidR="003A2B8C" w:rsidRPr="00015210" w:rsidDel="003A2B8C">
          <w:instrText>1</w:instrText>
        </w:r>
        <w:r w:rsidR="003A2B8C" w:rsidRPr="00015210" w:rsidDel="003A2B8C">
          <w:instrText>）正非文本反馈与高质量知识边缘的持续贡献负相关，而其他三种类型的反馈产生正效应；（</w:instrText>
        </w:r>
        <w:r w:rsidR="003A2B8C" w:rsidRPr="00015210" w:rsidDel="003A2B8C">
          <w:instrText>2</w:instrText>
        </w:r>
        <w:r w:rsidR="003A2B8C" w:rsidRPr="00015210" w:rsidDel="003A2B8C">
          <w:instrText>）文本和非文本正反馈产生显著相反的效应，但文本和非文本负反馈之间没有统计学上的显著差异。额外的分析使我们对反馈效应有了更深入的理解，包括拆解反馈对知识数量和质量的影响，并验证用户声誉值对反馈效应的调节作用。本研究扩展了关于反馈和持续知识贡献的研究，并为在线问答社区产生了重要的管理意义。</w:instrText>
        </w:r>
        <w:r w:rsidR="003A2B8C" w:rsidRPr="00015210" w:rsidDel="003A2B8C">
          <w:instrText xml:space="preserve">","archive_location":"11 </w:instrText>
        </w:r>
        <w:r w:rsidR="003A2B8C" w:rsidRPr="00015210" w:rsidDel="003A2B8C">
          <w:rPr>
            <w:rFonts w:ascii="Apple Color Emoji" w:hAnsi="Apple Color Emoji" w:cs="Apple Color Emoji"/>
          </w:rPr>
          <w:instrText>📊</w:instrText>
        </w:r>
        <w:r w:rsidR="003A2B8C" w:rsidRPr="00015210" w:rsidDel="003A2B8C">
          <w:instrText>","call-number":"1","container-title":"Decision Support Systems","DOI":"10.1016/j.dss.2022.113750","ISSN":"0167-9236","journalAbbreviation":"Decis. Support Syst.","language":"en","note":"</w:instrText>
        </w:r>
        <w:r w:rsidR="003A2B8C" w:rsidRPr="00015210" w:rsidDel="003A2B8C">
          <w:rPr>
            <w:rFonts w:ascii="Apple Color Emoji" w:hAnsi="Apple Color Emoji" w:cs="Apple Color Emoji"/>
          </w:rPr>
          <w:instrText>🏷️</w:instrText>
        </w:r>
        <w:r w:rsidR="003A2B8C" w:rsidRPr="00015210" w:rsidDel="003A2B8C">
          <w:instrText xml:space="preserve"> /unread</w:instrText>
        </w:r>
        <w:r w:rsidR="003A2B8C" w:rsidRPr="00015210" w:rsidDel="003A2B8C">
          <w:instrText>、</w:instrText>
        </w:r>
        <w:r w:rsidR="003A2B8C" w:rsidRPr="00015210" w:rsidDel="003A2B8C">
          <w:instrText>VIRTUAL COMMUNITIES</w:instrText>
        </w:r>
        <w:r w:rsidR="003A2B8C" w:rsidRPr="00015210" w:rsidDel="003A2B8C">
          <w:instrText>、</w:instrText>
        </w:r>
        <w:r w:rsidR="003A2B8C" w:rsidRPr="00015210" w:rsidDel="003A2B8C">
          <w:instrText>BEHAVIOR</w:instrText>
        </w:r>
        <w:r w:rsidR="003A2B8C" w:rsidRPr="00015210" w:rsidDel="003A2B8C">
          <w:instrText>、</w:instrText>
        </w:r>
        <w:r w:rsidR="003A2B8C" w:rsidRPr="00015210" w:rsidDel="003A2B8C">
          <w:instrText>SELF-EFFICACY</w:instrText>
        </w:r>
        <w:r w:rsidR="003A2B8C" w:rsidRPr="00015210" w:rsidDel="003A2B8C">
          <w:instrText>、</w:instrText>
        </w:r>
        <w:r w:rsidR="003A2B8C" w:rsidRPr="00015210" w:rsidDel="003A2B8C">
          <w:instrText>Continuous knowledge contribution</w:instrText>
        </w:r>
        <w:r w:rsidR="003A2B8C" w:rsidRPr="00015210" w:rsidDel="003A2B8C">
          <w:instrText>、</w:instrText>
        </w:r>
        <w:r w:rsidR="003A2B8C" w:rsidRPr="00015210" w:rsidDel="003A2B8C">
          <w:instrText>CREDIBILITY</w:instrText>
        </w:r>
        <w:r w:rsidR="003A2B8C" w:rsidRPr="00015210" w:rsidDel="003A2B8C">
          <w:instrText>、</w:instrText>
        </w:r>
        <w:r w:rsidR="003A2B8C" w:rsidRPr="00015210" w:rsidDel="003A2B8C">
          <w:instrText>ELECTRONIC NETWORKS</w:instrText>
        </w:r>
        <w:r w:rsidR="003A2B8C" w:rsidRPr="00015210" w:rsidDel="003A2B8C">
          <w:instrText>、</w:instrText>
        </w:r>
        <w:r w:rsidR="003A2B8C" w:rsidRPr="00015210" w:rsidDel="003A2B8C">
          <w:instrText>Feedback expressions</w:instrText>
        </w:r>
        <w:r w:rsidR="003A2B8C" w:rsidRPr="00015210" w:rsidDel="003A2B8C">
          <w:instrText>、</w:instrText>
        </w:r>
        <w:r w:rsidR="003A2B8C" w:rsidRPr="00015210" w:rsidDel="003A2B8C">
          <w:instrText>Feedback mechanism</w:instrText>
        </w:r>
        <w:r w:rsidR="003A2B8C" w:rsidRPr="00015210" w:rsidDel="003A2B8C">
          <w:instrText>、</w:instrText>
        </w:r>
        <w:r w:rsidR="003A2B8C" w:rsidRPr="00015210" w:rsidDel="003A2B8C">
          <w:instrText>Feedback valence</w:instrText>
        </w:r>
        <w:r w:rsidR="003A2B8C" w:rsidRPr="00015210" w:rsidDel="003A2B8C">
          <w:instrText>、</w:instrText>
        </w:r>
        <w:r w:rsidR="003A2B8C" w:rsidRPr="00015210" w:rsidDel="003A2B8C">
          <w:instrText>High-quality knowledge</w:instrText>
        </w:r>
        <w:r w:rsidR="003A2B8C" w:rsidRPr="00015210" w:rsidDel="003A2B8C">
          <w:instrText>、</w:instrText>
        </w:r>
        <w:r w:rsidR="003A2B8C" w:rsidRPr="00015210" w:rsidDel="003A2B8C">
          <w:instrText>MECHANISMS</w:instrText>
        </w:r>
        <w:r w:rsidR="003A2B8C" w:rsidRPr="00015210" w:rsidDel="003A2B8C">
          <w:instrText>、</w:instrText>
        </w:r>
        <w:r w:rsidR="003A2B8C" w:rsidRPr="00015210" w:rsidDel="003A2B8C">
          <w:instrText>OnlineQ&amp;A community</w:instrText>
        </w:r>
        <w:r w:rsidR="003A2B8C" w:rsidRPr="00015210" w:rsidDel="003A2B8C">
          <w:instrText>、</w:instrText>
        </w:r>
        <w:r w:rsidR="003A2B8C" w:rsidRPr="00015210" w:rsidDel="003A2B8C">
          <w:instrText>PERFORMANCE FEEDBACK</w:instrText>
        </w:r>
        <w:r w:rsidR="003A2B8C" w:rsidRPr="00015210" w:rsidDel="003A2B8C">
          <w:instrText>、</w:instrText>
        </w:r>
        <w:r w:rsidR="003A2B8C" w:rsidRPr="00015210" w:rsidDel="003A2B8C">
          <w:instrText>SIGN</w:instrText>
        </w:r>
        <w:r w:rsidR="003A2B8C" w:rsidRPr="00015210" w:rsidDel="003A2B8C">
          <w:instrText>、</w:instrText>
        </w:r>
        <w:r w:rsidR="003A2B8C" w:rsidRPr="00015210" w:rsidDel="003A2B8C">
          <w:instrText xml:space="preserve">USER-GENERATED CONTENT","page":"113750","source":"7.5 (Q1)","title":"Which feedback matters? The role of expressions and valence in continuous high-quality knowledge contribution in the online Q&amp;A community","title-short":"Which feedback matters?","URL":"https://linkinghub.elsevier.com/retrieve/pii/S0167923622000215","volume":"156","author":[{"family":"Wang","given":"Ning"},{"family":"Liu","given":"Yang"},{"family":"Xiao","given":"Shengsheng"}],"accessed":{"date-parts":[["2024",3,2]]},"issued":{"date-parts":[["2022",5]]}}}],"schema":"https://github.com/citation-style-language/schema/raw/master/csl-citation.json"} </w:instrText>
        </w:r>
        <w:r w:rsidR="003A2B8C" w:rsidRPr="00015210" w:rsidDel="003A2B8C">
          <w:fldChar w:fldCharType="separate"/>
        </w:r>
        <w:r w:rsidR="003A2B8C" w:rsidRPr="00015210" w:rsidDel="003A2B8C">
          <w:t>(Berger et al. 2016; Jiang et al. 2024; Wang et al. 2022)</w:t>
        </w:r>
        <w:r w:rsidR="003A2B8C" w:rsidRPr="00015210" w:rsidDel="003A2B8C">
          <w:fldChar w:fldCharType="end"/>
        </w:r>
        <w:r w:rsidR="003A2B8C" w:rsidRPr="00015210" w:rsidDel="003A2B8C">
          <w:t xml:space="preserve">, feedback and reciprocity </w:t>
        </w:r>
        <w:r w:rsidR="003A2B8C" w:rsidRPr="00015210" w:rsidDel="003A2B8C">
          <w:fldChar w:fldCharType="begin"/>
        </w:r>
        <w:r w:rsidR="003A2B8C" w:rsidRPr="00015210" w:rsidDel="003A2B8C">
          <w:instrText xml:space="preserve"> ADDIN ZOTERO_ITEM CSL_CITATION {"citationID":"2dEheXRH","properties":{"unsorted":false,"formattedCitation":"(Li et al. 2020; Moon &amp; Sproull 2008)","plainCitation":"(Li et al. 2020; Moon &amp; Sproull 2008)","noteIndex":0},"citationItems":[{"id":2910,"uris":["http://zotero.org/users/8905122/items/AQ36K4UN","http://www.mendeley.com/documents/?uuid=4ec04646-5a45-464c-8019-47503d876822","http://zotero.org/users/local/bVGy23C0/items/6L4NTYU6"],"itemData":{"id":2910,"type":"article-journal","abstract":"Online communities that curate knowledge critically depend on high-quality contributions from anonymous expert users. Understanding users' motivation to contribute knowledge helps practitioners design such websites for optimal user contribution and user benefits. Researchers have studied reciprocity as a motivation for users to share knowledge online. In this study, we focus on two different types of reciprocity as drivers of online contribution: ex-post and ex-ante reciprocity. Ex-post reciprocity refers to users who received help from others in the past and pay back by helping others at present. Using a quasi-experiment performed via the instrumental variable method as the identification strategy, we test whether users who received more answers last week answer more questions in the current week on StackOverflow.com. We find a significant positive relationship between ex-post reciprocity and knowledge contribution, and such a reciprocal motivation diminishes with time. Ex-ante reciprocity refers to people helping others in expectation of future help from others. Using data from StackOverflow.com, we take advantage of a natural experiment with a difference-indifferences analysis and find evidence supporting the existence of ex-ante reciprocity. This study offers a new taxonomy for reciprocity and new insights on how reciprocity drives online knowledge sharing.\n\n</w:instrText>
        </w:r>
        <w:r w:rsidR="003A2B8C" w:rsidRPr="00015210" w:rsidDel="003A2B8C">
          <w:instrText>【摘要翻译】管理知识的在线社区主要依赖于匿名专家用户的高质量贡献。了解用户贡献知识的动机有助于从业者设计这样的网站，以获得最佳的用户贡献和用户利益。研究人员研究了互惠作为用户在线分享知识的动机。在这项研究中，我们关注两种不同类型的互惠作为在线贡献的驱动因素：事后互惠和事前互惠。事后互惠是指过去接受过他人帮助，现在通过帮助他人来回报的用户。使用通过工具变量方法进行的准实验作为识别策略，我们测试上周收到更多答案的用户是否在本周回答了更多关于</w:instrText>
        </w:r>
        <w:r w:rsidR="003A2B8C" w:rsidRPr="00015210" w:rsidDel="003A2B8C">
          <w:instrText>StackOverflow.com</w:instrText>
        </w:r>
        <w:r w:rsidR="003A2B8C" w:rsidRPr="00015210" w:rsidDel="003A2B8C">
          <w:instrText>的问题。我们发现事后互惠和知识贡献之间存在显著的正相关关系，并且这种互惠动机随着时间的推移而减弱。事前互惠是指人们帮助他人，期望将来得到他人的帮助。利用来自</w:instrText>
        </w:r>
        <w:r w:rsidR="003A2B8C" w:rsidRPr="00015210" w:rsidDel="003A2B8C">
          <w:instrText>StackOverflow.com</w:instrText>
        </w:r>
        <w:r w:rsidR="003A2B8C" w:rsidRPr="00015210" w:rsidDel="003A2B8C">
          <w:instrText>的数据，我们利用差异</w:instrText>
        </w:r>
        <w:r w:rsidR="003A2B8C" w:rsidRPr="00015210" w:rsidDel="003A2B8C">
          <w:instrText>——</w:instrText>
        </w:r>
        <w:r w:rsidR="003A2B8C" w:rsidRPr="00015210" w:rsidDel="003A2B8C">
          <w:instrText>无差异分析的自然实验，找到支持事前互惠存在的证据。这项研究为互惠提供了一个新的分类法，并对互惠如何推动在线知识共享提供了新的见解。</w:instrText>
        </w:r>
        <w:r w:rsidR="003A2B8C" w:rsidRPr="00015210" w:rsidDel="003A2B8C">
          <w:instrText xml:space="preserve">","archive_location":"5 </w:instrText>
        </w:r>
        <w:r w:rsidR="003A2B8C" w:rsidRPr="00015210" w:rsidDel="003A2B8C">
          <w:rPr>
            <w:rFonts w:ascii="Apple Color Emoji" w:hAnsi="Apple Color Emoji" w:cs="Apple Color Emoji"/>
          </w:rPr>
          <w:instrText>📊</w:instrText>
        </w:r>
        <w:r w:rsidR="003A2B8C" w:rsidRPr="00015210" w:rsidDel="003A2B8C">
          <w:instrText>","container-title":"ACM Transactions on Management Information Systems","DOI":"10.1145/3371388","ISSN":"2158-656X","issue":"1","journalAbbreviation":"ACM Trans. Manage. Inf. Syst.","language":"en","note":"</w:instrText>
        </w:r>
        <w:r w:rsidR="003A2B8C" w:rsidRPr="00015210" w:rsidDel="003A2B8C">
          <w:rPr>
            <w:rFonts w:ascii="Apple Color Emoji" w:hAnsi="Apple Color Emoji" w:cs="Apple Color Emoji"/>
          </w:rPr>
          <w:instrText>🏷️</w:instrText>
        </w:r>
        <w:r w:rsidR="003A2B8C" w:rsidRPr="00015210" w:rsidDel="003A2B8C">
          <w:instrText xml:space="preserve"> /reading</w:instrText>
        </w:r>
        <w:r w:rsidR="003A2B8C" w:rsidRPr="00015210" w:rsidDel="003A2B8C">
          <w:instrText>、</w:instrText>
        </w:r>
        <w:r w:rsidR="003A2B8C" w:rsidRPr="00015210" w:rsidDel="003A2B8C">
          <w:instrText>/unread</w:instrText>
        </w:r>
        <w:r w:rsidR="003A2B8C" w:rsidRPr="00015210" w:rsidDel="003A2B8C">
          <w:instrText>、</w:instrText>
        </w:r>
        <w:r w:rsidR="003A2B8C" w:rsidRPr="00015210" w:rsidDel="003A2B8C">
          <w:rPr>
            <w:rFonts w:ascii="Apple Color Emoji" w:hAnsi="Apple Color Emoji" w:cs="Apple Color Emoji"/>
          </w:rPr>
          <w:instrText>📒</w:instrText>
        </w:r>
        <w:r w:rsidR="003A2B8C" w:rsidRPr="00015210" w:rsidDel="003A2B8C">
          <w:instrText>、</w:instrText>
        </w:r>
        <w:r w:rsidR="003A2B8C" w:rsidRPr="00015210" w:rsidDel="003A2B8C">
          <w:instrText>ex-ante</w:instrText>
        </w:r>
        <w:r w:rsidR="003A2B8C" w:rsidRPr="00015210" w:rsidDel="003A2B8C">
          <w:instrText>、</w:instrText>
        </w:r>
        <w:r w:rsidR="003A2B8C" w:rsidRPr="00015210" w:rsidDel="003A2B8C">
          <w:instrText>Ex-post</w:instrText>
        </w:r>
        <w:r w:rsidR="003A2B8C" w:rsidRPr="00015210" w:rsidDel="003A2B8C">
          <w:instrText>、</w:instrText>
        </w:r>
        <w:r w:rsidR="003A2B8C" w:rsidRPr="00015210" w:rsidDel="003A2B8C">
          <w:instrText>knowledge sharing</w:instrText>
        </w:r>
        <w:r w:rsidR="003A2B8C" w:rsidRPr="00015210" w:rsidDel="003A2B8C">
          <w:instrText>、</w:instrText>
        </w:r>
        <w:r w:rsidR="003A2B8C" w:rsidRPr="00015210" w:rsidDel="003A2B8C">
          <w:instrText>Q&amp;A website</w:instrText>
        </w:r>
        <w:r w:rsidR="003A2B8C" w:rsidRPr="00015210" w:rsidDel="003A2B8C">
          <w:instrText>、</w:instrText>
        </w:r>
        <w:r w:rsidR="003A2B8C" w:rsidRPr="00015210" w:rsidDel="003A2B8C">
          <w:instrText>reciprocity</w:instrText>
        </w:r>
        <w:r w:rsidR="003A2B8C" w:rsidRPr="00015210" w:rsidDel="003A2B8C">
          <w:instrText>、</w:instrText>
        </w:r>
        <w:r w:rsidR="003A2B8C" w:rsidRPr="00015210" w:rsidDel="003A2B8C">
          <w:instrText>SUPPORT</w:instrText>
        </w:r>
        <w:r w:rsidR="003A2B8C" w:rsidRPr="00015210" w:rsidDel="003A2B8C">
          <w:instrText>、</w:instrText>
        </w:r>
        <w:r w:rsidR="003A2B8C" w:rsidRPr="00015210" w:rsidDel="003A2B8C">
          <w:instrText>USERS","page":"1-26","source":"2.5","title":"Invested or indebted: Ex-ante and ex-post reciprocity in online knowledge sharing communities","title-short":"Invested or indebted","URL":"https://dl.acm.org/doi/10.1145/3371388","volume":"11","author":[{"family":"Li","given":"Hongfei"},{"family":"Shankar","given":"Ramesh"},{"family":"Stallaert","given":"Jan"}],"accessed":{"date-parts":[["2024",3,2]]},"issued":{"date-parts":[["2020",3,31]]}}},{"id":156,"uris":["http://zotero.org/users/8905122/items/FDZ49AED","http://www.mendeley.com/documents/?uuid=620ecc34-6cd1-4a8a-a4f5-ab2dca7bb322","http://zotero.org/users/local/bVGy23C0/items/AZA3J3HS"],"itemData":{"id":156,"type":"article-journal","abstract":"This paper explores a new phenomenon at the intersection of digital networks and organizations—the Internet-based volunteer work force—people who use Internet applications to pursue a personal interest through volunteering contributions of time and talent that may create value for organizations and their customers or members. This work force is not centrally organized, managed, or measured. It is an emergent phenomenon resulting from discretionary small actions taken by large numbers of people, enabled by technology and human initiative. This paper proposes a general framework for understanding the phenomenon and offers an empirical investigation of one component of it—the role of feedback in producing and sustaining high-quality contributions from this work force. In a comparative study of Internet-based voluntary technical support groups for software problems, we found that in groups who implement systematic quality feedback systems (compared to those that do not), question askers return over a longer duration, answer providers contribute more often, and technical problem resolution is more effective. We also found that with systematic feedback, volunteers who produce higher quality contributions have longer participation duration, and participation duration is positively associated with community maintenance contributions.\n\n</w:instrText>
        </w:r>
        <w:r w:rsidR="003A2B8C" w:rsidRPr="00015210" w:rsidDel="003A2B8C">
          <w:instrText>【摘要翻译】本文探讨了数字网络和组织交叉点上的一种新现象</w:instrText>
        </w:r>
        <w:r w:rsidR="003A2B8C" w:rsidRPr="00015210" w:rsidDel="003A2B8C">
          <w:instrText>——</w:instrText>
        </w:r>
        <w:r w:rsidR="003A2B8C" w:rsidRPr="00015210" w:rsidDel="003A2B8C">
          <w:instrText>基于互联网的志愿者劳动力</w:instrText>
        </w:r>
        <w:r w:rsidR="003A2B8C" w:rsidRPr="00015210" w:rsidDel="003A2B8C">
          <w:instrText>——</w:instrText>
        </w:r>
        <w:r w:rsidR="003A2B8C" w:rsidRPr="00015210" w:rsidDel="003A2B8C">
          <w:instrText>使用互联网应用程序通过志愿贡献时间和才能来追求个人兴趣的人，这可能为组织及其客户或成员创造价值。这种劳动力不是集中组织、管理或衡量的。这是一种新兴现象，由技术和人类主动性促成的大量人随意采取的小行动造成。本文提出了一个理解这一现象的总体框架，并对其中一个组成部分</w:instrText>
        </w:r>
        <w:r w:rsidR="003A2B8C" w:rsidRPr="00015210" w:rsidDel="003A2B8C">
          <w:instrText>——</w:instrText>
        </w:r>
        <w:r w:rsidR="003A2B8C" w:rsidRPr="00015210" w:rsidDel="003A2B8C">
          <w:instrText>反馈在产生和维持劳动力高质量贡献中的作用</w:instrText>
        </w:r>
        <w:r w:rsidR="003A2B8C" w:rsidRPr="00015210" w:rsidDel="003A2B8C">
          <w:instrText>——</w:instrText>
        </w:r>
        <w:r w:rsidR="003A2B8C" w:rsidRPr="00015210" w:rsidDel="003A2B8C">
          <w:instrText>进行了实证研究。在一项基于互联网的软件问题自愿技术支持小组的比较研究中，我们发现，在实施系统质量反馈系统的小组中（与不实施系统的小组相比），提问者返回的时间更长，答案提供者贡献的频率更高，技术问题解决更有效。我们还发现，有了系统的反馈，做出更高质量贡献的志愿者有更长的参与持续时间，参与持续时间与社区维护贡献正相关。</w:instrText>
        </w:r>
        <w:r w:rsidR="003A2B8C" w:rsidRPr="00015210" w:rsidDel="003A2B8C">
          <w:instrText xml:space="preserve">","archive_location":"153 </w:instrText>
        </w:r>
        <w:r w:rsidR="003A2B8C" w:rsidRPr="00015210" w:rsidDel="003A2B8C">
          <w:rPr>
            <w:rFonts w:ascii="Apple Color Emoji" w:hAnsi="Apple Color Emoji" w:cs="Apple Color Emoji"/>
          </w:rPr>
          <w:instrText>📊</w:instrText>
        </w:r>
        <w:r w:rsidR="003A2B8C" w:rsidRPr="00015210" w:rsidDel="003A2B8C">
          <w:instrText>","call-number":"3","container-title":"Information Systems Research","DOI":"10.1287/isre.1080.0208","ISSN":"1047-7047","issue":"4","journalAbbreviation":"Inform. Syst. Res.","language":"en","note":"</w:instrText>
        </w:r>
        <w:r w:rsidR="003A2B8C" w:rsidRPr="00015210" w:rsidDel="003A2B8C">
          <w:rPr>
            <w:rFonts w:ascii="Apple Color Emoji" w:hAnsi="Apple Color Emoji" w:cs="Apple Color Emoji"/>
          </w:rPr>
          <w:instrText>🏷️</w:instrText>
        </w:r>
        <w:r w:rsidR="003A2B8C" w:rsidRPr="00015210" w:rsidDel="003A2B8C">
          <w:instrText xml:space="preserve"> /unread</w:instrText>
        </w:r>
        <w:r w:rsidR="003A2B8C" w:rsidRPr="00015210" w:rsidDel="003A2B8C">
          <w:instrText>、</w:instrText>
        </w:r>
        <w:r w:rsidR="003A2B8C" w:rsidRPr="00015210" w:rsidDel="003A2B8C">
          <w:instrText>feedback</w:instrText>
        </w:r>
        <w:r w:rsidR="003A2B8C" w:rsidRPr="00015210" w:rsidDel="003A2B8C">
          <w:instrText>、</w:instrText>
        </w:r>
        <w:r w:rsidR="003A2B8C" w:rsidRPr="00015210" w:rsidDel="003A2B8C">
          <w:instrText>systematic quality feedback system</w:instrText>
        </w:r>
        <w:r w:rsidR="003A2B8C" w:rsidRPr="00015210" w:rsidDel="003A2B8C">
          <w:instrText>、</w:instrText>
        </w:r>
        <w:r w:rsidR="003A2B8C" w:rsidRPr="00015210" w:rsidDel="003A2B8C">
          <w:instrText>voluntary technical support group</w:instrText>
        </w:r>
        <w:r w:rsidR="003A2B8C" w:rsidRPr="00015210" w:rsidDel="003A2B8C">
          <w:instrText>、</w:instrText>
        </w:r>
        <w:r w:rsidR="003A2B8C" w:rsidRPr="00015210" w:rsidDel="003A2B8C">
          <w:instrText>volunteer turnover</w:instrText>
        </w:r>
        <w:r w:rsidR="003A2B8C" w:rsidRPr="00015210" w:rsidDel="003A2B8C">
          <w:instrText>、</w:instrText>
        </w:r>
        <w:r w:rsidR="003A2B8C" w:rsidRPr="00015210" w:rsidDel="003A2B8C">
          <w:instrText xml:space="preserve">volunteer work force","page":"494-515","source":"4.9 (Q1)","title":"The role of feedback in managing the Internet-based volunteer work force","URL":"https://pubsonline.informs.org/doi/10.1287/isre.1080.0208","volume":"19","author":[{"family":"Moon","given":"Jae Yun"},{"family":"Sproull","given":"Lee S."}],"accessed":{"date-parts":[["2024",4,4]]},"issued":{"date-parts":[["2008",12]]}}}],"schema":"https://github.com/citation-style-language/schema/raw/master/csl-citation.json"} </w:instrText>
        </w:r>
        <w:r w:rsidR="003A2B8C" w:rsidRPr="00015210" w:rsidDel="003A2B8C">
          <w:fldChar w:fldCharType="separate"/>
        </w:r>
        <w:r w:rsidR="003A2B8C" w:rsidRPr="00015210" w:rsidDel="003A2B8C">
          <w:t>(Li et al. 2020; Moon &amp; Sproull 2008)</w:t>
        </w:r>
        <w:r w:rsidR="003A2B8C" w:rsidRPr="00015210" w:rsidDel="003A2B8C">
          <w:fldChar w:fldCharType="end"/>
        </w:r>
        <w:r w:rsidR="003A2B8C" w:rsidRPr="00015210" w:rsidDel="003A2B8C">
          <w:t xml:space="preserve">, and gamification </w:t>
        </w:r>
        <w:r w:rsidR="003A2B8C" w:rsidRPr="00015210" w:rsidDel="003A2B8C">
          <w:fldChar w:fldCharType="begin"/>
        </w:r>
        <w:r w:rsidR="003A2B8C" w:rsidRPr="00015210" w:rsidDel="003A2B8C">
          <w:instrText xml:space="preserve"> ADDIN ZOTERO_ITEM CSL_CITATION {"citationID":"bhG7NcUc","properties":{"unsorted":false,"formattedCitation":"(Chen et al. 2022; Meng et al. 2013)","plainCitation":"(Chen et al. 2022; Meng et al. 2013)","noteIndex":0},"citationItems":[{"id":2897,"uris":["http://zotero.org/users/8905122/items/J44QYVNE","http://www.mendeley.com/documents/?uuid=4265454e-c38d-47cf-92b9-c9ae58bc424f","http://zotero.org/users/local/bVGy23C0/items/WK699KZE"],"itemData":{"id":2897,"type":"article-journal","abstract":"Many online question-and-answer (Q&amp;A) communities have tried to motivate knowledge contribution through the implementation of gamification mechanisms. We know little, though, about the effectiveness of specific hierarchical privilege levels (a.k.a. “leveling up”) and non-hierarchical incentives (e.g., independent reputation gains and achievement badges) in promoting knowledge contribution. Drawing on goal-setting theory, expectancy-value theory, and other related theories, this study models how hierarchical privilege levels and nonhierarchical incentives serve as motivational goals stimulating continued knowledge contribution. By analyzing a rich dataset collected from an online Q&amp;A platform, we find that closeness to the next hierarchical privilege level does, indeed, have a curvilinear relationship with continued knowledge contribution. Interestingly, nonhierarchical incentives, including reputation gains and granted badges, help to maintain continued knowledge contribution. Notably, user reputation diminishes the effects of both privilege levels and granted badges on future knowledge contribution. This implies that these gamification mechanisms, while potentially powerful for incentivizing user engagement in knowledge contribution, might not work as effectively for participants with already established reputations in the online community. This research provides theoretical and practical implications for motivating continued user knowledge contribution in online Q&amp;A communities.\n\n</w:instrText>
        </w:r>
        <w:r w:rsidR="003A2B8C" w:rsidRPr="00015210" w:rsidDel="003A2B8C">
          <w:instrText>【摘要翻译】</w:instrText>
        </w:r>
        <w:r w:rsidR="003A2B8C" w:rsidRPr="00015210" w:rsidDel="003A2B8C">
          <w:instrText xml:space="preserve">undefined","archive_location":"25 </w:instrText>
        </w:r>
        <w:r w:rsidR="003A2B8C" w:rsidRPr="00015210" w:rsidDel="003A2B8C">
          <w:rPr>
            <w:rFonts w:ascii="Apple Color Emoji" w:hAnsi="Apple Color Emoji" w:cs="Apple Color Emoji"/>
          </w:rPr>
          <w:instrText>📊</w:instrText>
        </w:r>
        <w:r w:rsidR="003A2B8C" w:rsidRPr="00015210" w:rsidDel="003A2B8C">
          <w:instrText>","call-number":"1","container-title":"Decision Support Systems","DOI":"10.1016/j.dss.2021.113667","ISSN":"0167-9236","journalAbbreviation":"Decis. Support Syst.","language":"en","license":"</w:instrText>
        </w:r>
        <w:r w:rsidR="003A2B8C" w:rsidRPr="00015210" w:rsidDel="003A2B8C">
          <w:rPr>
            <w:rFonts w:ascii="Apple Color Emoji" w:hAnsi="Apple Color Emoji" w:cs="Apple Color Emoji"/>
          </w:rPr>
          <w:instrText>⭐⭐⭐</w:instrText>
        </w:r>
        <w:r w:rsidR="003A2B8C" w:rsidRPr="00015210" w:rsidDel="003A2B8C">
          <w:instrText>","note":"</w:instrText>
        </w:r>
        <w:r w:rsidR="003A2B8C" w:rsidRPr="00015210" w:rsidDel="003A2B8C">
          <w:rPr>
            <w:rFonts w:ascii="Apple Color Emoji" w:hAnsi="Apple Color Emoji" w:cs="Apple Color Emoji"/>
          </w:rPr>
          <w:instrText>🏷️</w:instrText>
        </w:r>
        <w:r w:rsidR="003A2B8C" w:rsidRPr="00015210" w:rsidDel="003A2B8C">
          <w:instrText xml:space="preserve"> /unread</w:instrText>
        </w:r>
        <w:r w:rsidR="003A2B8C" w:rsidRPr="00015210" w:rsidDel="003A2B8C">
          <w:instrText>、</w:instrText>
        </w:r>
        <w:r w:rsidR="003A2B8C" w:rsidRPr="00015210" w:rsidDel="003A2B8C">
          <w:instrText>/reading","page":"113667","source":"7.5 (Q1)","title":"The impact of hierarchical privilege levels and non-hierarchical incentives on continued contribution in online Q&amp;A communities: A motivational model of gamification goals","title-short":"The impact of hierarchical privilege levels and non-hierarchical incentives on continued contribution in online Q&amp;a communities","URL":"https://linkinghub.elsevier.com/retrieve/pii/S0167923621001779","volume":"153","author":[{"family":"Chen","given":"Langtao"},{"family":"Baird","given":"Aaron"},{"family":"Straub","given":"Detmar"}],"accessed":{"date-parts":[["2024",3,2]]},"issued":{"date-parts":[["2022",2]]}}},{"id":3551,"uris":["http://zotero.org/users/8905122/items/Y3CVARAU","http://www.mendeley.com/documents/?uuid=1f851625-9123-4b58-88b8-e1519c4e3dc4","http://zotero.org/users/local/bVGy23C0/items/BN3QJKHY"],"itemData":{"id":3551,"type":"paper-conference","abstract":"Open, online social question and answer sites (SQAs) have captured the public attention in recent years. As SQAs become increasingly popular knowledge sharing platforms, issues about how open online community systems will evolve are becoming vital to our understanding of these systems. In this paper, we outline how an SQA site functions as a social learning community. The success of an SQA site depends not only on effectively organizing and delivering information, but also on whether it can attract participants and motivate them to contribute. We present early work investigating the effect of badges on users' participation in an online SQAs community, Stack Exchange. This research-in-progress paper highlights factors that help users develop into literate and productive community contributors in social platforms and considers the design implications of these observations.\n\n</w:instrText>
        </w:r>
        <w:r w:rsidR="003A2B8C" w:rsidRPr="00015210" w:rsidDel="003A2B8C">
          <w:instrText>【摘要翻译】近年来，开放的在线社交问答网站（</w:instrText>
        </w:r>
        <w:r w:rsidR="003A2B8C" w:rsidRPr="00015210" w:rsidDel="003A2B8C">
          <w:instrText>SQAs</w:instrText>
        </w:r>
        <w:r w:rsidR="003A2B8C" w:rsidRPr="00015210" w:rsidDel="003A2B8C">
          <w:instrText>）吸引了公众的注意力。随着</w:instrText>
        </w:r>
        <w:r w:rsidR="003A2B8C" w:rsidRPr="00015210" w:rsidDel="003A2B8C">
          <w:instrText>SQAs</w:instrText>
        </w:r>
        <w:r w:rsidR="003A2B8C" w:rsidRPr="00015210" w:rsidDel="003A2B8C">
          <w:instrText>成为越来越受欢迎的知识共享平台，关于开放在线社区系统将如何发展的问题对于我们理解这些系统变得至关重要。在本文中，我们概述了</w:instrText>
        </w:r>
        <w:r w:rsidR="003A2B8C" w:rsidRPr="00015210" w:rsidDel="003A2B8C">
          <w:instrText>SQA</w:instrText>
        </w:r>
        <w:r w:rsidR="003A2B8C" w:rsidRPr="00015210" w:rsidDel="003A2B8C">
          <w:instrText>网站如何作为一个社会学习社区运作。</w:instrText>
        </w:r>
        <w:r w:rsidR="003A2B8C" w:rsidRPr="00015210" w:rsidDel="003A2B8C">
          <w:instrText>SQA</w:instrText>
        </w:r>
        <w:r w:rsidR="003A2B8C" w:rsidRPr="00015210" w:rsidDel="003A2B8C">
          <w:instrText>网站的成功不仅取决于有效地组织和传递信息，还取决于它是否能吸引参与者并激励他们做出贡献。我们介绍了早期的工作，调查徽章对用户参与在线</w:instrText>
        </w:r>
        <w:r w:rsidR="003A2B8C" w:rsidRPr="00015210" w:rsidDel="003A2B8C">
          <w:instrText>SQAs</w:instrText>
        </w:r>
        <w:r w:rsidR="003A2B8C" w:rsidRPr="00015210" w:rsidDel="003A2B8C">
          <w:instrText>社区</w:instrText>
        </w:r>
        <w:r w:rsidR="003A2B8C" w:rsidRPr="00015210" w:rsidDel="003A2B8C">
          <w:instrText>Stack Exchange</w:instrText>
        </w:r>
        <w:r w:rsidR="003A2B8C" w:rsidRPr="00015210" w:rsidDel="003A2B8C">
          <w:instrText>的影响。这篇正在进行的研究论文强调了帮助用户在社交平台中发展成为有文化和有生产力的社区贡献者的因素，并考虑了这些观察结果的设计含义。</w:instrText>
        </w:r>
        <w:r w:rsidR="003A2B8C" w:rsidRPr="00015210" w:rsidDel="003A2B8C">
          <w:instrText>","container-title":"Proceedings of Americas Conference on Information Systems","event-title":"19th Americas Conference on Information Systems (AMCIS)","ISBN":"978-0-615-55907-0","language":"en","note":"</w:instrText>
        </w:r>
        <w:r w:rsidR="003A2B8C" w:rsidRPr="00015210" w:rsidDel="003A2B8C">
          <w:rPr>
            <w:rFonts w:ascii="Apple Color Emoji" w:hAnsi="Apple Color Emoji" w:cs="Apple Color Emoji"/>
          </w:rPr>
          <w:instrText>🏷️</w:instrText>
        </w:r>
        <w:r w:rsidR="003A2B8C" w:rsidRPr="00015210" w:rsidDel="003A2B8C">
          <w:instrText xml:space="preserve"> /unread</w:instrText>
        </w:r>
        <w:r w:rsidR="003A2B8C" w:rsidRPr="00015210" w:rsidDel="003A2B8C">
          <w:instrText>、</w:instrText>
        </w:r>
        <w:r w:rsidR="003A2B8C" w:rsidRPr="00015210" w:rsidDel="003A2B8C">
          <w:instrText>participation</w:instrText>
        </w:r>
        <w:r w:rsidR="003A2B8C" w:rsidRPr="00015210" w:rsidDel="003A2B8C">
          <w:instrText>、</w:instrText>
        </w:r>
        <w:r w:rsidR="003A2B8C" w:rsidRPr="00015210" w:rsidDel="003A2B8C">
          <w:instrText>badge system</w:instrText>
        </w:r>
        <w:r w:rsidR="003A2B8C" w:rsidRPr="00015210" w:rsidDel="003A2B8C">
          <w:instrText>、</w:instrText>
        </w:r>
        <w:r w:rsidR="003A2B8C" w:rsidRPr="00015210" w:rsidDel="003A2B8C">
          <w:instrText>motivation and incentives</w:instrText>
        </w:r>
        <w:r w:rsidR="003A2B8C" w:rsidRPr="00015210" w:rsidDel="003A2B8C">
          <w:instrText>、</w:instrText>
        </w:r>
        <w:r w:rsidR="003A2B8C" w:rsidRPr="00015210" w:rsidDel="003A2B8C">
          <w:instrText xml:space="preserve">SQAs","page":"2478-2484","publisher-place":"Atlanta, USA","source":"Clarivate Analytics Web of Science","title":"Motivational effects of badge systems on participation in Stack Exchange social Q&amp;A online community","URL":"https://aisel.aisnet.org/amcis2013/VirtualCommunities/RoundTablePresentations/2","volume":"4","author":[{"family":"Meng","given":"Xu"},{"family":"Webster","given":"Sarah A."},{"family":"Butler","given":"Brian S."}],"accessed":{"date-parts":[["2024",3,2]]},"issued":{"date-parts":[["2013"]]}}}],"schema":"https://github.com/citation-style-language/schema/raw/master/csl-citation.json"} </w:instrText>
        </w:r>
        <w:r w:rsidR="003A2B8C" w:rsidRPr="00015210" w:rsidDel="003A2B8C">
          <w:fldChar w:fldCharType="separate"/>
        </w:r>
        <w:r w:rsidR="003A2B8C" w:rsidRPr="00015210" w:rsidDel="003A2B8C">
          <w:t>(Chen et al. 2022; Meng et al. 2013)</w:t>
        </w:r>
        <w:r w:rsidR="003A2B8C" w:rsidRPr="00015210" w:rsidDel="003A2B8C">
          <w:fldChar w:fldCharType="end"/>
        </w:r>
        <w:r w:rsidR="003A2B8C" w:rsidRPr="00015210" w:rsidDel="003A2B8C">
          <w:t>. These determinants are properties of the question or the platform, not properties of the prior content that a newcomer confronts upon arrival. They are also fixed before any particular competitor appears. Our study holds them constant by design.</w:t>
        </w:r>
      </w:moveFrom>
    </w:p>
    <w:moveFromRangeEnd w:id="457"/>
    <w:p w14:paraId="4F74C5E9" w14:textId="00884F92" w:rsidR="003A2B8C" w:rsidRPr="00015210" w:rsidRDefault="003A2B8C" w:rsidP="003A2B8C">
      <w:pPr>
        <w:pStyle w:val="Paragraph0"/>
      </w:pPr>
      <w:r w:rsidRPr="00015210">
        <w:t xml:space="preserve">Across this literature, the prior contributor is always another human. </w:t>
      </w:r>
      <w:ins w:id="459" w:author="Xin Li" w:date="2026-08-21T09:53:00Z" w16du:dateUtc="2026-08-21T01:53:00Z">
        <w:r w:rsidR="00CF1F0C">
          <w:t>The appearance of AI identity was not able to be studied. Meanwhile, w</w:t>
        </w:r>
      </w:ins>
      <w:del w:id="460" w:author="Xin Li" w:date="2026-08-21T09:53:00Z" w16du:dateUtc="2026-08-21T01:53:00Z">
        <w:r w:rsidRPr="00015210" w:rsidDel="00CF1F0C">
          <w:delText>W</w:delText>
        </w:r>
      </w:del>
      <w:r w:rsidRPr="00015210">
        <w:t xml:space="preserve">hether presence, volume, </w:t>
      </w:r>
      <w:ins w:id="461" w:author="Xin Li" w:date="2026-08-21T09:53:00Z" w16du:dateUtc="2026-08-21T01:53:00Z">
        <w:r w:rsidR="00CF1F0C">
          <w:t xml:space="preserve">and </w:t>
        </w:r>
      </w:ins>
      <w:r w:rsidRPr="00015210">
        <w:t>quality</w:t>
      </w:r>
      <w:del w:id="462" w:author="Xin Li" w:date="2026-08-21T09:53:00Z" w16du:dateUtc="2026-08-21T01:53:00Z">
        <w:r w:rsidRPr="00015210" w:rsidDel="00CF1F0C">
          <w:delText>, and source</w:delText>
        </w:r>
      </w:del>
      <w:r w:rsidRPr="00015210">
        <w:t xml:space="preserve"> carry the same meaning when the prior contributor is an AI is not settled by existing evidence</w:t>
      </w:r>
      <w:ins w:id="463" w:author="Xin Li" w:date="2026-08-21T09:53:00Z" w16du:dateUtc="2026-08-21T01:53:00Z">
        <w:r w:rsidR="00CF1F0C">
          <w:t xml:space="preserve"> either</w:t>
        </w:r>
      </w:ins>
      <w:r w:rsidRPr="00015210">
        <w:t xml:space="preserve">. </w:t>
      </w:r>
      <w:del w:id="464" w:author="Xin Li" w:date="2026-08-21T07:48:00Z" w16du:dateUtc="2026-08-20T23:48:00Z">
        <w:r w:rsidRPr="00015210" w:rsidDel="00937BD2">
          <w:delText>There is good reason to expect that they do not, and this is the question our setting allows us to address.</w:delText>
        </w:r>
      </w:del>
    </w:p>
    <w:p w14:paraId="0BAA0F86" w14:textId="0DC05243" w:rsidR="00BD7DAA" w:rsidRPr="00015210" w:rsidRDefault="00BD7DAA">
      <w:pPr>
        <w:pStyle w:val="Heading3"/>
        <w:pPrChange w:id="465" w:author="Xin Li" w:date="2026-08-21T09:51:00Z" w16du:dateUtc="2026-08-21T01:51:00Z">
          <w:pPr>
            <w:pStyle w:val="Heading2"/>
          </w:pPr>
        </w:pPrChange>
      </w:pPr>
      <w:r w:rsidRPr="00015210">
        <w:t>Human Responses to Identified Machine Agents</w:t>
      </w:r>
    </w:p>
    <w:p w14:paraId="162231CB" w14:textId="087838B7" w:rsidR="00BD7DAA" w:rsidRPr="00015210" w:rsidDel="00B9323A" w:rsidRDefault="00BD7DAA" w:rsidP="00BD7DAA">
      <w:pPr>
        <w:pStyle w:val="Paragraph0"/>
        <w:rPr>
          <w:del w:id="466" w:author="Xin Li" w:date="2026-08-21T07:49:00Z" w16du:dateUtc="2026-08-20T23:49:00Z"/>
        </w:rPr>
      </w:pPr>
      <w:r w:rsidRPr="00015210">
        <w:t xml:space="preserve">Because internal GenAI is explicitly labeled, our setting activates a literature on how people respond to machine agents they know to be machines. This work establishes that disclosure alone changes behavior. People discount algorithmic advice after observing it err, even when the algorithm outperforms humans </w:t>
      </w:r>
      <w:r w:rsidRPr="00015210">
        <w:fldChar w:fldCharType="begin"/>
      </w:r>
      <w:r w:rsidRPr="00015210">
        <w:instrText xml:space="preserve"> ADDIN ZOTERO_ITEM CSL_CITATION {"citationID":"9bhg8xO4","properties":{"unsorted":false,"formattedCitation":"(Dietvorst et al. 2015)","plainCitation":"(Dietvorst et al. 2015)","noteIndex":0},"citationItems":[{"id":203396,"uris":["http://zotero.org/users/8905122/items/9NRIIXP8"],"itemData":{"id":203396,"type":"article-journal","abstract":"Research shows that evidence-based algorithms more accurately predict the future than do human forecasters. Yet when forecasters are deciding whether to use a human forecaster or a statistical algorithm, they often choose the human forecaster. This phenomenon, which we call algorithm aversion, is costly, and it is important to understand its causes. We show that people are especially averse to algorithmic forecasters after seeing them perform, even when they see them outperform a human forecaster. This is because people more quickly lose confidence in algorithmic than human forecasters after seeing them make the same mistake. In 5 studies, participants either saw an algorithm make forecasts, a human make forecasts, both, or neither. They then decided whether to tie their incentives to the future predictions of the algorithm or the human. Participants who saw the algorithm perform were less confident in it, and less likely to choose it over an inferior human forecaster. This was true even among those who saw the algorithm outperform the human. (PsycInfo Database Record (c) 2025 APA, all rights reserved)","archive_location":"2407 </w:instrText>
      </w:r>
      <w:r w:rsidRPr="00015210">
        <w:rPr>
          <w:rFonts w:ascii="Apple Color Emoji" w:hAnsi="Apple Color Emoji" w:cs="Apple Color Emoji"/>
        </w:rPr>
        <w:instrText>📊</w:instrText>
      </w:r>
      <w:r w:rsidRPr="00015210">
        <w:instrText>","container-title":"Journal of Experimental Psychology: General","DOI":"10.1037/xge0000033","ISSN":"1939-2222","issue":"1","language":"en","note":"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Algorithms</w:instrText>
      </w:r>
      <w:r w:rsidRPr="00015210">
        <w:instrText>、</w:instrText>
      </w:r>
      <w:r w:rsidRPr="00015210">
        <w:instrText>Decision Making</w:instrText>
      </w:r>
      <w:r w:rsidRPr="00015210">
        <w:instrText>、</w:instrText>
      </w:r>
      <w:r w:rsidRPr="00015210">
        <w:instrText>Aversion</w:instrText>
      </w:r>
      <w:r w:rsidRPr="00015210">
        <w:instrText>、</w:instrText>
      </w:r>
      <w:r w:rsidRPr="00015210">
        <w:instrText>Heuristics</w:instrText>
      </w:r>
      <w:r w:rsidRPr="00015210">
        <w:instrText>、</w:instrText>
      </w:r>
      <w:r w:rsidRPr="00015210">
        <w:instrText xml:space="preserve">Self-Confidence","page":"114-126","publisher":"American Psychological Association","publisher-place":"US","source":"APA PsycNet","title":"Algorithm aversion: People erroneously avoid algorithms after seeing them err","title-short":"Algorithm aversion","volume":"144","author":[{"family":"Dietvorst","given":"Berkeley J."},{"family":"Simmons","given":"Joseph P."},{"family":"Massey","given":"Cade"}],"issued":{"date-parts":[["2015"]]}}}],"schema":"https://github.com/citation-style-language/schema/raw/master/csl-citation.json"} </w:instrText>
      </w:r>
      <w:r w:rsidRPr="00015210">
        <w:fldChar w:fldCharType="separate"/>
      </w:r>
      <w:r w:rsidRPr="00015210">
        <w:t>(Dietvorst et al. 2015)</w:t>
      </w:r>
      <w:r w:rsidRPr="00015210">
        <w:fldChar w:fldCharType="end"/>
      </w:r>
      <w:r w:rsidRPr="00015210">
        <w:t xml:space="preserve">, while over-weighting algorithmic judgment relative to human judgment in other conditions </w:t>
      </w:r>
      <w:r w:rsidRPr="00015210">
        <w:fldChar w:fldCharType="begin"/>
      </w:r>
      <w:r w:rsidRPr="00015210">
        <w:instrText xml:space="preserve"> ADDIN ZOTERO_ITEM CSL_CITATION {"citationID":"3MQRr5m5","properties":{"unsorted":false,"formattedCitation":"(Logg et al. 2019)","plainCitation":"(Logg et al. 2019)","noteIndex":0},"citationItems":[{"id":203498,"uris":["http://zotero.org/users/8905122/items/TFSZKW6M"],"itemData":{"id":203498,"type":"article-journal","abstract":"Even though computational algorithms often outperform human judgment, received wisdom suggests that people may be skeptical of relying on them (Dawes, 1979). Counter to this notion, results from six experiments show that lay people adhere more to advice when they think it comes from an algorithm than from a person. People showed this effect, what we call algorithm appreciation, when making numeric estimates about a visual stimulus (Experiment 1A) and forecasts about the popularity of songs and romantic attraction (Experiments 1B and 1C). Yet, researchers predicted the opposite result (Experiment 1D). Algorithm appreciation persisted when advice appeared jointly or separately (Experiment 2). However, algorithm appreciation waned when: people chose between an algorithm’s estimate and their own (versus an external advisor’s; Experiment 3) and they had expertise in forecasting (Experiment 4). Paradoxically, experienced professionals, who make forecasts on a regular basis, relied less on algorithmic advice than lay people did, which hurt their accuracy. These results shed light on the important question of when people rely on algorithmic advice over advice from people and have implications for the use of “big data” and algorithmic advice it generates.","archive_location":"1597 </w:instrText>
      </w:r>
      <w:r w:rsidRPr="00015210">
        <w:rPr>
          <w:rFonts w:ascii="Apple Color Emoji" w:hAnsi="Apple Color Emoji" w:cs="Apple Color Emoji"/>
        </w:rPr>
        <w:instrText>📊</w:instrText>
      </w:r>
      <w:r w:rsidRPr="00015210">
        <w:instrText>","call-number":"1","container-title":"Organizational Behavior and Human Decision Processes","DOI":"10.1016/j.obhdp.2018.12.005","ISSN":"0749-5978","journalAbbreviation":"Organizational Behavior and Human Decision Processes","language":"en","note":"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Algorithms</w:instrText>
      </w:r>
      <w:r w:rsidRPr="00015210">
        <w:instrText>、</w:instrText>
      </w:r>
      <w:r w:rsidRPr="00015210">
        <w:instrText>Accuracy</w:instrText>
      </w:r>
      <w:r w:rsidRPr="00015210">
        <w:instrText>、</w:instrText>
      </w:r>
      <w:r w:rsidRPr="00015210">
        <w:instrText>Forecasting</w:instrText>
      </w:r>
      <w:r w:rsidRPr="00015210">
        <w:instrText>、</w:instrText>
      </w:r>
      <w:r w:rsidRPr="00015210">
        <w:instrText>Advice-taking</w:instrText>
      </w:r>
      <w:r w:rsidRPr="00015210">
        <w:instrText>、</w:instrText>
      </w:r>
      <w:r w:rsidRPr="00015210">
        <w:instrText>Decision-making</w:instrText>
      </w:r>
      <w:r w:rsidRPr="00015210">
        <w:instrText>、</w:instrText>
      </w:r>
      <w:r w:rsidRPr="00015210">
        <w:instrText xml:space="preserve">Theory of machine","page":"90-103","source":"5 (Q2)","title":"Algorithm appreciation: People prefer algorithmic to human judgment","title-short":"Algorithm appreciation","URL":"https://www.sciencedirect.com/science/article/pii/S0749597818303388","volume":"151","author":[{"family":"Logg","given":"Jennifer M."},{"family":"Minson","given":"Julia A."},{"family":"Moore","given":"Don A."}],"accessed":{"date-parts":[["2026",8,10]]},"issued":{"date-parts":[["2019",3,1]]}}}],"schema":"https://github.com/citation-style-language/schema/raw/master/csl-citation.json"} </w:instrText>
      </w:r>
      <w:r w:rsidRPr="00015210">
        <w:fldChar w:fldCharType="separate"/>
      </w:r>
      <w:r w:rsidRPr="00015210">
        <w:t>(Logg et al. 2019)</w:t>
      </w:r>
      <w:r w:rsidRPr="00015210">
        <w:fldChar w:fldCharType="end"/>
      </w:r>
      <w:r w:rsidRPr="00015210">
        <w:t xml:space="preserve">. The direction of the effect depends on how subjective or human-dependent the task is perceived to be </w:t>
      </w:r>
      <w:r w:rsidRPr="00015210">
        <w:fldChar w:fldCharType="begin"/>
      </w:r>
      <w:r w:rsidRPr="00015210">
        <w:instrText xml:space="preserve"> ADDIN ZOTERO_ITEM CSL_CITATION {"citationID":"lTMh2eNw","properties":{"unsorted":false,"formattedCitation":"(Castelo et al. 2019)","plainCitation":"(Castelo et al. 2019)","noteIndex":0},"citationItems":[{"id":203681,"uris":["http://zotero.org/users/8905122/items/F7D4H9PM"],"itemData":{"id":203681,"type":"article-journal","abstract":"</w:instrText>
      </w:r>
      <w:r w:rsidRPr="00015210">
        <w:instrText>抽象的</w:instrText>
      </w:r>
      <w:r w:rsidRPr="00015210">
        <w:instrText>Research suggests that consumers are averse to relying on algorithms to perform tasks that are typically done by humans, despite the fact that algorithms often perform better. The authors explore when and why this is true in a wide variety of domains. They find that algorithms are trusted and relied on less for tasks that seem subjective (vs. objective) in nature. However, they show that perceived task objectivity is malleable and that increasing a task’s perceived objectivity increases trust in and use of algorithms for that task. Consumers mistakenly believe that algorithms lack the abilities required to perform subjective tasks. Increasing algorithms’ perceived affective human-likeness is therefore effective at increasing the use of algorithms for subjective tasks. These findings are supported by the results of four online lab studies with over 1,400 participants and two online field studies with over 56,000 participants. The results provide insights into when and why consumers are likely to use algorithms and how marketers can increase their use when they outperform humans.</w:instrText>
      </w:r>
      <w:r w:rsidRPr="00015210">
        <w:instrText>研究表明，尽管算法通常表现更佳，但消费者仍然不愿依赖算法来完成通常由人类完成的任务。作者探讨了这一现象在各种领域中出现的原因和时机。他们发现，对于看似主观（而非客观）的任务，人们对算法的信任度和依赖度较低。然而，研究表明，人们对任务客观性的感知是可塑的，提高任务的客观性感知可以增强人们对算法的信任和使用。消费者误以为算法缺乏执行主观任务所需的能力。因此，提高算法在情感上与人类的相似度可以有效提升用户在主观任务中使用算法的意愿。这些发现得到了四项在线实验室研究（超过</w:instrText>
      </w:r>
      <w:r w:rsidRPr="00015210">
        <w:instrText>1400</w:instrText>
      </w:r>
      <w:r w:rsidRPr="00015210">
        <w:instrText>名参与者）和两项在线实地研究（超过</w:instrText>
      </w:r>
      <w:r w:rsidRPr="00015210">
        <w:instrText>56000</w:instrText>
      </w:r>
      <w:r w:rsidRPr="00015210">
        <w:instrText>名参与者）的支持。研究结</w:instrText>
      </w:r>
      <w:r w:rsidRPr="00015210">
        <w:instrText>​​</w:instrText>
      </w:r>
      <w:r w:rsidRPr="00015210">
        <w:instrText>果深入揭示了消费者何时以及为何可能使用算法，以及营销人员如何在算法表现优于人类时提高其使用率。</w:instrText>
      </w:r>
      <w:r w:rsidRPr="00015210">
        <w:instrText xml:space="preserve">","archive_location":"1274 </w:instrText>
      </w:r>
      <w:r w:rsidRPr="00015210">
        <w:rPr>
          <w:rFonts w:ascii="Apple Color Emoji" w:hAnsi="Apple Color Emoji" w:cs="Apple Color Emoji"/>
        </w:rPr>
        <w:instrText>📊</w:instrText>
      </w:r>
      <w:r w:rsidRPr="00015210">
        <w:instrText>","call-number":"1","container-title":"Journal of Marketing Research","DOI":"10.1177/0022243719851788","ISSN":"0022-2437","issue":"5","language":"en","note":"</w:instrText>
      </w:r>
      <w:r w:rsidRPr="00015210">
        <w:rPr>
          <w:rFonts w:ascii="Apple Color Emoji" w:hAnsi="Apple Color Emoji" w:cs="Apple Color Emoji"/>
        </w:rPr>
        <w:instrText>🏷️</w:instrText>
      </w:r>
      <w:r w:rsidRPr="00015210">
        <w:instrText xml:space="preserve"> /unread","page":"809-825","publisher":"SAGE Publications Inc","source":"6.3 (Q1)","title":"Task-Dependent Algorithm Aversion","URL":"https://doi.org/10.1177/0022243719851788","volume":"56","author":[{"family":"Castelo","given":"Noah"},{"family":"Bos","given":"Maarten W."},{"family":"Lehmann","given":"Donald R."}],"accessed":{"date-parts":[["2026",8,10]]},"issued":{"date-parts":[["2019",10,1]]}}}],"schema":"https://github.com/citation-style-language/schema/raw/master/csl-citation.json"} </w:instrText>
      </w:r>
      <w:r w:rsidRPr="00015210">
        <w:fldChar w:fldCharType="separate"/>
      </w:r>
      <w:r w:rsidRPr="00015210">
        <w:t>(Castelo et al. 2019)</w:t>
      </w:r>
      <w:r w:rsidRPr="00015210">
        <w:fldChar w:fldCharType="end"/>
      </w:r>
      <w:r w:rsidRPr="00015210">
        <w:t xml:space="preserve">, which implies that the meaning of an AI label is domain-specific rather than fixed. Related literature shows that responses to capable machines are not confined to substitution or withdrawal: exposure to AI has been shown to increase the novelty of subsequent human decisions </w:t>
      </w:r>
      <w:r w:rsidRPr="00015210">
        <w:fldChar w:fldCharType="begin"/>
      </w:r>
      <w:r w:rsidRPr="00015210">
        <w:instrText xml:space="preserve"> ADDIN ZOTERO_ITEM CSL_CITATION {"citationID":"asVWc2FT","properties":{"unsorted":false,"formattedCitation":"(Shin et al. 2023)","plainCitation":"(Shin et al. 2023)","noteIndex":0},"citationItems":[{"id":203783,"uris":["http://zotero.org/users/8905122/items/QPIVFPCK"],"itemData":{"id":203783,"type":"article-journal","abstract":"How will superhuman artificial intelligence (AI) affect human decision-making? And what will be the mechanisms behind this effect? We address these questions in a domain where AI already exceeds human performance, analyzing more than 5.8 million move decisions made by professional Go players over the past 71 y (1950 to 2021). To address the first question, we use a superhuman AI program to estimate the quality of human decisions across time, generating 58 billion counterfactual game patterns and comparing the win rates of actual human decisions with those of counterfactual AI decisions. We find that humans began to make significantly better decisions following the advent of superhuman AI. We then examine human players’ strategies across time and find that novel decisions (i.e., previously unobserved moves) occurred more frequently and became associated with higher decision quality after the advent of superhuman AI. Our findings suggest that the development of superhuman AI programs may have prompted human players to break away from traditional strategies and induced them to explore novel moves, which in turn may have improved their decision-making.","archive_location":"79 </w:instrText>
      </w:r>
      <w:r w:rsidRPr="00015210">
        <w:rPr>
          <w:rFonts w:ascii="Apple Color Emoji" w:hAnsi="Apple Color Emoji" w:cs="Apple Color Emoji"/>
        </w:rPr>
        <w:instrText>📊</w:instrText>
      </w:r>
      <w:r w:rsidRPr="00015210">
        <w:instrText>","call-number":"1","container-title":"Proceedings of the National Academy of Sciences","DOI":"10.1073/pnas.2214840120","issue":"12","language":"en","note":"</w:instrText>
      </w:r>
      <w:r w:rsidRPr="00015210">
        <w:rPr>
          <w:rFonts w:ascii="Apple Color Emoji" w:hAnsi="Apple Color Emoji" w:cs="Apple Color Emoji"/>
        </w:rPr>
        <w:instrText>🏷️</w:instrText>
      </w:r>
      <w:r w:rsidRPr="00015210">
        <w:instrText xml:space="preserve"> /unread","page":"e2214840120","publisher":"Proceedings of the National Academy of Sciences","source":"9.5 (Q1)","title":"Superhuman artificial intelligence can improve human decision-making by increasing novelty","URL":"https://www.pnas.org/doi/10.1073/pnas.2214840120","volume":"120","author":[{"family":"Shin","given":"Minkyu"},{"family":"Kim","given":"Jin"},{"family":"Opheusden","given":"Bas","non-dropping-particle":"van"},{"family":"Griffiths","given":"Thomas L."}],"accessed":{"date-parts":[["2026",8,10]]},"issued":{"date-parts":[["2023",3,21]]}}}],"schema":"https://github.com/citation-style-language/schema/raw/master/csl-citation.json"} </w:instrText>
      </w:r>
      <w:r w:rsidRPr="00015210">
        <w:fldChar w:fldCharType="separate"/>
      </w:r>
      <w:r w:rsidRPr="00015210">
        <w:t>(Shin et al. 2023)</w:t>
      </w:r>
      <w:r w:rsidRPr="00015210">
        <w:fldChar w:fldCharType="end"/>
      </w:r>
      <w:r w:rsidRPr="00015210">
        <w:t xml:space="preserve">, and studies of AI-exposed labor markets document both displacement and adaptive repositioning toward tasks where human value is distinctive </w:t>
      </w:r>
      <w:r w:rsidRPr="00015210">
        <w:fldChar w:fldCharType="begin"/>
      </w:r>
      <w:r w:rsidRPr="00015210">
        <w:instrText xml:space="preserve"> ADDIN ZOTERO_ITEM CSL_CITATION {"citationID":"xeK2Ymvs","properties":{"unsorted":false,"formattedCitation":"(Demirci et al. 2024; Hui et al. 2024; Yiu et al. 2026)","plainCitation":"(Demirci et al. 2024; Hui et al. 2024; Yiu et al. 2026)","noteIndex":0},"citationItems":[{"id":204267,"uris":["http://zotero.org/users/8905122/items/ASF5P2YB"],"itemData":{"id":204267,"type":"article-journal","call-number":"1","container-title":"Management Science","language":"en","note":"</w:instrText>
      </w:r>
      <w:r w:rsidRPr="00015210">
        <w:rPr>
          <w:rFonts w:ascii="Apple Color Emoji" w:hAnsi="Apple Color Emoji" w:cs="Apple Color Emoji"/>
        </w:rPr>
        <w:instrText>🏷️</w:instrText>
      </w:r>
      <w:r w:rsidRPr="00015210">
        <w:instrText xml:space="preserve"> /unread","source":"5.7 (Q1)","title":"Who is AI replacing? the impact of GenAI on online freelancing platforms","title-short":"Who is AI replacing?","URL":"https://mimanizalesdelalma.com/wp-content/uploads/2024/06/ssrn_id4733572_code6219651.pdf","author":[{"family":"Demirci","given":"Ozge"},{"family":"Hannane","given":"Jonas"},{"family":"Zhu","given":"Xinrong"}],"accessed":{"date-parts":[["2026",8,10]]},"issued":{"date-parts":[["2024"]]}}},{"id":204166,"uris":["http://zotero.org/users/8905122/items/LCGGLTYH"],"itemData":{"id":204166,"type":"article-journal","abstract":"Generative artificial intelligence (AI) holds the potential to either complement workers by enhancing their productivity or substitute them. We examine the short-term effects of the recently released generative AI models (ChatGPT, DALL-E 2, and Midjourney) on the employment outcomes of freelancers on a large online platform. We find that freelancers in highly affected occupations suffer from the introduction of generative AI, experiencing reductions in both employment and earnings. We find similar effects studying the release of other image-based generative AI models. Exploring the heterogeneity by freelancers’ employment history, we do not find evidence that high-quality service, measured by their past performance and employment, moderates the adverse effects on employment. In fact, we find suggestive evidence that top freelancers are disproportionately affected by AI. These results suggest that generative AI may transform the role of human capital in the organization and reduce overall demand for workers.</w:instrText>
      </w:r>
      <w:r w:rsidRPr="00015210">
        <w:instrText>生成式人工智能（</w:instrText>
      </w:r>
      <w:r w:rsidRPr="00015210">
        <w:instrText>AI</w:instrText>
      </w:r>
      <w:r w:rsidRPr="00015210">
        <w:instrText>）既有可能通过提高生产力来辅助劳动者，也有可能取代他们。我们研究了近期发布的生成式</w:instrText>
      </w:r>
      <w:r w:rsidRPr="00015210">
        <w:instrText xml:space="preserve"> AI </w:instrText>
      </w:r>
      <w:r w:rsidRPr="00015210">
        <w:instrText>模型（</w:instrText>
      </w:r>
      <w:r w:rsidRPr="00015210">
        <w:instrText>ChatGPT</w:instrText>
      </w:r>
      <w:r w:rsidRPr="00015210">
        <w:instrText>、</w:instrText>
      </w:r>
      <w:r w:rsidRPr="00015210">
        <w:instrText xml:space="preserve">DALL-E 2 </w:instrText>
      </w:r>
      <w:r w:rsidRPr="00015210">
        <w:instrText>和</w:instrText>
      </w:r>
      <w:r w:rsidRPr="00015210">
        <w:instrText xml:space="preserve"> Midjourney</w:instrText>
      </w:r>
      <w:r w:rsidRPr="00015210">
        <w:instrText>）对大型在线平台上自由职业者就业结果的短期影响。我们发现，受影响较大的职业领域的自由职业者受到生成式</w:instrText>
      </w:r>
      <w:r w:rsidRPr="00015210">
        <w:instrText xml:space="preserve"> AI </w:instrText>
      </w:r>
      <w:r w:rsidRPr="00015210">
        <w:instrText>引入的影响，就业和收入均有所下降。研究其他基于图像的生成式</w:instrText>
      </w:r>
      <w:r w:rsidRPr="00015210">
        <w:instrText xml:space="preserve"> AI </w:instrText>
      </w:r>
      <w:r w:rsidRPr="00015210">
        <w:instrText>模型的发布也发现了类似的影响。通过分析自由职业者就业经历的异质性，我们发现，以过往业绩和就业情况衡</w:instrText>
      </w:r>
      <w:r w:rsidRPr="00015210">
        <w:instrText>​​</w:instrText>
      </w:r>
      <w:r w:rsidRPr="00015210">
        <w:instrText>量的高质量服务并不能缓解</w:instrText>
      </w:r>
      <w:r w:rsidRPr="00015210">
        <w:instrText xml:space="preserve"> AI </w:instrText>
      </w:r>
      <w:r w:rsidRPr="00015210">
        <w:instrText>对就业的负面影响。事实上，我们发现有迹象表明，顶尖自由职业者受</w:instrText>
      </w:r>
      <w:r w:rsidRPr="00015210">
        <w:instrText xml:space="preserve"> AI </w:instrText>
      </w:r>
      <w:r w:rsidRPr="00015210">
        <w:instrText>的影响尤为严重。这些结果表明，生成式</w:instrText>
      </w:r>
      <w:r w:rsidRPr="00015210">
        <w:instrText xml:space="preserve"> AI </w:instrText>
      </w:r>
      <w:r w:rsidRPr="00015210">
        <w:instrText>可能会改变人力资本在组织中的作用，并降低对劳动力的整体需求。</w:instrText>
      </w:r>
      <w:r w:rsidRPr="00015210">
        <w:instrText xml:space="preserve"> Supplemental Material: The online appendices are available at https://doi.org/10.1287/orsc.2023.18441.</w:instrText>
      </w:r>
      <w:r w:rsidRPr="00015210">
        <w:instrText>补充材料：</w:instrText>
      </w:r>
      <w:r w:rsidRPr="00015210">
        <w:instrText xml:space="preserve"> </w:instrText>
      </w:r>
      <w:r w:rsidRPr="00015210">
        <w:instrText>在线附录可在以下网址获取：</w:instrText>
      </w:r>
      <w:r w:rsidRPr="00015210">
        <w:instrText xml:space="preserve"> https://doi.org/10.1287/orsc.2023.18441 </w:instrText>
      </w:r>
      <w:r w:rsidRPr="00015210">
        <w:instrText>。</w:instrText>
      </w:r>
      <w:r w:rsidRPr="00015210">
        <w:instrText xml:space="preserve">","archive_location":"174 </w:instrText>
      </w:r>
      <w:r w:rsidRPr="00015210">
        <w:rPr>
          <w:rFonts w:ascii="Apple Color Emoji" w:hAnsi="Apple Color Emoji" w:cs="Apple Color Emoji"/>
        </w:rPr>
        <w:instrText>📊</w:instrText>
      </w:r>
      <w:r w:rsidRPr="00015210">
        <w:instrText>","call-number":"1","container-title":"Organization Science","DOI":"10.1287/orsc.2023.18441","ISSN":"1047-7039","issue":"6","language":"en","note":"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generative AI</w:instrText>
      </w:r>
      <w:r w:rsidRPr="00015210">
        <w:instrText>、</w:instrText>
      </w:r>
      <w:r w:rsidRPr="00015210">
        <w:instrText>artificial intelligence</w:instrText>
      </w:r>
      <w:r w:rsidRPr="00015210">
        <w:instrText>、</w:instrText>
      </w:r>
      <w:r w:rsidRPr="00015210">
        <w:instrText>online labor markets</w:instrText>
      </w:r>
      <w:r w:rsidRPr="00015210">
        <w:instrText>、</w:instrText>
      </w:r>
      <w:r w:rsidRPr="00015210">
        <w:instrText>large language model","page":"1977-1989","publisher":"INFORMS","source":"5.7 (Q1)","title":"The Short-Term Effects of Generative Artificial Intelligence on Employment: Evidence from an Online Labor Market","title-short":"The Short-Term Effects of Generative Artificial Intelligence on Employment","URL":"https://pubsonline.informs.org/doi/abs/10.1287/orsc.2023.18441","volume":"35","author":[{"family":"Hui","given":"Xiang"},{"family":"Reshef","given":"Oren"},{"family":"Zhou","given":"Luofeng"}],"accessed":{"date-parts":[["2026",8,10]]},"issued":{"date-parts":[["2024",11]]}}},{"id":204065,"uris":["http://zotero.org/users/8905122/items/H2BLLMRW"],"itemData":{"id":204065,"type":"article-journal","abstract":"Technological change reshapes labor markets not only by changing labor demand but also by altering labor supply, as workers reallocate effort across tasks and opportunities in response to technological advances. Yet research has focused more on demand-side effects than on how workers themselves adapt. In this research, we examine worker repositioning on a large online labor market following the launch of ChatGPT in November 2022. We argue that the launch of ChatGPT reduced expected returns to labor in exposed skill domains and develop and test a series of hypotheses regarding how this shock is associated with participation, horizontal positioning, and vertical positioning among workers on the platform. Using proprietary data on incumbent freelancers and a difference-in-differences design that leverages cross-sectional variation in pre-period AI exposure and skill-level, we show that freelancers more exposed to AI shift away from prior domains and reorient bidding toward higher-value contracts. In contrast, high skill-level freelancers, who face greater adjustment costs, are less likely to reduce participation on the platform, reposition across domains, and move upmarket. These findings highlight how technological shocks reshape labor markets through supply-side adaptation and how domain-specific human capital constrains worker responses.</w:instrText>
      </w:r>
      <w:r w:rsidRPr="00015210">
        <w:instrText>技术变革不仅通过改变劳动力需求重塑劳动力市场，也通过改变劳动力供给来改变劳动力市场，因为劳动者会根据技术进步重新分配精力，在不同的任务和机会之间切换。然而，以往的研究更多地关注需求侧的影响，而较少关注劳动者自身的适应过程。本研究考察了</w:instrText>
      </w:r>
      <w:r w:rsidRPr="00015210">
        <w:instrText xml:space="preserve"> 2022 </w:instrText>
      </w:r>
      <w:r w:rsidRPr="00015210">
        <w:instrText>年</w:instrText>
      </w:r>
      <w:r w:rsidRPr="00015210">
        <w:instrText xml:space="preserve"> 11 </w:instrText>
      </w:r>
      <w:r w:rsidRPr="00015210">
        <w:instrText>月</w:instrText>
      </w:r>
      <w:r w:rsidRPr="00015210">
        <w:instrText xml:space="preserve"> ChatGPT </w:instrText>
      </w:r>
      <w:r w:rsidRPr="00015210">
        <w:instrText>上线后，大型在线劳动力市场上的劳动者重新定位情况。我们认为，</w:instrText>
      </w:r>
      <w:r w:rsidRPr="00015210">
        <w:instrText xml:space="preserve">ChatGPT </w:instrText>
      </w:r>
      <w:r w:rsidRPr="00015210">
        <w:instrText>的上线降低了劳动者在已受人工智能影响的技能领域的预期劳动回报，并针对这一冲击如何与平台上的劳动者参与度、横向定位和纵向定位相关联，提出了一系列假设并进行了检验。我们利用现有自由职业者的专有数据，并采用双重差分法，利用了人工智能应用前期的横截面差异，结果表明，受人工智能影响较大的自由职业者会逐渐放弃原有领域，并将竞标目标转向更高价值的合同。相比之下，技能水平较高的自由职业者由于面临更大的调整成本，不太可能减少在平台上的参与度，也不太可能在不同领域之间重新定位，更不太可能向高端市场转型。这些研究结果突显了技术冲击如何通过供给侧调整重塑劳动力市场，以及特定领域的人力资本如何制约工人的反应。</w:instrText>
      </w:r>
      <w:r w:rsidRPr="00015210">
        <w:instrText>","call-number":"1","container-title":"Organization Science","DOI":"10.1287/orsc.2025.20566","ISSN":"1047-7039","language":"en","note":"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Information Technology</w:instrText>
      </w:r>
      <w:r w:rsidRPr="00015210">
        <w:instrText>、</w:instrText>
      </w:r>
      <w:r w:rsidRPr="00015210">
        <w:instrText>Competitive Strategy</w:instrText>
      </w:r>
      <w:r w:rsidRPr="00015210">
        <w:instrText>、</w:instrText>
      </w:r>
      <w:r w:rsidRPr="00015210">
        <w:instrText>Digital Technology</w:instrText>
      </w:r>
      <w:r w:rsidRPr="00015210">
        <w:instrText>、</w:instrText>
      </w:r>
      <w:r w:rsidRPr="00015210">
        <w:instrText>Labor markets</w:instrText>
      </w:r>
      <w:r w:rsidRPr="00015210">
        <w:instrText>、</w:instrText>
      </w:r>
      <w:r w:rsidRPr="00015210">
        <w:instrText>Organization Communication and Information Systems</w:instrText>
      </w:r>
      <w:r w:rsidRPr="00015210">
        <w:instrText>、</w:instrText>
      </w:r>
      <w:r w:rsidRPr="00015210">
        <w:instrText>Strategy and Policy</w:instrText>
      </w:r>
      <w:r w:rsidRPr="00015210">
        <w:instrText>、</w:instrText>
      </w:r>
      <w:r w:rsidRPr="00015210">
        <w:instrText>Technological Change</w:instrText>
      </w:r>
      <w:r w:rsidRPr="00015210">
        <w:instrText>、</w:instrText>
      </w:r>
      <w:r w:rsidRPr="00015210">
        <w:instrText xml:space="preserve">Technology and Innovation Management","publisher":"INFORMS","source":"5.7 (Q1)","title":"Worker Repositioning and Technological Change: Evidence from an Online Labor Market","title-short":"Worker Repositioning and Technological Change","URL":"https://pubsonline.informs.org/doi/abs/10.1287/orsc.2025.20566","author":[{"family":"Yiu","given":"Shun"},{"family":"Seamans","given":"Robert"},{"family":"Raj","given":"Manav"},{"family":"Liu","given":"Teng"}],"accessed":{"date-parts":[["2026",8,10]]},"issued":{"date-parts":[["2026",7,31]]}}}],"schema":"https://github.com/citation-style-language/schema/raw/master/csl-citation.json"} </w:instrText>
      </w:r>
      <w:r w:rsidRPr="00015210">
        <w:fldChar w:fldCharType="separate"/>
      </w:r>
      <w:r w:rsidRPr="00015210">
        <w:t>(Demirci et al. 2024; Hui et al. 2024; Yiu et al. 2026)</w:t>
      </w:r>
      <w:r w:rsidRPr="00015210">
        <w:fldChar w:fldCharType="end"/>
      </w:r>
      <w:r w:rsidRPr="00015210">
        <w:t>.</w:t>
      </w:r>
    </w:p>
    <w:p w14:paraId="38DCEF5F" w14:textId="6980059E" w:rsidR="00BD7DAA" w:rsidRPr="00015210" w:rsidRDefault="00B9323A" w:rsidP="00BD7DAA">
      <w:pPr>
        <w:pStyle w:val="Paragraph0"/>
        <w:rPr>
          <w:rFonts w:ascii="Heiti TC" w:eastAsia="Heiti TC" w:hAnsi="Heiti TC" w:cs="Heiti TC"/>
        </w:rPr>
      </w:pPr>
      <w:ins w:id="467" w:author="Xin Li" w:date="2026-08-21T07:49:00Z" w16du:dateUtc="2026-08-20T23:49:00Z">
        <w:r>
          <w:t xml:space="preserve"> </w:t>
        </w:r>
      </w:ins>
      <w:ins w:id="468" w:author="Xin Li" w:date="2026-08-21T07:28:00Z" w16du:dateUtc="2026-08-20T23:28:00Z">
        <w:r w:rsidR="00BD7DAA">
          <w:t>Based on these literature</w:t>
        </w:r>
      </w:ins>
      <w:ins w:id="469" w:author="Xin Li" w:date="2026-08-21T07:49:00Z" w16du:dateUtc="2026-08-20T23:49:00Z">
        <w:r>
          <w:t>,</w:t>
        </w:r>
      </w:ins>
      <w:ins w:id="470" w:author="Xin Li" w:date="2026-08-21T07:28:00Z" w16du:dateUtc="2026-08-20T23:28:00Z">
        <w:r w:rsidR="00BD7DAA">
          <w:t xml:space="preserve"> t</w:t>
        </w:r>
      </w:ins>
      <w:del w:id="471" w:author="Xin Li" w:date="2026-08-21T07:28:00Z" w16du:dateUtc="2026-08-20T23:28:00Z">
        <w:r w:rsidR="00BD7DAA" w:rsidRPr="00015210" w:rsidDel="00BD7DAA">
          <w:delText>T</w:delText>
        </w:r>
      </w:del>
      <w:r w:rsidR="00BD7DAA" w:rsidRPr="00015210">
        <w:t xml:space="preserve">wo implications </w:t>
      </w:r>
      <w:ins w:id="472" w:author="Xin Li" w:date="2026-08-21T07:28:00Z" w16du:dateUtc="2026-08-20T23:28:00Z">
        <w:r w:rsidR="00BD7DAA">
          <w:t xml:space="preserve">appear </w:t>
        </w:r>
      </w:ins>
      <w:del w:id="473" w:author="Xin Li" w:date="2026-08-21T07:28:00Z" w16du:dateUtc="2026-08-20T23:28:00Z">
        <w:r w:rsidR="00BD7DAA" w:rsidRPr="00015210" w:rsidDel="00BD7DAA">
          <w:delText xml:space="preserve">follow </w:delText>
        </w:r>
      </w:del>
      <w:r w:rsidR="00BD7DAA" w:rsidRPr="00015210">
        <w:t xml:space="preserve">for online Q&amp;A communities. First, an AI label may carry motivational content in its own right, independent of what the AI actually wrote. Second, a capable AI </w:t>
      </w:r>
      <w:del w:id="474" w:author="Xin Li" w:date="2026-08-22T07:38:00Z" w16du:dateUtc="2026-08-21T23:38:00Z">
        <w:r w:rsidR="00BD7DAA" w:rsidRPr="00015210" w:rsidDel="004E55FA">
          <w:delText>rival</w:delText>
        </w:r>
      </w:del>
      <w:ins w:id="475" w:author="Xin Li" w:date="2026-08-22T07:38:00Z" w16du:dateUtc="2026-08-21T23:38:00Z">
        <w:r w:rsidR="004E55FA">
          <w:t>competitor</w:t>
        </w:r>
      </w:ins>
      <w:r w:rsidR="00BD7DAA" w:rsidRPr="00015210">
        <w:t xml:space="preserve"> may induce humans’ motivation to excel, and it may raise rather than lower the quality of human contributions. </w:t>
      </w:r>
      <w:ins w:id="476" w:author="Xin Li" w:date="2026-08-21T07:49:00Z" w16du:dateUtc="2026-08-20T23:49:00Z">
        <w:r>
          <w:t xml:space="preserve">It is necessary to conduct further analysis to clarify </w:t>
        </w:r>
      </w:ins>
      <w:ins w:id="477" w:author="Xin Li" w:date="2026-08-22T07:54:00Z" w16du:dateUtc="2026-08-21T23:54:00Z">
        <w:r w:rsidR="00963733">
          <w:t>them</w:t>
        </w:r>
      </w:ins>
      <w:ins w:id="478" w:author="Xin Li" w:date="2026-08-21T07:49:00Z" w16du:dateUtc="2026-08-20T23:49:00Z">
        <w:r>
          <w:t xml:space="preserve"> in Q&amp;A communities. </w:t>
        </w:r>
      </w:ins>
      <w:del w:id="479" w:author="Xin Li" w:date="2026-08-21T07:27:00Z" w16du:dateUtc="2026-08-20T23:27:00Z">
        <w:r w:rsidR="00BD7DAA" w:rsidRPr="00015210" w:rsidDel="00BD7DAA">
          <w:delText xml:space="preserve">Neither </w:delText>
        </w:r>
      </w:del>
      <w:del w:id="480" w:author="Xin Li" w:date="2026-08-21T07:28:00Z" w16du:dateUtc="2026-08-20T23:28:00Z">
        <w:r w:rsidR="00BD7DAA" w:rsidRPr="00015210" w:rsidDel="00BD7DAA">
          <w:delText xml:space="preserve">implication </w:delText>
        </w:r>
      </w:del>
      <w:del w:id="481" w:author="Xin Li" w:date="2026-08-21T07:27:00Z" w16du:dateUtc="2026-08-20T23:27:00Z">
        <w:r w:rsidR="00BD7DAA" w:rsidRPr="00015210" w:rsidDel="00BD7DAA">
          <w:delText xml:space="preserve">is </w:delText>
        </w:r>
      </w:del>
      <w:del w:id="482" w:author="Xin Li" w:date="2026-08-21T07:28:00Z" w16du:dateUtc="2026-08-20T23:28:00Z">
        <w:r w:rsidR="00BD7DAA" w:rsidRPr="00015210" w:rsidDel="00BD7DAA">
          <w:delText>testable where AI’s presence is unobservable to the contributor, which is the case throughout Sections 2.2.1 and 2.2.2. Both become testable when the platform itself deploys a labeled AI answerer.</w:delText>
        </w:r>
      </w:del>
    </w:p>
    <w:p w14:paraId="5FFB7739" w14:textId="14C6270A" w:rsidR="000E4EEB" w:rsidRPr="00015210" w:rsidRDefault="000E4EEB">
      <w:pPr>
        <w:pStyle w:val="Heading2"/>
        <w:keepNext/>
        <w:pPrChange w:id="483" w:author="Xin Li" w:date="2026-08-21T09:13:00Z" w16du:dateUtc="2026-08-21T01:13:00Z">
          <w:pPr>
            <w:pStyle w:val="Heading2"/>
          </w:pPr>
        </w:pPrChange>
      </w:pPr>
      <w:del w:id="484" w:author="Xin Li" w:date="2026-08-21T09:58:00Z" w16du:dateUtc="2026-08-21T01:58:00Z">
        <w:r w:rsidRPr="00015210" w:rsidDel="000D303C">
          <w:lastRenderedPageBreak/>
          <w:delText xml:space="preserve">Positioning </w:delText>
        </w:r>
      </w:del>
      <w:ins w:id="485" w:author="Xin Li" w:date="2026-08-21T09:58:00Z" w16du:dateUtc="2026-08-21T01:58:00Z">
        <w:r w:rsidR="000D303C">
          <w:t>Differentiation</w:t>
        </w:r>
        <w:r w:rsidR="000D303C" w:rsidRPr="00015210">
          <w:t xml:space="preserve"> </w:t>
        </w:r>
      </w:ins>
      <w:r w:rsidRPr="00015210">
        <w:t>and Contribution</w:t>
      </w:r>
      <w:ins w:id="486" w:author="Xin Li" w:date="2026-08-21T09:58:00Z" w16du:dateUtc="2026-08-21T01:58:00Z">
        <w:r w:rsidR="000D303C">
          <w:t xml:space="preserve"> of the Paper</w:t>
        </w:r>
      </w:ins>
    </w:p>
    <w:p w14:paraId="78511913" w14:textId="5AD18DBC" w:rsidR="000E4EEB" w:rsidRPr="00015210" w:rsidDel="00A73120" w:rsidRDefault="00A73120" w:rsidP="00A73120">
      <w:pPr>
        <w:pStyle w:val="Paragraph0"/>
        <w:rPr>
          <w:del w:id="487" w:author="Xin Li" w:date="2026-08-21T10:40:00Z" w16du:dateUtc="2026-08-21T02:40:00Z"/>
        </w:rPr>
      </w:pPr>
      <w:ins w:id="488" w:author="Xin Li" w:date="2026-08-21T10:36:00Z" w16du:dateUtc="2026-08-21T02:36:00Z">
        <w:r>
          <w:t>A</w:t>
        </w:r>
      </w:ins>
      <w:ins w:id="489" w:author="Xin Li" w:date="2026-08-21T10:35:00Z" w16du:dateUtc="2026-08-21T02:35:00Z">
        <w:r>
          <w:t xml:space="preserve">s review </w:t>
        </w:r>
      </w:ins>
      <w:del w:id="490" w:author="Xin Li" w:date="2026-08-21T10:35:00Z" w16du:dateUtc="2026-08-21T02:35:00Z">
        <w:r w:rsidR="000E4EEB" w:rsidRPr="00015210" w:rsidDel="00A73120">
          <w:delText xml:space="preserve">The first two streams </w:delText>
        </w:r>
      </w:del>
      <w:r w:rsidR="000E4EEB" w:rsidRPr="00015210">
        <w:t>in Section 2.</w:t>
      </w:r>
      <w:ins w:id="491" w:author="Xin Li" w:date="2026-08-21T10:35:00Z" w16du:dateUtc="2026-08-21T02:35:00Z">
        <w:r>
          <w:t>1</w:t>
        </w:r>
      </w:ins>
      <w:del w:id="492" w:author="Xin Li" w:date="2026-08-21T10:35:00Z" w16du:dateUtc="2026-08-21T02:35:00Z">
        <w:r w:rsidR="000E4EEB" w:rsidRPr="00015210" w:rsidDel="00A73120">
          <w:delText>2</w:delText>
        </w:r>
      </w:del>
      <w:ins w:id="493" w:author="Xin Li" w:date="2026-08-21T10:35:00Z" w16du:dateUtc="2026-08-21T02:35:00Z">
        <w:r>
          <w:t xml:space="preserve">, </w:t>
        </w:r>
      </w:ins>
      <w:ins w:id="494" w:author="Xin Li" w:date="2026-08-21T10:36:00Z" w16du:dateUtc="2026-08-21T02:36:00Z">
        <w:r>
          <w:t xml:space="preserve">the focus of this study is on </w:t>
        </w:r>
      </w:ins>
      <w:ins w:id="495" w:author="Xin Li" w:date="2026-08-21T10:35:00Z" w16du:dateUtc="2026-08-21T02:35:00Z">
        <w:r>
          <w:t>th</w:t>
        </w:r>
      </w:ins>
      <w:ins w:id="496" w:author="Xin Li" w:date="2026-08-21T10:36:00Z" w16du:dateUtc="2026-08-21T02:36:00Z">
        <w:r>
          <w:t xml:space="preserve">e comptetion between internal GenAI and answerers while the prior studies on </w:t>
        </w:r>
      </w:ins>
      <w:del w:id="497" w:author="Xin Li" w:date="2026-08-21T10:36:00Z" w16du:dateUtc="2026-08-21T02:36:00Z">
        <w:r w:rsidR="000E4EEB" w:rsidRPr="00015210" w:rsidDel="00A73120">
          <w:delText xml:space="preserve"> studying </w:delText>
        </w:r>
      </w:del>
      <w:r w:rsidR="000E4EEB" w:rsidRPr="00015210">
        <w:t xml:space="preserve">external GenAI </w:t>
      </w:r>
      <w:del w:id="498" w:author="Xin Li" w:date="2026-08-21T10:37:00Z" w16du:dateUtc="2026-08-21T02:37:00Z">
        <w:r w:rsidR="000E4EEB" w:rsidRPr="00015210" w:rsidDel="00A73120">
          <w:delText xml:space="preserve">rest on a shared premise that matters for </w:delText>
        </w:r>
      </w:del>
      <w:ins w:id="499" w:author="Xin Li" w:date="2026-08-21T10:37:00Z" w16du:dateUtc="2026-08-21T02:37:00Z">
        <w:r>
          <w:t xml:space="preserve">examined the competition with platforms and </w:t>
        </w:r>
      </w:ins>
      <w:del w:id="500" w:author="Xin Li" w:date="2026-08-21T10:37:00Z" w16du:dateUtc="2026-08-21T02:37:00Z">
        <w:r w:rsidR="000E4EEB" w:rsidRPr="00015210" w:rsidDel="00A73120">
          <w:delText xml:space="preserve">theory development. In the first stream, AI never enters the answering process. In the second, it enters </w:delText>
        </w:r>
      </w:del>
      <w:ins w:id="501" w:author="Xin Li" w:date="2026-08-21T10:37:00Z" w16du:dateUtc="2026-08-21T02:37:00Z">
        <w:r>
          <w:t>(</w:t>
        </w:r>
      </w:ins>
      <w:r w:rsidR="000E4EEB" w:rsidRPr="00015210">
        <w:t>invisibl</w:t>
      </w:r>
      <w:ins w:id="502" w:author="Xin Li" w:date="2026-08-21T10:37:00Z" w16du:dateUtc="2026-08-21T02:37:00Z">
        <w:r>
          <w:t>e) facilitation with answers</w:t>
        </w:r>
      </w:ins>
      <w:del w:id="503" w:author="Xin Li" w:date="2026-08-21T10:44:00Z" w16du:dateUtc="2026-08-21T02:44:00Z">
        <w:r w:rsidR="000E4EEB" w:rsidRPr="00015210" w:rsidDel="00A73120">
          <w:delText>y</w:delText>
        </w:r>
      </w:del>
      <w:r w:rsidR="000E4EEB" w:rsidRPr="00015210">
        <w:t xml:space="preserve">. </w:t>
      </w:r>
      <w:ins w:id="504" w:author="Xin Li" w:date="2026-08-21T10:39:00Z" w16du:dateUtc="2026-08-21T02:39:00Z">
        <w:r>
          <w:t xml:space="preserve">To further highlight the difference of our study as compared with prior ones, </w:t>
        </w:r>
      </w:ins>
      <w:r w:rsidR="000E4EEB" w:rsidRPr="00015210">
        <w:t xml:space="preserve">Table </w:t>
      </w:r>
      <w:ins w:id="505" w:author="Xin Li" w:date="2026-08-21T09:58:00Z" w16du:dateUtc="2026-08-21T01:58:00Z">
        <w:r w:rsidR="000D303C">
          <w:t>A1</w:t>
        </w:r>
      </w:ins>
      <w:del w:id="506" w:author="Xin Li" w:date="2026-08-21T09:58:00Z" w16du:dateUtc="2026-08-21T01:58:00Z">
        <w:r w:rsidR="000E4EEB" w:rsidRPr="00015210" w:rsidDel="000D303C">
          <w:delText>2</w:delText>
        </w:r>
      </w:del>
      <w:r w:rsidR="000E4EEB" w:rsidRPr="00015210">
        <w:t xml:space="preserve"> </w:t>
      </w:r>
      <w:ins w:id="507" w:author="Xin Li" w:date="2026-08-21T09:58:00Z" w16du:dateUtc="2026-08-21T01:58:00Z">
        <w:r w:rsidR="000D303C">
          <w:t xml:space="preserve">in Appendix </w:t>
        </w:r>
      </w:ins>
      <w:r w:rsidR="000E4EEB" w:rsidRPr="00015210">
        <w:t>positions our study against the three most closely related studies on the dimensions that drive this identification.</w:t>
      </w:r>
      <w:ins w:id="508" w:author="Xin Li" w:date="2026-08-21T10:39:00Z" w16du:dateUtc="2026-08-21T02:39:00Z">
        <w:r>
          <w:t xml:space="preserve"> In particular</w:t>
        </w:r>
      </w:ins>
      <w:ins w:id="509" w:author="Xin Li" w:date="2026-08-21T10:40:00Z" w16du:dateUtc="2026-08-21T02:40:00Z">
        <w:r>
          <w:t xml:space="preserve">, </w:t>
        </w:r>
      </w:ins>
    </w:p>
    <w:p w14:paraId="5A3BEDBB" w14:textId="72BD5A90" w:rsidR="000E4EEB" w:rsidRPr="00015210" w:rsidRDefault="000E4EEB" w:rsidP="000E4EEB">
      <w:pPr>
        <w:pStyle w:val="Paragraph0"/>
      </w:pPr>
      <w:del w:id="510" w:author="Xin Li" w:date="2026-08-21T10:40:00Z" w16du:dateUtc="2026-08-21T02:40:00Z">
        <w:r w:rsidRPr="00015210" w:rsidDel="00A73120">
          <w:delText>T</w:delText>
        </w:r>
      </w:del>
      <w:ins w:id="511" w:author="Xin Li" w:date="2026-08-21T10:40:00Z" w16du:dateUtc="2026-08-21T02:40:00Z">
        <w:r w:rsidR="00A73120">
          <w:t>t</w:t>
        </w:r>
      </w:ins>
      <w:r w:rsidRPr="00015210">
        <w:t xml:space="preserve">hree features of our setting make </w:t>
      </w:r>
      <w:del w:id="512" w:author="Xin Li" w:date="2026-08-21T10:40:00Z" w16du:dateUtc="2026-08-21T02:40:00Z">
        <w:r w:rsidRPr="00015210" w:rsidDel="00A73120">
          <w:delText xml:space="preserve">this decomposition possible and make its </w:delText>
        </w:r>
      </w:del>
      <w:ins w:id="513" w:author="Xin Li" w:date="2026-08-21T10:40:00Z" w16du:dateUtc="2026-08-21T02:40:00Z">
        <w:r w:rsidR="00A73120">
          <w:t>our finding unique to the literature</w:t>
        </w:r>
      </w:ins>
      <w:del w:id="514" w:author="Xin Li" w:date="2026-08-21T10:40:00Z" w16du:dateUtc="2026-08-21T02:40:00Z">
        <w:r w:rsidRPr="00015210" w:rsidDel="00A73120">
          <w:delText>results consequential</w:delText>
        </w:r>
      </w:del>
      <w:r w:rsidRPr="00015210">
        <w:t>. First, the AI is deployed by the platform under direct governance, so its presence is a design choice rather than an uncontrollable environmental shift</w:t>
      </w:r>
      <w:ins w:id="515" w:author="Xin Li" w:date="2026-08-21T10:43:00Z" w16du:dateUtc="2026-08-21T02:43:00Z">
        <w:r w:rsidR="00A73120">
          <w:t xml:space="preserve"> as compared with </w:t>
        </w:r>
        <w:r w:rsidR="00A73120" w:rsidRPr="00A73120">
          <w:rPr>
            <w:highlight w:val="yellow"/>
            <w:rPrChange w:id="516" w:author="Xin Li" w:date="2026-08-21T10:43:00Z" w16du:dateUtc="2026-08-21T02:43:00Z">
              <w:rPr/>
            </w:rPrChange>
          </w:rPr>
          <w:t>[Xue 2026 , shan 2026]</w:t>
        </w:r>
      </w:ins>
      <w:r w:rsidRPr="00015210">
        <w:t xml:space="preserve">, which places the findings within managerial reach. </w:t>
      </w:r>
      <w:moveFromRangeStart w:id="517" w:author="Xin Li" w:date="2026-08-21T10:42:00Z" w:name="move238201343"/>
      <w:moveFrom w:id="518" w:author="Xin Li" w:date="2026-08-21T10:42:00Z" w16du:dateUtc="2026-08-21T02:42:00Z">
        <w:r w:rsidRPr="00015210" w:rsidDel="00A73120">
          <w:t xml:space="preserve">Second, assignment of AI answers is randomized at the question level, which permits clean causal inference and allows us to compare questions whose earliest answer is AI-generated with otherwise identical questions whose earliest answer is human-generated. </w:t>
        </w:r>
      </w:moveFrom>
      <w:moveFromRangeEnd w:id="517"/>
      <w:del w:id="519" w:author="Xin Li" w:date="2026-08-21T10:42:00Z" w16du:dateUtc="2026-08-21T02:42:00Z">
        <w:r w:rsidRPr="00015210" w:rsidDel="00A73120">
          <w:delText>Third</w:delText>
        </w:r>
      </w:del>
      <w:ins w:id="520" w:author="Xin Li" w:date="2026-08-21T10:42:00Z" w16du:dateUtc="2026-08-21T02:42:00Z">
        <w:r w:rsidR="00A73120">
          <w:t>Second</w:t>
        </w:r>
      </w:ins>
      <w:r w:rsidRPr="00015210">
        <w:t xml:space="preserve">, the AI responds almost immediately, before any human contributor arrives, </w:t>
      </w:r>
      <w:del w:id="521" w:author="Xin Li" w:date="2026-08-21T10:42:00Z" w16du:dateUtc="2026-08-21T02:42:00Z">
        <w:r w:rsidRPr="00015210" w:rsidDel="00A73120">
          <w:delText xml:space="preserve">in a technical domain where its capabilities are strongest, </w:delText>
        </w:r>
      </w:del>
      <w:r w:rsidRPr="00015210">
        <w:t xml:space="preserve">which places human contributors in the most competitively demanding configuration </w:t>
      </w:r>
      <w:del w:id="522" w:author="Xin Li" w:date="2026-08-21T10:43:00Z" w16du:dateUtc="2026-08-21T02:43:00Z">
        <w:r w:rsidRPr="00015210" w:rsidDel="00A73120">
          <w:delText>a platform is likely to create</w:delText>
        </w:r>
      </w:del>
      <w:ins w:id="523" w:author="Xin Li" w:date="2026-08-21T10:43:00Z" w16du:dateUtc="2026-08-21T02:43:00Z">
        <w:r w:rsidR="00A73120">
          <w:t xml:space="preserve">as compared with </w:t>
        </w:r>
        <w:r w:rsidR="00A73120" w:rsidRPr="00A73120">
          <w:rPr>
            <w:highlight w:val="yellow"/>
            <w:rPrChange w:id="524" w:author="Xin Li" w:date="2026-08-21T10:43:00Z" w16du:dateUtc="2026-08-21T02:43:00Z">
              <w:rPr/>
            </w:rPrChange>
          </w:rPr>
          <w:t>[Su 2025]</w:t>
        </w:r>
      </w:ins>
      <w:r w:rsidRPr="00015210">
        <w:t xml:space="preserve">. </w:t>
      </w:r>
      <w:ins w:id="525" w:author="Xin Li" w:date="2026-08-21T10:44:00Z" w16du:dateUtc="2026-08-21T02:44:00Z">
        <w:r w:rsidR="00A73120">
          <w:t xml:space="preserve">Third, </w:t>
        </w:r>
      </w:ins>
      <w:ins w:id="526" w:author="Xin Li" w:date="2026-08-21T10:45:00Z" w16du:dateUtc="2026-08-21T02:45:00Z">
        <w:r w:rsidR="00CC5F2D">
          <w:t xml:space="preserve">the AI reponses are explicitly labled, making </w:t>
        </w:r>
      </w:ins>
      <w:del w:id="527" w:author="Xin Li" w:date="2026-08-21T10:38:00Z" w16du:dateUtc="2026-08-21T02:38:00Z">
        <w:r w:rsidR="00A73120" w:rsidRPr="00015210" w:rsidDel="00A73120">
          <w:delText>I</w:delText>
        </w:r>
      </w:del>
      <w:del w:id="528" w:author="Xin Li" w:date="2026-08-21T10:45:00Z" w16du:dateUtc="2026-08-21T02:45:00Z">
        <w:r w:rsidR="00A73120" w:rsidRPr="00015210" w:rsidDel="00A73120">
          <w:delText xml:space="preserve">n both, </w:delText>
        </w:r>
      </w:del>
      <w:del w:id="529" w:author="Xin Li" w:date="2026-08-21T10:46:00Z" w16du:dateUtc="2026-08-21T02:46:00Z">
        <w:r w:rsidR="00A73120" w:rsidRPr="00015210" w:rsidDel="00CC5F2D">
          <w:delText xml:space="preserve">the effect of AI content and </w:delText>
        </w:r>
      </w:del>
      <w:del w:id="530" w:author="Xin Li" w:date="2026-08-21T10:38:00Z" w16du:dateUtc="2026-08-21T02:38:00Z">
        <w:r w:rsidR="00A73120" w:rsidRPr="00015210" w:rsidDel="00A73120">
          <w:delText xml:space="preserve">the effect of the </w:delText>
        </w:r>
      </w:del>
      <w:del w:id="531" w:author="Xin Li" w:date="2026-08-21T10:46:00Z" w16du:dateUtc="2026-08-21T02:46:00Z">
        <w:r w:rsidR="00A73120" w:rsidRPr="00015210" w:rsidDel="00CC5F2D">
          <w:delText>AI label are bundled</w:delText>
        </w:r>
      </w:del>
      <w:del w:id="532" w:author="Xin Li" w:date="2026-08-21T10:38:00Z" w16du:dateUtc="2026-08-21T02:38:00Z">
        <w:r w:rsidR="00A73120" w:rsidRPr="00015210" w:rsidDel="00A73120">
          <w:delText>, and the competitive signal the answerer confronted is unobserved</w:delText>
        </w:r>
      </w:del>
      <w:del w:id="533" w:author="Xin Li" w:date="2026-08-21T10:46:00Z" w16du:dateUtc="2026-08-21T02:46:00Z">
        <w:r w:rsidR="00A73120" w:rsidRPr="00015210" w:rsidDel="00CC5F2D">
          <w:delText>. Platform-deployed, explicitly labeled AI dissolves this bundle</w:delText>
        </w:r>
      </w:del>
      <w:del w:id="534" w:author="Xin Li" w:date="2026-08-21T10:38:00Z" w16du:dateUtc="2026-08-21T02:38:00Z">
        <w:r w:rsidR="00A73120" w:rsidRPr="00015210" w:rsidDel="00A73120">
          <w:delText>. Because both the source and the content of the AI contribution are visible to community members and to the researcher</w:delText>
        </w:r>
      </w:del>
      <w:del w:id="535" w:author="Xin Li" w:date="2026-08-21T10:46:00Z" w16du:dateUtc="2026-08-21T02:46:00Z">
        <w:r w:rsidR="00A73120" w:rsidRPr="00015210" w:rsidDel="00CC5F2D">
          <w:delText xml:space="preserve">, </w:delText>
        </w:r>
      </w:del>
      <w:r w:rsidR="00A73120" w:rsidRPr="00015210">
        <w:t xml:space="preserve">it </w:t>
      </w:r>
      <w:del w:id="536" w:author="Xin Li" w:date="2026-08-21T10:46:00Z" w16du:dateUtc="2026-08-21T02:46:00Z">
        <w:r w:rsidR="00A73120" w:rsidRPr="00015210" w:rsidDel="00CC5F2D">
          <w:delText xml:space="preserve">becomes </w:delText>
        </w:r>
      </w:del>
      <w:r w:rsidR="00A73120" w:rsidRPr="00015210">
        <w:t xml:space="preserve">possible to estimate the effect of the AI </w:t>
      </w:r>
      <w:r w:rsidR="00A73120" w:rsidRPr="00015210">
        <w:rPr>
          <w:i/>
          <w:iCs/>
        </w:rPr>
        <w:t>label</w:t>
      </w:r>
      <w:r w:rsidR="00A73120" w:rsidRPr="00015210">
        <w:t xml:space="preserve"> separately from the effects of </w:t>
      </w:r>
      <w:del w:id="537" w:author="Xin Li" w:date="2026-08-21T10:39:00Z" w16du:dateUtc="2026-08-21T02:39:00Z">
        <w:r w:rsidR="00A73120" w:rsidRPr="00015210" w:rsidDel="00A73120">
          <w:delText xml:space="preserve">specific </w:delText>
        </w:r>
      </w:del>
      <w:r w:rsidR="00A73120" w:rsidRPr="00015210">
        <w:t>content attributes</w:t>
      </w:r>
      <w:del w:id="538" w:author="Xin Li" w:date="2026-08-21T10:39:00Z" w16du:dateUtc="2026-08-21T02:39:00Z">
        <w:r w:rsidR="00A73120" w:rsidRPr="00015210" w:rsidDel="00A73120">
          <w:delText>, namely length and quality, and to test the distinct decision processes through which each operates</w:delText>
        </w:r>
      </w:del>
      <w:r w:rsidR="00A73120" w:rsidRPr="00015210">
        <w:t xml:space="preserve">. </w:t>
      </w:r>
      <w:moveToRangeStart w:id="539" w:author="Xin Li" w:date="2026-08-21T10:42:00Z" w:name="move238201343"/>
      <w:moveTo w:id="540" w:author="Xin Li" w:date="2026-08-21T10:42:00Z" w16du:dateUtc="2026-08-21T02:42:00Z">
        <w:del w:id="541" w:author="Xin Li" w:date="2026-08-21T10:46:00Z" w16du:dateUtc="2026-08-21T02:46:00Z">
          <w:r w:rsidR="00A73120" w:rsidRPr="00015210" w:rsidDel="00CC5F2D">
            <w:delText>Second</w:delText>
          </w:r>
        </w:del>
      </w:moveTo>
      <w:ins w:id="542" w:author="Xin Li" w:date="2026-08-21T10:46:00Z" w16du:dateUtc="2026-08-21T02:46:00Z">
        <w:r w:rsidR="00CC5F2D">
          <w:t>Fourth</w:t>
        </w:r>
      </w:ins>
      <w:moveTo w:id="543" w:author="Xin Li" w:date="2026-08-21T10:42:00Z" w16du:dateUtc="2026-08-21T02:42:00Z">
        <w:r w:rsidR="00A73120" w:rsidRPr="00015210">
          <w:t xml:space="preserve">, assignment of AI answers is randomized at the question level, which permits clean causal inference and allows us to compare questions whose earliest answer is AI-generated with otherwise identical questions whose earliest answer is human-generated. </w:t>
        </w:r>
      </w:moveTo>
      <w:moveToRangeEnd w:id="539"/>
      <w:del w:id="544" w:author="Xin Li" w:date="2026-08-21T10:42:00Z" w16du:dateUtc="2026-08-21T02:42:00Z">
        <w:r w:rsidRPr="00015210" w:rsidDel="00A73120">
          <w:delText xml:space="preserve">Because external tools remain freely available throughout our observation window, our estimates should be interpreted as the effect of </w:delText>
        </w:r>
        <w:r w:rsidRPr="00015210" w:rsidDel="00A73120">
          <w:rPr>
            <w:i/>
            <w:iCs/>
          </w:rPr>
          <w:delText>adding</w:delText>
        </w:r>
        <w:r w:rsidRPr="00015210" w:rsidDel="00A73120">
          <w:delText xml:space="preserve"> visible, platform-integrated AI on top of a baseline in which external AI is already accessible. This is the decision platforms actually face: they cannot eliminate external GenAI, but they can choose whether and how to deploy their own.</w:delText>
        </w:r>
      </w:del>
    </w:p>
    <w:p w14:paraId="12AAFCC4" w14:textId="0FC77428" w:rsidR="00E912B4" w:rsidRDefault="00CC5F2D" w:rsidP="00E912B4">
      <w:pPr>
        <w:pStyle w:val="Paragraph0"/>
      </w:pPr>
      <w:ins w:id="545" w:author="Xin Li" w:date="2026-08-21T10:46:00Z" w16du:dateUtc="2026-08-21T02:46:00Z">
        <w:r>
          <w:t>The stud</w:t>
        </w:r>
      </w:ins>
      <w:ins w:id="546" w:author="Xin Li" w:date="2026-08-21T10:47:00Z" w16du:dateUtc="2026-08-21T02:47:00Z">
        <w:r>
          <w:t xml:space="preserve">y </w:t>
        </w:r>
      </w:ins>
      <w:del w:id="547" w:author="Xin Li" w:date="2026-08-21T10:47:00Z" w16du:dateUtc="2026-08-21T02:47:00Z">
        <w:r w:rsidR="00802605" w:rsidRPr="00015210" w:rsidDel="00CC5F2D">
          <w:delText xml:space="preserve">Understanding its effects </w:delText>
        </w:r>
      </w:del>
      <w:r w:rsidR="00802605" w:rsidRPr="00015210">
        <w:t xml:space="preserve">is therefore directly </w:t>
      </w:r>
      <w:ins w:id="548" w:author="Xin Li" w:date="2026-08-21T10:47:00Z" w16du:dateUtc="2026-08-21T02:47:00Z">
        <w:r>
          <w:t xml:space="preserve">answering a question </w:t>
        </w:r>
      </w:ins>
      <w:r w:rsidR="00802605" w:rsidRPr="00015210">
        <w:t>relevant to platform design and community management</w:t>
      </w:r>
      <w:ins w:id="549" w:author="Xin Li" w:date="2026-08-21T10:47:00Z" w16du:dateUtc="2026-08-21T02:47:00Z">
        <w:r>
          <w:t xml:space="preserve">: </w:t>
        </w:r>
      </w:ins>
      <w:del w:id="550" w:author="Xin Li" w:date="2026-08-21T10:47:00Z" w16du:dateUtc="2026-08-21T02:47:00Z">
        <w:r w:rsidR="00802605" w:rsidRPr="00015210" w:rsidDel="00CC5F2D">
          <w:delText xml:space="preserve">. Our study addresses this gap by examining </w:delText>
        </w:r>
      </w:del>
      <w:r w:rsidR="00802605" w:rsidRPr="00015210">
        <w:t xml:space="preserve">how platform-deployed internal GenAI (on top of existing external GenAI availability) affects human answer </w:t>
      </w:r>
      <w:del w:id="551" w:author="Xin Li" w:date="2026-08-21T10:47:00Z" w16du:dateUtc="2026-08-21T02:47:00Z">
        <w:r w:rsidR="00802605" w:rsidRPr="00015210" w:rsidDel="00CC5F2D">
          <w:delText xml:space="preserve">supply and contribution quality </w:delText>
        </w:r>
      </w:del>
      <w:r w:rsidR="00802605" w:rsidRPr="00015210">
        <w:t>in a</w:t>
      </w:r>
      <w:r w:rsidR="00206A4E" w:rsidRPr="00015210">
        <w:t>n</w:t>
      </w:r>
      <w:r w:rsidR="00572CD6" w:rsidRPr="00015210">
        <w:t xml:space="preserve"> online Q&amp;A community</w:t>
      </w:r>
      <w:r w:rsidR="00802605" w:rsidRPr="00015210">
        <w:t xml:space="preserve"> setting.</w:t>
      </w:r>
      <w:bookmarkStart w:id="552" w:name="OLE_LINK8"/>
      <w:r w:rsidR="00E912B4" w:rsidRPr="00015210">
        <w:t xml:space="preserve"> </w:t>
      </w:r>
    </w:p>
    <w:p w14:paraId="699BD112" w14:textId="77777777" w:rsidR="00E912B4" w:rsidRDefault="00E912B4" w:rsidP="00E912B4">
      <w:pPr>
        <w:pStyle w:val="Paragraph0"/>
      </w:pPr>
    </w:p>
    <w:p w14:paraId="053B8EAE" w14:textId="0032F1E2" w:rsidR="00963733" w:rsidRPr="00015210" w:rsidRDefault="00963733" w:rsidP="00963733">
      <w:pPr>
        <w:pStyle w:val="Heading1"/>
      </w:pPr>
      <w:ins w:id="553" w:author="Xin Li" w:date="2026-08-22T07:51:00Z" w16du:dateUtc="2026-08-21T23:51:00Z">
        <w:r>
          <w:t>Research Context</w:t>
        </w:r>
      </w:ins>
      <w:del w:id="554" w:author="Xin Li" w:date="2026-08-22T07:51:00Z" w16du:dateUtc="2026-08-21T23:51:00Z">
        <w:r w:rsidRPr="00015210" w:rsidDel="00963733">
          <w:delText>SegmentFault and a Randomized Field Experiment on Internal GenAI</w:delText>
        </w:r>
      </w:del>
    </w:p>
    <w:p w14:paraId="58DD6EF8" w14:textId="5CBA3058" w:rsidR="00963733" w:rsidRPr="00015210" w:rsidRDefault="00963733" w:rsidP="00963733">
      <w:pPr>
        <w:pStyle w:val="Paragraph0"/>
      </w:pPr>
      <w:ins w:id="555" w:author="Xin Li" w:date="2026-08-22T07:52:00Z" w16du:dateUtc="2026-08-21T23:52:00Z">
        <w:r>
          <w:t>To put our discussion in to more specific context to ease understanding, o</w:t>
        </w:r>
      </w:ins>
      <w:del w:id="556" w:author="Xin Li" w:date="2026-08-22T07:52:00Z" w16du:dateUtc="2026-08-21T23:52:00Z">
        <w:r w:rsidRPr="00015210" w:rsidDel="00963733">
          <w:delText>O</w:delText>
        </w:r>
      </w:del>
      <w:r w:rsidRPr="00015210">
        <w:t xml:space="preserve">ur study examines data from SegmentFault, a prominent Chinese technical Q&amp;A community specializing in IT and </w:t>
      </w:r>
      <w:r w:rsidRPr="00015210">
        <w:lastRenderedPageBreak/>
        <w:t>software development. Founded in 2012, SegmentFault serves nearly 7 million users and facilitates knowledge exchange across web/mobile development, AI, cloud computing, and cybersecurity. As of April 2024, the platform contains over 310,000 technical questions with 1.9 answers per question on average. Among global technical Q&amp;A communities, SegmentFault ranks sixth in questions asked, third in answers provided, and first in answer-to-question ratio.</w:t>
      </w:r>
      <w:r w:rsidRPr="00015210">
        <w:rPr>
          <w:vertAlign w:val="superscript"/>
        </w:rPr>
        <w:footnoteReference w:id="3"/>
      </w:r>
      <w:r w:rsidRPr="00015210">
        <w:t xml:space="preserve"> It constitutes an essential resource for Chinese developers, programmers, and IT engineers who seek knowledge, solutions, and collaboration opportunities.</w:t>
      </w:r>
    </w:p>
    <w:p w14:paraId="41F6FE0E" w14:textId="77777777" w:rsidR="00963733" w:rsidRPr="00015210" w:rsidRDefault="00963733" w:rsidP="00963733">
      <w:pPr>
        <w:pStyle w:val="Paragraph0"/>
      </w:pPr>
      <w:r w:rsidRPr="00015210">
        <w:t>SegmentFault’s ecosystem relies on user-generated content and interactions. Members pos</w:t>
      </w:r>
      <w:ins w:id="557" w:author="Xin Li" w:date="2026-08-22T07:42:00Z" w16du:dateUtc="2026-08-21T23:42:00Z">
        <w:r>
          <w:t>t</w:t>
        </w:r>
      </w:ins>
      <w:del w:id="558" w:author="Xin Li" w:date="2026-08-22T07:42:00Z" w16du:dateUtc="2026-08-21T23:42:00Z">
        <w:r w:rsidRPr="00015210" w:rsidDel="004E55FA">
          <w:delText>e</w:delText>
        </w:r>
      </w:del>
      <w:r w:rsidRPr="00015210">
        <w:t xml:space="preserve"> questions, provide answers, participate in discussions, and express approval through “accept” or “like” actions. The operations team reviews user-contributed solutions before publishing them. Features enhancing engagement include comment sections for each answer, a voting system enabling questioners to “accept” answers while viewers upvote or downvote, and a reputation system rewarding members with points and medals based on contribution quantity and quality.</w:t>
      </w:r>
    </w:p>
    <w:p w14:paraId="3B7D3062" w14:textId="77777777" w:rsidR="00963733" w:rsidRPr="00015210" w:rsidRDefault="00963733" w:rsidP="00963733">
      <w:pPr>
        <w:pStyle w:val="Paragraph0"/>
        <w:ind w:firstLine="0"/>
      </w:pPr>
      <w:r w:rsidRPr="00015210">
        <w:t>Our study leverages a randomized field experiment conducted by SegmentFault.</w:t>
      </w:r>
      <w:r w:rsidRPr="00015210">
        <w:rPr>
          <w:vertAlign w:val="superscript"/>
        </w:rPr>
        <w:footnoteReference w:id="4"/>
      </w:r>
      <w:r w:rsidRPr="00015210">
        <w:t xml:space="preserve"> Beginning September 13, 2023, the platform conducted an A/B test of its internal GenAI. Each newly posted question was randomly assigned to either the treatment group (receiving an AI-generated answer) or the control group (receiving no AI answer). Each question received an independent random assignment upon posting, with no systematic variation by questioner characteristics, time periods, or other factors.</w:t>
      </w:r>
      <w:r w:rsidRPr="00015210">
        <w:rPr>
          <w:rStyle w:val="FootnoteReference"/>
        </w:rPr>
        <w:footnoteReference w:id="5"/>
      </w:r>
      <w:r w:rsidRPr="00015210">
        <w:t xml:space="preserve"> This question-level randomization offers a unique opportunity to investigate how internal GenAI affects user behaviors and community dynamics in the presence </w:t>
      </w:r>
      <w:r w:rsidRPr="00015210">
        <w:lastRenderedPageBreak/>
        <w:t>of external GenAI. Online Appendix A provides detailed background information.</w:t>
      </w:r>
      <w:r w:rsidRPr="00015210">
        <w:rPr>
          <w:rStyle w:val="FootnoteReference"/>
        </w:rPr>
        <w:footnoteReference w:id="6"/>
      </w:r>
    </w:p>
    <w:p w14:paraId="4CB5FC83" w14:textId="77777777" w:rsidR="00963733" w:rsidRPr="00015210" w:rsidRDefault="00963733" w:rsidP="00963733">
      <w:pPr>
        <w:pStyle w:val="TableFiguretitle"/>
      </w:pPr>
      <w:r w:rsidRPr="00015210">
        <w:rPr>
          <w:noProof/>
        </w:rPr>
        <w:drawing>
          <wp:inline distT="0" distB="0" distL="0" distR="0" wp14:anchorId="35BE69B7" wp14:editId="64EA5AC2">
            <wp:extent cx="5960447" cy="2889955"/>
            <wp:effectExtent l="0" t="0" r="0" b="5715"/>
            <wp:docPr id="1881988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88831" name="图片 1"/>
                    <pic:cNvPicPr/>
                  </pic:nvPicPr>
                  <pic:blipFill>
                    <a:blip r:embed="rId22" cstate="print">
                      <a:extLst>
                        <a:ext uri="{28A0092B-C50C-407E-A947-70E740481C1C}">
                          <a14:useLocalDpi xmlns:a14="http://schemas.microsoft.com/office/drawing/2010/main" val="0"/>
                        </a:ext>
                      </a:extLst>
                    </a:blip>
                    <a:srcRect t="675" b="675"/>
                    <a:stretch>
                      <a:fillRect/>
                    </a:stretch>
                  </pic:blipFill>
                  <pic:spPr bwMode="auto">
                    <a:xfrm>
                      <a:off x="0" y="0"/>
                      <a:ext cx="5983818" cy="2901287"/>
                    </a:xfrm>
                    <a:prstGeom prst="rect">
                      <a:avLst/>
                    </a:prstGeom>
                    <a:ln>
                      <a:noFill/>
                    </a:ln>
                    <a:extLst>
                      <a:ext uri="{53640926-AAD7-44D8-BBD7-CCE9431645EC}">
                        <a14:shadowObscured xmlns:a14="http://schemas.microsoft.com/office/drawing/2010/main"/>
                      </a:ext>
                    </a:extLst>
                  </pic:spPr>
                </pic:pic>
              </a:graphicData>
            </a:graphic>
          </wp:inline>
        </w:drawing>
      </w:r>
    </w:p>
    <w:p w14:paraId="7CA5106B" w14:textId="4F2CB8B0" w:rsidR="00963733" w:rsidRPr="00015210" w:rsidRDefault="00963733" w:rsidP="00963733">
      <w:pPr>
        <w:pStyle w:val="TableFiguretitle"/>
      </w:pPr>
      <w:bookmarkStart w:id="559" w:name="_Ref177392623"/>
      <w:r w:rsidRPr="00015210">
        <w:t>Figure</w:t>
      </w:r>
      <w:bookmarkEnd w:id="559"/>
      <w:r w:rsidRPr="00015210">
        <w:t xml:space="preserve"> </w:t>
      </w:r>
      <w:del w:id="560" w:author="Xin Li" w:date="2026-08-22T08:26:00Z" w16du:dateUtc="2026-08-22T00:26:00Z">
        <w:r w:rsidRPr="00015210" w:rsidDel="00270DFC">
          <w:delText>3</w:delText>
        </w:r>
      </w:del>
      <w:ins w:id="561" w:author="Xin Li" w:date="2026-08-22T08:26:00Z" w16du:dateUtc="2026-08-22T00:26:00Z">
        <w:r w:rsidR="00270DFC">
          <w:t>2</w:t>
        </w:r>
      </w:ins>
      <w:r w:rsidRPr="00015210">
        <w:t>. Illustration of treatment and control questions</w:t>
      </w:r>
    </w:p>
    <w:p w14:paraId="6373C91D" w14:textId="12C19A35" w:rsidR="00963733" w:rsidRPr="00015210" w:rsidRDefault="00963733" w:rsidP="00963733">
      <w:pPr>
        <w:pStyle w:val="Paragraph0"/>
        <w:ind w:firstLine="720"/>
      </w:pPr>
      <w:r w:rsidRPr="00015210">
        <w:t xml:space="preserve">Figure </w:t>
      </w:r>
      <w:del w:id="562" w:author="Xin Li" w:date="2026-08-22T08:26:00Z" w16du:dateUtc="2026-08-22T00:26:00Z">
        <w:r w:rsidRPr="00015210" w:rsidDel="00270DFC">
          <w:delText xml:space="preserve">3 </w:delText>
        </w:r>
      </w:del>
      <w:ins w:id="563" w:author="Xin Li" w:date="2026-08-22T08:26:00Z" w16du:dateUtc="2026-08-22T00:26:00Z">
        <w:r w:rsidR="00270DFC">
          <w:t>2</w:t>
        </w:r>
        <w:r w:rsidR="00270DFC" w:rsidRPr="00015210">
          <w:t xml:space="preserve"> </w:t>
        </w:r>
      </w:ins>
      <w:r w:rsidRPr="00015210">
        <w:t xml:space="preserve">illustrates differences between “treated questions” (with AI answers) and “control questions” (without). While the platform records precise timestamps for human answers, it omits this for AI answers. We observe that AI answers appear within five minutes of question posting, substantially faster than human answers, which arrive after an average nine-hour delay. </w:t>
      </w:r>
      <w:del w:id="564" w:author="Xin Li" w:date="2026-08-22T07:56:00Z" w16du:dateUtc="2026-08-21T23:56:00Z">
        <w:r w:rsidRPr="00015210" w:rsidDel="00963733">
          <w:delText>Consequently</w:delText>
        </w:r>
      </w:del>
      <w:ins w:id="565" w:author="Xin Li" w:date="2026-08-22T07:56:00Z" w16du:dateUtc="2026-08-21T23:56:00Z">
        <w:r>
          <w:t>Meanwhile</w:t>
        </w:r>
      </w:ins>
      <w:r w:rsidRPr="00015210">
        <w:t xml:space="preserve">, AI answers </w:t>
      </w:r>
      <w:ins w:id="566" w:author="Xin Li" w:date="2026-08-22T07:56:00Z" w16du:dateUtc="2026-08-21T23:56:00Z">
        <w:r>
          <w:t xml:space="preserve">always </w:t>
        </w:r>
      </w:ins>
      <w:del w:id="567" w:author="Xin Li" w:date="2026-08-22T07:56:00Z" w16du:dateUtc="2026-08-21T23:56:00Z">
        <w:r w:rsidRPr="00015210" w:rsidDel="00963733">
          <w:delText xml:space="preserve">typically </w:delText>
        </w:r>
      </w:del>
      <w:r w:rsidRPr="00015210">
        <w:t>occupy the first position for treated questions. AI answers also differ from human answers because they cannot receive endorsements from questioners or votes from viewers.</w:t>
      </w:r>
    </w:p>
    <w:p w14:paraId="6BF73B45" w14:textId="77777777" w:rsidR="00963733" w:rsidRPr="00015210" w:rsidRDefault="00963733" w:rsidP="00963733">
      <w:pPr>
        <w:pStyle w:val="Paragraph0"/>
      </w:pPr>
      <w:r w:rsidRPr="00015210">
        <w:t xml:space="preserve">Community members can provide answers regardless of the presence of an AI-generated answer. When an AI-generated answer exists, viewers typically see this content before human-generated answers. The platform initially displays only two lines of AI-generated content on the question page. Viewers can access the complete answer via a “View More” button, which triggers a pop-up window labeled “AI Answers” with a disclaimer that alerts users to potential </w:t>
      </w:r>
      <w:r w:rsidRPr="00015210">
        <w:lastRenderedPageBreak/>
        <w:t>errors or inaccuracies and indicates the content is for reference only.</w:t>
      </w:r>
    </w:p>
    <w:p w14:paraId="06A9A8D3" w14:textId="77777777" w:rsidR="00963733" w:rsidRDefault="00963733" w:rsidP="00963733">
      <w:pPr>
        <w:pStyle w:val="Paragraph0"/>
        <w:rPr>
          <w:ins w:id="568" w:author="Xin Li" w:date="2026-08-22T07:52:00Z" w16du:dateUtc="2026-08-21T23:52:00Z"/>
        </w:rPr>
      </w:pPr>
      <w:r w:rsidRPr="00015210">
        <w:t xml:space="preserve">Two features of the deployment matter for the analysis that follows. The AI answer is explicitly labeled, so the source signal in our framework is observable to community members and to us. And the AI answer arrives fast, well before the average nine-hour delay of the first human answer, so it occupies the first position and is the </w:t>
      </w:r>
      <w:del w:id="569" w:author="Xin Li" w:date="2026-08-22T07:37:00Z" w16du:dateUtc="2026-08-21T23:37:00Z">
        <w:r w:rsidRPr="00015210" w:rsidDel="004E55FA">
          <w:delText>rival</w:delText>
        </w:r>
      </w:del>
      <w:ins w:id="570" w:author="Xin Li" w:date="2026-08-22T07:37:00Z" w16du:dateUtc="2026-08-21T23:37:00Z">
        <w:r>
          <w:t>competitor</w:t>
        </w:r>
      </w:ins>
      <w:r w:rsidRPr="00015210">
        <w:t xml:space="preserve"> a human answerer confronts on arrival rather than a supplement added to an existing discussion.</w:t>
      </w:r>
    </w:p>
    <w:p w14:paraId="558D9B4A" w14:textId="77777777" w:rsidR="00963733" w:rsidRPr="00015210" w:rsidRDefault="00963733" w:rsidP="00963733">
      <w:pPr>
        <w:pStyle w:val="Paragraph0"/>
      </w:pPr>
    </w:p>
    <w:p w14:paraId="3F530575" w14:textId="4079908B" w:rsidR="00DA0533" w:rsidRPr="00015210" w:rsidRDefault="00DA0533" w:rsidP="00E912B4">
      <w:pPr>
        <w:pStyle w:val="Heading1"/>
      </w:pPr>
      <w:r w:rsidRPr="00015210">
        <w:t>Theoretical Development</w:t>
      </w:r>
    </w:p>
    <w:p w14:paraId="590149B8" w14:textId="4E3B2F52" w:rsidR="00E55C5E" w:rsidRPr="00015210" w:rsidRDefault="007450BA" w:rsidP="00E55C5E">
      <w:pPr>
        <w:pStyle w:val="Heading2"/>
      </w:pPr>
      <w:bookmarkStart w:id="571" w:name="OLE_LINK2"/>
      <w:ins w:id="572" w:author="Xin Li" w:date="2026-08-21T14:39:00Z" w16du:dateUtc="2026-08-21T06:39:00Z">
        <w:r>
          <w:t xml:space="preserve">Two Decisions in </w:t>
        </w:r>
      </w:ins>
      <w:del w:id="573" w:author="Xin Li" w:date="2026-08-21T14:40:00Z" w16du:dateUtc="2026-08-21T06:40:00Z">
        <w:r w:rsidR="001945B2" w:rsidRPr="00015210" w:rsidDel="007450BA">
          <w:delText xml:space="preserve">The </w:delText>
        </w:r>
      </w:del>
      <w:del w:id="574" w:author="Xin Li" w:date="2026-08-21T14:39:00Z" w16du:dateUtc="2026-08-21T06:39:00Z">
        <w:r w:rsidR="001945B2" w:rsidRPr="00015210" w:rsidDel="007450BA">
          <w:delText xml:space="preserve">Encounter as </w:delText>
        </w:r>
      </w:del>
      <w:r w:rsidR="001945B2" w:rsidRPr="00015210">
        <w:t xml:space="preserve">a Competitive </w:t>
      </w:r>
      <w:ins w:id="575" w:author="Xin Li" w:date="2026-08-21T14:39:00Z" w16du:dateUtc="2026-08-21T06:39:00Z">
        <w:r w:rsidRPr="00015210">
          <w:t xml:space="preserve">Encounter </w:t>
        </w:r>
      </w:ins>
      <w:del w:id="576" w:author="Xin Li" w:date="2026-08-21T14:40:00Z" w16du:dateUtc="2026-08-21T06:40:00Z">
        <w:r w:rsidR="001945B2" w:rsidRPr="00015210" w:rsidDel="007450BA">
          <w:delText>Episode</w:delText>
        </w:r>
      </w:del>
    </w:p>
    <w:p w14:paraId="4A651920" w14:textId="451D222C" w:rsidR="001945B2" w:rsidRPr="00015210" w:rsidRDefault="001945B2" w:rsidP="00963733">
      <w:pPr>
        <w:pStyle w:val="Paragraph0"/>
      </w:pPr>
      <w:r w:rsidRPr="00015210">
        <w:t>Consider the following situation. A member of a technical Q&amp;A platform posts a question</w:t>
      </w:r>
      <w:del w:id="577" w:author="Xin Li" w:date="2026-08-21T14:42:00Z" w16du:dateUtc="2026-08-21T06:42:00Z">
        <w:r w:rsidRPr="00015210" w:rsidDel="007450BA">
          <w:delText xml:space="preserve"> about code that fails</w:delText>
        </w:r>
      </w:del>
      <w:r w:rsidRPr="00015210">
        <w:t xml:space="preserve">. Within seconds, the platform attaches an answer generated by its own AI system, marked with a label that identifies the author as a machine. A human </w:t>
      </w:r>
      <w:del w:id="578" w:author="Xin Li" w:date="2026-08-22T07:40:00Z" w16du:dateUtc="2026-08-21T23:40:00Z">
        <w:r w:rsidRPr="00015210" w:rsidDel="004E55FA">
          <w:delText>member</w:delText>
        </w:r>
      </w:del>
      <w:ins w:id="579" w:author="Xin Li" w:date="2026-08-22T07:40:00Z" w16du:dateUtc="2026-08-21T23:40:00Z">
        <w:r w:rsidR="004E55FA">
          <w:t>answerer</w:t>
        </w:r>
      </w:ins>
      <w:r w:rsidRPr="00015210">
        <w:t xml:space="preserve"> arrives at the thread later, sees that a machine has already responded, and </w:t>
      </w:r>
      <w:del w:id="580" w:author="Xin Li" w:date="2026-08-21T14:42:00Z" w16du:dateUtc="2026-08-21T06:42:00Z">
        <w:r w:rsidRPr="00015210" w:rsidDel="007450BA">
          <w:delText xml:space="preserve">must </w:delText>
        </w:r>
      </w:del>
      <w:r w:rsidRPr="00015210">
        <w:t xml:space="preserve">decide </w:t>
      </w:r>
      <w:ins w:id="581" w:author="Xin Li" w:date="2026-08-21T14:42:00Z" w16du:dateUtc="2026-08-21T06:42:00Z">
        <w:r w:rsidR="007450BA">
          <w:t>his/he</w:t>
        </w:r>
      </w:ins>
      <w:ins w:id="582" w:author="Xin Li" w:date="2026-08-21T14:43:00Z" w16du:dateUtc="2026-08-21T06:43:00Z">
        <w:r w:rsidR="007450BA">
          <w:t>r moves</w:t>
        </w:r>
      </w:ins>
      <w:del w:id="583" w:author="Xin Li" w:date="2026-08-21T14:43:00Z" w16du:dateUtc="2026-08-21T06:43:00Z">
        <w:r w:rsidRPr="00015210" w:rsidDel="007450BA">
          <w:delText>two things: whether to write an answer at all, and, if so, how much effort to put into it</w:delText>
        </w:r>
      </w:del>
      <w:r w:rsidRPr="00015210">
        <w:t>.</w:t>
      </w:r>
    </w:p>
    <w:p w14:paraId="2381B78B" w14:textId="1E149E06" w:rsidR="001945B2" w:rsidRPr="00015210" w:rsidDel="007450BA" w:rsidRDefault="001945B2" w:rsidP="001945B2">
      <w:pPr>
        <w:pStyle w:val="Paragraph0"/>
        <w:rPr>
          <w:del w:id="584" w:author="Xin Li" w:date="2026-08-21T14:45:00Z" w16du:dateUtc="2026-08-21T06:45:00Z"/>
        </w:rPr>
      </w:pPr>
      <w:r w:rsidRPr="00015210">
        <w:t xml:space="preserve">We treat this encounter as a </w:t>
      </w:r>
      <w:r w:rsidRPr="00015210">
        <w:rPr>
          <w:i/>
          <w:iCs/>
        </w:rPr>
        <w:t>competitive episode</w:t>
      </w:r>
      <w:r w:rsidRPr="00015210">
        <w:t xml:space="preserve">, and develop a theory of how the </w:t>
      </w:r>
      <w:ins w:id="585" w:author="Xin Li" w:date="2026-08-21T14:44:00Z" w16du:dateUtc="2026-08-21T06:44:00Z">
        <w:r w:rsidR="007450BA">
          <w:t xml:space="preserve">answerers respond to </w:t>
        </w:r>
      </w:ins>
      <w:del w:id="586" w:author="Xin Li" w:date="2026-08-21T14:45:00Z" w16du:dateUtc="2026-08-21T06:45:00Z">
        <w:r w:rsidRPr="00015210" w:rsidDel="007450BA">
          <w:delText xml:space="preserve">member sizes up </w:delText>
        </w:r>
      </w:del>
      <w:r w:rsidRPr="00015210">
        <w:t xml:space="preserve">the </w:t>
      </w:r>
      <w:ins w:id="587" w:author="Xin Li" w:date="2026-08-21T14:45:00Z" w16du:dateUtc="2026-08-21T06:45:00Z">
        <w:r w:rsidR="007450BA">
          <w:t>AI competitor</w:t>
        </w:r>
      </w:ins>
      <w:del w:id="588" w:author="Xin Li" w:date="2026-08-21T14:45:00Z" w16du:dateUtc="2026-08-21T06:45:00Z">
        <w:r w:rsidRPr="00015210" w:rsidDel="007450BA">
          <w:delText>machine rival and how that assessment shapes what the member does next</w:delText>
        </w:r>
      </w:del>
      <w:r w:rsidRPr="00015210">
        <w:t xml:space="preserve">. </w:t>
      </w:r>
      <w:del w:id="589" w:author="Xin Li" w:date="2026-08-21T14:47:00Z" w16du:dateUtc="2026-08-21T06:47:00Z">
        <w:r w:rsidRPr="00015210" w:rsidDel="007450BA">
          <w:delText>Three considerations justify the choice of the competition lens.</w:delText>
        </w:r>
      </w:del>
    </w:p>
    <w:p w14:paraId="426B1DF2" w14:textId="661CB37D" w:rsidR="001945B2" w:rsidRPr="00015210" w:rsidDel="007450BA" w:rsidRDefault="001945B2" w:rsidP="001945B2">
      <w:pPr>
        <w:pStyle w:val="Paragraph0"/>
        <w:rPr>
          <w:del w:id="590" w:author="Xin Li" w:date="2026-08-21T14:47:00Z" w16du:dateUtc="2026-08-21T06:47:00Z"/>
        </w:rPr>
      </w:pPr>
      <w:del w:id="591" w:author="Xin Li" w:date="2026-08-21T14:47:00Z" w16du:dateUtc="2026-08-21T06:47:00Z">
        <w:r w:rsidRPr="00015210" w:rsidDel="007450BA">
          <w:delText>First, t</w:delText>
        </w:r>
      </w:del>
      <w:ins w:id="592" w:author="Xin Li" w:date="2026-08-21T14:47:00Z" w16du:dateUtc="2026-08-21T06:47:00Z">
        <w:r w:rsidR="007450BA">
          <w:t>T</w:t>
        </w:r>
      </w:ins>
      <w:r w:rsidRPr="00015210">
        <w:t>he lens fits the situation the platform has created</w:t>
      </w:r>
      <w:ins w:id="593" w:author="Xin Li" w:date="2026-08-21T14:46:00Z" w16du:dateUtc="2026-08-21T06:46:00Z">
        <w:r w:rsidR="007450BA">
          <w:t xml:space="preserve">, where human answer and </w:t>
        </w:r>
      </w:ins>
      <w:del w:id="594" w:author="Xin Li" w:date="2026-08-21T14:46:00Z" w16du:dateUtc="2026-08-21T06:46:00Z">
        <w:r w:rsidRPr="00015210" w:rsidDel="007450BA">
          <w:delText xml:space="preserve">. The </w:delText>
        </w:r>
      </w:del>
      <w:r w:rsidRPr="00015210">
        <w:t>AI answer si</w:t>
      </w:r>
      <w:del w:id="595" w:author="Xin Li" w:date="2026-08-21T14:46:00Z" w16du:dateUtc="2026-08-21T06:46:00Z">
        <w:r w:rsidRPr="00015210" w:rsidDel="007450BA">
          <w:delText>t</w:delText>
        </w:r>
      </w:del>
      <w:r w:rsidRPr="00015210">
        <w:t xml:space="preserve">s in the same thread and on the same screen </w:t>
      </w:r>
      <w:del w:id="596" w:author="Xin Li" w:date="2026-08-21T14:46:00Z" w16du:dateUtc="2026-08-21T06:46:00Z">
        <w:r w:rsidRPr="00015210" w:rsidDel="007450BA">
          <w:delText>as any human answer that follows</w:delText>
        </w:r>
      </w:del>
      <w:ins w:id="597" w:author="Xin Li" w:date="2026-08-21T14:46:00Z" w16du:dateUtc="2026-08-21T06:46:00Z">
        <w:r w:rsidR="007450BA">
          <w:t>to compete for user attention</w:t>
        </w:r>
      </w:ins>
      <w:del w:id="598" w:author="Xin Li" w:date="2026-08-21T14:46:00Z" w16du:dateUtc="2026-08-21T06:46:00Z">
        <w:r w:rsidRPr="00015210" w:rsidDel="007450BA">
          <w:delText>, so a later human answer has to be worth reading in the presence of the AI answer</w:delText>
        </w:r>
      </w:del>
      <w:r w:rsidRPr="00015210">
        <w:t>.</w:t>
      </w:r>
      <w:ins w:id="599" w:author="Xin Li" w:date="2026-08-21T14:47:00Z" w16du:dateUtc="2026-08-21T06:47:00Z">
        <w:r w:rsidR="007450BA">
          <w:t xml:space="preserve"> Meanwhile</w:t>
        </w:r>
      </w:ins>
    </w:p>
    <w:p w14:paraId="2268AD93" w14:textId="26F7D4DD" w:rsidR="001945B2" w:rsidRPr="00015210" w:rsidDel="007450BA" w:rsidRDefault="001945B2" w:rsidP="001945B2">
      <w:pPr>
        <w:pStyle w:val="Paragraph0"/>
        <w:rPr>
          <w:moveFrom w:id="600" w:author="Xin Li" w:date="2026-08-21T14:47:00Z" w16du:dateUtc="2026-08-21T06:47:00Z"/>
        </w:rPr>
      </w:pPr>
      <w:moveFromRangeStart w:id="601" w:author="Xin Li" w:date="2026-08-21T14:47:00Z" w:name="move238216063"/>
      <w:moveFrom w:id="602" w:author="Xin Li" w:date="2026-08-21T14:47:00Z" w16du:dateUtc="2026-08-21T06:47:00Z">
        <w:r w:rsidRPr="00015210" w:rsidDel="007450BA">
          <w:t xml:space="preserve">Second, the lens tells us where to look. Research on competitive interaction holds that how an actor responds to a rival depends on how the actor appraises that rival, and that this appraisal is built from observable features: who the rival is, how capable it appears, and how much effort it appears to have put in </w:t>
        </w:r>
        <w:r w:rsidRPr="00015210" w:rsidDel="007450BA">
          <w:fldChar w:fldCharType="begin"/>
        </w:r>
        <w:r w:rsidR="002B3B5F" w:rsidRPr="00015210" w:rsidDel="007450BA">
          <w:instrText xml:space="preserve"> ADDIN ZOTERO_ITEM CSL_CITATION {"citationID":"9TerOK9Z","properties":{"unsorted":false,"formattedCitation":"(Chen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three factors: relative scale, rival's attack volume, and rival's capability to contest. Our results provide a new avenue for studying competitors and the relationship between competitor analysis and interfirm rivalry.</w:instrText>
        </w:r>
        <w:r w:rsidR="002B3B5F" w:rsidRPr="00015210" w:rsidDel="007450BA">
          <w:instrText>本文研究竞争紧张度，即目标企业与其特定竞争对手之间的紧张关系，这种紧张关系可能导致目标企业采取行动对抗竞争对手。基于认知</w:instrText>
        </w:r>
        <w:r w:rsidR="002B3B5F" w:rsidRPr="00015210" w:rsidDel="007450BA">
          <w:instrText>-</w:instrText>
        </w:r>
        <w:r w:rsidR="002B3B5F" w:rsidRPr="00015210" w:rsidDel="007450BA">
          <w:instrText>动机</w:instrText>
        </w:r>
        <w:r w:rsidR="002B3B5F" w:rsidRPr="00015210" w:rsidDel="007450BA">
          <w:instrText>-</w:instrText>
        </w:r>
        <w:r w:rsidR="002B3B5F" w:rsidRPr="00015210" w:rsidDel="007450BA">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2B3B5F" w:rsidRPr="00015210" w:rsidDel="007450BA">
          <w:instrText xml:space="preserve">","archive_location":"491 </w:instrText>
        </w:r>
        <w:r w:rsidR="002B3B5F" w:rsidRPr="00015210" w:rsidDel="007450BA">
          <w:rPr>
            <w:rFonts w:ascii="Apple Color Emoji" w:hAnsi="Apple Color Emoji" w:cs="Apple Color Emoji"/>
          </w:rPr>
          <w:instrText>📊</w:instrText>
        </w:r>
        <w:r w:rsidR="002B3B5F" w:rsidRPr="00015210" w:rsidDel="007450BA">
          <w:instrText>","call-number":"1","container-title":"Academy of Management Journal","DOI":"10.5465/amj.2007.24162081","ISSN":"0001-4273","issue":"1","journalAbbreviation":"AMJ","language":"en","note":"</w:instrText>
        </w:r>
        <w:r w:rsidR="002B3B5F" w:rsidRPr="00015210" w:rsidDel="007450BA">
          <w:rPr>
            <w:rFonts w:ascii="Apple Color Emoji" w:hAnsi="Apple Color Emoji" w:cs="Apple Color Emoji"/>
          </w:rPr>
          <w:instrText>🏷️</w:instrText>
        </w:r>
        <w:r w:rsidR="002B3B5F" w:rsidRPr="00015210" w:rsidDel="007450BA">
          <w:instrText xml:space="preserve"> /unread</w:instrText>
        </w:r>
        <w:r w:rsidR="002B3B5F" w:rsidRPr="00015210" w:rsidDel="007450BA">
          <w:instrText>、</w:instrText>
        </w:r>
        <w:r w:rsidR="002B3B5F" w:rsidRPr="00015210" w:rsidDel="007450BA">
          <w:instrText>COMPETITION</w:instrText>
        </w:r>
        <w:r w:rsidR="002B3B5F" w:rsidRPr="00015210" w:rsidDel="007450BA">
          <w:instrText>、</w:instrText>
        </w:r>
        <w:r w:rsidR="002B3B5F" w:rsidRPr="00015210" w:rsidDel="007450BA">
          <w:instrText>MANAGEMENT</w:instrText>
        </w:r>
        <w:r w:rsidR="002B3B5F" w:rsidRPr="00015210" w:rsidDel="007450BA">
          <w:instrText>、</w:instrText>
        </w:r>
        <w:r w:rsidR="002B3B5F" w:rsidRPr="00015210" w:rsidDel="007450BA">
          <w:instrText>BUSINESS enterprises</w:instrText>
        </w:r>
        <w:r w:rsidR="002B3B5F" w:rsidRPr="00015210" w:rsidDel="007450BA">
          <w:instrText>、</w:instrText>
        </w:r>
        <w:r w:rsidR="002B3B5F" w:rsidRPr="00015210" w:rsidDel="007450BA">
          <w:instrText>COMMERCE</w:instrText>
        </w:r>
        <w:r w:rsidR="002B3B5F" w:rsidRPr="00015210" w:rsidDel="007450BA">
          <w:instrText>、</w:instrText>
        </w:r>
        <w:r w:rsidR="002B3B5F" w:rsidRPr="00015210" w:rsidDel="007450BA">
          <w:instrText>DATA analysis</w:instrText>
        </w:r>
        <w:r w:rsidR="002B3B5F" w:rsidRPr="00015210" w:rsidDel="007450BA">
          <w:instrText>、</w:instrText>
        </w:r>
        <w:r w:rsidR="002B3B5F" w:rsidRPr="00015210" w:rsidDel="007450BA">
          <w:instrText>MOTIVATION (Psychology)</w:instrText>
        </w:r>
        <w:r w:rsidR="002B3B5F" w:rsidRPr="00015210" w:rsidDel="007450BA">
          <w:instrText>、</w:instrText>
        </w:r>
        <w:r w:rsidR="002B3B5F" w:rsidRPr="00015210" w:rsidDel="007450BA">
          <w:instrText xml:space="preserve">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2B3B5F" w:rsidRPr="00015210" w:rsidDel="007450BA">
          <w:rPr>
            <w:rFonts w:ascii="Apple Color Emoji" w:hAnsi="Apple Color Emoji" w:cs="Apple Color Emoji"/>
          </w:rPr>
          <w:instrText>📊</w:instrText>
        </w:r>
        <w:r w:rsidR="002B3B5F" w:rsidRPr="00015210" w:rsidDel="007450BA">
          <w:instrText>","call-number":"3","container-title":"Asia Pacific Journal of Management","DOI":"10.1007/s10490-008-9110-7","ISSN":"1572-9958","issue":"1","journalAbbreviation":"Asia Pac J Manag","language":"en","note":"</w:instrText>
        </w:r>
        <w:r w:rsidR="002B3B5F" w:rsidRPr="00015210" w:rsidDel="007450BA">
          <w:rPr>
            <w:rFonts w:ascii="Apple Color Emoji" w:hAnsi="Apple Color Emoji" w:cs="Apple Color Emoji"/>
          </w:rPr>
          <w:instrText>🏷️</w:instrText>
        </w:r>
        <w:r w:rsidR="002B3B5F" w:rsidRPr="00015210" w:rsidDel="007450BA">
          <w:instrText xml:space="preserve"> /reading</w:instrText>
        </w:r>
        <w:r w:rsidR="002B3B5F" w:rsidRPr="00015210" w:rsidDel="007450BA">
          <w:instrText>、</w:instrText>
        </w:r>
        <w:r w:rsidR="002B3B5F" w:rsidRPr="00015210" w:rsidDel="007450BA">
          <w:instrText>Research</w:instrText>
        </w:r>
        <w:r w:rsidR="002B3B5F" w:rsidRPr="00015210" w:rsidDel="007450BA">
          <w:instrText>、</w:instrText>
        </w:r>
        <w:r w:rsidR="002B3B5F" w:rsidRPr="00015210" w:rsidDel="007450BA">
          <w:rPr>
            <w:rFonts w:ascii="Apple Color Emoji" w:hAnsi="Apple Color Emoji" w:cs="Apple Color Emoji"/>
          </w:rPr>
          <w:instrText>🤖️</w:instrText>
        </w:r>
        <w:r w:rsidR="002B3B5F" w:rsidRPr="00015210" w:rsidDel="007450BA">
          <w:instrText>、</w:instrText>
        </w:r>
        <w:r w:rsidR="002B3B5F" w:rsidRPr="00015210" w:rsidDel="007450BA">
          <w:instrText>Competitive dynamics</w:instrText>
        </w:r>
        <w:r w:rsidR="002B3B5F" w:rsidRPr="00015210" w:rsidDel="007450BA">
          <w:instrText>、</w:instrText>
        </w:r>
        <w:r w:rsidR="002B3B5F" w:rsidRPr="00015210" w:rsidDel="007450BA">
          <w:instrText>Publishing</w:instrText>
        </w:r>
        <w:r w:rsidR="002B3B5F" w:rsidRPr="00015210" w:rsidDel="007450BA">
          <w:instrText>、</w:instrText>
        </w:r>
        <w:r w:rsidR="002B3B5F" w:rsidRPr="00015210" w:rsidDel="007450BA">
          <w:instrText>Strategic management</w:instrText>
        </w:r>
        <w:r w:rsidR="002B3B5F" w:rsidRPr="00015210" w:rsidDel="007450BA">
          <w:instrText>、</w:instrText>
        </w:r>
        <w:r w:rsidR="002B3B5F" w:rsidRPr="00015210" w:rsidDel="007450BA">
          <w:instrText xml:space="preserve">U.S.-based journal","page":"5-25","source":"9.7 (Q1)","title":"Competitive dynamics research: An insider’s odyssey","title-short":"Competitive dynamics research","URL":"https://doi.org/10.1007/s10490-008-9110-7","volume":"26","author":[{"family":"Chen","given":"Ming-Jer"}],"accessed":{"date-parts":[["2026",7,27]]},"issued":{"date-parts":[["2009",3,1]]}}}],"schema":"https://github.com/citation-style-language/schema/raw/master/csl-citation.json"} </w:instrText>
        </w:r>
        <w:r w:rsidRPr="00015210" w:rsidDel="007450BA">
          <w:fldChar w:fldCharType="separate"/>
        </w:r>
        <w:r w:rsidR="002B3B5F" w:rsidRPr="00015210" w:rsidDel="007450BA">
          <w:t>(Chen et al. 2007; Chen 2009)</w:t>
        </w:r>
        <w:r w:rsidRPr="00015210" w:rsidDel="007450BA">
          <w:fldChar w:fldCharType="end"/>
        </w:r>
        <w:r w:rsidRPr="00015210" w:rsidDel="007450BA">
          <w:t>.</w:t>
        </w:r>
      </w:moveFrom>
    </w:p>
    <w:moveFromRangeEnd w:id="601"/>
    <w:p w14:paraId="24D7A005" w14:textId="67615667" w:rsidR="001945B2" w:rsidRPr="00015210" w:rsidDel="00E81B22" w:rsidRDefault="001945B2" w:rsidP="001945B2">
      <w:pPr>
        <w:pStyle w:val="Paragraph0"/>
        <w:rPr>
          <w:del w:id="603" w:author="Xin Li" w:date="2026-08-21T14:53:00Z" w16du:dateUtc="2026-08-21T06:53:00Z"/>
        </w:rPr>
      </w:pPr>
      <w:del w:id="604" w:author="Xin Li" w:date="2026-08-21T14:47:00Z" w16du:dateUtc="2026-08-21T06:47:00Z">
        <w:r w:rsidRPr="00015210" w:rsidDel="007450BA">
          <w:delText>Third</w:delText>
        </w:r>
      </w:del>
      <w:r w:rsidRPr="00015210">
        <w:t xml:space="preserve">, the competition lens generates richer predictions </w:t>
      </w:r>
      <w:ins w:id="605" w:author="Xin Li" w:date="2026-08-21T14:50:00Z" w16du:dateUtc="2026-08-21T06:50:00Z">
        <w:r w:rsidR="00E81B22">
          <w:t xml:space="preserve">by allowing us to factor in the </w:t>
        </w:r>
      </w:ins>
      <w:ins w:id="606" w:author="Xin Li" w:date="2026-08-21T14:51:00Z" w16du:dateUtc="2026-08-21T06:51:00Z">
        <w:r w:rsidR="00E81B22">
          <w:t>extent the question is answered due to the abilities of AI. It i</w:t>
        </w:r>
      </w:ins>
      <w:ins w:id="607" w:author="Xin Li" w:date="2026-08-21T14:52:00Z" w16du:dateUtc="2026-08-21T06:52:00Z">
        <w:r w:rsidR="00E81B22">
          <w:t xml:space="preserve">s necessary to consider not only the source of contributors but also the content </w:t>
        </w:r>
      </w:ins>
      <w:ins w:id="608" w:author="Xin Li" w:date="2026-08-22T07:53:00Z" w16du:dateUtc="2026-08-21T23:53:00Z">
        <w:r w:rsidR="00963733">
          <w:t xml:space="preserve">of </w:t>
        </w:r>
      </w:ins>
      <w:ins w:id="609" w:author="Xin Li" w:date="2026-08-21T14:52:00Z" w16du:dateUtc="2026-08-21T06:52:00Z">
        <w:r w:rsidR="00E81B22">
          <w:t xml:space="preserve">an </w:t>
        </w:r>
      </w:ins>
      <w:del w:id="610" w:author="Xin Li" w:date="2026-08-21T14:52:00Z" w16du:dateUtc="2026-08-21T06:52:00Z">
        <w:r w:rsidRPr="00015210" w:rsidDel="00E81B22">
          <w:delText xml:space="preserve">than a simple substitution account does. Prior work that treats generative AI as a substitute for human labor has established something important: these systems can perform much of the routine work human contributors once did. But that account can predict only decline. If the AI answer does work the member would otherwise have done, the member has less left to do and writes less. The substitution account contains no mechanism by which an AI answer could lead a member </w:delText>
        </w:r>
      </w:del>
      <w:ins w:id="611" w:author="Xin Li" w:date="2026-08-21T14:52:00Z" w16du:dateUtc="2026-08-21T06:52:00Z">
        <w:r w:rsidR="00E81B22">
          <w:t xml:space="preserve">answerer </w:t>
        </w:r>
      </w:ins>
      <w:r w:rsidRPr="00015210">
        <w:t xml:space="preserve">to </w:t>
      </w:r>
      <w:ins w:id="612" w:author="Xin Li" w:date="2026-08-21T14:52:00Z" w16du:dateUtc="2026-08-21T06:52:00Z">
        <w:r w:rsidR="00E81B22">
          <w:t xml:space="preserve">decide how to respond. </w:t>
        </w:r>
      </w:ins>
      <w:del w:id="613" w:author="Xin Li" w:date="2026-08-21T14:53:00Z" w16du:dateUtc="2026-08-21T06:53:00Z">
        <w:r w:rsidRPr="00015210" w:rsidDel="00E81B22">
          <w:delText xml:space="preserve">write </w:delText>
        </w:r>
        <w:r w:rsidRPr="00015210" w:rsidDel="00E81B22">
          <w:rPr>
            <w:i/>
            <w:iCs/>
          </w:rPr>
          <w:delText>more</w:delText>
        </w:r>
        <w:r w:rsidRPr="00015210" w:rsidDel="00E81B22">
          <w:delText xml:space="preserve">, or to write </w:delText>
        </w:r>
        <w:r w:rsidRPr="00015210" w:rsidDel="00E81B22">
          <w:rPr>
            <w:i/>
            <w:iCs/>
          </w:rPr>
          <w:delText>better</w:delText>
        </w:r>
        <w:r w:rsidRPr="00015210" w:rsidDel="00E81B22">
          <w:delText>.</w:delText>
        </w:r>
      </w:del>
    </w:p>
    <w:p w14:paraId="24C7C1F2" w14:textId="77777777" w:rsidR="00E81B22" w:rsidRDefault="00E81B22" w:rsidP="007450BA">
      <w:pPr>
        <w:pStyle w:val="Paragraph0"/>
        <w:rPr>
          <w:ins w:id="614" w:author="Xin Li" w:date="2026-08-21T14:53:00Z" w16du:dateUtc="2026-08-21T06:53:00Z"/>
          <w:b/>
          <w:bCs/>
        </w:rPr>
      </w:pPr>
    </w:p>
    <w:p w14:paraId="18A1224B" w14:textId="5C7873E3" w:rsidR="007450BA" w:rsidRPr="00015210" w:rsidRDefault="00E81B22" w:rsidP="00963733">
      <w:pPr>
        <w:pStyle w:val="Paragraph0"/>
        <w:rPr>
          <w:moveTo w:id="615" w:author="Xin Li" w:date="2026-08-21T14:41:00Z" w16du:dateUtc="2026-08-21T06:41:00Z"/>
        </w:rPr>
      </w:pPr>
      <w:ins w:id="616" w:author="Xin Li" w:date="2026-08-21T14:53:00Z" w16du:dateUtc="2026-08-21T06:53:00Z">
        <w:r w:rsidRPr="00E81B22">
          <w:rPr>
            <w:rPrChange w:id="617" w:author="Xin Li" w:date="2026-08-21T14:54:00Z" w16du:dateUtc="2026-08-21T06:54:00Z">
              <w:rPr>
                <w:b/>
                <w:bCs/>
              </w:rPr>
            </w:rPrChange>
          </w:rPr>
          <w:t xml:space="preserve">In particular, we are interested in </w:t>
        </w:r>
        <w:r w:rsidRPr="00E81B22">
          <w:rPr>
            <w:b/>
            <w:bCs/>
          </w:rPr>
          <w:t>t</w:t>
        </w:r>
      </w:ins>
      <w:moveToRangeStart w:id="618" w:author="Xin Li" w:date="2026-08-21T14:41:00Z" w:name="move238215681"/>
      <w:moveTo w:id="619" w:author="Xin Li" w:date="2026-08-21T14:41:00Z" w16du:dateUtc="2026-08-21T06:41:00Z">
        <w:del w:id="620" w:author="Xin Li" w:date="2026-08-21T14:53:00Z" w16du:dateUtc="2026-08-21T06:53:00Z">
          <w:r w:rsidR="007450BA" w:rsidRPr="00E81B22" w:rsidDel="00E81B22">
            <w:rPr>
              <w:b/>
              <w:bCs/>
            </w:rPr>
            <w:delText>T</w:delText>
          </w:r>
        </w:del>
        <w:r w:rsidR="007450BA" w:rsidRPr="00E81B22">
          <w:rPr>
            <w:b/>
            <w:bCs/>
          </w:rPr>
          <w:t>wo decisions</w:t>
        </w:r>
      </w:moveTo>
      <w:ins w:id="621" w:author="Xin Li" w:date="2026-08-21T14:53:00Z" w16du:dateUtc="2026-08-21T06:53:00Z">
        <w:r w:rsidRPr="00E81B22">
          <w:rPr>
            <w:rPrChange w:id="622" w:author="Xin Li" w:date="2026-08-21T14:54:00Z" w16du:dateUtc="2026-08-21T06:54:00Z">
              <w:rPr>
                <w:b/>
                <w:bCs/>
              </w:rPr>
            </w:rPrChange>
          </w:rPr>
          <w:t xml:space="preserve"> of the answer</w:t>
        </w:r>
      </w:ins>
      <w:ins w:id="623" w:author="Xin Li" w:date="2026-08-21T14:54:00Z" w16du:dateUtc="2026-08-21T06:54:00Z">
        <w:r w:rsidRPr="00E81B22">
          <w:rPr>
            <w:rPrChange w:id="624" w:author="Xin Li" w:date="2026-08-21T14:54:00Z" w16du:dateUtc="2026-08-21T06:54:00Z">
              <w:rPr>
                <w:b/>
                <w:bCs/>
              </w:rPr>
            </w:rPrChange>
          </w:rPr>
          <w:t>er</w:t>
        </w:r>
      </w:ins>
      <w:ins w:id="625" w:author="Xin Li" w:date="2026-08-21T14:53:00Z" w16du:dateUtc="2026-08-21T06:53:00Z">
        <w:r w:rsidRPr="00E81B22">
          <w:rPr>
            <w:rPrChange w:id="626" w:author="Xin Li" w:date="2026-08-21T14:54:00Z" w16du:dateUtc="2026-08-21T06:54:00Z">
              <w:rPr>
                <w:b/>
                <w:bCs/>
              </w:rPr>
            </w:rPrChange>
          </w:rPr>
          <w:t>s</w:t>
        </w:r>
      </w:ins>
      <w:ins w:id="627" w:author="Xin Li" w:date="2026-08-21T14:54:00Z" w16du:dateUtc="2026-08-21T06:54:00Z">
        <w:r w:rsidRPr="00E81B22">
          <w:rPr>
            <w:rPrChange w:id="628" w:author="Xin Li" w:date="2026-08-21T14:54:00Z" w16du:dateUtc="2026-08-21T06:54:00Z">
              <w:rPr>
                <w:b/>
                <w:bCs/>
              </w:rPr>
            </w:rPrChange>
          </w:rPr>
          <w:t>’ responses</w:t>
        </w:r>
      </w:ins>
      <w:ins w:id="629" w:author="Xin Li" w:date="2026-08-21T14:53:00Z" w16du:dateUtc="2026-08-21T06:53:00Z">
        <w:r w:rsidRPr="00E81B22">
          <w:rPr>
            <w:rPrChange w:id="630" w:author="Xin Li" w:date="2026-08-21T14:54:00Z" w16du:dateUtc="2026-08-21T06:54:00Z">
              <w:rPr>
                <w:b/>
                <w:bCs/>
              </w:rPr>
            </w:rPrChange>
          </w:rPr>
          <w:t>:</w:t>
        </w:r>
      </w:ins>
      <w:moveTo w:id="631" w:author="Xin Li" w:date="2026-08-21T14:41:00Z" w16du:dateUtc="2026-08-21T06:41:00Z">
        <w:del w:id="632" w:author="Xin Li" w:date="2026-08-21T14:53:00Z" w16du:dateUtc="2026-08-21T06:53:00Z">
          <w:r w:rsidR="007450BA" w:rsidRPr="00015210" w:rsidDel="00E81B22">
            <w:rPr>
              <w:b/>
              <w:bCs/>
            </w:rPr>
            <w:delText>.</w:delText>
          </w:r>
        </w:del>
        <w:r w:rsidR="007450BA" w:rsidRPr="00015210">
          <w:t xml:space="preserve"> The </w:t>
        </w:r>
        <w:del w:id="633" w:author="Xin Li" w:date="2026-08-22T07:40:00Z" w16du:dateUtc="2026-08-21T23:40:00Z">
          <w:r w:rsidR="007450BA" w:rsidRPr="00015210" w:rsidDel="004E55FA">
            <w:delText>member</w:delText>
          </w:r>
        </w:del>
      </w:moveTo>
      <w:ins w:id="634" w:author="Xin Li" w:date="2026-08-22T07:40:00Z" w16du:dateUtc="2026-08-21T23:40:00Z">
        <w:r w:rsidR="004E55FA">
          <w:t>answerer</w:t>
        </w:r>
      </w:ins>
      <w:moveTo w:id="635" w:author="Xin Li" w:date="2026-08-21T14:41:00Z" w16du:dateUtc="2026-08-21T06:41:00Z">
        <w:r w:rsidR="007450BA" w:rsidRPr="00015210">
          <w:t xml:space="preserve"> first decides whether to answer at all; we call this the </w:t>
        </w:r>
        <w:r w:rsidR="007450BA" w:rsidRPr="00015210">
          <w:rPr>
            <w:i/>
            <w:iCs/>
          </w:rPr>
          <w:t>entry decision</w:t>
        </w:r>
        <w:r w:rsidR="007450BA" w:rsidRPr="00015210">
          <w:t xml:space="preserve">. Having decided to answer, the </w:t>
        </w:r>
        <w:del w:id="636" w:author="Xin Li" w:date="2026-08-22T07:40:00Z" w16du:dateUtc="2026-08-21T23:40:00Z">
          <w:r w:rsidR="007450BA" w:rsidRPr="00015210" w:rsidDel="004E55FA">
            <w:delText>member</w:delText>
          </w:r>
        </w:del>
      </w:moveTo>
      <w:ins w:id="637" w:author="Xin Li" w:date="2026-08-22T07:40:00Z" w16du:dateUtc="2026-08-21T23:40:00Z">
        <w:r w:rsidR="004E55FA">
          <w:t>answerer</w:t>
        </w:r>
      </w:ins>
      <w:moveTo w:id="638" w:author="Xin Li" w:date="2026-08-21T14:41:00Z" w16du:dateUtc="2026-08-21T06:41:00Z">
        <w:r w:rsidR="007450BA" w:rsidRPr="00015210">
          <w:t xml:space="preserve"> then decides how good the answer will be; we call this the </w:t>
        </w:r>
        <w:r w:rsidR="007450BA" w:rsidRPr="00015210">
          <w:rPr>
            <w:i/>
            <w:iCs/>
          </w:rPr>
          <w:t>quality decision</w:t>
        </w:r>
        <w:r w:rsidR="007450BA" w:rsidRPr="00015210">
          <w:t xml:space="preserve">. Entry is a yes-or-no choice that can be settled quickly, before the AI answer has been read. The quality </w:t>
        </w:r>
        <w:r w:rsidR="007450BA" w:rsidRPr="00015210">
          <w:lastRenderedPageBreak/>
          <w:t xml:space="preserve">decision is a matter of degree, and it is where the </w:t>
        </w:r>
        <w:del w:id="639" w:author="Xin Li" w:date="2026-08-22T07:40:00Z" w16du:dateUtc="2026-08-21T23:40:00Z">
          <w:r w:rsidR="007450BA" w:rsidRPr="00015210" w:rsidDel="004E55FA">
            <w:delText>member</w:delText>
          </w:r>
        </w:del>
      </w:moveTo>
      <w:ins w:id="640" w:author="Xin Li" w:date="2026-08-22T07:40:00Z" w16du:dateUtc="2026-08-21T23:40:00Z">
        <w:r w:rsidR="004E55FA">
          <w:t>answerer</w:t>
        </w:r>
      </w:ins>
      <w:moveTo w:id="641" w:author="Xin Li" w:date="2026-08-21T14:41:00Z" w16du:dateUtc="2026-08-21T06:41:00Z">
        <w:r w:rsidR="007450BA" w:rsidRPr="00015210">
          <w:t>’s time and knowledge are actually committed.</w:t>
        </w:r>
      </w:moveTo>
    </w:p>
    <w:moveToRangeEnd w:id="618"/>
    <w:p w14:paraId="1DAD3781" w14:textId="7A83A0C8" w:rsidR="001945B2" w:rsidRPr="00015210" w:rsidRDefault="007450BA" w:rsidP="001945B2">
      <w:pPr>
        <w:pStyle w:val="Heading2"/>
      </w:pPr>
      <w:ins w:id="642" w:author="Xin Li" w:date="2026-08-21T14:40:00Z" w16du:dateUtc="2026-08-21T06:40:00Z">
        <w:r>
          <w:t>A</w:t>
        </w:r>
      </w:ins>
      <w:del w:id="643" w:author="Xin Li" w:date="2026-08-21T14:40:00Z" w16du:dateUtc="2026-08-21T06:40:00Z">
        <w:r w:rsidR="001945B2" w:rsidRPr="00015210" w:rsidDel="007450BA">
          <w:delText>The AI Answer as a Rival with a</w:delText>
        </w:r>
      </w:del>
      <w:r w:rsidR="001945B2" w:rsidRPr="00015210">
        <w:t xml:space="preserve"> Profile</w:t>
      </w:r>
      <w:ins w:id="644" w:author="Xin Li" w:date="2026-08-21T14:40:00Z" w16du:dateUtc="2026-08-21T06:40:00Z">
        <w:r>
          <w:t xml:space="preserve"> of Three Singals </w:t>
        </w:r>
      </w:ins>
    </w:p>
    <w:p w14:paraId="0CADEC78" w14:textId="05180114" w:rsidR="007450BA" w:rsidRPr="00015210" w:rsidDel="009668D6" w:rsidRDefault="00E81B22" w:rsidP="007450BA">
      <w:pPr>
        <w:pStyle w:val="Paragraph0"/>
        <w:rPr>
          <w:del w:id="645" w:author="Xin Li" w:date="2026-08-21T15:09:00Z" w16du:dateUtc="2026-08-21T07:09:00Z"/>
          <w:moveTo w:id="646" w:author="Xin Li" w:date="2026-08-21T14:47:00Z" w16du:dateUtc="2026-08-21T06:47:00Z"/>
        </w:rPr>
      </w:pPr>
      <w:ins w:id="647" w:author="Xin Li" w:date="2026-08-21T14:55:00Z" w16du:dateUtc="2026-08-21T06:55:00Z">
        <w:r>
          <w:t xml:space="preserve">In our </w:t>
        </w:r>
      </w:ins>
      <w:ins w:id="648" w:author="Xin Li" w:date="2026-08-21T14:54:00Z" w16du:dateUtc="2026-08-21T06:54:00Z">
        <w:r>
          <w:t>competitive</w:t>
        </w:r>
      </w:ins>
      <w:ins w:id="649" w:author="Xin Li" w:date="2026-08-21T14:55:00Z" w16du:dateUtc="2026-08-21T06:55:00Z">
        <w:r>
          <w:t xml:space="preserve"> lens,</w:t>
        </w:r>
      </w:ins>
      <w:ins w:id="650" w:author="Xin Li" w:date="2026-08-21T14:54:00Z" w16du:dateUtc="2026-08-21T06:54:00Z">
        <w:r>
          <w:t xml:space="preserve"> </w:t>
        </w:r>
      </w:ins>
      <w:moveToRangeStart w:id="651" w:author="Xin Li" w:date="2026-08-21T14:47:00Z" w:name="move238216063"/>
      <w:moveTo w:id="652" w:author="Xin Li" w:date="2026-08-21T14:47:00Z" w16du:dateUtc="2026-08-21T06:47:00Z">
        <w:del w:id="653" w:author="Xin Li" w:date="2026-08-21T14:55:00Z" w16du:dateUtc="2026-08-21T06:55:00Z">
          <w:r w:rsidR="007450BA" w:rsidRPr="00015210" w:rsidDel="00E81B22">
            <w:delText>Second, the lens tells us where to look. R</w:delText>
          </w:r>
        </w:del>
      </w:moveTo>
      <w:ins w:id="654" w:author="Xin Li" w:date="2026-08-21T14:55:00Z" w16du:dateUtc="2026-08-21T06:55:00Z">
        <w:r>
          <w:t>r</w:t>
        </w:r>
      </w:ins>
      <w:moveTo w:id="655" w:author="Xin Li" w:date="2026-08-21T14:47:00Z" w16du:dateUtc="2026-08-21T06:47:00Z">
        <w:r w:rsidR="007450BA" w:rsidRPr="00015210">
          <w:t xml:space="preserve">esearch on competitive interaction holds that how an actor responds to a </w:t>
        </w:r>
        <w:del w:id="656" w:author="Xin Li" w:date="2026-08-22T07:38:00Z" w16du:dateUtc="2026-08-21T23:38:00Z">
          <w:r w:rsidR="007450BA" w:rsidRPr="00015210" w:rsidDel="004E55FA">
            <w:delText>rival</w:delText>
          </w:r>
        </w:del>
      </w:moveTo>
      <w:ins w:id="657" w:author="Xin Li" w:date="2026-08-22T07:38:00Z" w16du:dateUtc="2026-08-21T23:38:00Z">
        <w:r w:rsidR="004E55FA">
          <w:t>competitor</w:t>
        </w:r>
      </w:ins>
      <w:moveTo w:id="658" w:author="Xin Li" w:date="2026-08-21T14:47:00Z" w16du:dateUtc="2026-08-21T06:47:00Z">
        <w:r w:rsidR="007450BA" w:rsidRPr="00015210">
          <w:t xml:space="preserve"> depends on how the actor appraises that </w:t>
        </w:r>
        <w:del w:id="659" w:author="Xin Li" w:date="2026-08-22T07:38:00Z" w16du:dateUtc="2026-08-21T23:38:00Z">
          <w:r w:rsidR="007450BA" w:rsidRPr="00015210" w:rsidDel="004E55FA">
            <w:delText>rival</w:delText>
          </w:r>
        </w:del>
      </w:moveTo>
      <w:ins w:id="660" w:author="Xin Li" w:date="2026-08-22T07:38:00Z" w16du:dateUtc="2026-08-21T23:38:00Z">
        <w:r w:rsidR="004E55FA">
          <w:t>competitor</w:t>
        </w:r>
      </w:ins>
      <w:moveTo w:id="661" w:author="Xin Li" w:date="2026-08-21T14:47:00Z" w16du:dateUtc="2026-08-21T06:47:00Z">
        <w:del w:id="662" w:author="Xin Li" w:date="2026-08-21T14:55:00Z" w16du:dateUtc="2026-08-21T06:55:00Z">
          <w:r w:rsidR="007450BA" w:rsidRPr="00015210" w:rsidDel="00E81B22">
            <w:delText>, and that this appraisal is</w:delText>
          </w:r>
        </w:del>
        <w:r w:rsidR="007450BA" w:rsidRPr="00015210">
          <w:t xml:space="preserve"> built </w:t>
        </w:r>
      </w:moveTo>
      <w:ins w:id="663" w:author="Xin Li" w:date="2026-08-21T14:55:00Z" w16du:dateUtc="2026-08-21T06:55:00Z">
        <w:r>
          <w:t>upon</w:t>
        </w:r>
      </w:ins>
      <w:moveTo w:id="664" w:author="Xin Li" w:date="2026-08-21T14:47:00Z" w16du:dateUtc="2026-08-21T06:47:00Z">
        <w:del w:id="665" w:author="Xin Li" w:date="2026-08-21T14:55:00Z" w16du:dateUtc="2026-08-21T06:55:00Z">
          <w:r w:rsidR="007450BA" w:rsidRPr="00015210" w:rsidDel="00E81B22">
            <w:delText>from observable features</w:delText>
          </w:r>
        </w:del>
        <w:del w:id="666" w:author="Xin Li" w:date="2026-08-21T15:08:00Z" w16du:dateUtc="2026-08-21T07:08:00Z">
          <w:r w:rsidR="007450BA" w:rsidRPr="00015210" w:rsidDel="009668D6">
            <w:delText>:</w:delText>
          </w:r>
        </w:del>
        <w:r w:rsidR="007450BA" w:rsidRPr="00015210">
          <w:t xml:space="preserve"> who the </w:t>
        </w:r>
        <w:del w:id="667" w:author="Xin Li" w:date="2026-08-22T07:38:00Z" w16du:dateUtc="2026-08-21T23:38:00Z">
          <w:r w:rsidR="007450BA" w:rsidRPr="00015210" w:rsidDel="004E55FA">
            <w:delText>rival</w:delText>
          </w:r>
        </w:del>
      </w:moveTo>
      <w:ins w:id="668" w:author="Xin Li" w:date="2026-08-22T07:38:00Z" w16du:dateUtc="2026-08-21T23:38:00Z">
        <w:r w:rsidR="004E55FA">
          <w:t>competitor</w:t>
        </w:r>
      </w:ins>
      <w:moveTo w:id="669" w:author="Xin Li" w:date="2026-08-21T14:47:00Z" w16du:dateUtc="2026-08-21T06:47:00Z">
        <w:r w:rsidR="007450BA" w:rsidRPr="00015210">
          <w:t xml:space="preserve"> is, how capable it appears, and how much effort it appears to have put in </w:t>
        </w:r>
        <w:r w:rsidR="007450BA" w:rsidRPr="00015210">
          <w:fldChar w:fldCharType="begin"/>
        </w:r>
        <w:r w:rsidR="007450BA" w:rsidRPr="00015210">
          <w:instrText xml:space="preserve"> ADDIN ZOTERO_ITEM CSL_CITATION {"citationID":"9TerOK9Z","properties":{"unsorted":false,"formattedCitation":"(Chen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three factors: relative scale, rival's attack volume, and rival's capability to contest. Our results provide a new avenue for studying competitors and the relationship between competitor analysis and interfirm rivalry.</w:instrText>
        </w:r>
        <w:r w:rsidR="007450BA" w:rsidRPr="00015210">
          <w:instrText>本文研究竞争紧张度，即目标企业与其特定竞争对手之间的紧张关系，这种紧张关系可能导致目标企业采取行动对抗竞争对手。基于认知</w:instrText>
        </w:r>
        <w:r w:rsidR="007450BA" w:rsidRPr="00015210">
          <w:instrText>-</w:instrText>
        </w:r>
        <w:r w:rsidR="007450BA" w:rsidRPr="00015210">
          <w:instrText>动机</w:instrText>
        </w:r>
        <w:r w:rsidR="007450BA" w:rsidRPr="00015210">
          <w:instrText>-</w:instrText>
        </w:r>
        <w:r w:rsidR="007450BA" w:rsidRPr="00015210">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7450BA" w:rsidRPr="00015210">
          <w:instrText xml:space="preserve">","archive_location":"491 </w:instrText>
        </w:r>
        <w:r w:rsidR="007450BA" w:rsidRPr="00015210">
          <w:rPr>
            <w:rFonts w:ascii="Apple Color Emoji" w:hAnsi="Apple Color Emoji" w:cs="Apple Color Emoji"/>
          </w:rPr>
          <w:instrText>📊</w:instrText>
        </w:r>
        <w:r w:rsidR="007450BA" w:rsidRPr="00015210">
          <w:instrText>","call-number":"1","container-title":"Academy of Management Journal","DOI":"10.5465/amj.2007.24162081","ISSN":"0001-4273","issue":"1","journalAbbreviation":"AMJ","language":"en","note":"</w:instrText>
        </w:r>
        <w:r w:rsidR="007450BA" w:rsidRPr="00015210">
          <w:rPr>
            <w:rFonts w:ascii="Apple Color Emoji" w:hAnsi="Apple Color Emoji" w:cs="Apple Color Emoji"/>
          </w:rPr>
          <w:instrText>🏷️</w:instrText>
        </w:r>
        <w:r w:rsidR="007450BA" w:rsidRPr="00015210">
          <w:instrText xml:space="preserve"> /unread</w:instrText>
        </w:r>
        <w:r w:rsidR="007450BA" w:rsidRPr="00015210">
          <w:instrText>、</w:instrText>
        </w:r>
        <w:r w:rsidR="007450BA" w:rsidRPr="00015210">
          <w:instrText>COMPETITION</w:instrText>
        </w:r>
        <w:r w:rsidR="007450BA" w:rsidRPr="00015210">
          <w:instrText>、</w:instrText>
        </w:r>
        <w:r w:rsidR="007450BA" w:rsidRPr="00015210">
          <w:instrText>MANAGEMENT</w:instrText>
        </w:r>
        <w:r w:rsidR="007450BA" w:rsidRPr="00015210">
          <w:instrText>、</w:instrText>
        </w:r>
        <w:r w:rsidR="007450BA" w:rsidRPr="00015210">
          <w:instrText>BUSINESS enterprises</w:instrText>
        </w:r>
        <w:r w:rsidR="007450BA" w:rsidRPr="00015210">
          <w:instrText>、</w:instrText>
        </w:r>
        <w:r w:rsidR="007450BA" w:rsidRPr="00015210">
          <w:instrText>COMMERCE</w:instrText>
        </w:r>
        <w:r w:rsidR="007450BA" w:rsidRPr="00015210">
          <w:instrText>、</w:instrText>
        </w:r>
        <w:r w:rsidR="007450BA" w:rsidRPr="00015210">
          <w:instrText>DATA analysis</w:instrText>
        </w:r>
        <w:r w:rsidR="007450BA" w:rsidRPr="00015210">
          <w:instrText>、</w:instrText>
        </w:r>
        <w:r w:rsidR="007450BA" w:rsidRPr="00015210">
          <w:instrText>MOTIVATION (Psychology)</w:instrText>
        </w:r>
        <w:r w:rsidR="007450BA" w:rsidRPr="00015210">
          <w:instrText>、</w:instrText>
        </w:r>
        <w:r w:rsidR="007450BA" w:rsidRPr="00015210">
          <w:instrText xml:space="preserve">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7450BA" w:rsidRPr="00015210">
          <w:rPr>
            <w:rFonts w:ascii="Apple Color Emoji" w:hAnsi="Apple Color Emoji" w:cs="Apple Color Emoji"/>
          </w:rPr>
          <w:instrText>📊</w:instrText>
        </w:r>
        <w:r w:rsidR="007450BA" w:rsidRPr="00015210">
          <w:instrText>","call-number":"3","container-title":"Asia Pacific Journal of Management","DOI":"10.1007/s10490-008-9110-7","ISSN":"1572-9958","issue":"1","journalAbbreviation":"Asia Pac J Manag","language":"en","note":"</w:instrText>
        </w:r>
        <w:r w:rsidR="007450BA" w:rsidRPr="00015210">
          <w:rPr>
            <w:rFonts w:ascii="Apple Color Emoji" w:hAnsi="Apple Color Emoji" w:cs="Apple Color Emoji"/>
          </w:rPr>
          <w:instrText>🏷️</w:instrText>
        </w:r>
        <w:r w:rsidR="007450BA" w:rsidRPr="00015210">
          <w:instrText xml:space="preserve"> /reading</w:instrText>
        </w:r>
        <w:r w:rsidR="007450BA" w:rsidRPr="00015210">
          <w:instrText>、</w:instrText>
        </w:r>
        <w:r w:rsidR="007450BA" w:rsidRPr="00015210">
          <w:instrText>Research</w:instrText>
        </w:r>
        <w:r w:rsidR="007450BA" w:rsidRPr="00015210">
          <w:instrText>、</w:instrText>
        </w:r>
        <w:r w:rsidR="007450BA" w:rsidRPr="00015210">
          <w:rPr>
            <w:rFonts w:ascii="Apple Color Emoji" w:hAnsi="Apple Color Emoji" w:cs="Apple Color Emoji"/>
          </w:rPr>
          <w:instrText>🤖️</w:instrText>
        </w:r>
        <w:r w:rsidR="007450BA" w:rsidRPr="00015210">
          <w:instrText>、</w:instrText>
        </w:r>
        <w:r w:rsidR="007450BA" w:rsidRPr="00015210">
          <w:instrText>Competitive dynamics</w:instrText>
        </w:r>
        <w:r w:rsidR="007450BA" w:rsidRPr="00015210">
          <w:instrText>、</w:instrText>
        </w:r>
        <w:r w:rsidR="007450BA" w:rsidRPr="00015210">
          <w:instrText>Publishing</w:instrText>
        </w:r>
        <w:r w:rsidR="007450BA" w:rsidRPr="00015210">
          <w:instrText>、</w:instrText>
        </w:r>
        <w:r w:rsidR="007450BA" w:rsidRPr="00015210">
          <w:instrText>Strategic management</w:instrText>
        </w:r>
        <w:r w:rsidR="007450BA" w:rsidRPr="00015210">
          <w:instrText>、</w:instrText>
        </w:r>
        <w:r w:rsidR="007450BA" w:rsidRPr="00015210">
          <w:instrText xml:space="preserve">U.S.-based journal","page":"5-25","source":"9.7 (Q1)","title":"Competitive dynamics research: An insider’s odyssey","title-short":"Competitive dynamics research","URL":"https://doi.org/10.1007/s10490-008-9110-7","volume":"26","author":[{"family":"Chen","given":"Ming-Jer"}],"accessed":{"date-parts":[["2026",7,27]]},"issued":{"date-parts":[["2009",3,1]]}}}],"schema":"https://github.com/citation-style-language/schema/raw/master/csl-citation.json"} </w:instrText>
        </w:r>
        <w:r w:rsidR="007450BA" w:rsidRPr="00015210">
          <w:fldChar w:fldCharType="separate"/>
        </w:r>
        <w:r w:rsidR="007450BA" w:rsidRPr="00015210">
          <w:t>(Chen et al. 2007; Chen 2009)</w:t>
        </w:r>
        <w:r w:rsidR="007450BA" w:rsidRPr="00015210">
          <w:fldChar w:fldCharType="end"/>
        </w:r>
        <w:r w:rsidR="007450BA" w:rsidRPr="00015210">
          <w:t>.</w:t>
        </w:r>
      </w:moveTo>
      <w:ins w:id="670" w:author="Xin Li" w:date="2026-08-21T15:09:00Z" w16du:dateUtc="2026-08-21T07:09:00Z">
        <w:r w:rsidR="009668D6">
          <w:t xml:space="preserve"> </w:t>
        </w:r>
      </w:ins>
    </w:p>
    <w:moveToRangeEnd w:id="651"/>
    <w:p w14:paraId="4D7971CF" w14:textId="340C417E" w:rsidR="001945B2" w:rsidRPr="00015210" w:rsidDel="008A1C7B" w:rsidRDefault="001945B2" w:rsidP="001945B2">
      <w:pPr>
        <w:pStyle w:val="Paragraph0"/>
        <w:rPr>
          <w:del w:id="671" w:author="Xin Li" w:date="2026-08-21T15:10:00Z" w16du:dateUtc="2026-08-21T07:10:00Z"/>
        </w:rPr>
      </w:pPr>
      <w:del w:id="672" w:author="Xin Li" w:date="2026-08-21T15:09:00Z" w16du:dateUtc="2026-08-21T07:09:00Z">
        <w:r w:rsidRPr="00015210" w:rsidDel="009668D6">
          <w:delText xml:space="preserve">As Section 2 reviews, existing studies ask whether AI raises or lowers human contribution. This is a reasonable starting point, but it treats </w:delText>
        </w:r>
        <w:r w:rsidR="00534D0B" w:rsidRPr="00015210" w:rsidDel="009668D6">
          <w:delText>“</w:delText>
        </w:r>
        <w:r w:rsidRPr="00015210" w:rsidDel="009668D6">
          <w:delText>an AI answer is present</w:delText>
        </w:r>
        <w:r w:rsidR="00534D0B" w:rsidRPr="00015210" w:rsidDel="009668D6">
          <w:delText>”</w:delText>
        </w:r>
        <w:r w:rsidRPr="00015210" w:rsidDel="009668D6">
          <w:delText xml:space="preserve"> as a single condition with a single consequence. </w:delText>
        </w:r>
      </w:del>
      <w:r w:rsidRPr="00015210">
        <w:t xml:space="preserve">If the </w:t>
      </w:r>
      <w:del w:id="673" w:author="Xin Li" w:date="2026-08-22T07:40:00Z" w16du:dateUtc="2026-08-21T23:40:00Z">
        <w:r w:rsidRPr="00015210" w:rsidDel="004E55FA">
          <w:delText>member</w:delText>
        </w:r>
      </w:del>
      <w:ins w:id="674" w:author="Xin Li" w:date="2026-08-22T07:40:00Z" w16du:dateUtc="2026-08-21T23:40:00Z">
        <w:r w:rsidR="004E55FA">
          <w:t>answerer</w:t>
        </w:r>
      </w:ins>
      <w:r w:rsidR="00534D0B" w:rsidRPr="00015210">
        <w:t>’</w:t>
      </w:r>
      <w:r w:rsidRPr="00015210">
        <w:t xml:space="preserve">s response instead depends on how the </w:t>
      </w:r>
      <w:del w:id="675" w:author="Xin Li" w:date="2026-08-22T07:38:00Z" w16du:dateUtc="2026-08-21T23:38:00Z">
        <w:r w:rsidRPr="00015210" w:rsidDel="004E55FA">
          <w:delText>rival</w:delText>
        </w:r>
      </w:del>
      <w:ins w:id="676" w:author="Xin Li" w:date="2026-08-22T07:38:00Z" w16du:dateUtc="2026-08-21T23:38:00Z">
        <w:r w:rsidR="004E55FA">
          <w:t>competitor</w:t>
        </w:r>
      </w:ins>
      <w:r w:rsidRPr="00015210">
        <w:t xml:space="preserve"> is appraised, and if that appraisal is built from observable features of the </w:t>
      </w:r>
      <w:del w:id="677" w:author="Xin Li" w:date="2026-08-22T07:38:00Z" w16du:dateUtc="2026-08-21T23:38:00Z">
        <w:r w:rsidRPr="00015210" w:rsidDel="004E55FA">
          <w:delText>rival</w:delText>
        </w:r>
      </w:del>
      <w:ins w:id="678" w:author="Xin Li" w:date="2026-08-22T07:38:00Z" w16du:dateUtc="2026-08-21T23:38:00Z">
        <w:r w:rsidR="004E55FA">
          <w:t>competitor</w:t>
        </w:r>
      </w:ins>
      <w:r w:rsidR="00534D0B" w:rsidRPr="00015210">
        <w:t>’</w:t>
      </w:r>
      <w:r w:rsidRPr="00015210">
        <w:t xml:space="preserve">s answer, then </w:t>
      </w:r>
      <w:del w:id="679" w:author="Xin Li" w:date="2026-08-21T15:09:00Z" w16du:dateUtc="2026-08-21T07:09:00Z">
        <w:r w:rsidRPr="00015210" w:rsidDel="009668D6">
          <w:delText xml:space="preserve">two AI answers with different features are two different competitive situations and should produce different responses. In other words, </w:delText>
        </w:r>
      </w:del>
      <w:r w:rsidRPr="00015210">
        <w:t xml:space="preserve">the </w:t>
      </w:r>
      <w:ins w:id="680" w:author="Xin Li" w:date="2026-08-21T15:09:00Z" w16du:dateUtc="2026-08-21T07:09:00Z">
        <w:r w:rsidR="009668D6">
          <w:t xml:space="preserve">effect of </w:t>
        </w:r>
      </w:ins>
      <w:r w:rsidRPr="00015210">
        <w:t xml:space="preserve">AI answer </w:t>
      </w:r>
      <w:del w:id="681" w:author="Xin Li" w:date="2026-08-21T15:09:00Z" w16du:dateUtc="2026-08-21T07:09:00Z">
        <w:r w:rsidRPr="00015210" w:rsidDel="009668D6">
          <w:delText xml:space="preserve">is a </w:delText>
        </w:r>
      </w:del>
      <w:ins w:id="682" w:author="Xin Li" w:date="2026-08-21T15:09:00Z" w16du:dateUtc="2026-08-21T07:09:00Z">
        <w:r w:rsidR="009668D6">
          <w:t xml:space="preserve">should be considered as </w:t>
        </w:r>
      </w:ins>
      <w:del w:id="683" w:author="Xin Li" w:date="2026-08-21T15:09:00Z" w16du:dateUtc="2026-08-21T07:09:00Z">
        <w:r w:rsidRPr="00015210" w:rsidDel="009668D6">
          <w:delText xml:space="preserve">rival with </w:delText>
        </w:r>
      </w:del>
      <w:r w:rsidRPr="00015210">
        <w:t xml:space="preserve">a </w:t>
      </w:r>
      <w:r w:rsidRPr="00015210">
        <w:rPr>
          <w:i/>
          <w:iCs/>
        </w:rPr>
        <w:t>profile</w:t>
      </w:r>
      <w:ins w:id="684" w:author="Xin Li" w:date="2026-08-21T15:09:00Z" w16du:dateUtc="2026-08-21T07:09:00Z">
        <w:r w:rsidR="009668D6">
          <w:rPr>
            <w:i/>
            <w:iCs/>
          </w:rPr>
          <w:t xml:space="preserve"> </w:t>
        </w:r>
        <w:r w:rsidR="009668D6">
          <w:t>of signals</w:t>
        </w:r>
      </w:ins>
      <w:r w:rsidRPr="00015210">
        <w:t>.</w:t>
      </w:r>
    </w:p>
    <w:p w14:paraId="4C94E23B" w14:textId="77777777" w:rsidR="008A1C7B" w:rsidRPr="00015210" w:rsidRDefault="008A1C7B" w:rsidP="008A1C7B">
      <w:pPr>
        <w:pStyle w:val="Paragraph0"/>
      </w:pPr>
      <w:ins w:id="685" w:author="Xin Li" w:date="2026-08-21T15:10:00Z" w16du:dateUtc="2026-08-21T07:10:00Z">
        <w:r>
          <w:t xml:space="preserve"> </w:t>
        </w:r>
      </w:ins>
      <w:r w:rsidRPr="00015210">
        <w:t xml:space="preserve">Our central claim is that the effect of an AI answer depends on </w:t>
      </w:r>
      <w:ins w:id="686" w:author="Xin Li" w:date="2026-08-21T15:12:00Z" w16du:dateUtc="2026-08-21T07:12:00Z">
        <w:r>
          <w:t xml:space="preserve">features of </w:t>
        </w:r>
      </w:ins>
      <w:r w:rsidRPr="00015210">
        <w:t>this profile</w:t>
      </w:r>
      <w:del w:id="687" w:author="Xin Li" w:date="2026-08-21T15:12:00Z" w16du:dateUtc="2026-08-21T07:12:00Z">
        <w:r w:rsidRPr="00015210" w:rsidDel="008A1C7B">
          <w:delText>, and that the dependence differs from one feature to another</w:delText>
        </w:r>
      </w:del>
      <w:r w:rsidRPr="00015210">
        <w:t>. As AI answers get longer, and as they get better</w:t>
      </w:r>
      <w:ins w:id="688" w:author="Xin Li" w:date="2026-08-21T15:12:00Z" w16du:dateUtc="2026-08-21T07:12:00Z">
        <w:r>
          <w:t xml:space="preserve"> (which may due to AI capability change)</w:t>
        </w:r>
      </w:ins>
      <w:r w:rsidRPr="00015210">
        <w:t xml:space="preserve">, the consequence of having one </w:t>
      </w:r>
      <w:ins w:id="689" w:author="Xin Li" w:date="2026-08-21T15:14:00Z" w16du:dateUtc="2026-08-21T07:14:00Z">
        <w:r>
          <w:t xml:space="preserve">AI answer </w:t>
        </w:r>
      </w:ins>
      <w:del w:id="690" w:author="Xin Li" w:date="2026-08-21T15:14:00Z" w16du:dateUtc="2026-08-21T07:14:00Z">
        <w:r w:rsidRPr="00015210" w:rsidDel="008A1C7B">
          <w:delText xml:space="preserve">beneath the question </w:delText>
        </w:r>
      </w:del>
      <w:r w:rsidRPr="00015210">
        <w:t>changes</w:t>
      </w:r>
      <w:del w:id="691" w:author="Xin Li" w:date="2026-08-21T15:14:00Z" w16du:dateUtc="2026-08-21T07:14:00Z">
        <w:r w:rsidRPr="00015210" w:rsidDel="008A1C7B">
          <w:delText>, and it changes in different directions for different features</w:delText>
        </w:r>
      </w:del>
      <w:r w:rsidRPr="00015210">
        <w:t>.</w:t>
      </w:r>
    </w:p>
    <w:p w14:paraId="1B144867" w14:textId="15343CDE" w:rsidR="007450BA" w:rsidRPr="00015210" w:rsidDel="008A1C7B" w:rsidRDefault="009F36F7" w:rsidP="007450BA">
      <w:pPr>
        <w:pStyle w:val="Paragraph0"/>
        <w:rPr>
          <w:del w:id="692" w:author="Xin Li" w:date="2026-08-21T15:15:00Z" w16du:dateUtc="2026-08-21T07:15:00Z"/>
          <w:moveTo w:id="693" w:author="Xin Li" w:date="2026-08-21T14:41:00Z" w16du:dateUtc="2026-08-21T06:41:00Z"/>
        </w:rPr>
      </w:pPr>
      <w:ins w:id="694" w:author="Xin Li" w:date="2026-08-21T15:10:00Z" w16du:dateUtc="2026-08-21T07:10:00Z">
        <w:r w:rsidRPr="009F36F7">
          <w:rPr>
            <w:rPrChange w:id="695" w:author="Xin Li" w:date="2026-08-21T15:10:00Z" w16du:dateUtc="2026-08-21T07:10:00Z">
              <w:rPr>
                <w:b/>
                <w:bCs/>
              </w:rPr>
            </w:rPrChange>
          </w:rPr>
          <w:t xml:space="preserve">In this study, we consider the AI answer carries </w:t>
        </w:r>
      </w:ins>
      <w:moveToRangeStart w:id="696" w:author="Xin Li" w:date="2026-08-21T14:41:00Z" w:name="move238215713"/>
      <w:moveTo w:id="697" w:author="Xin Li" w:date="2026-08-21T14:41:00Z" w16du:dateUtc="2026-08-21T06:41:00Z">
        <w:del w:id="698" w:author="Xin Li" w:date="2026-08-21T15:10:00Z" w16du:dateUtc="2026-08-21T07:10:00Z">
          <w:r w:rsidR="007450BA" w:rsidRPr="00015210" w:rsidDel="009F36F7">
            <w:rPr>
              <w:b/>
              <w:bCs/>
            </w:rPr>
            <w:delText>T</w:delText>
          </w:r>
        </w:del>
      </w:moveTo>
      <w:ins w:id="699" w:author="Xin Li" w:date="2026-08-21T15:10:00Z" w16du:dateUtc="2026-08-21T07:10:00Z">
        <w:r>
          <w:rPr>
            <w:b/>
            <w:bCs/>
          </w:rPr>
          <w:t>t</w:t>
        </w:r>
      </w:ins>
      <w:moveTo w:id="700" w:author="Xin Li" w:date="2026-08-21T14:41:00Z" w16du:dateUtc="2026-08-21T06:41:00Z">
        <w:r w:rsidR="007450BA" w:rsidRPr="00015210">
          <w:rPr>
            <w:b/>
            <w:bCs/>
          </w:rPr>
          <w:t>hree signals.</w:t>
        </w:r>
        <w:r w:rsidR="007450BA" w:rsidRPr="00015210">
          <w:t xml:space="preserve"> </w:t>
        </w:r>
        <w:del w:id="701" w:author="Xin Li" w:date="2026-08-21T15:10:00Z" w16du:dateUtc="2026-08-21T07:10:00Z">
          <w:r w:rsidR="007450BA" w:rsidRPr="00015210" w:rsidDel="009F36F7">
            <w:delText xml:space="preserve">The AI answer carries three pieces of information. </w:delText>
          </w:r>
        </w:del>
        <w:r w:rsidR="007450BA" w:rsidRPr="00015210">
          <w:t xml:space="preserve">The </w:t>
        </w:r>
        <w:r w:rsidR="007450BA" w:rsidRPr="00015210">
          <w:rPr>
            <w:i/>
            <w:iCs/>
          </w:rPr>
          <w:t>source</w:t>
        </w:r>
        <w:r w:rsidR="007450BA" w:rsidRPr="00015210">
          <w:t xml:space="preserve"> (the label) tells the </w:t>
        </w:r>
        <w:del w:id="702" w:author="Xin Li" w:date="2026-08-22T07:41:00Z" w16du:dateUtc="2026-08-21T23:41:00Z">
          <w:r w:rsidR="007450BA" w:rsidRPr="00015210" w:rsidDel="004E55FA">
            <w:delText>member</w:delText>
          </w:r>
        </w:del>
      </w:moveTo>
      <w:ins w:id="703" w:author="Xin Li" w:date="2026-08-22T07:41:00Z" w16du:dateUtc="2026-08-21T23:41:00Z">
        <w:r w:rsidR="004E55FA">
          <w:t>answerer</w:t>
        </w:r>
      </w:ins>
      <w:moveTo w:id="704" w:author="Xin Li" w:date="2026-08-21T14:41:00Z" w16du:dateUtc="2026-08-21T06:41:00Z">
        <w:r w:rsidR="007450BA" w:rsidRPr="00015210">
          <w:t xml:space="preserve"> what kind of </w:t>
        </w:r>
        <w:del w:id="705" w:author="Xin Li" w:date="2026-08-22T07:38:00Z" w16du:dateUtc="2026-08-21T23:38:00Z">
          <w:r w:rsidR="007450BA" w:rsidRPr="00015210" w:rsidDel="004E55FA">
            <w:delText>rival</w:delText>
          </w:r>
        </w:del>
      </w:moveTo>
      <w:ins w:id="706" w:author="Xin Li" w:date="2026-08-22T07:38:00Z" w16du:dateUtc="2026-08-21T23:38:00Z">
        <w:r w:rsidR="004E55FA">
          <w:t>competitor</w:t>
        </w:r>
      </w:ins>
      <w:moveTo w:id="707" w:author="Xin Li" w:date="2026-08-21T14:41:00Z" w16du:dateUtc="2026-08-21T06:41:00Z">
        <w:r w:rsidR="007450BA" w:rsidRPr="00015210">
          <w:t xml:space="preserve"> this is</w:t>
        </w:r>
      </w:moveTo>
      <w:ins w:id="708" w:author="Xin Li" w:date="2026-08-21T15:16:00Z" w16du:dateUtc="2026-08-21T07:16:00Z">
        <w:r w:rsidR="008A1C7B">
          <w:t>, such as if</w:t>
        </w:r>
        <w:r w:rsidR="008A1C7B" w:rsidRPr="00015210">
          <w:t xml:space="preserve"> machine authorship is present</w:t>
        </w:r>
      </w:ins>
      <w:moveTo w:id="709" w:author="Xin Li" w:date="2026-08-21T14:41:00Z" w16du:dateUtc="2026-08-21T06:41:00Z">
        <w:r w:rsidR="007450BA" w:rsidRPr="00015210">
          <w:t xml:space="preserve">. The </w:t>
        </w:r>
        <w:r w:rsidR="007450BA" w:rsidRPr="00015210">
          <w:rPr>
            <w:i/>
            <w:iCs/>
          </w:rPr>
          <w:t>length</w:t>
        </w:r>
        <w:r w:rsidR="007450BA" w:rsidRPr="00015210">
          <w:t xml:space="preserve"> signals how much of the answerable ground the </w:t>
        </w:r>
        <w:del w:id="710" w:author="Xin Li" w:date="2026-08-22T07:38:00Z" w16du:dateUtc="2026-08-21T23:38:00Z">
          <w:r w:rsidR="007450BA" w:rsidRPr="00015210" w:rsidDel="004E55FA">
            <w:delText>rival</w:delText>
          </w:r>
        </w:del>
      </w:moveTo>
      <w:ins w:id="711" w:author="Xin Li" w:date="2026-08-22T07:38:00Z" w16du:dateUtc="2026-08-21T23:38:00Z">
        <w:r w:rsidR="004E55FA">
          <w:t>competitor</w:t>
        </w:r>
      </w:ins>
      <w:moveTo w:id="712" w:author="Xin Li" w:date="2026-08-21T14:41:00Z" w16du:dateUtc="2026-08-21T06:41:00Z">
        <w:r w:rsidR="007450BA" w:rsidRPr="00015210">
          <w:t xml:space="preserve"> appears to have taken, and therefore how much room is left. The </w:t>
        </w:r>
        <w:r w:rsidR="007450BA" w:rsidRPr="00015210">
          <w:rPr>
            <w:i/>
            <w:iCs/>
          </w:rPr>
          <w:t>benchmark</w:t>
        </w:r>
        <w:r w:rsidR="007450BA" w:rsidRPr="00015210">
          <w:t xml:space="preserve"> is the quality of the </w:t>
        </w:r>
        <w:del w:id="713" w:author="Xin Li" w:date="2026-08-22T07:38:00Z" w16du:dateUtc="2026-08-21T23:38:00Z">
          <w:r w:rsidR="007450BA" w:rsidRPr="00015210" w:rsidDel="004E55FA">
            <w:delText>rival</w:delText>
          </w:r>
        </w:del>
      </w:moveTo>
      <w:ins w:id="714" w:author="Xin Li" w:date="2026-08-22T07:38:00Z" w16du:dateUtc="2026-08-21T23:38:00Z">
        <w:r w:rsidR="004E55FA">
          <w:t>competitor</w:t>
        </w:r>
      </w:ins>
      <w:moveTo w:id="715" w:author="Xin Li" w:date="2026-08-21T14:41:00Z" w16du:dateUtc="2026-08-21T06:41:00Z">
        <w:r w:rsidR="007450BA" w:rsidRPr="00015210">
          <w:t>’s answer, which signals the standard a contribution must meet to be worth reading.</w:t>
        </w:r>
      </w:moveTo>
    </w:p>
    <w:moveToRangeEnd w:id="696"/>
    <w:p w14:paraId="498E656A" w14:textId="4A754E4E" w:rsidR="001945B2" w:rsidRPr="00015210" w:rsidRDefault="001945B2" w:rsidP="001945B2">
      <w:pPr>
        <w:pStyle w:val="Paragraph0"/>
      </w:pPr>
      <w:del w:id="716" w:author="Xin Li" w:date="2026-08-21T15:15:00Z" w16du:dateUtc="2026-08-21T07:15:00Z">
        <w:r w:rsidRPr="00015210" w:rsidDel="008A1C7B">
          <w:delText>The profile has three features.</w:delText>
        </w:r>
      </w:del>
      <w:r w:rsidRPr="00015210">
        <w:t xml:space="preserve"> The </w:t>
      </w:r>
      <w:r w:rsidRPr="00015210">
        <w:rPr>
          <w:i/>
          <w:iCs/>
        </w:rPr>
        <w:t>label</w:t>
      </w:r>
      <w:del w:id="717" w:author="Xin Li" w:date="2026-08-21T15:16:00Z" w16du:dateUtc="2026-08-21T07:16:00Z">
        <w:r w:rsidRPr="00015210" w:rsidDel="008A1C7B">
          <w:delText xml:space="preserve"> indicating machine authorship is present;</w:delText>
        </w:r>
      </w:del>
      <w:r w:rsidRPr="00015210">
        <w:t xml:space="preserve"> </w:t>
      </w:r>
      <w:ins w:id="718" w:author="Xin Li" w:date="2026-08-21T15:16:00Z" w16du:dateUtc="2026-08-21T07:16:00Z">
        <w:r w:rsidR="008A1C7B">
          <w:t xml:space="preserve">signal </w:t>
        </w:r>
      </w:ins>
      <w:del w:id="719" w:author="Xin Li" w:date="2026-08-21T15:16:00Z" w16du:dateUtc="2026-08-21T07:16:00Z">
        <w:r w:rsidRPr="00015210" w:rsidDel="008A1C7B">
          <w:delText xml:space="preserve">it </w:delText>
        </w:r>
      </w:del>
      <w:r w:rsidRPr="00015210">
        <w:t xml:space="preserve">does not vary in degree, so it produces a </w:t>
      </w:r>
      <w:r w:rsidRPr="00015210">
        <w:rPr>
          <w:i/>
          <w:iCs/>
        </w:rPr>
        <w:t>level</w:t>
      </w:r>
      <w:r w:rsidRPr="00015210">
        <w:t xml:space="preserve"> effect. </w:t>
      </w:r>
      <w:r w:rsidRPr="00015210">
        <w:rPr>
          <w:i/>
          <w:iCs/>
        </w:rPr>
        <w:t>Length</w:t>
      </w:r>
      <w:r w:rsidRPr="00015210">
        <w:t xml:space="preserve"> and </w:t>
      </w:r>
      <w:r w:rsidRPr="00015210">
        <w:rPr>
          <w:i/>
          <w:iCs/>
        </w:rPr>
        <w:t>quality</w:t>
      </w:r>
      <w:r w:rsidRPr="00015210">
        <w:t xml:space="preserve">, by contrast, vary continuously from one answer to the next, so they produce </w:t>
      </w:r>
      <w:r w:rsidRPr="00015210">
        <w:rPr>
          <w:i/>
          <w:iCs/>
        </w:rPr>
        <w:t>slopes</w:t>
      </w:r>
      <w:r w:rsidRPr="00015210">
        <w:t xml:space="preserve">: they determine how the consequence of an AI answer changes as its content changes. </w:t>
      </w:r>
      <w:del w:id="720" w:author="Xin Li" w:date="2026-08-21T15:17:00Z" w16du:dateUtc="2026-08-21T07:17:00Z">
        <w:r w:rsidRPr="00015210" w:rsidDel="008A1C7B">
          <w:delText>Therefore, our predictions take two forms, one about the level attributable to the label, and one about the direction of the slope on length and on quality.</w:delText>
        </w:r>
      </w:del>
    </w:p>
    <w:p w14:paraId="28F79708" w14:textId="77777777" w:rsidR="008A1C7B" w:rsidRPr="00015210" w:rsidRDefault="008A1C7B" w:rsidP="008A1C7B">
      <w:pPr>
        <w:pStyle w:val="Heading2"/>
      </w:pPr>
      <w:del w:id="721" w:author="Xin Li" w:date="2026-08-21T14:41:00Z" w16du:dateUtc="2026-08-21T06:41:00Z">
        <w:r w:rsidRPr="00015210" w:rsidDel="007450BA">
          <w:delText xml:space="preserve">Two Decisions, Three Signals, and </w:delText>
        </w:r>
      </w:del>
      <w:ins w:id="722" w:author="Xin Li" w:date="2026-08-21T14:41:00Z" w16du:dateUtc="2026-08-21T06:41:00Z">
        <w:r>
          <w:t xml:space="preserve">The Fast and Slow </w:t>
        </w:r>
      </w:ins>
      <w:ins w:id="723" w:author="Xin Li" w:date="2026-08-21T14:42:00Z" w16du:dateUtc="2026-08-21T06:42:00Z">
        <w:r>
          <w:t xml:space="preserve">Decisions </w:t>
        </w:r>
      </w:ins>
      <w:del w:id="724" w:author="Xin Li" w:date="2026-08-21T14:42:00Z" w16du:dateUtc="2026-08-21T06:42:00Z">
        <w:r w:rsidRPr="00015210" w:rsidDel="007450BA">
          <w:delText>the Timing T</w:delText>
        </w:r>
      </w:del>
      <w:ins w:id="725" w:author="Xin Li" w:date="2026-08-21T14:42:00Z" w16du:dateUtc="2026-08-21T06:42:00Z">
        <w:r>
          <w:t>t</w:t>
        </w:r>
      </w:ins>
      <w:r w:rsidRPr="00015210">
        <w:t>hat Links Them</w:t>
      </w:r>
    </w:p>
    <w:p w14:paraId="76D57E0E" w14:textId="010D2053" w:rsidR="001945B2" w:rsidRPr="00015210" w:rsidDel="00EF404E" w:rsidRDefault="00EF404E" w:rsidP="001945B2">
      <w:pPr>
        <w:pStyle w:val="Paragraph0"/>
        <w:rPr>
          <w:del w:id="726" w:author="Xin Li" w:date="2026-08-21T15:30:00Z" w16du:dateUtc="2026-08-21T07:30:00Z"/>
        </w:rPr>
      </w:pPr>
      <w:ins w:id="727" w:author="Xin Li" w:date="2026-08-21T15:22:00Z" w16du:dateUtc="2026-08-21T07:22:00Z">
        <w:r>
          <w:t xml:space="preserve">By connecting the two </w:t>
        </w:r>
      </w:ins>
      <w:ins w:id="728" w:author="Xin Li" w:date="2026-08-21T15:23:00Z" w16du:dateUtc="2026-08-21T07:23:00Z">
        <w:r>
          <w:t xml:space="preserve">human </w:t>
        </w:r>
      </w:ins>
      <w:ins w:id="729" w:author="Xin Li" w:date="2026-08-21T15:22:00Z" w16du:dateUtc="2026-08-21T07:22:00Z">
        <w:r>
          <w:t xml:space="preserve">decisions </w:t>
        </w:r>
      </w:ins>
      <w:ins w:id="730" w:author="Xin Li" w:date="2026-08-21T15:23:00Z" w16du:dateUtc="2026-08-21T07:23:00Z">
        <w:r>
          <w:t xml:space="preserve">under the </w:t>
        </w:r>
      </w:ins>
      <w:ins w:id="731" w:author="Xin Li" w:date="2026-08-21T15:22:00Z" w16du:dateUtc="2026-08-21T07:22:00Z">
        <w:r>
          <w:t>three signal</w:t>
        </w:r>
      </w:ins>
      <w:ins w:id="732" w:author="Xin Li" w:date="2026-08-21T15:23:00Z" w16du:dateUtc="2026-08-21T07:23:00Z">
        <w:r>
          <w:t>s of internal GenAI,</w:t>
        </w:r>
      </w:ins>
      <w:ins w:id="733" w:author="Xin Li" w:date="2026-08-21T15:22:00Z" w16du:dateUtc="2026-08-21T07:22:00Z">
        <w:r>
          <w:t xml:space="preserve"> </w:t>
        </w:r>
      </w:ins>
      <w:del w:id="734" w:author="Xin Li" w:date="2026-08-21T15:23:00Z" w16du:dateUtc="2026-08-21T07:23:00Z">
        <w:r w:rsidR="001945B2" w:rsidRPr="00015210" w:rsidDel="00EF404E">
          <w:delText>O</w:delText>
        </w:r>
      </w:del>
      <w:ins w:id="735" w:author="Xin Li" w:date="2026-08-21T15:23:00Z" w16du:dateUtc="2026-08-21T07:23:00Z">
        <w:r>
          <w:t>o</w:t>
        </w:r>
      </w:ins>
      <w:r w:rsidR="001945B2" w:rsidRPr="00015210">
        <w:t xml:space="preserve">ur theory </w:t>
      </w:r>
      <w:ins w:id="736" w:author="Xin Li" w:date="2026-08-21T15:23:00Z" w16du:dateUtc="2026-08-21T07:23:00Z">
        <w:r>
          <w:t xml:space="preserve">aims to </w:t>
        </w:r>
      </w:ins>
      <w:ins w:id="737" w:author="Xin Li" w:date="2026-08-21T15:29:00Z" w16du:dateUtc="2026-08-21T07:29:00Z">
        <w:r>
          <w:t xml:space="preserve">study how </w:t>
        </w:r>
      </w:ins>
      <w:del w:id="738" w:author="Xin Li" w:date="2026-08-21T15:29:00Z" w16du:dateUtc="2026-08-21T07:29:00Z">
        <w:r w:rsidR="001945B2" w:rsidRPr="00015210" w:rsidDel="00EF404E">
          <w:delText xml:space="preserve">addresses </w:delText>
        </w:r>
      </w:del>
      <w:del w:id="739" w:author="Xin Li" w:date="2026-08-21T15:24:00Z" w16du:dateUtc="2026-08-21T07:24:00Z">
        <w:r w:rsidR="001945B2" w:rsidRPr="00015210" w:rsidDel="00EF404E">
          <w:delText xml:space="preserve">three </w:delText>
        </w:r>
      </w:del>
      <w:del w:id="740" w:author="Xin Li" w:date="2026-08-21T15:29:00Z" w16du:dateUtc="2026-08-21T07:29:00Z">
        <w:r w:rsidR="001945B2" w:rsidRPr="00015210" w:rsidDel="00EF404E">
          <w:delText xml:space="preserve">questions. What does </w:delText>
        </w:r>
      </w:del>
      <w:r w:rsidR="001945B2" w:rsidRPr="00015210">
        <w:t xml:space="preserve">the </w:t>
      </w:r>
      <w:ins w:id="741" w:author="Xin Li" w:date="2026-08-21T15:29:00Z" w16du:dateUtc="2026-08-21T07:29:00Z">
        <w:r>
          <w:t xml:space="preserve">AI </w:t>
        </w:r>
      </w:ins>
      <w:r w:rsidR="001945B2" w:rsidRPr="00015210">
        <w:t xml:space="preserve">label </w:t>
      </w:r>
      <w:ins w:id="742" w:author="Xin Li" w:date="2026-08-21T15:29:00Z" w16du:dateUtc="2026-08-21T07:29:00Z">
        <w:r>
          <w:t xml:space="preserve">and </w:t>
        </w:r>
      </w:ins>
      <w:del w:id="743" w:author="Xin Li" w:date="2026-08-21T15:29:00Z" w16du:dateUtc="2026-08-21T07:29:00Z">
        <w:r w:rsidR="001945B2" w:rsidRPr="00015210" w:rsidDel="00EF404E">
          <w:delText xml:space="preserve">alone do when </w:delText>
        </w:r>
      </w:del>
      <w:ins w:id="744" w:author="Xin Li" w:date="2026-08-21T15:29:00Z" w16du:dateUtc="2026-08-21T07:29:00Z">
        <w:r>
          <w:t xml:space="preserve">AI </w:t>
        </w:r>
      </w:ins>
      <w:r w:rsidR="001945B2" w:rsidRPr="00015210">
        <w:t xml:space="preserve">content </w:t>
      </w:r>
      <w:ins w:id="745" w:author="Xin Li" w:date="2026-08-21T15:29:00Z" w16du:dateUtc="2026-08-21T07:29:00Z">
        <w:r>
          <w:t xml:space="preserve">affect answers in entry and </w:t>
        </w:r>
      </w:ins>
      <w:ins w:id="746" w:author="Xin Li" w:date="2026-08-21T15:30:00Z" w16du:dateUtc="2026-08-21T07:30:00Z">
        <w:r>
          <w:t xml:space="preserve">quality </w:t>
        </w:r>
        <w:r>
          <w:lastRenderedPageBreak/>
          <w:t>decision</w:t>
        </w:r>
      </w:ins>
      <w:del w:id="747" w:author="Xin Li" w:date="2026-08-21T15:30:00Z" w16du:dateUtc="2026-08-21T07:30:00Z">
        <w:r w:rsidR="001945B2" w:rsidRPr="00015210" w:rsidDel="00EF404E">
          <w:delText>is held constant? How does the consequence of an AI answer change as the answer gets longer? And how does it change as the answer gets better? Because a member facing a rival makes two decisions, whether to answer and how good the answer will be, these three questions combine to yield six predictions</w:delText>
        </w:r>
      </w:del>
      <w:r w:rsidR="001945B2" w:rsidRPr="00015210">
        <w:t>.</w:t>
      </w:r>
      <w:ins w:id="748" w:author="Xin Li" w:date="2026-08-21T15:30:00Z" w16du:dateUtc="2026-08-21T07:30:00Z">
        <w:r>
          <w:t xml:space="preserve"> </w:t>
        </w:r>
      </w:ins>
      <w:ins w:id="749" w:author="Xin Li" w:date="2026-08-21T15:31:00Z" w16du:dateUtc="2026-08-21T07:31:00Z">
        <w:r>
          <w:t xml:space="preserve">Note that the three </w:t>
        </w:r>
      </w:ins>
      <w:del w:id="750" w:author="Xin Li" w:date="2026-08-21T15:31:00Z" w16du:dateUtc="2026-08-21T07:31:00Z">
        <w:r w:rsidRPr="00015210" w:rsidDel="00EF404E">
          <w:delText xml:space="preserve">These </w:delText>
        </w:r>
      </w:del>
      <w:r w:rsidRPr="00015210">
        <w:t xml:space="preserve">signals </w:t>
      </w:r>
      <w:ins w:id="751" w:author="Xin Li" w:date="2026-08-21T15:31:00Z" w16du:dateUtc="2026-08-21T07:31:00Z">
        <w:r>
          <w:t xml:space="preserve">arrive in a different </w:t>
        </w:r>
      </w:ins>
      <w:del w:id="752" w:author="Xin Li" w:date="2026-08-21T15:31:00Z" w16du:dateUtc="2026-08-21T07:31:00Z">
        <w:r w:rsidRPr="00015210" w:rsidDel="00EF404E">
          <w:delText xml:space="preserve">do not all arrive at once, and the </w:delText>
        </w:r>
      </w:del>
      <w:r w:rsidRPr="00015210">
        <w:t xml:space="preserve">timing </w:t>
      </w:r>
      <w:ins w:id="753" w:author="Xin Li" w:date="2026-08-21T15:32:00Z" w16du:dateUtc="2026-08-21T07:32:00Z">
        <w:r>
          <w:t xml:space="preserve">of the </w:t>
        </w:r>
      </w:ins>
      <w:del w:id="754" w:author="Xin Li" w:date="2026-08-21T15:32:00Z" w16du:dateUtc="2026-08-21T07:32:00Z">
        <w:r w:rsidRPr="00015210" w:rsidDel="00EF404E">
          <w:delText xml:space="preserve">is what ties each signal to a particular </w:delText>
        </w:r>
      </w:del>
      <w:ins w:id="755" w:author="Xin Li" w:date="2026-08-21T15:32:00Z" w16du:dateUtc="2026-08-21T07:32:00Z">
        <w:r>
          <w:t xml:space="preserve">two </w:t>
        </w:r>
      </w:ins>
      <w:r w:rsidRPr="00015210">
        <w:t>decision</w:t>
      </w:r>
      <w:ins w:id="756" w:author="Xin Li" w:date="2026-08-21T15:32:00Z" w16du:dateUtc="2026-08-21T07:32:00Z">
        <w:r>
          <w:t>s</w:t>
        </w:r>
      </w:ins>
      <w:r w:rsidRPr="00015210">
        <w:t xml:space="preserve">. Source and length are </w:t>
      </w:r>
      <w:r w:rsidRPr="00015210">
        <w:rPr>
          <w:i/>
          <w:iCs/>
        </w:rPr>
        <w:t>glance signals</w:t>
      </w:r>
      <w:r w:rsidRPr="00015210">
        <w:t xml:space="preserve">: the label is plainly visible and so is the physical size of the answer, and neither requires reading. </w:t>
      </w:r>
      <w:ins w:id="757" w:author="Xin Li" w:date="2026-08-21T15:32:00Z" w16du:dateUtc="2026-08-21T07:32:00Z">
        <w:r>
          <w:t xml:space="preserve">As a comparison, </w:t>
        </w:r>
      </w:ins>
      <w:del w:id="758" w:author="Xin Li" w:date="2026-08-21T15:32:00Z" w16du:dateUtc="2026-08-21T07:32:00Z">
        <w:r w:rsidRPr="00015210" w:rsidDel="00EF404E">
          <w:delText>The benchmark is different in kind. A</w:delText>
        </w:r>
      </w:del>
      <w:ins w:id="759" w:author="Xin Li" w:date="2026-08-21T15:32:00Z" w16du:dateUtc="2026-08-21T07:32:00Z">
        <w:r>
          <w:t>a</w:t>
        </w:r>
      </w:ins>
      <w:ins w:id="760" w:author="Xin Li" w:date="2026-08-22T08:33:00Z" w16du:dateUtc="2026-08-22T00:33:00Z">
        <w:r w:rsidR="00270DFC">
          <w:t>n</w:t>
        </w:r>
      </w:ins>
      <w:r w:rsidRPr="00015210">
        <w:t xml:space="preserve"> </w:t>
      </w:r>
      <w:del w:id="761" w:author="Xin Li" w:date="2026-08-22T07:41:00Z" w16du:dateUtc="2026-08-21T23:41:00Z">
        <w:r w:rsidRPr="00015210" w:rsidDel="004E55FA">
          <w:delText>member</w:delText>
        </w:r>
      </w:del>
      <w:ins w:id="762" w:author="Xin Li" w:date="2026-08-22T07:41:00Z" w16du:dateUtc="2026-08-21T23:41:00Z">
        <w:r w:rsidR="004E55FA">
          <w:t>answerer</w:t>
        </w:r>
      </w:ins>
      <w:r w:rsidRPr="00015210">
        <w:t xml:space="preserve"> learns the quality of an AI answer only by reading it and checking its reasoning or its code against the problem the questioner posed. </w:t>
      </w:r>
      <w:del w:id="763" w:author="Xin Li" w:date="2026-08-21T15:32:00Z" w16du:dateUtc="2026-08-21T07:32:00Z">
        <w:r w:rsidRPr="00015210" w:rsidDel="00EF404E">
          <w:delText>That is exactly the sort of deliberate work the law of least effort withholds.</w:delText>
        </w:r>
      </w:del>
      <w:ins w:id="764" w:author="Xin Li" w:date="2026-08-21T15:32:00Z" w16du:dateUtc="2026-08-21T07:32:00Z">
        <w:r>
          <w:t>Thus, to understand the</w:t>
        </w:r>
      </w:ins>
      <w:ins w:id="765" w:author="Xin Li" w:date="2026-08-21T15:33:00Z" w16du:dateUtc="2026-08-21T07:33:00Z">
        <w:r>
          <w:t xml:space="preserve"> effect of the three signals</w:t>
        </w:r>
      </w:ins>
    </w:p>
    <w:p w14:paraId="72BB01E8" w14:textId="6BDF15BF" w:rsidR="001945B2" w:rsidRPr="00015210" w:rsidDel="008A1C7B" w:rsidRDefault="001945B2" w:rsidP="001945B2">
      <w:pPr>
        <w:pStyle w:val="Paragraph0"/>
        <w:rPr>
          <w:del w:id="766" w:author="Xin Li" w:date="2026-08-21T15:17:00Z" w16du:dateUtc="2026-08-21T07:17:00Z"/>
        </w:rPr>
      </w:pPr>
      <w:del w:id="767" w:author="Xin Li" w:date="2026-08-21T15:17:00Z" w16du:dateUtc="2026-08-21T07:17:00Z">
        <w:r w:rsidRPr="00015210" w:rsidDel="008A1C7B">
          <w:delText xml:space="preserve">Two of the six slopes are predicted to be null. We recognize that a null prediction may look like a weakness. But a framework that predicts an effect in every cell cannot be wrong in any interesting way. If every feature were expected to move every outcome, almost any result would count as support, and the framework would say little more than </w:delText>
        </w:r>
        <w:r w:rsidR="00534D0B" w:rsidRPr="00015210" w:rsidDel="008A1C7B">
          <w:delText>“</w:delText>
        </w:r>
        <w:r w:rsidRPr="00015210" w:rsidDel="008A1C7B">
          <w:delText>capable AI discourages people.</w:delText>
        </w:r>
        <w:r w:rsidR="00534D0B" w:rsidRPr="00015210" w:rsidDel="008A1C7B">
          <w:delText>”</w:delText>
        </w:r>
        <w:r w:rsidRPr="00015210" w:rsidDel="008A1C7B">
          <w:delText xml:space="preserve"> By predicting that two specific cells are null, we commit in advance to results that would count against us. What distinguishes our account is not the claim that AI answers matter, but the specific pattern of which feature affects which decision, and that pattern follows from the cognitive process we describe next.</w:delText>
        </w:r>
      </w:del>
    </w:p>
    <w:p w14:paraId="06E712D4" w14:textId="77777777" w:rsidR="00191954" w:rsidRDefault="001945B2" w:rsidP="00EF404E">
      <w:pPr>
        <w:pStyle w:val="Paragraph0"/>
        <w:rPr>
          <w:ins w:id="768" w:author="Xin Li" w:date="2026-08-21T15:33:00Z" w16du:dateUtc="2026-08-21T07:33:00Z"/>
        </w:rPr>
      </w:pPr>
      <w:del w:id="769" w:author="Xin Li" w:date="2026-08-21T15:30:00Z" w16du:dateUtc="2026-08-21T07:30:00Z">
        <w:r w:rsidRPr="00015210" w:rsidDel="00EF404E">
          <w:delText xml:space="preserve">Competition research tells us what a contributor would </w:delText>
        </w:r>
        <w:r w:rsidRPr="00015210" w:rsidDel="00EF404E">
          <w:rPr>
            <w:i/>
            <w:iCs/>
          </w:rPr>
          <w:delText>want</w:delText>
        </w:r>
        <w:r w:rsidRPr="00015210" w:rsidDel="00EF404E">
          <w:delText xml:space="preserve"> to know about a rival. It does not tell us which judgments the contributor can actually form, or when. </w:delText>
        </w:r>
      </w:del>
      <w:del w:id="770" w:author="Xin Li" w:date="2026-08-21T15:33:00Z" w16du:dateUtc="2026-08-21T07:33:00Z">
        <w:r w:rsidRPr="00015210" w:rsidDel="00EF404E">
          <w:delText>For that</w:delText>
        </w:r>
      </w:del>
      <w:r w:rsidRPr="00015210">
        <w:t xml:space="preserve">, we draw on the two-systems account of thinking </w:t>
      </w:r>
      <w:r w:rsidR="00546B58" w:rsidRPr="00015210">
        <w:fldChar w:fldCharType="begin"/>
      </w:r>
      <w:r w:rsidR="00546B58" w:rsidRPr="00015210">
        <w:instrText xml:space="preserve"> ADDIN ZOTERO_ITEM CSL_CITATION {"citationID":"VLexjOts","properties":{"unsorted":false,"formattedCitation":"(Evans &amp; Stanovich 2013; Kahneman 2003, 2011)","plainCitation":"(Evans &amp; Stanovich 2013; Kahneman 2003, 2011)","noteIndex":0},"citationItems":[{"id":167162,"uris":["http://zotero.org/users/8905122/items/MLPZAYYR"],"itemData":{"id":167162,"type":"article-journal","abstract":"</w:instrText>
      </w:r>
      <w:r w:rsidR="00546B58" w:rsidRPr="00015210">
        <w:instrText>抽象的</w:instrText>
      </w:r>
      <w:r w:rsidR="00546B58" w:rsidRPr="00015210">
        <w:instrText>Dual-process and dual-system theories in both cognitive and social psychology have been subjected to a number of recently published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 memory.</w:instrText>
      </w:r>
      <w:r w:rsidR="00546B58" w:rsidRPr="00015210">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546B58" w:rsidRPr="00015210">
        <w:instrText>1</w:instrText>
      </w:r>
      <w:r w:rsidR="00546B58" w:rsidRPr="00015210">
        <w:instrText>）默认产生默认反应，除非受到独特的、更高阶的推理加工（类型</w:instrText>
      </w:r>
      <w:r w:rsidR="00546B58" w:rsidRPr="00015210">
        <w:instrText>2</w:instrText>
      </w:r>
      <w:r w:rsidR="00546B58" w:rsidRPr="00015210">
        <w:instrText>）的干预。二者的区别在于，类型</w:instrText>
      </w:r>
      <w:r w:rsidR="00546B58" w:rsidRPr="00015210">
        <w:instrText>2</w:instrText>
      </w:r>
      <w:r w:rsidR="00546B58" w:rsidRPr="00015210">
        <w:instrText>加工支持假设性思维，并且会大量占用工作记忆。</w:instrText>
      </w:r>
      <w:r w:rsidR="00546B58" w:rsidRPr="00015210">
        <w:instrText xml:space="preserve">","archive_location":"3296 </w:instrText>
      </w:r>
      <w:r w:rsidR="00546B58" w:rsidRPr="00015210">
        <w:rPr>
          <w:rFonts w:ascii="Segoe UI Emoji" w:hAnsi="Segoe UI Emoji" w:cs="Segoe UI Emoji"/>
        </w:rPr>
        <w:instrText>📊</w:instrText>
      </w:r>
      <w:r w:rsidR="00546B58" w:rsidRPr="00015210">
        <w:instrText>","call-number":"1","container-title":"Perspectives on Psychological Science","DOI":"10.1177/1745691612460685","ISSN":"1745-6916","issue":"3","journalAbbreviation":"Perspect Psychol Sci","language":"en","note":"</w:instrText>
      </w:r>
      <w:r w:rsidR="00546B58" w:rsidRPr="00015210">
        <w:rPr>
          <w:rFonts w:ascii="Segoe UI Emoji" w:hAnsi="Segoe UI Emoji" w:cs="Segoe UI Emoji"/>
        </w:rPr>
        <w:instrText>🏷️</w:instrText>
      </w:r>
      <w:r w:rsidR="00546B58" w:rsidRPr="00015210">
        <w:instrText xml:space="preserve"> /reading</w:instrText>
      </w:r>
      <w:r w:rsidR="00546B58" w:rsidRPr="00015210">
        <w:instrText>、</w:instrText>
      </w:r>
      <w:r w:rsidR="00546B58" w:rsidRPr="00015210">
        <w:rPr>
          <w:rFonts w:ascii="Segoe UI Emoji" w:hAnsi="Segoe UI Emoji" w:cs="Segoe UI Emoji"/>
        </w:rPr>
        <w:instrText>🤖️</w:instrText>
      </w:r>
      <w:r w:rsidR="00546B58" w:rsidRPr="00015210">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546B58" w:rsidRPr="00015210">
        <w:rPr>
          <w:rFonts w:ascii="Segoe UI Emoji" w:hAnsi="Segoe UI Emoji" w:cs="Segoe UI Emoji"/>
        </w:rPr>
        <w:instrText>📊</w:instrText>
      </w:r>
      <w:r w:rsidR="00546B58" w:rsidRPr="00015210">
        <w:instrText>","call-number":"1","container-title":"American Psychologist","DOI":"10.1037/0003-066X.58.9.697","ISSN":"1935-990X","issue":"9","language":"en","note":"</w:instrText>
      </w:r>
      <w:r w:rsidR="00546B58" w:rsidRPr="00015210">
        <w:rPr>
          <w:rFonts w:ascii="Segoe UI Emoji" w:hAnsi="Segoe UI Emoji" w:cs="Segoe UI Emoji"/>
        </w:rPr>
        <w:instrText>🏷️</w:instrText>
      </w:r>
      <w:r w:rsidR="00546B58" w:rsidRPr="00015210">
        <w:instrText xml:space="preserve"> /unread</w:instrText>
      </w:r>
      <w:r w:rsidR="00546B58" w:rsidRPr="00015210">
        <w:instrText>、</w:instrText>
      </w:r>
      <w:r w:rsidR="00546B58" w:rsidRPr="00015210">
        <w:instrText>Choice Behavior</w:instrText>
      </w:r>
      <w:r w:rsidR="00546B58" w:rsidRPr="00015210">
        <w:instrText>、</w:instrText>
      </w:r>
      <w:r w:rsidR="00546B58" w:rsidRPr="00015210">
        <w:instrText>Decision Making</w:instrText>
      </w:r>
      <w:r w:rsidR="00546B58" w:rsidRPr="00015210">
        <w:instrText>、</w:instrText>
      </w:r>
      <w:r w:rsidR="00546B58" w:rsidRPr="00015210">
        <w:instrText>Judgment</w:instrText>
      </w:r>
      <w:r w:rsidR="00546B58" w:rsidRPr="00015210">
        <w:instrText>、</w:instrText>
      </w:r>
      <w:r w:rsidR="00546B58" w:rsidRPr="00015210">
        <w:instrText>Intuition</w:instrText>
      </w:r>
      <w:r w:rsidR="00546B58" w:rsidRPr="00015210">
        <w:instrText>、</w:instrText>
      </w:r>
      <w:r w:rsidR="00546B58" w:rsidRPr="00015210">
        <w:instrText>Rationality</w:instrText>
      </w:r>
      <w:r w:rsidR="00546B58" w:rsidRPr="00015210">
        <w:instrText>、</w:instrText>
      </w:r>
      <w:r w:rsidR="00546B58" w:rsidRPr="00015210">
        <w: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instrText>
      </w:r>
      <w:r w:rsidR="00546B58" w:rsidRPr="00015210">
        <w:rPr>
          <w:rFonts w:ascii="Segoe UI Emoji" w:hAnsi="Segoe UI Emoji" w:cs="Segoe UI Emoji"/>
        </w:rPr>
        <w:instrText>🏷️</w:instrText>
      </w:r>
      <w:r w:rsidR="00546B58" w:rsidRPr="00015210">
        <w:instrText xml:space="preserve"> /reading","title":"Thinking, fast and slow","author":[{"family":"Kahneman","given":"Daniel"}],"issued":{"date-parts":[["2011"]]}}}],"schema":"https://github.com/citation-style-language/schema/raw/master/csl-citation.json"} </w:instrText>
      </w:r>
      <w:r w:rsidR="00546B58" w:rsidRPr="00015210">
        <w:fldChar w:fldCharType="separate"/>
      </w:r>
      <w:r w:rsidR="00546B58" w:rsidRPr="00015210">
        <w:t>(Evans &amp; Stanovich 2013; Kahneman 2003, 2011)</w:t>
      </w:r>
      <w:r w:rsidR="00546B58" w:rsidRPr="00015210">
        <w:fldChar w:fldCharType="end"/>
      </w:r>
      <w:r w:rsidR="00546B58" w:rsidRPr="00015210">
        <w:t xml:space="preserve">. </w:t>
      </w:r>
    </w:p>
    <w:p w14:paraId="69EBEC2D" w14:textId="4C22F46A" w:rsidR="001945B2" w:rsidRPr="00015210" w:rsidDel="00A63984" w:rsidRDefault="00191954" w:rsidP="00EF404E">
      <w:pPr>
        <w:pStyle w:val="Paragraph0"/>
        <w:rPr>
          <w:del w:id="771" w:author="Xin Li" w:date="2026-08-21T15:34:00Z" w16du:dateUtc="2026-08-21T07:34:00Z"/>
        </w:rPr>
      </w:pPr>
      <w:ins w:id="772" w:author="Xin Li" w:date="2026-08-21T15:33:00Z" w16du:dateUtc="2026-08-21T07:33:00Z">
        <w:r>
          <w:t>In the two-systems thinking, s</w:t>
        </w:r>
      </w:ins>
      <w:del w:id="773" w:author="Xin Li" w:date="2026-08-21T15:33:00Z" w16du:dateUtc="2026-08-21T07:33:00Z">
        <w:r w:rsidR="001945B2" w:rsidRPr="00015210" w:rsidDel="00191954">
          <w:delText>S</w:delText>
        </w:r>
      </w:del>
      <w:r w:rsidR="001945B2" w:rsidRPr="00015210">
        <w:t xml:space="preserve">ystem 1 operates automatically, demands almost no effort, and responds to surface cues. System 2 is deliberate and effortful, and it engages only when the situation appears to justify the cost. </w:t>
      </w:r>
      <w:ins w:id="774" w:author="Xin Li" w:date="2026-08-21T21:22:00Z" w16du:dateUtc="2026-08-21T13:22:00Z">
        <w:r w:rsidR="00717669">
          <w:t xml:space="preserve">Aligning with these two systems, </w:t>
        </w:r>
      </w:ins>
      <w:del w:id="775" w:author="Xin Li" w:date="2026-08-21T15:34:00Z" w16du:dateUtc="2026-08-21T07:34:00Z">
        <w:r w:rsidR="001945B2" w:rsidRPr="00015210" w:rsidDel="00A63984">
          <w:delText xml:space="preserve">Kahneman (2011) calls this default the </w:delText>
        </w:r>
        <w:r w:rsidR="001945B2" w:rsidRPr="00015210" w:rsidDel="00A63984">
          <w:rPr>
            <w:i/>
            <w:iCs/>
          </w:rPr>
          <w:delText>law of least effort</w:delText>
        </w:r>
        <w:r w:rsidR="001945B2" w:rsidRPr="00015210" w:rsidDel="00A63984">
          <w:delText>.</w:delText>
        </w:r>
      </w:del>
    </w:p>
    <w:p w14:paraId="1AD0675F" w14:textId="516130FC" w:rsidR="001945B2" w:rsidRPr="00015210" w:rsidDel="007450BA" w:rsidRDefault="001945B2">
      <w:pPr>
        <w:pStyle w:val="Paragraph0"/>
        <w:widowControl/>
        <w:ind w:firstLine="539"/>
        <w:rPr>
          <w:moveFrom w:id="776" w:author="Xin Li" w:date="2026-08-21T14:41:00Z" w16du:dateUtc="2026-08-21T06:41:00Z"/>
        </w:rPr>
        <w:pPrChange w:id="777" w:author="Xin Li" w:date="2026-08-21T15:34:00Z" w16du:dateUtc="2026-08-21T07:34:00Z">
          <w:pPr>
            <w:pStyle w:val="Paragraph0"/>
          </w:pPr>
        </w:pPrChange>
      </w:pPr>
      <w:moveFromRangeStart w:id="778" w:author="Xin Li" w:date="2026-08-21T14:41:00Z" w:name="move238215681"/>
      <w:moveFrom w:id="779" w:author="Xin Li" w:date="2026-08-21T14:41:00Z" w16du:dateUtc="2026-08-21T06:41:00Z">
        <w:r w:rsidRPr="00015210" w:rsidDel="007450BA">
          <w:rPr>
            <w:b/>
            <w:bCs/>
          </w:rPr>
          <w:t>Two decisions.</w:t>
        </w:r>
        <w:r w:rsidRPr="00015210" w:rsidDel="007450BA">
          <w:t xml:space="preserve"> The member first decides whether to answer at all; we call this the </w:t>
        </w:r>
        <w:r w:rsidRPr="00015210" w:rsidDel="007450BA">
          <w:rPr>
            <w:i/>
            <w:iCs/>
          </w:rPr>
          <w:t>entry decision</w:t>
        </w:r>
        <w:r w:rsidRPr="00015210" w:rsidDel="007450BA">
          <w:t xml:space="preserve">. Having decided to answer, the member then decides how good the answer will be; we call this the </w:t>
        </w:r>
        <w:r w:rsidRPr="00015210" w:rsidDel="007450BA">
          <w:rPr>
            <w:i/>
            <w:iCs/>
          </w:rPr>
          <w:t>quality decision</w:t>
        </w:r>
        <w:r w:rsidRPr="00015210" w:rsidDel="007450BA">
          <w:t>. Entry is a yes-or-no choice that can be settled quickly, before the AI answer has been read. The quality decision is a matter of degree, and it is where the member</w:t>
        </w:r>
        <w:r w:rsidR="00534D0B" w:rsidRPr="00015210" w:rsidDel="007450BA">
          <w:t>’</w:t>
        </w:r>
        <w:r w:rsidRPr="00015210" w:rsidDel="007450BA">
          <w:t>s time and knowledge are actually committed.</w:t>
        </w:r>
      </w:moveFrom>
    </w:p>
    <w:p w14:paraId="481A6600" w14:textId="589D06A2" w:rsidR="001945B2" w:rsidRPr="00015210" w:rsidDel="007450BA" w:rsidRDefault="001945B2">
      <w:pPr>
        <w:pStyle w:val="Paragraph0"/>
        <w:rPr>
          <w:moveFrom w:id="780" w:author="Xin Li" w:date="2026-08-21T14:41:00Z" w16du:dateUtc="2026-08-21T06:41:00Z"/>
        </w:rPr>
      </w:pPr>
      <w:moveFromRangeStart w:id="781" w:author="Xin Li" w:date="2026-08-21T14:41:00Z" w:name="move238215713"/>
      <w:moveFromRangeEnd w:id="778"/>
      <w:moveFrom w:id="782" w:author="Xin Li" w:date="2026-08-21T14:41:00Z" w16du:dateUtc="2026-08-21T06:41:00Z">
        <w:r w:rsidRPr="00015210" w:rsidDel="007450BA">
          <w:rPr>
            <w:b/>
            <w:bCs/>
          </w:rPr>
          <w:t>Three signals.</w:t>
        </w:r>
        <w:r w:rsidRPr="00015210" w:rsidDel="007450BA">
          <w:t xml:space="preserve"> The AI answer carries three pieces of information. The </w:t>
        </w:r>
        <w:r w:rsidRPr="00015210" w:rsidDel="007450BA">
          <w:rPr>
            <w:i/>
            <w:iCs/>
          </w:rPr>
          <w:t>source</w:t>
        </w:r>
        <w:r w:rsidRPr="00015210" w:rsidDel="007450BA">
          <w:t xml:space="preserve"> (the label) tells the member what kind of rival this is. The </w:t>
        </w:r>
        <w:r w:rsidRPr="00015210" w:rsidDel="007450BA">
          <w:rPr>
            <w:i/>
            <w:iCs/>
          </w:rPr>
          <w:t>length</w:t>
        </w:r>
        <w:r w:rsidRPr="00015210" w:rsidDel="007450BA">
          <w:t xml:space="preserve"> signals how much of the answerable ground the rival appears to have taken, and therefore how much room is left. The </w:t>
        </w:r>
        <w:r w:rsidRPr="00015210" w:rsidDel="007450BA">
          <w:rPr>
            <w:i/>
            <w:iCs/>
          </w:rPr>
          <w:t>benchmark</w:t>
        </w:r>
        <w:r w:rsidRPr="00015210" w:rsidDel="007450BA">
          <w:t xml:space="preserve"> is the quality of the rival</w:t>
        </w:r>
        <w:r w:rsidR="00534D0B" w:rsidRPr="00015210" w:rsidDel="007450BA">
          <w:t>’</w:t>
        </w:r>
        <w:r w:rsidRPr="00015210" w:rsidDel="007450BA">
          <w:t>s answer, which signals the standard a contribution must meet to be worth reading.</w:t>
        </w:r>
      </w:moveFrom>
    </w:p>
    <w:moveFromRangeEnd w:id="781"/>
    <w:p w14:paraId="37C7FA92" w14:textId="562B4710" w:rsidR="001945B2" w:rsidRPr="00015210" w:rsidDel="00191954" w:rsidRDefault="001945B2">
      <w:pPr>
        <w:pStyle w:val="Paragraph0"/>
        <w:rPr>
          <w:del w:id="783" w:author="Xin Li" w:date="2026-08-21T15:33:00Z" w16du:dateUtc="2026-08-21T07:33:00Z"/>
        </w:rPr>
      </w:pPr>
      <w:del w:id="784" w:author="Xin Li" w:date="2026-08-21T15:33:00Z" w16du:dateUtc="2026-08-21T07:33:00Z">
        <w:r w:rsidRPr="00015210" w:rsidDel="00191954">
          <w:rPr>
            <w:b/>
            <w:bCs/>
          </w:rPr>
          <w:delText>Timing.</w:delText>
        </w:r>
        <w:r w:rsidRPr="00015210" w:rsidDel="00191954">
          <w:delText xml:space="preserve"> </w:delText>
        </w:r>
      </w:del>
    </w:p>
    <w:p w14:paraId="4C8FC88B" w14:textId="386A173A" w:rsidR="001945B2" w:rsidRPr="00015210" w:rsidRDefault="001945B2" w:rsidP="00963733">
      <w:pPr>
        <w:pStyle w:val="Paragraph0"/>
      </w:pPr>
      <w:del w:id="785" w:author="Xin Li" w:date="2026-08-21T21:23:00Z" w16du:dateUtc="2026-08-21T13:23:00Z">
        <w:r w:rsidRPr="00015210" w:rsidDel="00717669">
          <w:delText xml:space="preserve">Figure 2 presents this structure. The </w:delText>
        </w:r>
      </w:del>
      <w:ins w:id="786" w:author="Xin Li" w:date="2026-08-21T21:23:00Z" w16du:dateUtc="2026-08-21T13:23:00Z">
        <w:r w:rsidR="00717669">
          <w:t xml:space="preserve">the </w:t>
        </w:r>
      </w:ins>
      <w:r w:rsidRPr="00015210">
        <w:t xml:space="preserve">three signals run across the </w:t>
      </w:r>
      <w:del w:id="787" w:author="Xin Li" w:date="2026-08-21T22:04:00Z" w16du:dateUtc="2026-08-21T14:04:00Z">
        <w:r w:rsidRPr="00015210" w:rsidDel="00BE1845">
          <w:delText>columns</w:delText>
        </w:r>
      </w:del>
      <w:ins w:id="788" w:author="Xin Li" w:date="2026-08-21T22:04:00Z" w16du:dateUtc="2026-08-21T14:04:00Z">
        <w:r w:rsidR="00BE1845">
          <w:t xml:space="preserve">rows </w:t>
        </w:r>
      </w:ins>
      <w:ins w:id="789" w:author="Xin Li" w:date="2026-08-21T21:23:00Z" w16du:dateUtc="2026-08-21T13:23:00Z">
        <w:r w:rsidR="00717669">
          <w:t>in Figure 3</w:t>
        </w:r>
      </w:ins>
      <w:del w:id="790" w:author="Xin Li" w:date="2026-08-21T22:18:00Z" w16du:dateUtc="2026-08-21T14:18:00Z">
        <w:r w:rsidRPr="00015210" w:rsidDel="00D314CA">
          <w:delText>,</w:delText>
        </w:r>
      </w:del>
      <w:r w:rsidRPr="00015210">
        <w:t xml:space="preserve"> </w:t>
      </w:r>
      <w:ins w:id="791" w:author="Xin Li" w:date="2026-08-21T21:23:00Z" w16du:dateUtc="2026-08-21T13:23:00Z">
        <w:r w:rsidR="00717669">
          <w:t xml:space="preserve">may trigger a different level of processing. </w:t>
        </w:r>
      </w:ins>
      <w:ins w:id="792" w:author="Xin Li" w:date="2026-08-21T22:18:00Z" w16du:dateUtc="2026-08-21T14:18:00Z">
        <w:r w:rsidR="00D314CA">
          <w:t xml:space="preserve">Meanwhile, </w:t>
        </w:r>
      </w:ins>
      <w:del w:id="793" w:author="Xin Li" w:date="2026-08-21T22:18:00Z" w16du:dateUtc="2026-08-21T14:18:00Z">
        <w:r w:rsidRPr="00015210" w:rsidDel="00D314CA">
          <w:delText xml:space="preserve">arranged by whether they are available before reading or only after it, and </w:delText>
        </w:r>
      </w:del>
      <w:r w:rsidRPr="00015210">
        <w:t>the two decisions run down the rows</w:t>
      </w:r>
      <w:ins w:id="794" w:author="Xin Li" w:date="2026-08-21T22:18:00Z" w16du:dateUtc="2026-08-21T14:18:00Z">
        <w:r w:rsidR="00D314CA">
          <w:t xml:space="preserve"> also need different level of</w:t>
        </w:r>
      </w:ins>
      <w:ins w:id="795" w:author="Xin Li" w:date="2026-08-21T22:19:00Z" w16du:dateUtc="2026-08-21T14:19:00Z">
        <w:r w:rsidR="00D314CA">
          <w:t xml:space="preserve"> thinking</w:t>
        </w:r>
      </w:ins>
      <w:r w:rsidRPr="00015210">
        <w:t xml:space="preserve">. </w:t>
      </w:r>
      <w:ins w:id="796" w:author="Xin Li" w:date="2026-08-21T22:19:00Z" w16du:dateUtc="2026-08-21T14:19:00Z">
        <w:r w:rsidR="00D314CA">
          <w:t xml:space="preserve">As a result, the signals would influence the decisions within the same level of perception, leaving cross level effect </w:t>
        </w:r>
      </w:ins>
      <w:del w:id="797" w:author="Xin Li" w:date="2026-08-21T22:19:00Z" w16du:dateUtc="2026-08-21T14:19:00Z">
        <w:r w:rsidRPr="00015210" w:rsidDel="00D314CA">
          <w:delText xml:space="preserve">Each cell records the predicted sign, or a predicted </w:delText>
        </w:r>
      </w:del>
      <w:ins w:id="798" w:author="Xin Li" w:date="2026-08-21T22:19:00Z" w16du:dateUtc="2026-08-21T14:19:00Z">
        <w:r w:rsidR="00D314CA">
          <w:t xml:space="preserve">to be </w:t>
        </w:r>
      </w:ins>
      <w:r w:rsidRPr="00015210">
        <w:t>nul</w:t>
      </w:r>
      <w:r w:rsidR="00572CD6" w:rsidRPr="00015210">
        <w:t>l</w:t>
      </w:r>
      <w:ins w:id="799" w:author="Xin Li" w:date="2026-08-21T22:19:00Z" w16du:dateUtc="2026-08-21T14:19:00Z">
        <w:r w:rsidR="00D314CA">
          <w:t>. Toge</w:t>
        </w:r>
      </w:ins>
      <w:ins w:id="800" w:author="Xin Li" w:date="2026-08-21T22:20:00Z" w16du:dateUtc="2026-08-21T14:20:00Z">
        <w:r w:rsidR="00D314CA">
          <w:t>ther</w:t>
        </w:r>
      </w:ins>
      <w:r w:rsidRPr="00015210">
        <w:t xml:space="preserve">, </w:t>
      </w:r>
      <w:ins w:id="801" w:author="Xin Li" w:date="2026-08-21T22:20:00Z" w16du:dateUtc="2026-08-21T14:20:00Z">
        <w:r w:rsidR="00D314CA">
          <w:t xml:space="preserve">these lead to </w:t>
        </w:r>
      </w:ins>
      <w:del w:id="802" w:author="Xin Li" w:date="2026-08-21T22:20:00Z" w16du:dateUtc="2026-08-21T14:20:00Z">
        <w:r w:rsidRPr="00015210" w:rsidDel="00D314CA">
          <w:delText xml:space="preserve">for one signal-by-decision combination, and the six cells together correspond to </w:delText>
        </w:r>
      </w:del>
      <w:r w:rsidRPr="00015210">
        <w:t>the six hypotheses developed below.</w:t>
      </w:r>
    </w:p>
    <w:p w14:paraId="47E31CA7" w14:textId="042D48C4" w:rsidR="00C76F53" w:rsidRPr="00015210" w:rsidRDefault="00BE1845" w:rsidP="00C76F53">
      <w:pPr>
        <w:jc w:val="center"/>
      </w:pPr>
      <w:ins w:id="803" w:author="Xin Li" w:date="2026-08-21T22:03:00Z" w16du:dateUtc="2026-08-21T14:03:00Z">
        <w:r>
          <w:rPr>
            <w:noProof/>
          </w:rPr>
          <w:drawing>
            <wp:inline distT="0" distB="0" distL="0" distR="0" wp14:anchorId="5E813B38" wp14:editId="240301E8">
              <wp:extent cx="5943600" cy="1661975"/>
              <wp:effectExtent l="0" t="0" r="0" b="0"/>
              <wp:docPr id="9747750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1661975"/>
                      </a:xfrm>
                      <a:prstGeom prst="rect">
                        <a:avLst/>
                      </a:prstGeom>
                      <a:noFill/>
                    </pic:spPr>
                  </pic:pic>
                </a:graphicData>
              </a:graphic>
            </wp:inline>
          </w:drawing>
        </w:r>
      </w:ins>
    </w:p>
    <w:p w14:paraId="1462083A" w14:textId="41EFCAE0" w:rsidR="00C76F53" w:rsidRPr="00015210" w:rsidDel="00D314CA" w:rsidRDefault="00C76F53" w:rsidP="00C76F53">
      <w:pPr>
        <w:pStyle w:val="TableFiguretitle"/>
        <w:rPr>
          <w:del w:id="804" w:author="Xin Li" w:date="2026-08-21T22:17:00Z" w16du:dateUtc="2026-08-21T14:17:00Z"/>
        </w:rPr>
      </w:pPr>
      <w:r w:rsidRPr="00015210">
        <w:t xml:space="preserve">Figure </w:t>
      </w:r>
      <w:del w:id="805" w:author="Xin Li" w:date="2026-08-22T08:26:00Z" w16du:dateUtc="2026-08-22T00:26:00Z">
        <w:r w:rsidRPr="00015210" w:rsidDel="00270DFC">
          <w:delText>2</w:delText>
        </w:r>
      </w:del>
      <w:ins w:id="806" w:author="Xin Li" w:date="2026-08-22T08:26:00Z" w16du:dateUtc="2026-08-22T00:26:00Z">
        <w:r w:rsidR="00270DFC">
          <w:t>3</w:t>
        </w:r>
      </w:ins>
      <w:r w:rsidRPr="00015210">
        <w:t xml:space="preserve">. Conceptual </w:t>
      </w:r>
      <w:r w:rsidR="002B3B5F" w:rsidRPr="00015210">
        <w:t>f</w:t>
      </w:r>
      <w:r w:rsidRPr="00015210">
        <w:t>ramework</w:t>
      </w:r>
    </w:p>
    <w:p w14:paraId="18FE5834" w14:textId="298C1F15" w:rsidR="00E55C5E" w:rsidRPr="00015210" w:rsidDel="00D314CA" w:rsidRDefault="00E55C5E">
      <w:pPr>
        <w:pStyle w:val="TableFiguretitle"/>
        <w:rPr>
          <w:del w:id="807" w:author="Xin Li" w:date="2026-08-21T22:17:00Z" w16du:dateUtc="2026-08-21T14:17:00Z"/>
        </w:rPr>
      </w:pPr>
    </w:p>
    <w:p w14:paraId="28378B58" w14:textId="4F41DD9D" w:rsidR="004E34BE" w:rsidRPr="00015210" w:rsidDel="0031359A" w:rsidRDefault="004E34BE">
      <w:pPr>
        <w:pStyle w:val="TableFiguretitle"/>
        <w:rPr>
          <w:del w:id="808" w:author="Xin Li" w:date="2026-08-21T15:35:00Z" w16du:dateUtc="2026-08-21T07:35:00Z"/>
        </w:rPr>
        <w:pPrChange w:id="809" w:author="Xin Li" w:date="2026-08-21T22:17:00Z" w16du:dateUtc="2026-08-21T14:17:00Z">
          <w:pPr>
            <w:pStyle w:val="Heading2"/>
          </w:pPr>
        </w:pPrChange>
      </w:pPr>
      <w:bookmarkStart w:id="810" w:name="_Hlk165812433"/>
      <w:del w:id="811" w:author="Xin Li" w:date="2026-08-21T15:35:00Z" w16du:dateUtc="2026-08-21T07:35:00Z">
        <w:r w:rsidRPr="00015210" w:rsidDel="0031359A">
          <w:delText>The Predicted Pattern</w:delText>
        </w:r>
      </w:del>
    </w:p>
    <w:p w14:paraId="75E96630" w14:textId="7873436D" w:rsidR="004E34BE" w:rsidRPr="00015210" w:rsidDel="00717669" w:rsidRDefault="004E34BE">
      <w:pPr>
        <w:pStyle w:val="TableFiguretitle"/>
        <w:rPr>
          <w:del w:id="812" w:author="Xin Li" w:date="2026-08-21T21:22:00Z" w16du:dateUtc="2026-08-21T13:22:00Z"/>
        </w:rPr>
        <w:pPrChange w:id="813" w:author="Xin Li" w:date="2026-08-21T22:17:00Z" w16du:dateUtc="2026-08-21T14:17:00Z">
          <w:pPr>
            <w:pStyle w:val="Paragraph0"/>
          </w:pPr>
        </w:pPrChange>
      </w:pPr>
      <w:del w:id="814" w:author="Xin Li" w:date="2026-08-21T21:22:00Z" w16du:dateUtc="2026-08-21T13:22:00Z">
        <w:r w:rsidRPr="00015210" w:rsidDel="00717669">
          <w:delText xml:space="preserve">Table 3 assembles the six predictions. </w:delText>
        </w:r>
      </w:del>
    </w:p>
    <w:p w14:paraId="16023A9F" w14:textId="790BB356" w:rsidR="004E34BE" w:rsidRPr="00015210" w:rsidDel="00717669" w:rsidRDefault="004E34BE">
      <w:pPr>
        <w:pStyle w:val="TableFiguretitle"/>
        <w:rPr>
          <w:del w:id="815" w:author="Xin Li" w:date="2026-08-21T21:22:00Z" w16du:dateUtc="2026-08-21T13:22:00Z"/>
        </w:rPr>
      </w:pPr>
      <w:del w:id="816" w:author="Xin Li" w:date="2026-08-21T21:22:00Z" w16du:dateUtc="2026-08-21T13:22:00Z">
        <w:r w:rsidRPr="00015210" w:rsidDel="00717669">
          <w:delText>Table 3. Predicted structure of the response to an AI answer</w:delText>
        </w:r>
      </w:del>
    </w:p>
    <w:tbl>
      <w:tblPr>
        <w:tblStyle w:val="TableGrid"/>
        <w:tblW w:w="0" w:type="auto"/>
        <w:jc w:val="center"/>
        <w:tblLayout w:type="fixed"/>
        <w:tblCellMar>
          <w:left w:w="0" w:type="dxa"/>
          <w:right w:w="0" w:type="dxa"/>
        </w:tblCellMar>
        <w:tblLook w:val="04A0" w:firstRow="1" w:lastRow="0" w:firstColumn="1" w:lastColumn="0" w:noHBand="0" w:noVBand="1"/>
      </w:tblPr>
      <w:tblGrid>
        <w:gridCol w:w="2785"/>
        <w:gridCol w:w="1710"/>
        <w:gridCol w:w="2340"/>
        <w:gridCol w:w="2380"/>
      </w:tblGrid>
      <w:tr w:rsidR="004E34BE" w:rsidRPr="00015210" w:rsidDel="00717669" w14:paraId="336EA0E2" w14:textId="3F89430D" w:rsidTr="00E12686">
        <w:trPr>
          <w:jc w:val="center"/>
          <w:del w:id="817" w:author="Xin Li" w:date="2026-08-21T21:22:00Z"/>
        </w:trPr>
        <w:tc>
          <w:tcPr>
            <w:tcW w:w="2785" w:type="dxa"/>
            <w:vAlign w:val="center"/>
            <w:hideMark/>
          </w:tcPr>
          <w:p w14:paraId="6E8FB0EA" w14:textId="029CCB0C" w:rsidR="004E34BE" w:rsidRPr="00015210" w:rsidDel="00717669" w:rsidRDefault="004E34BE">
            <w:pPr>
              <w:pStyle w:val="TableFiguretitle"/>
              <w:rPr>
                <w:del w:id="818" w:author="Xin Li" w:date="2026-08-21T21:22:00Z" w16du:dateUtc="2026-08-21T13:22:00Z"/>
                <w:bCs/>
              </w:rPr>
              <w:pPrChange w:id="819" w:author="Xin Li" w:date="2026-08-21T22:17:00Z" w16du:dateUtc="2026-08-21T14:17:00Z">
                <w:pPr>
                  <w:jc w:val="center"/>
                </w:pPr>
              </w:pPrChange>
            </w:pPr>
            <w:del w:id="820" w:author="Xin Li" w:date="2026-08-21T21:22:00Z" w16du:dateUtc="2026-08-21T13:22:00Z">
              <w:r w:rsidRPr="00015210" w:rsidDel="00717669">
                <w:rPr>
                  <w:bCs/>
                </w:rPr>
                <w:delText>Signal from the AI answer</w:delText>
              </w:r>
            </w:del>
          </w:p>
        </w:tc>
        <w:tc>
          <w:tcPr>
            <w:tcW w:w="1710" w:type="dxa"/>
            <w:vAlign w:val="center"/>
            <w:hideMark/>
          </w:tcPr>
          <w:p w14:paraId="1982E1F8" w14:textId="5C143498" w:rsidR="004E34BE" w:rsidRPr="00015210" w:rsidDel="00717669" w:rsidRDefault="004E34BE">
            <w:pPr>
              <w:pStyle w:val="TableFiguretitle"/>
              <w:rPr>
                <w:del w:id="821" w:author="Xin Li" w:date="2026-08-21T21:22:00Z" w16du:dateUtc="2026-08-21T13:22:00Z"/>
                <w:bCs/>
              </w:rPr>
              <w:pPrChange w:id="822" w:author="Xin Li" w:date="2026-08-21T22:17:00Z" w16du:dateUtc="2026-08-21T14:17:00Z">
                <w:pPr>
                  <w:jc w:val="center"/>
                </w:pPr>
              </w:pPrChange>
            </w:pPr>
            <w:del w:id="823" w:author="Xin Li" w:date="2026-08-21T21:22:00Z" w16du:dateUtc="2026-08-21T13:22:00Z">
              <w:r w:rsidRPr="00015210" w:rsidDel="00717669">
                <w:rPr>
                  <w:bCs/>
                </w:rPr>
                <w:delText>Available before reading?</w:delText>
              </w:r>
            </w:del>
          </w:p>
        </w:tc>
        <w:tc>
          <w:tcPr>
            <w:tcW w:w="2340" w:type="dxa"/>
            <w:vAlign w:val="center"/>
            <w:hideMark/>
          </w:tcPr>
          <w:p w14:paraId="4D239C5E" w14:textId="63318B4E" w:rsidR="004E34BE" w:rsidRPr="00015210" w:rsidDel="00717669" w:rsidRDefault="004E34BE">
            <w:pPr>
              <w:pStyle w:val="TableFiguretitle"/>
              <w:rPr>
                <w:del w:id="824" w:author="Xin Li" w:date="2026-08-21T21:22:00Z" w16du:dateUtc="2026-08-21T13:22:00Z"/>
                <w:bCs/>
              </w:rPr>
              <w:pPrChange w:id="825" w:author="Xin Li" w:date="2026-08-21T22:17:00Z" w16du:dateUtc="2026-08-21T14:17:00Z">
                <w:pPr>
                  <w:jc w:val="center"/>
                </w:pPr>
              </w:pPrChange>
            </w:pPr>
            <w:del w:id="826" w:author="Xin Li" w:date="2026-08-21T21:22:00Z" w16du:dateUtc="2026-08-21T13:22:00Z">
              <w:r w:rsidRPr="00015210" w:rsidDel="00717669">
                <w:rPr>
                  <w:bCs/>
                </w:rPr>
                <w:delText>Effect on answer supply</w:delText>
              </w:r>
              <w:r w:rsidRPr="00015210" w:rsidDel="00717669">
                <w:rPr>
                  <w:bCs/>
                </w:rPr>
                <w:br/>
                <w:delText>(entry decision)</w:delText>
              </w:r>
            </w:del>
          </w:p>
        </w:tc>
        <w:tc>
          <w:tcPr>
            <w:tcW w:w="2380" w:type="dxa"/>
            <w:vAlign w:val="center"/>
            <w:hideMark/>
          </w:tcPr>
          <w:p w14:paraId="6A32A19B" w14:textId="0B726B41" w:rsidR="004E34BE" w:rsidRPr="00015210" w:rsidDel="00717669" w:rsidRDefault="004E34BE">
            <w:pPr>
              <w:pStyle w:val="TableFiguretitle"/>
              <w:rPr>
                <w:del w:id="827" w:author="Xin Li" w:date="2026-08-21T21:22:00Z" w16du:dateUtc="2026-08-21T13:22:00Z"/>
                <w:bCs/>
              </w:rPr>
              <w:pPrChange w:id="828" w:author="Xin Li" w:date="2026-08-21T22:17:00Z" w16du:dateUtc="2026-08-21T14:17:00Z">
                <w:pPr>
                  <w:jc w:val="center"/>
                </w:pPr>
              </w:pPrChange>
            </w:pPr>
            <w:del w:id="829" w:author="Xin Li" w:date="2026-08-21T21:22:00Z" w16du:dateUtc="2026-08-21T13:22:00Z">
              <w:r w:rsidRPr="00015210" w:rsidDel="00717669">
                <w:rPr>
                  <w:bCs/>
                </w:rPr>
                <w:delText>Effect on answer quality</w:delText>
              </w:r>
              <w:r w:rsidRPr="00015210" w:rsidDel="00717669">
                <w:rPr>
                  <w:bCs/>
                </w:rPr>
                <w:br/>
                <w:delText>(quality decision)</w:delText>
              </w:r>
            </w:del>
          </w:p>
        </w:tc>
      </w:tr>
      <w:tr w:rsidR="004E34BE" w:rsidRPr="00015210" w:rsidDel="00717669" w14:paraId="5F071F89" w14:textId="7D901D2E" w:rsidTr="00E12686">
        <w:trPr>
          <w:jc w:val="center"/>
          <w:del w:id="830" w:author="Xin Li" w:date="2026-08-21T21:22:00Z"/>
        </w:trPr>
        <w:tc>
          <w:tcPr>
            <w:tcW w:w="2785" w:type="dxa"/>
            <w:hideMark/>
          </w:tcPr>
          <w:p w14:paraId="361ED552" w14:textId="591270F5" w:rsidR="004E34BE" w:rsidRPr="00015210" w:rsidDel="00717669" w:rsidRDefault="004E34BE">
            <w:pPr>
              <w:pStyle w:val="TableFiguretitle"/>
              <w:rPr>
                <w:del w:id="831" w:author="Xin Li" w:date="2026-08-21T21:22:00Z" w16du:dateUtc="2026-08-21T13:22:00Z"/>
              </w:rPr>
              <w:pPrChange w:id="832" w:author="Xin Li" w:date="2026-08-21T22:17:00Z" w16du:dateUtc="2026-08-21T14:17:00Z">
                <w:pPr>
                  <w:spacing w:line="360" w:lineRule="auto"/>
                </w:pPr>
              </w:pPrChange>
            </w:pPr>
            <w:del w:id="833" w:author="Xin Li" w:date="2026-08-21T21:22:00Z" w16du:dateUtc="2026-08-21T13:22:00Z">
              <w:r w:rsidRPr="00015210" w:rsidDel="00717669">
                <w:delText>Source, the AI label (level)</w:delText>
              </w:r>
            </w:del>
          </w:p>
        </w:tc>
        <w:tc>
          <w:tcPr>
            <w:tcW w:w="1710" w:type="dxa"/>
            <w:hideMark/>
          </w:tcPr>
          <w:p w14:paraId="57EA6EBF" w14:textId="73B59044" w:rsidR="004E34BE" w:rsidRPr="00015210" w:rsidDel="00717669" w:rsidRDefault="004E34BE">
            <w:pPr>
              <w:pStyle w:val="TableFiguretitle"/>
              <w:rPr>
                <w:del w:id="834" w:author="Xin Li" w:date="2026-08-21T21:22:00Z" w16du:dateUtc="2026-08-21T13:22:00Z"/>
              </w:rPr>
              <w:pPrChange w:id="835" w:author="Xin Li" w:date="2026-08-21T22:17:00Z" w16du:dateUtc="2026-08-21T14:17:00Z">
                <w:pPr>
                  <w:spacing w:line="360" w:lineRule="auto"/>
                  <w:jc w:val="center"/>
                </w:pPr>
              </w:pPrChange>
            </w:pPr>
            <w:del w:id="836" w:author="Xin Li" w:date="2026-08-21T21:22:00Z" w16du:dateUtc="2026-08-21T13:22:00Z">
              <w:r w:rsidRPr="00015210" w:rsidDel="00717669">
                <w:delText>Yes</w:delText>
              </w:r>
            </w:del>
          </w:p>
        </w:tc>
        <w:tc>
          <w:tcPr>
            <w:tcW w:w="2340" w:type="dxa"/>
            <w:hideMark/>
          </w:tcPr>
          <w:p w14:paraId="57A78BEC" w14:textId="3926EF9E" w:rsidR="004E34BE" w:rsidRPr="00015210" w:rsidDel="00717669" w:rsidRDefault="004E34BE">
            <w:pPr>
              <w:pStyle w:val="TableFiguretitle"/>
              <w:rPr>
                <w:del w:id="837" w:author="Xin Li" w:date="2026-08-21T21:22:00Z" w16du:dateUtc="2026-08-21T13:22:00Z"/>
              </w:rPr>
              <w:pPrChange w:id="838" w:author="Xin Li" w:date="2026-08-21T22:17:00Z" w16du:dateUtc="2026-08-21T14:17:00Z">
                <w:pPr>
                  <w:spacing w:line="360" w:lineRule="auto"/>
                  <w:jc w:val="center"/>
                </w:pPr>
              </w:pPrChange>
            </w:pPr>
            <w:del w:id="839" w:author="Xin Li" w:date="2026-08-21T21:22:00Z" w16du:dateUtc="2026-08-21T13:22:00Z">
              <w:r w:rsidRPr="00015210" w:rsidDel="00717669">
                <w:delText>Positive (H1)</w:delText>
              </w:r>
            </w:del>
          </w:p>
        </w:tc>
        <w:tc>
          <w:tcPr>
            <w:tcW w:w="2380" w:type="dxa"/>
            <w:hideMark/>
          </w:tcPr>
          <w:p w14:paraId="51AFC436" w14:textId="50D45A11" w:rsidR="004E34BE" w:rsidRPr="00015210" w:rsidDel="00717669" w:rsidRDefault="004E34BE">
            <w:pPr>
              <w:pStyle w:val="TableFiguretitle"/>
              <w:rPr>
                <w:del w:id="840" w:author="Xin Li" w:date="2026-08-21T21:22:00Z" w16du:dateUtc="2026-08-21T13:22:00Z"/>
              </w:rPr>
              <w:pPrChange w:id="841" w:author="Xin Li" w:date="2026-08-21T22:17:00Z" w16du:dateUtc="2026-08-21T14:17:00Z">
                <w:pPr>
                  <w:spacing w:line="360" w:lineRule="auto"/>
                  <w:jc w:val="center"/>
                </w:pPr>
              </w:pPrChange>
            </w:pPr>
            <w:del w:id="842" w:author="Xin Li" w:date="2026-08-21T21:22:00Z" w16du:dateUtc="2026-08-21T13:22:00Z">
              <w:r w:rsidRPr="00015210" w:rsidDel="00717669">
                <w:delText>Negative (H4)</w:delText>
              </w:r>
            </w:del>
          </w:p>
        </w:tc>
      </w:tr>
      <w:tr w:rsidR="004E34BE" w:rsidRPr="00015210" w:rsidDel="00717669" w14:paraId="6975C895" w14:textId="7036385A" w:rsidTr="00E12686">
        <w:trPr>
          <w:jc w:val="center"/>
          <w:del w:id="843" w:author="Xin Li" w:date="2026-08-21T21:22:00Z"/>
        </w:trPr>
        <w:tc>
          <w:tcPr>
            <w:tcW w:w="2785" w:type="dxa"/>
            <w:hideMark/>
          </w:tcPr>
          <w:p w14:paraId="2F51B565" w14:textId="05A8E68D" w:rsidR="004E34BE" w:rsidRPr="00015210" w:rsidDel="00717669" w:rsidRDefault="004E34BE">
            <w:pPr>
              <w:pStyle w:val="TableFiguretitle"/>
              <w:rPr>
                <w:del w:id="844" w:author="Xin Li" w:date="2026-08-21T21:22:00Z" w16du:dateUtc="2026-08-21T13:22:00Z"/>
              </w:rPr>
              <w:pPrChange w:id="845" w:author="Xin Li" w:date="2026-08-21T22:17:00Z" w16du:dateUtc="2026-08-21T14:17:00Z">
                <w:pPr>
                  <w:spacing w:line="360" w:lineRule="auto"/>
                </w:pPr>
              </w:pPrChange>
            </w:pPr>
            <w:del w:id="846" w:author="Xin Li" w:date="2026-08-21T21:22:00Z" w16du:dateUtc="2026-08-21T13:22:00Z">
              <w:r w:rsidRPr="00015210" w:rsidDel="00717669">
                <w:delText>Length, coverage (slope)</w:delText>
              </w:r>
            </w:del>
          </w:p>
        </w:tc>
        <w:tc>
          <w:tcPr>
            <w:tcW w:w="1710" w:type="dxa"/>
            <w:hideMark/>
          </w:tcPr>
          <w:p w14:paraId="6CA8A95F" w14:textId="36C1FC51" w:rsidR="004E34BE" w:rsidRPr="00015210" w:rsidDel="00717669" w:rsidRDefault="004E34BE">
            <w:pPr>
              <w:pStyle w:val="TableFiguretitle"/>
              <w:rPr>
                <w:del w:id="847" w:author="Xin Li" w:date="2026-08-21T21:22:00Z" w16du:dateUtc="2026-08-21T13:22:00Z"/>
              </w:rPr>
              <w:pPrChange w:id="848" w:author="Xin Li" w:date="2026-08-21T22:17:00Z" w16du:dateUtc="2026-08-21T14:17:00Z">
                <w:pPr>
                  <w:spacing w:line="360" w:lineRule="auto"/>
                  <w:jc w:val="center"/>
                </w:pPr>
              </w:pPrChange>
            </w:pPr>
            <w:del w:id="849" w:author="Xin Li" w:date="2026-08-21T21:22:00Z" w16du:dateUtc="2026-08-21T13:22:00Z">
              <w:r w:rsidRPr="00015210" w:rsidDel="00717669">
                <w:delText>Yes</w:delText>
              </w:r>
            </w:del>
          </w:p>
        </w:tc>
        <w:tc>
          <w:tcPr>
            <w:tcW w:w="2340" w:type="dxa"/>
            <w:hideMark/>
          </w:tcPr>
          <w:p w14:paraId="1D769EDF" w14:textId="5FB542A9" w:rsidR="004E34BE" w:rsidRPr="00015210" w:rsidDel="00717669" w:rsidRDefault="004E34BE">
            <w:pPr>
              <w:pStyle w:val="TableFiguretitle"/>
              <w:rPr>
                <w:del w:id="850" w:author="Xin Li" w:date="2026-08-21T21:22:00Z" w16du:dateUtc="2026-08-21T13:22:00Z"/>
              </w:rPr>
              <w:pPrChange w:id="851" w:author="Xin Li" w:date="2026-08-21T22:17:00Z" w16du:dateUtc="2026-08-21T14:17:00Z">
                <w:pPr>
                  <w:spacing w:line="360" w:lineRule="auto"/>
                  <w:jc w:val="center"/>
                </w:pPr>
              </w:pPrChange>
            </w:pPr>
            <w:del w:id="852" w:author="Xin Li" w:date="2026-08-21T21:22:00Z" w16du:dateUtc="2026-08-21T13:22:00Z">
              <w:r w:rsidRPr="00015210" w:rsidDel="00717669">
                <w:delText>Negative (H2)</w:delText>
              </w:r>
            </w:del>
          </w:p>
        </w:tc>
        <w:tc>
          <w:tcPr>
            <w:tcW w:w="2380" w:type="dxa"/>
            <w:hideMark/>
          </w:tcPr>
          <w:p w14:paraId="6AB98024" w14:textId="5B6FEF25" w:rsidR="004E34BE" w:rsidRPr="00015210" w:rsidDel="00717669" w:rsidRDefault="004E34BE">
            <w:pPr>
              <w:pStyle w:val="TableFiguretitle"/>
              <w:rPr>
                <w:del w:id="853" w:author="Xin Li" w:date="2026-08-21T21:22:00Z" w16du:dateUtc="2026-08-21T13:22:00Z"/>
              </w:rPr>
              <w:pPrChange w:id="854" w:author="Xin Li" w:date="2026-08-21T22:17:00Z" w16du:dateUtc="2026-08-21T14:17:00Z">
                <w:pPr>
                  <w:spacing w:line="360" w:lineRule="auto"/>
                  <w:jc w:val="center"/>
                </w:pPr>
              </w:pPrChange>
            </w:pPr>
            <w:del w:id="855" w:author="Xin Li" w:date="2026-08-21T21:22:00Z" w16du:dateUtc="2026-08-21T13:22:00Z">
              <w:r w:rsidRPr="00015210" w:rsidDel="00717669">
                <w:delText>Null (H5)</w:delText>
              </w:r>
            </w:del>
          </w:p>
        </w:tc>
      </w:tr>
      <w:tr w:rsidR="004E34BE" w:rsidRPr="00015210" w:rsidDel="00717669" w14:paraId="61D3FF7E" w14:textId="40671997" w:rsidTr="00E12686">
        <w:trPr>
          <w:jc w:val="center"/>
          <w:del w:id="856" w:author="Xin Li" w:date="2026-08-21T21:22:00Z"/>
        </w:trPr>
        <w:tc>
          <w:tcPr>
            <w:tcW w:w="2785" w:type="dxa"/>
            <w:hideMark/>
          </w:tcPr>
          <w:p w14:paraId="669CDE5C" w14:textId="4BF24F5F" w:rsidR="004E34BE" w:rsidRPr="00015210" w:rsidDel="00717669" w:rsidRDefault="004E34BE">
            <w:pPr>
              <w:pStyle w:val="TableFiguretitle"/>
              <w:rPr>
                <w:del w:id="857" w:author="Xin Li" w:date="2026-08-21T21:22:00Z" w16du:dateUtc="2026-08-21T13:22:00Z"/>
              </w:rPr>
              <w:pPrChange w:id="858" w:author="Xin Li" w:date="2026-08-21T22:17:00Z" w16du:dateUtc="2026-08-21T14:17:00Z">
                <w:pPr>
                  <w:spacing w:line="360" w:lineRule="auto"/>
                </w:pPr>
              </w:pPrChange>
            </w:pPr>
            <w:del w:id="859" w:author="Xin Li" w:date="2026-08-21T21:22:00Z" w16du:dateUtc="2026-08-21T13:22:00Z">
              <w:r w:rsidRPr="00015210" w:rsidDel="00717669">
                <w:delText>Quality, the benchmark (slope)</w:delText>
              </w:r>
            </w:del>
          </w:p>
        </w:tc>
        <w:tc>
          <w:tcPr>
            <w:tcW w:w="1710" w:type="dxa"/>
            <w:hideMark/>
          </w:tcPr>
          <w:p w14:paraId="2B0B4E48" w14:textId="6F275A9B" w:rsidR="004E34BE" w:rsidRPr="00015210" w:rsidDel="00717669" w:rsidRDefault="004E34BE">
            <w:pPr>
              <w:pStyle w:val="TableFiguretitle"/>
              <w:rPr>
                <w:del w:id="860" w:author="Xin Li" w:date="2026-08-21T21:22:00Z" w16du:dateUtc="2026-08-21T13:22:00Z"/>
              </w:rPr>
              <w:pPrChange w:id="861" w:author="Xin Li" w:date="2026-08-21T22:17:00Z" w16du:dateUtc="2026-08-21T14:17:00Z">
                <w:pPr>
                  <w:spacing w:line="360" w:lineRule="auto"/>
                  <w:jc w:val="center"/>
                </w:pPr>
              </w:pPrChange>
            </w:pPr>
            <w:del w:id="862" w:author="Xin Li" w:date="2026-08-21T21:22:00Z" w16du:dateUtc="2026-08-21T13:22:00Z">
              <w:r w:rsidRPr="00015210" w:rsidDel="00717669">
                <w:delText>No</w:delText>
              </w:r>
            </w:del>
          </w:p>
        </w:tc>
        <w:tc>
          <w:tcPr>
            <w:tcW w:w="2340" w:type="dxa"/>
            <w:hideMark/>
          </w:tcPr>
          <w:p w14:paraId="6BC6F858" w14:textId="5142EF14" w:rsidR="004E34BE" w:rsidRPr="00015210" w:rsidDel="00717669" w:rsidRDefault="004E34BE">
            <w:pPr>
              <w:pStyle w:val="TableFiguretitle"/>
              <w:rPr>
                <w:del w:id="863" w:author="Xin Li" w:date="2026-08-21T21:22:00Z" w16du:dateUtc="2026-08-21T13:22:00Z"/>
              </w:rPr>
              <w:pPrChange w:id="864" w:author="Xin Li" w:date="2026-08-21T22:17:00Z" w16du:dateUtc="2026-08-21T14:17:00Z">
                <w:pPr>
                  <w:spacing w:line="360" w:lineRule="auto"/>
                  <w:jc w:val="center"/>
                </w:pPr>
              </w:pPrChange>
            </w:pPr>
            <w:del w:id="865" w:author="Xin Li" w:date="2026-08-21T21:22:00Z" w16du:dateUtc="2026-08-21T13:22:00Z">
              <w:r w:rsidRPr="00015210" w:rsidDel="00717669">
                <w:delText>Null (H3)</w:delText>
              </w:r>
            </w:del>
          </w:p>
        </w:tc>
        <w:tc>
          <w:tcPr>
            <w:tcW w:w="2380" w:type="dxa"/>
            <w:hideMark/>
          </w:tcPr>
          <w:p w14:paraId="4B324027" w14:textId="52C73C74" w:rsidR="004E34BE" w:rsidRPr="00015210" w:rsidDel="00717669" w:rsidRDefault="004E34BE">
            <w:pPr>
              <w:pStyle w:val="TableFiguretitle"/>
              <w:rPr>
                <w:del w:id="866" w:author="Xin Li" w:date="2026-08-21T21:22:00Z" w16du:dateUtc="2026-08-21T13:22:00Z"/>
              </w:rPr>
              <w:pPrChange w:id="867" w:author="Xin Li" w:date="2026-08-21T22:17:00Z" w16du:dateUtc="2026-08-21T14:17:00Z">
                <w:pPr>
                  <w:spacing w:line="360" w:lineRule="auto"/>
                  <w:jc w:val="center"/>
                </w:pPr>
              </w:pPrChange>
            </w:pPr>
            <w:del w:id="868" w:author="Xin Li" w:date="2026-08-21T21:22:00Z" w16du:dateUtc="2026-08-21T13:22:00Z">
              <w:r w:rsidRPr="00015210" w:rsidDel="00717669">
                <w:delText>Positive (H6)</w:delText>
              </w:r>
            </w:del>
          </w:p>
        </w:tc>
      </w:tr>
    </w:tbl>
    <w:p w14:paraId="1CFD711F" w14:textId="77777777" w:rsidR="004E34BE" w:rsidRPr="00015210" w:rsidRDefault="004E34BE">
      <w:pPr>
        <w:pStyle w:val="TableFiguretitle"/>
        <w:pPrChange w:id="869" w:author="Xin Li" w:date="2026-08-21T22:17:00Z" w16du:dateUtc="2026-08-21T14:17:00Z">
          <w:pPr/>
        </w:pPrChange>
      </w:pPr>
    </w:p>
    <w:p w14:paraId="41E97EC4" w14:textId="5EC05954" w:rsidR="004E34BE" w:rsidRPr="00015210" w:rsidDel="00D314CA" w:rsidRDefault="004E34BE" w:rsidP="004E34BE">
      <w:pPr>
        <w:pStyle w:val="Paragraph0"/>
        <w:rPr>
          <w:del w:id="870" w:author="Xin Li" w:date="2026-08-21T22:17:00Z" w16du:dateUtc="2026-08-21T14:17:00Z"/>
        </w:rPr>
      </w:pPr>
      <w:del w:id="871" w:author="Xin Li" w:date="2026-08-21T22:17:00Z" w16du:dateUtc="2026-08-21T14:17:00Z">
        <w:r w:rsidRPr="00015210" w:rsidDel="00D314CA">
          <w:delText xml:space="preserve">The first row reports the </w:delText>
        </w:r>
        <w:r w:rsidRPr="00015210" w:rsidDel="00D314CA">
          <w:rPr>
            <w:i/>
            <w:iCs/>
          </w:rPr>
          <w:delText>level</w:delText>
        </w:r>
        <w:r w:rsidRPr="00015210" w:rsidDel="00D314CA">
          <w:delText xml:space="preserve"> component, the effect of the label with content held constant, and its two entries carry opposite signs. The second and third rows report the </w:delText>
        </w:r>
        <w:r w:rsidRPr="00015210" w:rsidDel="00D314CA">
          <w:rPr>
            <w:i/>
            <w:iCs/>
          </w:rPr>
          <w:delText>slopes</w:delText>
        </w:r>
        <w:r w:rsidRPr="00015210" w:rsidDel="00D314CA">
          <w:delText xml:space="preserve"> on the content features, and each carries one signed entry and one negligible entry. Read as a whole, the table shows a crossing pattern: length moves supply but not quality, quality moves quality but not supply, and the label enters both outcomes in opposite directions.</w:delText>
        </w:r>
      </w:del>
    </w:p>
    <w:p w14:paraId="45D3D3BA" w14:textId="0EE0F816" w:rsidR="00E55C5E" w:rsidRPr="00015210" w:rsidRDefault="00A63984" w:rsidP="00E55C5E">
      <w:pPr>
        <w:pStyle w:val="Heading2"/>
      </w:pPr>
      <w:ins w:id="872" w:author="Xin Li" w:date="2026-08-21T15:34:00Z" w16du:dateUtc="2026-08-21T07:34:00Z">
        <w:r>
          <w:t xml:space="preserve">Hypotheses on </w:t>
        </w:r>
      </w:ins>
      <w:r w:rsidR="00E55C5E" w:rsidRPr="00015210">
        <w:t>The Entry Decision</w:t>
      </w:r>
    </w:p>
    <w:p w14:paraId="6A6E6C8C" w14:textId="0BBC6D51" w:rsidR="00E55C5E" w:rsidRPr="00015210" w:rsidRDefault="008743F2" w:rsidP="000E4EEB">
      <w:pPr>
        <w:pStyle w:val="Heading3"/>
      </w:pPr>
      <w:ins w:id="873" w:author="Xin Li" w:date="2026-08-22T08:15:00Z" w16du:dateUtc="2026-08-22T00:15:00Z">
        <w:r>
          <w:t>System 1 Effect</w:t>
        </w:r>
      </w:ins>
      <w:del w:id="874" w:author="Xin Li" w:date="2026-08-22T08:15:00Z" w16du:dateUtc="2026-08-22T00:15:00Z">
        <w:r w:rsidR="001945B2" w:rsidRPr="00015210" w:rsidDel="008743F2">
          <w:delText>Source</w:delText>
        </w:r>
      </w:del>
      <w:r w:rsidR="001945B2" w:rsidRPr="00015210">
        <w:t xml:space="preserve">: </w:t>
      </w:r>
      <w:del w:id="875" w:author="Xin Li" w:date="2026-08-22T08:15:00Z" w16du:dateUtc="2026-08-22T00:15:00Z">
        <w:r w:rsidR="001945B2" w:rsidRPr="00015210" w:rsidDel="008743F2">
          <w:delText xml:space="preserve">The </w:delText>
        </w:r>
      </w:del>
      <w:r w:rsidR="001945B2" w:rsidRPr="00015210">
        <w:t xml:space="preserve">Label </w:t>
      </w:r>
      <w:ins w:id="876" w:author="Xin Li" w:date="2026-08-22T08:15:00Z" w16du:dateUtc="2026-08-22T00:15:00Z">
        <w:r>
          <w:t xml:space="preserve">and Length </w:t>
        </w:r>
      </w:ins>
      <w:del w:id="877" w:author="Xin Li" w:date="2026-08-22T08:15:00Z" w16du:dateUtc="2026-08-22T00:15:00Z">
        <w:r w:rsidR="001945B2" w:rsidRPr="00015210" w:rsidDel="008743F2">
          <w:delText>Component</w:delText>
        </w:r>
      </w:del>
    </w:p>
    <w:p w14:paraId="63488E9C" w14:textId="4B509FDB" w:rsidR="001945B2" w:rsidRPr="00015210" w:rsidRDefault="001945B2" w:rsidP="001945B2">
      <w:pPr>
        <w:pStyle w:val="Paragraph0"/>
      </w:pPr>
      <w:r w:rsidRPr="00015210">
        <w:t xml:space="preserve">The source </w:t>
      </w:r>
      <w:del w:id="878" w:author="Xin Li" w:date="2026-08-21T22:22:00Z" w16du:dateUtc="2026-08-21T14:22:00Z">
        <w:r w:rsidRPr="00015210" w:rsidDel="00C00F63">
          <w:delText xml:space="preserve">is the first </w:delText>
        </w:r>
      </w:del>
      <w:r w:rsidRPr="00015210">
        <w:t xml:space="preserve">signal </w:t>
      </w:r>
      <w:del w:id="879" w:author="Xin Li" w:date="2026-08-21T22:22:00Z" w16du:dateUtc="2026-08-21T14:22:00Z">
        <w:r w:rsidRPr="00015210" w:rsidDel="00C00F63">
          <w:delText xml:space="preserve">registered, and it </w:delText>
        </w:r>
      </w:del>
      <w:r w:rsidRPr="00015210">
        <w:t xml:space="preserve">can shape the entry decision because it is available before any content is read. We argue that the label leads the </w:t>
      </w:r>
      <w:del w:id="880" w:author="Xin Li" w:date="2026-08-22T07:41:00Z" w16du:dateUtc="2026-08-21T23:41:00Z">
        <w:r w:rsidRPr="00015210" w:rsidDel="004E55FA">
          <w:delText>member</w:delText>
        </w:r>
      </w:del>
      <w:ins w:id="881" w:author="Xin Li" w:date="2026-08-22T07:41:00Z" w16du:dateUtc="2026-08-21T23:41:00Z">
        <w:r w:rsidR="004E55FA">
          <w:t>answerer</w:t>
        </w:r>
      </w:ins>
      <w:r w:rsidRPr="00015210">
        <w:t xml:space="preserve"> to appraise the AI</w:t>
      </w:r>
      <w:ins w:id="882" w:author="Xin Li" w:date="2026-08-22T07:36:00Z" w16du:dateUtc="2026-08-21T23:36:00Z">
        <w:r w:rsidR="004E55FA">
          <w:t>. If AI is appraised</w:t>
        </w:r>
      </w:ins>
      <w:r w:rsidRPr="00015210">
        <w:t xml:space="preserve"> as a </w:t>
      </w:r>
      <w:r w:rsidRPr="00015210">
        <w:rPr>
          <w:i/>
          <w:iCs/>
        </w:rPr>
        <w:t>weak</w:t>
      </w:r>
      <w:r w:rsidRPr="00015210">
        <w:t xml:space="preserve"> </w:t>
      </w:r>
      <w:del w:id="883" w:author="Xin Li" w:date="2026-08-22T07:37:00Z" w16du:dateUtc="2026-08-21T23:37:00Z">
        <w:r w:rsidRPr="00015210" w:rsidDel="004E55FA">
          <w:delText>rival</w:delText>
        </w:r>
      </w:del>
      <w:ins w:id="884" w:author="Xin Li" w:date="2026-08-22T07:37:00Z" w16du:dateUtc="2026-08-21T23:37:00Z">
        <w:r w:rsidR="004E55FA">
          <w:t>competitor</w:t>
        </w:r>
      </w:ins>
      <w:r w:rsidRPr="00015210">
        <w:t xml:space="preserve">, </w:t>
      </w:r>
      <w:del w:id="885" w:author="Xin Li" w:date="2026-08-22T07:43:00Z" w16du:dateUtc="2026-08-21T23:43:00Z">
        <w:r w:rsidRPr="00015210" w:rsidDel="004E55FA">
          <w:delText xml:space="preserve">and that a weak </w:delText>
        </w:r>
      </w:del>
      <w:del w:id="886" w:author="Xin Li" w:date="2026-08-22T07:37:00Z" w16du:dateUtc="2026-08-21T23:37:00Z">
        <w:r w:rsidRPr="00015210" w:rsidDel="004E55FA">
          <w:delText>rival</w:delText>
        </w:r>
      </w:del>
      <w:del w:id="887" w:author="Xin Li" w:date="2026-08-22T07:43:00Z" w16du:dateUtc="2026-08-21T23:43:00Z">
        <w:r w:rsidRPr="00015210" w:rsidDel="004E55FA">
          <w:delText xml:space="preserve"> encourages</w:delText>
        </w:r>
      </w:del>
      <w:ins w:id="888" w:author="Xin Li" w:date="2026-08-22T07:43:00Z" w16du:dateUtc="2026-08-21T23:43:00Z">
        <w:r w:rsidR="004E55FA">
          <w:t>the answerer would have a stronger incentive of</w:t>
        </w:r>
      </w:ins>
      <w:r w:rsidRPr="00015210">
        <w:t xml:space="preserve"> entry.</w:t>
      </w:r>
    </w:p>
    <w:p w14:paraId="7193CF89" w14:textId="44A98E8D" w:rsidR="001945B2" w:rsidRPr="00015210" w:rsidRDefault="001945B2" w:rsidP="001945B2">
      <w:pPr>
        <w:pStyle w:val="Paragraph0"/>
      </w:pPr>
      <w:r w:rsidRPr="00015210">
        <w:lastRenderedPageBreak/>
        <w:t>Noticing a simple visual marker is enough to know that the answer came from the platform</w:t>
      </w:r>
      <w:r w:rsidR="00534D0B" w:rsidRPr="00015210">
        <w:t>’</w:t>
      </w:r>
      <w:r w:rsidRPr="00015210">
        <w:t xml:space="preserve">s AI system. System 1 then judges the </w:t>
      </w:r>
      <w:del w:id="889" w:author="Xin Li" w:date="2026-08-22T07:37:00Z" w16du:dateUtc="2026-08-21T23:37:00Z">
        <w:r w:rsidRPr="00015210" w:rsidDel="004E55FA">
          <w:delText>rival</w:delText>
        </w:r>
      </w:del>
      <w:ins w:id="890" w:author="Xin Li" w:date="2026-08-22T07:37:00Z" w16du:dateUtc="2026-08-21T23:37:00Z">
        <w:r w:rsidR="004E55FA">
          <w:t>competitor</w:t>
        </w:r>
      </w:ins>
      <w:r w:rsidR="00534D0B" w:rsidRPr="00015210">
        <w:t>’</w:t>
      </w:r>
      <w:r w:rsidRPr="00015210">
        <w:t xml:space="preserve">s capability through the </w:t>
      </w:r>
      <w:r w:rsidRPr="00015210">
        <w:rPr>
          <w:i/>
          <w:iCs/>
        </w:rPr>
        <w:t>availability heuristic</w:t>
      </w:r>
      <w:r w:rsidRPr="00015210">
        <w:t xml:space="preserve">, so the judgment rests on whatever beliefs about machine-generated answers come to mind most readily </w:t>
      </w:r>
      <w:r w:rsidR="00546B58" w:rsidRPr="00015210">
        <w:fldChar w:fldCharType="begin"/>
      </w:r>
      <w:r w:rsidR="00546B58" w:rsidRPr="00015210">
        <w:instrText xml:space="preserve"> ADDIN ZOTERO_ITEM CSL_CITATION {"citationID":"QugXClw0","properties":{"unsorted":false,"formattedCitation":"(Tversky &amp; Kahneman 1973)","plainCitation":"(Tversky &amp; Kahneman 1973)","noteIndex":0},"citationItems":[{"id":167344,"uris":["http://zotero.org/users/8905122/items/B7SY7Z77"],"itemData":{"id":167344,"type":"article-journal","call-number":"1","container-title":"Cognitive psychology","DOI":"10.1016/0010-0285(73)90033-9","issue":"2","language":"en","note":"</w:instrText>
      </w:r>
      <w:r w:rsidR="00546B58" w:rsidRPr="00015210">
        <w:rPr>
          <w:rFonts w:ascii="Apple Color Emoji" w:hAnsi="Apple Color Emoji" w:cs="Apple Color Emoji"/>
        </w:rPr>
        <w:instrText>🏷️</w:instrText>
      </w:r>
      <w:r w:rsidR="00546B58" w:rsidRPr="00015210">
        <w:instrText xml:space="preserve"> /unread","page":"207–232","publisher":"Elsevier","source":"2.8 (Q2)","title":"Availability: A heuristic for judging frequency and probability","title-short":"Availability","URL":"https://www.sciencedirect.com/science/article/pii/0010028573900339","volume":"5","author":[{"family":"Tversky","given":"Amos"},{"family":"Kahneman","given":"Daniel"}],"accessed":{"date-parts":[["2026",7,24]]},"issued":{"date-parts":[["1973"]]}}}],"schema":"https://github.com/citation-style-language/schema/raw/master/csl-citation.json"} </w:instrText>
      </w:r>
      <w:r w:rsidR="00546B58" w:rsidRPr="00015210">
        <w:fldChar w:fldCharType="separate"/>
      </w:r>
      <w:r w:rsidR="00546B58" w:rsidRPr="00015210">
        <w:t>(Tversky &amp; Kahneman 1973)</w:t>
      </w:r>
      <w:r w:rsidR="00546B58" w:rsidRPr="00015210">
        <w:fldChar w:fldCharType="end"/>
      </w:r>
      <w:r w:rsidR="00546B58" w:rsidRPr="00015210">
        <w:t xml:space="preserve">. </w:t>
      </w:r>
      <w:ins w:id="891" w:author="Xin Li" w:date="2026-08-22T07:44:00Z" w16du:dateUtc="2026-08-21T23:44:00Z">
        <w:r w:rsidR="004E55FA">
          <w:t>While AI’s capacity may change over time, in the early days of AI, when the study was conducted, t</w:t>
        </w:r>
      </w:ins>
      <w:del w:id="892" w:author="Xin Li" w:date="2026-08-22T07:44:00Z" w16du:dateUtc="2026-08-21T23:44:00Z">
        <w:r w:rsidRPr="00015210" w:rsidDel="004E55FA">
          <w:delText>T</w:delText>
        </w:r>
      </w:del>
      <w:r w:rsidRPr="00015210">
        <w:t>wo beliefs are relevant.</w:t>
      </w:r>
    </w:p>
    <w:p w14:paraId="7BCBF165" w14:textId="753B67FC" w:rsidR="00546B58" w:rsidRPr="00015210" w:rsidRDefault="001945B2" w:rsidP="00546B58">
      <w:pPr>
        <w:pStyle w:val="Paragraph0"/>
      </w:pPr>
      <w:r w:rsidRPr="00015210">
        <w:t xml:space="preserve">The first belief is a general impression that generative text is bland and formulaic, a quality that popular discussion captures with the phrase </w:t>
      </w:r>
      <w:r w:rsidR="00534D0B" w:rsidRPr="00015210">
        <w:t>“</w:t>
      </w:r>
      <w:r w:rsidRPr="00015210">
        <w:t>AI slop.</w:t>
      </w:r>
      <w:r w:rsidR="00534D0B" w:rsidRPr="00015210">
        <w:t>”</w:t>
      </w:r>
      <w:r w:rsidRPr="00015210">
        <w:t xml:space="preserve"> The evidence is consistent with this impression. Readers and trained evaluators tend to rate machine-generated writing as generic and lacking a distinctive voice, and automated text is marked by repetitive, low-variability phrasing that makes it recognizable as machine-produced </w:t>
      </w:r>
      <w:r w:rsidR="00546B58" w:rsidRPr="00015210">
        <w:fldChar w:fldCharType="begin"/>
      </w:r>
      <w:r w:rsidR="00546B58" w:rsidRPr="00015210">
        <w:instrText xml:space="preserve"> ADDIN ZOTERO_ITEM CSL_CITATION {"citationID":"5R3fwF59","properties":{"unsorted":false,"formattedCitation":"(Anderson et al. 2024; Doshi &amp; Hauser 2024)","plainCitation":"(Anderson et al. 2024; Doshi &amp; Hauser 2024)","noteIndex":0},"citationItems":[{"id":196600,"uris":["http://zotero.org/users/8905122/items/422DASYS"],"itemData":{"id":196600,"type":"paper-conference","abstract":"Large language models (LLMs) are now being used in a wide variety of contexts, including as creativity support tools (CSTs) intended to help their users come up with new ideas. But do LLMs actually support user creativity? We hypothesized that the use of an LLM as a CST might make the LLM’s users feel more creative, and even broaden the range of ideas suggested by each individual user, but also homogenize the ideas suggested by different users. We conducted a 36-participant comparative user study and found, in accordance with the homogenization hypothesis, that different users tended to produce less semantically distinct ideas with ChatGPT than with an alternative CST. Additionally, ChatGPT users generated a greater number of more detailed ideas, but felt less responsible for the ideas they generated. We discuss potential implications of these findings for users, designers, and developers of LLM-based CSTs.","archive_location":"162 </w:instrText>
      </w:r>
      <w:r w:rsidR="00546B58" w:rsidRPr="00015210">
        <w:rPr>
          <w:rFonts w:ascii="Apple Color Emoji" w:hAnsi="Apple Color Emoji" w:cs="Apple Color Emoji"/>
        </w:rPr>
        <w:instrText>📊</w:instrText>
      </w:r>
      <w:r w:rsidR="00546B58" w:rsidRPr="00015210">
        <w:instrText>","collection-title":"C&amp;amp;C '24","container-title":"Proceedings of the 16th Conference on Creativity &amp; Cognition","DOI":"10.1145/3635636.3656204","ISBN":"979-8-4007-0485-7","language":"en","note":"</w:instrText>
      </w:r>
      <w:r w:rsidR="00546B58" w:rsidRPr="00015210">
        <w:rPr>
          <w:rFonts w:ascii="Apple Color Emoji" w:hAnsi="Apple Color Emoji" w:cs="Apple Color Emoji"/>
        </w:rPr>
        <w:instrText>🏷️</w:instrText>
      </w:r>
      <w:r w:rsidR="00546B58" w:rsidRPr="00015210">
        <w:instrText xml:space="preserve"> /unread","page":"413–425","publisher":"Association for Computing Machinery","publisher-place":"New York, NY, USA","source":"ACM Digital Library","title":"Homogenization Effects of Large Language Models on Human Creative Ideation","URL":"https://doi.org/10.1145/3635636.3656204","author":[{"family":"Anderson","given":"Barrett R"},{"family":"Shah","given":"Jash Hemant"},{"family":"Kreminski","given":"Max"}],"accessed":{"date-parts":[["2026",8,9]]},"issued":{"date-parts":[["2024",6,23]]}}},{"id":196498,"uris":["http://zotero.org/users/8905122/items/TNL4II4R"],"itemData":{"id":196498,"type":"article-journal","abstract":"Creativity is core to being human. Generative artificial intelligence (AI)—including powerful large language models (LLMs)—holds promise for humans to be more creative by offering new ideas, or less creative by anchoring on generative AI ideas. We study the causal impact of generative AI ideas on the production of short stories in an online experiment where some writers obtained story ideas from an LLM. We find that access to generative AI ideas causes stories to be evaluated as more creative, better written, and more enjoyable, especially among less creative writers. However, generative AI–enabled stories are more similar to each other than stories by humans alone. These results point to an increase in individual creativity at the risk of losing collective novelty. This dynamic resembles a social dilemma: With generative AI, writers are individually better off, but collectively a narrower scope of novel content is produced. Our results have implications for researchers, policy-makers, and practitioners interested in bolstering creativity.","archive_location":"610 </w:instrText>
      </w:r>
      <w:r w:rsidR="00546B58" w:rsidRPr="00015210">
        <w:rPr>
          <w:rFonts w:ascii="Apple Color Emoji" w:hAnsi="Apple Color Emoji" w:cs="Apple Color Emoji"/>
        </w:rPr>
        <w:instrText>📊</w:instrText>
      </w:r>
      <w:r w:rsidR="00546B58" w:rsidRPr="00015210">
        <w:instrText>","call-number":"1","container-title":"Science Advances","DOI":"10.1126/sciadv.adn5290","issue":"28","language":"en","note":"</w:instrText>
      </w:r>
      <w:r w:rsidR="00546B58" w:rsidRPr="00015210">
        <w:rPr>
          <w:rFonts w:ascii="Apple Color Emoji" w:hAnsi="Apple Color Emoji" w:cs="Apple Color Emoji"/>
        </w:rPr>
        <w:instrText>🏷️</w:instrText>
      </w:r>
      <w:r w:rsidR="00546B58" w:rsidRPr="00015210">
        <w:instrText xml:space="preserve"> /unread","page":"eadn5290","publisher":"American Association for the Advancement of Science","source":"13.9 (Q1)","title":"Generative AI enhances individual creativity but reduces the collective diversity of novel content","URL":"https://www.science.org/doi/10.1126/sciadv.adn5290","volume":"10","author":[{"family":"Doshi","given":"Anil R."},{"family":"Hauser","given":"Oliver P."}],"accessed":{"date-parts":[["2026",8,9]]},"issued":{"date-parts":[["2024",7,12]]}}}],"schema":"https://github.com/citation-style-language/schema/raw/master/csl-citation.json"} </w:instrText>
      </w:r>
      <w:r w:rsidR="00546B58" w:rsidRPr="00015210">
        <w:fldChar w:fldCharType="separate"/>
      </w:r>
      <w:r w:rsidR="00546B58" w:rsidRPr="00015210">
        <w:t>(Anderson et al. 2024; Doshi &amp; Hauser 2024)</w:t>
      </w:r>
      <w:r w:rsidR="00546B58" w:rsidRPr="00015210">
        <w:fldChar w:fldCharType="end"/>
      </w:r>
      <w:r w:rsidR="00546B58" w:rsidRPr="00015210">
        <w:t>.</w:t>
      </w:r>
      <w:r w:rsidRPr="00015210">
        <w:t xml:space="preserve"> The sense conveyed by </w:t>
      </w:r>
      <w:r w:rsidR="00534D0B" w:rsidRPr="00015210">
        <w:t>“</w:t>
      </w:r>
      <w:r w:rsidRPr="00015210">
        <w:t>AI slop</w:t>
      </w:r>
      <w:r w:rsidR="00534D0B" w:rsidRPr="00015210">
        <w:t>”</w:t>
      </w:r>
      <w:r w:rsidRPr="00015210">
        <w:t xml:space="preserve"> is thus that the output follows a predictable template rather than saying anything sharp or particular.</w:t>
      </w:r>
      <w:r w:rsidRPr="00015210">
        <w:rPr>
          <w:rStyle w:val="FootnoteReference"/>
          <w:color w:val="000000"/>
          <w:sz w:val="22"/>
        </w:rPr>
        <w:footnoteReference w:id="7"/>
      </w:r>
    </w:p>
    <w:p w14:paraId="2AFD9A3A" w14:textId="260946D8" w:rsidR="001945B2" w:rsidRPr="00015210" w:rsidRDefault="001945B2" w:rsidP="001945B2">
      <w:pPr>
        <w:pStyle w:val="Paragraph0"/>
      </w:pPr>
      <w:r w:rsidRPr="00015210">
        <w:t>The second belief is specific to technical Q&amp;A, and it is the one our argument rests on. Members of technical communities ha</w:t>
      </w:r>
      <w:ins w:id="893" w:author="Xin Li" w:date="2026-08-22T08:03:00Z" w16du:dateUtc="2026-08-22T00:03:00Z">
        <w:r w:rsidR="00417957">
          <w:t xml:space="preserve">d </w:t>
        </w:r>
      </w:ins>
      <w:del w:id="894" w:author="Xin Li" w:date="2026-08-22T08:03:00Z" w16du:dateUtc="2026-08-22T00:03:00Z">
        <w:r w:rsidRPr="00015210" w:rsidDel="00417957">
          <w:delText xml:space="preserve">ve been </w:delText>
        </w:r>
      </w:del>
      <w:r w:rsidRPr="00015210">
        <w:t>openly skeptical of AI-generated answers</w:t>
      </w:r>
      <w:ins w:id="895" w:author="Xin Li" w:date="2026-08-22T08:03:00Z" w16du:dateUtc="2026-08-22T00:03:00Z">
        <w:r w:rsidR="00417957">
          <w:t xml:space="preserve"> when GenAI appeared</w:t>
        </w:r>
      </w:ins>
      <w:r w:rsidRPr="00015210">
        <w:t xml:space="preserve">, and their skepticism has an empirical basis. </w:t>
      </w:r>
      <w:r w:rsidR="00546B58" w:rsidRPr="00015210">
        <w:rPr>
          <w:color w:val="000000"/>
        </w:rPr>
        <w:fldChar w:fldCharType="begin"/>
      </w:r>
      <w:r w:rsidR="00546B58" w:rsidRPr="00015210">
        <w:rPr>
          <w:color w:val="000000"/>
        </w:rPr>
        <w:instrText xml:space="preserve"> ADDIN ZOTERO_ITEM CSL_CITATION {"citationID":"EQjJQFXo","properties":{"unsorted":false,"formattedCitation":"(Kabir et al. 2024)","plainCitation":"(Kabir et al. 2024)","dontUpdate":true,"noteIndex":0},"citationItems":[{"id":196702,"uris":["http://zotero.org/users/8905122/items/4IYKJJ7L"],"itemData":{"id":196702,"type":"paper-conference","abstract":"Q&amp;amp;A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546B58" w:rsidRPr="00015210">
        <w:rPr>
          <w:rFonts w:ascii="Apple Color Emoji" w:hAnsi="Apple Color Emoji" w:cs="Apple Color Emoji"/>
          <w:color w:val="000000"/>
        </w:rPr>
        <w:instrText>📊</w:instrText>
      </w:r>
      <w:r w:rsidR="00546B58" w:rsidRPr="00015210">
        <w:rPr>
          <w:color w:val="000000"/>
        </w:rPr>
        <w:instrText>","collection-title":"CHI '24","container-title":"Proceedings of the 2024 CHI Conference on Human Factors in Computing Systems","DOI":"10.1145/3613904.3642596","ISBN":"979-8-4007-0330-0","language":"en","note":"</w:instrText>
      </w:r>
      <w:r w:rsidR="00546B58" w:rsidRPr="00015210">
        <w:rPr>
          <w:rFonts w:ascii="Apple Color Emoji" w:hAnsi="Apple Color Emoji" w:cs="Apple Color Emoji"/>
          <w:color w:val="000000"/>
        </w:rPr>
        <w:instrText>🏷️</w:instrText>
      </w:r>
      <w:r w:rsidR="00546B58" w:rsidRPr="00015210">
        <w:rPr>
          <w:color w:val="000000"/>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546B58" w:rsidRPr="00015210">
        <w:rPr>
          <w:color w:val="000000"/>
        </w:rPr>
        <w:fldChar w:fldCharType="separate"/>
      </w:r>
      <w:r w:rsidR="00546B58" w:rsidRPr="00015210">
        <w:rPr>
          <w:color w:val="000000"/>
        </w:rPr>
        <w:t>Kabir et al. (2024)</w:t>
      </w:r>
      <w:r w:rsidR="00546B58" w:rsidRPr="00015210">
        <w:rPr>
          <w:color w:val="000000"/>
        </w:rPr>
        <w:fldChar w:fldCharType="end"/>
      </w:r>
      <w:r w:rsidR="00546B58" w:rsidRPr="00015210">
        <w:rPr>
          <w:color w:val="000000"/>
        </w:rPr>
        <w:t xml:space="preserve"> </w:t>
      </w:r>
      <w:r w:rsidRPr="00015210">
        <w:t>report that more than half of ChatGPT</w:t>
      </w:r>
      <w:r w:rsidR="00534D0B" w:rsidRPr="00015210">
        <w:t>’</w:t>
      </w:r>
      <w:r w:rsidRPr="00015210">
        <w:t xml:space="preserve">s answers to Stack Overflow questions contain incorrect information, that these answers are considerably more verbose than human answers, and that readers miss the errors in a substantial share of cases. Stack Overflow banned AI-generated answers for this reason. Disclosure compounds the effect, since information is judged less accurate when it is identified </w:t>
      </w:r>
      <w:r w:rsidRPr="00015210">
        <w:lastRenderedPageBreak/>
        <w:t>as machine-</w:t>
      </w:r>
      <w:r w:rsidR="00546B58" w:rsidRPr="00015210">
        <w:rPr>
          <w:color w:val="000000"/>
        </w:rPr>
        <w:t xml:space="preserve">generated </w:t>
      </w:r>
      <w:r w:rsidR="00546B58" w:rsidRPr="00015210">
        <w:rPr>
          <w:color w:val="000000"/>
        </w:rPr>
        <w:fldChar w:fldCharType="begin"/>
      </w:r>
      <w:r w:rsidR="00546B58" w:rsidRPr="00015210">
        <w:rPr>
          <w:color w:val="000000"/>
        </w:rPr>
        <w:instrText xml:space="preserve"> ADDIN ZOTERO_ITEM CSL_CITATION {"citationID":"ZLh7TlhP","properties":{"unsorted":false,"formattedCitation":"(Longoni et al. 2022)","plainCitation":"(Longoni et al. 2022)","noteIndex":0},"citationItems":[{"id":197288,"uris":["http://zotero.org/users/8905122/items/GPNBC6R7"],"itemData":{"id":197288,"type":"paper-conference","abstract":"Artificial Intelligence (AI) can generate text virtually indistinguishable from text written by humans. A key question, then, is whether people believe news headlines generated by AI as much as news headlines generated by humans. AI is viewed as lacking human motives and emotions, suggesting that people might view news written by AI as more accurate. By contrast, two pre-registered experiments on representative U.S. samples (N = 4,034) showed that people rated news headlines written by AI as less accurate than those written by humans. People were more likely to incorrectly rate news headlines written by AI (vs. a human) as inaccurate when they were actually true, and more likely to correctly rate them as inaccurate when they were indeed false. Our findings are important given the increasing adoption of AI in news generation, and the associated ethical and governance pressures to disclose it use and address standards of transparency and accountability.","archive_location":"98 </w:instrText>
      </w:r>
      <w:r w:rsidR="00546B58" w:rsidRPr="00015210">
        <w:rPr>
          <w:rFonts w:ascii="Apple Color Emoji" w:hAnsi="Apple Color Emoji" w:cs="Apple Color Emoji"/>
          <w:color w:val="000000"/>
        </w:rPr>
        <w:instrText>📊</w:instrText>
      </w:r>
      <w:r w:rsidR="00546B58" w:rsidRPr="00015210">
        <w:rPr>
          <w:color w:val="000000"/>
        </w:rPr>
        <w:instrText>","collection-title":"FAccT '22","container-title":"Proceedings of the 2022 ACM Conference on Fairness, Accountability, and Transparency","DOI":"10.1145/3531146.3533077","ISBN":"978-1-4503-9352-2","language":"en","note":"</w:instrText>
      </w:r>
      <w:r w:rsidR="00546B58" w:rsidRPr="00015210">
        <w:rPr>
          <w:rFonts w:ascii="Apple Color Emoji" w:hAnsi="Apple Color Emoji" w:cs="Apple Color Emoji"/>
          <w:color w:val="000000"/>
        </w:rPr>
        <w:instrText>🏷️</w:instrText>
      </w:r>
      <w:r w:rsidR="00546B58" w:rsidRPr="00015210">
        <w:rPr>
          <w:color w:val="000000"/>
        </w:rPr>
        <w:instrText xml:space="preserve"> /unread","page":"97–106","publisher":"Association for Computing Machinery","publisher-place":"New York, NY, USA","source":"ACM Digital Library","title":"News from Generative Artificial Intelligence Is Believed Less","URL":"https://dl.acm.org/doi/10.1145/3531146.3533077","author":[{"family":"Longoni","given":"Chiara"},{"family":"Fradkin","given":"Andrey"},{"family":"Cian","given":"Luca"},{"family":"Pennycook","given":"Gordon"}],"accessed":{"date-parts":[["2026",8,9]]},"issued":{"date-parts":[["2022",6,20]]}}}],"schema":"https://github.com/citation-style-language/schema/raw/master/csl-citation.json"} </w:instrText>
      </w:r>
      <w:r w:rsidR="00546B58" w:rsidRPr="00015210">
        <w:rPr>
          <w:color w:val="000000"/>
        </w:rPr>
        <w:fldChar w:fldCharType="separate"/>
      </w:r>
      <w:r w:rsidR="00546B58" w:rsidRPr="00015210">
        <w:rPr>
          <w:color w:val="000000"/>
        </w:rPr>
        <w:t>(Longoni et al. 2022)</w:t>
      </w:r>
      <w:r w:rsidR="00546B58" w:rsidRPr="00015210">
        <w:rPr>
          <w:color w:val="000000"/>
        </w:rPr>
        <w:fldChar w:fldCharType="end"/>
      </w:r>
      <w:r w:rsidRPr="00015210">
        <w:t>. The consequence is not just doubt but cost: an answer that looks plausible but may be wrong has to be verified before it can be used, and verifying it means working through the reasoning oneself. Therefore, an AI answer does not close a question the way a trusted human answer would.</w:t>
      </w:r>
    </w:p>
    <w:p w14:paraId="04E1B8BF" w14:textId="41F3D2FD" w:rsidR="001945B2" w:rsidRPr="00015210" w:rsidRDefault="001945B2" w:rsidP="001945B2">
      <w:pPr>
        <w:pStyle w:val="Paragraph0"/>
      </w:pPr>
      <w:r w:rsidRPr="00015210">
        <w:t xml:space="preserve">Appraising the AI as a weak competitor pushes toward entry. The AI answer sits under the same question, faces the same readers, and competes for the same attention, precisely the condition under which an actor is most likely to notice a </w:t>
      </w:r>
      <w:del w:id="896" w:author="Xin Li" w:date="2026-08-22T07:37:00Z" w16du:dateUtc="2026-08-21T23:37:00Z">
        <w:r w:rsidRPr="00015210" w:rsidDel="004E55FA">
          <w:delText>rival</w:delText>
        </w:r>
      </w:del>
      <w:ins w:id="897" w:author="Xin Li" w:date="2026-08-22T07:37:00Z" w16du:dateUtc="2026-08-21T23:37:00Z">
        <w:r w:rsidR="004E55FA">
          <w:t>competitor</w:t>
        </w:r>
      </w:ins>
      <w:r w:rsidRPr="00015210">
        <w:t xml:space="preserve"> and respond </w:t>
      </w:r>
      <w:r w:rsidR="00546B58" w:rsidRPr="00015210">
        <w:fldChar w:fldCharType="begin"/>
      </w:r>
      <w:r w:rsidR="00546B58" w:rsidRPr="00015210">
        <w:instrText xml:space="preserve"> ADDIN ZOTERO_ITEM CSL_CITATION {"citationID":"gLh1ryB4","properties":{"unsorted":false,"formattedCitation":"(Chen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three factors: relative scale, rival's attack volume, and rival's capability to contest. Our results provide a new avenue for studying competitors and the relationship between competitor analysis and interfirm rivalry.</w:instrText>
      </w:r>
      <w:r w:rsidR="00546B58" w:rsidRPr="00015210">
        <w:instrText>本文研究竞争紧张度，即目标企业与其特定竞争对手之间的紧张关系，这种紧张关系可能导致目标企业采取行动对抗竞争对手。基于认知</w:instrText>
      </w:r>
      <w:r w:rsidR="00546B58" w:rsidRPr="00015210">
        <w:instrText>-</w:instrText>
      </w:r>
      <w:r w:rsidR="00546B58" w:rsidRPr="00015210">
        <w:instrText>动机</w:instrText>
      </w:r>
      <w:r w:rsidR="00546B58" w:rsidRPr="00015210">
        <w:instrText>-</w:instrText>
      </w:r>
      <w:r w:rsidR="00546B58" w:rsidRPr="00015210">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546B58" w:rsidRPr="00015210">
        <w:instrText xml:space="preserve">","archive_location":"491 </w:instrText>
      </w:r>
      <w:r w:rsidR="00546B58" w:rsidRPr="00015210">
        <w:rPr>
          <w:rFonts w:ascii="Apple Color Emoji" w:hAnsi="Apple Color Emoji" w:cs="Apple Color Emoji"/>
        </w:rPr>
        <w:instrText>📊</w:instrText>
      </w:r>
      <w:r w:rsidR="00546B58" w:rsidRPr="00015210">
        <w:instrText>","call-number":"1","container-title":"Academy of Management Journal","DOI":"10.5465/amj.2007.24162081","ISSN":"0001-4273","issue":"1","journalAbbreviation":"AMJ","language":"en","note":"</w:instrText>
      </w:r>
      <w:r w:rsidR="00546B58" w:rsidRPr="00015210">
        <w:rPr>
          <w:rFonts w:ascii="Apple Color Emoji" w:hAnsi="Apple Color Emoji" w:cs="Apple Color Emoji"/>
        </w:rPr>
        <w:instrText>🏷️</w:instrText>
      </w:r>
      <w:r w:rsidR="00546B58" w:rsidRPr="00015210">
        <w:instrText xml:space="preserve"> /unread</w:instrText>
      </w:r>
      <w:r w:rsidR="00546B58" w:rsidRPr="00015210">
        <w:instrText>、</w:instrText>
      </w:r>
      <w:r w:rsidR="00546B58" w:rsidRPr="00015210">
        <w:instrText>COMPETITION</w:instrText>
      </w:r>
      <w:r w:rsidR="00546B58" w:rsidRPr="00015210">
        <w:instrText>、</w:instrText>
      </w:r>
      <w:r w:rsidR="00546B58" w:rsidRPr="00015210">
        <w:instrText>MANAGEMENT</w:instrText>
      </w:r>
      <w:r w:rsidR="00546B58" w:rsidRPr="00015210">
        <w:instrText>、</w:instrText>
      </w:r>
      <w:r w:rsidR="00546B58" w:rsidRPr="00015210">
        <w:instrText>BUSINESS enterprises</w:instrText>
      </w:r>
      <w:r w:rsidR="00546B58" w:rsidRPr="00015210">
        <w:instrText>、</w:instrText>
      </w:r>
      <w:r w:rsidR="00546B58" w:rsidRPr="00015210">
        <w:instrText>COMMERCE</w:instrText>
      </w:r>
      <w:r w:rsidR="00546B58" w:rsidRPr="00015210">
        <w:instrText>、</w:instrText>
      </w:r>
      <w:r w:rsidR="00546B58" w:rsidRPr="00015210">
        <w:instrText>DATA analysis</w:instrText>
      </w:r>
      <w:r w:rsidR="00546B58" w:rsidRPr="00015210">
        <w:instrText>、</w:instrText>
      </w:r>
      <w:r w:rsidR="00546B58" w:rsidRPr="00015210">
        <w:instrText>MOTIVATION (Psychology)</w:instrText>
      </w:r>
      <w:r w:rsidR="00546B58" w:rsidRPr="00015210">
        <w:instrText>、</w:instrText>
      </w:r>
      <w:r w:rsidR="00546B58" w:rsidRPr="00015210">
        <w:instrText xml:space="preserve">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546B58" w:rsidRPr="00015210">
        <w:rPr>
          <w:rFonts w:ascii="Apple Color Emoji" w:hAnsi="Apple Color Emoji" w:cs="Apple Color Emoji"/>
        </w:rPr>
        <w:instrText>📊</w:instrText>
      </w:r>
      <w:r w:rsidR="00546B58" w:rsidRPr="00015210">
        <w:instrText>","call-number":"3","container-title":"Asia Pacific Journal of Management","DOI":"10.1007/s10490-008-9110-7","ISSN":"1572-9958","issue":"1","journalAbbreviation":"Asia Pac J Manag","language":"en","note":"</w:instrText>
      </w:r>
      <w:r w:rsidR="00546B58" w:rsidRPr="00015210">
        <w:rPr>
          <w:rFonts w:ascii="Apple Color Emoji" w:hAnsi="Apple Color Emoji" w:cs="Apple Color Emoji"/>
        </w:rPr>
        <w:instrText>🏷️</w:instrText>
      </w:r>
      <w:r w:rsidR="00546B58" w:rsidRPr="00015210">
        <w:instrText xml:space="preserve"> /reading</w:instrText>
      </w:r>
      <w:r w:rsidR="00546B58" w:rsidRPr="00015210">
        <w:instrText>、</w:instrText>
      </w:r>
      <w:r w:rsidR="00546B58" w:rsidRPr="00015210">
        <w:instrText>Research</w:instrText>
      </w:r>
      <w:r w:rsidR="00546B58" w:rsidRPr="00015210">
        <w:instrText>、</w:instrText>
      </w:r>
      <w:r w:rsidR="00546B58" w:rsidRPr="00015210">
        <w:rPr>
          <w:rFonts w:ascii="Apple Color Emoji" w:hAnsi="Apple Color Emoji" w:cs="Apple Color Emoji"/>
        </w:rPr>
        <w:instrText>🤖️</w:instrText>
      </w:r>
      <w:r w:rsidR="00546B58" w:rsidRPr="00015210">
        <w:instrText>、</w:instrText>
      </w:r>
      <w:r w:rsidR="00546B58" w:rsidRPr="00015210">
        <w:instrText>Competitive dynamics</w:instrText>
      </w:r>
      <w:r w:rsidR="00546B58" w:rsidRPr="00015210">
        <w:instrText>、</w:instrText>
      </w:r>
      <w:r w:rsidR="00546B58" w:rsidRPr="00015210">
        <w:instrText>Publishing</w:instrText>
      </w:r>
      <w:r w:rsidR="00546B58" w:rsidRPr="00015210">
        <w:instrText>、</w:instrText>
      </w:r>
      <w:r w:rsidR="00546B58" w:rsidRPr="00015210">
        <w:instrText>Strategic management</w:instrText>
      </w:r>
      <w:r w:rsidR="00546B58" w:rsidRPr="00015210">
        <w:instrText>、</w:instrText>
      </w:r>
      <w:r w:rsidR="00546B58" w:rsidRPr="00015210">
        <w:instrText xml:space="preserve">U.S.-based journal","page":"5-25","source":"9.7 (Q1)","title":"Competitive dynamics research: An insider’s odyssey","title-short":"Competitive dynamics research","URL":"https://doi.org/10.1007/s10490-008-9110-7","volume":"26","author":[{"family":"Chen","given":"Ming-Jer"}],"accessed":{"date-parts":[["2026",7,27]]},"issued":{"date-parts":[["2009",3,1]]}}}],"schema":"https://github.com/citation-style-language/schema/raw/master/csl-citation.json"} </w:instrText>
      </w:r>
      <w:r w:rsidR="00546B58" w:rsidRPr="00015210">
        <w:fldChar w:fldCharType="separate"/>
      </w:r>
      <w:r w:rsidR="00546B58" w:rsidRPr="00015210">
        <w:t>(Chen et al. 2007; Chen 2009)</w:t>
      </w:r>
      <w:r w:rsidR="00546B58" w:rsidRPr="00015210">
        <w:fldChar w:fldCharType="end"/>
      </w:r>
      <w:r w:rsidRPr="00015210">
        <w:t xml:space="preserve">. The mere presence of a competitor in the same thread is an invitation to respond, and a </w:t>
      </w:r>
      <w:r w:rsidRPr="00015210">
        <w:rPr>
          <w:i/>
          <w:iCs/>
        </w:rPr>
        <w:t>weak</w:t>
      </w:r>
      <w:r w:rsidRPr="00015210">
        <w:t xml:space="preserve"> competitor makes responding attractive: the risk of losing is low, and a competent developer can supply the correct answer the AI failed to supply.</w:t>
      </w:r>
    </w:p>
    <w:p w14:paraId="5F0A1876" w14:textId="77777777" w:rsidR="004E55FA" w:rsidRPr="004E55FA" w:rsidRDefault="004E55FA">
      <w:pPr>
        <w:pStyle w:val="Paragraph0"/>
        <w:ind w:left="533" w:firstLine="0"/>
        <w:rPr>
          <w:moveTo w:id="898" w:author="Xin Li" w:date="2026-08-22T07:46:00Z" w16du:dateUtc="2026-08-21T23:46:00Z"/>
          <w:i/>
          <w:iCs/>
          <w:rPrChange w:id="899" w:author="Xin Li" w:date="2026-08-22T07:46:00Z" w16du:dateUtc="2026-08-21T23:46:00Z">
            <w:rPr>
              <w:moveTo w:id="900" w:author="Xin Li" w:date="2026-08-22T07:46:00Z" w16du:dateUtc="2026-08-21T23:46:00Z"/>
            </w:rPr>
          </w:rPrChange>
        </w:rPr>
        <w:pPrChange w:id="901" w:author="Xin Li" w:date="2026-08-22T08:10:00Z" w16du:dateUtc="2026-08-22T00:10:00Z">
          <w:pPr>
            <w:pStyle w:val="Paragraph0"/>
            <w:ind w:firstLine="0"/>
          </w:pPr>
        </w:pPrChange>
      </w:pPr>
      <w:moveToRangeStart w:id="902" w:author="Xin Li" w:date="2026-08-22T07:46:00Z" w:name="move238277217"/>
      <w:moveTo w:id="903" w:author="Xin Li" w:date="2026-08-22T07:46:00Z" w16du:dateUtc="2026-08-21T23:46:00Z">
        <w:r w:rsidRPr="004E55FA">
          <w:rPr>
            <w:b/>
            <w:bCs/>
            <w:i/>
            <w:iCs/>
            <w:rPrChange w:id="904" w:author="Xin Li" w:date="2026-08-22T07:46:00Z" w16du:dateUtc="2026-08-21T23:46:00Z">
              <w:rPr>
                <w:b/>
                <w:bCs/>
              </w:rPr>
            </w:rPrChange>
          </w:rPr>
          <w:t>H1.</w:t>
        </w:r>
        <w:r w:rsidRPr="004E55FA">
          <w:rPr>
            <w:i/>
            <w:iCs/>
            <w:rPrChange w:id="905" w:author="Xin Li" w:date="2026-08-22T07:46:00Z" w16du:dateUtc="2026-08-21T23:46:00Z">
              <w:rPr/>
            </w:rPrChange>
          </w:rPr>
          <w:t xml:space="preserve"> The AI label alone increases human answer supply.</w:t>
        </w:r>
      </w:moveTo>
    </w:p>
    <w:moveToRangeEnd w:id="902"/>
    <w:p w14:paraId="62791CB3" w14:textId="51484CA7" w:rsidR="001945B2" w:rsidRPr="00015210" w:rsidDel="008743F2" w:rsidRDefault="001945B2" w:rsidP="001945B2">
      <w:pPr>
        <w:pStyle w:val="Paragraph0"/>
        <w:rPr>
          <w:del w:id="906" w:author="Xin Li" w:date="2026-08-22T08:16:00Z" w16du:dateUtc="2026-08-22T00:16:00Z"/>
        </w:rPr>
      </w:pPr>
      <w:del w:id="907" w:author="Xin Li" w:date="2026-08-22T08:16:00Z" w16du:dateUtc="2026-08-22T00:16:00Z">
        <w:r w:rsidRPr="00015210" w:rsidDel="008743F2">
          <w:delText>We recognize that this runs against the intuition that AI crowds out human contribution,</w:delText>
        </w:r>
      </w:del>
      <w:del w:id="908" w:author="Xin Li" w:date="2026-08-22T07:46:00Z" w16du:dateUtc="2026-08-21T23:46:00Z">
        <w:r w:rsidRPr="00015210" w:rsidDel="00963733">
          <w:delText xml:space="preserve"> and some skepticism toward a prediction in which adding a competitor </w:delText>
        </w:r>
        <w:r w:rsidRPr="00015210" w:rsidDel="00963733">
          <w:rPr>
            <w:i/>
            <w:iCs/>
          </w:rPr>
          <w:delText>raises</w:delText>
        </w:r>
        <w:r w:rsidRPr="00015210" w:rsidDel="00963733">
          <w:delText xml:space="preserve"> participation is appropriate</w:delText>
        </w:r>
      </w:del>
      <w:del w:id="909" w:author="Xin Li" w:date="2026-08-22T08:16:00Z" w16du:dateUtc="2026-08-22T00:16:00Z">
        <w:r w:rsidRPr="00015210" w:rsidDel="008743F2">
          <w:delText xml:space="preserve">. But our claim </w:delText>
        </w:r>
      </w:del>
      <w:del w:id="910" w:author="Xin Li" w:date="2026-08-22T07:47:00Z" w16du:dateUtc="2026-08-21T23:47:00Z">
        <w:r w:rsidRPr="00015210" w:rsidDel="00963733">
          <w:delText xml:space="preserve">is narrow. It </w:delText>
        </w:r>
      </w:del>
      <w:del w:id="911" w:author="Xin Li" w:date="2026-08-22T08:16:00Z" w16du:dateUtc="2026-08-22T00:16:00Z">
        <w:r w:rsidRPr="00015210" w:rsidDel="008743F2">
          <w:delText xml:space="preserve">concerns the label alone, </w:delText>
        </w:r>
      </w:del>
      <w:del w:id="912" w:author="Xin Li" w:date="2026-08-22T07:47:00Z" w16du:dateUtc="2026-08-21T23:47:00Z">
        <w:r w:rsidRPr="00015210" w:rsidDel="00963733">
          <w:delText>that is, what a marker of machine authorship does when it says nothing about the substance of the answer</w:delText>
        </w:r>
      </w:del>
      <w:del w:id="913" w:author="Xin Li" w:date="2026-08-22T08:16:00Z" w16du:dateUtc="2026-08-22T00:16:00Z">
        <w:r w:rsidRPr="00015210" w:rsidDel="008743F2">
          <w:delText>.</w:delText>
        </w:r>
      </w:del>
    </w:p>
    <w:p w14:paraId="5D1DAFA3" w14:textId="38CB01A0" w:rsidR="00E55C5E" w:rsidRPr="00015210" w:rsidDel="004E55FA" w:rsidRDefault="001945B2" w:rsidP="001945B2">
      <w:pPr>
        <w:pStyle w:val="Paragraph0"/>
        <w:ind w:firstLine="0"/>
        <w:rPr>
          <w:moveFrom w:id="914" w:author="Xin Li" w:date="2026-08-22T07:46:00Z" w16du:dateUtc="2026-08-21T23:46:00Z"/>
        </w:rPr>
      </w:pPr>
      <w:moveFromRangeStart w:id="915" w:author="Xin Li" w:date="2026-08-22T07:46:00Z" w:name="move238277217"/>
      <w:moveFrom w:id="916" w:author="Xin Li" w:date="2026-08-22T07:46:00Z" w16du:dateUtc="2026-08-21T23:46:00Z">
        <w:r w:rsidRPr="00015210" w:rsidDel="004E55FA">
          <w:rPr>
            <w:b/>
            <w:bCs/>
          </w:rPr>
          <w:t>H1.</w:t>
        </w:r>
        <w:r w:rsidRPr="00015210" w:rsidDel="004E55FA">
          <w:t xml:space="preserve"> </w:t>
        </w:r>
        <w:r w:rsidR="00B94C7C" w:rsidRPr="00015210" w:rsidDel="004E55FA">
          <w:t>T</w:t>
        </w:r>
        <w:r w:rsidRPr="00015210" w:rsidDel="004E55FA">
          <w:t xml:space="preserve">he AI label </w:t>
        </w:r>
        <w:r w:rsidR="00B94C7C" w:rsidRPr="00015210" w:rsidDel="004E55FA">
          <w:t xml:space="preserve">alone </w:t>
        </w:r>
        <w:r w:rsidRPr="00015210" w:rsidDel="004E55FA">
          <w:t>increases human answer supply.</w:t>
        </w:r>
      </w:moveFrom>
    </w:p>
    <w:moveFromRangeEnd w:id="915"/>
    <w:p w14:paraId="0FC04236" w14:textId="34D9A2A2" w:rsidR="001945B2" w:rsidRPr="00015210" w:rsidDel="008743F2" w:rsidRDefault="001945B2" w:rsidP="001945B2">
      <w:pPr>
        <w:pStyle w:val="Heading3"/>
        <w:rPr>
          <w:del w:id="917" w:author="Xin Li" w:date="2026-08-22T08:16:00Z" w16du:dateUtc="2026-08-22T00:16:00Z"/>
        </w:rPr>
      </w:pPr>
      <w:del w:id="918" w:author="Xin Li" w:date="2026-08-22T08:16:00Z" w16du:dateUtc="2026-08-22T00:16:00Z">
        <w:r w:rsidRPr="00015210" w:rsidDel="008743F2">
          <w:delText>Length: The Coverage Slope</w:delText>
        </w:r>
      </w:del>
    </w:p>
    <w:p w14:paraId="5DB8BA74" w14:textId="6C54D18C" w:rsidR="001945B2" w:rsidRPr="00015210" w:rsidRDefault="001945B2" w:rsidP="00546B58">
      <w:pPr>
        <w:pStyle w:val="Paragraph0"/>
      </w:pPr>
      <w:r w:rsidRPr="00015210">
        <w:t xml:space="preserve">The second glance signal is length, and it pushes entry in the opposite direction. Length is processed through </w:t>
      </w:r>
      <w:r w:rsidRPr="00015210">
        <w:rPr>
          <w:i/>
          <w:iCs/>
        </w:rPr>
        <w:t>attribute substitution</w:t>
      </w:r>
      <w:r w:rsidRPr="00015210">
        <w:t xml:space="preserve">, in which System 1 replaces a difficult judgment with an easier one associated with it </w:t>
      </w:r>
      <w:r w:rsidR="00546B58" w:rsidRPr="00015210">
        <w:fldChar w:fldCharType="begin"/>
      </w:r>
      <w:r w:rsidR="00546B58" w:rsidRPr="00015210">
        <w:instrText xml:space="preserve"> ADDIN ZOTERO_ITEM CSL_CITATION {"citationID":"w2fXDRxm","properties":{"unsorted":false,"formattedCitation":"(Kahneman 2011; Kahneman &amp; Frederick 2002)","plainCitation":"(Kahneman 2011; Kahneman &amp; Frederick 2002)","noteIndex":0},"citationItems":[{"id":80829,"uris":["http://zotero.org/users/8905122/items/YSCWE6LK"],"itemData":{"id":80829,"type":"article-journal","container-title":"Farrar, Straus and Giroux","note":"</w:instrText>
      </w:r>
      <w:r w:rsidR="00546B58" w:rsidRPr="00015210">
        <w:rPr>
          <w:rFonts w:ascii="Apple Color Emoji" w:hAnsi="Apple Color Emoji" w:cs="Apple Color Emoji"/>
        </w:rPr>
        <w:instrText>🏷️</w:instrText>
      </w:r>
      <w:r w:rsidR="00546B58" w:rsidRPr="00015210">
        <w:instrText xml:space="preserve"> /reading","title":"Thinking, fast and slow","author":[{"family":"Kahneman","given":"Daniel"}],"issued":{"date-parts":[["2011"]]}}},{"id":181428,"uris":["http://zotero.org/users/8905122/items/NJCVAUXG","http://zotero.org/users/8905122/items/366UBVBE"],"itemData":{"id":181428,"type":"article-journal","container-title":"Heuristics and biases: The psychology of intuitive judgment","DOI":"10.1017/CBO9780511808098.004","issue":"49-81","note":"</w:instrText>
      </w:r>
      <w:r w:rsidR="00546B58" w:rsidRPr="00015210">
        <w:rPr>
          <w:rFonts w:ascii="Apple Color Emoji" w:hAnsi="Apple Color Emoji" w:cs="Apple Color Emoji"/>
        </w:rPr>
        <w:instrText>🏷️</w:instrText>
      </w:r>
      <w:r w:rsidR="00546B58" w:rsidRPr="00015210">
        <w:instrText xml:space="preserve"> /unread","page":"74","source":"Google Scholar","title":"Representativeness revisited: Attribute substitution in intuitive judgment","title-short":"Representativeness revisited","URL":"https://books.google.com/books?hl=zh-CN&amp;lr=&amp;id=FfTVDY-zrCoC&amp;oi=fnd&amp;pg=PA49&amp;dq=Kahneman+%26+Frederick+(2002)&amp;ots=_42EEjffaL&amp;sig=C08xcKZF6TRSsYC1eMIkLfvDDsg","volume":"49","author":[{"family":"Kahneman","given":"Daniel"},{"family":"Frederick","given":"Shane"}],"accessed":{"date-parts":[["2026",7,27]]},"issued":{"date-parts":[["2002"]]}}}],"schema":"https://github.com/citation-style-language/schema/raw/master/csl-citation.json"} </w:instrText>
      </w:r>
      <w:r w:rsidR="00546B58" w:rsidRPr="00015210">
        <w:fldChar w:fldCharType="separate"/>
      </w:r>
      <w:r w:rsidR="00546B58" w:rsidRPr="00015210">
        <w:t>(Kahneman 2011; Kahneman &amp; Frederick 2002)</w:t>
      </w:r>
      <w:r w:rsidR="00546B58" w:rsidRPr="00015210">
        <w:fldChar w:fldCharType="end"/>
      </w:r>
      <w:r w:rsidR="00546B58" w:rsidRPr="00015210">
        <w:t xml:space="preserve">. </w:t>
      </w:r>
      <w:r w:rsidRPr="00015210">
        <w:t xml:space="preserve">The difficult judgment is how much of the question the </w:t>
      </w:r>
      <w:del w:id="919" w:author="Xin Li" w:date="2026-08-22T07:37:00Z" w16du:dateUtc="2026-08-21T23:37:00Z">
        <w:r w:rsidRPr="00015210" w:rsidDel="004E55FA">
          <w:delText>rival</w:delText>
        </w:r>
      </w:del>
      <w:ins w:id="920" w:author="Xin Li" w:date="2026-08-22T07:37:00Z" w16du:dateUtc="2026-08-21T23:37:00Z">
        <w:r w:rsidR="004E55FA">
          <w:t>competitor</w:t>
        </w:r>
      </w:ins>
      <w:r w:rsidRPr="00015210">
        <w:t xml:space="preserve"> has covered; the easy substitute is physical size. A visibly long AI answer is read as the work of a competitor that has treated the question </w:t>
      </w:r>
      <w:del w:id="921" w:author="Xin Li" w:date="2026-08-22T07:48:00Z" w16du:dateUtc="2026-08-21T23:48:00Z">
        <w:r w:rsidRPr="00015210" w:rsidDel="00963733">
          <w:delText>comprehensively</w:delText>
        </w:r>
      </w:del>
      <w:ins w:id="922" w:author="Xin Li" w:date="2026-08-22T07:48:00Z" w16du:dateUtc="2026-08-21T23:48:00Z">
        <w:r w:rsidR="00963733">
          <w:t>seriously</w:t>
        </w:r>
      </w:ins>
      <w:r w:rsidRPr="00015210">
        <w:t xml:space="preserve">, and this impression revises the </w:t>
      </w:r>
      <w:del w:id="923" w:author="Xin Li" w:date="2026-08-22T07:48:00Z" w16du:dateUtc="2026-08-21T23:48:00Z">
        <w:r w:rsidRPr="00015210" w:rsidDel="00963733">
          <w:delText>weak-</w:delText>
        </w:r>
      </w:del>
      <w:del w:id="924" w:author="Xin Li" w:date="2026-08-22T07:37:00Z" w16du:dateUtc="2026-08-21T23:37:00Z">
        <w:r w:rsidRPr="00015210" w:rsidDel="004E55FA">
          <w:delText>rival</w:delText>
        </w:r>
      </w:del>
      <w:del w:id="925" w:author="Xin Li" w:date="2026-08-22T07:48:00Z" w16du:dateUtc="2026-08-21T23:48:00Z">
        <w:r w:rsidRPr="00015210" w:rsidDel="00963733">
          <w:delText xml:space="preserve"> appraisal that the </w:delText>
        </w:r>
      </w:del>
      <w:r w:rsidRPr="00015210">
        <w:t xml:space="preserve">label </w:t>
      </w:r>
      <w:ins w:id="926" w:author="Xin Li" w:date="2026-08-22T07:48:00Z" w16du:dateUtc="2026-08-21T23:48:00Z">
        <w:r w:rsidR="00963733">
          <w:t>effect</w:t>
        </w:r>
      </w:ins>
      <w:del w:id="927" w:author="Xin Li" w:date="2026-08-22T07:48:00Z" w16du:dateUtc="2026-08-21T23:48:00Z">
        <w:r w:rsidRPr="00015210" w:rsidDel="00963733">
          <w:delText>alone produced</w:delText>
        </w:r>
      </w:del>
      <w:r w:rsidRPr="00015210">
        <w:t>.</w:t>
      </w:r>
    </w:p>
    <w:p w14:paraId="12D5CDC2" w14:textId="08687136" w:rsidR="001945B2" w:rsidRPr="00015210" w:rsidDel="0067254B" w:rsidRDefault="001945B2" w:rsidP="00546B58">
      <w:pPr>
        <w:pStyle w:val="Paragraph0"/>
        <w:rPr>
          <w:del w:id="928" w:author="Xin Li" w:date="2026-08-22T08:09:00Z" w16du:dateUtc="2026-08-22T00:09:00Z"/>
        </w:rPr>
      </w:pPr>
      <w:r w:rsidRPr="00015210">
        <w:t xml:space="preserve">Our setting makes this substitution reliable. </w:t>
      </w:r>
      <w:ins w:id="929" w:author="Xin Li" w:date="2026-08-22T08:04:00Z" w16du:dateUtc="2026-08-22T00:04:00Z">
        <w:r w:rsidR="00417957">
          <w:t>In our studied community, t</w:t>
        </w:r>
      </w:ins>
      <w:del w:id="930" w:author="Xin Li" w:date="2026-08-22T08:04:00Z" w16du:dateUtc="2026-08-22T00:04:00Z">
        <w:r w:rsidRPr="00015210" w:rsidDel="00417957">
          <w:delText>T</w:delText>
        </w:r>
      </w:del>
      <w:r w:rsidRPr="00015210">
        <w:t>echnical answers are broken into code blocks, numbered steps, configuration snippets, and shell commands, so their structure is visible without reading, and a long answer in this format appears to list several possible causes or several ways to fix the problem. Thus, length is a credible indication of how much ground has been taken.</w:t>
      </w:r>
    </w:p>
    <w:p w14:paraId="55454D62" w14:textId="69C84BB6" w:rsidR="0067254B" w:rsidRDefault="0067254B" w:rsidP="00546B58">
      <w:pPr>
        <w:pStyle w:val="Paragraph0"/>
        <w:rPr>
          <w:ins w:id="931" w:author="Xin Li" w:date="2026-08-22T08:09:00Z" w16du:dateUtc="2026-08-22T00:09:00Z"/>
        </w:rPr>
      </w:pPr>
      <w:ins w:id="932" w:author="Xin Li" w:date="2026-08-22T08:09:00Z" w16du:dateUtc="2026-08-22T00:09:00Z">
        <w:r>
          <w:t xml:space="preserve"> </w:t>
        </w:r>
      </w:ins>
      <w:r w:rsidR="001945B2" w:rsidRPr="00015210">
        <w:t xml:space="preserve">What matters at entry is how much room is </w:t>
      </w:r>
      <w:r w:rsidR="001945B2" w:rsidRPr="00015210">
        <w:rPr>
          <w:i/>
          <w:iCs/>
        </w:rPr>
        <w:t>left</w:t>
      </w:r>
      <w:r w:rsidR="001945B2" w:rsidRPr="00015210">
        <w:t xml:space="preserve">. The more of the question the existing answer appears to cover, the less room appears to remain, the smaller the </w:t>
      </w:r>
      <w:r w:rsidR="001945B2" w:rsidRPr="00015210">
        <w:lastRenderedPageBreak/>
        <w:t xml:space="preserve">margin a new contribution can achieve, and the weaker the incentive to enter. </w:t>
      </w:r>
    </w:p>
    <w:p w14:paraId="58A70A43" w14:textId="77777777" w:rsidR="0067254B" w:rsidRPr="0067254B" w:rsidRDefault="0067254B">
      <w:pPr>
        <w:pStyle w:val="Paragraph0"/>
        <w:ind w:left="533" w:firstLine="0"/>
        <w:rPr>
          <w:moveTo w:id="933" w:author="Xin Li" w:date="2026-08-22T08:09:00Z" w16du:dateUtc="2026-08-22T00:09:00Z"/>
          <w:i/>
          <w:iCs/>
          <w:rPrChange w:id="934" w:author="Xin Li" w:date="2026-08-22T08:09:00Z" w16du:dateUtc="2026-08-22T00:09:00Z">
            <w:rPr>
              <w:moveTo w:id="935" w:author="Xin Li" w:date="2026-08-22T08:09:00Z" w16du:dateUtc="2026-08-22T00:09:00Z"/>
            </w:rPr>
          </w:rPrChange>
        </w:rPr>
        <w:pPrChange w:id="936" w:author="Xin Li" w:date="2026-08-22T08:09:00Z" w16du:dateUtc="2026-08-22T00:09:00Z">
          <w:pPr>
            <w:pStyle w:val="Paragraph0"/>
            <w:ind w:firstLine="0"/>
          </w:pPr>
        </w:pPrChange>
      </w:pPr>
      <w:moveToRangeStart w:id="937" w:author="Xin Li" w:date="2026-08-22T08:09:00Z" w:name="move238278572"/>
      <w:moveTo w:id="938" w:author="Xin Li" w:date="2026-08-22T08:09:00Z" w16du:dateUtc="2026-08-22T00:09:00Z">
        <w:r w:rsidRPr="0067254B">
          <w:rPr>
            <w:b/>
            <w:bCs/>
            <w:i/>
            <w:iCs/>
            <w:rPrChange w:id="939" w:author="Xin Li" w:date="2026-08-22T08:09:00Z" w16du:dateUtc="2026-08-22T00:09:00Z">
              <w:rPr>
                <w:b/>
                <w:bCs/>
              </w:rPr>
            </w:rPrChange>
          </w:rPr>
          <w:t>H2.</w:t>
        </w:r>
        <w:r w:rsidRPr="0067254B">
          <w:rPr>
            <w:i/>
            <w:iCs/>
            <w:rPrChange w:id="940" w:author="Xin Li" w:date="2026-08-22T08:09:00Z" w16du:dateUtc="2026-08-22T00:09:00Z">
              <w:rPr/>
            </w:rPrChange>
          </w:rPr>
          <w:t xml:space="preserve"> The effect of an AI answer on human answer supply becomes more negative as the length of the AI answer increases.</w:t>
        </w:r>
      </w:moveTo>
    </w:p>
    <w:moveToRangeEnd w:id="937"/>
    <w:p w14:paraId="2F43483F" w14:textId="53C1F78F" w:rsidR="001945B2" w:rsidRPr="00015210" w:rsidRDefault="001945B2" w:rsidP="00546B58">
      <w:pPr>
        <w:pStyle w:val="Paragraph0"/>
      </w:pPr>
      <w:r w:rsidRPr="00015210">
        <w:t xml:space="preserve">Two points deserve emphasis. First, this is a claim about </w:t>
      </w:r>
      <w:r w:rsidRPr="00015210">
        <w:rPr>
          <w:i/>
          <w:iCs/>
        </w:rPr>
        <w:t>coverage</w:t>
      </w:r>
      <w:r w:rsidRPr="00015210">
        <w:t>, not quality</w:t>
      </w:r>
      <w:ins w:id="941" w:author="Xin Li" w:date="2026-08-22T08:10:00Z" w16du:dateUtc="2026-08-22T00:10:00Z">
        <w:r w:rsidR="00AB4BCA">
          <w:t xml:space="preserve">. Length is much easier for </w:t>
        </w:r>
      </w:ins>
      <w:del w:id="942" w:author="Xin Li" w:date="2026-08-22T08:10:00Z" w16du:dateUtc="2026-08-22T00:10:00Z">
        <w:r w:rsidRPr="00015210" w:rsidDel="00AB4BCA">
          <w:delText xml:space="preserve">: </w:delText>
        </w:r>
      </w:del>
      <w:r w:rsidRPr="00015210">
        <w:t xml:space="preserve">the </w:t>
      </w:r>
      <w:del w:id="943" w:author="Xin Li" w:date="2026-08-22T07:41:00Z" w16du:dateUtc="2026-08-21T23:41:00Z">
        <w:r w:rsidRPr="00015210" w:rsidDel="004E55FA">
          <w:delText>member</w:delText>
        </w:r>
      </w:del>
      <w:ins w:id="944" w:author="Xin Li" w:date="2026-08-22T07:41:00Z" w16du:dateUtc="2026-08-21T23:41:00Z">
        <w:r w:rsidR="004E55FA">
          <w:t>answerer</w:t>
        </w:r>
      </w:ins>
      <w:ins w:id="945" w:author="Xin Li" w:date="2026-08-22T08:10:00Z" w16du:dateUtc="2026-08-22T00:10:00Z">
        <w:r w:rsidR="00AB4BCA">
          <w:t>s to perceive than quality in a glance</w:t>
        </w:r>
      </w:ins>
      <w:del w:id="946" w:author="Xin Li" w:date="2026-08-22T08:10:00Z" w16du:dateUtc="2026-08-22T00:10:00Z">
        <w:r w:rsidRPr="00015210" w:rsidDel="00AB4BCA">
          <w:delText xml:space="preserve"> has not checked whether the long answer is correct, and an answer can be comprehensive and wrong at the same time</w:delText>
        </w:r>
      </w:del>
      <w:r w:rsidRPr="00015210">
        <w:t xml:space="preserve">. Second, </w:t>
      </w:r>
      <w:del w:id="947" w:author="Xin Li" w:date="2026-08-22T08:11:00Z" w16du:dateUtc="2026-08-22T00:11:00Z">
        <w:r w:rsidRPr="00015210" w:rsidDel="00AB4BCA">
          <w:delText xml:space="preserve">H1 and </w:delText>
        </w:r>
      </w:del>
      <w:r w:rsidRPr="00015210">
        <w:t xml:space="preserve">H2 </w:t>
      </w:r>
      <w:ins w:id="948" w:author="Xin Li" w:date="2026-08-22T08:11:00Z" w16du:dateUtc="2026-08-22T00:11:00Z">
        <w:r w:rsidR="00AB4BCA">
          <w:t xml:space="preserve">complements H1 </w:t>
        </w:r>
      </w:ins>
      <w:del w:id="949" w:author="Xin Li" w:date="2026-08-22T08:11:00Z" w16du:dateUtc="2026-08-22T00:11:00Z">
        <w:r w:rsidRPr="00015210" w:rsidDel="00AB4BCA">
          <w:delText>act on the same decision in opposite directions</w:delText>
        </w:r>
      </w:del>
      <w:ins w:id="950" w:author="Xin Li" w:date="2026-08-22T08:11:00Z" w16du:dateUtc="2026-08-22T00:11:00Z">
        <w:r w:rsidR="00AB4BCA">
          <w:t xml:space="preserve">to show the overall effect of a </w:t>
        </w:r>
      </w:ins>
      <w:del w:id="951" w:author="Xin Li" w:date="2026-08-22T08:11:00Z" w16du:dateUtc="2026-08-22T00:11:00Z">
        <w:r w:rsidRPr="00015210" w:rsidDel="00AB4BCA">
          <w:delText xml:space="preserve">, and both rest on </w:delText>
        </w:r>
      </w:del>
      <w:r w:rsidRPr="00015210">
        <w:t>glance</w:t>
      </w:r>
      <w:ins w:id="952" w:author="Xin Li" w:date="2026-08-22T08:11:00Z" w16du:dateUtc="2026-08-22T00:11:00Z">
        <w:r w:rsidR="00AB4BCA">
          <w:t xml:space="preserve">, where AI label’s effect may be relatively stable and </w:t>
        </w:r>
      </w:ins>
      <w:ins w:id="953" w:author="Xin Li" w:date="2026-08-22T08:12:00Z" w16du:dateUtc="2026-08-22T00:12:00Z">
        <w:r w:rsidR="00AB4BCA">
          <w:t>answer length may vary and give different perception on how to make an additional contribution</w:t>
        </w:r>
      </w:ins>
      <w:del w:id="954" w:author="Xin Li" w:date="2026-08-22T08:11:00Z" w16du:dateUtc="2026-08-22T00:11:00Z">
        <w:r w:rsidRPr="00015210" w:rsidDel="00AB4BCA">
          <w:delText xml:space="preserve"> signals</w:delText>
        </w:r>
      </w:del>
      <w:r w:rsidRPr="00015210">
        <w:t xml:space="preserve">. This is why the consequence of adding an AI answer cannot be a single number. It is positive where AI content is thin and negative where it is thick, and the point at which it switches sign depends on the answers </w:t>
      </w:r>
      <w:ins w:id="955" w:author="Xin Li" w:date="2026-08-22T08:17:00Z" w16du:dateUtc="2026-08-22T00:17:00Z">
        <w:r w:rsidR="008743F2">
          <w:t>AI provided and the keep growing ability of AI</w:t>
        </w:r>
      </w:ins>
      <w:del w:id="956" w:author="Xin Li" w:date="2026-08-22T08:17:00Z" w16du:dateUtc="2026-08-22T00:17:00Z">
        <w:r w:rsidRPr="00015210" w:rsidDel="008743F2">
          <w:delText>a given platform actually posts</w:delText>
        </w:r>
      </w:del>
      <w:r w:rsidRPr="00015210">
        <w:t>.</w:t>
      </w:r>
    </w:p>
    <w:p w14:paraId="43375847" w14:textId="4946C16A" w:rsidR="001945B2" w:rsidRPr="00015210" w:rsidDel="0067254B" w:rsidRDefault="001945B2" w:rsidP="00546B58">
      <w:pPr>
        <w:pStyle w:val="Paragraph0"/>
        <w:ind w:firstLine="0"/>
        <w:rPr>
          <w:moveFrom w:id="957" w:author="Xin Li" w:date="2026-08-22T08:09:00Z" w16du:dateUtc="2026-08-22T00:09:00Z"/>
        </w:rPr>
      </w:pPr>
      <w:moveFromRangeStart w:id="958" w:author="Xin Li" w:date="2026-08-22T08:09:00Z" w:name="move238278572"/>
      <w:moveFrom w:id="959" w:author="Xin Li" w:date="2026-08-22T08:09:00Z" w16du:dateUtc="2026-08-22T00:09:00Z">
        <w:r w:rsidRPr="00015210" w:rsidDel="0067254B">
          <w:rPr>
            <w:b/>
            <w:bCs/>
          </w:rPr>
          <w:t>H2.</w:t>
        </w:r>
        <w:r w:rsidRPr="00015210" w:rsidDel="0067254B">
          <w:t xml:space="preserve"> The effect of an AI answer on human answer supply becomes more negative as the length of the AI answer increases.</w:t>
        </w:r>
      </w:moveFrom>
    </w:p>
    <w:moveFromRangeEnd w:id="958"/>
    <w:p w14:paraId="3D4268E5" w14:textId="62540A09" w:rsidR="001945B2" w:rsidRPr="00015210" w:rsidRDefault="001945B2" w:rsidP="001945B2">
      <w:pPr>
        <w:pStyle w:val="Heading3"/>
      </w:pPr>
      <w:del w:id="960" w:author="Xin Li" w:date="2026-08-22T08:20:00Z" w16du:dateUtc="2026-08-22T00:20:00Z">
        <w:r w:rsidRPr="00015210" w:rsidDel="00590504">
          <w:delText xml:space="preserve">AI Answer </w:delText>
        </w:r>
      </w:del>
      <w:ins w:id="961" w:author="Xin Li" w:date="2026-08-22T08:19:00Z" w16du:dateUtc="2026-08-22T00:19:00Z">
        <w:r w:rsidR="00590504">
          <w:t xml:space="preserve">System 2 Effect: </w:t>
        </w:r>
      </w:ins>
      <w:r w:rsidRPr="00015210">
        <w:t>Quality</w:t>
      </w:r>
      <w:del w:id="962" w:author="Xin Li" w:date="2026-08-22T08:18:00Z" w16du:dateUtc="2026-08-22T00:18:00Z">
        <w:r w:rsidRPr="00015210" w:rsidDel="008743F2">
          <w:delText>: Why It May Not Affect Entry</w:delText>
        </w:r>
      </w:del>
    </w:p>
    <w:p w14:paraId="37BEEF82" w14:textId="036D652D" w:rsidR="001945B2" w:rsidRPr="00015210" w:rsidDel="008743F2" w:rsidRDefault="001945B2" w:rsidP="00546B58">
      <w:pPr>
        <w:pStyle w:val="Paragraph0"/>
        <w:rPr>
          <w:del w:id="963" w:author="Xin Li" w:date="2026-08-22T08:18:00Z" w16du:dateUtc="2026-08-22T00:18:00Z"/>
        </w:rPr>
      </w:pPr>
      <w:r w:rsidRPr="00015210">
        <w:t>The label and the length can both be seen at a glance</w:t>
      </w:r>
      <w:del w:id="964" w:author="Xin Li" w:date="2026-08-22T08:13:00Z" w16du:dateUtc="2026-08-22T00:13:00Z">
        <w:r w:rsidRPr="00015210" w:rsidDel="00AB4BCA">
          <w:delText>; one is a tag, the other a shape on the screen</w:delText>
        </w:r>
      </w:del>
      <w:r w:rsidRPr="00015210">
        <w:t>. Quality becomes available only afterward, because it requires reading the answer through and checking it against the specific problem</w:t>
      </w:r>
      <w:ins w:id="965" w:author="Xin Li" w:date="2026-08-22T08:13:00Z" w16du:dateUtc="2026-08-22T00:13:00Z">
        <w:r w:rsidR="008743F2">
          <w:t xml:space="preserve">, which may have less effect on the </w:t>
        </w:r>
      </w:ins>
      <w:del w:id="966" w:author="Xin Li" w:date="2026-08-22T08:13:00Z" w16du:dateUtc="2026-08-22T00:13:00Z">
        <w:r w:rsidRPr="00015210" w:rsidDel="008743F2">
          <w:delText xml:space="preserve">. Therefore, </w:delText>
        </w:r>
      </w:del>
      <w:r w:rsidRPr="00015210">
        <w:t xml:space="preserve">entry </w:t>
      </w:r>
      <w:ins w:id="967" w:author="Xin Li" w:date="2026-08-22T08:13:00Z" w16du:dateUtc="2026-08-22T00:13:00Z">
        <w:r w:rsidR="008743F2">
          <w:t>decis</w:t>
        </w:r>
      </w:ins>
      <w:ins w:id="968" w:author="Xin Li" w:date="2026-08-22T08:14:00Z" w16du:dateUtc="2026-08-22T00:14:00Z">
        <w:r w:rsidR="008743F2">
          <w:t>ion</w:t>
        </w:r>
      </w:ins>
      <w:del w:id="969" w:author="Xin Li" w:date="2026-08-22T08:14:00Z" w16du:dateUtc="2026-08-22T00:14:00Z">
        <w:r w:rsidRPr="00015210" w:rsidDel="008743F2">
          <w:delText>is shaped mainly by what arrives first</w:delText>
        </w:r>
      </w:del>
      <w:r w:rsidRPr="00015210">
        <w:t>.</w:t>
      </w:r>
      <w:ins w:id="970" w:author="Xin Li" w:date="2026-08-22T08:18:00Z" w16du:dateUtc="2026-08-22T00:18:00Z">
        <w:r w:rsidR="008743F2">
          <w:t xml:space="preserve"> </w:t>
        </w:r>
      </w:ins>
    </w:p>
    <w:p w14:paraId="32F731A8" w14:textId="1EEEC3C4" w:rsidR="001945B2" w:rsidRPr="00015210" w:rsidRDefault="001945B2" w:rsidP="00546B58">
      <w:pPr>
        <w:pStyle w:val="Paragraph0"/>
      </w:pPr>
      <w:r w:rsidRPr="00015210">
        <w:t xml:space="preserve">This argument rests on the </w:t>
      </w:r>
      <w:del w:id="971" w:author="Xin Li" w:date="2026-08-22T08:18:00Z" w16du:dateUtc="2026-08-22T00:18:00Z">
        <w:r w:rsidRPr="00015210" w:rsidDel="008743F2">
          <w:delText xml:space="preserve">division </w:delText>
        </w:r>
      </w:del>
      <w:ins w:id="972" w:author="Xin Li" w:date="2026-08-22T08:18:00Z" w16du:dateUtc="2026-08-22T00:18:00Z">
        <w:r w:rsidR="008743F2">
          <w:t xml:space="preserve">attribution of quality assessment to </w:t>
        </w:r>
      </w:ins>
      <w:del w:id="973" w:author="Xin Li" w:date="2026-08-22T08:18:00Z" w16du:dateUtc="2026-08-22T00:18:00Z">
        <w:r w:rsidRPr="00015210" w:rsidDel="008743F2">
          <w:delText xml:space="preserve">of labor between </w:delText>
        </w:r>
      </w:del>
      <w:ins w:id="974" w:author="Xin Li" w:date="2026-08-22T08:18:00Z" w16du:dateUtc="2026-08-22T00:18:00Z">
        <w:r w:rsidR="008743F2">
          <w:t>System 2 thinking</w:t>
        </w:r>
      </w:ins>
      <w:del w:id="975" w:author="Xin Li" w:date="2026-08-22T08:18:00Z" w16du:dateUtc="2026-08-22T00:18:00Z">
        <w:r w:rsidRPr="00015210" w:rsidDel="008743F2">
          <w:delText>the two systems</w:delText>
        </w:r>
      </w:del>
      <w:r w:rsidRPr="00015210">
        <w:t xml:space="preserve">. System 1 forms an appraisal from the cues at hand and returns a disposition to act or to pass; System 2 is then in a position to examine that disposition and either endorse it or overturn it. The dual-process account emphasizes that System 2 normally </w:t>
      </w:r>
      <w:r w:rsidRPr="00015210">
        <w:rPr>
          <w:i/>
          <w:iCs/>
        </w:rPr>
        <w:t>endorses</w:t>
      </w:r>
      <w:r w:rsidRPr="00015210">
        <w:t>, because it is recruited only when the fast route fails to deliver a confident answer, and not recruited when the fast route delivers one cheaply, which is the law of least effort at work</w:t>
      </w:r>
      <w:r w:rsidR="00546B58" w:rsidRPr="00015210">
        <w:t xml:space="preserve"> </w:t>
      </w:r>
      <w:r w:rsidR="00546B58" w:rsidRPr="00015210">
        <w:fldChar w:fldCharType="begin"/>
      </w:r>
      <w:r w:rsidR="00546B58" w:rsidRPr="00015210">
        <w:instrText xml:space="preserve"> ADDIN ZOTERO_ITEM CSL_CITATION {"citationID":"eHS7OWaQ","properties":{"unsorted":false,"formattedCitation":"(Kahneman 2011)","plainCitation":"(Kahneman 2011)","noteIndex":0},"citationItems":[{"id":80829,"uris":["http://zotero.org/users/8905122/items/YSCWE6LK"],"itemData":{"id":80829,"type":"article-journal","container-title":"Farrar, Straus and Giroux","note":"</w:instrText>
      </w:r>
      <w:r w:rsidR="00546B58" w:rsidRPr="00015210">
        <w:rPr>
          <w:rFonts w:ascii="Apple Color Emoji" w:hAnsi="Apple Color Emoji" w:cs="Apple Color Emoji"/>
        </w:rPr>
        <w:instrText>🏷️</w:instrText>
      </w:r>
      <w:r w:rsidR="00546B58" w:rsidRPr="00015210">
        <w:instrText xml:space="preserve"> /reading","title":"Thinking, fast and slow","author":[{"family":"Kahneman","given":"Daniel"}],"issued":{"date-parts":[["2011"]]}}}],"schema":"https://github.com/citation-style-language/schema/raw/master/csl-citation.json"} </w:instrText>
      </w:r>
      <w:r w:rsidR="00546B58" w:rsidRPr="00015210">
        <w:fldChar w:fldCharType="separate"/>
      </w:r>
      <w:r w:rsidR="00546B58" w:rsidRPr="00015210">
        <w:t>(Kahneman 2011)</w:t>
      </w:r>
      <w:r w:rsidR="00546B58" w:rsidRPr="00015210">
        <w:fldChar w:fldCharType="end"/>
      </w:r>
      <w:r w:rsidRPr="00015210">
        <w:t xml:space="preserve">. Here the fast route does deliver a confident answer: the label and the length together produce a coherent impression of how much ground the </w:t>
      </w:r>
      <w:del w:id="976" w:author="Xin Li" w:date="2026-08-22T07:37:00Z" w16du:dateUtc="2026-08-21T23:37:00Z">
        <w:r w:rsidRPr="00015210" w:rsidDel="004E55FA">
          <w:delText>rival</w:delText>
        </w:r>
      </w:del>
      <w:ins w:id="977" w:author="Xin Li" w:date="2026-08-22T07:37:00Z" w16du:dateUtc="2026-08-21T23:37:00Z">
        <w:r w:rsidR="004E55FA">
          <w:t>competitor</w:t>
        </w:r>
      </w:ins>
      <w:r w:rsidRPr="00015210">
        <w:t xml:space="preserve"> has taken, so nothing calls for the more expensive judgment that assessing quality would require.</w:t>
      </w:r>
    </w:p>
    <w:p w14:paraId="5038D54B" w14:textId="17078137" w:rsidR="001945B2" w:rsidRPr="00015210" w:rsidRDefault="001945B2" w:rsidP="00546B58">
      <w:pPr>
        <w:pStyle w:val="Paragraph0"/>
      </w:pPr>
      <w:r w:rsidRPr="00015210">
        <w:t>Even a</w:t>
      </w:r>
      <w:ins w:id="978" w:author="Xin Li" w:date="2026-08-22T08:34:00Z" w16du:dateUtc="2026-08-22T00:34:00Z">
        <w:r w:rsidR="00270DFC">
          <w:t>n</w:t>
        </w:r>
      </w:ins>
      <w:r w:rsidRPr="00015210">
        <w:t xml:space="preserve"> </w:t>
      </w:r>
      <w:del w:id="979" w:author="Xin Li" w:date="2026-08-22T07:41:00Z" w16du:dateUtc="2026-08-21T23:41:00Z">
        <w:r w:rsidRPr="00015210" w:rsidDel="004E55FA">
          <w:delText>member</w:delText>
        </w:r>
      </w:del>
      <w:ins w:id="980" w:author="Xin Li" w:date="2026-08-22T07:41:00Z" w16du:dateUtc="2026-08-21T23:41:00Z">
        <w:r w:rsidR="004E55FA">
          <w:t>answerer</w:t>
        </w:r>
      </w:ins>
      <w:r w:rsidRPr="00015210">
        <w:t xml:space="preserve"> who does read the AI answer tends to confirm the first impression. An </w:t>
      </w:r>
      <w:r w:rsidRPr="00015210">
        <w:lastRenderedPageBreak/>
        <w:t xml:space="preserve">answer looks comprehensive because of how it is laid out, but correctness depends on whether the code runs, whether the named libraries and versions are the ones actually in use, and whether the diagnosis fits the setup described. Checking these things means working through the reasoning, which is demanding even for skilled programmers </w:t>
      </w:r>
      <w:r w:rsidR="00546B58" w:rsidRPr="00015210">
        <w:fldChar w:fldCharType="begin"/>
      </w:r>
      <w:r w:rsidR="00546B58" w:rsidRPr="00015210">
        <w:instrText xml:space="preserve"> ADDIN ZOTERO_ITEM CSL_CITATION {"citationID":"Ue23IfVF","properties":{"unsorted":false,"formattedCitation":"(Lee &amp; Lee 2025)","plainCitation":"(Lee &amp; Lee 2025)","noteIndex":0},"citationItems":[{"id":197490,"uris":["http://zotero.org/users/8905122/items/JFB98B73"],"itemData":{"id":197490,"type":"article-journal","abstract":"The performance of question-answering (QA) models has significantly advanced, yet challenges remain in verifying the accuracy of generated answers and providing clear explanations of the reasoning behind them. In response, this study introduces a novel answer verification model that detects inaccuracies in QA system outputs and offers structured, multi-step explanations to enhance both understanding and reliability. We built an answer verification system consisting of a stepwise prover and two types of verifiers and tested the proposed system on the EntailmentBank dataset as well as the ARC, AQUA-RAT, and AR-LSAT datasets from the STREET benchmark. By correcting the answers generated by the T5-large and GPT-3.5 QA models and comparing the results before and after correction, we observed notable improvements in answer accuracy and explanation clarity. Specifically, the proposed model increased the exact match score of the T5-large model by 1.76% and that of GPT-3.5 by 3.53% on the EntailmentBank dataset. Additionally, to address potential data scarcity, the study proposes a data augmentation technique that employs large language models and multi-hop datasets to generate reasoning chains, thereby enriching the training data. Although the augmented data did not match the quality of the gold data, which is manually curated and verified by humans, our experiments demonstrated that combining gold data with augmented data resulted in better performance than using only a subset of the gold data.","archive_location":"4 </w:instrText>
      </w:r>
      <w:r w:rsidR="00546B58" w:rsidRPr="00015210">
        <w:rPr>
          <w:rFonts w:ascii="Apple Color Emoji" w:hAnsi="Apple Color Emoji" w:cs="Apple Color Emoji"/>
        </w:rPr>
        <w:instrText>📊</w:instrText>
      </w:r>
      <w:r w:rsidR="00546B58" w:rsidRPr="00015210">
        <w:instrText>","call-number":"1 (CCF C)","container-title":"Knowledge-Based Systems","DOI":"10.1016/j.knosys.2025.113091","ISSN":"0950-7051","journalAbbreviation":"Knowledge-Based Systems","language":"en","note":"</w:instrText>
      </w:r>
      <w:r w:rsidR="00546B58" w:rsidRPr="00015210">
        <w:rPr>
          <w:rFonts w:ascii="Apple Color Emoji" w:hAnsi="Apple Color Emoji" w:cs="Apple Color Emoji"/>
        </w:rPr>
        <w:instrText>🏷️</w:instrText>
      </w:r>
      <w:r w:rsidR="00546B58" w:rsidRPr="00015210">
        <w:instrText xml:space="preserve"> /reading</w:instrText>
      </w:r>
      <w:r w:rsidR="00546B58" w:rsidRPr="00015210">
        <w:instrText>、</w:instrText>
      </w:r>
      <w:r w:rsidR="00546B58" w:rsidRPr="00015210">
        <w:instrText>Question answering</w:instrText>
      </w:r>
      <w:r w:rsidR="00546B58" w:rsidRPr="00015210">
        <w:instrText>、</w:instrText>
      </w:r>
      <w:r w:rsidR="00546B58" w:rsidRPr="00015210">
        <w:instrText>Natural language processing</w:instrText>
      </w:r>
      <w:r w:rsidR="00546B58" w:rsidRPr="00015210">
        <w:instrText>、</w:instrText>
      </w:r>
      <w:r w:rsidR="00546B58" w:rsidRPr="00015210">
        <w:instrText>Answer verification</w:instrText>
      </w:r>
      <w:r w:rsidR="00546B58" w:rsidRPr="00015210">
        <w:instrText>、</w:instrText>
      </w:r>
      <w:r w:rsidR="00546B58" w:rsidRPr="00015210">
        <w:instrText xml:space="preserve">Data generation","page":"113091","source":"8 (Q1)","title":"Structured reasoning and answer verification: Enhancing question answering system accuracy and explainability","title-short":"Structured reasoning and answer verification","URL":"https://www.sciencedirect.com/science/article/pii/S0950705125001388","volume":"311","author":[{"family":"Lee","given":"Jihyung"},{"family":"Lee","given":"Gary Geunbae"}],"accessed":{"date-parts":[["2026",8,9]]},"issued":{"date-parts":[["2025",2,28]]}}}],"schema":"https://github.com/citation-style-language/schema/raw/master/csl-citation.json"} </w:instrText>
      </w:r>
      <w:r w:rsidR="00546B58" w:rsidRPr="00015210">
        <w:fldChar w:fldCharType="separate"/>
      </w:r>
      <w:r w:rsidR="00546B58" w:rsidRPr="00015210">
        <w:t>(Lee &amp; Lee 2025)</w:t>
      </w:r>
      <w:r w:rsidR="00546B58" w:rsidRPr="00015210">
        <w:fldChar w:fldCharType="end"/>
      </w:r>
      <w:r w:rsidRPr="00015210">
        <w:t xml:space="preserve">, and errors in AI answers often go undetected for exactly this reason </w:t>
      </w:r>
      <w:r w:rsidR="00546B58" w:rsidRPr="00015210">
        <w:rPr>
          <w:rFonts w:eastAsia="DengXian"/>
          <w:kern w:val="2"/>
          <w14:ligatures w14:val="standardContextual"/>
        </w:rPr>
        <w:fldChar w:fldCharType="begin"/>
      </w:r>
      <w:r w:rsidR="00546B58" w:rsidRPr="00015210">
        <w:rPr>
          <w:rFonts w:eastAsia="DengXian"/>
          <w:kern w:val="2"/>
          <w14:ligatures w14:val="standardContextual"/>
        </w:rPr>
        <w:instrText xml:space="preserve"> ADDIN ZOTERO_ITEM CSL_CITATION {"citationID":"FluRE6Pa","properties":{"unsorted":false,"formattedCitation":"(Kabir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546B58" w:rsidRPr="00015210">
        <w:rPr>
          <w:rFonts w:ascii="Apple Color Emoji" w:eastAsia="DengXian" w:hAnsi="Apple Color Emoji" w:cs="Apple Color Emoji"/>
          <w:kern w:val="2"/>
          <w14:ligatures w14:val="standardContextual"/>
        </w:rPr>
        <w:instrText>📊</w:instrText>
      </w:r>
      <w:r w:rsidR="00546B58" w:rsidRPr="00015210">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546B58" w:rsidRPr="00015210">
        <w:rPr>
          <w:rFonts w:ascii="Apple Color Emoji" w:eastAsia="DengXian" w:hAnsi="Apple Color Emoji" w:cs="Apple Color Emoji"/>
          <w:kern w:val="2"/>
          <w14:ligatures w14:val="standardContextual"/>
        </w:rPr>
        <w:instrText>🏷️</w:instrText>
      </w:r>
      <w:r w:rsidR="00546B58" w:rsidRPr="00015210">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546B58" w:rsidRPr="00015210">
        <w:rPr>
          <w:rFonts w:eastAsia="DengXian"/>
          <w:kern w:val="2"/>
          <w14:ligatures w14:val="standardContextual"/>
        </w:rPr>
        <w:fldChar w:fldCharType="separate"/>
      </w:r>
      <w:r w:rsidR="00546B58" w:rsidRPr="00015210">
        <w:rPr>
          <w:rFonts w:eastAsia="DengXian"/>
          <w:kern w:val="2"/>
          <w14:ligatures w14:val="standardContextual"/>
        </w:rPr>
        <w:t>(Kabir et al. 2024)</w:t>
      </w:r>
      <w:r w:rsidR="00546B58" w:rsidRPr="00015210">
        <w:rPr>
          <w:rFonts w:eastAsia="DengXian"/>
          <w:kern w:val="2"/>
          <w14:ligatures w14:val="standardContextual"/>
        </w:rPr>
        <w:fldChar w:fldCharType="end"/>
      </w:r>
      <w:r w:rsidRPr="00015210">
        <w:t>. Careful reading is thus costly to start and unreliable once started, so it overturns the first impression less often than one might expect.</w:t>
      </w:r>
    </w:p>
    <w:p w14:paraId="2F5B813A" w14:textId="0211F69F" w:rsidR="001945B2" w:rsidRPr="00015210" w:rsidRDefault="001945B2" w:rsidP="00546B58">
      <w:pPr>
        <w:pStyle w:val="Paragraph0"/>
      </w:pPr>
      <w:r w:rsidRPr="00015210">
        <w:t>Reversals do occur in both directions. A</w:t>
      </w:r>
      <w:ins w:id="981" w:author="Xin Li" w:date="2026-08-22T08:34:00Z" w16du:dateUtc="2026-08-22T00:34:00Z">
        <w:r w:rsidR="00270DFC">
          <w:t>n</w:t>
        </w:r>
      </w:ins>
      <w:r w:rsidRPr="00015210">
        <w:t xml:space="preserve"> </w:t>
      </w:r>
      <w:del w:id="982" w:author="Xin Li" w:date="2026-08-22T07:41:00Z" w16du:dateUtc="2026-08-21T23:41:00Z">
        <w:r w:rsidRPr="00015210" w:rsidDel="004E55FA">
          <w:delText>member</w:delText>
        </w:r>
      </w:del>
      <w:ins w:id="983" w:author="Xin Li" w:date="2026-08-22T07:41:00Z" w16du:dateUtc="2026-08-21T23:41:00Z">
        <w:r w:rsidR="004E55FA">
          <w:t>answerer</w:t>
        </w:r>
      </w:ins>
      <w:r w:rsidRPr="00015210">
        <w:t xml:space="preserve"> who meant to pass may find the AI answer mistaken and write up their own answer after all; a</w:t>
      </w:r>
      <w:ins w:id="984" w:author="Xin Li" w:date="2026-08-22T08:34:00Z" w16du:dateUtc="2026-08-22T00:34:00Z">
        <w:r w:rsidR="00270DFC">
          <w:t>n</w:t>
        </w:r>
      </w:ins>
      <w:r w:rsidRPr="00015210">
        <w:t xml:space="preserve"> </w:t>
      </w:r>
      <w:del w:id="985" w:author="Xin Li" w:date="2026-08-22T07:41:00Z" w16du:dateUtc="2026-08-21T23:41:00Z">
        <w:r w:rsidRPr="00015210" w:rsidDel="004E55FA">
          <w:delText>member</w:delText>
        </w:r>
      </w:del>
      <w:ins w:id="986" w:author="Xin Li" w:date="2026-08-22T07:41:00Z" w16du:dateUtc="2026-08-21T23:41:00Z">
        <w:r w:rsidR="004E55FA">
          <w:t>answerer</w:t>
        </w:r>
      </w:ins>
      <w:r w:rsidRPr="00015210">
        <w:t xml:space="preserve"> who meant to write up their own answer may find the AI answer sound and stop contributing their own answer. We do not claim that either pattern is impossible. We claim that neither is systematic enough to produce a detectable relationship between the quality of an AI answer and the rate at which human answers appear.</w:t>
      </w:r>
      <w:ins w:id="987" w:author="Xin Li" w:date="2026-08-22T08:22:00Z" w16du:dateUtc="2026-08-22T00:22:00Z">
        <w:r w:rsidR="00FC0A68">
          <w:t xml:space="preserve"> To tes</w:t>
        </w:r>
      </w:ins>
      <w:ins w:id="988" w:author="Xin Li" w:date="2026-08-22T09:02:00Z" w16du:dateUtc="2026-08-22T01:02:00Z">
        <w:r w:rsidR="00770076">
          <w:t>t</w:t>
        </w:r>
      </w:ins>
      <w:ins w:id="989" w:author="Xin Li" w:date="2026-08-22T08:22:00Z" w16du:dateUtc="2026-08-22T00:22:00Z">
        <w:r w:rsidR="00FC0A68">
          <w:t xml:space="preserve"> this, we build a null hypothesis on AI answer quality affect</w:t>
        </w:r>
      </w:ins>
      <w:ins w:id="990" w:author="Xin Li" w:date="2026-08-22T08:23:00Z" w16du:dateUtc="2026-08-22T00:23:00Z">
        <w:r w:rsidR="00FC0A68">
          <w:t xml:space="preserve"> entry:</w:t>
        </w:r>
      </w:ins>
      <w:ins w:id="991" w:author="Xin Li" w:date="2026-08-22T08:22:00Z" w16du:dateUtc="2026-08-22T00:22:00Z">
        <w:r w:rsidR="00FC0A68">
          <w:t xml:space="preserve"> </w:t>
        </w:r>
      </w:ins>
    </w:p>
    <w:p w14:paraId="647965E2" w14:textId="566BD406" w:rsidR="001945B2" w:rsidRPr="00015210" w:rsidDel="00FC0A68" w:rsidRDefault="001945B2" w:rsidP="00546B58">
      <w:pPr>
        <w:pStyle w:val="Paragraph0"/>
        <w:rPr>
          <w:del w:id="992" w:author="Xin Li" w:date="2026-08-22T08:22:00Z" w16du:dateUtc="2026-08-22T00:22:00Z"/>
        </w:rPr>
      </w:pPr>
      <w:del w:id="993" w:author="Xin Li" w:date="2026-08-22T08:22:00Z" w16du:dateUtc="2026-08-22T00:22:00Z">
        <w:r w:rsidRPr="00015210" w:rsidDel="00FC0A68">
          <w:delText xml:space="preserve">We should also be clear about what H3 does </w:delText>
        </w:r>
        <w:r w:rsidRPr="00015210" w:rsidDel="00FC0A68">
          <w:rPr>
            <w:i/>
            <w:iCs/>
          </w:rPr>
          <w:delText>not</w:delText>
        </w:r>
        <w:r w:rsidRPr="00015210" w:rsidDel="00FC0A68">
          <w:delText xml:space="preserve"> say. It does not say that </w:delText>
        </w:r>
      </w:del>
      <w:del w:id="994" w:author="Xin Li" w:date="2026-08-22T07:41:00Z" w16du:dateUtc="2026-08-21T23:41:00Z">
        <w:r w:rsidRPr="00015210" w:rsidDel="004E55FA">
          <w:delText>member</w:delText>
        </w:r>
      </w:del>
      <w:del w:id="995" w:author="Xin Li" w:date="2026-08-22T08:22:00Z" w16du:dateUtc="2026-08-22T00:22:00Z">
        <w:r w:rsidRPr="00015210" w:rsidDel="00FC0A68">
          <w:delText xml:space="preserve">s cannot assess the quality of an AI answer, and it does not say that quality is irrelevant to what they do. Section 3.5.3 predicts that quality matters a great deal, precisely because the quality decision is made </w:delText>
        </w:r>
        <w:r w:rsidRPr="00015210" w:rsidDel="00FC0A68">
          <w:rPr>
            <w:i/>
            <w:iCs/>
          </w:rPr>
          <w:delText>after</w:delText>
        </w:r>
        <w:r w:rsidRPr="00015210" w:rsidDel="00FC0A68">
          <w:delText xml:space="preserve"> the </w:delText>
        </w:r>
      </w:del>
      <w:del w:id="996" w:author="Xin Li" w:date="2026-08-22T07:41:00Z" w16du:dateUtc="2026-08-21T23:41:00Z">
        <w:r w:rsidRPr="00015210" w:rsidDel="004E55FA">
          <w:delText>member</w:delText>
        </w:r>
      </w:del>
      <w:del w:id="997" w:author="Xin Li" w:date="2026-08-22T08:22:00Z" w16du:dateUtc="2026-08-22T00:22:00Z">
        <w:r w:rsidRPr="00015210" w:rsidDel="00FC0A68">
          <w:delText xml:space="preserve"> has committed to answering, at which point reading the AI answer is no longer optional.</w:delText>
        </w:r>
      </w:del>
    </w:p>
    <w:p w14:paraId="20468ACF" w14:textId="7CA8933D" w:rsidR="001945B2" w:rsidRPr="00FC0A68" w:rsidRDefault="001945B2">
      <w:pPr>
        <w:pStyle w:val="Paragraph0"/>
        <w:ind w:left="432" w:firstLine="0"/>
        <w:rPr>
          <w:i/>
          <w:iCs/>
          <w:rPrChange w:id="998" w:author="Xin Li" w:date="2026-08-22T08:22:00Z" w16du:dateUtc="2026-08-22T00:22:00Z">
            <w:rPr/>
          </w:rPrChange>
        </w:rPr>
        <w:pPrChange w:id="999" w:author="Xin Li" w:date="2026-08-22T08:22:00Z" w16du:dateUtc="2026-08-22T00:22:00Z">
          <w:pPr>
            <w:pStyle w:val="Paragraph0"/>
            <w:ind w:firstLine="0"/>
          </w:pPr>
        </w:pPrChange>
      </w:pPr>
      <w:r w:rsidRPr="00FC0A68">
        <w:rPr>
          <w:b/>
          <w:bCs/>
          <w:i/>
          <w:iCs/>
          <w:rPrChange w:id="1000" w:author="Xin Li" w:date="2026-08-22T08:22:00Z" w16du:dateUtc="2026-08-22T00:22:00Z">
            <w:rPr>
              <w:b/>
              <w:bCs/>
            </w:rPr>
          </w:rPrChange>
        </w:rPr>
        <w:t>H3</w:t>
      </w:r>
      <w:ins w:id="1001" w:author="Xin Li" w:date="2026-08-22T08:23:00Z" w16du:dateUtc="2026-08-22T00:23:00Z">
        <w:r w:rsidR="00FC0A68">
          <w:rPr>
            <w:b/>
            <w:bCs/>
            <w:i/>
            <w:iCs/>
          </w:rPr>
          <w:t>-null</w:t>
        </w:r>
      </w:ins>
      <w:r w:rsidRPr="00FC0A68">
        <w:rPr>
          <w:b/>
          <w:bCs/>
          <w:i/>
          <w:iCs/>
          <w:rPrChange w:id="1002" w:author="Xin Li" w:date="2026-08-22T08:22:00Z" w16du:dateUtc="2026-08-22T00:22:00Z">
            <w:rPr>
              <w:b/>
              <w:bCs/>
            </w:rPr>
          </w:rPrChange>
        </w:rPr>
        <w:t>.</w:t>
      </w:r>
      <w:r w:rsidRPr="00FC0A68">
        <w:rPr>
          <w:i/>
          <w:iCs/>
          <w:rPrChange w:id="1003" w:author="Xin Li" w:date="2026-08-22T08:22:00Z" w16du:dateUtc="2026-08-22T00:22:00Z">
            <w:rPr/>
          </w:rPrChange>
        </w:rPr>
        <w:t xml:space="preserve"> The effect of an AI answer on human answer supply does not vary appreciably with the quality of the AI answer.</w:t>
      </w:r>
    </w:p>
    <w:p w14:paraId="408F5244" w14:textId="3817E610" w:rsidR="00FC0A68" w:rsidRPr="00DE134C" w:rsidRDefault="00FC0A68" w:rsidP="00FC0A68">
      <w:pPr>
        <w:pStyle w:val="Paragraph0"/>
        <w:ind w:left="432" w:firstLine="0"/>
        <w:rPr>
          <w:ins w:id="1004" w:author="Xin Li" w:date="2026-08-22T08:23:00Z" w16du:dateUtc="2026-08-22T00:23:00Z"/>
          <w:i/>
          <w:iCs/>
        </w:rPr>
      </w:pPr>
      <w:ins w:id="1005" w:author="Xin Li" w:date="2026-08-22T08:23:00Z" w16du:dateUtc="2026-08-22T00:23:00Z">
        <w:r w:rsidRPr="00DE134C">
          <w:rPr>
            <w:b/>
            <w:bCs/>
            <w:i/>
            <w:iCs/>
          </w:rPr>
          <w:t>H3</w:t>
        </w:r>
        <w:r>
          <w:rPr>
            <w:b/>
            <w:bCs/>
            <w:i/>
            <w:iCs/>
          </w:rPr>
          <w:t>-alter</w:t>
        </w:r>
      </w:ins>
      <w:ins w:id="1006" w:author="Xin Li" w:date="2026-08-22T08:24:00Z" w16du:dateUtc="2026-08-22T00:24:00Z">
        <w:r>
          <w:rPr>
            <w:b/>
            <w:bCs/>
            <w:i/>
            <w:iCs/>
          </w:rPr>
          <w:t>native</w:t>
        </w:r>
      </w:ins>
      <w:ins w:id="1007" w:author="Xin Li" w:date="2026-08-22T08:23:00Z" w16du:dateUtc="2026-08-22T00:23:00Z">
        <w:r w:rsidRPr="00DE134C">
          <w:rPr>
            <w:b/>
            <w:bCs/>
            <w:i/>
            <w:iCs/>
          </w:rPr>
          <w:t>.</w:t>
        </w:r>
        <w:r w:rsidRPr="00DE134C">
          <w:rPr>
            <w:i/>
            <w:iCs/>
          </w:rPr>
          <w:t xml:space="preserve"> The effect of an AI answer on human answer supply vary with the quality of the AI answer.</w:t>
        </w:r>
      </w:ins>
    </w:p>
    <w:p w14:paraId="4D47FCC4" w14:textId="0998FCBE" w:rsidR="001945B2" w:rsidRPr="00015210" w:rsidRDefault="00A63984" w:rsidP="001945B2">
      <w:pPr>
        <w:pStyle w:val="Heading2"/>
      </w:pPr>
      <w:ins w:id="1008" w:author="Xin Li" w:date="2026-08-21T15:34:00Z" w16du:dateUtc="2026-08-21T07:34:00Z">
        <w:r>
          <w:t xml:space="preserve">Hypotheses on </w:t>
        </w:r>
      </w:ins>
      <w:r w:rsidR="001945B2" w:rsidRPr="00015210">
        <w:t>The Quality Decision</w:t>
      </w:r>
    </w:p>
    <w:p w14:paraId="5DB8D5AD" w14:textId="5BEF5481" w:rsidR="001945B2" w:rsidRPr="00015210" w:rsidDel="00BF62B7" w:rsidRDefault="001945B2" w:rsidP="00546B58">
      <w:pPr>
        <w:pStyle w:val="Paragraph0"/>
        <w:rPr>
          <w:del w:id="1009" w:author="Xin Li" w:date="2026-08-22T08:25:00Z" w16du:dateUtc="2026-08-22T00:25:00Z"/>
        </w:rPr>
      </w:pPr>
      <w:del w:id="1010" w:author="Xin Li" w:date="2026-08-22T08:25:00Z" w16du:dateUtc="2026-08-22T00:25:00Z">
        <w:r w:rsidRPr="00015210" w:rsidDel="00BF62B7">
          <w:delText xml:space="preserve">Once a </w:delText>
        </w:r>
      </w:del>
      <w:del w:id="1011" w:author="Xin Li" w:date="2026-08-22T07:41:00Z" w16du:dateUtc="2026-08-21T23:41:00Z">
        <w:r w:rsidRPr="00015210" w:rsidDel="004E55FA">
          <w:delText>member</w:delText>
        </w:r>
      </w:del>
      <w:del w:id="1012" w:author="Xin Li" w:date="2026-08-22T08:25:00Z" w16du:dateUtc="2026-08-22T00:25:00Z">
        <w:r w:rsidRPr="00015210" w:rsidDel="00BF62B7">
          <w:delText xml:space="preserve"> has decided to contribute, the question becomes how good the answer needs to be. That judgment forms in two stages, first from the appraisal made before reading and then from what reading reveals, so H4 and H6 describe two stages of a single process.</w:delText>
        </w:r>
      </w:del>
    </w:p>
    <w:p w14:paraId="73B9E75A" w14:textId="77777777" w:rsidR="00BF62B7" w:rsidRPr="00015210" w:rsidRDefault="00BF62B7" w:rsidP="00BF62B7">
      <w:pPr>
        <w:pStyle w:val="Heading3"/>
        <w:rPr>
          <w:ins w:id="1013" w:author="Xin Li" w:date="2026-08-22T08:24:00Z" w16du:dateUtc="2026-08-22T00:24:00Z"/>
        </w:rPr>
      </w:pPr>
      <w:commentRangeStart w:id="1014"/>
      <w:ins w:id="1015" w:author="Xin Li" w:date="2026-08-22T08:24:00Z" w16du:dateUtc="2026-08-22T00:24:00Z">
        <w:r>
          <w:t>System 1 Effect</w:t>
        </w:r>
        <w:r w:rsidRPr="00015210">
          <w:t xml:space="preserve">: Label </w:t>
        </w:r>
        <w:r>
          <w:t xml:space="preserve">and Length </w:t>
        </w:r>
      </w:ins>
      <w:commentRangeEnd w:id="1014"/>
      <w:r w:rsidR="00270DFC" w:rsidRPr="00015210">
        <w:rPr>
          <w:rStyle w:val="CommentReference"/>
          <w:sz w:val="24"/>
        </w:rPr>
        <w:commentReference w:id="1014"/>
      </w:r>
    </w:p>
    <w:p w14:paraId="16EA2BF6" w14:textId="01761766" w:rsidR="001945B2" w:rsidRPr="00015210" w:rsidDel="00BF62B7" w:rsidRDefault="00BF62B7" w:rsidP="001945B2">
      <w:pPr>
        <w:pStyle w:val="Heading3"/>
        <w:rPr>
          <w:del w:id="1016" w:author="Xin Li" w:date="2026-08-22T08:24:00Z" w16du:dateUtc="2026-08-22T00:24:00Z"/>
        </w:rPr>
      </w:pPr>
      <w:ins w:id="1017" w:author="Xin Li" w:date="2026-08-22T08:25:00Z" w16du:dateUtc="2026-08-22T00:25:00Z">
        <w:r w:rsidRPr="00015210">
          <w:t xml:space="preserve">Once </w:t>
        </w:r>
      </w:ins>
      <w:ins w:id="1018" w:author="Xin Li" w:date="2026-08-22T08:31:00Z" w16du:dateUtc="2026-08-22T00:31:00Z">
        <w:r w:rsidR="00270DFC">
          <w:t>an answerer</w:t>
        </w:r>
      </w:ins>
      <w:ins w:id="1019" w:author="Xin Li" w:date="2026-08-22T08:25:00Z" w16du:dateUtc="2026-08-22T00:25:00Z">
        <w:r w:rsidRPr="00015210">
          <w:t xml:space="preserve"> has decided to contribute, the question becomes how good the answer needs to be. </w:t>
        </w:r>
      </w:ins>
      <w:del w:id="1020" w:author="Xin Li" w:date="2026-08-22T08:24:00Z" w16du:dateUtc="2026-08-22T00:24:00Z">
        <w:r w:rsidR="001945B2" w:rsidRPr="00015210" w:rsidDel="00BF62B7">
          <w:delText>Source: The Label Component</w:delText>
        </w:r>
      </w:del>
    </w:p>
    <w:p w14:paraId="30A5353D" w14:textId="667C4D8D" w:rsidR="001945B2" w:rsidRPr="00015210" w:rsidRDefault="001945B2" w:rsidP="00546B58">
      <w:pPr>
        <w:pStyle w:val="Paragraph0"/>
      </w:pPr>
      <w:r w:rsidRPr="00015210">
        <w:t xml:space="preserve">The </w:t>
      </w:r>
      <w:del w:id="1021" w:author="Xin Li" w:date="2026-08-22T07:41:00Z" w16du:dateUtc="2026-08-21T23:41:00Z">
        <w:r w:rsidRPr="00015210" w:rsidDel="004E55FA">
          <w:delText>member</w:delText>
        </w:r>
      </w:del>
      <w:ins w:id="1022" w:author="Xin Li" w:date="2026-08-22T07:41:00Z" w16du:dateUtc="2026-08-21T23:41:00Z">
        <w:r w:rsidR="004E55FA">
          <w:t>answerer</w:t>
        </w:r>
      </w:ins>
      <w:r w:rsidRPr="00015210">
        <w:t xml:space="preserve"> has already appraised the AI as unlikely to have solved the problem, and that appraisal does not vanish once writing begins. Having judged the </w:t>
      </w:r>
      <w:del w:id="1023" w:author="Xin Li" w:date="2026-08-22T07:37:00Z" w16du:dateUtc="2026-08-21T23:37:00Z">
        <w:r w:rsidRPr="00015210" w:rsidDel="004E55FA">
          <w:delText>rival</w:delText>
        </w:r>
      </w:del>
      <w:ins w:id="1024" w:author="Xin Li" w:date="2026-08-22T07:37:00Z" w16du:dateUtc="2026-08-21T23:37:00Z">
        <w:r w:rsidR="004E55FA">
          <w:t>competitor</w:t>
        </w:r>
      </w:ins>
      <w:r w:rsidRPr="00015210">
        <w:t xml:space="preserve"> to be weak, the </w:t>
      </w:r>
      <w:del w:id="1025" w:author="Xin Li" w:date="2026-08-22T07:41:00Z" w16du:dateUtc="2026-08-21T23:41:00Z">
        <w:r w:rsidRPr="00015210" w:rsidDel="004E55FA">
          <w:delText>member</w:delText>
        </w:r>
      </w:del>
      <w:ins w:id="1026" w:author="Xin Li" w:date="2026-08-22T07:41:00Z" w16du:dateUtc="2026-08-21T23:41:00Z">
        <w:r w:rsidR="004E55FA">
          <w:t>answerer</w:t>
        </w:r>
      </w:ins>
      <w:r w:rsidRPr="00015210">
        <w:t xml:space="preserve"> expects that even a fairly modest answer will be enough to come out ahead. The </w:t>
      </w:r>
      <w:r w:rsidRPr="00015210">
        <w:lastRenderedPageBreak/>
        <w:t xml:space="preserve">law of least effort holds that people supply effort only up to the level a goal requires, and no further </w:t>
      </w:r>
      <w:r w:rsidR="00546B58" w:rsidRPr="00015210">
        <w:fldChar w:fldCharType="begin"/>
      </w:r>
      <w:r w:rsidR="00546B58" w:rsidRPr="00015210">
        <w:instrText xml:space="preserve"> ADDIN ZOTERO_ITEM CSL_CITATION {"citationID":"0k9chnvx","properties":{"unsorted":false,"formattedCitation":"(Kahneman 2011)","plainCitation":"(Kahneman 2011)","noteIndex":0},"citationItems":[{"id":80829,"uris":["http://zotero.org/users/8905122/items/YSCWE6LK"],"itemData":{"id":80829,"type":"article-journal","container-title":"Farrar, Straus and Giroux","note":"</w:instrText>
      </w:r>
      <w:r w:rsidR="00546B58" w:rsidRPr="00015210">
        <w:rPr>
          <w:rFonts w:ascii="Apple Color Emoji" w:hAnsi="Apple Color Emoji" w:cs="Apple Color Emoji"/>
        </w:rPr>
        <w:instrText>🏷️</w:instrText>
      </w:r>
      <w:r w:rsidR="00546B58" w:rsidRPr="00015210">
        <w:instrText xml:space="preserve"> /reading","title":"Thinking, fast and slow","author":[{"family":"Kahneman","given":"Daniel"}],"issued":{"date-parts":[["2011"]]}}}],"schema":"https://github.com/citation-style-language/schema/raw/master/csl-citation.json"} </w:instrText>
      </w:r>
      <w:r w:rsidR="00546B58" w:rsidRPr="00015210">
        <w:fldChar w:fldCharType="separate"/>
      </w:r>
      <w:r w:rsidR="00546B58" w:rsidRPr="00015210">
        <w:t>(Kahneman 2011)</w:t>
      </w:r>
      <w:r w:rsidR="00546B58" w:rsidRPr="00015210">
        <w:fldChar w:fldCharType="end"/>
      </w:r>
      <w:r w:rsidRPr="00015210">
        <w:t xml:space="preserve">; here, the appraisal has set the goal low. Competition research points the same way: the intensity of a competitive response depends on how much the </w:t>
      </w:r>
      <w:del w:id="1027" w:author="Xin Li" w:date="2026-08-22T07:37:00Z" w16du:dateUtc="2026-08-21T23:37:00Z">
        <w:r w:rsidRPr="00015210" w:rsidDel="004E55FA">
          <w:delText>rival</w:delText>
        </w:r>
      </w:del>
      <w:ins w:id="1028" w:author="Xin Li" w:date="2026-08-22T07:37:00Z" w16du:dateUtc="2026-08-21T23:37:00Z">
        <w:r w:rsidR="004E55FA">
          <w:t>competitor</w:t>
        </w:r>
      </w:ins>
      <w:r w:rsidRPr="00015210">
        <w:t xml:space="preserve"> appears to have invested, and weak performance by a </w:t>
      </w:r>
      <w:del w:id="1029" w:author="Xin Li" w:date="2026-08-22T07:37:00Z" w16du:dateUtc="2026-08-21T23:37:00Z">
        <w:r w:rsidRPr="00015210" w:rsidDel="004E55FA">
          <w:delText>rival</w:delText>
        </w:r>
      </w:del>
      <w:ins w:id="1030" w:author="Xin Li" w:date="2026-08-22T07:37:00Z" w16du:dateUtc="2026-08-21T23:37:00Z">
        <w:r w:rsidR="004E55FA">
          <w:t>competitor</w:t>
        </w:r>
      </w:ins>
      <w:r w:rsidRPr="00015210">
        <w:t xml:space="preserve"> reduces the resources an actor commits </w:t>
      </w:r>
      <w:r w:rsidR="00546B58" w:rsidRPr="00015210">
        <w:fldChar w:fldCharType="begin"/>
      </w:r>
      <w:r w:rsidR="002B3B5F" w:rsidRPr="00015210">
        <w:instrText xml:space="preserve"> ADDIN ZOTERO_ITEM CSL_CITATION {"citationID":"h9Bv1F8l","properties":{"unsorted":false,"formattedCitation":"(Chen 2009; Hsieh et al. 2015)","plainCitation":"(Chen 2009; Hsieh et al. 2015)","noteIndex":0},"citationItems":[{"id":181732,"uris":["http://zotero.org/users/8905122/items/3R9IAKCV"],"itemData":{"id":181732,"type":"article-journal","abstract":"This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2B3B5F" w:rsidRPr="00015210">
        <w:rPr>
          <w:rFonts w:ascii="Apple Color Emoji" w:hAnsi="Apple Color Emoji" w:cs="Apple Color Emoji"/>
        </w:rPr>
        <w:instrText>📊</w:instrText>
      </w:r>
      <w:r w:rsidR="002B3B5F" w:rsidRPr="00015210">
        <w:instrText>","call-number":"3","container-title":"Asia Pacific Journal of Management","DOI":"10.1007/s10490-008-9110-7","ISSN":"1572-9958","issue":"1","journalAbbreviation":"Asia Pac J Manag","language":"en","note":"</w:instrText>
      </w:r>
      <w:r w:rsidR="002B3B5F" w:rsidRPr="00015210">
        <w:rPr>
          <w:rFonts w:ascii="Apple Color Emoji" w:hAnsi="Apple Color Emoji" w:cs="Apple Color Emoji"/>
        </w:rPr>
        <w:instrText>🏷️</w:instrText>
      </w:r>
      <w:r w:rsidR="002B3B5F" w:rsidRPr="00015210">
        <w:instrText xml:space="preserve"> /reading</w:instrText>
      </w:r>
      <w:r w:rsidR="002B3B5F" w:rsidRPr="00015210">
        <w:instrText>、</w:instrText>
      </w:r>
      <w:r w:rsidR="002B3B5F" w:rsidRPr="00015210">
        <w:instrText>Research</w:instrText>
      </w:r>
      <w:r w:rsidR="002B3B5F" w:rsidRPr="00015210">
        <w:instrText>、</w:instrText>
      </w:r>
      <w:r w:rsidR="002B3B5F" w:rsidRPr="00015210">
        <w:rPr>
          <w:rFonts w:ascii="Apple Color Emoji" w:hAnsi="Apple Color Emoji" w:cs="Apple Color Emoji"/>
        </w:rPr>
        <w:instrText>🤖️</w:instrText>
      </w:r>
      <w:r w:rsidR="002B3B5F" w:rsidRPr="00015210">
        <w:instrText>、</w:instrText>
      </w:r>
      <w:r w:rsidR="002B3B5F" w:rsidRPr="00015210">
        <w:instrText>Competitive dynamics</w:instrText>
      </w:r>
      <w:r w:rsidR="002B3B5F" w:rsidRPr="00015210">
        <w:instrText>、</w:instrText>
      </w:r>
      <w:r w:rsidR="002B3B5F" w:rsidRPr="00015210">
        <w:instrText>Publishing</w:instrText>
      </w:r>
      <w:r w:rsidR="002B3B5F" w:rsidRPr="00015210">
        <w:instrText>、</w:instrText>
      </w:r>
      <w:r w:rsidR="002B3B5F" w:rsidRPr="00015210">
        <w:instrText>Strategic management</w:instrText>
      </w:r>
      <w:r w:rsidR="002B3B5F" w:rsidRPr="00015210">
        <w:instrText>、</w:instrText>
      </w:r>
      <w:r w:rsidR="002B3B5F" w:rsidRPr="00015210">
        <w:instrText>U.S.-based journal","page":"5-25","source":"9.7 (Q1)","title":"Competitive dynamics research: An insider’s odyssey","title-short":"Competitive dynamics research","URL":"https://doi.org/10.1007/s10490-008-9110-7","volume":"26","author":[{"family":"Chen","given":"Ming-Jer"}],"accessed":{"date-parts":[["2026",7,27]]},"issued":{"date-parts":[["2009",3,1]]}}},{"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smaller competitors' positive performance. In contrast to prior research focus on decision makers' persistence irrespective of external cues, we also find that a firm's escalation behavior is decreased by larger rivals' negative performance.</w:instrText>
      </w:r>
      <w:r w:rsidR="002B3B5F" w:rsidRPr="00015210">
        <w: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instrText>
      </w:r>
      <w:r w:rsidR="002B3B5F" w:rsidRPr="00015210">
        <w:instrText xml:space="preserve">","archive_location":"109 </w:instrText>
      </w:r>
      <w:r w:rsidR="002B3B5F" w:rsidRPr="00015210">
        <w:rPr>
          <w:rFonts w:ascii="Apple Color Emoji" w:hAnsi="Apple Color Emoji" w:cs="Apple Color Emoji"/>
        </w:rPr>
        <w:instrText>📊</w:instrText>
      </w:r>
      <w:r w:rsidR="002B3B5F" w:rsidRPr="00015210">
        <w:instrText>","call-number":"1","container-title":"Academy of Management Journal","DOI":"10.5465/amj.2011.0869","ISSN":"0001-4273","issue":"1","journalAbbreviation":"AMJ","language":"en","note":"</w:instrText>
      </w:r>
      <w:r w:rsidR="002B3B5F" w:rsidRPr="00015210">
        <w:rPr>
          <w:rFonts w:ascii="Apple Color Emoji" w:hAnsi="Apple Color Emoji" w:cs="Apple Color Emoji"/>
        </w:rPr>
        <w:instrText>🏷️</w:instrText>
      </w:r>
      <w:r w:rsidR="002B3B5F" w:rsidRPr="00015210">
        <w:instrText xml:space="preserve"> /unread</w:instrText>
      </w:r>
      <w:r w:rsidR="002B3B5F" w:rsidRPr="00015210">
        <w:instrText>、</w:instrText>
      </w:r>
      <w:r w:rsidR="002B3B5F" w:rsidRPr="00015210">
        <w:instrText>imitation</w:instrText>
      </w:r>
      <w:r w:rsidR="002B3B5F" w:rsidRPr="00015210">
        <w:instrText>、</w:instrText>
      </w:r>
      <w:r w:rsidR="002B3B5F" w:rsidRPr="00015210">
        <w:instrText>competitive dynamics</w:instrText>
      </w:r>
      <w:r w:rsidR="002B3B5F" w:rsidRPr="00015210">
        <w:instrText>、</w:instrText>
      </w:r>
      <w:r w:rsidR="002B3B5F" w:rsidRPr="00015210">
        <w:instrText>escalation of commitment</w:instrText>
      </w:r>
      <w:r w:rsidR="002B3B5F" w:rsidRPr="00015210">
        <w:instrText>、</w:instrText>
      </w:r>
      <w:r w:rsidR="002B3B5F" w:rsidRPr="00015210">
        <w:instrText>market entry</w:instrText>
      </w:r>
      <w:r w:rsidR="002B3B5F" w:rsidRPr="00015210">
        <w:instrText>、</w:instrText>
      </w:r>
      <w:r w:rsidR="002B3B5F" w:rsidRPr="00015210">
        <w:instrText xml:space="preserve">reference points for decision-making","page":"38-58","publisher":"Academy of Management","source":"12.8 (Q1)","title":"If They Can Do It, Why Not Us? Competitors as Reference Points for Justifying Escalation of Commitment","title-short":"If They Can Do It, Why Not Us?","URL":"https://journals.aom.org/doi/abs/10.5465/amj.2011.0869","volume":"58","author":[{"family":"Hsieh","given":"Kai-Yu"},{"family":"Tsai","given":"Wenpin"},{"family":"Chen","given":"Ming-Jer"}],"accessed":{"date-parts":[["2026",7,27]]},"issued":{"date-parts":[["2015",2]]}}}],"schema":"https://github.com/citation-style-language/schema/raw/master/csl-citation.json"} </w:instrText>
      </w:r>
      <w:r w:rsidR="00546B58" w:rsidRPr="00015210">
        <w:fldChar w:fldCharType="separate"/>
      </w:r>
      <w:r w:rsidR="002B3B5F" w:rsidRPr="00015210">
        <w:t>(Chen 2009; Hsieh et al. 2015)</w:t>
      </w:r>
      <w:r w:rsidR="00546B58" w:rsidRPr="00015210">
        <w:fldChar w:fldCharType="end"/>
      </w:r>
      <w:r w:rsidR="00546B58" w:rsidRPr="00015210">
        <w:t xml:space="preserve">. </w:t>
      </w:r>
      <w:r w:rsidRPr="00015210">
        <w:t xml:space="preserve">Facing a </w:t>
      </w:r>
      <w:del w:id="1031" w:author="Xin Li" w:date="2026-08-22T07:37:00Z" w16du:dateUtc="2026-08-21T23:37:00Z">
        <w:r w:rsidRPr="00015210" w:rsidDel="004E55FA">
          <w:delText>rival</w:delText>
        </w:r>
      </w:del>
      <w:ins w:id="1032" w:author="Xin Li" w:date="2026-08-22T07:37:00Z" w16du:dateUtc="2026-08-21T23:37:00Z">
        <w:r w:rsidR="004E55FA">
          <w:t>competitor</w:t>
        </w:r>
      </w:ins>
      <w:r w:rsidRPr="00015210">
        <w:t xml:space="preserve"> that appears incapable, the </w:t>
      </w:r>
      <w:del w:id="1033" w:author="Xin Li" w:date="2026-08-22T07:41:00Z" w16du:dateUtc="2026-08-21T23:41:00Z">
        <w:r w:rsidRPr="00015210" w:rsidDel="004E55FA">
          <w:delText>member</w:delText>
        </w:r>
      </w:del>
      <w:ins w:id="1034" w:author="Xin Li" w:date="2026-08-22T07:41:00Z" w16du:dateUtc="2026-08-21T23:41:00Z">
        <w:r w:rsidR="004E55FA">
          <w:t>answerer</w:t>
        </w:r>
      </w:ins>
      <w:r w:rsidRPr="00015210">
        <w:t xml:space="preserve"> is highly confident of winning and invests only what winning requires.</w:t>
      </w:r>
    </w:p>
    <w:p w14:paraId="4CF839D4" w14:textId="482FEAB8" w:rsidR="001945B2" w:rsidRPr="00015210" w:rsidRDefault="00534D0B" w:rsidP="00546B58">
      <w:pPr>
        <w:pStyle w:val="Paragraph0"/>
      </w:pPr>
      <w:r w:rsidRPr="00015210">
        <w:t>“</w:t>
      </w:r>
      <w:r w:rsidR="001945B2" w:rsidRPr="00015210">
        <w:t>Doing just enough</w:t>
      </w:r>
      <w:r w:rsidRPr="00015210">
        <w:t>”</w:t>
      </w:r>
      <w:r w:rsidR="001945B2" w:rsidRPr="00015210">
        <w:t xml:space="preserve"> takes a concrete form here. A technical answer can be reduced to a working repair, such as a corrected line of code, the name of the relevant configuration flag, or a link to the documentation section that resolves the issue. Such an answer leaves out </w:t>
      </w:r>
      <w:r w:rsidR="001945B2" w:rsidRPr="00015210">
        <w:rPr>
          <w:i/>
          <w:iCs/>
        </w:rPr>
        <w:t>why</w:t>
      </w:r>
      <w:r w:rsidR="001945B2" w:rsidRPr="00015210">
        <w:t xml:space="preserve"> the repair works, </w:t>
      </w:r>
      <w:r w:rsidR="001945B2" w:rsidRPr="00015210">
        <w:rPr>
          <w:i/>
          <w:iCs/>
        </w:rPr>
        <w:t>when</w:t>
      </w:r>
      <w:r w:rsidR="001945B2" w:rsidRPr="00015210">
        <w:t xml:space="preserve"> it fails, </w:t>
      </w:r>
      <w:r w:rsidR="001945B2" w:rsidRPr="00015210">
        <w:rPr>
          <w:i/>
          <w:iCs/>
        </w:rPr>
        <w:t>what</w:t>
      </w:r>
      <w:r w:rsidR="001945B2" w:rsidRPr="00015210">
        <w:t xml:space="preserve"> the alternatives are, and </w:t>
      </w:r>
      <w:r w:rsidR="001945B2" w:rsidRPr="00015210">
        <w:rPr>
          <w:i/>
          <w:iCs/>
        </w:rPr>
        <w:t>what</w:t>
      </w:r>
      <w:r w:rsidR="001945B2" w:rsidRPr="00015210">
        <w:t xml:space="preserve"> to watch for. Two features of the setting make this minimal response likely. First, a short answer is viable, because a technical question is settled by a solution that works, so a brief answer that fixes the problem can beat a longer one that does not. Second, writing more is expensive: a thorough answer requires reconstructing the questioner</w:t>
      </w:r>
      <w:r w:rsidRPr="00015210">
        <w:t>’</w:t>
      </w:r>
      <w:r w:rsidR="001945B2" w:rsidRPr="00015210">
        <w:t xml:space="preserve">s situation and often writing and testing code, whereas the minimal repair can be supplied from knowledge the </w:t>
      </w:r>
      <w:del w:id="1035" w:author="Xin Li" w:date="2026-08-22T07:41:00Z" w16du:dateUtc="2026-08-21T23:41:00Z">
        <w:r w:rsidR="001945B2" w:rsidRPr="00015210" w:rsidDel="004E55FA">
          <w:delText>member</w:delText>
        </w:r>
      </w:del>
      <w:ins w:id="1036" w:author="Xin Li" w:date="2026-08-22T07:41:00Z" w16du:dateUtc="2026-08-21T23:41:00Z">
        <w:r w:rsidR="004E55FA">
          <w:t>answerer</w:t>
        </w:r>
      </w:ins>
      <w:r w:rsidR="001945B2" w:rsidRPr="00015210">
        <w:t xml:space="preserve"> already holds.</w:t>
      </w:r>
    </w:p>
    <w:p w14:paraId="69CF5D98" w14:textId="59D1A84D" w:rsidR="001945B2" w:rsidRPr="00BF62B7" w:rsidRDefault="001945B2">
      <w:pPr>
        <w:pStyle w:val="Paragraph0"/>
        <w:ind w:left="533" w:firstLine="0"/>
        <w:rPr>
          <w:i/>
          <w:iCs/>
          <w:rPrChange w:id="1037" w:author="Xin Li" w:date="2026-08-22T08:25:00Z" w16du:dateUtc="2026-08-22T00:25:00Z">
            <w:rPr/>
          </w:rPrChange>
        </w:rPr>
        <w:pPrChange w:id="1038" w:author="Xin Li" w:date="2026-08-22T08:24:00Z" w16du:dateUtc="2026-08-22T00:24:00Z">
          <w:pPr>
            <w:pStyle w:val="Paragraph0"/>
            <w:ind w:firstLine="0"/>
          </w:pPr>
        </w:pPrChange>
      </w:pPr>
      <w:r w:rsidRPr="00BF62B7">
        <w:rPr>
          <w:b/>
          <w:bCs/>
          <w:i/>
          <w:iCs/>
          <w:rPrChange w:id="1039" w:author="Xin Li" w:date="2026-08-22T08:25:00Z" w16du:dateUtc="2026-08-22T00:25:00Z">
            <w:rPr>
              <w:b/>
              <w:bCs/>
            </w:rPr>
          </w:rPrChange>
        </w:rPr>
        <w:t>H4.</w:t>
      </w:r>
      <w:r w:rsidRPr="00BF62B7">
        <w:rPr>
          <w:i/>
          <w:iCs/>
          <w:rPrChange w:id="1040" w:author="Xin Li" w:date="2026-08-22T08:25:00Z" w16du:dateUtc="2026-08-22T00:25:00Z">
            <w:rPr/>
          </w:rPrChange>
        </w:rPr>
        <w:t xml:space="preserve"> </w:t>
      </w:r>
      <w:r w:rsidR="00B94C7C" w:rsidRPr="00BF62B7">
        <w:rPr>
          <w:i/>
          <w:iCs/>
          <w:rPrChange w:id="1041" w:author="Xin Li" w:date="2026-08-22T08:25:00Z" w16du:dateUtc="2026-08-22T00:25:00Z">
            <w:rPr/>
          </w:rPrChange>
        </w:rPr>
        <w:t xml:space="preserve">The AI label alone </w:t>
      </w:r>
      <w:r w:rsidRPr="00BF62B7">
        <w:rPr>
          <w:i/>
          <w:iCs/>
          <w:rPrChange w:id="1042" w:author="Xin Li" w:date="2026-08-22T08:25:00Z" w16du:dateUtc="2026-08-22T00:25:00Z">
            <w:rPr/>
          </w:rPrChange>
        </w:rPr>
        <w:t>decreases the quality of the human answer.</w:t>
      </w:r>
    </w:p>
    <w:p w14:paraId="5346796B" w14:textId="2491AA8D" w:rsidR="001945B2" w:rsidRPr="00015210" w:rsidDel="00BF62B7" w:rsidRDefault="001945B2" w:rsidP="001945B2">
      <w:pPr>
        <w:pStyle w:val="Heading3"/>
        <w:rPr>
          <w:del w:id="1043" w:author="Xin Li" w:date="2026-08-22T08:24:00Z" w16du:dateUtc="2026-08-22T00:24:00Z"/>
        </w:rPr>
      </w:pPr>
      <w:commentRangeStart w:id="1044"/>
      <w:del w:id="1045" w:author="Xin Li" w:date="2026-08-22T08:24:00Z" w16du:dateUtc="2026-08-22T00:24:00Z">
        <w:r w:rsidRPr="00015210" w:rsidDel="00BF62B7">
          <w:delText>Length: A Cue Replaced by Content</w:delText>
        </w:r>
      </w:del>
    </w:p>
    <w:p w14:paraId="51ACD89C" w14:textId="407F0C8A" w:rsidR="001945B2" w:rsidRPr="00015210" w:rsidRDefault="001945B2" w:rsidP="00DB0A45">
      <w:pPr>
        <w:pStyle w:val="Paragraph0"/>
      </w:pPr>
      <w:r w:rsidRPr="00015210">
        <w:t xml:space="preserve">Length plays no major role in the quality decision, and the reason lies in which system is operating when that decision is made. </w:t>
      </w:r>
      <w:commentRangeEnd w:id="1044"/>
      <w:r w:rsidR="00270DFC" w:rsidRPr="00015210">
        <w:rPr>
          <w:rStyle w:val="CommentReference"/>
          <w:sz w:val="24"/>
        </w:rPr>
        <w:commentReference w:id="1044"/>
      </w:r>
      <w:r w:rsidRPr="00015210">
        <w:t>Entry is settled quickly, on cues visible before the answer is read, and length is one of them. The quality decision is settled afterward, by a</w:t>
      </w:r>
      <w:ins w:id="1046" w:author="Xin Li" w:date="2026-08-22T08:31:00Z" w16du:dateUtc="2026-08-22T00:31:00Z">
        <w:r w:rsidR="00270DFC">
          <w:t>n</w:t>
        </w:r>
      </w:ins>
      <w:r w:rsidRPr="00015210">
        <w:t xml:space="preserve"> </w:t>
      </w:r>
      <w:del w:id="1047" w:author="Xin Li" w:date="2026-08-22T07:41:00Z" w16du:dateUtc="2026-08-21T23:41:00Z">
        <w:r w:rsidRPr="00015210" w:rsidDel="004E55FA">
          <w:delText>member</w:delText>
        </w:r>
      </w:del>
      <w:ins w:id="1048" w:author="Xin Li" w:date="2026-08-22T07:41:00Z" w16du:dateUtc="2026-08-21T23:41:00Z">
        <w:r w:rsidR="004E55FA">
          <w:t>answerer</w:t>
        </w:r>
      </w:ins>
      <w:r w:rsidRPr="00015210">
        <w:t xml:space="preserve"> who has committed to answering and has therefore read the AI answer through. Such a</w:t>
      </w:r>
      <w:ins w:id="1049" w:author="Xin Li" w:date="2026-08-22T08:31:00Z" w16du:dateUtc="2026-08-22T00:31:00Z">
        <w:r w:rsidR="00270DFC">
          <w:t>n</w:t>
        </w:r>
      </w:ins>
      <w:r w:rsidRPr="00015210">
        <w:t xml:space="preserve"> </w:t>
      </w:r>
      <w:del w:id="1050" w:author="Xin Li" w:date="2026-08-22T07:41:00Z" w16du:dateUtc="2026-08-21T23:41:00Z">
        <w:r w:rsidRPr="00015210" w:rsidDel="004E55FA">
          <w:delText>member</w:delText>
        </w:r>
      </w:del>
      <w:ins w:id="1051" w:author="Xin Li" w:date="2026-08-22T07:41:00Z" w16du:dateUtc="2026-08-21T23:41:00Z">
        <w:r w:rsidR="004E55FA">
          <w:t>answerer</w:t>
        </w:r>
      </w:ins>
      <w:r w:rsidRPr="00015210">
        <w:t xml:space="preserve"> has the </w:t>
      </w:r>
      <w:r w:rsidRPr="00015210">
        <w:rPr>
          <w:i/>
          <w:iCs/>
        </w:rPr>
        <w:t>content</w:t>
      </w:r>
      <w:r w:rsidRPr="00015210">
        <w:t xml:space="preserve"> of the </w:t>
      </w:r>
      <w:del w:id="1052" w:author="Xin Li" w:date="2026-08-22T07:37:00Z" w16du:dateUtc="2026-08-21T23:37:00Z">
        <w:r w:rsidRPr="00015210" w:rsidDel="004E55FA">
          <w:delText>rival</w:delText>
        </w:r>
      </w:del>
      <w:ins w:id="1053" w:author="Xin Li" w:date="2026-08-22T07:37:00Z" w16du:dateUtc="2026-08-21T23:37:00Z">
        <w:r w:rsidR="004E55FA">
          <w:t>competitor</w:t>
        </w:r>
      </w:ins>
      <w:r w:rsidRPr="00015210">
        <w:t xml:space="preserve"> answer in front of them, and there is no reason to consult its length when its substance is available.</w:t>
      </w:r>
    </w:p>
    <w:p w14:paraId="6EFEB13C" w14:textId="1E74B272" w:rsidR="001945B2" w:rsidRPr="00015210" w:rsidRDefault="001945B2" w:rsidP="00DB0A45">
      <w:pPr>
        <w:pStyle w:val="Paragraph0"/>
      </w:pPr>
      <w:del w:id="1054" w:author="Xin Li" w:date="2026-08-22T08:32:00Z" w16du:dateUtc="2026-08-22T00:32:00Z">
        <w:r w:rsidRPr="00015210" w:rsidDel="00270DFC">
          <w:delText xml:space="preserve">The beliefs of this population push in the same direction. </w:delText>
        </w:r>
      </w:del>
      <w:del w:id="1055" w:author="Xin Li" w:date="2026-08-22T07:41:00Z" w16du:dateUtc="2026-08-21T23:41:00Z">
        <w:r w:rsidRPr="00015210" w:rsidDel="004E55FA">
          <w:delText>Member</w:delText>
        </w:r>
      </w:del>
      <w:del w:id="1056" w:author="Xin Li" w:date="2026-08-22T08:32:00Z" w16du:dateUtc="2026-08-22T00:32:00Z">
        <w:r w:rsidRPr="00015210" w:rsidDel="00270DFC">
          <w:delText>s associate AI answers with padding, and the association has a basis:</w:delText>
        </w:r>
      </w:del>
      <w:ins w:id="1057" w:author="Xin Li" w:date="2026-08-22T08:32:00Z" w16du:dateUtc="2026-08-22T00:32:00Z">
        <w:r w:rsidR="00270DFC">
          <w:t>Meanwhile</w:t>
        </w:r>
      </w:ins>
      <w:ins w:id="1058" w:author="Xin Li" w:date="2026-08-22T08:33:00Z" w16du:dateUtc="2026-08-22T00:33:00Z">
        <w:r w:rsidR="00270DFC">
          <w:t>,</w:t>
        </w:r>
      </w:ins>
      <w:r w:rsidRPr="00015210">
        <w:t xml:space="preserve"> AI answers to technical questions are substantially longer than human answers </w:t>
      </w:r>
      <w:r w:rsidRPr="00015210">
        <w:lastRenderedPageBreak/>
        <w:t xml:space="preserve">while being incorrect in more than half of cases </w:t>
      </w:r>
      <w:r w:rsidR="00DB0A45" w:rsidRPr="00015210">
        <w:fldChar w:fldCharType="begin"/>
      </w:r>
      <w:r w:rsidR="00DB0A45" w:rsidRPr="00015210">
        <w:instrText xml:space="preserve"> ADDIN ZOTERO_ITEM CSL_CITATION {"citationID":"PgQIxdJA","properties":{"unsorted":false,"formattedCitation":"(Kabir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DB0A45" w:rsidRPr="00015210">
        <w:rPr>
          <w:rFonts w:ascii="Apple Color Emoji" w:hAnsi="Apple Color Emoji" w:cs="Apple Color Emoji"/>
        </w:rPr>
        <w:instrText>📊</w:instrText>
      </w:r>
      <w:r w:rsidR="00DB0A45" w:rsidRPr="00015210">
        <w:instrText>","collection-title":"CHI '24","container-title":"Proceedings of the 2024 CHI Conference on Human Factors in Computing Systems","DOI":"10.1145/3613904.3642596","ISBN":"979-8-4007-0330-0","language":"en","note":"</w:instrText>
      </w:r>
      <w:r w:rsidR="00DB0A45" w:rsidRPr="00015210">
        <w:rPr>
          <w:rFonts w:ascii="Apple Color Emoji" w:hAnsi="Apple Color Emoji" w:cs="Apple Color Emoji"/>
        </w:rPr>
        <w:instrText>🏷️</w:instrText>
      </w:r>
      <w:r w:rsidR="00DB0A45" w:rsidRPr="00015210">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DB0A45" w:rsidRPr="00015210">
        <w:fldChar w:fldCharType="separate"/>
      </w:r>
      <w:r w:rsidR="00DB0A45" w:rsidRPr="00015210">
        <w:t>(Kabir et al. 2024)</w:t>
      </w:r>
      <w:r w:rsidR="00DB0A45" w:rsidRPr="00015210">
        <w:fldChar w:fldCharType="end"/>
      </w:r>
      <w:r w:rsidR="00DB0A45" w:rsidRPr="00015210">
        <w:t xml:space="preserve">. </w:t>
      </w:r>
      <w:r w:rsidRPr="00015210">
        <w:t>A</w:t>
      </w:r>
      <w:ins w:id="1059" w:author="Xin Li" w:date="2026-08-22T08:33:00Z" w16du:dateUtc="2026-08-22T00:33:00Z">
        <w:r w:rsidR="00270DFC">
          <w:t>n</w:t>
        </w:r>
      </w:ins>
      <w:r w:rsidRPr="00015210">
        <w:t xml:space="preserve"> </w:t>
      </w:r>
      <w:del w:id="1060" w:author="Xin Li" w:date="2026-08-22T07:41:00Z" w16du:dateUtc="2026-08-21T23:41:00Z">
        <w:r w:rsidRPr="00015210" w:rsidDel="004E55FA">
          <w:delText>member</w:delText>
        </w:r>
      </w:del>
      <w:ins w:id="1061" w:author="Xin Li" w:date="2026-08-22T07:41:00Z" w16du:dateUtc="2026-08-21T23:41:00Z">
        <w:r w:rsidR="004E55FA">
          <w:t>answerer</w:t>
        </w:r>
      </w:ins>
      <w:r w:rsidRPr="00015210">
        <w:t xml:space="preserve"> who holds this belief has reason to treat length as an indication of how much has been </w:t>
      </w:r>
      <w:r w:rsidRPr="00015210">
        <w:rPr>
          <w:i/>
          <w:iCs/>
        </w:rPr>
        <w:t>attempted</w:t>
      </w:r>
      <w:r w:rsidRPr="00015210">
        <w:t xml:space="preserve"> rather than how well it has been </w:t>
      </w:r>
      <w:r w:rsidRPr="00015210">
        <w:rPr>
          <w:i/>
          <w:iCs/>
        </w:rPr>
        <w:t>done</w:t>
      </w:r>
      <w:r w:rsidRPr="00015210">
        <w:t>, so deliberation tends to discount the cue rather than defer to it. We would not claim that length plays no role at all in the quality decision, since a</w:t>
      </w:r>
      <w:ins w:id="1062" w:author="Xin Li" w:date="2026-08-22T08:33:00Z" w16du:dateUtc="2026-08-22T00:33:00Z">
        <w:r w:rsidR="00270DFC">
          <w:t>n</w:t>
        </w:r>
      </w:ins>
      <w:r w:rsidRPr="00015210">
        <w:t xml:space="preserve"> </w:t>
      </w:r>
      <w:del w:id="1063" w:author="Xin Li" w:date="2026-08-22T07:41:00Z" w16du:dateUtc="2026-08-21T23:41:00Z">
        <w:r w:rsidRPr="00015210" w:rsidDel="004E55FA">
          <w:delText>member</w:delText>
        </w:r>
      </w:del>
      <w:ins w:id="1064" w:author="Xin Li" w:date="2026-08-22T07:41:00Z" w16du:dateUtc="2026-08-21T23:41:00Z">
        <w:r w:rsidR="004E55FA">
          <w:t>answerer</w:t>
        </w:r>
      </w:ins>
      <w:r w:rsidRPr="00015210">
        <w:t xml:space="preserve"> may retain some residual impression of the </w:t>
      </w:r>
      <w:del w:id="1065" w:author="Xin Li" w:date="2026-08-22T07:37:00Z" w16du:dateUtc="2026-08-21T23:37:00Z">
        <w:r w:rsidRPr="00015210" w:rsidDel="004E55FA">
          <w:delText>rival</w:delText>
        </w:r>
      </w:del>
      <w:ins w:id="1066" w:author="Xin Li" w:date="2026-08-22T07:37:00Z" w16du:dateUtc="2026-08-21T23:37:00Z">
        <w:r w:rsidR="004E55FA">
          <w:t>competitor</w:t>
        </w:r>
      </w:ins>
      <w:r w:rsidR="00534D0B" w:rsidRPr="00015210">
        <w:t>’</w:t>
      </w:r>
      <w:r w:rsidRPr="00015210">
        <w:t xml:space="preserve">s scope from the initial scan. We claim only that this residue is </w:t>
      </w:r>
      <w:del w:id="1067" w:author="Xin Li" w:date="2026-08-22T09:04:00Z" w16du:dateUtc="2026-08-22T01:04:00Z">
        <w:r w:rsidRPr="00015210" w:rsidDel="00770076">
          <w:delText xml:space="preserve">weak relative to what reading the answer supplies, </w:delText>
        </w:r>
      </w:del>
      <w:r w:rsidRPr="00015210">
        <w:t>too weak to generate a systematic relationship between the length of an AI answer and the quality of the human answers that follow.</w:t>
      </w:r>
    </w:p>
    <w:p w14:paraId="0D3F0F9E" w14:textId="77777777" w:rsidR="00F566A7" w:rsidRPr="00330F17" w:rsidRDefault="00F566A7" w:rsidP="00F566A7">
      <w:pPr>
        <w:pStyle w:val="Paragraph0"/>
        <w:ind w:left="504" w:firstLine="0"/>
        <w:rPr>
          <w:moveTo w:id="1068" w:author="Xin Li" w:date="2026-08-22T09:05:00Z" w16du:dateUtc="2026-08-22T01:05:00Z"/>
          <w:i/>
          <w:iCs/>
        </w:rPr>
      </w:pPr>
      <w:moveToRangeStart w:id="1069" w:author="Xin Li" w:date="2026-08-22T09:05:00Z" w:name="move238281966"/>
      <w:moveTo w:id="1070" w:author="Xin Li" w:date="2026-08-22T09:05:00Z" w16du:dateUtc="2026-08-22T01:05:00Z">
        <w:r w:rsidRPr="00330F17">
          <w:rPr>
            <w:b/>
            <w:bCs/>
            <w:i/>
            <w:iCs/>
          </w:rPr>
          <w:t>H5.</w:t>
        </w:r>
        <w:r w:rsidRPr="00330F17">
          <w:rPr>
            <w:i/>
            <w:iCs/>
          </w:rPr>
          <w:t xml:space="preserve"> The effect of an AI answer on human answer quality does not vary with the length of the AI answer.</w:t>
        </w:r>
      </w:moveTo>
    </w:p>
    <w:moveToRangeEnd w:id="1069"/>
    <w:p w14:paraId="3BE23F76" w14:textId="159002BE" w:rsidR="001945B2" w:rsidRPr="00015210" w:rsidRDefault="001945B2" w:rsidP="00DB0A45">
      <w:pPr>
        <w:pStyle w:val="Paragraph0"/>
      </w:pPr>
      <w:del w:id="1071" w:author="Xin Li" w:date="2026-08-22T09:05:00Z" w16du:dateUtc="2026-08-22T01:05:00Z">
        <w:r w:rsidRPr="00015210" w:rsidDel="00F566A7">
          <w:delText xml:space="preserve">This is why the same signal is decisive for one decision and marginal for the other, and it is the second point at which our framework yields a prediction that a general capability-deterrence account cannot. The boundary of the claim should also be stated. </w:delText>
        </w:r>
      </w:del>
      <w:r w:rsidRPr="00015210">
        <w:t>H5 does not imply that long AI answers are equivalent to short ones in every respect; H2 predicts that they are not. It implies only that once a</w:t>
      </w:r>
      <w:ins w:id="1072" w:author="Xin Li" w:date="2026-08-22T08:33:00Z" w16du:dateUtc="2026-08-22T00:33:00Z">
        <w:r w:rsidR="00270DFC">
          <w:t>n</w:t>
        </w:r>
      </w:ins>
      <w:r w:rsidRPr="00015210">
        <w:t xml:space="preserve"> </w:t>
      </w:r>
      <w:del w:id="1073" w:author="Xin Li" w:date="2026-08-22T07:41:00Z" w16du:dateUtc="2026-08-21T23:41:00Z">
        <w:r w:rsidRPr="00015210" w:rsidDel="004E55FA">
          <w:delText>member</w:delText>
        </w:r>
      </w:del>
      <w:ins w:id="1074" w:author="Xin Li" w:date="2026-08-22T07:41:00Z" w16du:dateUtc="2026-08-21T23:41:00Z">
        <w:r w:rsidR="004E55FA">
          <w:t>answerer</w:t>
        </w:r>
      </w:ins>
      <w:r w:rsidRPr="00015210">
        <w:t xml:space="preserve"> is engaged closely enough to weigh the standard their answer must meet, length carries little information about what that standard is.</w:t>
      </w:r>
    </w:p>
    <w:p w14:paraId="71A964A9" w14:textId="583891D2" w:rsidR="001945B2" w:rsidRPr="00BF62B7" w:rsidDel="00F566A7" w:rsidRDefault="001945B2">
      <w:pPr>
        <w:pStyle w:val="Paragraph0"/>
        <w:ind w:left="504" w:firstLine="0"/>
        <w:rPr>
          <w:moveFrom w:id="1075" w:author="Xin Li" w:date="2026-08-22T09:05:00Z" w16du:dateUtc="2026-08-22T01:05:00Z"/>
          <w:i/>
          <w:iCs/>
          <w:rPrChange w:id="1076" w:author="Xin Li" w:date="2026-08-22T08:25:00Z" w16du:dateUtc="2026-08-22T00:25:00Z">
            <w:rPr>
              <w:moveFrom w:id="1077" w:author="Xin Li" w:date="2026-08-22T09:05:00Z" w16du:dateUtc="2026-08-22T01:05:00Z"/>
            </w:rPr>
          </w:rPrChange>
        </w:rPr>
        <w:pPrChange w:id="1078" w:author="Xin Li" w:date="2026-08-22T08:25:00Z" w16du:dateUtc="2026-08-22T00:25:00Z">
          <w:pPr>
            <w:pStyle w:val="Paragraph0"/>
            <w:ind w:firstLine="0"/>
          </w:pPr>
        </w:pPrChange>
      </w:pPr>
      <w:moveFromRangeStart w:id="1079" w:author="Xin Li" w:date="2026-08-22T09:05:00Z" w:name="move238281966"/>
      <w:moveFrom w:id="1080" w:author="Xin Li" w:date="2026-08-22T09:05:00Z" w16du:dateUtc="2026-08-22T01:05:00Z">
        <w:r w:rsidRPr="00BF62B7" w:rsidDel="00F566A7">
          <w:rPr>
            <w:b/>
            <w:bCs/>
            <w:i/>
            <w:iCs/>
            <w:rPrChange w:id="1081" w:author="Xin Li" w:date="2026-08-22T08:25:00Z" w16du:dateUtc="2026-08-22T00:25:00Z">
              <w:rPr>
                <w:b/>
                <w:bCs/>
              </w:rPr>
            </w:rPrChange>
          </w:rPr>
          <w:t>H5.</w:t>
        </w:r>
        <w:r w:rsidRPr="00BF62B7" w:rsidDel="00F566A7">
          <w:rPr>
            <w:i/>
            <w:iCs/>
            <w:rPrChange w:id="1082" w:author="Xin Li" w:date="2026-08-22T08:25:00Z" w16du:dateUtc="2026-08-22T00:25:00Z">
              <w:rPr/>
            </w:rPrChange>
          </w:rPr>
          <w:t xml:space="preserve"> The effect of an AI answer on human answer quality does not vary with the length of the AI answer.</w:t>
        </w:r>
      </w:moveFrom>
    </w:p>
    <w:moveFromRangeEnd w:id="1079"/>
    <w:p w14:paraId="6E203701" w14:textId="77777777" w:rsidR="00BF62B7" w:rsidRPr="00015210" w:rsidRDefault="00BF62B7" w:rsidP="00BF62B7">
      <w:pPr>
        <w:pStyle w:val="Heading3"/>
        <w:rPr>
          <w:ins w:id="1083" w:author="Xin Li" w:date="2026-08-22T08:24:00Z" w16du:dateUtc="2026-08-22T00:24:00Z"/>
        </w:rPr>
      </w:pPr>
      <w:ins w:id="1084" w:author="Xin Li" w:date="2026-08-22T08:24:00Z" w16du:dateUtc="2026-08-22T00:24:00Z">
        <w:r>
          <w:t xml:space="preserve">System 2 Effect: </w:t>
        </w:r>
        <w:r w:rsidRPr="00015210">
          <w:t>Quality</w:t>
        </w:r>
      </w:ins>
    </w:p>
    <w:p w14:paraId="0A879C96" w14:textId="0641F17B" w:rsidR="001945B2" w:rsidRPr="00015210" w:rsidDel="00BF62B7" w:rsidRDefault="001945B2" w:rsidP="001945B2">
      <w:pPr>
        <w:pStyle w:val="Heading3"/>
        <w:rPr>
          <w:del w:id="1085" w:author="Xin Li" w:date="2026-08-22T08:24:00Z" w16du:dateUtc="2026-08-22T00:24:00Z"/>
        </w:rPr>
      </w:pPr>
      <w:del w:id="1086" w:author="Xin Li" w:date="2026-08-22T08:24:00Z" w16du:dateUtc="2026-08-22T00:24:00Z">
        <w:r w:rsidRPr="00015210" w:rsidDel="00BF62B7">
          <w:delText>Benchmark: Calibrating to a Demonstrated Standard</w:delText>
        </w:r>
      </w:del>
    </w:p>
    <w:p w14:paraId="0F8EDD45" w14:textId="7E2B522B" w:rsidR="001945B2" w:rsidRPr="00015210" w:rsidDel="00F566A7" w:rsidRDefault="001945B2" w:rsidP="00DB0A45">
      <w:pPr>
        <w:pStyle w:val="Paragraph0"/>
        <w:rPr>
          <w:del w:id="1087" w:author="Xin Li" w:date="2026-08-22T09:08:00Z" w16du:dateUtc="2026-08-22T01:08:00Z"/>
        </w:rPr>
      </w:pPr>
      <w:r w:rsidRPr="00015210">
        <w:t>A</w:t>
      </w:r>
      <w:ins w:id="1088" w:author="Xin Li" w:date="2026-08-22T08:33:00Z" w16du:dateUtc="2026-08-22T00:33:00Z">
        <w:r w:rsidR="00270DFC">
          <w:t>n</w:t>
        </w:r>
      </w:ins>
      <w:r w:rsidRPr="00015210">
        <w:t xml:space="preserve"> </w:t>
      </w:r>
      <w:del w:id="1089" w:author="Xin Li" w:date="2026-08-22T07:41:00Z" w16du:dateUtc="2026-08-21T23:41:00Z">
        <w:r w:rsidRPr="00015210" w:rsidDel="004E55FA">
          <w:delText>member</w:delText>
        </w:r>
      </w:del>
      <w:ins w:id="1090" w:author="Xin Li" w:date="2026-08-22T07:41:00Z" w16du:dateUtc="2026-08-21T23:41:00Z">
        <w:r w:rsidR="004E55FA">
          <w:t>answerer</w:t>
        </w:r>
      </w:ins>
      <w:r w:rsidRPr="00015210">
        <w:t xml:space="preserve"> who has decided to contribute still has to judge how </w:t>
      </w:r>
      <w:ins w:id="1091" w:author="Xin Li" w:date="2026-08-22T09:06:00Z" w16du:dateUtc="2026-08-22T01:06:00Z">
        <w:r w:rsidR="00F566A7">
          <w:t xml:space="preserve">much effort to put to improve the </w:t>
        </w:r>
      </w:ins>
      <w:del w:id="1092" w:author="Xin Li" w:date="2026-08-22T09:06:00Z" w16du:dateUtc="2026-08-22T01:06:00Z">
        <w:r w:rsidRPr="00015210" w:rsidDel="00F566A7">
          <w:delText xml:space="preserve">good the </w:delText>
        </w:r>
      </w:del>
      <w:r w:rsidRPr="00015210">
        <w:t xml:space="preserve">answer </w:t>
      </w:r>
      <w:ins w:id="1093" w:author="Xin Li" w:date="2026-08-22T09:06:00Z" w16du:dateUtc="2026-08-22T01:06:00Z">
        <w:r w:rsidR="00F566A7">
          <w:t>quality</w:t>
        </w:r>
      </w:ins>
      <w:del w:id="1094" w:author="Xin Li" w:date="2026-08-22T09:06:00Z" w16du:dateUtc="2026-08-22T01:06:00Z">
        <w:r w:rsidRPr="00015210" w:rsidDel="00F566A7">
          <w:delText>needs to be</w:delText>
        </w:r>
      </w:del>
      <w:r w:rsidRPr="00015210">
        <w:t xml:space="preserve">. </w:t>
      </w:r>
      <w:ins w:id="1095" w:author="Xin Li" w:date="2026-08-22T09:08:00Z" w16du:dateUtc="2026-08-22T01:08:00Z">
        <w:r w:rsidR="00F566A7">
          <w:t xml:space="preserve">However, </w:t>
        </w:r>
      </w:ins>
      <w:del w:id="1096" w:author="Xin Li" w:date="2026-08-22T09:08:00Z" w16du:dateUtc="2026-08-22T01:08:00Z">
        <w:r w:rsidRPr="00015210" w:rsidDel="00F566A7">
          <w:delText>Q</w:delText>
        </w:r>
      </w:del>
      <w:ins w:id="1097" w:author="Xin Li" w:date="2026-08-22T09:08:00Z" w16du:dateUtc="2026-08-22T01:08:00Z">
        <w:r w:rsidR="00F566A7">
          <w:t>q</w:t>
        </w:r>
      </w:ins>
      <w:r w:rsidRPr="00015210">
        <w:t xml:space="preserve">uestions on SegmentFault are usually brief, </w:t>
      </w:r>
      <w:del w:id="1098" w:author="Xin Li" w:date="2026-08-22T09:08:00Z" w16du:dateUtc="2026-08-22T01:08:00Z">
        <w:r w:rsidRPr="00015210" w:rsidDel="00F566A7">
          <w:delText xml:space="preserve">often little more than a pasted error and a request for help, </w:delText>
        </w:r>
      </w:del>
      <w:r w:rsidRPr="00015210">
        <w:t>and they rarely state what would count as an adequate reply</w:t>
      </w:r>
      <w:del w:id="1099" w:author="Xin Li" w:date="2026-08-22T09:08:00Z" w16du:dateUtc="2026-08-22T01:08:00Z">
        <w:r w:rsidRPr="00015210" w:rsidDel="00F566A7">
          <w:delText>, whether that is a corrected line of code, an explanation of the cause, or a working alternative</w:delText>
        </w:r>
      </w:del>
      <w:r w:rsidRPr="00015210">
        <w:t xml:space="preserve">. </w:t>
      </w:r>
      <w:del w:id="1100" w:author="Xin Li" w:date="2026-08-22T09:08:00Z" w16du:dateUtc="2026-08-22T01:08:00Z">
        <w:r w:rsidRPr="00015210" w:rsidDel="00F566A7">
          <w:delText xml:space="preserve">The </w:delText>
        </w:r>
      </w:del>
      <w:del w:id="1101" w:author="Xin Li" w:date="2026-08-22T07:41:00Z" w16du:dateUtc="2026-08-21T23:41:00Z">
        <w:r w:rsidRPr="00015210" w:rsidDel="004E55FA">
          <w:delText>member</w:delText>
        </w:r>
      </w:del>
      <w:del w:id="1102" w:author="Xin Li" w:date="2026-08-22T09:08:00Z" w16du:dateUtc="2026-08-22T01:08:00Z">
        <w:r w:rsidRPr="00015210" w:rsidDel="00F566A7">
          <w:delText xml:space="preserve"> is aiming at a target that has not been defined.</w:delText>
        </w:r>
      </w:del>
    </w:p>
    <w:p w14:paraId="76CB4B12" w14:textId="6A21D072" w:rsidR="001945B2" w:rsidRPr="00015210" w:rsidRDefault="001945B2" w:rsidP="00DB0A45">
      <w:pPr>
        <w:pStyle w:val="Paragraph0"/>
      </w:pPr>
      <w:r w:rsidRPr="00015210">
        <w:t xml:space="preserve">The AI answer </w:t>
      </w:r>
      <w:ins w:id="1103" w:author="Xin Li" w:date="2026-08-22T09:08:00Z" w16du:dateUtc="2026-08-22T01:08:00Z">
        <w:r w:rsidR="00F566A7">
          <w:t xml:space="preserve">helps </w:t>
        </w:r>
      </w:ins>
      <w:r w:rsidRPr="00015210">
        <w:t>defin</w:t>
      </w:r>
      <w:ins w:id="1104" w:author="Xin Li" w:date="2026-08-22T09:08:00Z" w16du:dateUtc="2026-08-22T01:08:00Z">
        <w:r w:rsidR="00F566A7">
          <w:t>ing</w:t>
        </w:r>
      </w:ins>
      <w:del w:id="1105" w:author="Xin Li" w:date="2026-08-22T09:08:00Z" w16du:dateUtc="2026-08-22T01:08:00Z">
        <w:r w:rsidRPr="00015210" w:rsidDel="00F566A7">
          <w:delText>es</w:delText>
        </w:r>
      </w:del>
      <w:r w:rsidRPr="00015210">
        <w:t xml:space="preserve"> </w:t>
      </w:r>
      <w:ins w:id="1106" w:author="Xin Li" w:date="2026-08-22T09:08:00Z" w16du:dateUtc="2026-08-22T01:08:00Z">
        <w:r w:rsidR="00F566A7">
          <w:t xml:space="preserve">the expected </w:t>
        </w:r>
      </w:ins>
      <w:ins w:id="1107" w:author="Xin Li" w:date="2026-08-22T09:09:00Z" w16du:dateUtc="2026-08-22T01:09:00Z">
        <w:r w:rsidR="00F566A7">
          <w:t>direction of the answer</w:t>
        </w:r>
      </w:ins>
      <w:del w:id="1108" w:author="Xin Li" w:date="2026-08-22T09:09:00Z" w16du:dateUtc="2026-08-22T01:09:00Z">
        <w:r w:rsidRPr="00015210" w:rsidDel="00F566A7">
          <w:delText xml:space="preserve">it, because it is a </w:delText>
        </w:r>
        <w:r w:rsidRPr="00015210" w:rsidDel="00F566A7">
          <w:rPr>
            <w:i/>
            <w:iCs/>
          </w:rPr>
          <w:delText>completed instance</w:delText>
        </w:r>
        <w:r w:rsidRPr="00015210" w:rsidDel="00F566A7">
          <w:delText xml:space="preserve"> of the task</w:delText>
        </w:r>
      </w:del>
      <w:r w:rsidRPr="00015210">
        <w:t xml:space="preserve">. It shows </w:t>
      </w:r>
      <w:ins w:id="1109" w:author="Xin Li" w:date="2026-08-22T09:09:00Z" w16du:dateUtc="2026-08-22T01:09:00Z">
        <w:r w:rsidR="00F566A7">
          <w:t xml:space="preserve">an example </w:t>
        </w:r>
      </w:ins>
      <w:del w:id="1110" w:author="Xin Li" w:date="2026-08-22T09:09:00Z" w16du:dateUtc="2026-08-22T01:09:00Z">
        <w:r w:rsidRPr="00015210" w:rsidDel="00F566A7">
          <w:delText xml:space="preserve">how much </w:delText>
        </w:r>
      </w:del>
      <w:r w:rsidRPr="00015210">
        <w:t xml:space="preserve">of the </w:t>
      </w:r>
      <w:del w:id="1111" w:author="Xin Li" w:date="2026-08-22T09:09:00Z" w16du:dateUtc="2026-08-22T01:09:00Z">
        <w:r w:rsidRPr="00015210" w:rsidDel="00F566A7">
          <w:delText xml:space="preserve">problem a </w:delText>
        </w:r>
      </w:del>
      <w:r w:rsidRPr="00015210">
        <w:t xml:space="preserve">reply </w:t>
      </w:r>
      <w:del w:id="1112" w:author="Xin Li" w:date="2026-08-22T09:09:00Z" w16du:dateUtc="2026-08-22T01:09:00Z">
        <w:r w:rsidRPr="00015210" w:rsidDel="00F566A7">
          <w:delText>is expected to cover</w:delText>
        </w:r>
      </w:del>
      <w:ins w:id="1113" w:author="Xin Li" w:date="2026-08-22T09:09:00Z" w16du:dateUtc="2026-08-22T01:09:00Z">
        <w:r w:rsidR="00F566A7">
          <w:t xml:space="preserve">and </w:t>
        </w:r>
      </w:ins>
      <w:del w:id="1114" w:author="Xin Li" w:date="2026-08-22T09:09:00Z" w16du:dateUtc="2026-08-22T01:09:00Z">
        <w:r w:rsidRPr="00015210" w:rsidDel="00F566A7">
          <w:delText xml:space="preserve">, </w:delText>
        </w:r>
      </w:del>
      <w:r w:rsidRPr="00015210">
        <w:t xml:space="preserve">how closely </w:t>
      </w:r>
      <w:ins w:id="1115" w:author="Xin Li" w:date="2026-08-22T09:09:00Z" w16du:dateUtc="2026-08-22T01:09:00Z">
        <w:r w:rsidR="00F566A7">
          <w:t xml:space="preserve">the example reply </w:t>
        </w:r>
      </w:ins>
      <w:del w:id="1116" w:author="Xin Li" w:date="2026-08-22T09:09:00Z" w16du:dateUtc="2026-08-22T01:09:00Z">
        <w:r w:rsidRPr="00015210" w:rsidDel="00F566A7">
          <w:delText xml:space="preserve">it should </w:delText>
        </w:r>
      </w:del>
      <w:r w:rsidRPr="00015210">
        <w:t>engage the questioner</w:t>
      </w:r>
      <w:r w:rsidR="00534D0B" w:rsidRPr="00015210">
        <w:t>’</w:t>
      </w:r>
      <w:r w:rsidRPr="00015210">
        <w:t xml:space="preserve">s setup, and whether the cause needs explaining or only the fix. </w:t>
      </w:r>
      <w:ins w:id="1117" w:author="Xin Li" w:date="2026-08-22T09:09:00Z" w16du:dateUtc="2026-08-22T01:09:00Z">
        <w:r w:rsidR="00F566A7">
          <w:t xml:space="preserve">It provides </w:t>
        </w:r>
      </w:ins>
      <w:ins w:id="1118" w:author="Xin Li" w:date="2026-08-22T09:10:00Z" w16du:dateUtc="2026-08-22T01:10:00Z">
        <w:r w:rsidR="00F566A7" w:rsidRPr="00015210">
          <w:t xml:space="preserve">a visible reference </w:t>
        </w:r>
        <w:r w:rsidR="00F566A7">
          <w:t>to</w:t>
        </w:r>
      </w:ins>
      <w:del w:id="1119" w:author="Xin Li" w:date="2026-08-22T09:10:00Z" w16du:dateUtc="2026-08-22T01:10:00Z">
        <w:r w:rsidRPr="00015210" w:rsidDel="00F566A7">
          <w:delText>What was</w:delText>
        </w:r>
      </w:del>
      <w:r w:rsidRPr="00015210">
        <w:t xml:space="preserve"> an open question</w:t>
      </w:r>
      <w:del w:id="1120" w:author="Xin Li" w:date="2026-08-22T09:10:00Z" w16du:dateUtc="2026-08-22T01:10:00Z">
        <w:r w:rsidRPr="00015210" w:rsidDel="00F566A7">
          <w:delText xml:space="preserve"> becomes a comparison against a visible reference level</w:delText>
        </w:r>
      </w:del>
      <w:r w:rsidRPr="00015210">
        <w:t xml:space="preserve">, which we call the </w:t>
      </w:r>
      <w:r w:rsidRPr="00015210">
        <w:rPr>
          <w:i/>
          <w:iCs/>
        </w:rPr>
        <w:t>demonstrated standard</w:t>
      </w:r>
      <w:r w:rsidRPr="00015210">
        <w:t>.</w:t>
      </w:r>
    </w:p>
    <w:p w14:paraId="700BFBC7" w14:textId="2E65DF44" w:rsidR="001945B2" w:rsidRPr="00015210" w:rsidRDefault="001945B2" w:rsidP="00DB0A45">
      <w:pPr>
        <w:pStyle w:val="Paragraph0"/>
      </w:pPr>
      <w:r w:rsidRPr="00015210">
        <w:t>How high that standard sits depends on how good the AI answer is. Suppose a</w:t>
      </w:r>
      <w:ins w:id="1121" w:author="Xin Li" w:date="2026-08-22T08:33:00Z" w16du:dateUtc="2026-08-22T00:33:00Z">
        <w:r w:rsidR="00270DFC">
          <w:t>n</w:t>
        </w:r>
      </w:ins>
      <w:r w:rsidRPr="00015210">
        <w:t xml:space="preserve"> </w:t>
      </w:r>
      <w:del w:id="1122" w:author="Xin Li" w:date="2026-08-22T07:41:00Z" w16du:dateUtc="2026-08-21T23:41:00Z">
        <w:r w:rsidRPr="00015210" w:rsidDel="004E55FA">
          <w:delText>member</w:delText>
        </w:r>
      </w:del>
      <w:ins w:id="1123" w:author="Xin Li" w:date="2026-08-22T07:41:00Z" w16du:dateUtc="2026-08-21T23:41:00Z">
        <w:r w:rsidR="004E55FA">
          <w:t>answerer</w:t>
        </w:r>
      </w:ins>
      <w:r w:rsidRPr="00015210">
        <w:t xml:space="preserve"> can write two sentences explaining the actual cause of the error. If the AI answer is weak, those two sentences are already the better contribution, and the </w:t>
      </w:r>
      <w:del w:id="1124" w:author="Xin Li" w:date="2026-08-22T07:41:00Z" w16du:dateUtc="2026-08-21T23:41:00Z">
        <w:r w:rsidRPr="00015210" w:rsidDel="004E55FA">
          <w:delText>member</w:delText>
        </w:r>
      </w:del>
      <w:ins w:id="1125" w:author="Xin Li" w:date="2026-08-22T07:41:00Z" w16du:dateUtc="2026-08-21T23:41:00Z">
        <w:r w:rsidR="004E55FA">
          <w:t>answerer</w:t>
        </w:r>
      </w:ins>
      <w:r w:rsidRPr="00015210">
        <w:t xml:space="preserve"> has no reason to write more. </w:t>
      </w:r>
      <w:r w:rsidRPr="00015210">
        <w:lastRenderedPageBreak/>
        <w:t>If the AI answer is strong, explaining the mechanism and supplying code that runs on the questioner</w:t>
      </w:r>
      <w:r w:rsidR="00534D0B" w:rsidRPr="00015210">
        <w:t>’</w:t>
      </w:r>
      <w:r w:rsidRPr="00015210">
        <w:t xml:space="preserve">s setup, the same two sentences now look thin beside it. Therefore, a better AI answer sets a higher standard, and the </w:t>
      </w:r>
      <w:del w:id="1126" w:author="Xin Li" w:date="2026-08-22T07:41:00Z" w16du:dateUtc="2026-08-21T23:41:00Z">
        <w:r w:rsidRPr="00015210" w:rsidDel="004E55FA">
          <w:delText>member</w:delText>
        </w:r>
      </w:del>
      <w:ins w:id="1127" w:author="Xin Li" w:date="2026-08-22T07:41:00Z" w16du:dateUtc="2026-08-21T23:41:00Z">
        <w:r w:rsidR="004E55FA">
          <w:t>answerer</w:t>
        </w:r>
      </w:ins>
      <w:r w:rsidRPr="00015210">
        <w:t xml:space="preserve"> works toward a higher level in response.</w:t>
      </w:r>
    </w:p>
    <w:p w14:paraId="16C70672" w14:textId="56DA6941" w:rsidR="001945B2" w:rsidRPr="00015210" w:rsidRDefault="001945B2" w:rsidP="00DB0A45">
      <w:pPr>
        <w:pStyle w:val="Paragraph0"/>
      </w:pPr>
      <w:r w:rsidRPr="00015210">
        <w:t xml:space="preserve">The </w:t>
      </w:r>
      <w:del w:id="1128" w:author="Xin Li" w:date="2026-08-22T07:41:00Z" w16du:dateUtc="2026-08-21T23:41:00Z">
        <w:r w:rsidRPr="00015210" w:rsidDel="004E55FA">
          <w:delText>member</w:delText>
        </w:r>
      </w:del>
      <w:ins w:id="1129" w:author="Xin Li" w:date="2026-08-22T07:41:00Z" w16du:dateUtc="2026-08-21T23:41:00Z">
        <w:r w:rsidR="004E55FA">
          <w:t>answerer</w:t>
        </w:r>
      </w:ins>
      <w:r w:rsidRPr="00015210">
        <w:t xml:space="preserve"> can reach that higher level in two ways. One is to build on the AI answer, which is a </w:t>
      </w:r>
      <w:r w:rsidR="00534D0B" w:rsidRPr="00015210">
        <w:t>“</w:t>
      </w:r>
      <w:r w:rsidRPr="00015210">
        <w:t>draft</w:t>
      </w:r>
      <w:r w:rsidR="00534D0B" w:rsidRPr="00015210">
        <w:t>”</w:t>
      </w:r>
      <w:r w:rsidRPr="00015210">
        <w:t xml:space="preserve"> already in hand. A good draft provides claims to check against the questioner</w:t>
      </w:r>
      <w:r w:rsidR="00534D0B" w:rsidRPr="00015210">
        <w:t>’</w:t>
      </w:r>
      <w:r w:rsidRPr="00015210">
        <w:t xml:space="preserve">s setup, a diagnosis to confirm or reject, and code to correct, so what the </w:t>
      </w:r>
      <w:del w:id="1130" w:author="Xin Li" w:date="2026-08-22T07:41:00Z" w16du:dateUtc="2026-08-21T23:41:00Z">
        <w:r w:rsidRPr="00015210" w:rsidDel="004E55FA">
          <w:delText>member</w:delText>
        </w:r>
      </w:del>
      <w:ins w:id="1131" w:author="Xin Li" w:date="2026-08-22T07:41:00Z" w16du:dateUtc="2026-08-21T23:41:00Z">
        <w:r w:rsidR="004E55FA">
          <w:t>answerer</w:t>
        </w:r>
      </w:ins>
      <w:r w:rsidRPr="00015210">
        <w:t xml:space="preserve"> writes keeps what the AI answer got right and fixes what it got wrong. The other is to add what the internal GenAI cannot supply, such as experience from the </w:t>
      </w:r>
      <w:del w:id="1132" w:author="Xin Li" w:date="2026-08-22T07:41:00Z" w16du:dateUtc="2026-08-21T23:41:00Z">
        <w:r w:rsidRPr="00015210" w:rsidDel="004E55FA">
          <w:delText>member</w:delText>
        </w:r>
      </w:del>
      <w:ins w:id="1133" w:author="Xin Li" w:date="2026-08-22T07:41:00Z" w16du:dateUtc="2026-08-21T23:41:00Z">
        <w:r w:rsidR="004E55FA">
          <w:t>answerer</w:t>
        </w:r>
      </w:ins>
      <w:r w:rsidR="00534D0B" w:rsidRPr="00015210">
        <w:t>’</w:t>
      </w:r>
      <w:r w:rsidRPr="00015210">
        <w:t xml:space="preserve">s own deployments or opinionated insights about which approach to prefer. Either way, the prediction is the same: a better AI answer sets a higher standard, which pushes the </w:t>
      </w:r>
      <w:del w:id="1134" w:author="Xin Li" w:date="2026-08-22T07:41:00Z" w16du:dateUtc="2026-08-21T23:41:00Z">
        <w:r w:rsidRPr="00015210" w:rsidDel="004E55FA">
          <w:delText>member</w:delText>
        </w:r>
      </w:del>
      <w:ins w:id="1135" w:author="Xin Li" w:date="2026-08-22T07:41:00Z" w16du:dateUtc="2026-08-21T23:41:00Z">
        <w:r w:rsidR="004E55FA">
          <w:t>answerer</w:t>
        </w:r>
      </w:ins>
      <w:r w:rsidR="00534D0B" w:rsidRPr="00015210">
        <w:t>’</w:t>
      </w:r>
      <w:r w:rsidRPr="00015210">
        <w:t>s answer toward higher quality.</w:t>
      </w:r>
    </w:p>
    <w:p w14:paraId="7F4E26E1" w14:textId="356074AE" w:rsidR="00417957" w:rsidRDefault="001945B2" w:rsidP="00F55340">
      <w:pPr>
        <w:pStyle w:val="Paragraph0"/>
        <w:ind w:left="533" w:firstLine="0"/>
        <w:rPr>
          <w:ins w:id="1136" w:author="Xin Li" w:date="2026-08-22T13:34:00Z" w16du:dateUtc="2026-08-22T05:34:00Z"/>
          <w:i/>
          <w:iCs/>
        </w:rPr>
      </w:pPr>
      <w:r w:rsidRPr="00F55340" w:rsidDel="00712A8B">
        <w:rPr>
          <w:b/>
          <w:bCs/>
          <w:i/>
          <w:iCs/>
          <w:rPrChange w:id="1137" w:author="Xin Li" w:date="2026-08-22T13:34:00Z" w16du:dateUtc="2026-08-22T05:34:00Z">
            <w:rPr>
              <w:b/>
              <w:bCs/>
            </w:rPr>
          </w:rPrChange>
        </w:rPr>
        <w:t>H6.</w:t>
      </w:r>
      <w:r w:rsidRPr="00F55340" w:rsidDel="00712A8B">
        <w:rPr>
          <w:i/>
          <w:iCs/>
          <w:rPrChange w:id="1138" w:author="Xin Li" w:date="2026-08-22T13:34:00Z" w16du:dateUtc="2026-08-22T05:34:00Z">
            <w:rPr/>
          </w:rPrChange>
        </w:rPr>
        <w:t xml:space="preserve"> The effect of an AI answer on human answer quality becomes more positive as the quality of the AI answer increases.</w:t>
      </w:r>
    </w:p>
    <w:p w14:paraId="53B77456" w14:textId="77777777" w:rsidR="00F55340" w:rsidRPr="00F55340" w:rsidRDefault="00F55340">
      <w:pPr>
        <w:pStyle w:val="Paragraph0"/>
        <w:ind w:left="533" w:firstLine="0"/>
        <w:rPr>
          <w:i/>
          <w:iCs/>
          <w:rPrChange w:id="1139" w:author="Xin Li" w:date="2026-08-22T13:34:00Z" w16du:dateUtc="2026-08-22T05:34:00Z">
            <w:rPr/>
          </w:rPrChange>
        </w:rPr>
        <w:pPrChange w:id="1140" w:author="Xin Li" w:date="2026-08-22T13:34:00Z" w16du:dateUtc="2026-08-22T05:34:00Z">
          <w:pPr>
            <w:pStyle w:val="Paragraph0"/>
          </w:pPr>
        </w:pPrChange>
      </w:pPr>
    </w:p>
    <w:bookmarkEnd w:id="0"/>
    <w:bookmarkEnd w:id="552"/>
    <w:bookmarkEnd w:id="571"/>
    <w:bookmarkEnd w:id="810"/>
    <w:p w14:paraId="3968D569" w14:textId="42AE10E2" w:rsidR="0083015A" w:rsidRPr="00015210" w:rsidRDefault="0014752F" w:rsidP="0083015A">
      <w:pPr>
        <w:pStyle w:val="Heading1"/>
      </w:pPr>
      <w:r w:rsidRPr="00015210">
        <w:t>Empirical Analysis</w:t>
      </w:r>
    </w:p>
    <w:p w14:paraId="65BD0AF7" w14:textId="77777777" w:rsidR="0083015A" w:rsidRPr="00015210" w:rsidRDefault="0083015A" w:rsidP="0083015A">
      <w:pPr>
        <w:pStyle w:val="Heading2"/>
        <w:rPr>
          <w:lang w:eastAsia="zh-CN"/>
        </w:rPr>
      </w:pPr>
      <w:r w:rsidRPr="00015210">
        <w:t>Main Variables of Interest</w:t>
      </w:r>
    </w:p>
    <w:p w14:paraId="1E4F86A3" w14:textId="14BEA2AE" w:rsidR="0014752F" w:rsidRPr="00015210" w:rsidRDefault="00F55340" w:rsidP="0014752F">
      <w:pPr>
        <w:pStyle w:val="Paragraph0"/>
      </w:pPr>
      <w:ins w:id="1141" w:author="Xin Li" w:date="2026-08-22T13:35:00Z" w16du:dateUtc="2026-08-22T05:35:00Z">
        <w:r>
          <w:rPr>
            <w:rStyle w:val="Strong"/>
            <w:color w:val="000000"/>
          </w:rPr>
          <w:t>Human a</w:t>
        </w:r>
      </w:ins>
      <w:del w:id="1142" w:author="Xin Li" w:date="2026-08-22T13:35:00Z" w16du:dateUtc="2026-08-22T05:35:00Z">
        <w:r w:rsidR="0014752F" w:rsidRPr="00015210" w:rsidDel="00F55340">
          <w:rPr>
            <w:rStyle w:val="Strong"/>
            <w:color w:val="000000"/>
          </w:rPr>
          <w:delText>A</w:delText>
        </w:r>
      </w:del>
      <w:r w:rsidR="0014752F" w:rsidRPr="00015210">
        <w:rPr>
          <w:rStyle w:val="Strong"/>
          <w:color w:val="000000"/>
        </w:rPr>
        <w:t>nswer supply.</w:t>
      </w:r>
      <w:r w:rsidR="0014752F" w:rsidRPr="00015210">
        <w:t xml:space="preserve"> Our first outcome is the volume of answers a question attracts</w:t>
      </w:r>
      <w:ins w:id="1143" w:author="Xin Li" w:date="2026-08-22T13:35:00Z" w16du:dateUtc="2026-08-22T05:35:00Z">
        <w:r>
          <w:t>, which reflect answerer’s entry</w:t>
        </w:r>
      </w:ins>
      <w:r w:rsidR="0014752F" w:rsidRPr="00015210">
        <w:t xml:space="preserve">. We measure it as the logarithm of the number of answers a question receives within seven days of being posted, denoted </w:t>
      </w:r>
      <m:oMath>
        <m:r>
          <w:rPr>
            <w:rFonts w:ascii="Cambria Math" w:hAnsi="Cambria Math"/>
          </w:rPr>
          <m:t>Log(</m:t>
        </m:r>
        <m:r>
          <m:rPr>
            <m:nor/>
          </m:rPr>
          <m:t>answer number in 7 days</m:t>
        </m:r>
        <m:r>
          <w:rPr>
            <w:rFonts w:ascii="Cambria Math" w:hAnsi="Cambria Math"/>
          </w:rPr>
          <m:t>)</m:t>
        </m:r>
      </m:oMath>
      <w:r w:rsidR="0014752F" w:rsidRPr="00015210">
        <w:t>.</w:t>
      </w:r>
    </w:p>
    <w:p w14:paraId="504EB373" w14:textId="50CAEF44" w:rsidR="0014752F" w:rsidRPr="00015210" w:rsidRDefault="00F55340" w:rsidP="0014752F">
      <w:pPr>
        <w:pStyle w:val="Paragraph0"/>
      </w:pPr>
      <w:ins w:id="1144" w:author="Xin Li" w:date="2026-08-22T13:35:00Z" w16du:dateUtc="2026-08-22T05:35:00Z">
        <w:r>
          <w:rPr>
            <w:rStyle w:val="Strong"/>
            <w:color w:val="000000"/>
          </w:rPr>
          <w:t>Human a</w:t>
        </w:r>
      </w:ins>
      <w:del w:id="1145" w:author="Xin Li" w:date="2026-08-22T13:35:00Z" w16du:dateUtc="2026-08-22T05:35:00Z">
        <w:r w:rsidR="0014752F" w:rsidRPr="00015210" w:rsidDel="00F55340">
          <w:rPr>
            <w:rStyle w:val="Strong"/>
            <w:color w:val="000000"/>
          </w:rPr>
          <w:delText>A</w:delText>
        </w:r>
      </w:del>
      <w:r w:rsidR="0014752F" w:rsidRPr="00015210">
        <w:rPr>
          <w:rStyle w:val="Strong"/>
          <w:color w:val="000000"/>
        </w:rPr>
        <w:t>nswer quality.</w:t>
      </w:r>
      <w:r w:rsidR="0014752F" w:rsidRPr="00015210">
        <w:t xml:space="preserve"> Our second outcome is the quality of human contributions</w:t>
      </w:r>
      <w:ins w:id="1146" w:author="Xin Li" w:date="2026-08-22T13:35:00Z" w16du:dateUtc="2026-08-22T05:35:00Z">
        <w:r>
          <w:t>, which reflects answerers’ efforts</w:t>
        </w:r>
      </w:ins>
      <w:r w:rsidR="0014752F" w:rsidRPr="00015210">
        <w:t xml:space="preserve">. </w:t>
      </w:r>
      <w:r w:rsidR="00954DD3" w:rsidRPr="00015210">
        <w:t>We employ an LLM to generate the quality measure. The detailed generating procedure and its validity assessment are provided in Online Appendix B</w:t>
      </w:r>
      <w:r w:rsidR="0014752F" w:rsidRPr="00015210">
        <w:t>. When studying human contribution quality</w:t>
      </w:r>
      <w:r w:rsidR="00954DD3" w:rsidRPr="00015210">
        <w:t>,</w:t>
      </w:r>
      <w:r w:rsidR="0014752F" w:rsidRPr="00015210">
        <w:t xml:space="preserve"> we apply this measure to the first human answer, denoted </w:t>
      </w:r>
      <m:oMath>
        <m:r>
          <m:rPr>
            <m:nor/>
          </m:rPr>
          <m:t>First answer quality (LLM)</m:t>
        </m:r>
      </m:oMath>
      <w:r w:rsidR="0014752F" w:rsidRPr="00015210">
        <w:t>.</w:t>
      </w:r>
    </w:p>
    <w:p w14:paraId="6F4D6B34" w14:textId="74722595" w:rsidR="0083015A" w:rsidRPr="00015210" w:rsidRDefault="00594CA9" w:rsidP="001945B2">
      <w:pPr>
        <w:pStyle w:val="Paragraph0"/>
      </w:pPr>
      <w:del w:id="1147" w:author="Xin Li" w:date="2026-08-22T13:35:00Z" w16du:dateUtc="2026-08-22T05:35:00Z">
        <w:r w:rsidRPr="00015210" w:rsidDel="00F55340">
          <w:rPr>
            <w:b/>
            <w:bCs/>
          </w:rPr>
          <w:lastRenderedPageBreak/>
          <w:delText xml:space="preserve">The </w:delText>
        </w:r>
      </w:del>
      <w:r w:rsidRPr="00015210">
        <w:rPr>
          <w:b/>
          <w:bCs/>
        </w:rPr>
        <w:t>AI answer</w:t>
      </w:r>
      <w:r w:rsidR="00534D0B" w:rsidRPr="00015210">
        <w:rPr>
          <w:b/>
          <w:bCs/>
        </w:rPr>
        <w:t>’</w:t>
      </w:r>
      <w:r w:rsidRPr="00015210">
        <w:rPr>
          <w:b/>
          <w:bCs/>
        </w:rPr>
        <w:t>s profile.</w:t>
      </w:r>
      <w:r w:rsidRPr="00015210">
        <w:t xml:space="preserve"> For treated questions, we characterize the AI answer along the two content dimensions the framework identifies. </w:t>
      </w:r>
      <w:r w:rsidRPr="00015210">
        <w:rPr>
          <w:i/>
          <w:iCs/>
        </w:rPr>
        <w:t>Length</w:t>
      </w:r>
      <w:r w:rsidRPr="00015210">
        <w:t xml:space="preserve"> is the logged character count of the AI answer, and it stands for the coverage signal of </w:t>
      </w:r>
      <w:r w:rsidR="00954DD3" w:rsidRPr="00015210">
        <w:t xml:space="preserve">Section </w:t>
      </w:r>
      <w:r w:rsidRPr="00015210">
        <w:t>3.</w:t>
      </w:r>
      <w:r w:rsidR="00647569" w:rsidRPr="00015210">
        <w:t>4</w:t>
      </w:r>
      <w:r w:rsidRPr="00015210">
        <w:t xml:space="preserve">.2. </w:t>
      </w:r>
      <w:r w:rsidRPr="00015210">
        <w:rPr>
          <w:i/>
          <w:iCs/>
        </w:rPr>
        <w:t>Quality</w:t>
      </w:r>
      <w:r w:rsidRPr="00015210">
        <w:t xml:space="preserve"> is the </w:t>
      </w:r>
      <w:r w:rsidR="00954DD3" w:rsidRPr="00015210">
        <w:t>LLM-generated quality</w:t>
      </w:r>
      <w:r w:rsidRPr="00015210">
        <w:t xml:space="preserve"> described above, applied to the AI answer, and it stands for the benchmark signal of </w:t>
      </w:r>
      <w:r w:rsidR="00954DD3" w:rsidRPr="00015210">
        <w:t xml:space="preserve">Section </w:t>
      </w:r>
      <w:r w:rsidRPr="00015210">
        <w:t>3.</w:t>
      </w:r>
      <w:r w:rsidR="00647569" w:rsidRPr="00015210">
        <w:t>4</w:t>
      </w:r>
      <w:r w:rsidRPr="00015210">
        <w:t>.3. Both are defined only where an AI answer exists and are set to zero for control questions.</w:t>
      </w:r>
    </w:p>
    <w:p w14:paraId="35C63540" w14:textId="77777777" w:rsidR="0083015A" w:rsidRPr="00015210" w:rsidRDefault="0083015A" w:rsidP="0083015A">
      <w:pPr>
        <w:pStyle w:val="Heading2"/>
      </w:pPr>
      <w:r w:rsidRPr="00015210">
        <w:t>Econometric Model</w:t>
      </w:r>
      <w:r w:rsidRPr="00015210">
        <w:rPr>
          <w:lang w:eastAsia="zh-CN"/>
        </w:rPr>
        <w:t>s</w:t>
      </w:r>
    </w:p>
    <w:p w14:paraId="0FEAA570" w14:textId="77777777" w:rsidR="0014752F" w:rsidRPr="00015210" w:rsidRDefault="0014752F" w:rsidP="0014752F">
      <w:pPr>
        <w:pStyle w:val="Paragraph0"/>
      </w:pPr>
      <w:r w:rsidRPr="00015210">
        <w:t>Our baseline model regresses each outcome on the AI treatment and, where relevant, its interactions with the moderators:</w:t>
      </w:r>
    </w:p>
    <w:p w14:paraId="37D97B2D" w14:textId="06C205D8" w:rsidR="0014752F" w:rsidRPr="00015210" w:rsidRDefault="00000000" w:rsidP="0014752F">
      <w:pPr>
        <w:spacing w:before="100" w:beforeAutospacing="1" w:after="100" w:afterAutospacing="1"/>
        <w:rPr>
          <w:color w:val="000000"/>
        </w:rP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×Lengt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×Qualit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)+γ</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m:oMathPara>
    </w:p>
    <w:p w14:paraId="72B8C764" w14:textId="46761305" w:rsidR="0083015A" w:rsidRPr="00015210" w:rsidRDefault="0014752F" w:rsidP="0039081F">
      <w:pPr>
        <w:pStyle w:val="Paragraph0"/>
      </w:pPr>
      <w:r w:rsidRPr="00015210">
        <w:t xml:space="preserve">where </w:t>
      </w:r>
      <w:r w:rsidRPr="00015210">
        <w:rPr>
          <w:i/>
          <w:iCs/>
        </w:rPr>
        <w:t>i</w:t>
      </w:r>
      <w:r w:rsidRPr="00015210">
        <w:t xml:space="preserve"> indexes questions,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0039081F" w:rsidRPr="00015210">
        <w:t xml:space="preserve"> is one of our two outcomes: the logarithm of the number of human answers received by question </w:t>
      </w:r>
      <m:oMath>
        <m:r>
          <w:rPr>
            <w:rFonts w:ascii="Cambria Math" w:hAnsi="Cambria Math"/>
          </w:rPr>
          <m:t>i</m:t>
        </m:r>
      </m:oMath>
      <w:r w:rsidR="0039081F" w:rsidRPr="00015210">
        <w:t xml:space="preserve"> within seven days, or the quality of the first human answer to question</w:t>
      </w:r>
      <w:ins w:id="1148" w:author="Xin Li" w:date="2026-08-22T08:37:00Z" w16du:dateUtc="2026-08-22T00:37:00Z">
        <w:r w:rsidR="00C14342">
          <w:t xml:space="preserve"> </w:t>
        </w:r>
        <w:r w:rsidR="00C14342" w:rsidRPr="00C14342">
          <w:rPr>
            <w:i/>
            <w:iCs/>
            <w:rPrChange w:id="1149" w:author="Xin Li" w:date="2026-08-22T08:37:00Z" w16du:dateUtc="2026-08-22T00:37:00Z">
              <w:rPr/>
            </w:rPrChange>
          </w:rPr>
          <w:t>i</w:t>
        </w:r>
        <w:r w:rsidR="00C14342">
          <w:t>,</w:t>
        </w:r>
      </w:ins>
      <w:del w:id="1150" w:author="Xin Li" w:date="2026-08-22T08:37:00Z" w16du:dateUtc="2026-08-22T00:37:00Z">
        <w:r w:rsidR="0039081F" w:rsidRPr="00015210" w:rsidDel="00C14342">
          <w:delText xml:space="preserve"> </w:delText>
        </w:r>
      </w:del>
      <m:oMath>
        <m:r>
          <w:del w:id="1151" w:author="Xin Li" w:date="2026-08-22T08:37:00Z" w16du:dateUtc="2026-08-22T00:37:00Z">
            <w:rPr>
              <w:rFonts w:ascii="Cambria Math" w:hAnsi="Cambria Math"/>
            </w:rPr>
            <m:t>i</m:t>
          </w:del>
        </m:r>
      </m:oMath>
      <w:del w:id="1152" w:author="Xin Li" w:date="2026-08-22T08:37:00Z" w16du:dateUtc="2026-08-22T00:37:00Z">
        <w:r w:rsidR="0039081F" w:rsidRPr="00015210" w:rsidDel="00C14342">
          <w:rPr>
            <w:rFonts w:ascii="Heiti TC" w:eastAsia="Heiti TC" w:hAnsi="Heiti TC" w:cs="Heiti TC"/>
          </w:rPr>
          <w:delText>.</w:delText>
        </w:r>
      </w:del>
      <w:r w:rsidRPr="00015210">
        <w:t xml:space="preserve"> </w:t>
      </w:r>
      <w:r w:rsidRPr="00015210">
        <w:rPr>
          <w:i/>
          <w:iCs/>
        </w:rPr>
        <w:t>AI</w:t>
      </w:r>
      <w:r w:rsidRPr="00015210">
        <w:rPr>
          <w:i/>
          <w:iCs/>
          <w:vertAlign w:val="subscript"/>
        </w:rPr>
        <w:t>i</w:t>
      </w:r>
      <w:r w:rsidRPr="00015210">
        <w:t xml:space="preserve"> indicates treatment assignment (1 if AI-generated answer provided, 0 otherwise), </w:t>
      </w:r>
      <w:r w:rsidRPr="00015210">
        <w:rPr>
          <w:rFonts w:eastAsia="SimSun"/>
          <w:i/>
          <w:iCs/>
        </w:rPr>
        <w:t>X</w:t>
      </w:r>
      <w:r w:rsidRPr="00015210">
        <w:rPr>
          <w:rFonts w:eastAsia="SimSun"/>
          <w:i/>
          <w:iCs/>
          <w:vertAlign w:val="subscript"/>
        </w:rPr>
        <w:t>i</w:t>
      </w:r>
      <w:r w:rsidRPr="00015210">
        <w:t xml:space="preserve"> includes control variables (questioner characteristics, question content, and question type), and </w:t>
      </w:r>
      <m:oMath>
        <m:sSub>
          <m:sSubPr>
            <m:ctrlPr>
              <w:rPr>
                <w:rFonts w:ascii="Cambria Math" w:hAnsi="Cambria Math"/>
              </w:rPr>
            </m:ctrlPr>
          </m:sSubPr>
          <m:e>
            <m:r>
              <w:rPr>
                <w:rFonts w:ascii="Cambria Math" w:hAnsi="Cambria Math"/>
              </w:rPr>
              <m:t>δ</m:t>
            </m:r>
          </m:e>
          <m:sub>
            <m:r>
              <w:rPr>
                <w:rFonts w:ascii="Cambria Math" w:hAnsi="Cambria Math"/>
              </w:rPr>
              <m:t>t</m:t>
            </m:r>
          </m:sub>
        </m:sSub>
      </m:oMath>
      <w:r w:rsidRPr="00015210">
        <w:t xml:space="preserve"> captures question posting date fixed effects. </w:t>
      </w:r>
    </w:p>
    <w:p w14:paraId="63EFC002" w14:textId="0BC53FED" w:rsidR="001C75DE" w:rsidRPr="00015210" w:rsidRDefault="00954DD3" w:rsidP="00954DD3">
      <w:pPr>
        <w:pStyle w:val="Paragraph0"/>
      </w:pPr>
      <w:del w:id="1153" w:author="Xin Li" w:date="2026-08-22T13:36:00Z" w16du:dateUtc="2026-08-22T05:36:00Z">
        <w:r w:rsidRPr="00015210" w:rsidDel="00F55340">
          <w:delText xml:space="preserve">The coefficients correspond one-to-one to the predictions in Table </w:delText>
        </w:r>
      </w:del>
      <w:del w:id="1154" w:author="Xin Li" w:date="2026-08-22T08:35:00Z" w16du:dateUtc="2026-08-22T00:35:00Z">
        <w:r w:rsidRPr="00015210" w:rsidDel="00C14342">
          <w:delText>3</w:delText>
        </w:r>
      </w:del>
      <w:del w:id="1155" w:author="Xin Li" w:date="2026-08-22T13:36:00Z" w16du:dateUtc="2026-08-22T05:36:00Z">
        <w:r w:rsidRPr="00015210" w:rsidDel="00F55340">
          <w:delText>, and it is worth stating what each one says in words</w:delText>
        </w:r>
      </w:del>
      <w:ins w:id="1156" w:author="Xin Li" w:date="2026-08-22T13:36:00Z" w16du:dateUtc="2026-08-22T05:36:00Z">
        <w:r w:rsidR="00F55340">
          <w:t>In this specification,</w:t>
        </w:r>
      </w:ins>
      <w:del w:id="1157" w:author="Xin Li" w:date="2026-08-22T13:36:00Z" w16du:dateUtc="2026-08-22T05:36:00Z">
        <w:r w:rsidRPr="00015210" w:rsidDel="00F55340">
          <w:delText>.</w:delText>
        </w:r>
      </w:del>
      <w:r w:rsidRPr="00015210">
        <w:t xml:space="preserve"> </w:t>
      </w:r>
      <m:oMath>
        <m:sSub>
          <m:sSubPr>
            <m:ctrlPr>
              <w:rPr>
                <w:rFonts w:ascii="Cambria Math" w:eastAsia="Times New Roman" w:hAnsi="Cambria Math"/>
                <w:szCs w:val="24"/>
              </w:rPr>
            </m:ctrlPr>
          </m:sSubPr>
          <m:e>
            <m:r>
              <w:rPr>
                <w:rFonts w:ascii="Cambria Math" w:eastAsia="Times New Roman" w:hAnsi="Cambria Math"/>
                <w:szCs w:val="24"/>
              </w:rPr>
              <m:t>β</m:t>
            </m:r>
          </m:e>
          <m:sub>
            <m:r>
              <w:rPr>
                <w:rFonts w:ascii="Cambria Math" w:eastAsia="Times New Roman" w:hAnsi="Cambria Math"/>
                <w:szCs w:val="24"/>
              </w:rPr>
              <m:t>1</m:t>
            </m:r>
          </m:sub>
        </m:sSub>
      </m:oMath>
      <w:r w:rsidRPr="00015210">
        <w:rPr>
          <w:szCs w:val="24"/>
        </w:rPr>
        <w:t xml:space="preserve"> </w:t>
      </w:r>
      <w:r w:rsidRPr="00015210">
        <w:rPr>
          <w:rFonts w:eastAsia="Times New Roman"/>
          <w:color w:val="000000"/>
          <w:szCs w:val="24"/>
        </w:rPr>
        <w:t>is what an AI answer does when both content dimensions are at zero. The effect of an announced AI presence stripped of what the AI said. It is the test of H1 and H4.</w:t>
      </w:r>
      <w:r w:rsidRPr="00015210">
        <w:rPr>
          <w:rFonts w:ascii="Cambria Math" w:eastAsia="Times New Roman" w:hAnsi="Cambria Math"/>
          <w:szCs w:val="24"/>
        </w:rPr>
        <w:t xml:space="preserve"> </w:t>
      </w:r>
      <m:oMath>
        <m:sSub>
          <m:sSubPr>
            <m:ctrlPr>
              <w:rPr>
                <w:rFonts w:ascii="Cambria Math" w:eastAsia="Times New Roman" w:hAnsi="Cambria Math"/>
                <w:szCs w:val="24"/>
              </w:rPr>
            </m:ctrlPr>
          </m:sSubPr>
          <m:e>
            <m:r>
              <w:rPr>
                <w:rFonts w:ascii="Cambria Math" w:eastAsia="Times New Roman" w:hAnsi="Cambria Math"/>
                <w:szCs w:val="24"/>
              </w:rPr>
              <m:t>β</m:t>
            </m:r>
          </m:e>
          <m:sub>
            <m:r>
              <w:rPr>
                <w:rFonts w:ascii="Cambria Math" w:eastAsia="Times New Roman" w:hAnsi="Cambria Math"/>
                <w:szCs w:val="24"/>
              </w:rPr>
              <m:t>2</m:t>
            </m:r>
          </m:sub>
        </m:sSub>
      </m:oMath>
      <w:r w:rsidRPr="00015210">
        <w:rPr>
          <w:rFonts w:ascii="Cambria Math" w:eastAsia="Times New Roman" w:hAnsi="Cambria Math"/>
          <w:szCs w:val="24"/>
        </w:rPr>
        <w:t xml:space="preserve"> </w:t>
      </w:r>
      <w:r w:rsidRPr="00015210">
        <w:rPr>
          <w:rFonts w:eastAsia="Times New Roman"/>
          <w:color w:val="000000"/>
          <w:szCs w:val="24"/>
        </w:rPr>
        <w:t xml:space="preserve">and </w:t>
      </w:r>
      <m:oMath>
        <m:sSub>
          <m:sSubPr>
            <m:ctrlPr>
              <w:rPr>
                <w:rFonts w:ascii="Cambria Math" w:eastAsia="Times New Roman" w:hAnsi="Cambria Math"/>
                <w:szCs w:val="24"/>
              </w:rPr>
            </m:ctrlPr>
          </m:sSubPr>
          <m:e>
            <m:r>
              <w:rPr>
                <w:rFonts w:ascii="Cambria Math" w:eastAsia="Times New Roman" w:hAnsi="Cambria Math"/>
                <w:szCs w:val="24"/>
              </w:rPr>
              <m:t>β</m:t>
            </m:r>
          </m:e>
          <m:sub>
            <m:r>
              <w:rPr>
                <w:rFonts w:ascii="Cambria Math" w:eastAsia="Times New Roman" w:hAnsi="Cambria Math"/>
                <w:szCs w:val="24"/>
              </w:rPr>
              <m:t>3</m:t>
            </m:r>
          </m:sub>
        </m:sSub>
        <m:r>
          <w:rPr>
            <w:rFonts w:ascii="Cambria Math" w:eastAsia="Times New Roman" w:hAnsi="Cambria Math"/>
            <w:szCs w:val="24"/>
          </w:rPr>
          <m:t xml:space="preserve"> </m:t>
        </m:r>
      </m:oMath>
      <w:r w:rsidRPr="00015210">
        <w:rPr>
          <w:rFonts w:eastAsia="Times New Roman"/>
          <w:color w:val="000000"/>
          <w:szCs w:val="24"/>
        </w:rPr>
        <w:t>show how the consequence of having an AI answer under a question changes as that answer</w:t>
      </w:r>
      <w:r w:rsidR="00534D0B" w:rsidRPr="00015210">
        <w:rPr>
          <w:rFonts w:eastAsia="Times New Roman"/>
          <w:color w:val="000000"/>
          <w:szCs w:val="24"/>
        </w:rPr>
        <w:t>’</w:t>
      </w:r>
      <w:r w:rsidRPr="00015210">
        <w:rPr>
          <w:rFonts w:eastAsia="Times New Roman"/>
          <w:color w:val="000000"/>
          <w:szCs w:val="24"/>
        </w:rPr>
        <w:t xml:space="preserve">s content changes. A negative </w:t>
      </w:r>
      <m:oMath>
        <m:sSub>
          <m:sSubPr>
            <m:ctrlPr>
              <w:rPr>
                <w:rFonts w:ascii="Cambria Math" w:eastAsia="Times New Roman" w:hAnsi="Cambria Math"/>
                <w:szCs w:val="24"/>
              </w:rPr>
            </m:ctrlPr>
          </m:sSubPr>
          <m:e>
            <m:r>
              <w:rPr>
                <w:rFonts w:ascii="Cambria Math" w:eastAsia="Times New Roman" w:hAnsi="Cambria Math"/>
                <w:szCs w:val="24"/>
              </w:rPr>
              <m:t>β</m:t>
            </m:r>
          </m:e>
          <m:sub>
            <m:r>
              <w:rPr>
                <w:rFonts w:ascii="Cambria Math" w:eastAsia="Times New Roman" w:hAnsi="Cambria Math"/>
                <w:szCs w:val="24"/>
              </w:rPr>
              <m:t>2</m:t>
            </m:r>
          </m:sub>
        </m:sSub>
        <m:r>
          <w:rPr>
            <w:rFonts w:ascii="Cambria Math" w:eastAsia="Times New Roman" w:hAnsi="Cambria Math"/>
            <w:szCs w:val="24"/>
          </w:rPr>
          <m:t xml:space="preserve"> </m:t>
        </m:r>
      </m:oMath>
      <w:r w:rsidRPr="00015210">
        <w:rPr>
          <w:rFonts w:eastAsia="Times New Roman"/>
          <w:color w:val="000000"/>
          <w:szCs w:val="24"/>
        </w:rPr>
        <w:t xml:space="preserve">means that a longer AI answer depresses human contribution more than a shorter one; an </w:t>
      </w:r>
      <m:oMath>
        <m:sSub>
          <m:sSubPr>
            <m:ctrlPr>
              <w:rPr>
                <w:rFonts w:ascii="Cambria Math" w:eastAsia="Times New Roman" w:hAnsi="Cambria Math"/>
                <w:szCs w:val="24"/>
              </w:rPr>
            </m:ctrlPr>
          </m:sSubPr>
          <m:e>
            <m:r>
              <w:rPr>
                <w:rFonts w:ascii="Cambria Math" w:eastAsia="Times New Roman" w:hAnsi="Cambria Math"/>
                <w:szCs w:val="24"/>
              </w:rPr>
              <m:t>β</m:t>
            </m:r>
          </m:e>
          <m:sub>
            <m:r>
              <w:rPr>
                <w:rFonts w:ascii="Cambria Math" w:eastAsia="Times New Roman" w:hAnsi="Cambria Math"/>
                <w:szCs w:val="24"/>
              </w:rPr>
              <m:t>3</m:t>
            </m:r>
          </m:sub>
        </m:sSub>
      </m:oMath>
      <w:r w:rsidRPr="00015210">
        <w:rPr>
          <w:rFonts w:eastAsia="Times New Roman"/>
          <w:szCs w:val="24"/>
        </w:rPr>
        <w:t xml:space="preserve"> </w:t>
      </w:r>
      <w:r w:rsidRPr="00015210">
        <w:rPr>
          <w:rFonts w:eastAsia="Times New Roman"/>
          <w:color w:val="000000"/>
          <w:szCs w:val="24"/>
        </w:rPr>
        <w:t>indistinguishable from zero means the consequence does not shift as the AI answer gets better.</w:t>
      </w:r>
      <w:r w:rsidRPr="00015210">
        <w:t xml:space="preserve"> These are the tests of H2, H3, H5, and H6.</w:t>
      </w:r>
    </w:p>
    <w:p w14:paraId="3A407218" w14:textId="36F03672" w:rsidR="00417957" w:rsidRPr="00015210" w:rsidDel="00417957" w:rsidRDefault="00417957" w:rsidP="00417957">
      <w:pPr>
        <w:pStyle w:val="Heading1"/>
        <w:rPr>
          <w:del w:id="1158" w:author="Xin Li" w:date="2026-08-22T07:58:00Z" w16du:dateUtc="2026-08-21T23:58:00Z"/>
          <w:szCs w:val="22"/>
        </w:rPr>
      </w:pPr>
      <w:del w:id="1159" w:author="Xin Li" w:date="2026-08-22T07:58:00Z" w16du:dateUtc="2026-08-21T23:58:00Z">
        <w:r w:rsidRPr="00015210" w:rsidDel="00417957">
          <w:delText xml:space="preserve">Research Context </w:delText>
        </w:r>
      </w:del>
    </w:p>
    <w:p w14:paraId="5565C8ED" w14:textId="28BBBB49" w:rsidR="00417957" w:rsidRPr="00015210" w:rsidRDefault="00417957" w:rsidP="00417957">
      <w:pPr>
        <w:pStyle w:val="Heading2"/>
      </w:pPr>
      <w:r w:rsidRPr="00015210">
        <w:t xml:space="preserve">Data </w:t>
      </w:r>
      <w:del w:id="1160" w:author="Xin Li" w:date="2026-08-22T08:34:00Z" w16du:dateUtc="2026-08-22T00:34:00Z">
        <w:r w:rsidRPr="00015210" w:rsidDel="00C14342">
          <w:delText>Collection</w:delText>
        </w:r>
      </w:del>
    </w:p>
    <w:p w14:paraId="3CDA0D81" w14:textId="77777777" w:rsidR="00417957" w:rsidRPr="00015210" w:rsidRDefault="00417957" w:rsidP="00417957">
      <w:pPr>
        <w:pStyle w:val="Paragraph0"/>
      </w:pPr>
      <w:r w:rsidRPr="00015210">
        <w:t xml:space="preserve">We crawled data from SegmentFault in February 2024. Our main analyses focus on the </w:t>
      </w:r>
      <w:r w:rsidRPr="00015210">
        <w:lastRenderedPageBreak/>
        <w:t xml:space="preserve">150-day window from September 2023 (when the field experiment began) to February 2024. We collected </w:t>
      </w:r>
      <w:r w:rsidRPr="00015210">
        <w:rPr>
          <w:rFonts w:eastAsia="Times New Roman"/>
          <w:szCs w:val="24"/>
        </w:rPr>
        <w:t>all questions posted during this timeframe</w:t>
      </w:r>
      <w:r w:rsidRPr="00015210">
        <w:t>. Our dataset comprises 3,613 questions posted by 1,404 unique users during this 150-day window, averaging 24 new questions daily. AI-generated answers appeared in 1,766 questions (48.9% of total). We also collect other posts when necessary for mechanism analysis or posthoc analysis.</w:t>
      </w:r>
    </w:p>
    <w:p w14:paraId="1444ECCD" w14:textId="77777777" w:rsidR="00417957" w:rsidRPr="00015210" w:rsidRDefault="00417957" w:rsidP="00417957">
      <w:pPr>
        <w:pStyle w:val="Paragraph0"/>
      </w:pPr>
      <w:r w:rsidRPr="00015210">
        <w:t>The platform assigns each question a tag as a content summary. Based on 384 unique tags, we classify questions into ten categories: web and mobile development, software design and architecture, cloud computing, databases, computer networks and systems, AI and machine learning, development tools and environment, programming languages, career and professional development, and other. “Web and mobile development” is the largest category, accounting for 57.5% of questions.</w:t>
      </w:r>
    </w:p>
    <w:p w14:paraId="333D2D45" w14:textId="57071266" w:rsidR="00417957" w:rsidRPr="00015210" w:rsidDel="00C14342" w:rsidRDefault="00417957" w:rsidP="00417957">
      <w:pPr>
        <w:pStyle w:val="Heading2"/>
        <w:rPr>
          <w:del w:id="1161" w:author="Xin Li" w:date="2026-08-22T08:34:00Z" w16du:dateUtc="2026-08-22T00:34:00Z"/>
        </w:rPr>
      </w:pPr>
      <w:del w:id="1162" w:author="Xin Li" w:date="2026-08-22T08:34:00Z" w16du:dateUtc="2026-08-22T00:34:00Z">
        <w:r w:rsidRPr="00015210" w:rsidDel="00C14342">
          <w:delText>Summary Statistics</w:delText>
        </w:r>
      </w:del>
    </w:p>
    <w:p w14:paraId="4CFE7DC4" w14:textId="5C5F3286" w:rsidR="00417957" w:rsidRPr="00015210" w:rsidRDefault="00417957" w:rsidP="00417957">
      <w:pPr>
        <w:pStyle w:val="Paragraph0"/>
      </w:pPr>
      <w:r w:rsidRPr="00015210">
        <w:rPr>
          <w:rFonts w:eastAsia="Times New Roman" w:cs="Georgia"/>
          <w:bCs/>
          <w:kern w:val="32"/>
          <w:szCs w:val="20"/>
        </w:rPr>
        <w:t xml:space="preserve">Table </w:t>
      </w:r>
      <w:del w:id="1163" w:author="Xin Li" w:date="2026-08-22T08:35:00Z" w16du:dateUtc="2026-08-22T00:35:00Z">
        <w:r w:rsidRPr="00015210" w:rsidDel="00C14342">
          <w:rPr>
            <w:rFonts w:eastAsia="Times New Roman" w:cs="Georgia"/>
            <w:bCs/>
            <w:kern w:val="32"/>
            <w:szCs w:val="20"/>
          </w:rPr>
          <w:delText>4</w:delText>
        </w:r>
        <w:r w:rsidRPr="00015210" w:rsidDel="00C14342">
          <w:delText xml:space="preserve"> </w:delText>
        </w:r>
      </w:del>
      <w:ins w:id="1164" w:author="Xin Li" w:date="2026-08-22T13:39:00Z" w16du:dateUtc="2026-08-22T05:39:00Z">
        <w:r w:rsidR="00745A6A">
          <w:rPr>
            <w:rFonts w:eastAsia="Times New Roman" w:cs="Georgia"/>
            <w:bCs/>
            <w:kern w:val="32"/>
            <w:szCs w:val="20"/>
          </w:rPr>
          <w:t>2</w:t>
        </w:r>
      </w:ins>
      <w:ins w:id="1165" w:author="Xin Li" w:date="2026-08-22T08:35:00Z" w16du:dateUtc="2026-08-22T00:35:00Z">
        <w:r w:rsidR="00C14342" w:rsidRPr="00015210">
          <w:t xml:space="preserve"> </w:t>
        </w:r>
      </w:ins>
      <w:r w:rsidRPr="00015210">
        <w:t>reports summary statistics of our data. Questions in our sample average 86.809 Chinese characters and receive an average of 1.293 human answers, with 76.1% of questions receiving at least one answer. Questioners “accept” answers for 32.2% of all questions.</w:t>
      </w:r>
    </w:p>
    <w:p w14:paraId="5A2BAFE7" w14:textId="77777777" w:rsidR="00417957" w:rsidRPr="00015210" w:rsidRDefault="00417957" w:rsidP="00417957">
      <w:pPr>
        <w:pStyle w:val="Paragraph0"/>
      </w:pPr>
      <w:r w:rsidRPr="00015210">
        <w:t>The treatment group exhibits notable differences from the control group. It receives fewer human answers (1.209 vs. 1.372) and has a lower proportion of accepted answers (29.3% vs. 35.0%). On question pages, viewers can upvote or downvote answers, with the page displaying net likes (upvotes minus downvotes) for each answer. Answers in our sample average 0.489 net likes, with the treatment group receiving fewer (0.436 vs. 0.536).</w:t>
      </w:r>
    </w:p>
    <w:p w14:paraId="590819BE" w14:textId="77777777" w:rsidR="00417957" w:rsidRPr="00015210" w:rsidRDefault="00417957" w:rsidP="00417957">
      <w:pPr>
        <w:pStyle w:val="Paragraph0"/>
      </w:pPr>
      <w:r w:rsidRPr="00015210">
        <w:t>SegmentFault employs a reputation system where users accumulate reputation scores based on their contributions. Reputation scores in our sample range from -3 to 28,800, with an average of 378.337.</w:t>
      </w:r>
      <w:r w:rsidRPr="00015210">
        <w:rPr>
          <w:vertAlign w:val="superscript"/>
        </w:rPr>
        <w:footnoteReference w:id="8"/>
      </w:r>
      <w:r w:rsidRPr="00015210">
        <w:t xml:space="preserve"> This average roughly corresponds to 10 questions, each receiving about 2 upvotes.</w:t>
      </w:r>
    </w:p>
    <w:p w14:paraId="26D06C49" w14:textId="1C56F695" w:rsidR="00417957" w:rsidRPr="00015210" w:rsidRDefault="00417957" w:rsidP="00417957">
      <w:pPr>
        <w:pStyle w:val="TableFiguretitle"/>
      </w:pPr>
      <w:bookmarkStart w:id="1166" w:name="_Ref177391744"/>
      <w:r w:rsidRPr="00015210">
        <w:lastRenderedPageBreak/>
        <w:t xml:space="preserve">Table </w:t>
      </w:r>
      <w:bookmarkEnd w:id="1166"/>
      <w:ins w:id="1167" w:author="Xin Li" w:date="2026-08-22T13:40:00Z" w16du:dateUtc="2026-08-22T05:40:00Z">
        <w:r w:rsidR="00745A6A">
          <w:t>2</w:t>
        </w:r>
      </w:ins>
      <w:del w:id="1168" w:author="Xin Li" w:date="2026-08-22T13:40:00Z" w16du:dateUtc="2026-08-22T05:40:00Z">
        <w:r w:rsidRPr="00015210" w:rsidDel="00745A6A">
          <w:delText>4</w:delText>
        </w:r>
      </w:del>
      <w:r w:rsidRPr="00015210">
        <w:t>. Descriptive statistics of main variables</w:t>
      </w:r>
    </w:p>
    <w:tbl>
      <w:tblPr>
        <w:tblStyle w:val="TableGrid"/>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Change w:id="1169" w:author="Xin Li" w:date="2026-08-22T13:43:00Z" w16du:dateUtc="2026-08-22T05:43:00Z">
          <w:tblPr>
            <w:tblStyle w:val="TableGrid"/>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PrChange>
      </w:tblPr>
      <w:tblGrid>
        <w:gridCol w:w="3531"/>
        <w:gridCol w:w="1230"/>
        <w:gridCol w:w="1230"/>
        <w:gridCol w:w="1230"/>
        <w:gridCol w:w="922"/>
        <w:gridCol w:w="1217"/>
        <w:tblGridChange w:id="1170">
          <w:tblGrid>
            <w:gridCol w:w="3531"/>
            <w:gridCol w:w="1230"/>
            <w:gridCol w:w="1230"/>
            <w:gridCol w:w="1230"/>
            <w:gridCol w:w="922"/>
            <w:gridCol w:w="1217"/>
          </w:tblGrid>
        </w:tblGridChange>
      </w:tblGrid>
      <w:tr w:rsidR="00417957" w:rsidRPr="00015210" w14:paraId="3D59D415" w14:textId="77777777" w:rsidTr="00745A6A">
        <w:trPr>
          <w:jc w:val="center"/>
          <w:trPrChange w:id="1171" w:author="Xin Li" w:date="2026-08-22T13:43:00Z" w16du:dateUtc="2026-08-22T05:43:00Z">
            <w:trPr>
              <w:trHeight w:val="290"/>
              <w:jc w:val="center"/>
            </w:trPr>
          </w:trPrChange>
        </w:trPr>
        <w:tc>
          <w:tcPr>
            <w:tcW w:w="3531" w:type="dxa"/>
            <w:vMerge w:val="restart"/>
            <w:tcBorders>
              <w:top w:val="single" w:sz="12" w:space="0" w:color="auto"/>
              <w:bottom w:val="nil"/>
            </w:tcBorders>
            <w:vAlign w:val="center"/>
            <w:hideMark/>
            <w:tcPrChange w:id="1172" w:author="Xin Li" w:date="2026-08-22T13:43:00Z" w16du:dateUtc="2026-08-22T05:43:00Z">
              <w:tcPr>
                <w:tcW w:w="3531" w:type="dxa"/>
                <w:vMerge w:val="restart"/>
                <w:tcBorders>
                  <w:top w:val="single" w:sz="12" w:space="0" w:color="auto"/>
                  <w:bottom w:val="nil"/>
                </w:tcBorders>
                <w:vAlign w:val="center"/>
                <w:hideMark/>
              </w:tcPr>
            </w:tcPrChange>
          </w:tcPr>
          <w:p w14:paraId="24D6F354" w14:textId="77777777" w:rsidR="00417957" w:rsidRPr="00015210" w:rsidRDefault="00417957" w:rsidP="00C8154F">
            <w:pPr>
              <w:pStyle w:val="Tablecontent"/>
              <w:rPr>
                <w:rFonts w:eastAsiaTheme="minorEastAsia"/>
              </w:rPr>
            </w:pPr>
            <w:r w:rsidRPr="00015210">
              <w:rPr>
                <w:rFonts w:eastAsiaTheme="minorEastAsia"/>
              </w:rPr>
              <w:t>Variable</w:t>
            </w:r>
          </w:p>
        </w:tc>
        <w:tc>
          <w:tcPr>
            <w:tcW w:w="3690" w:type="dxa"/>
            <w:gridSpan w:val="3"/>
            <w:tcBorders>
              <w:top w:val="single" w:sz="12" w:space="0" w:color="auto"/>
              <w:bottom w:val="nil"/>
            </w:tcBorders>
            <w:vAlign w:val="center"/>
            <w:hideMark/>
            <w:tcPrChange w:id="1173" w:author="Xin Li" w:date="2026-08-22T13:43:00Z" w16du:dateUtc="2026-08-22T05:43:00Z">
              <w:tcPr>
                <w:tcW w:w="3690" w:type="dxa"/>
                <w:gridSpan w:val="3"/>
                <w:tcBorders>
                  <w:top w:val="single" w:sz="12" w:space="0" w:color="auto"/>
                  <w:bottom w:val="nil"/>
                </w:tcBorders>
                <w:vAlign w:val="center"/>
                <w:hideMark/>
              </w:tcPr>
            </w:tcPrChange>
          </w:tcPr>
          <w:p w14:paraId="6541A9F1" w14:textId="77777777" w:rsidR="00417957" w:rsidRPr="00015210" w:rsidRDefault="00417957" w:rsidP="00C8154F">
            <w:pPr>
              <w:pStyle w:val="Tablecontent"/>
              <w:rPr>
                <w:rFonts w:eastAsiaTheme="minorEastAsia"/>
              </w:rPr>
            </w:pPr>
            <w:r w:rsidRPr="00015210">
              <w:rPr>
                <w:rFonts w:eastAsiaTheme="minorEastAsia"/>
              </w:rPr>
              <w:t>Mean and SD</w:t>
            </w:r>
          </w:p>
        </w:tc>
        <w:tc>
          <w:tcPr>
            <w:tcW w:w="922" w:type="dxa"/>
            <w:vMerge w:val="restart"/>
            <w:tcBorders>
              <w:top w:val="single" w:sz="12" w:space="0" w:color="auto"/>
              <w:bottom w:val="nil"/>
            </w:tcBorders>
            <w:vAlign w:val="center"/>
            <w:hideMark/>
            <w:tcPrChange w:id="1174" w:author="Xin Li" w:date="2026-08-22T13:43:00Z" w16du:dateUtc="2026-08-22T05:43:00Z">
              <w:tcPr>
                <w:tcW w:w="922" w:type="dxa"/>
                <w:vMerge w:val="restart"/>
                <w:tcBorders>
                  <w:top w:val="single" w:sz="12" w:space="0" w:color="auto"/>
                  <w:bottom w:val="nil"/>
                </w:tcBorders>
                <w:vAlign w:val="center"/>
                <w:hideMark/>
              </w:tcPr>
            </w:tcPrChange>
          </w:tcPr>
          <w:p w14:paraId="232166E2" w14:textId="77777777" w:rsidR="00417957" w:rsidRPr="00015210" w:rsidRDefault="00417957" w:rsidP="00C8154F">
            <w:pPr>
              <w:pStyle w:val="Tablecontent"/>
              <w:rPr>
                <w:rFonts w:eastAsiaTheme="minorEastAsia"/>
              </w:rPr>
            </w:pPr>
            <w:r w:rsidRPr="00015210">
              <w:rPr>
                <w:rFonts w:eastAsiaTheme="minorEastAsia"/>
              </w:rPr>
              <w:t>Min</w:t>
            </w:r>
          </w:p>
        </w:tc>
        <w:tc>
          <w:tcPr>
            <w:tcW w:w="1217" w:type="dxa"/>
            <w:vMerge w:val="restart"/>
            <w:tcBorders>
              <w:top w:val="single" w:sz="12" w:space="0" w:color="auto"/>
              <w:bottom w:val="nil"/>
            </w:tcBorders>
            <w:vAlign w:val="center"/>
            <w:hideMark/>
            <w:tcPrChange w:id="1175" w:author="Xin Li" w:date="2026-08-22T13:43:00Z" w16du:dateUtc="2026-08-22T05:43:00Z">
              <w:tcPr>
                <w:tcW w:w="1217" w:type="dxa"/>
                <w:vMerge w:val="restart"/>
                <w:tcBorders>
                  <w:top w:val="single" w:sz="12" w:space="0" w:color="auto"/>
                  <w:bottom w:val="nil"/>
                </w:tcBorders>
                <w:vAlign w:val="center"/>
                <w:hideMark/>
              </w:tcPr>
            </w:tcPrChange>
          </w:tcPr>
          <w:p w14:paraId="5374A7E5" w14:textId="77777777" w:rsidR="00417957" w:rsidRPr="00015210" w:rsidRDefault="00417957" w:rsidP="00C8154F">
            <w:pPr>
              <w:pStyle w:val="Tablecontent"/>
              <w:rPr>
                <w:rFonts w:eastAsiaTheme="minorEastAsia"/>
              </w:rPr>
            </w:pPr>
            <w:r w:rsidRPr="00015210">
              <w:rPr>
                <w:rFonts w:eastAsiaTheme="minorEastAsia"/>
              </w:rPr>
              <w:t>Max</w:t>
            </w:r>
          </w:p>
        </w:tc>
      </w:tr>
      <w:tr w:rsidR="00417957" w:rsidRPr="00015210" w14:paraId="4E5C4477" w14:textId="77777777" w:rsidTr="00745A6A">
        <w:trPr>
          <w:jc w:val="center"/>
          <w:trPrChange w:id="1176" w:author="Xin Li" w:date="2026-08-22T13:43:00Z" w16du:dateUtc="2026-08-22T05:43:00Z">
            <w:trPr>
              <w:trHeight w:val="290"/>
              <w:jc w:val="center"/>
            </w:trPr>
          </w:trPrChange>
        </w:trPr>
        <w:tc>
          <w:tcPr>
            <w:tcW w:w="3531" w:type="dxa"/>
            <w:vMerge/>
            <w:tcBorders>
              <w:top w:val="nil"/>
            </w:tcBorders>
            <w:hideMark/>
            <w:tcPrChange w:id="1177" w:author="Xin Li" w:date="2026-08-22T13:43:00Z" w16du:dateUtc="2026-08-22T05:43:00Z">
              <w:tcPr>
                <w:tcW w:w="3531" w:type="dxa"/>
                <w:vMerge/>
                <w:tcBorders>
                  <w:top w:val="nil"/>
                </w:tcBorders>
                <w:hideMark/>
              </w:tcPr>
            </w:tcPrChange>
          </w:tcPr>
          <w:p w14:paraId="3A2A05F1" w14:textId="77777777" w:rsidR="00417957" w:rsidRPr="00015210" w:rsidRDefault="00417957" w:rsidP="00C8154F">
            <w:pPr>
              <w:pStyle w:val="Tablecontent"/>
              <w:rPr>
                <w:rFonts w:eastAsiaTheme="minorEastAsia"/>
              </w:rPr>
            </w:pPr>
          </w:p>
        </w:tc>
        <w:tc>
          <w:tcPr>
            <w:tcW w:w="1230" w:type="dxa"/>
            <w:tcBorders>
              <w:top w:val="nil"/>
              <w:bottom w:val="single" w:sz="6" w:space="0" w:color="auto"/>
            </w:tcBorders>
            <w:vAlign w:val="center"/>
            <w:hideMark/>
            <w:tcPrChange w:id="1178" w:author="Xin Li" w:date="2026-08-22T13:43:00Z" w16du:dateUtc="2026-08-22T05:43:00Z">
              <w:tcPr>
                <w:tcW w:w="1230" w:type="dxa"/>
                <w:tcBorders>
                  <w:top w:val="nil"/>
                  <w:bottom w:val="single" w:sz="6" w:space="0" w:color="auto"/>
                </w:tcBorders>
                <w:vAlign w:val="center"/>
                <w:hideMark/>
              </w:tcPr>
            </w:tcPrChange>
          </w:tcPr>
          <w:p w14:paraId="7932BFFF" w14:textId="77777777" w:rsidR="00417957" w:rsidRPr="00015210" w:rsidRDefault="00417957" w:rsidP="00C8154F">
            <w:pPr>
              <w:pStyle w:val="Tablecontent"/>
              <w:rPr>
                <w:rFonts w:eastAsiaTheme="minorEastAsia"/>
              </w:rPr>
            </w:pPr>
            <w:r w:rsidRPr="00015210">
              <w:rPr>
                <w:rFonts w:eastAsiaTheme="minorEastAsia"/>
              </w:rPr>
              <w:t>All samples</w:t>
            </w:r>
          </w:p>
        </w:tc>
        <w:tc>
          <w:tcPr>
            <w:tcW w:w="1230" w:type="dxa"/>
            <w:tcBorders>
              <w:top w:val="nil"/>
              <w:bottom w:val="single" w:sz="6" w:space="0" w:color="auto"/>
            </w:tcBorders>
            <w:vAlign w:val="center"/>
            <w:hideMark/>
            <w:tcPrChange w:id="1179" w:author="Xin Li" w:date="2026-08-22T13:43:00Z" w16du:dateUtc="2026-08-22T05:43:00Z">
              <w:tcPr>
                <w:tcW w:w="1230" w:type="dxa"/>
                <w:tcBorders>
                  <w:top w:val="nil"/>
                  <w:bottom w:val="single" w:sz="6" w:space="0" w:color="auto"/>
                </w:tcBorders>
                <w:vAlign w:val="center"/>
                <w:hideMark/>
              </w:tcPr>
            </w:tcPrChange>
          </w:tcPr>
          <w:p w14:paraId="2AFC847C" w14:textId="77777777" w:rsidR="00417957" w:rsidRPr="00015210" w:rsidRDefault="00417957" w:rsidP="00C8154F">
            <w:pPr>
              <w:pStyle w:val="Tablecontent"/>
              <w:rPr>
                <w:rFonts w:eastAsiaTheme="minorEastAsia"/>
              </w:rPr>
            </w:pPr>
            <w:r w:rsidRPr="00015210">
              <w:rPr>
                <w:rFonts w:eastAsiaTheme="minorEastAsia"/>
              </w:rPr>
              <w:t>Treatment group</w:t>
            </w:r>
          </w:p>
        </w:tc>
        <w:tc>
          <w:tcPr>
            <w:tcW w:w="1230" w:type="dxa"/>
            <w:tcBorders>
              <w:top w:val="nil"/>
              <w:bottom w:val="single" w:sz="6" w:space="0" w:color="auto"/>
            </w:tcBorders>
            <w:vAlign w:val="center"/>
            <w:hideMark/>
            <w:tcPrChange w:id="1180" w:author="Xin Li" w:date="2026-08-22T13:43:00Z" w16du:dateUtc="2026-08-22T05:43:00Z">
              <w:tcPr>
                <w:tcW w:w="1230" w:type="dxa"/>
                <w:tcBorders>
                  <w:top w:val="nil"/>
                  <w:bottom w:val="single" w:sz="6" w:space="0" w:color="auto"/>
                </w:tcBorders>
                <w:vAlign w:val="center"/>
                <w:hideMark/>
              </w:tcPr>
            </w:tcPrChange>
          </w:tcPr>
          <w:p w14:paraId="347363C9" w14:textId="77777777" w:rsidR="00417957" w:rsidRPr="00015210" w:rsidRDefault="00417957" w:rsidP="00C8154F">
            <w:pPr>
              <w:pStyle w:val="Tablecontent"/>
              <w:rPr>
                <w:rFonts w:eastAsiaTheme="minorEastAsia"/>
              </w:rPr>
            </w:pPr>
            <w:r w:rsidRPr="00015210">
              <w:rPr>
                <w:rFonts w:eastAsiaTheme="minorEastAsia"/>
              </w:rPr>
              <w:t>Control group</w:t>
            </w:r>
          </w:p>
        </w:tc>
        <w:tc>
          <w:tcPr>
            <w:tcW w:w="922" w:type="dxa"/>
            <w:vMerge/>
            <w:tcBorders>
              <w:top w:val="nil"/>
              <w:bottom w:val="single" w:sz="6" w:space="0" w:color="auto"/>
            </w:tcBorders>
            <w:hideMark/>
            <w:tcPrChange w:id="1181" w:author="Xin Li" w:date="2026-08-22T13:43:00Z" w16du:dateUtc="2026-08-22T05:43:00Z">
              <w:tcPr>
                <w:tcW w:w="922" w:type="dxa"/>
                <w:vMerge/>
                <w:tcBorders>
                  <w:top w:val="nil"/>
                  <w:bottom w:val="single" w:sz="6" w:space="0" w:color="auto"/>
                </w:tcBorders>
                <w:hideMark/>
              </w:tcPr>
            </w:tcPrChange>
          </w:tcPr>
          <w:p w14:paraId="49C7EE96" w14:textId="77777777" w:rsidR="00417957" w:rsidRPr="00015210" w:rsidRDefault="00417957" w:rsidP="00C8154F">
            <w:pPr>
              <w:pStyle w:val="Tablecontent"/>
              <w:rPr>
                <w:rFonts w:eastAsiaTheme="minorEastAsia"/>
              </w:rPr>
            </w:pPr>
          </w:p>
        </w:tc>
        <w:tc>
          <w:tcPr>
            <w:tcW w:w="1217" w:type="dxa"/>
            <w:vMerge/>
            <w:tcBorders>
              <w:top w:val="nil"/>
              <w:bottom w:val="single" w:sz="6" w:space="0" w:color="auto"/>
            </w:tcBorders>
            <w:hideMark/>
            <w:tcPrChange w:id="1182" w:author="Xin Li" w:date="2026-08-22T13:43:00Z" w16du:dateUtc="2026-08-22T05:43:00Z">
              <w:tcPr>
                <w:tcW w:w="1217" w:type="dxa"/>
                <w:vMerge/>
                <w:tcBorders>
                  <w:top w:val="nil"/>
                  <w:bottom w:val="single" w:sz="6" w:space="0" w:color="auto"/>
                </w:tcBorders>
                <w:hideMark/>
              </w:tcPr>
            </w:tcPrChange>
          </w:tcPr>
          <w:p w14:paraId="1618BECC" w14:textId="77777777" w:rsidR="00417957" w:rsidRPr="00015210" w:rsidRDefault="00417957" w:rsidP="00C8154F">
            <w:pPr>
              <w:pStyle w:val="Tablecontent"/>
              <w:rPr>
                <w:rFonts w:eastAsiaTheme="minorEastAsia"/>
              </w:rPr>
            </w:pPr>
          </w:p>
        </w:tc>
      </w:tr>
      <w:tr w:rsidR="00417957" w:rsidRPr="00015210" w14:paraId="39047F04" w14:textId="77777777" w:rsidTr="00745A6A">
        <w:trPr>
          <w:jc w:val="center"/>
          <w:trPrChange w:id="1183" w:author="Xin Li" w:date="2026-08-22T13:43:00Z" w16du:dateUtc="2026-08-22T05:43:00Z">
            <w:trPr>
              <w:trHeight w:val="520"/>
              <w:jc w:val="center"/>
            </w:trPr>
          </w:trPrChange>
        </w:trPr>
        <w:tc>
          <w:tcPr>
            <w:tcW w:w="3531" w:type="dxa"/>
            <w:vAlign w:val="center"/>
            <w:tcPrChange w:id="1184" w:author="Xin Li" w:date="2026-08-22T13:43:00Z" w16du:dateUtc="2026-08-22T05:43:00Z">
              <w:tcPr>
                <w:tcW w:w="3531" w:type="dxa"/>
                <w:vAlign w:val="center"/>
              </w:tcPr>
            </w:tcPrChange>
          </w:tcPr>
          <w:p w14:paraId="44BB7773" w14:textId="77777777" w:rsidR="00417957" w:rsidRPr="00015210" w:rsidRDefault="00417957" w:rsidP="00C8154F">
            <w:pPr>
              <w:pStyle w:val="Tablecontent"/>
              <w:jc w:val="both"/>
              <w:rPr>
                <w:rFonts w:eastAsiaTheme="minorEastAsia"/>
              </w:rPr>
            </w:pPr>
            <w:r w:rsidRPr="00015210">
              <w:rPr>
                <w:rFonts w:eastAsiaTheme="minorEastAsia"/>
              </w:rPr>
              <w:t>question length (number of Chinese characters)</w:t>
            </w:r>
          </w:p>
        </w:tc>
        <w:tc>
          <w:tcPr>
            <w:tcW w:w="1230" w:type="dxa"/>
            <w:tcBorders>
              <w:top w:val="single" w:sz="6" w:space="0" w:color="auto"/>
            </w:tcBorders>
            <w:tcPrChange w:id="1185" w:author="Xin Li" w:date="2026-08-22T13:43:00Z" w16du:dateUtc="2026-08-22T05:43:00Z">
              <w:tcPr>
                <w:tcW w:w="1230" w:type="dxa"/>
                <w:tcBorders>
                  <w:top w:val="single" w:sz="6" w:space="0" w:color="auto"/>
                </w:tcBorders>
              </w:tcPr>
            </w:tcPrChange>
          </w:tcPr>
          <w:p w14:paraId="66E25808" w14:textId="77777777" w:rsidR="00417957" w:rsidRPr="00015210" w:rsidRDefault="00417957" w:rsidP="00C8154F">
            <w:pPr>
              <w:pStyle w:val="Tablecontent"/>
              <w:rPr>
                <w:rFonts w:eastAsiaTheme="minorEastAsia"/>
              </w:rPr>
            </w:pPr>
            <w:r w:rsidRPr="00015210">
              <w:rPr>
                <w:rFonts w:eastAsiaTheme="minorEastAsia"/>
              </w:rPr>
              <w:t>86.809</w:t>
            </w:r>
            <w:r w:rsidRPr="00015210">
              <w:rPr>
                <w:rFonts w:eastAsiaTheme="minorEastAsia"/>
              </w:rPr>
              <w:br/>
              <w:t>(113.981)</w:t>
            </w:r>
          </w:p>
        </w:tc>
        <w:tc>
          <w:tcPr>
            <w:tcW w:w="1230" w:type="dxa"/>
            <w:tcBorders>
              <w:top w:val="single" w:sz="6" w:space="0" w:color="auto"/>
            </w:tcBorders>
            <w:tcPrChange w:id="1186" w:author="Xin Li" w:date="2026-08-22T13:43:00Z" w16du:dateUtc="2026-08-22T05:43:00Z">
              <w:tcPr>
                <w:tcW w:w="1230" w:type="dxa"/>
                <w:tcBorders>
                  <w:top w:val="single" w:sz="6" w:space="0" w:color="auto"/>
                </w:tcBorders>
              </w:tcPr>
            </w:tcPrChange>
          </w:tcPr>
          <w:p w14:paraId="14582245" w14:textId="77777777" w:rsidR="00417957" w:rsidRPr="00015210" w:rsidRDefault="00417957" w:rsidP="00C8154F">
            <w:pPr>
              <w:pStyle w:val="Tablecontent"/>
              <w:rPr>
                <w:rFonts w:eastAsiaTheme="minorEastAsia"/>
              </w:rPr>
            </w:pPr>
            <w:r w:rsidRPr="00015210">
              <w:rPr>
                <w:rFonts w:eastAsiaTheme="minorEastAsia"/>
              </w:rPr>
              <w:t>84.233</w:t>
            </w:r>
            <w:r w:rsidRPr="00015210">
              <w:rPr>
                <w:rFonts w:eastAsiaTheme="minorEastAsia"/>
              </w:rPr>
              <w:br/>
              <w:t>(89.347)</w:t>
            </w:r>
          </w:p>
        </w:tc>
        <w:tc>
          <w:tcPr>
            <w:tcW w:w="1230" w:type="dxa"/>
            <w:tcBorders>
              <w:top w:val="single" w:sz="6" w:space="0" w:color="auto"/>
            </w:tcBorders>
            <w:tcPrChange w:id="1187" w:author="Xin Li" w:date="2026-08-22T13:43:00Z" w16du:dateUtc="2026-08-22T05:43:00Z">
              <w:tcPr>
                <w:tcW w:w="1230" w:type="dxa"/>
                <w:tcBorders>
                  <w:top w:val="single" w:sz="6" w:space="0" w:color="auto"/>
                </w:tcBorders>
              </w:tcPr>
            </w:tcPrChange>
          </w:tcPr>
          <w:p w14:paraId="1427721B" w14:textId="77777777" w:rsidR="00417957" w:rsidRPr="00015210" w:rsidRDefault="00417957" w:rsidP="00C8154F">
            <w:pPr>
              <w:pStyle w:val="Tablecontent"/>
              <w:rPr>
                <w:rFonts w:eastAsiaTheme="minorEastAsia"/>
              </w:rPr>
            </w:pPr>
            <w:r w:rsidRPr="00015210">
              <w:rPr>
                <w:rFonts w:eastAsiaTheme="minorEastAsia"/>
              </w:rPr>
              <w:t>89.272</w:t>
            </w:r>
            <w:r w:rsidRPr="00015210">
              <w:rPr>
                <w:rFonts w:eastAsiaTheme="minorEastAsia"/>
              </w:rPr>
              <w:br/>
              <w:t>(133.323)</w:t>
            </w:r>
          </w:p>
        </w:tc>
        <w:tc>
          <w:tcPr>
            <w:tcW w:w="922" w:type="dxa"/>
            <w:tcBorders>
              <w:top w:val="single" w:sz="6" w:space="0" w:color="auto"/>
            </w:tcBorders>
            <w:tcPrChange w:id="1188" w:author="Xin Li" w:date="2026-08-22T13:43:00Z" w16du:dateUtc="2026-08-22T05:43:00Z">
              <w:tcPr>
                <w:tcW w:w="922" w:type="dxa"/>
                <w:tcBorders>
                  <w:top w:val="single" w:sz="6" w:space="0" w:color="auto"/>
                </w:tcBorders>
              </w:tcPr>
            </w:tcPrChange>
          </w:tcPr>
          <w:p w14:paraId="485142C3" w14:textId="77777777" w:rsidR="00417957" w:rsidRPr="00015210" w:rsidRDefault="00417957" w:rsidP="00C8154F">
            <w:pPr>
              <w:pStyle w:val="Tablecontent"/>
              <w:rPr>
                <w:rFonts w:eastAsiaTheme="minorEastAsia"/>
              </w:rPr>
            </w:pPr>
            <w:r w:rsidRPr="00015210">
              <w:rPr>
                <w:rFonts w:eastAsiaTheme="minorEastAsia"/>
              </w:rPr>
              <w:t xml:space="preserve">0.000 </w:t>
            </w:r>
          </w:p>
        </w:tc>
        <w:tc>
          <w:tcPr>
            <w:tcW w:w="1217" w:type="dxa"/>
            <w:tcBorders>
              <w:top w:val="single" w:sz="6" w:space="0" w:color="auto"/>
            </w:tcBorders>
            <w:tcPrChange w:id="1189" w:author="Xin Li" w:date="2026-08-22T13:43:00Z" w16du:dateUtc="2026-08-22T05:43:00Z">
              <w:tcPr>
                <w:tcW w:w="1217" w:type="dxa"/>
                <w:tcBorders>
                  <w:top w:val="single" w:sz="6" w:space="0" w:color="auto"/>
                </w:tcBorders>
              </w:tcPr>
            </w:tcPrChange>
          </w:tcPr>
          <w:p w14:paraId="707AFB38" w14:textId="77777777" w:rsidR="00417957" w:rsidRPr="00015210" w:rsidRDefault="00417957" w:rsidP="00C8154F">
            <w:pPr>
              <w:pStyle w:val="Tablecontent"/>
              <w:rPr>
                <w:rFonts w:eastAsiaTheme="minorEastAsia"/>
              </w:rPr>
            </w:pPr>
            <w:r w:rsidRPr="00015210">
              <w:rPr>
                <w:rFonts w:eastAsiaTheme="minorEastAsia"/>
              </w:rPr>
              <w:t xml:space="preserve">2702.000 </w:t>
            </w:r>
          </w:p>
        </w:tc>
      </w:tr>
      <w:tr w:rsidR="00417957" w:rsidRPr="00015210" w14:paraId="4726271D" w14:textId="77777777" w:rsidTr="00745A6A">
        <w:trPr>
          <w:jc w:val="center"/>
          <w:trPrChange w:id="1190" w:author="Xin Li" w:date="2026-08-22T13:43:00Z" w16du:dateUtc="2026-08-22T05:43:00Z">
            <w:trPr>
              <w:trHeight w:val="520"/>
              <w:jc w:val="center"/>
            </w:trPr>
          </w:trPrChange>
        </w:trPr>
        <w:tc>
          <w:tcPr>
            <w:tcW w:w="3531" w:type="dxa"/>
            <w:vAlign w:val="center"/>
            <w:hideMark/>
            <w:tcPrChange w:id="1191" w:author="Xin Li" w:date="2026-08-22T13:43:00Z" w16du:dateUtc="2026-08-22T05:43:00Z">
              <w:tcPr>
                <w:tcW w:w="3531" w:type="dxa"/>
                <w:vAlign w:val="center"/>
                <w:hideMark/>
              </w:tcPr>
            </w:tcPrChange>
          </w:tcPr>
          <w:p w14:paraId="7C89970A" w14:textId="77777777" w:rsidR="00417957" w:rsidRPr="00015210" w:rsidRDefault="00417957" w:rsidP="00C8154F">
            <w:pPr>
              <w:pStyle w:val="Tablecontent"/>
              <w:jc w:val="both"/>
              <w:rPr>
                <w:rFonts w:eastAsiaTheme="minorEastAsia"/>
              </w:rPr>
            </w:pPr>
            <w:r w:rsidRPr="00015210">
              <w:rPr>
                <w:rFonts w:eastAsiaTheme="minorEastAsia"/>
              </w:rPr>
              <w:t>number of human-generated answers received by a question</w:t>
            </w:r>
          </w:p>
        </w:tc>
        <w:tc>
          <w:tcPr>
            <w:tcW w:w="1230" w:type="dxa"/>
            <w:hideMark/>
            <w:tcPrChange w:id="1192" w:author="Xin Li" w:date="2026-08-22T13:43:00Z" w16du:dateUtc="2026-08-22T05:43:00Z">
              <w:tcPr>
                <w:tcW w:w="1230" w:type="dxa"/>
                <w:hideMark/>
              </w:tcPr>
            </w:tcPrChange>
          </w:tcPr>
          <w:p w14:paraId="45744BA0" w14:textId="77777777" w:rsidR="00417957" w:rsidRPr="00015210" w:rsidRDefault="00417957" w:rsidP="00C8154F">
            <w:pPr>
              <w:pStyle w:val="Tablecontent"/>
              <w:rPr>
                <w:rFonts w:eastAsiaTheme="minorEastAsia"/>
              </w:rPr>
            </w:pPr>
            <w:r w:rsidRPr="00015210">
              <w:rPr>
                <w:rFonts w:eastAsiaTheme="minorEastAsia"/>
              </w:rPr>
              <w:t>1.293</w:t>
            </w:r>
            <w:r w:rsidRPr="00015210">
              <w:rPr>
                <w:rFonts w:eastAsiaTheme="minorEastAsia"/>
              </w:rPr>
              <w:br/>
              <w:t>(1.166)</w:t>
            </w:r>
          </w:p>
        </w:tc>
        <w:tc>
          <w:tcPr>
            <w:tcW w:w="1230" w:type="dxa"/>
            <w:hideMark/>
            <w:tcPrChange w:id="1193" w:author="Xin Li" w:date="2026-08-22T13:43:00Z" w16du:dateUtc="2026-08-22T05:43:00Z">
              <w:tcPr>
                <w:tcW w:w="1230" w:type="dxa"/>
                <w:hideMark/>
              </w:tcPr>
            </w:tcPrChange>
          </w:tcPr>
          <w:p w14:paraId="19860FAB" w14:textId="77777777" w:rsidR="00417957" w:rsidRPr="00015210" w:rsidRDefault="00417957" w:rsidP="00C8154F">
            <w:pPr>
              <w:pStyle w:val="Tablecontent"/>
              <w:rPr>
                <w:rFonts w:eastAsiaTheme="minorEastAsia"/>
              </w:rPr>
            </w:pPr>
            <w:r w:rsidRPr="00015210">
              <w:rPr>
                <w:rFonts w:eastAsiaTheme="minorEastAsia"/>
              </w:rPr>
              <w:t>1.209</w:t>
            </w:r>
            <w:r w:rsidRPr="00015210">
              <w:rPr>
                <w:rFonts w:eastAsiaTheme="minorEastAsia"/>
              </w:rPr>
              <w:br/>
              <w:t>(1.133)</w:t>
            </w:r>
          </w:p>
        </w:tc>
        <w:tc>
          <w:tcPr>
            <w:tcW w:w="1230" w:type="dxa"/>
            <w:hideMark/>
            <w:tcPrChange w:id="1194" w:author="Xin Li" w:date="2026-08-22T13:43:00Z" w16du:dateUtc="2026-08-22T05:43:00Z">
              <w:tcPr>
                <w:tcW w:w="1230" w:type="dxa"/>
                <w:hideMark/>
              </w:tcPr>
            </w:tcPrChange>
          </w:tcPr>
          <w:p w14:paraId="4713E518" w14:textId="77777777" w:rsidR="00417957" w:rsidRPr="00015210" w:rsidRDefault="00417957" w:rsidP="00C8154F">
            <w:pPr>
              <w:pStyle w:val="Tablecontent"/>
              <w:rPr>
                <w:rFonts w:eastAsiaTheme="minorEastAsia"/>
              </w:rPr>
            </w:pPr>
            <w:r w:rsidRPr="00015210">
              <w:rPr>
                <w:rFonts w:eastAsiaTheme="minorEastAsia"/>
              </w:rPr>
              <w:t>1.372</w:t>
            </w:r>
            <w:r w:rsidRPr="00015210">
              <w:rPr>
                <w:rFonts w:eastAsiaTheme="minorEastAsia"/>
              </w:rPr>
              <w:br/>
              <w:t>(1.192)</w:t>
            </w:r>
          </w:p>
        </w:tc>
        <w:tc>
          <w:tcPr>
            <w:tcW w:w="922" w:type="dxa"/>
            <w:hideMark/>
            <w:tcPrChange w:id="1195" w:author="Xin Li" w:date="2026-08-22T13:43:00Z" w16du:dateUtc="2026-08-22T05:43:00Z">
              <w:tcPr>
                <w:tcW w:w="922" w:type="dxa"/>
                <w:hideMark/>
              </w:tcPr>
            </w:tcPrChange>
          </w:tcPr>
          <w:p w14:paraId="6148989E" w14:textId="77777777" w:rsidR="00417957" w:rsidRPr="00015210" w:rsidRDefault="00417957" w:rsidP="00C8154F">
            <w:pPr>
              <w:pStyle w:val="Tablecontent"/>
              <w:rPr>
                <w:rFonts w:eastAsiaTheme="minorEastAsia"/>
              </w:rPr>
            </w:pPr>
            <w:r w:rsidRPr="00015210">
              <w:rPr>
                <w:rFonts w:eastAsiaTheme="minorEastAsia"/>
              </w:rPr>
              <w:t xml:space="preserve">0.000 </w:t>
            </w:r>
          </w:p>
        </w:tc>
        <w:tc>
          <w:tcPr>
            <w:tcW w:w="1217" w:type="dxa"/>
            <w:hideMark/>
            <w:tcPrChange w:id="1196" w:author="Xin Li" w:date="2026-08-22T13:43:00Z" w16du:dateUtc="2026-08-22T05:43:00Z">
              <w:tcPr>
                <w:tcW w:w="1217" w:type="dxa"/>
                <w:hideMark/>
              </w:tcPr>
            </w:tcPrChange>
          </w:tcPr>
          <w:p w14:paraId="3913C981" w14:textId="77777777" w:rsidR="00417957" w:rsidRPr="00015210" w:rsidRDefault="00417957" w:rsidP="00C8154F">
            <w:pPr>
              <w:pStyle w:val="Tablecontent"/>
              <w:rPr>
                <w:rFonts w:eastAsiaTheme="minorEastAsia"/>
              </w:rPr>
            </w:pPr>
            <w:r w:rsidRPr="00015210">
              <w:rPr>
                <w:rFonts w:eastAsiaTheme="minorEastAsia"/>
              </w:rPr>
              <w:t xml:space="preserve">8.000 </w:t>
            </w:r>
          </w:p>
        </w:tc>
      </w:tr>
      <w:tr w:rsidR="00417957" w:rsidRPr="00015210" w14:paraId="5406C5DA" w14:textId="77777777" w:rsidTr="00745A6A">
        <w:trPr>
          <w:jc w:val="center"/>
          <w:trPrChange w:id="1197" w:author="Xin Li" w:date="2026-08-22T13:43:00Z" w16du:dateUtc="2026-08-22T05:43:00Z">
            <w:trPr>
              <w:trHeight w:val="520"/>
              <w:jc w:val="center"/>
            </w:trPr>
          </w:trPrChange>
        </w:trPr>
        <w:tc>
          <w:tcPr>
            <w:tcW w:w="3531" w:type="dxa"/>
            <w:vAlign w:val="center"/>
            <w:tcPrChange w:id="1198" w:author="Xin Li" w:date="2026-08-22T13:43:00Z" w16du:dateUtc="2026-08-22T05:43:00Z">
              <w:tcPr>
                <w:tcW w:w="3531" w:type="dxa"/>
                <w:vAlign w:val="center"/>
              </w:tcPr>
            </w:tcPrChange>
          </w:tcPr>
          <w:p w14:paraId="1DB767CB" w14:textId="77777777" w:rsidR="00417957" w:rsidRPr="00015210" w:rsidRDefault="00417957" w:rsidP="00C8154F">
            <w:pPr>
              <w:pStyle w:val="Tablecontent"/>
              <w:jc w:val="both"/>
              <w:rPr>
                <w:rFonts w:eastAsiaTheme="minorEastAsia"/>
              </w:rPr>
            </w:pPr>
            <w:r w:rsidRPr="00015210">
              <w:rPr>
                <w:rFonts w:eastAsiaTheme="minorEastAsia"/>
              </w:rPr>
              <w:t>percentage of questions that received at least one answer</w:t>
            </w:r>
          </w:p>
        </w:tc>
        <w:tc>
          <w:tcPr>
            <w:tcW w:w="1230" w:type="dxa"/>
            <w:tcPrChange w:id="1199" w:author="Xin Li" w:date="2026-08-22T13:43:00Z" w16du:dateUtc="2026-08-22T05:43:00Z">
              <w:tcPr>
                <w:tcW w:w="1230" w:type="dxa"/>
              </w:tcPr>
            </w:tcPrChange>
          </w:tcPr>
          <w:p w14:paraId="20158B93" w14:textId="77777777" w:rsidR="00417957" w:rsidRPr="00015210" w:rsidRDefault="00417957" w:rsidP="00C8154F">
            <w:pPr>
              <w:pStyle w:val="Tablecontent"/>
              <w:rPr>
                <w:rFonts w:eastAsiaTheme="minorEastAsia"/>
              </w:rPr>
            </w:pPr>
            <w:r w:rsidRPr="00015210">
              <w:rPr>
                <w:rFonts w:eastAsiaTheme="minorEastAsia"/>
              </w:rPr>
              <w:t>0.761</w:t>
            </w:r>
            <w:r w:rsidRPr="00015210">
              <w:rPr>
                <w:rFonts w:eastAsiaTheme="minorEastAsia"/>
              </w:rPr>
              <w:br/>
              <w:t>(0.427)</w:t>
            </w:r>
          </w:p>
        </w:tc>
        <w:tc>
          <w:tcPr>
            <w:tcW w:w="1230" w:type="dxa"/>
            <w:tcPrChange w:id="1200" w:author="Xin Li" w:date="2026-08-22T13:43:00Z" w16du:dateUtc="2026-08-22T05:43:00Z">
              <w:tcPr>
                <w:tcW w:w="1230" w:type="dxa"/>
              </w:tcPr>
            </w:tcPrChange>
          </w:tcPr>
          <w:p w14:paraId="75983C0C" w14:textId="77777777" w:rsidR="00417957" w:rsidRPr="00015210" w:rsidRDefault="00417957" w:rsidP="00C8154F">
            <w:pPr>
              <w:pStyle w:val="Tablecontent"/>
              <w:rPr>
                <w:rFonts w:eastAsiaTheme="minorEastAsia"/>
              </w:rPr>
            </w:pPr>
            <w:r w:rsidRPr="00015210">
              <w:rPr>
                <w:rFonts w:eastAsiaTheme="minorEastAsia"/>
              </w:rPr>
              <w:t>0.724</w:t>
            </w:r>
            <w:r w:rsidRPr="00015210">
              <w:rPr>
                <w:rFonts w:eastAsiaTheme="minorEastAsia"/>
              </w:rPr>
              <w:br/>
              <w:t>(0.447)</w:t>
            </w:r>
          </w:p>
        </w:tc>
        <w:tc>
          <w:tcPr>
            <w:tcW w:w="1230" w:type="dxa"/>
            <w:tcPrChange w:id="1201" w:author="Xin Li" w:date="2026-08-22T13:43:00Z" w16du:dateUtc="2026-08-22T05:43:00Z">
              <w:tcPr>
                <w:tcW w:w="1230" w:type="dxa"/>
              </w:tcPr>
            </w:tcPrChange>
          </w:tcPr>
          <w:p w14:paraId="6C449AA8" w14:textId="77777777" w:rsidR="00417957" w:rsidRPr="00015210" w:rsidRDefault="00417957" w:rsidP="00C8154F">
            <w:pPr>
              <w:pStyle w:val="Tablecontent"/>
              <w:rPr>
                <w:rFonts w:eastAsiaTheme="minorEastAsia"/>
              </w:rPr>
            </w:pPr>
            <w:r w:rsidRPr="00015210">
              <w:rPr>
                <w:rFonts w:eastAsiaTheme="minorEastAsia"/>
              </w:rPr>
              <w:t>0.795</w:t>
            </w:r>
            <w:r w:rsidRPr="00015210">
              <w:rPr>
                <w:rFonts w:eastAsiaTheme="minorEastAsia"/>
              </w:rPr>
              <w:br/>
              <w:t>(0.404)</w:t>
            </w:r>
          </w:p>
        </w:tc>
        <w:tc>
          <w:tcPr>
            <w:tcW w:w="922" w:type="dxa"/>
            <w:tcPrChange w:id="1202" w:author="Xin Li" w:date="2026-08-22T13:43:00Z" w16du:dateUtc="2026-08-22T05:43:00Z">
              <w:tcPr>
                <w:tcW w:w="922" w:type="dxa"/>
              </w:tcPr>
            </w:tcPrChange>
          </w:tcPr>
          <w:p w14:paraId="1EEE1A71" w14:textId="77777777" w:rsidR="00417957" w:rsidRPr="00015210" w:rsidRDefault="00417957" w:rsidP="00C8154F">
            <w:pPr>
              <w:pStyle w:val="Tablecontent"/>
              <w:rPr>
                <w:rFonts w:eastAsiaTheme="minorEastAsia"/>
              </w:rPr>
            </w:pPr>
            <w:r w:rsidRPr="00015210">
              <w:rPr>
                <w:rFonts w:eastAsiaTheme="minorEastAsia"/>
              </w:rPr>
              <w:t xml:space="preserve">0.000 </w:t>
            </w:r>
          </w:p>
        </w:tc>
        <w:tc>
          <w:tcPr>
            <w:tcW w:w="1217" w:type="dxa"/>
            <w:tcPrChange w:id="1203" w:author="Xin Li" w:date="2026-08-22T13:43:00Z" w16du:dateUtc="2026-08-22T05:43:00Z">
              <w:tcPr>
                <w:tcW w:w="1217" w:type="dxa"/>
              </w:tcPr>
            </w:tcPrChange>
          </w:tcPr>
          <w:p w14:paraId="2F791AD2" w14:textId="77777777" w:rsidR="00417957" w:rsidRPr="00015210" w:rsidRDefault="00417957" w:rsidP="00C8154F">
            <w:pPr>
              <w:pStyle w:val="Tablecontent"/>
              <w:rPr>
                <w:rFonts w:eastAsiaTheme="minorEastAsia"/>
              </w:rPr>
            </w:pPr>
            <w:r w:rsidRPr="00015210">
              <w:rPr>
                <w:rFonts w:eastAsiaTheme="minorEastAsia"/>
              </w:rPr>
              <w:t xml:space="preserve">1.000 </w:t>
            </w:r>
          </w:p>
        </w:tc>
      </w:tr>
      <w:tr w:rsidR="00417957" w:rsidRPr="00015210" w14:paraId="6CECFC58" w14:textId="77777777" w:rsidTr="00745A6A">
        <w:trPr>
          <w:jc w:val="center"/>
          <w:trPrChange w:id="1204" w:author="Xin Li" w:date="2026-08-22T13:43:00Z" w16du:dateUtc="2026-08-22T05:43:00Z">
            <w:trPr>
              <w:trHeight w:val="520"/>
              <w:jc w:val="center"/>
            </w:trPr>
          </w:trPrChange>
        </w:trPr>
        <w:tc>
          <w:tcPr>
            <w:tcW w:w="3531" w:type="dxa"/>
            <w:vAlign w:val="center"/>
            <w:tcPrChange w:id="1205" w:author="Xin Li" w:date="2026-08-22T13:43:00Z" w16du:dateUtc="2026-08-22T05:43:00Z">
              <w:tcPr>
                <w:tcW w:w="3531" w:type="dxa"/>
                <w:vAlign w:val="center"/>
              </w:tcPr>
            </w:tcPrChange>
          </w:tcPr>
          <w:p w14:paraId="22E114B0" w14:textId="77777777" w:rsidR="00417957" w:rsidRPr="00015210" w:rsidRDefault="00417957" w:rsidP="00C8154F">
            <w:pPr>
              <w:pStyle w:val="Tablecontent"/>
              <w:jc w:val="both"/>
              <w:rPr>
                <w:rFonts w:eastAsiaTheme="minorEastAsia"/>
              </w:rPr>
            </w:pPr>
            <w:r w:rsidRPr="00015210">
              <w:rPr>
                <w:rFonts w:eastAsiaTheme="minorEastAsia"/>
              </w:rPr>
              <w:t>percentage of questions that have an answer “accepted” by the questioner</w:t>
            </w:r>
          </w:p>
        </w:tc>
        <w:tc>
          <w:tcPr>
            <w:tcW w:w="1230" w:type="dxa"/>
            <w:tcPrChange w:id="1206" w:author="Xin Li" w:date="2026-08-22T13:43:00Z" w16du:dateUtc="2026-08-22T05:43:00Z">
              <w:tcPr>
                <w:tcW w:w="1230" w:type="dxa"/>
              </w:tcPr>
            </w:tcPrChange>
          </w:tcPr>
          <w:p w14:paraId="2FE36B45" w14:textId="77777777" w:rsidR="00417957" w:rsidRPr="00015210" w:rsidRDefault="00417957" w:rsidP="00C8154F">
            <w:pPr>
              <w:pStyle w:val="Tablecontent"/>
              <w:rPr>
                <w:rFonts w:eastAsiaTheme="minorEastAsia"/>
              </w:rPr>
            </w:pPr>
            <w:r w:rsidRPr="00015210">
              <w:rPr>
                <w:rFonts w:eastAsiaTheme="minorEastAsia"/>
              </w:rPr>
              <w:t>0.322</w:t>
            </w:r>
            <w:r w:rsidRPr="00015210">
              <w:rPr>
                <w:rFonts w:eastAsiaTheme="minorEastAsia"/>
              </w:rPr>
              <w:br/>
              <w:t>(0.467)</w:t>
            </w:r>
          </w:p>
        </w:tc>
        <w:tc>
          <w:tcPr>
            <w:tcW w:w="1230" w:type="dxa"/>
            <w:tcPrChange w:id="1207" w:author="Xin Li" w:date="2026-08-22T13:43:00Z" w16du:dateUtc="2026-08-22T05:43:00Z">
              <w:tcPr>
                <w:tcW w:w="1230" w:type="dxa"/>
              </w:tcPr>
            </w:tcPrChange>
          </w:tcPr>
          <w:p w14:paraId="42970CE9" w14:textId="77777777" w:rsidR="00417957" w:rsidRPr="00015210" w:rsidRDefault="00417957" w:rsidP="00C8154F">
            <w:pPr>
              <w:pStyle w:val="Tablecontent"/>
              <w:rPr>
                <w:rFonts w:eastAsiaTheme="minorEastAsia"/>
              </w:rPr>
            </w:pPr>
            <w:r w:rsidRPr="00015210">
              <w:rPr>
                <w:rFonts w:eastAsiaTheme="minorEastAsia"/>
              </w:rPr>
              <w:t>0.293</w:t>
            </w:r>
            <w:r w:rsidRPr="00015210">
              <w:rPr>
                <w:rFonts w:eastAsiaTheme="minorEastAsia"/>
              </w:rPr>
              <w:br/>
              <w:t>(0.455)</w:t>
            </w:r>
          </w:p>
        </w:tc>
        <w:tc>
          <w:tcPr>
            <w:tcW w:w="1230" w:type="dxa"/>
            <w:tcPrChange w:id="1208" w:author="Xin Li" w:date="2026-08-22T13:43:00Z" w16du:dateUtc="2026-08-22T05:43:00Z">
              <w:tcPr>
                <w:tcW w:w="1230" w:type="dxa"/>
              </w:tcPr>
            </w:tcPrChange>
          </w:tcPr>
          <w:p w14:paraId="37D70E20" w14:textId="77777777" w:rsidR="00417957" w:rsidRPr="00015210" w:rsidRDefault="00417957" w:rsidP="00C8154F">
            <w:pPr>
              <w:pStyle w:val="Tablecontent"/>
              <w:rPr>
                <w:rFonts w:eastAsiaTheme="minorEastAsia"/>
              </w:rPr>
            </w:pPr>
            <w:r w:rsidRPr="00015210">
              <w:rPr>
                <w:rFonts w:eastAsiaTheme="minorEastAsia"/>
              </w:rPr>
              <w:t>0.350</w:t>
            </w:r>
            <w:r w:rsidRPr="00015210">
              <w:rPr>
                <w:rFonts w:eastAsiaTheme="minorEastAsia"/>
              </w:rPr>
              <w:br/>
              <w:t>(0.477)</w:t>
            </w:r>
          </w:p>
        </w:tc>
        <w:tc>
          <w:tcPr>
            <w:tcW w:w="922" w:type="dxa"/>
            <w:tcPrChange w:id="1209" w:author="Xin Li" w:date="2026-08-22T13:43:00Z" w16du:dateUtc="2026-08-22T05:43:00Z">
              <w:tcPr>
                <w:tcW w:w="922" w:type="dxa"/>
              </w:tcPr>
            </w:tcPrChange>
          </w:tcPr>
          <w:p w14:paraId="5045C667" w14:textId="77777777" w:rsidR="00417957" w:rsidRPr="00015210" w:rsidRDefault="00417957" w:rsidP="00C8154F">
            <w:pPr>
              <w:pStyle w:val="Tablecontent"/>
              <w:rPr>
                <w:rFonts w:eastAsiaTheme="minorEastAsia"/>
              </w:rPr>
            </w:pPr>
            <w:r w:rsidRPr="00015210">
              <w:rPr>
                <w:rFonts w:eastAsiaTheme="minorEastAsia"/>
              </w:rPr>
              <w:t xml:space="preserve">0.000 </w:t>
            </w:r>
          </w:p>
        </w:tc>
        <w:tc>
          <w:tcPr>
            <w:tcW w:w="1217" w:type="dxa"/>
            <w:tcPrChange w:id="1210" w:author="Xin Li" w:date="2026-08-22T13:43:00Z" w16du:dateUtc="2026-08-22T05:43:00Z">
              <w:tcPr>
                <w:tcW w:w="1217" w:type="dxa"/>
              </w:tcPr>
            </w:tcPrChange>
          </w:tcPr>
          <w:p w14:paraId="1FD94306" w14:textId="77777777" w:rsidR="00417957" w:rsidRPr="00015210" w:rsidRDefault="00417957" w:rsidP="00C8154F">
            <w:pPr>
              <w:pStyle w:val="Tablecontent"/>
              <w:rPr>
                <w:rFonts w:eastAsiaTheme="minorEastAsia"/>
              </w:rPr>
            </w:pPr>
            <w:r w:rsidRPr="00015210">
              <w:rPr>
                <w:rFonts w:eastAsiaTheme="minorEastAsia"/>
              </w:rPr>
              <w:t xml:space="preserve">1.000 </w:t>
            </w:r>
          </w:p>
        </w:tc>
      </w:tr>
      <w:tr w:rsidR="00417957" w:rsidRPr="00015210" w14:paraId="71FDA900" w14:textId="77777777" w:rsidTr="00745A6A">
        <w:trPr>
          <w:jc w:val="center"/>
          <w:trPrChange w:id="1211" w:author="Xin Li" w:date="2026-08-22T13:43:00Z" w16du:dateUtc="2026-08-22T05:43:00Z">
            <w:trPr>
              <w:trHeight w:val="520"/>
              <w:jc w:val="center"/>
            </w:trPr>
          </w:trPrChange>
        </w:trPr>
        <w:tc>
          <w:tcPr>
            <w:tcW w:w="3531" w:type="dxa"/>
            <w:vAlign w:val="center"/>
            <w:tcPrChange w:id="1212" w:author="Xin Li" w:date="2026-08-22T13:43:00Z" w16du:dateUtc="2026-08-22T05:43:00Z">
              <w:tcPr>
                <w:tcW w:w="3531" w:type="dxa"/>
                <w:vAlign w:val="center"/>
              </w:tcPr>
            </w:tcPrChange>
          </w:tcPr>
          <w:p w14:paraId="5A999A87" w14:textId="77777777" w:rsidR="00417957" w:rsidRPr="00015210" w:rsidRDefault="00417957" w:rsidP="00C8154F">
            <w:pPr>
              <w:pStyle w:val="Tablecontent"/>
              <w:jc w:val="both"/>
              <w:rPr>
                <w:rFonts w:eastAsiaTheme="minorEastAsia"/>
              </w:rPr>
            </w:pPr>
            <w:r w:rsidRPr="00015210">
              <w:rPr>
                <w:rFonts w:eastAsiaTheme="minorEastAsia"/>
              </w:rPr>
              <w:t>average number of net likes received by all the answers to a question</w:t>
            </w:r>
          </w:p>
        </w:tc>
        <w:tc>
          <w:tcPr>
            <w:tcW w:w="1230" w:type="dxa"/>
            <w:tcPrChange w:id="1213" w:author="Xin Li" w:date="2026-08-22T13:43:00Z" w16du:dateUtc="2026-08-22T05:43:00Z">
              <w:tcPr>
                <w:tcW w:w="1230" w:type="dxa"/>
              </w:tcPr>
            </w:tcPrChange>
          </w:tcPr>
          <w:p w14:paraId="51CA0FDF" w14:textId="77777777" w:rsidR="00417957" w:rsidRPr="00015210" w:rsidRDefault="00417957" w:rsidP="00C8154F">
            <w:pPr>
              <w:pStyle w:val="Tablecontent"/>
              <w:rPr>
                <w:rFonts w:eastAsiaTheme="minorEastAsia"/>
              </w:rPr>
            </w:pPr>
            <w:r w:rsidRPr="00015210">
              <w:rPr>
                <w:rFonts w:eastAsiaTheme="minorEastAsia"/>
              </w:rPr>
              <w:t>0.489</w:t>
            </w:r>
            <w:r w:rsidRPr="00015210">
              <w:rPr>
                <w:rFonts w:eastAsiaTheme="minorEastAsia"/>
              </w:rPr>
              <w:br/>
              <w:t>(1.096)</w:t>
            </w:r>
          </w:p>
        </w:tc>
        <w:tc>
          <w:tcPr>
            <w:tcW w:w="1230" w:type="dxa"/>
            <w:tcPrChange w:id="1214" w:author="Xin Li" w:date="2026-08-22T13:43:00Z" w16du:dateUtc="2026-08-22T05:43:00Z">
              <w:tcPr>
                <w:tcW w:w="1230" w:type="dxa"/>
              </w:tcPr>
            </w:tcPrChange>
          </w:tcPr>
          <w:p w14:paraId="4FCFCE41" w14:textId="77777777" w:rsidR="00417957" w:rsidRPr="00015210" w:rsidRDefault="00417957" w:rsidP="00C8154F">
            <w:pPr>
              <w:pStyle w:val="Tablecontent"/>
              <w:rPr>
                <w:rFonts w:eastAsiaTheme="minorEastAsia"/>
              </w:rPr>
            </w:pPr>
            <w:r w:rsidRPr="00015210">
              <w:rPr>
                <w:rFonts w:eastAsiaTheme="minorEastAsia"/>
              </w:rPr>
              <w:t>0.436</w:t>
            </w:r>
            <w:r w:rsidRPr="00015210">
              <w:rPr>
                <w:rFonts w:eastAsiaTheme="minorEastAsia"/>
              </w:rPr>
              <w:br/>
              <w:t>(1.041)</w:t>
            </w:r>
          </w:p>
        </w:tc>
        <w:tc>
          <w:tcPr>
            <w:tcW w:w="1230" w:type="dxa"/>
            <w:tcPrChange w:id="1215" w:author="Xin Li" w:date="2026-08-22T13:43:00Z" w16du:dateUtc="2026-08-22T05:43:00Z">
              <w:tcPr>
                <w:tcW w:w="1230" w:type="dxa"/>
              </w:tcPr>
            </w:tcPrChange>
          </w:tcPr>
          <w:p w14:paraId="72287132" w14:textId="77777777" w:rsidR="00417957" w:rsidRPr="00015210" w:rsidRDefault="00417957" w:rsidP="00C8154F">
            <w:pPr>
              <w:pStyle w:val="Tablecontent"/>
              <w:rPr>
                <w:rFonts w:eastAsiaTheme="minorEastAsia"/>
              </w:rPr>
            </w:pPr>
            <w:r w:rsidRPr="00015210">
              <w:rPr>
                <w:rFonts w:eastAsiaTheme="minorEastAsia"/>
              </w:rPr>
              <w:t>0.536</w:t>
            </w:r>
            <w:r w:rsidRPr="00015210">
              <w:rPr>
                <w:rFonts w:eastAsiaTheme="minorEastAsia"/>
              </w:rPr>
              <w:br/>
              <w:t>(1.140)</w:t>
            </w:r>
          </w:p>
        </w:tc>
        <w:tc>
          <w:tcPr>
            <w:tcW w:w="922" w:type="dxa"/>
            <w:tcPrChange w:id="1216" w:author="Xin Li" w:date="2026-08-22T13:43:00Z" w16du:dateUtc="2026-08-22T05:43:00Z">
              <w:tcPr>
                <w:tcW w:w="922" w:type="dxa"/>
              </w:tcPr>
            </w:tcPrChange>
          </w:tcPr>
          <w:p w14:paraId="148B8659" w14:textId="77777777" w:rsidR="00417957" w:rsidRPr="00015210" w:rsidRDefault="00417957" w:rsidP="00C8154F">
            <w:pPr>
              <w:pStyle w:val="Tablecontent"/>
              <w:rPr>
                <w:rFonts w:eastAsiaTheme="minorEastAsia"/>
              </w:rPr>
            </w:pPr>
            <w:r w:rsidRPr="00015210">
              <w:rPr>
                <w:rFonts w:eastAsiaTheme="minorEastAsia"/>
              </w:rPr>
              <w:t xml:space="preserve">-3.000 </w:t>
            </w:r>
          </w:p>
        </w:tc>
        <w:tc>
          <w:tcPr>
            <w:tcW w:w="1217" w:type="dxa"/>
            <w:tcPrChange w:id="1217" w:author="Xin Li" w:date="2026-08-22T13:43:00Z" w16du:dateUtc="2026-08-22T05:43:00Z">
              <w:tcPr>
                <w:tcW w:w="1217" w:type="dxa"/>
              </w:tcPr>
            </w:tcPrChange>
          </w:tcPr>
          <w:p w14:paraId="47ADCF7C" w14:textId="77777777" w:rsidR="00417957" w:rsidRPr="00015210" w:rsidRDefault="00417957" w:rsidP="00C8154F">
            <w:pPr>
              <w:pStyle w:val="Tablecontent"/>
              <w:rPr>
                <w:rFonts w:eastAsiaTheme="minorEastAsia"/>
              </w:rPr>
            </w:pPr>
            <w:r w:rsidRPr="00015210">
              <w:rPr>
                <w:rFonts w:eastAsiaTheme="minorEastAsia"/>
              </w:rPr>
              <w:t xml:space="preserve">14.000 </w:t>
            </w:r>
          </w:p>
        </w:tc>
      </w:tr>
      <w:tr w:rsidR="00417957" w:rsidRPr="00015210" w14:paraId="6BDD68EC" w14:textId="77777777" w:rsidTr="00745A6A">
        <w:trPr>
          <w:jc w:val="center"/>
          <w:trPrChange w:id="1218" w:author="Xin Li" w:date="2026-08-22T13:43:00Z" w16du:dateUtc="2026-08-22T05:43:00Z">
            <w:trPr>
              <w:trHeight w:val="520"/>
              <w:jc w:val="center"/>
            </w:trPr>
          </w:trPrChange>
        </w:trPr>
        <w:tc>
          <w:tcPr>
            <w:tcW w:w="3531" w:type="dxa"/>
            <w:vAlign w:val="center"/>
            <w:tcPrChange w:id="1219" w:author="Xin Li" w:date="2026-08-22T13:43:00Z" w16du:dateUtc="2026-08-22T05:43:00Z">
              <w:tcPr>
                <w:tcW w:w="3531" w:type="dxa"/>
                <w:vAlign w:val="center"/>
              </w:tcPr>
            </w:tcPrChange>
          </w:tcPr>
          <w:p w14:paraId="2B4966DA" w14:textId="77777777" w:rsidR="00417957" w:rsidRPr="00015210" w:rsidRDefault="00417957" w:rsidP="00C8154F">
            <w:pPr>
              <w:pStyle w:val="Tablecontent"/>
              <w:jc w:val="both"/>
              <w:rPr>
                <w:rFonts w:eastAsiaTheme="minorEastAsia"/>
              </w:rPr>
            </w:pPr>
            <w:r w:rsidRPr="00015210">
              <w:rPr>
                <w:rFonts w:eastAsiaTheme="minorEastAsia"/>
              </w:rPr>
              <w:t>reputation scores of the questioner at the time the question was posted</w:t>
            </w:r>
          </w:p>
        </w:tc>
        <w:tc>
          <w:tcPr>
            <w:tcW w:w="1230" w:type="dxa"/>
            <w:tcPrChange w:id="1220" w:author="Xin Li" w:date="2026-08-22T13:43:00Z" w16du:dateUtc="2026-08-22T05:43:00Z">
              <w:tcPr>
                <w:tcW w:w="1230" w:type="dxa"/>
              </w:tcPr>
            </w:tcPrChange>
          </w:tcPr>
          <w:p w14:paraId="39FB8ACB" w14:textId="77777777" w:rsidR="00417957" w:rsidRPr="00015210" w:rsidRDefault="00417957" w:rsidP="00C8154F">
            <w:pPr>
              <w:pStyle w:val="Tablecontent"/>
              <w:rPr>
                <w:rFonts w:eastAsiaTheme="minorEastAsia"/>
              </w:rPr>
            </w:pPr>
            <w:r w:rsidRPr="00015210">
              <w:rPr>
                <w:rFonts w:eastAsiaTheme="minorEastAsia"/>
              </w:rPr>
              <w:t>378.337</w:t>
            </w:r>
            <w:r w:rsidRPr="00015210">
              <w:br/>
            </w:r>
            <w:r w:rsidRPr="00015210">
              <w:rPr>
                <w:rFonts w:eastAsiaTheme="minorEastAsia"/>
              </w:rPr>
              <w:t>(1135.056)</w:t>
            </w:r>
          </w:p>
        </w:tc>
        <w:tc>
          <w:tcPr>
            <w:tcW w:w="1230" w:type="dxa"/>
            <w:tcPrChange w:id="1221" w:author="Xin Li" w:date="2026-08-22T13:43:00Z" w16du:dateUtc="2026-08-22T05:43:00Z">
              <w:tcPr>
                <w:tcW w:w="1230" w:type="dxa"/>
              </w:tcPr>
            </w:tcPrChange>
          </w:tcPr>
          <w:p w14:paraId="0208602C" w14:textId="77777777" w:rsidR="00417957" w:rsidRPr="00015210" w:rsidRDefault="00417957" w:rsidP="00C8154F">
            <w:pPr>
              <w:pStyle w:val="Tablecontent"/>
              <w:rPr>
                <w:rFonts w:eastAsiaTheme="minorEastAsia"/>
              </w:rPr>
            </w:pPr>
            <w:r w:rsidRPr="00015210">
              <w:rPr>
                <w:rFonts w:eastAsiaTheme="minorEastAsia"/>
              </w:rPr>
              <w:t>334.484</w:t>
            </w:r>
            <w:r w:rsidRPr="00015210">
              <w:br/>
            </w:r>
            <w:r w:rsidRPr="00015210">
              <w:rPr>
                <w:rFonts w:eastAsiaTheme="minorEastAsia"/>
              </w:rPr>
              <w:t>(695.343)</w:t>
            </w:r>
          </w:p>
        </w:tc>
        <w:tc>
          <w:tcPr>
            <w:tcW w:w="1230" w:type="dxa"/>
            <w:tcPrChange w:id="1222" w:author="Xin Li" w:date="2026-08-22T13:43:00Z" w16du:dateUtc="2026-08-22T05:43:00Z">
              <w:tcPr>
                <w:tcW w:w="1230" w:type="dxa"/>
              </w:tcPr>
            </w:tcPrChange>
          </w:tcPr>
          <w:p w14:paraId="165E23F8" w14:textId="77777777" w:rsidR="00417957" w:rsidRPr="00015210" w:rsidRDefault="00417957" w:rsidP="00C8154F">
            <w:pPr>
              <w:pStyle w:val="Tablecontent"/>
              <w:rPr>
                <w:rFonts w:eastAsiaTheme="minorEastAsia"/>
              </w:rPr>
            </w:pPr>
            <w:r w:rsidRPr="00015210">
              <w:rPr>
                <w:rFonts w:eastAsiaTheme="minorEastAsia"/>
              </w:rPr>
              <w:t>420.267</w:t>
            </w:r>
            <w:r w:rsidRPr="00015210">
              <w:br/>
            </w:r>
            <w:r w:rsidRPr="00015210">
              <w:rPr>
                <w:rFonts w:eastAsiaTheme="minorEastAsia"/>
              </w:rPr>
              <w:t>(1433.522)</w:t>
            </w:r>
          </w:p>
        </w:tc>
        <w:tc>
          <w:tcPr>
            <w:tcW w:w="922" w:type="dxa"/>
            <w:tcPrChange w:id="1223" w:author="Xin Li" w:date="2026-08-22T13:43:00Z" w16du:dateUtc="2026-08-22T05:43:00Z">
              <w:tcPr>
                <w:tcW w:w="922" w:type="dxa"/>
              </w:tcPr>
            </w:tcPrChange>
          </w:tcPr>
          <w:p w14:paraId="3496AC7A" w14:textId="77777777" w:rsidR="00417957" w:rsidRPr="00015210" w:rsidRDefault="00417957" w:rsidP="00C8154F">
            <w:pPr>
              <w:pStyle w:val="Tablecontent"/>
              <w:rPr>
                <w:rFonts w:eastAsiaTheme="minorEastAsia"/>
              </w:rPr>
            </w:pPr>
            <w:r w:rsidRPr="00015210">
              <w:rPr>
                <w:rFonts w:eastAsiaTheme="minorEastAsia"/>
              </w:rPr>
              <w:t xml:space="preserve">-3.000 </w:t>
            </w:r>
          </w:p>
        </w:tc>
        <w:tc>
          <w:tcPr>
            <w:tcW w:w="1217" w:type="dxa"/>
            <w:tcPrChange w:id="1224" w:author="Xin Li" w:date="2026-08-22T13:43:00Z" w16du:dateUtc="2026-08-22T05:43:00Z">
              <w:tcPr>
                <w:tcW w:w="1217" w:type="dxa"/>
              </w:tcPr>
            </w:tcPrChange>
          </w:tcPr>
          <w:p w14:paraId="13638476" w14:textId="77777777" w:rsidR="00417957" w:rsidRPr="00015210" w:rsidRDefault="00417957" w:rsidP="00C8154F">
            <w:pPr>
              <w:pStyle w:val="Tablecontent"/>
              <w:rPr>
                <w:rFonts w:eastAsiaTheme="minorEastAsia"/>
              </w:rPr>
            </w:pPr>
            <w:r w:rsidRPr="00015210">
              <w:rPr>
                <w:rFonts w:eastAsiaTheme="minorEastAsia"/>
              </w:rPr>
              <w:t xml:space="preserve">28800.000 </w:t>
            </w:r>
          </w:p>
        </w:tc>
      </w:tr>
    </w:tbl>
    <w:p w14:paraId="280F1F92" w14:textId="77777777" w:rsidR="00417957" w:rsidRPr="00015210" w:rsidRDefault="00417957" w:rsidP="00417957">
      <w:pPr>
        <w:pStyle w:val="Notes"/>
      </w:pPr>
      <w:r w:rsidRPr="00015210">
        <w:t xml:space="preserve">Notes: 1. Columns 2-4 present the means of the main variables, with the standard deviations shown in parentheses below each mean. </w:t>
      </w:r>
      <w:r w:rsidRPr="00015210">
        <w:br/>
        <w:t>2. The minimum question length of 0 represents questions where users posted content solely through images without accompanying text. These cases comprise 2.71% of our sample (98 out of 3,613 observations). Our main results remain unchanged when these observations are excluded.</w:t>
      </w:r>
    </w:p>
    <w:p w14:paraId="673AE500" w14:textId="77777777" w:rsidR="00417957" w:rsidRPr="00015210" w:rsidRDefault="00417957" w:rsidP="00417957">
      <w:pPr>
        <w:pStyle w:val="Heading2"/>
        <w:rPr>
          <w:rFonts w:eastAsiaTheme="minorEastAsia"/>
        </w:rPr>
      </w:pPr>
      <w:r w:rsidRPr="00015210">
        <w:rPr>
          <w:rFonts w:eastAsiaTheme="minorEastAsia"/>
        </w:rPr>
        <w:t>Verifying Random Assignment</w:t>
      </w:r>
    </w:p>
    <w:p w14:paraId="59701D58" w14:textId="77777777" w:rsidR="00417957" w:rsidRPr="00015210" w:rsidRDefault="00417957" w:rsidP="00417957">
      <w:pPr>
        <w:pStyle w:val="Paragraph0"/>
      </w:pPr>
      <w:r w:rsidRPr="00015210">
        <w:t xml:space="preserve">Our empirical strategy depends critically on the random assignment of questions to treatment and control groups. To validate this assignment, we conduct t-tests and examine standardized differences </w:t>
      </w:r>
      <w:r w:rsidRPr="00015210">
        <w:fldChar w:fldCharType="begin"/>
      </w:r>
      <w:r w:rsidRPr="00015210">
        <w:instrText xml:space="preserve"> ADDIN ZOTERO_ITEM CSL_CITATION {"citationID":"TYsaBVSJ","properties":{"unsorted":false,"formattedCitation":"(Austin 2009)","plainCitation":"(Austin 2009)","noteIndex":0},"citationItems":[{"id":29294,"uris":["http://zotero.org/users/8905122/items/VX79T3SE"],"itemData":{"id":29294,"type":"article-journal","abstract":"The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sidRPr="00015210">
        <w:rPr>
          <w:rFonts w:ascii="Apple Color Emoji" w:hAnsi="Apple Color Emoji" w:cs="Apple Color Emoji"/>
        </w:rPr>
        <w:instrText>📊</w:instrText>
      </w:r>
      <w:r w:rsidRPr="00015210">
        <w:instrText>","call-number":"3","container-title":"Statistics in Medicine","DOI":"10.1002/sim.3697","ISSN":"0277-6715","issue":"25","journalAbbreviation":"Statistics in Medicine","language":"en","note":"</w:instrText>
      </w:r>
      <w:r w:rsidRPr="00015210">
        <w:rPr>
          <w:rFonts w:ascii="Apple Color Emoji" w:hAnsi="Apple Color Emoji" w:cs="Apple Color Emoji"/>
        </w:rPr>
        <w:instrText>🏷️</w:instrText>
      </w:r>
      <w:r w:rsidRPr="00015210">
        <w:instrText xml:space="preserve"> /reading</w:instrText>
      </w:r>
      <w:r w:rsidRPr="00015210">
        <w:instrText>、</w:instrText>
      </w:r>
      <w:r w:rsidRPr="00015210">
        <w:instrText>Female</w:instrText>
      </w:r>
      <w:r w:rsidRPr="00015210">
        <w:instrText>、</w:instrText>
      </w:r>
      <w:r w:rsidRPr="00015210">
        <w:instrText>Humans</w:instrText>
      </w:r>
      <w:r w:rsidRPr="00015210">
        <w:instrText>、</w:instrText>
      </w:r>
      <w:r w:rsidRPr="00015210">
        <w:instrText>Male</w:instrText>
      </w:r>
      <w:r w:rsidRPr="00015210">
        <w:instrText>、</w:instrText>
      </w:r>
      <w:r w:rsidRPr="00015210">
        <w:instrText>Middle Aged</w:instrText>
      </w:r>
      <w:r w:rsidRPr="00015210">
        <w:instrText>、</w:instrText>
      </w:r>
      <w:r w:rsidRPr="00015210">
        <w:instrText>Aged</w:instrText>
      </w:r>
      <w:r w:rsidRPr="00015210">
        <w:instrText>、</w:instrText>
      </w:r>
      <w:r w:rsidRPr="00015210">
        <w:instrText>Biometry</w:instrText>
      </w:r>
      <w:r w:rsidRPr="00015210">
        <w:instrText>、</w:instrText>
      </w:r>
      <w:r w:rsidRPr="00015210">
        <w:instrText>Computer Simulation</w:instrText>
      </w:r>
      <w:r w:rsidRPr="00015210">
        <w:instrText>、</w:instrText>
      </w:r>
      <w:r w:rsidRPr="00015210">
        <w:instrText>Hydroxymethylglutaryl-CoA Reductase Inhibitors</w:instrText>
      </w:r>
      <w:r w:rsidRPr="00015210">
        <w:instrText>、</w:instrText>
      </w:r>
      <w:r w:rsidRPr="00015210">
        <w:instrText>Models, Statistical</w:instrText>
      </w:r>
      <w:r w:rsidRPr="00015210">
        <w:instrText>、</w:instrText>
      </w:r>
      <w:r w:rsidRPr="00015210">
        <w:instrText>Myocardial Infarction</w:instrText>
      </w:r>
      <w:r w:rsidRPr="00015210">
        <w:instrText>、</w:instrText>
      </w:r>
      <w:r w:rsidRPr="00015210">
        <w:instrText xml:space="preserve">Propensity Score","page":"3083-3107","source":"1.8 (Q1)","title":"Balance diagnostics for comparing the distribution of baseline covariates between treatment groups in propensity‐score matched samples","URL":"https://onlinelibrary.wiley.com/doi/10.1002/sim.3697","volume":"28","author":[{"family":"Austin","given":"Peter C."}],"issued":{"date-parts":[["2009",11,10]]}}}],"schema":"https://github.com/citation-style-language/schema/raw/master/csl-citation.json"} </w:instrText>
      </w:r>
      <w:r w:rsidRPr="00015210">
        <w:fldChar w:fldCharType="separate"/>
      </w:r>
      <w:r w:rsidRPr="00015210">
        <w:t>(Austin 2009)</w:t>
      </w:r>
      <w:r w:rsidRPr="00015210">
        <w:fldChar w:fldCharType="end"/>
      </w:r>
      <w:r w:rsidRPr="00015210">
        <w:t xml:space="preserve"> across pre-assignment variables including questioner characteristics (reputation scores and gold, silver, bronze medal counts, total questions asked, total answers provided, account age), questioner platform activity in the 1, 2, and 3 months prior to the experiment (number of accepted answers, answers provided, questions asked, and comments posted), and question content features (length measured by Chinese character count, presence of multimedia elements such as photos, hyperlinks, tables, and block quotes). We also employ a large language model (LLM) to evaluate question characteristics, including linguistic complexity, technical jargon use, and difficulty </w:t>
      </w:r>
      <w:r w:rsidRPr="00015210">
        <w:fldChar w:fldCharType="begin" w:fldLock="1"/>
      </w:r>
      <w:r w:rsidRPr="00015210">
        <w:instrText xml:space="preserve"> ADDIN ZOTERO_ITEM CSL_CITATION {"citationID":"9eYFuWIu","properties":{"formattedCitation":"(Li et al. 2024)","plainCitation":"(Li et al. 2024)","dontUpdate":true,"noteIndex":0},"citationItems":[{"id":202,"uris":["http://zotero.org/users/8905122/items/SNFQA8GA","http://www.mendeley.com/documents/?uuid=38732a76-9922-46b6-842d-29c0867444e2"],"itemData":{"id":202,"type":"article-journal","abstract":"This paper explores the potential of large language models (LLMs) to substitute for human participants in market research. Such LLMs can be used to generate text given a prompt. We argue that perceptual analysis is a particularly promising use case for such automated market research for certain product categories. The proposed new method generates outputs that closely match those generated from human surveys: agreement rates between human- and LLM- generated data sets reach over 75%. Moreover, this applies for perceptual analysis based on both brand similarity measures and product attribute ratings. The paper demonstrates that, for some categories, this new method of fully or partially automated market research will increase the efficiency of market research by meaningfully speeding up the process and potentially reducing the cost. Further results also suggest that with an ever larger training corpus applied to large language models, LLM-based market research will be applicable to answer more nuanced questions based on demographic variables or contextual variation that would be prohibitively expensive or infeasible with human respondents.\n\n</w:instrText>
      </w:r>
      <w:r w:rsidRPr="00015210">
        <w:instrText>【摘要翻译】本文探讨了大型语言模型（</w:instrText>
      </w:r>
      <w:r w:rsidRPr="00015210">
        <w:instrText>LLMs</w:instrText>
      </w:r>
      <w:r w:rsidRPr="00015210">
        <w:instrText>）在市场研究中替代人类参与者的潜力。这种</w:instrText>
      </w:r>
      <w:r w:rsidRPr="00015210">
        <w:instrText>LLM</w:instrText>
      </w:r>
      <w:r w:rsidRPr="00015210">
        <w:instrText>可用于在给定提示的情况下生成文本。我们认为，对于某些产品类别的自动化市场研究，感知分析是一个特别有前途的用例。所提出的新方法生成的输出与人类调查生成的输出非常匹配：人类和</w:instrText>
      </w:r>
      <w:r w:rsidRPr="00015210">
        <w:instrText>LLM</w:instrText>
      </w:r>
      <w:r w:rsidRPr="00015210">
        <w:instrText>生成的数据集之间的一致率达到</w:instrText>
      </w:r>
      <w:r w:rsidRPr="00015210">
        <w:instrText>75%</w:instrText>
      </w:r>
      <w:r w:rsidRPr="00015210">
        <w:instrText>以上。此外，这适用于基于品牌相似性度量和产品属性评级的感知分析。本文表明，对于某些类别，这种完全或部分自动化的市场研究新方法将通过有意义地加快过程和潜在地降低成本来提高市场研究的效率。进一步的结果还表明，随着越来越大的训练语料库应用于大型语言模型，基于</w:instrText>
      </w:r>
      <w:r w:rsidRPr="00015210">
        <w:instrText>LLM</w:instrText>
      </w:r>
      <w:r w:rsidRPr="00015210">
        <w:instrText>的市场研究将适用于回答基于人口统计变量或上下文变化的更微妙的问题，这些问题对于人类受访者来说将是极其昂贵或不可行的。</w:instrText>
      </w:r>
      <w:r w:rsidRPr="00015210">
        <w:instrText xml:space="preserve">","archive_location":"5 </w:instrText>
      </w:r>
      <w:r w:rsidRPr="00015210">
        <w:rPr>
          <w:rFonts w:ascii="Apple Color Emoji" w:hAnsi="Apple Color Emoji" w:cs="Apple Color Emoji"/>
        </w:rPr>
        <w:instrText>📊</w:instrText>
      </w:r>
      <w:r w:rsidRPr="00015210">
        <w:instrText>","call-number":"2","container-title":"Marketing Science","DOI":"10.1287/mksc.2023.0454","ISSN":"0732-2399","issue":"2","journalAbbreviation":"Market. Sci.","language":"en","note":"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natural language processing</w:instrText>
      </w:r>
      <w:r w:rsidRPr="00015210">
        <w:instrText>、</w:instrText>
      </w:r>
      <w:r w:rsidRPr="00015210">
        <w:instrText>artificial Intelligence</w:instrText>
      </w:r>
      <w:r w:rsidRPr="00015210">
        <w:instrText>、</w:instrText>
      </w:r>
      <w:r w:rsidRPr="00015210">
        <w:instrText>language model</w:instrText>
      </w:r>
      <w:r w:rsidRPr="00015210">
        <w:instrText>、</w:instrText>
      </w:r>
      <w:r w:rsidRPr="00015210">
        <w:instrText>market research</w:instrText>
      </w:r>
      <w:r w:rsidRPr="00015210">
        <w:instrText>、</w:instrText>
      </w:r>
      <w:r w:rsidRPr="00015210">
        <w:instrText xml:space="preserve">perceptual maps","page":"254-266","source":"5 (Q2)","title":"Frontiers: Determining the Validity of Large Language Models for Automated Perceptual Analysis","title-short":"Frontiers","URL":"https://pubsonline.informs.org/doi/10.1287/mksc.2023.0454","volume":"43","author":[{"family":"Li","given":"Peiyao"},{"family":"Castelo","given":"Noah"},{"family":"Katona","given":"Zsolt"},{"family":"Sarvary","given":"Miklos"}],"accessed":{"date-parts":[["2024",5,5]]},"issued":{"date-parts":[["2024",1]]}}}],"schema":"https://github.com/citation-style-language/schema/raw/master/csl-citation.json"} </w:instrText>
      </w:r>
      <w:r w:rsidRPr="00015210">
        <w:fldChar w:fldCharType="separate"/>
      </w:r>
      <w:r w:rsidRPr="00015210">
        <w:t>(Li et al. 2024)</w:t>
      </w:r>
      <w:r w:rsidRPr="00015210">
        <w:fldChar w:fldCharType="end"/>
      </w:r>
      <w:r w:rsidRPr="00015210">
        <w:t>. Details about measure generation appear in Online Appendix B. We als</w:t>
      </w:r>
      <w:r w:rsidRPr="00015210">
        <w:rPr>
          <w:rFonts w:eastAsia="Times New Roman"/>
          <w:szCs w:val="24"/>
        </w:rPr>
        <w:t>o account for question categories and the timing of question posting.</w:t>
      </w:r>
    </w:p>
    <w:p w14:paraId="3D22ABD6" w14:textId="77777777" w:rsidR="00417957" w:rsidRPr="00015210" w:rsidRDefault="00417957" w:rsidP="00417957">
      <w:pPr>
        <w:pStyle w:val="Paragraph0"/>
      </w:pPr>
      <w:r w:rsidRPr="00015210">
        <w:t xml:space="preserve">Online Appendix Table A1 presents balance check results demonstrating excellent balance </w:t>
      </w:r>
      <w:r w:rsidRPr="00015210">
        <w:lastRenderedPageBreak/>
        <w:t>across groups. All t-tests yield statistically insignificant results (p-values &gt; 0.05), indicating no significant differences in pre-treatment variables. All standardized differences fall well below the 0.10 threshold, with absolute values ranging from 0.003 to 0.061.</w:t>
      </w:r>
    </w:p>
    <w:p w14:paraId="7626F5AC" w14:textId="77777777" w:rsidR="00417957" w:rsidRDefault="00417957" w:rsidP="00417957">
      <w:pPr>
        <w:pStyle w:val="Paragraph0"/>
        <w:rPr>
          <w:ins w:id="1225" w:author="Xin Li" w:date="2026-08-22T07:58:00Z" w16du:dateUtc="2026-08-21T23:58:00Z"/>
        </w:rPr>
      </w:pPr>
      <w:r w:rsidRPr="00015210">
        <w:t>Additionally, regression-based balance checks in Online Appendix Table A2 provide both an omnibus test of overall balance and coefficient-level diagnostics for individual covariates. This analysis accounts for question categories and posting timing. The results consistently confirm successful random assignment.</w:t>
      </w:r>
    </w:p>
    <w:p w14:paraId="0248236B" w14:textId="77777777" w:rsidR="00417957" w:rsidRPr="00015210" w:rsidRDefault="00417957" w:rsidP="00417957">
      <w:pPr>
        <w:pStyle w:val="Paragraph0"/>
      </w:pPr>
    </w:p>
    <w:p w14:paraId="6F74FD63" w14:textId="37BDB6E3" w:rsidR="0083015A" w:rsidRPr="00015210" w:rsidRDefault="0014752F" w:rsidP="00D66C4E">
      <w:pPr>
        <w:pStyle w:val="Heading1"/>
      </w:pPr>
      <w:r w:rsidRPr="00015210">
        <w:t>Results</w:t>
      </w:r>
    </w:p>
    <w:p w14:paraId="0C875BF5" w14:textId="09F66254" w:rsidR="0014752F" w:rsidRPr="00015210" w:rsidRDefault="00B51AB5" w:rsidP="0014752F">
      <w:pPr>
        <w:pStyle w:val="Heading2"/>
        <w:rPr>
          <w:lang w:eastAsia="zh-CN"/>
        </w:rPr>
      </w:pPr>
      <w:bookmarkStart w:id="1226" w:name="OLE_LINK18"/>
      <w:r w:rsidRPr="00015210">
        <w:rPr>
          <w:lang w:eastAsia="zh-CN"/>
        </w:rPr>
        <w:t>How the Effect on Answer Supply Varies with the AI Answer</w:t>
      </w:r>
    </w:p>
    <w:p w14:paraId="3927747E" w14:textId="0CADCF4B" w:rsidR="0014752F" w:rsidRPr="00015210" w:rsidDel="005542CC" w:rsidRDefault="00A20131">
      <w:pPr>
        <w:pStyle w:val="Paragraph0"/>
        <w:rPr>
          <w:del w:id="1227" w:author="Xin Li" w:date="2026-08-22T13:37:00Z" w16du:dateUtc="2026-08-22T05:37:00Z"/>
        </w:rPr>
      </w:pPr>
      <w:bookmarkStart w:id="1228" w:name="OLE_LINK9"/>
      <w:r w:rsidRPr="00015210">
        <w:t xml:space="preserve">Table </w:t>
      </w:r>
      <w:del w:id="1229" w:author="Xin Li" w:date="2026-08-22T13:40:00Z" w16du:dateUtc="2026-08-22T05:40:00Z">
        <w:r w:rsidR="004D1041" w:rsidRPr="00015210" w:rsidDel="00745A6A">
          <w:delText>5</w:delText>
        </w:r>
        <w:r w:rsidRPr="00015210" w:rsidDel="00745A6A">
          <w:delText xml:space="preserve"> </w:delText>
        </w:r>
      </w:del>
      <w:ins w:id="1230" w:author="Xin Li" w:date="2026-08-22T13:40:00Z" w16du:dateUtc="2026-08-22T05:40:00Z">
        <w:r w:rsidR="00745A6A">
          <w:t>3</w:t>
        </w:r>
        <w:r w:rsidR="00745A6A" w:rsidRPr="00015210">
          <w:t xml:space="preserve"> </w:t>
        </w:r>
      </w:ins>
      <w:r w:rsidRPr="00015210">
        <w:t xml:space="preserve">presents our main findings on </w:t>
      </w:r>
      <w:r w:rsidR="003961B0" w:rsidRPr="00015210">
        <w:t>internal Gen</w:t>
      </w:r>
      <w:r w:rsidRPr="00015210">
        <w:t>AI-generated answers</w:t>
      </w:r>
      <w:r w:rsidR="00534D0B" w:rsidRPr="00015210">
        <w:t>’</w:t>
      </w:r>
      <w:r w:rsidRPr="00015210">
        <w:t xml:space="preserve"> impact</w:t>
      </w:r>
      <w:r w:rsidR="00954DD3" w:rsidRPr="00015210">
        <w:t xml:space="preserve">. </w:t>
      </w:r>
      <w:del w:id="1231" w:author="Xin Li" w:date="2026-08-22T13:37:00Z" w16du:dateUtc="2026-08-22T05:37:00Z">
        <w:r w:rsidR="00954DD3" w:rsidRPr="00015210" w:rsidDel="005542CC">
          <w:delText>Columns 1 and 2 concern answer supply.</w:delText>
        </w:r>
      </w:del>
    </w:p>
    <w:p w14:paraId="734E9B7E" w14:textId="219B4E32" w:rsidR="00954DD3" w:rsidRPr="00015210" w:rsidRDefault="00A20131" w:rsidP="005542CC">
      <w:pPr>
        <w:pStyle w:val="Paragraph0"/>
        <w:rPr>
          <w:color w:val="000000"/>
        </w:rPr>
      </w:pPr>
      <w:del w:id="1232" w:author="Xin Li" w:date="2026-08-22T13:37:00Z" w16du:dateUtc="2026-08-22T05:37:00Z">
        <w:r w:rsidRPr="00015210" w:rsidDel="005542CC">
          <w:rPr>
            <w:color w:val="000000"/>
          </w:rPr>
          <w:delText xml:space="preserve">Table </w:delText>
        </w:r>
        <w:r w:rsidR="004D1041" w:rsidRPr="00015210" w:rsidDel="005542CC">
          <w:rPr>
            <w:color w:val="000000"/>
          </w:rPr>
          <w:delText>5</w:delText>
        </w:r>
        <w:r w:rsidRPr="00015210" w:rsidDel="005542CC">
          <w:rPr>
            <w:color w:val="000000"/>
          </w:rPr>
          <w:delText xml:space="preserve"> reports the main results. </w:delText>
        </w:r>
      </w:del>
      <w:r w:rsidRPr="00015210">
        <w:rPr>
          <w:color w:val="000000"/>
        </w:rPr>
        <w:t>Column 1 shows that</w:t>
      </w:r>
      <w:r w:rsidR="00954DD3" w:rsidRPr="00015210">
        <w:rPr>
          <w:color w:val="000000"/>
        </w:rPr>
        <w:t xml:space="preserve"> </w:t>
      </w:r>
      <w:r w:rsidRPr="00015210">
        <w:rPr>
          <w:color w:val="000000"/>
        </w:rPr>
        <w:t xml:space="preserve">the </w:t>
      </w:r>
      <w:r w:rsidR="003961B0" w:rsidRPr="00015210">
        <w:rPr>
          <w:color w:val="000000"/>
        </w:rPr>
        <w:t>average</w:t>
      </w:r>
      <w:r w:rsidRPr="00015210">
        <w:rPr>
          <w:color w:val="000000"/>
        </w:rPr>
        <w:t xml:space="preserve"> effect of </w:t>
      </w:r>
      <w:r w:rsidR="00954DD3" w:rsidRPr="00015210">
        <w:rPr>
          <w:color w:val="000000"/>
        </w:rPr>
        <w:t>adding an internal Gen</w:t>
      </w:r>
      <w:r w:rsidRPr="00015210">
        <w:rPr>
          <w:color w:val="000000"/>
        </w:rPr>
        <w:t>AI on answer supply is negative and significant (-0.046, p&lt;0.0</w:t>
      </w:r>
      <w:r w:rsidR="003961B0" w:rsidRPr="00015210">
        <w:rPr>
          <w:color w:val="000000"/>
        </w:rPr>
        <w:t>0</w:t>
      </w:r>
      <w:r w:rsidRPr="00015210">
        <w:rPr>
          <w:color w:val="000000"/>
        </w:rPr>
        <w:t xml:space="preserve">1). </w:t>
      </w:r>
      <w:r w:rsidR="00954DD3" w:rsidRPr="00015210">
        <w:rPr>
          <w:color w:val="000000"/>
        </w:rPr>
        <w:t>We further study how the effect varies with AI answer length and AI answer quality</w:t>
      </w:r>
      <w:r w:rsidR="00DD1632" w:rsidRPr="00015210">
        <w:rPr>
          <w:color w:val="000000"/>
        </w:rPr>
        <w:t xml:space="preserve"> in Column 2</w:t>
      </w:r>
      <w:r w:rsidR="00954DD3" w:rsidRPr="00015210">
        <w:rPr>
          <w:color w:val="000000"/>
        </w:rPr>
        <w:t>.</w:t>
      </w:r>
      <w:r w:rsidRPr="00015210">
        <w:rPr>
          <w:color w:val="000000"/>
        </w:rPr>
        <w:t xml:space="preserve"> </w:t>
      </w:r>
    </w:p>
    <w:p w14:paraId="49347FFC" w14:textId="30308BD7" w:rsidR="00797DC6" w:rsidRPr="00015210" w:rsidRDefault="00797DC6" w:rsidP="00797DC6">
      <w:pPr>
        <w:pStyle w:val="TableFiguretitle"/>
      </w:pPr>
      <w:r w:rsidRPr="00015210">
        <w:t>Table</w:t>
      </w:r>
      <w:r w:rsidR="004D1041" w:rsidRPr="00015210">
        <w:t xml:space="preserve"> </w:t>
      </w:r>
      <w:del w:id="1233" w:author="Xin Li" w:date="2026-08-22T13:40:00Z" w16du:dateUtc="2026-08-22T05:40:00Z">
        <w:r w:rsidR="004D1041" w:rsidRPr="00015210" w:rsidDel="00745A6A">
          <w:delText>5</w:delText>
        </w:r>
      </w:del>
      <w:ins w:id="1234" w:author="Xin Li" w:date="2026-08-22T13:40:00Z" w16du:dateUtc="2026-08-22T05:40:00Z">
        <w:r w:rsidR="00745A6A">
          <w:t>3</w:t>
        </w:r>
      </w:ins>
      <w:r w:rsidRPr="00015210">
        <w:t>. The impact of AI-generated answers on answer supply and answer quality</w:t>
      </w:r>
    </w:p>
    <w:tbl>
      <w:tblPr>
        <w:tblW w:w="5000" w:type="pct"/>
        <w:jc w:val="center"/>
        <w:tblLayout w:type="fixed"/>
        <w:tblLook w:val="04A0" w:firstRow="1" w:lastRow="0" w:firstColumn="1" w:lastColumn="0" w:noHBand="0" w:noVBand="1"/>
        <w:tblPrChange w:id="1235" w:author="Xin Li" w:date="2026-08-22T07:59:00Z" w16du:dateUtc="2026-08-21T23:59:00Z">
          <w:tblPr>
            <w:tblW w:w="5000" w:type="pct"/>
            <w:jc w:val="center"/>
            <w:tblLayout w:type="fixed"/>
            <w:tblLook w:val="04A0" w:firstRow="1" w:lastRow="0" w:firstColumn="1" w:lastColumn="0" w:noHBand="0" w:noVBand="1"/>
          </w:tblPr>
        </w:tblPrChange>
      </w:tblPr>
      <w:tblGrid>
        <w:gridCol w:w="2600"/>
        <w:gridCol w:w="1690"/>
        <w:gridCol w:w="1690"/>
        <w:gridCol w:w="1690"/>
        <w:gridCol w:w="1690"/>
        <w:tblGridChange w:id="1236">
          <w:tblGrid>
            <w:gridCol w:w="2600"/>
            <w:gridCol w:w="1690"/>
            <w:gridCol w:w="1690"/>
            <w:gridCol w:w="1690"/>
            <w:gridCol w:w="1690"/>
          </w:tblGrid>
        </w:tblGridChange>
      </w:tblGrid>
      <w:tr w:rsidR="000D48EE" w:rsidRPr="00015210" w14:paraId="1241F1A8" w14:textId="77777777" w:rsidTr="00417957">
        <w:trPr>
          <w:jc w:val="center"/>
          <w:trPrChange w:id="1237" w:author="Xin Li" w:date="2026-08-22T07:59:00Z" w16du:dateUtc="2026-08-21T23:59:00Z">
            <w:trPr>
              <w:trHeight w:val="320"/>
              <w:jc w:val="center"/>
            </w:trPr>
          </w:trPrChange>
        </w:trPr>
        <w:tc>
          <w:tcPr>
            <w:tcW w:w="2000" w:type="dxa"/>
            <w:tcBorders>
              <w:top w:val="single" w:sz="4" w:space="0" w:color="auto"/>
              <w:left w:val="nil"/>
              <w:bottom w:val="nil"/>
              <w:right w:val="nil"/>
            </w:tcBorders>
            <w:noWrap/>
            <w:hideMark/>
            <w:tcPrChange w:id="1238" w:author="Xin Li" w:date="2026-08-22T07:59:00Z" w16du:dateUtc="2026-08-21T23:59:00Z">
              <w:tcPr>
                <w:tcW w:w="2000" w:type="dxa"/>
                <w:tcBorders>
                  <w:top w:val="single" w:sz="4" w:space="0" w:color="auto"/>
                  <w:left w:val="nil"/>
                  <w:bottom w:val="nil"/>
                  <w:right w:val="nil"/>
                </w:tcBorders>
                <w:noWrap/>
                <w:hideMark/>
              </w:tcPr>
            </w:tcPrChange>
          </w:tcPr>
          <w:p w14:paraId="0F9B8BE0" w14:textId="77777777" w:rsidR="000D48EE" w:rsidRPr="00015210" w:rsidRDefault="000D48EE">
            <w:pPr>
              <w:rPr>
                <w:rFonts w:ascii="Georgia" w:hAnsi="Georgia"/>
                <w:color w:val="000000"/>
                <w:sz w:val="20"/>
                <w:szCs w:val="20"/>
              </w:rPr>
            </w:pPr>
            <w:r w:rsidRPr="00015210">
              <w:rPr>
                <w:rFonts w:ascii="Georgia" w:hAnsi="Georgia"/>
                <w:color w:val="000000"/>
                <w:sz w:val="20"/>
                <w:szCs w:val="20"/>
              </w:rPr>
              <w:t> </w:t>
            </w:r>
          </w:p>
        </w:tc>
        <w:tc>
          <w:tcPr>
            <w:tcW w:w="1300" w:type="dxa"/>
            <w:tcBorders>
              <w:top w:val="single" w:sz="4" w:space="0" w:color="auto"/>
              <w:left w:val="nil"/>
              <w:bottom w:val="nil"/>
              <w:right w:val="nil"/>
            </w:tcBorders>
            <w:noWrap/>
            <w:hideMark/>
            <w:tcPrChange w:id="1239" w:author="Xin Li" w:date="2026-08-22T07:59:00Z" w16du:dateUtc="2026-08-21T23:59:00Z">
              <w:tcPr>
                <w:tcW w:w="1300" w:type="dxa"/>
                <w:tcBorders>
                  <w:top w:val="single" w:sz="4" w:space="0" w:color="auto"/>
                  <w:left w:val="nil"/>
                  <w:bottom w:val="nil"/>
                  <w:right w:val="nil"/>
                </w:tcBorders>
                <w:noWrap/>
                <w:hideMark/>
              </w:tcPr>
            </w:tcPrChange>
          </w:tcPr>
          <w:p w14:paraId="5D51C101" w14:textId="77777777" w:rsidR="000D48EE" w:rsidRPr="00015210" w:rsidRDefault="000D48EE">
            <w:pPr>
              <w:jc w:val="center"/>
              <w:rPr>
                <w:color w:val="000000"/>
                <w:sz w:val="20"/>
                <w:szCs w:val="20"/>
              </w:rPr>
            </w:pPr>
            <w:r w:rsidRPr="00015210">
              <w:rPr>
                <w:color w:val="000000"/>
                <w:sz w:val="20"/>
                <w:szCs w:val="20"/>
              </w:rPr>
              <w:t>(1)</w:t>
            </w:r>
          </w:p>
        </w:tc>
        <w:tc>
          <w:tcPr>
            <w:tcW w:w="1300" w:type="dxa"/>
            <w:tcBorders>
              <w:top w:val="single" w:sz="4" w:space="0" w:color="auto"/>
              <w:left w:val="nil"/>
              <w:bottom w:val="nil"/>
              <w:right w:val="nil"/>
            </w:tcBorders>
            <w:noWrap/>
            <w:hideMark/>
            <w:tcPrChange w:id="1240" w:author="Xin Li" w:date="2026-08-22T07:59:00Z" w16du:dateUtc="2026-08-21T23:59:00Z">
              <w:tcPr>
                <w:tcW w:w="1300" w:type="dxa"/>
                <w:tcBorders>
                  <w:top w:val="single" w:sz="4" w:space="0" w:color="auto"/>
                  <w:left w:val="nil"/>
                  <w:bottom w:val="nil"/>
                  <w:right w:val="nil"/>
                </w:tcBorders>
                <w:noWrap/>
                <w:hideMark/>
              </w:tcPr>
            </w:tcPrChange>
          </w:tcPr>
          <w:p w14:paraId="246618C9" w14:textId="77777777" w:rsidR="000D48EE" w:rsidRPr="00015210" w:rsidRDefault="000D48EE">
            <w:pPr>
              <w:jc w:val="center"/>
              <w:rPr>
                <w:color w:val="000000"/>
                <w:sz w:val="20"/>
                <w:szCs w:val="20"/>
              </w:rPr>
            </w:pPr>
            <w:r w:rsidRPr="00015210">
              <w:rPr>
                <w:color w:val="000000"/>
                <w:sz w:val="20"/>
                <w:szCs w:val="20"/>
              </w:rPr>
              <w:t>(2)</w:t>
            </w:r>
          </w:p>
        </w:tc>
        <w:tc>
          <w:tcPr>
            <w:tcW w:w="1300" w:type="dxa"/>
            <w:tcBorders>
              <w:top w:val="single" w:sz="4" w:space="0" w:color="auto"/>
              <w:left w:val="nil"/>
              <w:bottom w:val="nil"/>
              <w:right w:val="nil"/>
            </w:tcBorders>
            <w:noWrap/>
            <w:hideMark/>
            <w:tcPrChange w:id="1241" w:author="Xin Li" w:date="2026-08-22T07:59:00Z" w16du:dateUtc="2026-08-21T23:59:00Z">
              <w:tcPr>
                <w:tcW w:w="1300" w:type="dxa"/>
                <w:tcBorders>
                  <w:top w:val="single" w:sz="4" w:space="0" w:color="auto"/>
                  <w:left w:val="nil"/>
                  <w:bottom w:val="nil"/>
                  <w:right w:val="nil"/>
                </w:tcBorders>
                <w:noWrap/>
                <w:hideMark/>
              </w:tcPr>
            </w:tcPrChange>
          </w:tcPr>
          <w:p w14:paraId="7BD18D30" w14:textId="77777777" w:rsidR="000D48EE" w:rsidRPr="00015210" w:rsidRDefault="000D48EE">
            <w:pPr>
              <w:jc w:val="center"/>
              <w:rPr>
                <w:color w:val="000000"/>
                <w:sz w:val="20"/>
                <w:szCs w:val="20"/>
              </w:rPr>
            </w:pPr>
            <w:r w:rsidRPr="00015210">
              <w:rPr>
                <w:color w:val="000000"/>
                <w:sz w:val="20"/>
                <w:szCs w:val="20"/>
              </w:rPr>
              <w:t>(3)</w:t>
            </w:r>
          </w:p>
        </w:tc>
        <w:tc>
          <w:tcPr>
            <w:tcW w:w="1300" w:type="dxa"/>
            <w:tcBorders>
              <w:top w:val="single" w:sz="4" w:space="0" w:color="auto"/>
              <w:left w:val="nil"/>
              <w:bottom w:val="nil"/>
              <w:right w:val="nil"/>
            </w:tcBorders>
            <w:noWrap/>
            <w:hideMark/>
            <w:tcPrChange w:id="1242" w:author="Xin Li" w:date="2026-08-22T07:59:00Z" w16du:dateUtc="2026-08-21T23:59:00Z">
              <w:tcPr>
                <w:tcW w:w="1300" w:type="dxa"/>
                <w:tcBorders>
                  <w:top w:val="single" w:sz="4" w:space="0" w:color="auto"/>
                  <w:left w:val="nil"/>
                  <w:bottom w:val="nil"/>
                  <w:right w:val="nil"/>
                </w:tcBorders>
                <w:noWrap/>
                <w:hideMark/>
              </w:tcPr>
            </w:tcPrChange>
          </w:tcPr>
          <w:p w14:paraId="31227727" w14:textId="77777777" w:rsidR="000D48EE" w:rsidRPr="00015210" w:rsidRDefault="000D48EE">
            <w:pPr>
              <w:jc w:val="center"/>
              <w:rPr>
                <w:color w:val="000000"/>
                <w:sz w:val="20"/>
                <w:szCs w:val="20"/>
              </w:rPr>
            </w:pPr>
            <w:r w:rsidRPr="00015210">
              <w:rPr>
                <w:color w:val="000000"/>
                <w:sz w:val="20"/>
                <w:szCs w:val="20"/>
              </w:rPr>
              <w:t>(4)</w:t>
            </w:r>
          </w:p>
        </w:tc>
      </w:tr>
      <w:tr w:rsidR="000D48EE" w:rsidRPr="00015210" w14:paraId="7AB6C435" w14:textId="77777777" w:rsidTr="00417957">
        <w:trPr>
          <w:jc w:val="center"/>
          <w:trPrChange w:id="1243" w:author="Xin Li" w:date="2026-08-22T07:59:00Z" w16du:dateUtc="2026-08-21T23:59:00Z">
            <w:trPr>
              <w:trHeight w:val="320"/>
              <w:jc w:val="center"/>
            </w:trPr>
          </w:trPrChange>
        </w:trPr>
        <w:tc>
          <w:tcPr>
            <w:tcW w:w="2000" w:type="dxa"/>
            <w:tcBorders>
              <w:top w:val="nil"/>
              <w:left w:val="nil"/>
              <w:bottom w:val="nil"/>
              <w:right w:val="nil"/>
            </w:tcBorders>
            <w:noWrap/>
            <w:hideMark/>
            <w:tcPrChange w:id="1244" w:author="Xin Li" w:date="2026-08-22T07:59:00Z" w16du:dateUtc="2026-08-21T23:59:00Z">
              <w:tcPr>
                <w:tcW w:w="2000" w:type="dxa"/>
                <w:tcBorders>
                  <w:top w:val="nil"/>
                  <w:left w:val="nil"/>
                  <w:bottom w:val="nil"/>
                  <w:right w:val="nil"/>
                </w:tcBorders>
                <w:noWrap/>
                <w:hideMark/>
              </w:tcPr>
            </w:tcPrChange>
          </w:tcPr>
          <w:p w14:paraId="06E06F62" w14:textId="77777777" w:rsidR="000D48EE" w:rsidRPr="00015210" w:rsidRDefault="000D48EE">
            <w:pPr>
              <w:rPr>
                <w:rFonts w:ascii="Georgia" w:hAnsi="Georgia"/>
                <w:color w:val="000000"/>
                <w:sz w:val="20"/>
                <w:szCs w:val="20"/>
              </w:rPr>
            </w:pPr>
            <w:r w:rsidRPr="00015210">
              <w:rPr>
                <w:rFonts w:ascii="Georgia" w:hAnsi="Georgia"/>
                <w:color w:val="000000"/>
                <w:sz w:val="20"/>
                <w:szCs w:val="20"/>
              </w:rPr>
              <w:t>DV</w:t>
            </w:r>
          </w:p>
        </w:tc>
        <w:tc>
          <w:tcPr>
            <w:tcW w:w="2600" w:type="dxa"/>
            <w:gridSpan w:val="2"/>
            <w:tcBorders>
              <w:top w:val="nil"/>
              <w:left w:val="nil"/>
              <w:bottom w:val="single" w:sz="4" w:space="0" w:color="auto"/>
              <w:right w:val="nil"/>
            </w:tcBorders>
            <w:hideMark/>
            <w:tcPrChange w:id="1245" w:author="Xin Li" w:date="2026-08-22T07:59:00Z" w16du:dateUtc="2026-08-21T23:59:00Z">
              <w:tcPr>
                <w:tcW w:w="2600" w:type="dxa"/>
                <w:gridSpan w:val="2"/>
                <w:tcBorders>
                  <w:top w:val="nil"/>
                  <w:left w:val="nil"/>
                  <w:bottom w:val="single" w:sz="4" w:space="0" w:color="auto"/>
                  <w:right w:val="nil"/>
                </w:tcBorders>
                <w:hideMark/>
              </w:tcPr>
            </w:tcPrChange>
          </w:tcPr>
          <w:p w14:paraId="6B1DC2AA" w14:textId="77777777" w:rsidR="000D48EE" w:rsidRPr="00015210" w:rsidRDefault="000D48EE">
            <w:pPr>
              <w:jc w:val="center"/>
              <w:rPr>
                <w:color w:val="000000"/>
                <w:sz w:val="20"/>
                <w:szCs w:val="20"/>
              </w:rPr>
            </w:pPr>
            <w:r w:rsidRPr="00015210">
              <w:rPr>
                <w:color w:val="000000"/>
                <w:sz w:val="20"/>
                <w:szCs w:val="20"/>
              </w:rPr>
              <w:t>Log(answer number in 7 days)</w:t>
            </w:r>
          </w:p>
        </w:tc>
        <w:tc>
          <w:tcPr>
            <w:tcW w:w="2600" w:type="dxa"/>
            <w:gridSpan w:val="2"/>
            <w:tcBorders>
              <w:top w:val="nil"/>
              <w:left w:val="nil"/>
              <w:bottom w:val="single" w:sz="4" w:space="0" w:color="auto"/>
              <w:right w:val="nil"/>
            </w:tcBorders>
            <w:hideMark/>
            <w:tcPrChange w:id="1246" w:author="Xin Li" w:date="2026-08-22T07:59:00Z" w16du:dateUtc="2026-08-21T23:59:00Z">
              <w:tcPr>
                <w:tcW w:w="2600" w:type="dxa"/>
                <w:gridSpan w:val="2"/>
                <w:tcBorders>
                  <w:top w:val="nil"/>
                  <w:left w:val="nil"/>
                  <w:bottom w:val="single" w:sz="4" w:space="0" w:color="auto"/>
                  <w:right w:val="nil"/>
                </w:tcBorders>
                <w:hideMark/>
              </w:tcPr>
            </w:tcPrChange>
          </w:tcPr>
          <w:p w14:paraId="6FC1D935" w14:textId="77777777" w:rsidR="000D48EE" w:rsidRPr="00015210" w:rsidRDefault="000D48EE">
            <w:pPr>
              <w:jc w:val="center"/>
              <w:rPr>
                <w:color w:val="000000"/>
                <w:sz w:val="20"/>
                <w:szCs w:val="20"/>
              </w:rPr>
            </w:pPr>
            <w:r w:rsidRPr="00015210">
              <w:rPr>
                <w:color w:val="000000"/>
                <w:sz w:val="20"/>
                <w:szCs w:val="20"/>
              </w:rPr>
              <w:t>First answer quality</w:t>
            </w:r>
          </w:p>
        </w:tc>
      </w:tr>
      <w:tr w:rsidR="000D48EE" w:rsidRPr="00015210" w14:paraId="624D0F50" w14:textId="77777777" w:rsidTr="00417957">
        <w:trPr>
          <w:jc w:val="center"/>
          <w:trPrChange w:id="1247" w:author="Xin Li" w:date="2026-08-22T07:59:00Z" w16du:dateUtc="2026-08-21T23:59:00Z">
            <w:trPr>
              <w:trHeight w:val="320"/>
              <w:jc w:val="center"/>
            </w:trPr>
          </w:trPrChange>
        </w:trPr>
        <w:tc>
          <w:tcPr>
            <w:tcW w:w="2000" w:type="dxa"/>
            <w:vMerge w:val="restart"/>
            <w:tcBorders>
              <w:top w:val="nil"/>
              <w:left w:val="nil"/>
              <w:bottom w:val="nil"/>
              <w:right w:val="nil"/>
            </w:tcBorders>
            <w:noWrap/>
            <w:hideMark/>
            <w:tcPrChange w:id="1248" w:author="Xin Li" w:date="2026-08-22T07:59:00Z" w16du:dateUtc="2026-08-21T23:59:00Z">
              <w:tcPr>
                <w:tcW w:w="2000" w:type="dxa"/>
                <w:vMerge w:val="restart"/>
                <w:tcBorders>
                  <w:top w:val="nil"/>
                  <w:left w:val="nil"/>
                  <w:bottom w:val="nil"/>
                  <w:right w:val="nil"/>
                </w:tcBorders>
                <w:noWrap/>
                <w:hideMark/>
              </w:tcPr>
            </w:tcPrChange>
          </w:tcPr>
          <w:p w14:paraId="50920C21"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300" w:type="dxa"/>
            <w:tcBorders>
              <w:top w:val="nil"/>
              <w:left w:val="nil"/>
              <w:bottom w:val="nil"/>
              <w:right w:val="nil"/>
            </w:tcBorders>
            <w:noWrap/>
            <w:hideMark/>
            <w:tcPrChange w:id="1249" w:author="Xin Li" w:date="2026-08-22T07:59:00Z" w16du:dateUtc="2026-08-21T23:59:00Z">
              <w:tcPr>
                <w:tcW w:w="1300" w:type="dxa"/>
                <w:tcBorders>
                  <w:top w:val="nil"/>
                  <w:left w:val="nil"/>
                  <w:bottom w:val="nil"/>
                  <w:right w:val="nil"/>
                </w:tcBorders>
                <w:noWrap/>
                <w:hideMark/>
              </w:tcPr>
            </w:tcPrChange>
          </w:tcPr>
          <w:p w14:paraId="0DE836F7" w14:textId="77777777" w:rsidR="000D48EE" w:rsidRPr="00015210" w:rsidRDefault="000D48EE">
            <w:pPr>
              <w:jc w:val="center"/>
              <w:rPr>
                <w:color w:val="000000"/>
                <w:sz w:val="20"/>
                <w:szCs w:val="20"/>
              </w:rPr>
            </w:pPr>
            <w:r w:rsidRPr="00015210">
              <w:rPr>
                <w:color w:val="000000"/>
                <w:sz w:val="20"/>
                <w:szCs w:val="20"/>
              </w:rPr>
              <w:t>-0.046***</w:t>
            </w:r>
          </w:p>
        </w:tc>
        <w:tc>
          <w:tcPr>
            <w:tcW w:w="1300" w:type="dxa"/>
            <w:tcBorders>
              <w:top w:val="nil"/>
              <w:left w:val="nil"/>
              <w:bottom w:val="nil"/>
              <w:right w:val="nil"/>
            </w:tcBorders>
            <w:noWrap/>
            <w:hideMark/>
            <w:tcPrChange w:id="1250" w:author="Xin Li" w:date="2026-08-22T07:59:00Z" w16du:dateUtc="2026-08-21T23:59:00Z">
              <w:tcPr>
                <w:tcW w:w="1300" w:type="dxa"/>
                <w:tcBorders>
                  <w:top w:val="nil"/>
                  <w:left w:val="nil"/>
                  <w:bottom w:val="nil"/>
                  <w:right w:val="nil"/>
                </w:tcBorders>
                <w:noWrap/>
                <w:hideMark/>
              </w:tcPr>
            </w:tcPrChange>
          </w:tcPr>
          <w:p w14:paraId="20916791" w14:textId="77777777" w:rsidR="000D48EE" w:rsidRPr="00015210" w:rsidRDefault="000D48EE">
            <w:pPr>
              <w:jc w:val="center"/>
              <w:rPr>
                <w:color w:val="000000"/>
                <w:sz w:val="20"/>
                <w:szCs w:val="20"/>
              </w:rPr>
            </w:pPr>
            <w:r w:rsidRPr="00015210">
              <w:rPr>
                <w:color w:val="000000"/>
                <w:sz w:val="20"/>
                <w:szCs w:val="20"/>
              </w:rPr>
              <w:t>0.188*</w:t>
            </w:r>
          </w:p>
        </w:tc>
        <w:tc>
          <w:tcPr>
            <w:tcW w:w="1300" w:type="dxa"/>
            <w:tcBorders>
              <w:top w:val="nil"/>
              <w:left w:val="nil"/>
              <w:bottom w:val="nil"/>
              <w:right w:val="nil"/>
            </w:tcBorders>
            <w:noWrap/>
            <w:hideMark/>
            <w:tcPrChange w:id="1251" w:author="Xin Li" w:date="2026-08-22T07:59:00Z" w16du:dateUtc="2026-08-21T23:59:00Z">
              <w:tcPr>
                <w:tcW w:w="1300" w:type="dxa"/>
                <w:tcBorders>
                  <w:top w:val="nil"/>
                  <w:left w:val="nil"/>
                  <w:bottom w:val="nil"/>
                  <w:right w:val="nil"/>
                </w:tcBorders>
                <w:noWrap/>
                <w:hideMark/>
              </w:tcPr>
            </w:tcPrChange>
          </w:tcPr>
          <w:p w14:paraId="053EE43F" w14:textId="77777777" w:rsidR="000D48EE" w:rsidRPr="00015210" w:rsidRDefault="000D48EE">
            <w:pPr>
              <w:jc w:val="center"/>
              <w:rPr>
                <w:color w:val="000000"/>
                <w:sz w:val="20"/>
                <w:szCs w:val="20"/>
              </w:rPr>
            </w:pPr>
            <w:r w:rsidRPr="00015210">
              <w:rPr>
                <w:color w:val="000000"/>
                <w:sz w:val="20"/>
                <w:szCs w:val="20"/>
              </w:rPr>
              <w:t>0.072</w:t>
            </w:r>
          </w:p>
        </w:tc>
        <w:tc>
          <w:tcPr>
            <w:tcW w:w="1300" w:type="dxa"/>
            <w:tcBorders>
              <w:top w:val="nil"/>
              <w:left w:val="nil"/>
              <w:bottom w:val="nil"/>
              <w:right w:val="nil"/>
            </w:tcBorders>
            <w:noWrap/>
            <w:hideMark/>
            <w:tcPrChange w:id="1252" w:author="Xin Li" w:date="2026-08-22T07:59:00Z" w16du:dateUtc="2026-08-21T23:59:00Z">
              <w:tcPr>
                <w:tcW w:w="1300" w:type="dxa"/>
                <w:tcBorders>
                  <w:top w:val="nil"/>
                  <w:left w:val="nil"/>
                  <w:bottom w:val="nil"/>
                  <w:right w:val="nil"/>
                </w:tcBorders>
                <w:noWrap/>
                <w:hideMark/>
              </w:tcPr>
            </w:tcPrChange>
          </w:tcPr>
          <w:p w14:paraId="58C6EBB3" w14:textId="77777777" w:rsidR="000D48EE" w:rsidRPr="00015210" w:rsidRDefault="000D48EE">
            <w:pPr>
              <w:jc w:val="center"/>
              <w:rPr>
                <w:color w:val="000000"/>
                <w:sz w:val="20"/>
                <w:szCs w:val="20"/>
              </w:rPr>
            </w:pPr>
            <w:r w:rsidRPr="00015210">
              <w:rPr>
                <w:color w:val="000000"/>
                <w:sz w:val="20"/>
                <w:szCs w:val="20"/>
              </w:rPr>
              <w:t>0.411</w:t>
            </w:r>
          </w:p>
        </w:tc>
      </w:tr>
      <w:tr w:rsidR="000D48EE" w:rsidRPr="00015210" w14:paraId="0F0E1809" w14:textId="77777777" w:rsidTr="00417957">
        <w:trPr>
          <w:jc w:val="center"/>
          <w:trPrChange w:id="1253" w:author="Xin Li" w:date="2026-08-22T07:59:00Z" w16du:dateUtc="2026-08-21T23:59:00Z">
            <w:trPr>
              <w:trHeight w:val="320"/>
              <w:jc w:val="center"/>
            </w:trPr>
          </w:trPrChange>
        </w:trPr>
        <w:tc>
          <w:tcPr>
            <w:tcW w:w="2000" w:type="dxa"/>
            <w:vMerge/>
            <w:tcBorders>
              <w:top w:val="nil"/>
              <w:left w:val="nil"/>
              <w:bottom w:val="nil"/>
              <w:right w:val="nil"/>
            </w:tcBorders>
            <w:hideMark/>
            <w:tcPrChange w:id="1254" w:author="Xin Li" w:date="2026-08-22T07:59:00Z" w16du:dateUtc="2026-08-21T23:59:00Z">
              <w:tcPr>
                <w:tcW w:w="2000" w:type="dxa"/>
                <w:vMerge/>
                <w:tcBorders>
                  <w:top w:val="nil"/>
                  <w:left w:val="nil"/>
                  <w:bottom w:val="nil"/>
                  <w:right w:val="nil"/>
                </w:tcBorders>
                <w:hideMark/>
              </w:tcPr>
            </w:tcPrChange>
          </w:tcPr>
          <w:p w14:paraId="41514F5F" w14:textId="77777777" w:rsidR="000D48EE" w:rsidRPr="00015210" w:rsidRDefault="000D48EE">
            <w:pPr>
              <w:rPr>
                <w:i/>
                <w:iCs/>
                <w:color w:val="000000"/>
                <w:sz w:val="20"/>
                <w:szCs w:val="20"/>
              </w:rPr>
            </w:pPr>
          </w:p>
        </w:tc>
        <w:tc>
          <w:tcPr>
            <w:tcW w:w="1300" w:type="dxa"/>
            <w:tcBorders>
              <w:top w:val="nil"/>
              <w:left w:val="nil"/>
              <w:bottom w:val="nil"/>
              <w:right w:val="nil"/>
            </w:tcBorders>
            <w:noWrap/>
            <w:hideMark/>
            <w:tcPrChange w:id="1255" w:author="Xin Li" w:date="2026-08-22T07:59:00Z" w16du:dateUtc="2026-08-21T23:59:00Z">
              <w:tcPr>
                <w:tcW w:w="1300" w:type="dxa"/>
                <w:tcBorders>
                  <w:top w:val="nil"/>
                  <w:left w:val="nil"/>
                  <w:bottom w:val="nil"/>
                  <w:right w:val="nil"/>
                </w:tcBorders>
                <w:noWrap/>
                <w:hideMark/>
              </w:tcPr>
            </w:tcPrChange>
          </w:tcPr>
          <w:p w14:paraId="675ECB26" w14:textId="77777777" w:rsidR="000D48EE" w:rsidRPr="00015210" w:rsidRDefault="000D48EE">
            <w:pPr>
              <w:jc w:val="center"/>
              <w:rPr>
                <w:color w:val="000000"/>
                <w:sz w:val="20"/>
                <w:szCs w:val="20"/>
              </w:rPr>
            </w:pPr>
            <w:r w:rsidRPr="00015210">
              <w:rPr>
                <w:color w:val="000000"/>
                <w:sz w:val="20"/>
                <w:szCs w:val="20"/>
              </w:rPr>
              <w:t>(0.011)</w:t>
            </w:r>
          </w:p>
        </w:tc>
        <w:tc>
          <w:tcPr>
            <w:tcW w:w="1300" w:type="dxa"/>
            <w:tcBorders>
              <w:top w:val="nil"/>
              <w:left w:val="nil"/>
              <w:bottom w:val="nil"/>
              <w:right w:val="nil"/>
            </w:tcBorders>
            <w:noWrap/>
            <w:hideMark/>
            <w:tcPrChange w:id="1256" w:author="Xin Li" w:date="2026-08-22T07:59:00Z" w16du:dateUtc="2026-08-21T23:59:00Z">
              <w:tcPr>
                <w:tcW w:w="1300" w:type="dxa"/>
                <w:tcBorders>
                  <w:top w:val="nil"/>
                  <w:left w:val="nil"/>
                  <w:bottom w:val="nil"/>
                  <w:right w:val="nil"/>
                </w:tcBorders>
                <w:noWrap/>
                <w:hideMark/>
              </w:tcPr>
            </w:tcPrChange>
          </w:tcPr>
          <w:p w14:paraId="3AA45044" w14:textId="77777777" w:rsidR="000D48EE" w:rsidRPr="00015210" w:rsidRDefault="000D48EE">
            <w:pPr>
              <w:jc w:val="center"/>
              <w:rPr>
                <w:color w:val="000000"/>
                <w:sz w:val="20"/>
                <w:szCs w:val="20"/>
              </w:rPr>
            </w:pPr>
            <w:r w:rsidRPr="00015210">
              <w:rPr>
                <w:color w:val="000000"/>
                <w:sz w:val="20"/>
                <w:szCs w:val="20"/>
              </w:rPr>
              <w:t>(0.080)</w:t>
            </w:r>
          </w:p>
        </w:tc>
        <w:tc>
          <w:tcPr>
            <w:tcW w:w="1300" w:type="dxa"/>
            <w:tcBorders>
              <w:top w:val="nil"/>
              <w:left w:val="nil"/>
              <w:bottom w:val="nil"/>
              <w:right w:val="nil"/>
            </w:tcBorders>
            <w:noWrap/>
            <w:hideMark/>
            <w:tcPrChange w:id="1257" w:author="Xin Li" w:date="2026-08-22T07:59:00Z" w16du:dateUtc="2026-08-21T23:59:00Z">
              <w:tcPr>
                <w:tcW w:w="1300" w:type="dxa"/>
                <w:tcBorders>
                  <w:top w:val="nil"/>
                  <w:left w:val="nil"/>
                  <w:bottom w:val="nil"/>
                  <w:right w:val="nil"/>
                </w:tcBorders>
                <w:noWrap/>
                <w:hideMark/>
              </w:tcPr>
            </w:tcPrChange>
          </w:tcPr>
          <w:p w14:paraId="4CA803EA" w14:textId="77777777" w:rsidR="000D48EE" w:rsidRPr="00015210" w:rsidRDefault="000D48EE">
            <w:pPr>
              <w:jc w:val="center"/>
              <w:rPr>
                <w:color w:val="000000"/>
                <w:sz w:val="20"/>
                <w:szCs w:val="20"/>
              </w:rPr>
            </w:pPr>
            <w:r w:rsidRPr="00015210">
              <w:rPr>
                <w:color w:val="000000"/>
                <w:sz w:val="20"/>
                <w:szCs w:val="20"/>
              </w:rPr>
              <w:t>(0.083)</w:t>
            </w:r>
          </w:p>
        </w:tc>
        <w:tc>
          <w:tcPr>
            <w:tcW w:w="1300" w:type="dxa"/>
            <w:tcBorders>
              <w:top w:val="nil"/>
              <w:left w:val="nil"/>
              <w:bottom w:val="nil"/>
              <w:right w:val="nil"/>
            </w:tcBorders>
            <w:noWrap/>
            <w:hideMark/>
            <w:tcPrChange w:id="1258" w:author="Xin Li" w:date="2026-08-22T07:59:00Z" w16du:dateUtc="2026-08-21T23:59:00Z">
              <w:tcPr>
                <w:tcW w:w="1300" w:type="dxa"/>
                <w:tcBorders>
                  <w:top w:val="nil"/>
                  <w:left w:val="nil"/>
                  <w:bottom w:val="nil"/>
                  <w:right w:val="nil"/>
                </w:tcBorders>
                <w:noWrap/>
                <w:hideMark/>
              </w:tcPr>
            </w:tcPrChange>
          </w:tcPr>
          <w:p w14:paraId="64AAFF39" w14:textId="77777777" w:rsidR="000D48EE" w:rsidRPr="00015210" w:rsidRDefault="000D48EE">
            <w:pPr>
              <w:jc w:val="center"/>
              <w:rPr>
                <w:color w:val="000000"/>
                <w:sz w:val="20"/>
                <w:szCs w:val="20"/>
              </w:rPr>
            </w:pPr>
            <w:r w:rsidRPr="00015210">
              <w:rPr>
                <w:color w:val="000000"/>
                <w:sz w:val="20"/>
                <w:szCs w:val="20"/>
              </w:rPr>
              <w:t>(0.718)</w:t>
            </w:r>
          </w:p>
        </w:tc>
      </w:tr>
      <w:tr w:rsidR="000D48EE" w:rsidRPr="00015210" w14:paraId="4BE4A6E6" w14:textId="77777777" w:rsidTr="00417957">
        <w:trPr>
          <w:jc w:val="center"/>
          <w:trPrChange w:id="1259" w:author="Xin Li" w:date="2026-08-22T07:59:00Z" w16du:dateUtc="2026-08-21T23:59:00Z">
            <w:trPr>
              <w:trHeight w:val="320"/>
              <w:jc w:val="center"/>
            </w:trPr>
          </w:trPrChange>
        </w:trPr>
        <w:tc>
          <w:tcPr>
            <w:tcW w:w="2000" w:type="dxa"/>
            <w:vMerge w:val="restart"/>
            <w:tcBorders>
              <w:top w:val="nil"/>
              <w:left w:val="nil"/>
              <w:bottom w:val="nil"/>
              <w:right w:val="nil"/>
            </w:tcBorders>
            <w:noWrap/>
            <w:hideMark/>
            <w:tcPrChange w:id="1260" w:author="Xin Li" w:date="2026-08-22T07:59:00Z" w16du:dateUtc="2026-08-21T23:59:00Z">
              <w:tcPr>
                <w:tcW w:w="2000" w:type="dxa"/>
                <w:vMerge w:val="restart"/>
                <w:tcBorders>
                  <w:top w:val="nil"/>
                  <w:left w:val="nil"/>
                  <w:bottom w:val="nil"/>
                  <w:right w:val="nil"/>
                </w:tcBorders>
                <w:noWrap/>
                <w:hideMark/>
              </w:tcPr>
            </w:tcPrChange>
          </w:tcPr>
          <w:p w14:paraId="2ABCBB15"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1300" w:type="dxa"/>
            <w:tcBorders>
              <w:top w:val="nil"/>
              <w:left w:val="nil"/>
              <w:bottom w:val="nil"/>
              <w:right w:val="nil"/>
            </w:tcBorders>
            <w:noWrap/>
            <w:hideMark/>
            <w:tcPrChange w:id="1261" w:author="Xin Li" w:date="2026-08-22T07:59:00Z" w16du:dateUtc="2026-08-21T23:59:00Z">
              <w:tcPr>
                <w:tcW w:w="1300" w:type="dxa"/>
                <w:tcBorders>
                  <w:top w:val="nil"/>
                  <w:left w:val="nil"/>
                  <w:bottom w:val="nil"/>
                  <w:right w:val="nil"/>
                </w:tcBorders>
                <w:noWrap/>
                <w:hideMark/>
              </w:tcPr>
            </w:tcPrChange>
          </w:tcPr>
          <w:p w14:paraId="2561D5BE"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Change w:id="1262" w:author="Xin Li" w:date="2026-08-22T07:59:00Z" w16du:dateUtc="2026-08-21T23:59:00Z">
              <w:tcPr>
                <w:tcW w:w="1300" w:type="dxa"/>
                <w:tcBorders>
                  <w:top w:val="nil"/>
                  <w:left w:val="nil"/>
                  <w:bottom w:val="nil"/>
                  <w:right w:val="nil"/>
                </w:tcBorders>
                <w:noWrap/>
                <w:hideMark/>
              </w:tcPr>
            </w:tcPrChange>
          </w:tcPr>
          <w:p w14:paraId="3551ADF2" w14:textId="77777777" w:rsidR="000D48EE" w:rsidRPr="00015210" w:rsidRDefault="000D48EE">
            <w:pPr>
              <w:jc w:val="center"/>
              <w:rPr>
                <w:color w:val="000000"/>
                <w:sz w:val="20"/>
                <w:szCs w:val="20"/>
              </w:rPr>
            </w:pPr>
            <w:r w:rsidRPr="00015210">
              <w:rPr>
                <w:color w:val="000000"/>
                <w:sz w:val="20"/>
                <w:szCs w:val="20"/>
              </w:rPr>
              <w:t>-0.046***</w:t>
            </w:r>
          </w:p>
        </w:tc>
        <w:tc>
          <w:tcPr>
            <w:tcW w:w="1300" w:type="dxa"/>
            <w:tcBorders>
              <w:top w:val="nil"/>
              <w:left w:val="nil"/>
              <w:bottom w:val="nil"/>
              <w:right w:val="nil"/>
            </w:tcBorders>
            <w:noWrap/>
            <w:hideMark/>
            <w:tcPrChange w:id="1263" w:author="Xin Li" w:date="2026-08-22T07:59:00Z" w16du:dateUtc="2026-08-21T23:59:00Z">
              <w:tcPr>
                <w:tcW w:w="1300" w:type="dxa"/>
                <w:tcBorders>
                  <w:top w:val="nil"/>
                  <w:left w:val="nil"/>
                  <w:bottom w:val="nil"/>
                  <w:right w:val="nil"/>
                </w:tcBorders>
                <w:noWrap/>
                <w:hideMark/>
              </w:tcPr>
            </w:tcPrChange>
          </w:tcPr>
          <w:p w14:paraId="198AE12D"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Change w:id="1264" w:author="Xin Li" w:date="2026-08-22T07:59:00Z" w16du:dateUtc="2026-08-21T23:59:00Z">
              <w:tcPr>
                <w:tcW w:w="1300" w:type="dxa"/>
                <w:tcBorders>
                  <w:top w:val="nil"/>
                  <w:left w:val="nil"/>
                  <w:bottom w:val="nil"/>
                  <w:right w:val="nil"/>
                </w:tcBorders>
                <w:noWrap/>
                <w:hideMark/>
              </w:tcPr>
            </w:tcPrChange>
          </w:tcPr>
          <w:p w14:paraId="7FED4107" w14:textId="77777777" w:rsidR="000D48EE" w:rsidRPr="00015210" w:rsidRDefault="000D48EE">
            <w:pPr>
              <w:jc w:val="center"/>
              <w:rPr>
                <w:color w:val="000000"/>
                <w:sz w:val="20"/>
                <w:szCs w:val="20"/>
              </w:rPr>
            </w:pPr>
            <w:r w:rsidRPr="00015210">
              <w:rPr>
                <w:color w:val="000000"/>
                <w:sz w:val="20"/>
                <w:szCs w:val="20"/>
              </w:rPr>
              <w:t>-0.204</w:t>
            </w:r>
          </w:p>
        </w:tc>
      </w:tr>
      <w:tr w:rsidR="000D48EE" w:rsidRPr="00015210" w14:paraId="469F88EF" w14:textId="77777777" w:rsidTr="00417957">
        <w:trPr>
          <w:jc w:val="center"/>
          <w:trPrChange w:id="1265" w:author="Xin Li" w:date="2026-08-22T07:59:00Z" w16du:dateUtc="2026-08-21T23:59:00Z">
            <w:trPr>
              <w:trHeight w:val="320"/>
              <w:jc w:val="center"/>
            </w:trPr>
          </w:trPrChange>
        </w:trPr>
        <w:tc>
          <w:tcPr>
            <w:tcW w:w="2000" w:type="dxa"/>
            <w:vMerge/>
            <w:tcBorders>
              <w:top w:val="nil"/>
              <w:left w:val="nil"/>
              <w:bottom w:val="nil"/>
              <w:right w:val="nil"/>
            </w:tcBorders>
            <w:hideMark/>
            <w:tcPrChange w:id="1266" w:author="Xin Li" w:date="2026-08-22T07:59:00Z" w16du:dateUtc="2026-08-21T23:59:00Z">
              <w:tcPr>
                <w:tcW w:w="2000" w:type="dxa"/>
                <w:vMerge/>
                <w:tcBorders>
                  <w:top w:val="nil"/>
                  <w:left w:val="nil"/>
                  <w:bottom w:val="nil"/>
                  <w:right w:val="nil"/>
                </w:tcBorders>
                <w:hideMark/>
              </w:tcPr>
            </w:tcPrChange>
          </w:tcPr>
          <w:p w14:paraId="1DE39B0D" w14:textId="77777777" w:rsidR="000D48EE" w:rsidRPr="00015210" w:rsidRDefault="000D48EE">
            <w:pPr>
              <w:rPr>
                <w:i/>
                <w:iCs/>
                <w:color w:val="000000"/>
                <w:sz w:val="20"/>
                <w:szCs w:val="20"/>
              </w:rPr>
            </w:pPr>
          </w:p>
        </w:tc>
        <w:tc>
          <w:tcPr>
            <w:tcW w:w="1300" w:type="dxa"/>
            <w:tcBorders>
              <w:top w:val="nil"/>
              <w:left w:val="nil"/>
              <w:bottom w:val="nil"/>
              <w:right w:val="nil"/>
            </w:tcBorders>
            <w:noWrap/>
            <w:hideMark/>
            <w:tcPrChange w:id="1267" w:author="Xin Li" w:date="2026-08-22T07:59:00Z" w16du:dateUtc="2026-08-21T23:59:00Z">
              <w:tcPr>
                <w:tcW w:w="1300" w:type="dxa"/>
                <w:tcBorders>
                  <w:top w:val="nil"/>
                  <w:left w:val="nil"/>
                  <w:bottom w:val="nil"/>
                  <w:right w:val="nil"/>
                </w:tcBorders>
                <w:noWrap/>
                <w:hideMark/>
              </w:tcPr>
            </w:tcPrChange>
          </w:tcPr>
          <w:p w14:paraId="3FBFFEDD"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Change w:id="1268" w:author="Xin Li" w:date="2026-08-22T07:59:00Z" w16du:dateUtc="2026-08-21T23:59:00Z">
              <w:tcPr>
                <w:tcW w:w="1300" w:type="dxa"/>
                <w:tcBorders>
                  <w:top w:val="nil"/>
                  <w:left w:val="nil"/>
                  <w:bottom w:val="nil"/>
                  <w:right w:val="nil"/>
                </w:tcBorders>
                <w:noWrap/>
                <w:hideMark/>
              </w:tcPr>
            </w:tcPrChange>
          </w:tcPr>
          <w:p w14:paraId="43A14684" w14:textId="77777777" w:rsidR="000D48EE" w:rsidRPr="00015210" w:rsidRDefault="000D48EE">
            <w:pPr>
              <w:jc w:val="center"/>
              <w:rPr>
                <w:color w:val="000000"/>
                <w:sz w:val="20"/>
                <w:szCs w:val="20"/>
              </w:rPr>
            </w:pPr>
            <w:r w:rsidRPr="00015210">
              <w:rPr>
                <w:color w:val="000000"/>
                <w:sz w:val="20"/>
                <w:szCs w:val="20"/>
              </w:rPr>
              <w:t>(0.014)</w:t>
            </w:r>
          </w:p>
        </w:tc>
        <w:tc>
          <w:tcPr>
            <w:tcW w:w="1300" w:type="dxa"/>
            <w:tcBorders>
              <w:top w:val="nil"/>
              <w:left w:val="nil"/>
              <w:bottom w:val="nil"/>
              <w:right w:val="nil"/>
            </w:tcBorders>
            <w:noWrap/>
            <w:hideMark/>
            <w:tcPrChange w:id="1269" w:author="Xin Li" w:date="2026-08-22T07:59:00Z" w16du:dateUtc="2026-08-21T23:59:00Z">
              <w:tcPr>
                <w:tcW w:w="1300" w:type="dxa"/>
                <w:tcBorders>
                  <w:top w:val="nil"/>
                  <w:left w:val="nil"/>
                  <w:bottom w:val="nil"/>
                  <w:right w:val="nil"/>
                </w:tcBorders>
                <w:noWrap/>
                <w:hideMark/>
              </w:tcPr>
            </w:tcPrChange>
          </w:tcPr>
          <w:p w14:paraId="1D1B14D1"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Change w:id="1270" w:author="Xin Li" w:date="2026-08-22T07:59:00Z" w16du:dateUtc="2026-08-21T23:59:00Z">
              <w:tcPr>
                <w:tcW w:w="1300" w:type="dxa"/>
                <w:tcBorders>
                  <w:top w:val="nil"/>
                  <w:left w:val="nil"/>
                  <w:bottom w:val="nil"/>
                  <w:right w:val="nil"/>
                </w:tcBorders>
                <w:noWrap/>
                <w:hideMark/>
              </w:tcPr>
            </w:tcPrChange>
          </w:tcPr>
          <w:p w14:paraId="32FA47C1" w14:textId="77777777" w:rsidR="000D48EE" w:rsidRPr="00015210" w:rsidRDefault="000D48EE">
            <w:pPr>
              <w:jc w:val="center"/>
              <w:rPr>
                <w:color w:val="000000"/>
                <w:sz w:val="20"/>
                <w:szCs w:val="20"/>
              </w:rPr>
            </w:pPr>
            <w:r w:rsidRPr="00015210">
              <w:rPr>
                <w:color w:val="000000"/>
                <w:sz w:val="20"/>
                <w:szCs w:val="20"/>
              </w:rPr>
              <w:t>(0.128)</w:t>
            </w:r>
          </w:p>
        </w:tc>
      </w:tr>
      <w:tr w:rsidR="000D48EE" w:rsidRPr="00015210" w14:paraId="04461F8D" w14:textId="77777777" w:rsidTr="00417957">
        <w:trPr>
          <w:jc w:val="center"/>
          <w:trPrChange w:id="1271" w:author="Xin Li" w:date="2026-08-22T07:59:00Z" w16du:dateUtc="2026-08-21T23:59:00Z">
            <w:trPr>
              <w:trHeight w:val="320"/>
              <w:jc w:val="center"/>
            </w:trPr>
          </w:trPrChange>
        </w:trPr>
        <w:tc>
          <w:tcPr>
            <w:tcW w:w="2000" w:type="dxa"/>
            <w:vMerge w:val="restart"/>
            <w:tcBorders>
              <w:top w:val="nil"/>
              <w:left w:val="nil"/>
              <w:bottom w:val="single" w:sz="4" w:space="0" w:color="000000"/>
              <w:right w:val="nil"/>
            </w:tcBorders>
            <w:noWrap/>
            <w:hideMark/>
            <w:tcPrChange w:id="1272" w:author="Xin Li" w:date="2026-08-22T07:59:00Z" w16du:dateUtc="2026-08-21T23:59:00Z">
              <w:tcPr>
                <w:tcW w:w="2000" w:type="dxa"/>
                <w:vMerge w:val="restart"/>
                <w:tcBorders>
                  <w:top w:val="nil"/>
                  <w:left w:val="nil"/>
                  <w:bottom w:val="single" w:sz="4" w:space="0" w:color="000000"/>
                  <w:right w:val="nil"/>
                </w:tcBorders>
                <w:noWrap/>
                <w:hideMark/>
              </w:tcPr>
            </w:tcPrChange>
          </w:tcPr>
          <w:p w14:paraId="71552026"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1300" w:type="dxa"/>
            <w:tcBorders>
              <w:top w:val="nil"/>
              <w:left w:val="nil"/>
              <w:bottom w:val="nil"/>
              <w:right w:val="nil"/>
            </w:tcBorders>
            <w:noWrap/>
            <w:hideMark/>
            <w:tcPrChange w:id="1273" w:author="Xin Li" w:date="2026-08-22T07:59:00Z" w16du:dateUtc="2026-08-21T23:59:00Z">
              <w:tcPr>
                <w:tcW w:w="1300" w:type="dxa"/>
                <w:tcBorders>
                  <w:top w:val="nil"/>
                  <w:left w:val="nil"/>
                  <w:bottom w:val="nil"/>
                  <w:right w:val="nil"/>
                </w:tcBorders>
                <w:noWrap/>
                <w:hideMark/>
              </w:tcPr>
            </w:tcPrChange>
          </w:tcPr>
          <w:p w14:paraId="69BF3E26"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Change w:id="1274" w:author="Xin Li" w:date="2026-08-22T07:59:00Z" w16du:dateUtc="2026-08-21T23:59:00Z">
              <w:tcPr>
                <w:tcW w:w="1300" w:type="dxa"/>
                <w:tcBorders>
                  <w:top w:val="nil"/>
                  <w:left w:val="nil"/>
                  <w:bottom w:val="nil"/>
                  <w:right w:val="nil"/>
                </w:tcBorders>
                <w:noWrap/>
                <w:hideMark/>
              </w:tcPr>
            </w:tcPrChange>
          </w:tcPr>
          <w:p w14:paraId="68C02AAB" w14:textId="77777777" w:rsidR="000D48EE" w:rsidRPr="00015210" w:rsidRDefault="000D48EE">
            <w:pPr>
              <w:jc w:val="center"/>
              <w:rPr>
                <w:color w:val="000000"/>
                <w:sz w:val="20"/>
                <w:szCs w:val="20"/>
              </w:rPr>
            </w:pPr>
            <w:r w:rsidRPr="00015210">
              <w:rPr>
                <w:color w:val="000000"/>
                <w:sz w:val="20"/>
                <w:szCs w:val="20"/>
              </w:rPr>
              <w:t>0.004</w:t>
            </w:r>
          </w:p>
        </w:tc>
        <w:tc>
          <w:tcPr>
            <w:tcW w:w="1300" w:type="dxa"/>
            <w:tcBorders>
              <w:top w:val="nil"/>
              <w:left w:val="nil"/>
              <w:bottom w:val="nil"/>
              <w:right w:val="nil"/>
            </w:tcBorders>
            <w:noWrap/>
            <w:hideMark/>
            <w:tcPrChange w:id="1275" w:author="Xin Li" w:date="2026-08-22T07:59:00Z" w16du:dateUtc="2026-08-21T23:59:00Z">
              <w:tcPr>
                <w:tcW w:w="1300" w:type="dxa"/>
                <w:tcBorders>
                  <w:top w:val="nil"/>
                  <w:left w:val="nil"/>
                  <w:bottom w:val="nil"/>
                  <w:right w:val="nil"/>
                </w:tcBorders>
                <w:noWrap/>
                <w:hideMark/>
              </w:tcPr>
            </w:tcPrChange>
          </w:tcPr>
          <w:p w14:paraId="2F31CD6B"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Change w:id="1276" w:author="Xin Li" w:date="2026-08-22T07:59:00Z" w16du:dateUtc="2026-08-21T23:59:00Z">
              <w:tcPr>
                <w:tcW w:w="1300" w:type="dxa"/>
                <w:tcBorders>
                  <w:top w:val="nil"/>
                  <w:left w:val="nil"/>
                  <w:bottom w:val="nil"/>
                  <w:right w:val="nil"/>
                </w:tcBorders>
                <w:noWrap/>
                <w:hideMark/>
              </w:tcPr>
            </w:tcPrChange>
          </w:tcPr>
          <w:p w14:paraId="24A25FE8" w14:textId="77777777" w:rsidR="000D48EE" w:rsidRPr="00015210" w:rsidRDefault="000D48EE">
            <w:pPr>
              <w:jc w:val="center"/>
              <w:rPr>
                <w:color w:val="000000"/>
                <w:sz w:val="20"/>
                <w:szCs w:val="20"/>
              </w:rPr>
            </w:pPr>
            <w:r w:rsidRPr="00015210">
              <w:rPr>
                <w:color w:val="000000"/>
                <w:sz w:val="20"/>
                <w:szCs w:val="20"/>
              </w:rPr>
              <w:t>0.114**</w:t>
            </w:r>
          </w:p>
        </w:tc>
      </w:tr>
      <w:tr w:rsidR="000D48EE" w:rsidRPr="00015210" w14:paraId="61FCB107" w14:textId="77777777" w:rsidTr="00417957">
        <w:trPr>
          <w:jc w:val="center"/>
          <w:trPrChange w:id="1277" w:author="Xin Li" w:date="2026-08-22T07:59:00Z" w16du:dateUtc="2026-08-21T23:59:00Z">
            <w:trPr>
              <w:trHeight w:val="320"/>
              <w:jc w:val="center"/>
            </w:trPr>
          </w:trPrChange>
        </w:trPr>
        <w:tc>
          <w:tcPr>
            <w:tcW w:w="2000" w:type="dxa"/>
            <w:vMerge/>
            <w:tcBorders>
              <w:top w:val="nil"/>
              <w:left w:val="nil"/>
              <w:bottom w:val="single" w:sz="4" w:space="0" w:color="000000"/>
              <w:right w:val="nil"/>
            </w:tcBorders>
            <w:hideMark/>
            <w:tcPrChange w:id="1278" w:author="Xin Li" w:date="2026-08-22T07:59:00Z" w16du:dateUtc="2026-08-21T23:59:00Z">
              <w:tcPr>
                <w:tcW w:w="2000" w:type="dxa"/>
                <w:vMerge/>
                <w:tcBorders>
                  <w:top w:val="nil"/>
                  <w:left w:val="nil"/>
                  <w:bottom w:val="single" w:sz="4" w:space="0" w:color="000000"/>
                  <w:right w:val="nil"/>
                </w:tcBorders>
                <w:hideMark/>
              </w:tcPr>
            </w:tcPrChange>
          </w:tcPr>
          <w:p w14:paraId="113516A7" w14:textId="77777777" w:rsidR="000D48EE" w:rsidRPr="00015210" w:rsidRDefault="000D48EE">
            <w:pPr>
              <w:rPr>
                <w:i/>
                <w:iCs/>
                <w:color w:val="000000"/>
                <w:sz w:val="20"/>
                <w:szCs w:val="20"/>
              </w:rPr>
            </w:pPr>
          </w:p>
        </w:tc>
        <w:tc>
          <w:tcPr>
            <w:tcW w:w="1300" w:type="dxa"/>
            <w:tcBorders>
              <w:top w:val="nil"/>
              <w:left w:val="nil"/>
              <w:bottom w:val="single" w:sz="4" w:space="0" w:color="auto"/>
              <w:right w:val="nil"/>
            </w:tcBorders>
            <w:noWrap/>
            <w:hideMark/>
            <w:tcPrChange w:id="1279" w:author="Xin Li" w:date="2026-08-22T07:59:00Z" w16du:dateUtc="2026-08-21T23:59:00Z">
              <w:tcPr>
                <w:tcW w:w="1300" w:type="dxa"/>
                <w:tcBorders>
                  <w:top w:val="nil"/>
                  <w:left w:val="nil"/>
                  <w:bottom w:val="single" w:sz="4" w:space="0" w:color="auto"/>
                  <w:right w:val="nil"/>
                </w:tcBorders>
                <w:noWrap/>
                <w:hideMark/>
              </w:tcPr>
            </w:tcPrChange>
          </w:tcPr>
          <w:p w14:paraId="3CB2C183"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single" w:sz="4" w:space="0" w:color="auto"/>
              <w:right w:val="nil"/>
            </w:tcBorders>
            <w:noWrap/>
            <w:hideMark/>
            <w:tcPrChange w:id="1280" w:author="Xin Li" w:date="2026-08-22T07:59:00Z" w16du:dateUtc="2026-08-21T23:59:00Z">
              <w:tcPr>
                <w:tcW w:w="1300" w:type="dxa"/>
                <w:tcBorders>
                  <w:top w:val="nil"/>
                  <w:left w:val="nil"/>
                  <w:bottom w:val="single" w:sz="4" w:space="0" w:color="auto"/>
                  <w:right w:val="nil"/>
                </w:tcBorders>
                <w:noWrap/>
                <w:hideMark/>
              </w:tcPr>
            </w:tcPrChange>
          </w:tcPr>
          <w:p w14:paraId="30B684F3" w14:textId="77777777" w:rsidR="000D48EE" w:rsidRPr="00015210" w:rsidRDefault="000D48EE">
            <w:pPr>
              <w:jc w:val="center"/>
              <w:rPr>
                <w:color w:val="000000"/>
                <w:sz w:val="20"/>
                <w:szCs w:val="20"/>
              </w:rPr>
            </w:pPr>
            <w:r w:rsidRPr="00015210">
              <w:rPr>
                <w:color w:val="000000"/>
                <w:sz w:val="20"/>
                <w:szCs w:val="20"/>
              </w:rPr>
              <w:t>(0.004)</w:t>
            </w:r>
          </w:p>
        </w:tc>
        <w:tc>
          <w:tcPr>
            <w:tcW w:w="1300" w:type="dxa"/>
            <w:tcBorders>
              <w:top w:val="nil"/>
              <w:left w:val="nil"/>
              <w:bottom w:val="single" w:sz="4" w:space="0" w:color="auto"/>
              <w:right w:val="nil"/>
            </w:tcBorders>
            <w:noWrap/>
            <w:hideMark/>
            <w:tcPrChange w:id="1281" w:author="Xin Li" w:date="2026-08-22T07:59:00Z" w16du:dateUtc="2026-08-21T23:59:00Z">
              <w:tcPr>
                <w:tcW w:w="1300" w:type="dxa"/>
                <w:tcBorders>
                  <w:top w:val="nil"/>
                  <w:left w:val="nil"/>
                  <w:bottom w:val="single" w:sz="4" w:space="0" w:color="auto"/>
                  <w:right w:val="nil"/>
                </w:tcBorders>
                <w:noWrap/>
                <w:hideMark/>
              </w:tcPr>
            </w:tcPrChange>
          </w:tcPr>
          <w:p w14:paraId="65172741"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single" w:sz="4" w:space="0" w:color="auto"/>
              <w:right w:val="nil"/>
            </w:tcBorders>
            <w:noWrap/>
            <w:hideMark/>
            <w:tcPrChange w:id="1282" w:author="Xin Li" w:date="2026-08-22T07:59:00Z" w16du:dateUtc="2026-08-21T23:59:00Z">
              <w:tcPr>
                <w:tcW w:w="1300" w:type="dxa"/>
                <w:tcBorders>
                  <w:top w:val="nil"/>
                  <w:left w:val="nil"/>
                  <w:bottom w:val="single" w:sz="4" w:space="0" w:color="auto"/>
                  <w:right w:val="nil"/>
                </w:tcBorders>
                <w:noWrap/>
                <w:hideMark/>
              </w:tcPr>
            </w:tcPrChange>
          </w:tcPr>
          <w:p w14:paraId="4449E5AB" w14:textId="77777777" w:rsidR="000D48EE" w:rsidRPr="00015210" w:rsidRDefault="000D48EE">
            <w:pPr>
              <w:jc w:val="center"/>
              <w:rPr>
                <w:color w:val="000000"/>
                <w:sz w:val="20"/>
                <w:szCs w:val="20"/>
              </w:rPr>
            </w:pPr>
            <w:r w:rsidRPr="00015210">
              <w:rPr>
                <w:color w:val="000000"/>
                <w:sz w:val="20"/>
                <w:szCs w:val="20"/>
              </w:rPr>
              <w:t>(0.037)</w:t>
            </w:r>
          </w:p>
        </w:tc>
      </w:tr>
      <w:tr w:rsidR="000D48EE" w:rsidRPr="00015210" w14:paraId="53C666C7" w14:textId="77777777" w:rsidTr="00417957">
        <w:trPr>
          <w:jc w:val="center"/>
          <w:trPrChange w:id="1283" w:author="Xin Li" w:date="2026-08-22T07:59:00Z" w16du:dateUtc="2026-08-21T23:59:00Z">
            <w:trPr>
              <w:trHeight w:val="320"/>
              <w:jc w:val="center"/>
            </w:trPr>
          </w:trPrChange>
        </w:trPr>
        <w:tc>
          <w:tcPr>
            <w:tcW w:w="2000" w:type="dxa"/>
            <w:tcBorders>
              <w:top w:val="nil"/>
              <w:left w:val="nil"/>
              <w:bottom w:val="nil"/>
              <w:right w:val="nil"/>
            </w:tcBorders>
            <w:noWrap/>
            <w:hideMark/>
            <w:tcPrChange w:id="1284" w:author="Xin Li" w:date="2026-08-22T07:59:00Z" w16du:dateUtc="2026-08-21T23:59:00Z">
              <w:tcPr>
                <w:tcW w:w="2000" w:type="dxa"/>
                <w:tcBorders>
                  <w:top w:val="nil"/>
                  <w:left w:val="nil"/>
                  <w:bottom w:val="nil"/>
                  <w:right w:val="nil"/>
                </w:tcBorders>
                <w:noWrap/>
                <w:hideMark/>
              </w:tcPr>
            </w:tcPrChange>
          </w:tcPr>
          <w:p w14:paraId="36204691" w14:textId="77777777" w:rsidR="000D48EE" w:rsidRPr="00015210" w:rsidRDefault="000D48EE">
            <w:pPr>
              <w:rPr>
                <w:color w:val="000000"/>
                <w:sz w:val="20"/>
                <w:szCs w:val="20"/>
              </w:rPr>
            </w:pPr>
            <w:r w:rsidRPr="00015210">
              <w:rPr>
                <w:color w:val="000000"/>
                <w:sz w:val="20"/>
                <w:szCs w:val="20"/>
              </w:rPr>
              <w:t>question controls</w:t>
            </w:r>
          </w:p>
        </w:tc>
        <w:tc>
          <w:tcPr>
            <w:tcW w:w="1300" w:type="dxa"/>
            <w:tcBorders>
              <w:top w:val="nil"/>
              <w:left w:val="nil"/>
              <w:bottom w:val="nil"/>
              <w:right w:val="nil"/>
            </w:tcBorders>
            <w:noWrap/>
            <w:hideMark/>
            <w:tcPrChange w:id="1285" w:author="Xin Li" w:date="2026-08-22T07:59:00Z" w16du:dateUtc="2026-08-21T23:59:00Z">
              <w:tcPr>
                <w:tcW w:w="1300" w:type="dxa"/>
                <w:tcBorders>
                  <w:top w:val="nil"/>
                  <w:left w:val="nil"/>
                  <w:bottom w:val="nil"/>
                  <w:right w:val="nil"/>
                </w:tcBorders>
                <w:noWrap/>
                <w:hideMark/>
              </w:tcPr>
            </w:tcPrChange>
          </w:tcPr>
          <w:p w14:paraId="0F3FE72B"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Change w:id="1286" w:author="Xin Li" w:date="2026-08-22T07:59:00Z" w16du:dateUtc="2026-08-21T23:59:00Z">
              <w:tcPr>
                <w:tcW w:w="1300" w:type="dxa"/>
                <w:tcBorders>
                  <w:top w:val="nil"/>
                  <w:left w:val="nil"/>
                  <w:bottom w:val="nil"/>
                  <w:right w:val="nil"/>
                </w:tcBorders>
                <w:noWrap/>
                <w:hideMark/>
              </w:tcPr>
            </w:tcPrChange>
          </w:tcPr>
          <w:p w14:paraId="219422D5"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Change w:id="1287" w:author="Xin Li" w:date="2026-08-22T07:59:00Z" w16du:dateUtc="2026-08-21T23:59:00Z">
              <w:tcPr>
                <w:tcW w:w="1300" w:type="dxa"/>
                <w:tcBorders>
                  <w:top w:val="nil"/>
                  <w:left w:val="nil"/>
                  <w:bottom w:val="nil"/>
                  <w:right w:val="nil"/>
                </w:tcBorders>
                <w:noWrap/>
                <w:hideMark/>
              </w:tcPr>
            </w:tcPrChange>
          </w:tcPr>
          <w:p w14:paraId="4B09006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Change w:id="1288" w:author="Xin Li" w:date="2026-08-22T07:59:00Z" w16du:dateUtc="2026-08-21T23:59:00Z">
              <w:tcPr>
                <w:tcW w:w="1300" w:type="dxa"/>
                <w:tcBorders>
                  <w:top w:val="nil"/>
                  <w:left w:val="nil"/>
                  <w:bottom w:val="nil"/>
                  <w:right w:val="nil"/>
                </w:tcBorders>
                <w:noWrap/>
                <w:hideMark/>
              </w:tcPr>
            </w:tcPrChange>
          </w:tcPr>
          <w:p w14:paraId="33620E2B"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5671B7BC" w14:textId="77777777" w:rsidTr="00417957">
        <w:trPr>
          <w:jc w:val="center"/>
          <w:trPrChange w:id="1289" w:author="Xin Li" w:date="2026-08-22T07:59:00Z" w16du:dateUtc="2026-08-21T23:59:00Z">
            <w:trPr>
              <w:trHeight w:val="320"/>
              <w:jc w:val="center"/>
            </w:trPr>
          </w:trPrChange>
        </w:trPr>
        <w:tc>
          <w:tcPr>
            <w:tcW w:w="2000" w:type="dxa"/>
            <w:tcBorders>
              <w:top w:val="nil"/>
              <w:left w:val="nil"/>
              <w:bottom w:val="nil"/>
              <w:right w:val="nil"/>
            </w:tcBorders>
            <w:noWrap/>
            <w:hideMark/>
            <w:tcPrChange w:id="1290" w:author="Xin Li" w:date="2026-08-22T07:59:00Z" w16du:dateUtc="2026-08-21T23:59:00Z">
              <w:tcPr>
                <w:tcW w:w="2000" w:type="dxa"/>
                <w:tcBorders>
                  <w:top w:val="nil"/>
                  <w:left w:val="nil"/>
                  <w:bottom w:val="nil"/>
                  <w:right w:val="nil"/>
                </w:tcBorders>
                <w:noWrap/>
                <w:hideMark/>
              </w:tcPr>
            </w:tcPrChange>
          </w:tcPr>
          <w:p w14:paraId="7D61D45A" w14:textId="77777777" w:rsidR="000D48EE" w:rsidRPr="00015210" w:rsidRDefault="000D48EE">
            <w:pPr>
              <w:rPr>
                <w:color w:val="000000"/>
                <w:sz w:val="20"/>
                <w:szCs w:val="20"/>
              </w:rPr>
            </w:pPr>
            <w:r w:rsidRPr="00015210">
              <w:rPr>
                <w:color w:val="000000"/>
                <w:sz w:val="20"/>
                <w:szCs w:val="20"/>
              </w:rPr>
              <w:t>questioner controls</w:t>
            </w:r>
          </w:p>
        </w:tc>
        <w:tc>
          <w:tcPr>
            <w:tcW w:w="1300" w:type="dxa"/>
            <w:tcBorders>
              <w:top w:val="nil"/>
              <w:left w:val="nil"/>
              <w:bottom w:val="nil"/>
              <w:right w:val="nil"/>
            </w:tcBorders>
            <w:noWrap/>
            <w:hideMark/>
            <w:tcPrChange w:id="1291" w:author="Xin Li" w:date="2026-08-22T07:59:00Z" w16du:dateUtc="2026-08-21T23:59:00Z">
              <w:tcPr>
                <w:tcW w:w="1300" w:type="dxa"/>
                <w:tcBorders>
                  <w:top w:val="nil"/>
                  <w:left w:val="nil"/>
                  <w:bottom w:val="nil"/>
                  <w:right w:val="nil"/>
                </w:tcBorders>
                <w:noWrap/>
                <w:hideMark/>
              </w:tcPr>
            </w:tcPrChange>
          </w:tcPr>
          <w:p w14:paraId="2D1C8EC3"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Change w:id="1292" w:author="Xin Li" w:date="2026-08-22T07:59:00Z" w16du:dateUtc="2026-08-21T23:59:00Z">
              <w:tcPr>
                <w:tcW w:w="1300" w:type="dxa"/>
                <w:tcBorders>
                  <w:top w:val="nil"/>
                  <w:left w:val="nil"/>
                  <w:bottom w:val="nil"/>
                  <w:right w:val="nil"/>
                </w:tcBorders>
                <w:noWrap/>
                <w:hideMark/>
              </w:tcPr>
            </w:tcPrChange>
          </w:tcPr>
          <w:p w14:paraId="3B9D914D"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Change w:id="1293" w:author="Xin Li" w:date="2026-08-22T07:59:00Z" w16du:dateUtc="2026-08-21T23:59:00Z">
              <w:tcPr>
                <w:tcW w:w="1300" w:type="dxa"/>
                <w:tcBorders>
                  <w:top w:val="nil"/>
                  <w:left w:val="nil"/>
                  <w:bottom w:val="nil"/>
                  <w:right w:val="nil"/>
                </w:tcBorders>
                <w:noWrap/>
                <w:hideMark/>
              </w:tcPr>
            </w:tcPrChange>
          </w:tcPr>
          <w:p w14:paraId="26DC153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Change w:id="1294" w:author="Xin Li" w:date="2026-08-22T07:59:00Z" w16du:dateUtc="2026-08-21T23:59:00Z">
              <w:tcPr>
                <w:tcW w:w="1300" w:type="dxa"/>
                <w:tcBorders>
                  <w:top w:val="nil"/>
                  <w:left w:val="nil"/>
                  <w:bottom w:val="nil"/>
                  <w:right w:val="nil"/>
                </w:tcBorders>
                <w:noWrap/>
                <w:hideMark/>
              </w:tcPr>
            </w:tcPrChange>
          </w:tcPr>
          <w:p w14:paraId="6427659A"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20A03734" w14:textId="77777777" w:rsidTr="00417957">
        <w:trPr>
          <w:jc w:val="center"/>
          <w:trPrChange w:id="1295" w:author="Xin Li" w:date="2026-08-22T07:59:00Z" w16du:dateUtc="2026-08-21T23:59:00Z">
            <w:trPr>
              <w:trHeight w:val="320"/>
              <w:jc w:val="center"/>
            </w:trPr>
          </w:trPrChange>
        </w:trPr>
        <w:tc>
          <w:tcPr>
            <w:tcW w:w="2000" w:type="dxa"/>
            <w:tcBorders>
              <w:top w:val="nil"/>
              <w:left w:val="nil"/>
              <w:bottom w:val="nil"/>
              <w:right w:val="nil"/>
            </w:tcBorders>
            <w:noWrap/>
            <w:hideMark/>
            <w:tcPrChange w:id="1296" w:author="Xin Li" w:date="2026-08-22T07:59:00Z" w16du:dateUtc="2026-08-21T23:59:00Z">
              <w:tcPr>
                <w:tcW w:w="2000" w:type="dxa"/>
                <w:tcBorders>
                  <w:top w:val="nil"/>
                  <w:left w:val="nil"/>
                  <w:bottom w:val="nil"/>
                  <w:right w:val="nil"/>
                </w:tcBorders>
                <w:noWrap/>
                <w:hideMark/>
              </w:tcPr>
            </w:tcPrChange>
          </w:tcPr>
          <w:p w14:paraId="63A28BA0" w14:textId="77777777" w:rsidR="000D48EE" w:rsidRPr="00015210" w:rsidRDefault="000D48EE">
            <w:pPr>
              <w:rPr>
                <w:color w:val="000000"/>
                <w:sz w:val="20"/>
                <w:szCs w:val="20"/>
              </w:rPr>
            </w:pPr>
            <w:r w:rsidRPr="00015210">
              <w:rPr>
                <w:color w:val="000000"/>
                <w:sz w:val="20"/>
                <w:szCs w:val="20"/>
              </w:rPr>
              <w:t>question timing FE</w:t>
            </w:r>
          </w:p>
        </w:tc>
        <w:tc>
          <w:tcPr>
            <w:tcW w:w="1300" w:type="dxa"/>
            <w:tcBorders>
              <w:top w:val="nil"/>
              <w:left w:val="nil"/>
              <w:bottom w:val="nil"/>
              <w:right w:val="nil"/>
            </w:tcBorders>
            <w:noWrap/>
            <w:hideMark/>
            <w:tcPrChange w:id="1297" w:author="Xin Li" w:date="2026-08-22T07:59:00Z" w16du:dateUtc="2026-08-21T23:59:00Z">
              <w:tcPr>
                <w:tcW w:w="1300" w:type="dxa"/>
                <w:tcBorders>
                  <w:top w:val="nil"/>
                  <w:left w:val="nil"/>
                  <w:bottom w:val="nil"/>
                  <w:right w:val="nil"/>
                </w:tcBorders>
                <w:noWrap/>
                <w:hideMark/>
              </w:tcPr>
            </w:tcPrChange>
          </w:tcPr>
          <w:p w14:paraId="6DD35B47"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Change w:id="1298" w:author="Xin Li" w:date="2026-08-22T07:59:00Z" w16du:dateUtc="2026-08-21T23:59:00Z">
              <w:tcPr>
                <w:tcW w:w="1300" w:type="dxa"/>
                <w:tcBorders>
                  <w:top w:val="nil"/>
                  <w:left w:val="nil"/>
                  <w:bottom w:val="nil"/>
                  <w:right w:val="nil"/>
                </w:tcBorders>
                <w:noWrap/>
                <w:hideMark/>
              </w:tcPr>
            </w:tcPrChange>
          </w:tcPr>
          <w:p w14:paraId="6061B10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Change w:id="1299" w:author="Xin Li" w:date="2026-08-22T07:59:00Z" w16du:dateUtc="2026-08-21T23:59:00Z">
              <w:tcPr>
                <w:tcW w:w="1300" w:type="dxa"/>
                <w:tcBorders>
                  <w:top w:val="nil"/>
                  <w:left w:val="nil"/>
                  <w:bottom w:val="nil"/>
                  <w:right w:val="nil"/>
                </w:tcBorders>
                <w:noWrap/>
                <w:hideMark/>
              </w:tcPr>
            </w:tcPrChange>
          </w:tcPr>
          <w:p w14:paraId="1ED1F5C0"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Change w:id="1300" w:author="Xin Li" w:date="2026-08-22T07:59:00Z" w16du:dateUtc="2026-08-21T23:59:00Z">
              <w:tcPr>
                <w:tcW w:w="1300" w:type="dxa"/>
                <w:tcBorders>
                  <w:top w:val="nil"/>
                  <w:left w:val="nil"/>
                  <w:bottom w:val="nil"/>
                  <w:right w:val="nil"/>
                </w:tcBorders>
                <w:noWrap/>
                <w:hideMark/>
              </w:tcPr>
            </w:tcPrChange>
          </w:tcPr>
          <w:p w14:paraId="77CD78CD"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2205F16D" w14:textId="77777777" w:rsidTr="00417957">
        <w:trPr>
          <w:jc w:val="center"/>
          <w:trPrChange w:id="1301" w:author="Xin Li" w:date="2026-08-22T07:59:00Z" w16du:dateUtc="2026-08-21T23:59:00Z">
            <w:trPr>
              <w:trHeight w:val="320"/>
              <w:jc w:val="center"/>
            </w:trPr>
          </w:trPrChange>
        </w:trPr>
        <w:tc>
          <w:tcPr>
            <w:tcW w:w="2000" w:type="dxa"/>
            <w:tcBorders>
              <w:top w:val="nil"/>
              <w:left w:val="nil"/>
              <w:bottom w:val="single" w:sz="4" w:space="0" w:color="auto"/>
              <w:right w:val="nil"/>
            </w:tcBorders>
            <w:noWrap/>
            <w:hideMark/>
            <w:tcPrChange w:id="1302" w:author="Xin Li" w:date="2026-08-22T07:59:00Z" w16du:dateUtc="2026-08-21T23:59:00Z">
              <w:tcPr>
                <w:tcW w:w="2000" w:type="dxa"/>
                <w:tcBorders>
                  <w:top w:val="nil"/>
                  <w:left w:val="nil"/>
                  <w:bottom w:val="single" w:sz="4" w:space="0" w:color="auto"/>
                  <w:right w:val="nil"/>
                </w:tcBorders>
                <w:noWrap/>
                <w:hideMark/>
              </w:tcPr>
            </w:tcPrChange>
          </w:tcPr>
          <w:p w14:paraId="3D727A91" w14:textId="77777777" w:rsidR="000D48EE" w:rsidRPr="00015210" w:rsidRDefault="000D48EE">
            <w:pPr>
              <w:rPr>
                <w:color w:val="000000"/>
                <w:sz w:val="20"/>
                <w:szCs w:val="20"/>
              </w:rPr>
            </w:pPr>
            <w:r w:rsidRPr="00015210">
              <w:rPr>
                <w:color w:val="000000"/>
                <w:sz w:val="20"/>
                <w:szCs w:val="20"/>
              </w:rPr>
              <w:t>N</w:t>
            </w:r>
          </w:p>
        </w:tc>
        <w:tc>
          <w:tcPr>
            <w:tcW w:w="1300" w:type="dxa"/>
            <w:tcBorders>
              <w:top w:val="nil"/>
              <w:left w:val="nil"/>
              <w:bottom w:val="single" w:sz="4" w:space="0" w:color="auto"/>
              <w:right w:val="nil"/>
            </w:tcBorders>
            <w:noWrap/>
            <w:hideMark/>
            <w:tcPrChange w:id="1303" w:author="Xin Li" w:date="2026-08-22T07:59:00Z" w16du:dateUtc="2026-08-21T23:59:00Z">
              <w:tcPr>
                <w:tcW w:w="1300" w:type="dxa"/>
                <w:tcBorders>
                  <w:top w:val="nil"/>
                  <w:left w:val="nil"/>
                  <w:bottom w:val="single" w:sz="4" w:space="0" w:color="auto"/>
                  <w:right w:val="nil"/>
                </w:tcBorders>
                <w:noWrap/>
                <w:hideMark/>
              </w:tcPr>
            </w:tcPrChange>
          </w:tcPr>
          <w:p w14:paraId="6BD4DAC0" w14:textId="77777777" w:rsidR="000D48EE" w:rsidRPr="00015210" w:rsidRDefault="000D48EE">
            <w:pPr>
              <w:jc w:val="center"/>
              <w:rPr>
                <w:color w:val="000000"/>
                <w:sz w:val="20"/>
                <w:szCs w:val="20"/>
              </w:rPr>
            </w:pPr>
            <w:r w:rsidRPr="00015210">
              <w:rPr>
                <w:color w:val="000000"/>
                <w:sz w:val="20"/>
                <w:szCs w:val="20"/>
              </w:rPr>
              <w:t>3,613</w:t>
            </w:r>
          </w:p>
        </w:tc>
        <w:tc>
          <w:tcPr>
            <w:tcW w:w="1300" w:type="dxa"/>
            <w:tcBorders>
              <w:top w:val="nil"/>
              <w:left w:val="nil"/>
              <w:bottom w:val="single" w:sz="4" w:space="0" w:color="auto"/>
              <w:right w:val="nil"/>
            </w:tcBorders>
            <w:noWrap/>
            <w:hideMark/>
            <w:tcPrChange w:id="1304" w:author="Xin Li" w:date="2026-08-22T07:59:00Z" w16du:dateUtc="2026-08-21T23:59:00Z">
              <w:tcPr>
                <w:tcW w:w="1300" w:type="dxa"/>
                <w:tcBorders>
                  <w:top w:val="nil"/>
                  <w:left w:val="nil"/>
                  <w:bottom w:val="single" w:sz="4" w:space="0" w:color="auto"/>
                  <w:right w:val="nil"/>
                </w:tcBorders>
                <w:noWrap/>
                <w:hideMark/>
              </w:tcPr>
            </w:tcPrChange>
          </w:tcPr>
          <w:p w14:paraId="5FD8DBED" w14:textId="77777777" w:rsidR="000D48EE" w:rsidRPr="00015210" w:rsidRDefault="000D48EE">
            <w:pPr>
              <w:jc w:val="center"/>
              <w:rPr>
                <w:color w:val="000000"/>
                <w:sz w:val="20"/>
                <w:szCs w:val="20"/>
              </w:rPr>
            </w:pPr>
            <w:r w:rsidRPr="00015210">
              <w:rPr>
                <w:color w:val="000000"/>
                <w:sz w:val="20"/>
                <w:szCs w:val="20"/>
              </w:rPr>
              <w:t>3,612</w:t>
            </w:r>
          </w:p>
        </w:tc>
        <w:tc>
          <w:tcPr>
            <w:tcW w:w="1300" w:type="dxa"/>
            <w:tcBorders>
              <w:top w:val="nil"/>
              <w:left w:val="nil"/>
              <w:bottom w:val="single" w:sz="4" w:space="0" w:color="auto"/>
              <w:right w:val="nil"/>
            </w:tcBorders>
            <w:noWrap/>
            <w:hideMark/>
            <w:tcPrChange w:id="1305" w:author="Xin Li" w:date="2026-08-22T07:59:00Z" w16du:dateUtc="2026-08-21T23:59:00Z">
              <w:tcPr>
                <w:tcW w:w="1300" w:type="dxa"/>
                <w:tcBorders>
                  <w:top w:val="nil"/>
                  <w:left w:val="nil"/>
                  <w:bottom w:val="single" w:sz="4" w:space="0" w:color="auto"/>
                  <w:right w:val="nil"/>
                </w:tcBorders>
                <w:noWrap/>
                <w:hideMark/>
              </w:tcPr>
            </w:tcPrChange>
          </w:tcPr>
          <w:p w14:paraId="1D7A0DC2" w14:textId="77777777" w:rsidR="000D48EE" w:rsidRPr="00015210" w:rsidRDefault="000D48EE">
            <w:pPr>
              <w:jc w:val="center"/>
              <w:rPr>
                <w:color w:val="000000"/>
                <w:sz w:val="20"/>
                <w:szCs w:val="20"/>
              </w:rPr>
            </w:pPr>
            <w:r w:rsidRPr="00015210">
              <w:rPr>
                <w:color w:val="000000"/>
                <w:sz w:val="20"/>
                <w:szCs w:val="20"/>
              </w:rPr>
              <w:t>2,727</w:t>
            </w:r>
          </w:p>
        </w:tc>
        <w:tc>
          <w:tcPr>
            <w:tcW w:w="1300" w:type="dxa"/>
            <w:tcBorders>
              <w:top w:val="nil"/>
              <w:left w:val="nil"/>
              <w:bottom w:val="single" w:sz="4" w:space="0" w:color="auto"/>
              <w:right w:val="nil"/>
            </w:tcBorders>
            <w:noWrap/>
            <w:hideMark/>
            <w:tcPrChange w:id="1306" w:author="Xin Li" w:date="2026-08-22T07:59:00Z" w16du:dateUtc="2026-08-21T23:59:00Z">
              <w:tcPr>
                <w:tcW w:w="1300" w:type="dxa"/>
                <w:tcBorders>
                  <w:top w:val="nil"/>
                  <w:left w:val="nil"/>
                  <w:bottom w:val="single" w:sz="4" w:space="0" w:color="auto"/>
                  <w:right w:val="nil"/>
                </w:tcBorders>
                <w:noWrap/>
                <w:hideMark/>
              </w:tcPr>
            </w:tcPrChange>
          </w:tcPr>
          <w:p w14:paraId="6E6E8C36" w14:textId="77777777" w:rsidR="000D48EE" w:rsidRPr="00015210" w:rsidRDefault="000D48EE">
            <w:pPr>
              <w:jc w:val="center"/>
              <w:rPr>
                <w:color w:val="000000"/>
                <w:sz w:val="20"/>
                <w:szCs w:val="20"/>
              </w:rPr>
            </w:pPr>
            <w:r w:rsidRPr="00015210">
              <w:rPr>
                <w:color w:val="000000"/>
                <w:sz w:val="20"/>
                <w:szCs w:val="20"/>
              </w:rPr>
              <w:t>2,726</w:t>
            </w:r>
          </w:p>
        </w:tc>
      </w:tr>
    </w:tbl>
    <w:p w14:paraId="45AC581C" w14:textId="3F9096C8" w:rsidR="00A20131" w:rsidRPr="00015210" w:rsidRDefault="00797DC6" w:rsidP="00797DC6">
      <w:pPr>
        <w:pStyle w:val="Notes"/>
      </w:pPr>
      <w:r w:rsidRPr="00015210">
        <w:t xml:space="preserve">Notes. </w:t>
      </w:r>
      <w:r w:rsidR="00C1485A" w:rsidRPr="00015210">
        <w:t xml:space="preserve">Standard errors in parentheses. </w:t>
      </w:r>
      <w:r w:rsidR="00C1485A" w:rsidRPr="00015210">
        <w:rPr>
          <w:rFonts w:ascii="Courier New" w:hAnsi="Courier New" w:cs="Courier New"/>
        </w:rPr>
        <w:t>.</w:t>
      </w:r>
      <w:r w:rsidR="00C1485A" w:rsidRPr="00015210">
        <w:t xml:space="preserve"> p&lt;0.1, </w:t>
      </w:r>
      <w:r w:rsidR="00C1485A" w:rsidRPr="00015210">
        <w:rPr>
          <w:rFonts w:ascii="Courier New" w:hAnsi="Courier New" w:cs="Courier New"/>
        </w:rPr>
        <w:t>*</w:t>
      </w:r>
      <w:r w:rsidR="00C1485A" w:rsidRPr="00015210">
        <w:t xml:space="preserve"> p&lt;0.05, </w:t>
      </w:r>
      <w:r w:rsidR="00C1485A" w:rsidRPr="00015210">
        <w:rPr>
          <w:rFonts w:ascii="Courier New" w:hAnsi="Courier New" w:cs="Courier New"/>
        </w:rPr>
        <w:t>**</w:t>
      </w:r>
      <w:r w:rsidR="00C1485A" w:rsidRPr="00015210">
        <w:t xml:space="preserve"> p&lt;0.01, </w:t>
      </w:r>
      <w:r w:rsidR="00C1485A" w:rsidRPr="00015210">
        <w:rPr>
          <w:rFonts w:ascii="Courier New" w:hAnsi="Courier New" w:cs="Courier New"/>
        </w:rPr>
        <w:t>***</w:t>
      </w:r>
      <w:r w:rsidR="00C1485A" w:rsidRPr="00015210">
        <w:t xml:space="preserve"> p&lt;0.001. </w:t>
      </w:r>
      <w:r w:rsidRPr="00015210">
        <w:t>Column 2 has fewer observations than Column 1 because computing answer quality is not possible for a small number of questions affected by connection issues. Columns 3 and 4 are estimated on questions with a first human answer, and the quality outcome requires generating a reference answer, both of which reduce the sample.</w:t>
      </w:r>
    </w:p>
    <w:p w14:paraId="37B7209E" w14:textId="318C294A" w:rsidR="00B51AB5" w:rsidRPr="00015210" w:rsidRDefault="00B51AB5" w:rsidP="00B51AB5">
      <w:pPr>
        <w:pStyle w:val="Paragraph0"/>
        <w:rPr>
          <w:color w:val="000000"/>
        </w:rPr>
      </w:pPr>
      <w:r w:rsidRPr="00015210">
        <w:rPr>
          <w:rFonts w:eastAsia="Times New Roman"/>
          <w:b/>
          <w:bCs/>
          <w:color w:val="000000"/>
          <w:szCs w:val="24"/>
        </w:rPr>
        <w:t xml:space="preserve">The label </w:t>
      </w:r>
      <w:del w:id="1307" w:author="Xin Li" w:date="2026-08-22T13:37:00Z" w16du:dateUtc="2026-08-22T05:37:00Z">
        <w:r w:rsidRPr="00015210" w:rsidDel="00745A6A">
          <w:rPr>
            <w:rFonts w:eastAsia="Times New Roman"/>
            <w:b/>
            <w:bCs/>
            <w:color w:val="000000"/>
            <w:szCs w:val="24"/>
          </w:rPr>
          <w:delText xml:space="preserve">component </w:delText>
        </w:r>
      </w:del>
      <w:ins w:id="1308" w:author="Xin Li" w:date="2026-08-22T13:37:00Z" w16du:dateUtc="2026-08-22T05:37:00Z">
        <w:r w:rsidR="00745A6A">
          <w:rPr>
            <w:rFonts w:eastAsia="Times New Roman"/>
            <w:b/>
            <w:bCs/>
            <w:color w:val="000000"/>
            <w:szCs w:val="24"/>
          </w:rPr>
          <w:t>effect</w:t>
        </w:r>
        <w:r w:rsidR="00745A6A" w:rsidRPr="00015210">
          <w:rPr>
            <w:rFonts w:eastAsia="Times New Roman"/>
            <w:b/>
            <w:bCs/>
            <w:color w:val="000000"/>
            <w:szCs w:val="24"/>
          </w:rPr>
          <w:t xml:space="preserve"> </w:t>
        </w:r>
      </w:ins>
      <w:r w:rsidRPr="00015210">
        <w:rPr>
          <w:rFonts w:eastAsia="Times New Roman"/>
          <w:b/>
          <w:bCs/>
          <w:color w:val="000000"/>
          <w:szCs w:val="24"/>
        </w:rPr>
        <w:t>(H1).</w:t>
      </w:r>
      <w:r w:rsidRPr="00015210">
        <w:rPr>
          <w:rFonts w:eastAsia="Times New Roman"/>
          <w:color w:val="000000"/>
          <w:szCs w:val="24"/>
        </w:rPr>
        <w:t xml:space="preserve"> The AI indicator is positive and significant (</w:t>
      </w:r>
      <w:r w:rsidR="00572CD6" w:rsidRPr="00015210">
        <w:rPr>
          <w:rFonts w:eastAsia="Times New Roman"/>
          <w:color w:val="000000"/>
          <w:szCs w:val="24"/>
        </w:rPr>
        <w:t>0.188</w:t>
      </w:r>
      <w:r w:rsidRPr="00015210">
        <w:rPr>
          <w:rFonts w:eastAsia="Times New Roman"/>
          <w:color w:val="000000"/>
          <w:szCs w:val="24"/>
        </w:rPr>
        <w:t>, p &lt; 0.0</w:t>
      </w:r>
      <w:r w:rsidR="00572CD6" w:rsidRPr="00015210">
        <w:rPr>
          <w:rFonts w:eastAsia="Times New Roman"/>
          <w:color w:val="000000"/>
          <w:szCs w:val="24"/>
        </w:rPr>
        <w:t>5</w:t>
      </w:r>
      <w:r w:rsidRPr="00015210">
        <w:rPr>
          <w:rFonts w:eastAsia="Times New Roman"/>
          <w:color w:val="000000"/>
          <w:szCs w:val="24"/>
        </w:rPr>
        <w:t xml:space="preserve">). Projected to an AI answer whose content contributes nothing, the presence of a labeled AI </w:t>
      </w:r>
      <w:r w:rsidRPr="00015210">
        <w:rPr>
          <w:rFonts w:eastAsia="Times New Roman"/>
          <w:color w:val="000000"/>
          <w:szCs w:val="24"/>
        </w:rPr>
        <w:lastRenderedPageBreak/>
        <w:t>answer raises rather than lowers the number of human answers a question attracts (i.e., AI label effect), consistent with contributors treating the AI as a weak competitor whose appearance invites a response. H1 is supported.</w:t>
      </w:r>
    </w:p>
    <w:p w14:paraId="076B199B" w14:textId="1A37DA4D" w:rsidR="00B51AB5" w:rsidRPr="00015210" w:rsidRDefault="00B51AB5" w:rsidP="00B51AB5">
      <w:pPr>
        <w:pStyle w:val="Paragraph0"/>
        <w:rPr>
          <w:rFonts w:eastAsia="Times New Roman"/>
          <w:color w:val="000000"/>
          <w:szCs w:val="24"/>
        </w:rPr>
      </w:pPr>
      <w:r w:rsidRPr="00015210">
        <w:rPr>
          <w:rFonts w:eastAsia="Times New Roman"/>
          <w:b/>
          <w:bCs/>
          <w:color w:val="000000"/>
          <w:szCs w:val="24"/>
        </w:rPr>
        <w:t xml:space="preserve">The length </w:t>
      </w:r>
      <w:del w:id="1309" w:author="Xin Li" w:date="2026-08-22T13:38:00Z" w16du:dateUtc="2026-08-22T05:38:00Z">
        <w:r w:rsidRPr="00015210" w:rsidDel="00745A6A">
          <w:rPr>
            <w:rFonts w:eastAsia="Times New Roman"/>
            <w:b/>
            <w:bCs/>
            <w:color w:val="000000"/>
            <w:szCs w:val="24"/>
          </w:rPr>
          <w:delText xml:space="preserve">slope </w:delText>
        </w:r>
      </w:del>
      <w:ins w:id="1310" w:author="Xin Li" w:date="2026-08-22T13:38:00Z" w16du:dateUtc="2026-08-22T05:38:00Z">
        <w:r w:rsidR="00745A6A">
          <w:rPr>
            <w:rFonts w:eastAsia="Times New Roman"/>
            <w:b/>
            <w:bCs/>
            <w:color w:val="000000"/>
            <w:szCs w:val="24"/>
          </w:rPr>
          <w:t>effect</w:t>
        </w:r>
        <w:r w:rsidR="00745A6A" w:rsidRPr="00015210">
          <w:rPr>
            <w:rFonts w:eastAsia="Times New Roman"/>
            <w:b/>
            <w:bCs/>
            <w:color w:val="000000"/>
            <w:szCs w:val="24"/>
          </w:rPr>
          <w:t xml:space="preserve"> </w:t>
        </w:r>
      </w:ins>
      <w:r w:rsidRPr="00015210">
        <w:rPr>
          <w:rFonts w:eastAsia="Times New Roman"/>
          <w:b/>
          <w:bCs/>
          <w:color w:val="000000"/>
          <w:szCs w:val="24"/>
        </w:rPr>
        <w:t>(H2).</w:t>
      </w:r>
      <w:r w:rsidRPr="00015210">
        <w:rPr>
          <w:rFonts w:eastAsia="Times New Roman"/>
          <w:color w:val="000000"/>
          <w:szCs w:val="24"/>
        </w:rPr>
        <w:t xml:space="preserve"> The interaction between the AI indicator and AI answer length is negative and significant (−0.046, p &lt; 0.</w:t>
      </w:r>
      <w:r w:rsidR="0036761E" w:rsidRPr="00015210">
        <w:rPr>
          <w:rFonts w:eastAsia="Times New Roman"/>
          <w:color w:val="000000"/>
          <w:szCs w:val="24"/>
        </w:rPr>
        <w:t>0</w:t>
      </w:r>
      <w:r w:rsidRPr="00015210">
        <w:rPr>
          <w:rFonts w:eastAsia="Times New Roman"/>
          <w:color w:val="000000"/>
          <w:szCs w:val="24"/>
        </w:rPr>
        <w:t xml:space="preserve">01). As the AI answer gets longer, the consequence of having it under the question becomes more adverse to human contribution. The magnitude is substantial relative to the pooled estimate in Column 1: a one-standard-deviation increase in </w:t>
      </w:r>
      <w:r w:rsidRPr="00015210">
        <w:rPr>
          <w:rFonts w:eastAsia="Times New Roman"/>
          <w:i/>
          <w:iCs/>
          <w:color w:val="000000"/>
          <w:szCs w:val="24"/>
        </w:rPr>
        <w:t>Length</w:t>
      </w:r>
      <w:r w:rsidRPr="00015210">
        <w:rPr>
          <w:rFonts w:eastAsia="Times New Roman"/>
          <w:i/>
          <w:iCs/>
          <w:color w:val="000000"/>
          <w:szCs w:val="24"/>
          <w:vertAlign w:val="subscript"/>
        </w:rPr>
        <w:t>i</w:t>
      </w:r>
      <w:r w:rsidRPr="00015210">
        <w:rPr>
          <w:rFonts w:eastAsia="Times New Roman"/>
          <w:color w:val="000000"/>
          <w:szCs w:val="24"/>
        </w:rPr>
        <w:t xml:space="preserve"> shifts the effect by roughly 2.502%, which is more than half the size of the average effect itself. H2 is supported.</w:t>
      </w:r>
    </w:p>
    <w:p w14:paraId="32C1F85F" w14:textId="2B7334EC" w:rsidR="00B51AB5" w:rsidRPr="00015210" w:rsidRDefault="00B51AB5" w:rsidP="00B51AB5">
      <w:pPr>
        <w:pStyle w:val="Paragraph0"/>
      </w:pPr>
      <w:r w:rsidRPr="00015210">
        <w:rPr>
          <w:b/>
          <w:bCs/>
        </w:rPr>
        <w:t xml:space="preserve">The quality </w:t>
      </w:r>
      <w:del w:id="1311" w:author="Xin Li" w:date="2026-08-22T13:38:00Z" w16du:dateUtc="2026-08-22T05:38:00Z">
        <w:r w:rsidRPr="00015210" w:rsidDel="00745A6A">
          <w:rPr>
            <w:b/>
            <w:bCs/>
          </w:rPr>
          <w:delText xml:space="preserve">slope </w:delText>
        </w:r>
      </w:del>
      <w:ins w:id="1312" w:author="Xin Li" w:date="2026-08-22T13:38:00Z" w16du:dateUtc="2026-08-22T05:38:00Z">
        <w:r w:rsidR="00745A6A">
          <w:rPr>
            <w:b/>
            <w:bCs/>
          </w:rPr>
          <w:t>effect</w:t>
        </w:r>
        <w:r w:rsidR="00745A6A" w:rsidRPr="00015210">
          <w:rPr>
            <w:b/>
            <w:bCs/>
          </w:rPr>
          <w:t xml:space="preserve"> </w:t>
        </w:r>
      </w:ins>
      <w:r w:rsidRPr="00015210">
        <w:rPr>
          <w:b/>
          <w:bCs/>
        </w:rPr>
        <w:t>(H3).</w:t>
      </w:r>
      <w:r w:rsidRPr="00015210">
        <w:t xml:space="preserve"> The interaction with AI answer quality is small and statistically indistinguishable from zero (0.004, s.e. 0.004). The consequence of having an AI answer under a question does not depend on how good that answer is. This is the prediction that separates our account from a capability-deterrence account, under which better AI should deter more. We did not find evidence to reject </w:t>
      </w:r>
      <w:ins w:id="1313" w:author="Xin Li" w:date="2026-08-22T13:38:00Z" w16du:dateUtc="2026-08-22T05:38:00Z">
        <w:r w:rsidR="00745A6A">
          <w:t xml:space="preserve">the null hypothesis of </w:t>
        </w:r>
      </w:ins>
      <w:r w:rsidRPr="00015210">
        <w:t xml:space="preserve">H3. </w:t>
      </w:r>
    </w:p>
    <w:p w14:paraId="7ACF5FEF" w14:textId="0BC69F0C" w:rsidR="00B51AB5" w:rsidRPr="00015210" w:rsidRDefault="00B51AB5" w:rsidP="00B51AB5">
      <w:pPr>
        <w:pStyle w:val="Paragraph0"/>
      </w:pPr>
      <w:r w:rsidRPr="00015210">
        <w:rPr>
          <w:rFonts w:eastAsia="Times New Roman"/>
          <w:color w:val="000000"/>
          <w:szCs w:val="24"/>
        </w:rPr>
        <w:t xml:space="preserve">Together the three coefficients describe </w:t>
      </w:r>
      <w:del w:id="1314" w:author="Xin Li" w:date="2026-08-22T13:38:00Z" w16du:dateUtc="2026-08-22T05:38:00Z">
        <w:r w:rsidRPr="00015210" w:rsidDel="00745A6A">
          <w:rPr>
            <w:rFonts w:eastAsia="Times New Roman"/>
            <w:color w:val="000000"/>
            <w:szCs w:val="24"/>
          </w:rPr>
          <w:delText>a function rather than an effect.</w:delText>
        </w:r>
      </w:del>
      <w:ins w:id="1315" w:author="Xin Li" w:date="2026-08-22T13:38:00Z" w16du:dateUtc="2026-08-22T05:38:00Z">
        <w:r w:rsidR="00745A6A">
          <w:rPr>
            <w:rFonts w:eastAsia="Times New Roman"/>
            <w:color w:val="000000"/>
            <w:szCs w:val="24"/>
          </w:rPr>
          <w:t>that</w:t>
        </w:r>
      </w:ins>
      <w:del w:id="1316" w:author="Xin Li" w:date="2026-08-22T13:39:00Z" w16du:dateUtc="2026-08-22T05:39:00Z">
        <w:r w:rsidRPr="00015210" w:rsidDel="00745A6A">
          <w:rPr>
            <w:rFonts w:eastAsia="Times New Roman"/>
            <w:color w:val="000000"/>
            <w:szCs w:val="24"/>
          </w:rPr>
          <w:delText xml:space="preserve"> Where the AI answer</w:delText>
        </w:r>
        <w:r w:rsidR="00534D0B" w:rsidRPr="00015210" w:rsidDel="00745A6A">
          <w:rPr>
            <w:rFonts w:eastAsia="Times New Roman"/>
            <w:color w:val="000000"/>
            <w:szCs w:val="24"/>
          </w:rPr>
          <w:delText>’</w:delText>
        </w:r>
        <w:r w:rsidRPr="00015210" w:rsidDel="00745A6A">
          <w:rPr>
            <w:rFonts w:eastAsia="Times New Roman"/>
            <w:color w:val="000000"/>
            <w:szCs w:val="24"/>
          </w:rPr>
          <w:delText>s content is thin,</w:delText>
        </w:r>
      </w:del>
      <w:r w:rsidRPr="00015210">
        <w:rPr>
          <w:rFonts w:eastAsia="Times New Roman"/>
          <w:color w:val="000000"/>
          <w:szCs w:val="24"/>
        </w:rPr>
        <w:t xml:space="preserve"> having an AI answer under the question draws human contribution</w:t>
      </w:r>
      <w:ins w:id="1317" w:author="Xin Li" w:date="2026-08-22T13:39:00Z" w16du:dateUtc="2026-08-22T05:39:00Z">
        <w:r w:rsidR="00745A6A" w:rsidRPr="00745A6A">
          <w:rPr>
            <w:rFonts w:eastAsia="Times New Roman"/>
            <w:color w:val="000000"/>
            <w:szCs w:val="24"/>
          </w:rPr>
          <w:t xml:space="preserve"> </w:t>
        </w:r>
        <w:r w:rsidR="00745A6A">
          <w:rPr>
            <w:rFonts w:eastAsia="Times New Roman"/>
            <w:color w:val="000000"/>
            <w:szCs w:val="24"/>
          </w:rPr>
          <w:t>w</w:t>
        </w:r>
        <w:r w:rsidR="00745A6A" w:rsidRPr="00015210">
          <w:rPr>
            <w:rFonts w:eastAsia="Times New Roman"/>
            <w:color w:val="000000"/>
            <w:szCs w:val="24"/>
          </w:rPr>
          <w:t>here the AI answer’s content is thin</w:t>
        </w:r>
        <w:r w:rsidR="00745A6A">
          <w:rPr>
            <w:rFonts w:eastAsia="Times New Roman"/>
            <w:color w:val="000000"/>
            <w:szCs w:val="24"/>
          </w:rPr>
          <w:t>.</w:t>
        </w:r>
      </w:ins>
      <w:del w:id="1318" w:author="Xin Li" w:date="2026-08-22T13:39:00Z" w16du:dateUtc="2026-08-22T05:39:00Z">
        <w:r w:rsidRPr="00015210" w:rsidDel="00745A6A">
          <w:rPr>
            <w:rFonts w:eastAsia="Times New Roman"/>
            <w:color w:val="000000"/>
            <w:szCs w:val="24"/>
          </w:rPr>
          <w:delText>;</w:delText>
        </w:r>
      </w:del>
      <w:r w:rsidRPr="00015210">
        <w:rPr>
          <w:rFonts w:eastAsia="Times New Roman"/>
          <w:color w:val="000000"/>
          <w:szCs w:val="24"/>
        </w:rPr>
        <w:t xml:space="preserve"> </w:t>
      </w:r>
      <w:ins w:id="1319" w:author="Xin Li" w:date="2026-08-22T13:39:00Z" w16du:dateUtc="2026-08-22T05:39:00Z">
        <w:r w:rsidR="00745A6A">
          <w:rPr>
            <w:rFonts w:eastAsia="Times New Roman"/>
            <w:color w:val="000000"/>
            <w:szCs w:val="24"/>
          </w:rPr>
          <w:t>A</w:t>
        </w:r>
      </w:ins>
      <w:del w:id="1320" w:author="Xin Li" w:date="2026-08-22T13:39:00Z" w16du:dateUtc="2026-08-22T05:39:00Z">
        <w:r w:rsidRPr="00015210" w:rsidDel="00745A6A">
          <w:rPr>
            <w:rFonts w:eastAsia="Times New Roman"/>
            <w:color w:val="000000"/>
            <w:szCs w:val="24"/>
          </w:rPr>
          <w:delText>a</w:delText>
        </w:r>
      </w:del>
      <w:r w:rsidRPr="00015210">
        <w:rPr>
          <w:rFonts w:eastAsia="Times New Roman"/>
          <w:color w:val="000000"/>
          <w:szCs w:val="24"/>
        </w:rPr>
        <w:t>s content thickens, the draw weakens and then reverses.</w:t>
      </w:r>
    </w:p>
    <w:bookmarkEnd w:id="1226"/>
    <w:p w14:paraId="2100D34E" w14:textId="716C989A" w:rsidR="00B51AB5" w:rsidRPr="00015210" w:rsidRDefault="00B51AB5" w:rsidP="00B51AB5">
      <w:pPr>
        <w:pStyle w:val="Heading2"/>
        <w:rPr>
          <w:lang w:eastAsia="zh-CN"/>
        </w:rPr>
      </w:pPr>
      <w:r w:rsidRPr="00015210">
        <w:rPr>
          <w:lang w:eastAsia="zh-CN"/>
        </w:rPr>
        <w:t>How the Effect on Answer Quality Varies with the AI Answer</w:t>
      </w:r>
    </w:p>
    <w:p w14:paraId="3F6CA7BF" w14:textId="3A84D523" w:rsidR="00B51AB5" w:rsidRPr="00015210" w:rsidRDefault="00B51AB5" w:rsidP="00B76B85">
      <w:pPr>
        <w:pStyle w:val="Paragraph0"/>
      </w:pPr>
      <w:r w:rsidRPr="00015210">
        <w:t xml:space="preserve">Columns 3 and 4 </w:t>
      </w:r>
      <w:ins w:id="1321" w:author="Xin Li" w:date="2026-08-22T13:39:00Z" w16du:dateUtc="2026-08-22T05:39:00Z">
        <w:r w:rsidR="00745A6A">
          <w:t xml:space="preserve">of Table </w:t>
        </w:r>
      </w:ins>
      <w:ins w:id="1322" w:author="Xin Li" w:date="2026-08-22T13:40:00Z" w16du:dateUtc="2026-08-22T05:40:00Z">
        <w:r w:rsidR="00745A6A">
          <w:t xml:space="preserve">3 </w:t>
        </w:r>
      </w:ins>
      <w:r w:rsidRPr="00015210">
        <w:t xml:space="preserve">study the effect of internal GenAI-generated answers on </w:t>
      </w:r>
      <w:r w:rsidR="002B3B5F" w:rsidRPr="00015210">
        <w:t xml:space="preserve">the </w:t>
      </w:r>
      <w:r w:rsidRPr="00015210">
        <w:t>quality of the first human answer.</w:t>
      </w:r>
      <w:r w:rsidR="002B3B5F" w:rsidRPr="00015210">
        <w:t xml:space="preserve"> Column 3 shows that the average effect of internal GenAI on the quality of the first human answer is small and statistically insignificant (0.072, s.e. 0.083), and we proceed to examine how this average effect is composed through the AI content profile in Column 4.</w:t>
      </w:r>
    </w:p>
    <w:p w14:paraId="3F0407BE" w14:textId="020CA7C3" w:rsidR="00B51AB5" w:rsidRPr="00015210" w:rsidRDefault="00B51AB5" w:rsidP="00FF7594">
      <w:pPr>
        <w:pStyle w:val="Paragraph0"/>
        <w:rPr>
          <w:rFonts w:eastAsia="Times New Roman"/>
          <w:color w:val="000000"/>
          <w:szCs w:val="24"/>
        </w:rPr>
      </w:pPr>
      <w:r w:rsidRPr="00015210">
        <w:rPr>
          <w:rFonts w:eastAsia="Times New Roman"/>
          <w:b/>
          <w:bCs/>
          <w:color w:val="000000"/>
          <w:szCs w:val="24"/>
        </w:rPr>
        <w:lastRenderedPageBreak/>
        <w:t xml:space="preserve">The label </w:t>
      </w:r>
      <w:del w:id="1323" w:author="Xin Li" w:date="2026-08-22T13:43:00Z" w16du:dateUtc="2026-08-22T05:43:00Z">
        <w:r w:rsidRPr="00015210" w:rsidDel="00745A6A">
          <w:rPr>
            <w:rFonts w:eastAsia="Times New Roman"/>
            <w:b/>
            <w:bCs/>
            <w:color w:val="000000"/>
            <w:szCs w:val="24"/>
          </w:rPr>
          <w:delText xml:space="preserve">component </w:delText>
        </w:r>
      </w:del>
      <w:ins w:id="1324" w:author="Xin Li" w:date="2026-08-22T13:43:00Z" w16du:dateUtc="2026-08-22T05:43:00Z">
        <w:r w:rsidR="00745A6A">
          <w:rPr>
            <w:rFonts w:eastAsia="Times New Roman"/>
            <w:b/>
            <w:bCs/>
            <w:color w:val="000000"/>
            <w:szCs w:val="24"/>
          </w:rPr>
          <w:t>effect</w:t>
        </w:r>
        <w:r w:rsidR="00745A6A" w:rsidRPr="00015210">
          <w:rPr>
            <w:rFonts w:eastAsia="Times New Roman"/>
            <w:b/>
            <w:bCs/>
            <w:color w:val="000000"/>
            <w:szCs w:val="24"/>
          </w:rPr>
          <w:t xml:space="preserve"> </w:t>
        </w:r>
      </w:ins>
      <w:r w:rsidRPr="00015210">
        <w:rPr>
          <w:rFonts w:eastAsia="Times New Roman"/>
          <w:b/>
          <w:bCs/>
          <w:color w:val="000000"/>
          <w:szCs w:val="24"/>
        </w:rPr>
        <w:t>(H4).</w:t>
      </w:r>
      <w:r w:rsidRPr="00015210">
        <w:rPr>
          <w:rFonts w:eastAsia="Times New Roman"/>
          <w:color w:val="000000"/>
          <w:szCs w:val="24"/>
        </w:rPr>
        <w:t xml:space="preserve"> The AI indicator is non-significant (0.</w:t>
      </w:r>
      <w:r w:rsidR="000D48EE" w:rsidRPr="00015210">
        <w:rPr>
          <w:rFonts w:eastAsia="Times New Roman"/>
          <w:color w:val="000000"/>
          <w:szCs w:val="24"/>
        </w:rPr>
        <w:t>411</w:t>
      </w:r>
      <w:r w:rsidRPr="00015210">
        <w:rPr>
          <w:rFonts w:eastAsia="Times New Roman"/>
          <w:color w:val="000000"/>
          <w:szCs w:val="24"/>
        </w:rPr>
        <w:t xml:space="preserve">, </w:t>
      </w:r>
      <w:r w:rsidR="00B76B85" w:rsidRPr="00015210">
        <w:rPr>
          <w:rFonts w:eastAsia="Times New Roman"/>
          <w:color w:val="000000"/>
          <w:szCs w:val="24"/>
        </w:rPr>
        <w:t>s.e. 0.</w:t>
      </w:r>
      <w:r w:rsidR="00243D35" w:rsidRPr="00015210">
        <w:rPr>
          <w:rFonts w:eastAsia="Times New Roman"/>
          <w:color w:val="000000"/>
          <w:szCs w:val="24"/>
        </w:rPr>
        <w:t>7</w:t>
      </w:r>
      <w:r w:rsidR="000D48EE" w:rsidRPr="00015210">
        <w:rPr>
          <w:rFonts w:eastAsia="Times New Roman"/>
          <w:color w:val="000000"/>
          <w:szCs w:val="24"/>
        </w:rPr>
        <w:t>18</w:t>
      </w:r>
      <w:r w:rsidRPr="00015210">
        <w:rPr>
          <w:rFonts w:eastAsia="Times New Roman"/>
          <w:color w:val="000000"/>
          <w:szCs w:val="24"/>
        </w:rPr>
        <w:t xml:space="preserve">). The sign is </w:t>
      </w:r>
      <w:r w:rsidR="00B27CC5" w:rsidRPr="00015210">
        <w:rPr>
          <w:rFonts w:eastAsia="Times New Roman"/>
          <w:color w:val="000000"/>
          <w:szCs w:val="24"/>
        </w:rPr>
        <w:t xml:space="preserve">different from </w:t>
      </w:r>
      <w:r w:rsidRPr="00015210">
        <w:rPr>
          <w:rFonts w:eastAsia="Times New Roman"/>
          <w:color w:val="000000"/>
          <w:szCs w:val="24"/>
        </w:rPr>
        <w:t xml:space="preserve">the one H4 predicts: having judged the </w:t>
      </w:r>
      <w:del w:id="1325" w:author="Xin Li" w:date="2026-08-22T07:37:00Z" w16du:dateUtc="2026-08-21T23:37:00Z">
        <w:r w:rsidRPr="00015210" w:rsidDel="004E55FA">
          <w:rPr>
            <w:rFonts w:eastAsia="Times New Roman"/>
            <w:color w:val="000000"/>
            <w:szCs w:val="24"/>
          </w:rPr>
          <w:delText>rival</w:delText>
        </w:r>
      </w:del>
      <w:ins w:id="1326" w:author="Xin Li" w:date="2026-08-22T07:37:00Z" w16du:dateUtc="2026-08-21T23:37:00Z">
        <w:r w:rsidR="004E55FA">
          <w:rPr>
            <w:rFonts w:eastAsia="Times New Roman"/>
            <w:color w:val="000000"/>
            <w:szCs w:val="24"/>
          </w:rPr>
          <w:t>competitor</w:t>
        </w:r>
      </w:ins>
      <w:r w:rsidRPr="00015210">
        <w:rPr>
          <w:rFonts w:eastAsia="Times New Roman"/>
          <w:color w:val="000000"/>
          <w:szCs w:val="24"/>
        </w:rPr>
        <w:t xml:space="preserve"> weak, the answerer supplies only the effort needed to beat it. </w:t>
      </w:r>
      <w:r w:rsidR="00B76B85" w:rsidRPr="00015210">
        <w:rPr>
          <w:rFonts w:eastAsia="Times New Roman"/>
          <w:color w:val="000000"/>
          <w:szCs w:val="24"/>
        </w:rPr>
        <w:t>However, due to the insignificance, w</w:t>
      </w:r>
      <w:r w:rsidRPr="00015210">
        <w:rPr>
          <w:rFonts w:eastAsia="Times New Roman"/>
          <w:color w:val="000000"/>
          <w:szCs w:val="24"/>
        </w:rPr>
        <w:t xml:space="preserve">e report H4 as </w:t>
      </w:r>
      <w:r w:rsidR="00B27CC5" w:rsidRPr="00015210">
        <w:rPr>
          <w:rFonts w:eastAsia="Times New Roman"/>
          <w:color w:val="000000"/>
          <w:szCs w:val="24"/>
        </w:rPr>
        <w:t xml:space="preserve">not supported </w:t>
      </w:r>
      <w:r w:rsidRPr="00015210">
        <w:rPr>
          <w:rFonts w:eastAsia="Times New Roman"/>
          <w:color w:val="000000"/>
          <w:szCs w:val="24"/>
        </w:rPr>
        <w:t xml:space="preserve">rather than </w:t>
      </w:r>
      <w:r w:rsidR="00B27CC5" w:rsidRPr="00015210">
        <w:rPr>
          <w:rFonts w:eastAsia="Times New Roman"/>
          <w:color w:val="000000"/>
          <w:szCs w:val="24"/>
        </w:rPr>
        <w:t xml:space="preserve">a </w:t>
      </w:r>
      <w:r w:rsidRPr="00015210">
        <w:rPr>
          <w:rFonts w:eastAsia="Times New Roman"/>
          <w:color w:val="000000"/>
          <w:szCs w:val="24"/>
        </w:rPr>
        <w:t xml:space="preserve">conclusive </w:t>
      </w:r>
      <w:r w:rsidR="00B27CC5" w:rsidRPr="00015210">
        <w:rPr>
          <w:rFonts w:eastAsia="Times New Roman"/>
          <w:color w:val="000000"/>
          <w:szCs w:val="24"/>
        </w:rPr>
        <w:t>reject</w:t>
      </w:r>
      <w:r w:rsidRPr="00015210">
        <w:rPr>
          <w:rFonts w:eastAsia="Times New Roman"/>
          <w:color w:val="000000"/>
          <w:szCs w:val="24"/>
        </w:rPr>
        <w:t>.</w:t>
      </w:r>
    </w:p>
    <w:p w14:paraId="3EDA3576" w14:textId="0F361453" w:rsidR="00B51AB5" w:rsidRPr="00015210" w:rsidRDefault="00B51AB5" w:rsidP="00B51AB5">
      <w:pPr>
        <w:pStyle w:val="Paragraph0"/>
      </w:pPr>
      <w:r w:rsidRPr="00015210">
        <w:rPr>
          <w:b/>
          <w:bCs/>
        </w:rPr>
        <w:t xml:space="preserve">The length </w:t>
      </w:r>
      <w:del w:id="1327" w:author="Xin Li" w:date="2026-08-22T13:43:00Z" w16du:dateUtc="2026-08-22T05:43:00Z">
        <w:r w:rsidRPr="00015210" w:rsidDel="00745A6A">
          <w:rPr>
            <w:b/>
            <w:bCs/>
          </w:rPr>
          <w:delText xml:space="preserve">slope </w:delText>
        </w:r>
      </w:del>
      <w:ins w:id="1328" w:author="Xin Li" w:date="2026-08-22T13:43:00Z" w16du:dateUtc="2026-08-22T05:43:00Z">
        <w:r w:rsidR="00745A6A">
          <w:rPr>
            <w:b/>
            <w:bCs/>
          </w:rPr>
          <w:t>effect</w:t>
        </w:r>
        <w:r w:rsidR="00745A6A" w:rsidRPr="00015210">
          <w:rPr>
            <w:b/>
            <w:bCs/>
          </w:rPr>
          <w:t xml:space="preserve"> </w:t>
        </w:r>
      </w:ins>
      <w:r w:rsidRPr="00015210">
        <w:rPr>
          <w:b/>
          <w:bCs/>
        </w:rPr>
        <w:t>(H5).</w:t>
      </w:r>
      <w:r w:rsidRPr="00015210">
        <w:t xml:space="preserve"> The interaction with AI answer length is small and insignificant (−0.</w:t>
      </w:r>
      <w:r w:rsidR="000D48EE" w:rsidRPr="00015210">
        <w:t>204</w:t>
      </w:r>
      <w:r w:rsidRPr="00015210">
        <w:t>, s.e. 0.</w:t>
      </w:r>
      <w:r w:rsidR="007B216C" w:rsidRPr="00015210">
        <w:t>1</w:t>
      </w:r>
      <w:r w:rsidR="00243D35" w:rsidRPr="00015210">
        <w:t>28</w:t>
      </w:r>
      <w:r w:rsidRPr="00015210">
        <w:t>). How much of the question the AI answer covers does not change how good the human answer is</w:t>
      </w:r>
      <w:r w:rsidR="007B216C" w:rsidRPr="00015210">
        <w:t>, which is consistent with our theoretical development</w:t>
      </w:r>
      <w:r w:rsidRPr="00015210">
        <w:t xml:space="preserve">. </w:t>
      </w:r>
      <w:r w:rsidR="007B216C" w:rsidRPr="00015210">
        <w:t>We did not find evidence to reject H5.</w:t>
      </w:r>
    </w:p>
    <w:p w14:paraId="1905703F" w14:textId="3C066A3F" w:rsidR="002F3285" w:rsidRPr="00015210" w:rsidRDefault="00B51AB5" w:rsidP="002F3285">
      <w:pPr>
        <w:pStyle w:val="Paragraph0"/>
      </w:pPr>
      <w:r w:rsidRPr="00015210">
        <w:rPr>
          <w:b/>
          <w:bCs/>
        </w:rPr>
        <w:t xml:space="preserve">The quality </w:t>
      </w:r>
      <w:del w:id="1329" w:author="Xin Li" w:date="2026-08-22T13:43:00Z" w16du:dateUtc="2026-08-22T05:43:00Z">
        <w:r w:rsidRPr="00015210" w:rsidDel="00745A6A">
          <w:rPr>
            <w:b/>
            <w:bCs/>
          </w:rPr>
          <w:delText xml:space="preserve">slope </w:delText>
        </w:r>
      </w:del>
      <w:ins w:id="1330" w:author="Xin Li" w:date="2026-08-22T13:43:00Z" w16du:dateUtc="2026-08-22T05:43:00Z">
        <w:r w:rsidR="00745A6A">
          <w:rPr>
            <w:b/>
            <w:bCs/>
          </w:rPr>
          <w:t>effect</w:t>
        </w:r>
        <w:r w:rsidR="00745A6A" w:rsidRPr="00015210">
          <w:rPr>
            <w:b/>
            <w:bCs/>
          </w:rPr>
          <w:t xml:space="preserve"> </w:t>
        </w:r>
      </w:ins>
      <w:r w:rsidRPr="00015210">
        <w:rPr>
          <w:b/>
          <w:bCs/>
        </w:rPr>
        <w:t>(H6).</w:t>
      </w:r>
      <w:r w:rsidRPr="00015210">
        <w:t xml:space="preserve"> The interaction between the AI indicator and AI answer quality is positive and significant (0.</w:t>
      </w:r>
      <w:r w:rsidR="000D48EE" w:rsidRPr="00015210">
        <w:t>114</w:t>
      </w:r>
      <w:r w:rsidRPr="00015210">
        <w:t>, p &lt; 0.0</w:t>
      </w:r>
      <w:r w:rsidR="000D48EE" w:rsidRPr="00015210">
        <w:t>1</w:t>
      </w:r>
      <w:r w:rsidRPr="00015210">
        <w:t xml:space="preserve">). The better the AI answer, the higher the quality of the human answer that follows it. </w:t>
      </w:r>
      <w:r w:rsidR="002F3285" w:rsidRPr="00015210">
        <w:t xml:space="preserve">This is consistent with our theoretical explanation: when AI sets a higher benchmark in the competition, human contributors respond with higher quality answers. </w:t>
      </w:r>
      <w:r w:rsidRPr="00015210">
        <w:t>Over the observed range of AI answer quality</w:t>
      </w:r>
      <w:r w:rsidR="00B27CC5" w:rsidRPr="00015210">
        <w:t>,</w:t>
      </w:r>
      <w:r w:rsidRPr="00015210">
        <w:t xml:space="preserve"> roughly [</w:t>
      </w:r>
      <w:r w:rsidR="007B216C" w:rsidRPr="00015210">
        <w:t>5.359, 8.845</w:t>
      </w:r>
      <w:r w:rsidRPr="00015210">
        <w:t>]</w:t>
      </w:r>
      <w:r w:rsidR="00B27CC5" w:rsidRPr="00015210">
        <w:t xml:space="preserve"> </w:t>
      </w:r>
      <w:r w:rsidR="007B216C" w:rsidRPr="00015210">
        <w:t>(mean ± 1 SD)</w:t>
      </w:r>
      <w:r w:rsidR="00B27CC5" w:rsidRPr="00015210">
        <w:t xml:space="preserve">, </w:t>
      </w:r>
      <w:r w:rsidRPr="00015210">
        <w:t xml:space="preserve">this slope implies </w:t>
      </w:r>
      <w:r w:rsidR="00B27CC5" w:rsidRPr="00015210">
        <w:t>the</w:t>
      </w:r>
      <w:r w:rsidR="00B67429" w:rsidRPr="00015210">
        <w:t xml:space="preserve"> effect of AI with a typical AI quality level on human quality</w:t>
      </w:r>
      <w:r w:rsidR="00B27CC5" w:rsidRPr="00015210">
        <w:t xml:space="preserve"> is approximately</w:t>
      </w:r>
      <w:r w:rsidR="00B67429" w:rsidRPr="00015210">
        <w:t xml:space="preserve"> </w:t>
      </w:r>
      <w:r w:rsidRPr="00015210">
        <w:t>[</w:t>
      </w:r>
      <w:r w:rsidR="00C07449" w:rsidRPr="00015210">
        <w:t>0.611, 1.008</w:t>
      </w:r>
      <w:r w:rsidRPr="00015210">
        <w:t>] in human answer quality</w:t>
      </w:r>
      <w:r w:rsidR="00C07449" w:rsidRPr="00015210">
        <w:t xml:space="preserve"> score</w:t>
      </w:r>
      <w:r w:rsidRPr="00015210">
        <w:t>, or [</w:t>
      </w:r>
      <w:r w:rsidR="00C07449" w:rsidRPr="00015210">
        <w:t xml:space="preserve">0.295, </w:t>
      </w:r>
      <w:r w:rsidR="002F3285" w:rsidRPr="00015210">
        <w:t>0</w:t>
      </w:r>
      <w:r w:rsidR="00C07449" w:rsidRPr="00015210">
        <w:t>.486</w:t>
      </w:r>
      <w:r w:rsidRPr="00015210">
        <w:t>] standard deviations of the outcome. H6 is supported.</w:t>
      </w:r>
    </w:p>
    <w:p w14:paraId="117BB3B4" w14:textId="7B25FDB2" w:rsidR="002F3285" w:rsidRPr="00015210" w:rsidRDefault="002F3285" w:rsidP="006F368B">
      <w:pPr>
        <w:pStyle w:val="Heading2"/>
      </w:pPr>
      <w:r w:rsidRPr="00015210">
        <w:t>The Pattern as a Whole</w:t>
      </w:r>
    </w:p>
    <w:p w14:paraId="67FD3ADC" w14:textId="48D43CE3" w:rsidR="00767B04" w:rsidRPr="00015210" w:rsidDel="002D1C42" w:rsidRDefault="00767B04" w:rsidP="004D1041">
      <w:pPr>
        <w:pStyle w:val="Paragraph0"/>
        <w:rPr>
          <w:del w:id="1331" w:author="Xin Li" w:date="2026-08-22T13:46:00Z" w16du:dateUtc="2026-08-22T05:46:00Z"/>
        </w:rPr>
      </w:pPr>
      <w:del w:id="1332" w:author="Xin Li" w:date="2026-08-22T13:46:00Z" w16du:dateUtc="2026-08-22T05:46:00Z">
        <w:r w:rsidRPr="00015210" w:rsidDel="002D1C42">
          <w:delText xml:space="preserve">Table </w:delText>
        </w:r>
      </w:del>
      <w:del w:id="1333" w:author="Xin Li" w:date="2026-08-22T13:40:00Z" w16du:dateUtc="2026-08-22T05:40:00Z">
        <w:r w:rsidRPr="00015210" w:rsidDel="00745A6A">
          <w:delText xml:space="preserve">6 </w:delText>
        </w:r>
      </w:del>
      <w:del w:id="1334" w:author="Xin Li" w:date="2026-08-22T13:46:00Z" w16du:dateUtc="2026-08-22T05:46:00Z">
        <w:r w:rsidRPr="00015210" w:rsidDel="002D1C42">
          <w:delText>sets the six tests against their predictions.</w:delText>
        </w:r>
      </w:del>
    </w:p>
    <w:p w14:paraId="78C7FE5B" w14:textId="513DFB43" w:rsidR="00767B04" w:rsidRPr="00015210" w:rsidRDefault="00767B04" w:rsidP="004D1041">
      <w:pPr>
        <w:pStyle w:val="TableFiguretitle"/>
      </w:pPr>
      <w:r w:rsidRPr="00015210">
        <w:t xml:space="preserve">Table </w:t>
      </w:r>
      <w:ins w:id="1335" w:author="Xin Li" w:date="2026-08-22T13:40:00Z" w16du:dateUtc="2026-08-22T05:40:00Z">
        <w:r w:rsidR="00745A6A">
          <w:t>4</w:t>
        </w:r>
      </w:ins>
      <w:del w:id="1336" w:author="Xin Li" w:date="2026-08-22T13:40:00Z" w16du:dateUtc="2026-08-22T05:40:00Z">
        <w:r w:rsidRPr="00015210" w:rsidDel="00745A6A">
          <w:delText>6</w:delText>
        </w:r>
      </w:del>
      <w:r w:rsidRPr="00015210">
        <w:t>. Predictions and results</w:t>
      </w:r>
    </w:p>
    <w:tbl>
      <w:tblPr>
        <w:tblStyle w:val="TableGrid"/>
        <w:tblW w:w="0" w:type="auto"/>
        <w:tblLook w:val="04A0" w:firstRow="1" w:lastRow="0" w:firstColumn="1" w:lastColumn="0" w:noHBand="0" w:noVBand="1"/>
      </w:tblPr>
      <w:tblGrid>
        <w:gridCol w:w="990"/>
        <w:gridCol w:w="4292"/>
        <w:gridCol w:w="4068"/>
      </w:tblGrid>
      <w:tr w:rsidR="00767B04" w:rsidRPr="00015210" w14:paraId="6959C7C7" w14:textId="77777777" w:rsidTr="004D1041">
        <w:tc>
          <w:tcPr>
            <w:tcW w:w="0" w:type="auto"/>
            <w:hideMark/>
          </w:tcPr>
          <w:p w14:paraId="2B75F39A" w14:textId="77777777" w:rsidR="00767B04" w:rsidRPr="00015210" w:rsidRDefault="00767B04" w:rsidP="00E83740">
            <w:pPr>
              <w:rPr>
                <w:color w:val="000000"/>
              </w:rPr>
            </w:pPr>
          </w:p>
        </w:tc>
        <w:tc>
          <w:tcPr>
            <w:tcW w:w="0" w:type="auto"/>
            <w:hideMark/>
          </w:tcPr>
          <w:p w14:paraId="670F2F3D" w14:textId="77777777" w:rsidR="00767B04" w:rsidRPr="00015210" w:rsidRDefault="00767B04" w:rsidP="00E83740">
            <w:pPr>
              <w:jc w:val="center"/>
              <w:rPr>
                <w:b/>
                <w:bCs/>
              </w:rPr>
            </w:pPr>
            <w:r w:rsidRPr="00015210">
              <w:rPr>
                <w:b/>
                <w:bCs/>
              </w:rPr>
              <w:t>Answer supply (entry)</w:t>
            </w:r>
          </w:p>
        </w:tc>
        <w:tc>
          <w:tcPr>
            <w:tcW w:w="0" w:type="auto"/>
            <w:hideMark/>
          </w:tcPr>
          <w:p w14:paraId="4C941E43" w14:textId="77777777" w:rsidR="00767B04" w:rsidRPr="00015210" w:rsidRDefault="00767B04" w:rsidP="00E83740">
            <w:pPr>
              <w:jc w:val="center"/>
              <w:rPr>
                <w:b/>
                <w:bCs/>
              </w:rPr>
            </w:pPr>
            <w:r w:rsidRPr="00015210">
              <w:rPr>
                <w:b/>
                <w:bCs/>
              </w:rPr>
              <w:t>Answer quality (effort)</w:t>
            </w:r>
          </w:p>
        </w:tc>
      </w:tr>
      <w:tr w:rsidR="00767B04" w:rsidRPr="00015210" w14:paraId="1B9FF472" w14:textId="77777777" w:rsidTr="004D1041">
        <w:tc>
          <w:tcPr>
            <w:tcW w:w="0" w:type="auto"/>
            <w:hideMark/>
          </w:tcPr>
          <w:p w14:paraId="34521C86" w14:textId="7A6FFD1E" w:rsidR="00767B04" w:rsidRPr="00015210" w:rsidRDefault="00767B04" w:rsidP="00E83740">
            <w:r w:rsidRPr="00015210">
              <w:rPr>
                <w:b/>
                <w:bCs/>
              </w:rPr>
              <w:t>Label</w:t>
            </w:r>
          </w:p>
        </w:tc>
        <w:tc>
          <w:tcPr>
            <w:tcW w:w="0" w:type="auto"/>
            <w:hideMark/>
          </w:tcPr>
          <w:p w14:paraId="4D1D047D" w14:textId="0D34D211" w:rsidR="00767B04" w:rsidRPr="00015210" w:rsidRDefault="00767B04" w:rsidP="00E83740">
            <w:r w:rsidRPr="00015210">
              <w:t>H1: positive. 0.</w:t>
            </w:r>
            <w:r w:rsidR="00572CD6" w:rsidRPr="00015210">
              <w:t>188</w:t>
            </w:r>
            <w:r w:rsidRPr="00015210">
              <w:t xml:space="preserve">, </w:t>
            </w:r>
            <w:ins w:id="1337" w:author="Xin Li" w:date="2026-08-22T13:45:00Z" w16du:dateUtc="2026-08-22T05:45:00Z">
              <w:r w:rsidR="002D1C42" w:rsidRPr="00015210">
                <w:t xml:space="preserve">Supported </w:t>
              </w:r>
            </w:ins>
            <w:r w:rsidRPr="00015210">
              <w:t>p &lt; 0.0</w:t>
            </w:r>
            <w:r w:rsidR="00572CD6" w:rsidRPr="00015210">
              <w:t>5</w:t>
            </w:r>
            <w:r w:rsidRPr="00015210">
              <w:t xml:space="preserve">. </w:t>
            </w:r>
            <w:del w:id="1338" w:author="Xin Li" w:date="2026-08-22T13:45:00Z" w16du:dateUtc="2026-08-22T05:45:00Z">
              <w:r w:rsidRPr="00015210" w:rsidDel="002D1C42">
                <w:delText>Supported</w:delText>
              </w:r>
            </w:del>
          </w:p>
        </w:tc>
        <w:tc>
          <w:tcPr>
            <w:tcW w:w="0" w:type="auto"/>
            <w:hideMark/>
          </w:tcPr>
          <w:p w14:paraId="14C4F61E" w14:textId="77777777" w:rsidR="00572CD6" w:rsidRPr="00015210" w:rsidDel="002D1C42" w:rsidRDefault="00767B04" w:rsidP="00E83740">
            <w:pPr>
              <w:rPr>
                <w:del w:id="1339" w:author="Xin Li" w:date="2026-08-22T13:45:00Z" w16du:dateUtc="2026-08-22T05:45:00Z"/>
              </w:rPr>
            </w:pPr>
            <w:r w:rsidRPr="00015210">
              <w:t xml:space="preserve">H4: negative. </w:t>
            </w:r>
            <w:r w:rsidR="00572CD6" w:rsidRPr="00015210">
              <w:t>n.s.</w:t>
            </w:r>
          </w:p>
          <w:p w14:paraId="6D421802" w14:textId="64C5A2F8" w:rsidR="00767B04" w:rsidRPr="00015210" w:rsidRDefault="00572CD6" w:rsidP="00E83740">
            <w:del w:id="1340" w:author="Xin Li" w:date="2026-08-22T13:45:00Z" w16du:dateUtc="2026-08-22T05:45:00Z">
              <w:r w:rsidRPr="00015210" w:rsidDel="002D1C42">
                <w:delText>No evidence of an effect</w:delText>
              </w:r>
            </w:del>
          </w:p>
        </w:tc>
      </w:tr>
      <w:tr w:rsidR="00767B04" w:rsidRPr="00015210" w14:paraId="45C75207" w14:textId="77777777" w:rsidTr="004D1041">
        <w:tc>
          <w:tcPr>
            <w:tcW w:w="0" w:type="auto"/>
            <w:hideMark/>
          </w:tcPr>
          <w:p w14:paraId="62718CA8" w14:textId="77777777" w:rsidR="00767B04" w:rsidRPr="00015210" w:rsidRDefault="00767B04" w:rsidP="00E83740">
            <w:r w:rsidRPr="00015210">
              <w:rPr>
                <w:b/>
                <w:bCs/>
              </w:rPr>
              <w:t>Length</w:t>
            </w:r>
          </w:p>
        </w:tc>
        <w:tc>
          <w:tcPr>
            <w:tcW w:w="0" w:type="auto"/>
            <w:hideMark/>
          </w:tcPr>
          <w:p w14:paraId="392E01AB" w14:textId="6CB730D0" w:rsidR="00767B04" w:rsidRPr="00015210" w:rsidRDefault="00767B04" w:rsidP="00E83740">
            <w:r w:rsidRPr="00015210">
              <w:t>H2: negative. −0.04</w:t>
            </w:r>
            <w:r w:rsidR="00572CD6" w:rsidRPr="00015210">
              <w:t>6</w:t>
            </w:r>
            <w:r w:rsidRPr="00015210">
              <w:t xml:space="preserve">, </w:t>
            </w:r>
            <w:ins w:id="1341" w:author="Xin Li" w:date="2026-08-22T13:45:00Z" w16du:dateUtc="2026-08-22T05:45:00Z">
              <w:r w:rsidR="002D1C42" w:rsidRPr="00015210">
                <w:t xml:space="preserve">Supported </w:t>
              </w:r>
            </w:ins>
            <w:r w:rsidRPr="00015210">
              <w:t>p &lt; 0.0</w:t>
            </w:r>
            <w:r w:rsidR="00572CD6" w:rsidRPr="00015210">
              <w:t>0</w:t>
            </w:r>
            <w:r w:rsidRPr="00015210">
              <w:t xml:space="preserve">1. </w:t>
            </w:r>
            <w:del w:id="1342" w:author="Xin Li" w:date="2026-08-22T13:45:00Z" w16du:dateUtc="2026-08-22T05:45:00Z">
              <w:r w:rsidRPr="00015210" w:rsidDel="002D1C42">
                <w:delText>Supported</w:delText>
              </w:r>
            </w:del>
          </w:p>
        </w:tc>
        <w:tc>
          <w:tcPr>
            <w:tcW w:w="0" w:type="auto"/>
            <w:hideMark/>
          </w:tcPr>
          <w:p w14:paraId="3B19A516" w14:textId="4156F58C" w:rsidR="00572CD6" w:rsidRPr="00015210" w:rsidDel="002D1C42" w:rsidRDefault="00767B04" w:rsidP="00E83740">
            <w:pPr>
              <w:rPr>
                <w:del w:id="1343" w:author="Xin Li" w:date="2026-08-22T13:45:00Z" w16du:dateUtc="2026-08-22T05:45:00Z"/>
              </w:rPr>
            </w:pPr>
            <w:r w:rsidRPr="00015210">
              <w:t xml:space="preserve">H5: no effect predicted. n.s. </w:t>
            </w:r>
          </w:p>
          <w:p w14:paraId="3502C188" w14:textId="4DE7EA4C" w:rsidR="00767B04" w:rsidRPr="00015210" w:rsidRDefault="00767B04" w:rsidP="00E83740">
            <w:del w:id="1344" w:author="Xin Li" w:date="2026-08-22T13:45:00Z" w16du:dateUtc="2026-08-22T05:45:00Z">
              <w:r w:rsidRPr="00015210" w:rsidDel="002D1C42">
                <w:delText>No evidence of an effect</w:delText>
              </w:r>
            </w:del>
          </w:p>
        </w:tc>
      </w:tr>
      <w:tr w:rsidR="00767B04" w:rsidRPr="00015210" w14:paraId="35CEDF81" w14:textId="77777777" w:rsidTr="004D1041">
        <w:tc>
          <w:tcPr>
            <w:tcW w:w="0" w:type="auto"/>
            <w:hideMark/>
          </w:tcPr>
          <w:p w14:paraId="0AA2A54C" w14:textId="77777777" w:rsidR="00767B04" w:rsidRPr="00015210" w:rsidRDefault="00767B04" w:rsidP="00E83740">
            <w:r w:rsidRPr="00015210">
              <w:rPr>
                <w:b/>
                <w:bCs/>
              </w:rPr>
              <w:t>Quality</w:t>
            </w:r>
          </w:p>
        </w:tc>
        <w:tc>
          <w:tcPr>
            <w:tcW w:w="0" w:type="auto"/>
            <w:hideMark/>
          </w:tcPr>
          <w:p w14:paraId="4456B3C1" w14:textId="77777777" w:rsidR="00572CD6" w:rsidRPr="00015210" w:rsidDel="002D1C42" w:rsidRDefault="00767B04" w:rsidP="00E83740">
            <w:pPr>
              <w:rPr>
                <w:del w:id="1345" w:author="Xin Li" w:date="2026-08-22T13:45:00Z" w16du:dateUtc="2026-08-22T05:45:00Z"/>
              </w:rPr>
            </w:pPr>
            <w:r w:rsidRPr="00015210">
              <w:t xml:space="preserve">H3: no effect predicted. n.s. </w:t>
            </w:r>
          </w:p>
          <w:p w14:paraId="1CAC046B" w14:textId="57CDDED2" w:rsidR="00767B04" w:rsidRPr="00015210" w:rsidRDefault="00767B04" w:rsidP="00E83740">
            <w:del w:id="1346" w:author="Xin Li" w:date="2026-08-22T13:45:00Z" w16du:dateUtc="2026-08-22T05:45:00Z">
              <w:r w:rsidRPr="00015210" w:rsidDel="002D1C42">
                <w:delText>No evidence of an effect</w:delText>
              </w:r>
            </w:del>
          </w:p>
        </w:tc>
        <w:tc>
          <w:tcPr>
            <w:tcW w:w="0" w:type="auto"/>
            <w:hideMark/>
          </w:tcPr>
          <w:p w14:paraId="0E322C01" w14:textId="4B599202" w:rsidR="00767B04" w:rsidRPr="00015210" w:rsidRDefault="00767B04" w:rsidP="00E83740">
            <w:r w:rsidRPr="00015210">
              <w:t xml:space="preserve">H6: positive. </w:t>
            </w:r>
            <w:r w:rsidR="000D48EE" w:rsidRPr="00015210">
              <w:t>0.114</w:t>
            </w:r>
            <w:r w:rsidRPr="00015210">
              <w:t xml:space="preserve">, </w:t>
            </w:r>
            <w:ins w:id="1347" w:author="Xin Li" w:date="2026-08-22T13:45:00Z" w16du:dateUtc="2026-08-22T05:45:00Z">
              <w:r w:rsidR="002D1C42" w:rsidRPr="00015210">
                <w:t xml:space="preserve">Supported </w:t>
              </w:r>
            </w:ins>
            <w:r w:rsidRPr="00015210">
              <w:t>p &lt; 0.</w:t>
            </w:r>
            <w:r w:rsidR="00572CD6" w:rsidRPr="00015210">
              <w:t>0</w:t>
            </w:r>
            <w:r w:rsidR="000D48EE" w:rsidRPr="00015210">
              <w:t>1</w:t>
            </w:r>
            <w:r w:rsidRPr="00015210">
              <w:t xml:space="preserve">. </w:t>
            </w:r>
            <w:del w:id="1348" w:author="Xin Li" w:date="2026-08-22T13:45:00Z" w16du:dateUtc="2026-08-22T05:45:00Z">
              <w:r w:rsidRPr="00015210" w:rsidDel="002D1C42">
                <w:delText>Supported</w:delText>
              </w:r>
            </w:del>
          </w:p>
        </w:tc>
      </w:tr>
    </w:tbl>
    <w:p w14:paraId="5C613A18" w14:textId="7B1E4244" w:rsidR="00767B04" w:rsidRPr="00015210" w:rsidRDefault="002D1C42">
      <w:pPr>
        <w:pStyle w:val="Paragraph0"/>
        <w:spacing w:before="100" w:beforeAutospacing="1"/>
        <w:pPrChange w:id="1349" w:author="Xin Li" w:date="2026-08-22T13:46:00Z" w16du:dateUtc="2026-08-22T05:46:00Z">
          <w:pPr>
            <w:pStyle w:val="Paragraph0"/>
          </w:pPr>
        </w:pPrChange>
      </w:pPr>
      <w:ins w:id="1350" w:author="Xin Li" w:date="2026-08-22T13:46:00Z" w16du:dateUtc="2026-08-22T05:46:00Z">
        <w:r w:rsidRPr="00015210">
          <w:t xml:space="preserve">Table </w:t>
        </w:r>
        <w:r>
          <w:t>4</w:t>
        </w:r>
        <w:r w:rsidRPr="00015210">
          <w:t xml:space="preserve"> sets the six tests against their predictions.</w:t>
        </w:r>
        <w:r>
          <w:t xml:space="preserve"> </w:t>
        </w:r>
      </w:ins>
      <w:r w:rsidR="00767B04" w:rsidRPr="00015210">
        <w:t>The estimates trace the predicted pattern of Section 3.6. Length reduces supply (H2: −0.04</w:t>
      </w:r>
      <w:r w:rsidR="00572CD6" w:rsidRPr="00015210">
        <w:t>6</w:t>
      </w:r>
      <w:r w:rsidR="00767B04" w:rsidRPr="00015210">
        <w:t>, p &lt; 0.0</w:t>
      </w:r>
      <w:r w:rsidR="00572CD6" w:rsidRPr="00015210">
        <w:t>0</w:t>
      </w:r>
      <w:r w:rsidR="00767B04" w:rsidRPr="00015210">
        <w:t xml:space="preserve">1), and quality raises effort (H6: </w:t>
      </w:r>
      <w:r w:rsidR="00767B04" w:rsidRPr="00015210">
        <w:lastRenderedPageBreak/>
        <w:t>0.</w:t>
      </w:r>
      <w:r w:rsidR="000D48EE" w:rsidRPr="00015210">
        <w:t>114</w:t>
      </w:r>
      <w:r w:rsidR="00767B04" w:rsidRPr="00015210">
        <w:t>, p &lt; 0.0</w:t>
      </w:r>
      <w:r w:rsidR="000D48EE" w:rsidRPr="00015210">
        <w:t>1</w:t>
      </w:r>
      <w:r w:rsidR="00767B04" w:rsidRPr="00015210">
        <w:t>). The two predictions of no effect behave as our account requires: we do not find evidence that quality shifts supply (H3</w:t>
      </w:r>
      <w:r w:rsidR="00572CD6" w:rsidRPr="00015210">
        <w:t>,</w:t>
      </w:r>
      <w:r w:rsidR="00767B04" w:rsidRPr="00015210">
        <w:t xml:space="preserve"> n.s.) or that length shifts effort (H5</w:t>
      </w:r>
      <w:r w:rsidR="00572CD6" w:rsidRPr="00015210">
        <w:t xml:space="preserve">, </w:t>
      </w:r>
      <w:r w:rsidR="00767B04" w:rsidRPr="00015210">
        <w:t xml:space="preserve">n.s.). We </w:t>
      </w:r>
      <w:r w:rsidR="00CA6948" w:rsidRPr="00015210">
        <w:t>regard</w:t>
      </w:r>
      <w:r w:rsidR="00767B04" w:rsidRPr="00015210">
        <w:t xml:space="preserve"> these as an absence of evidence for an effect, not as proof that the effect is exactly zero. The label component rais</w:t>
      </w:r>
      <w:r w:rsidR="00CA6948" w:rsidRPr="00015210">
        <w:t>es answer</w:t>
      </w:r>
      <w:r w:rsidR="00767B04" w:rsidRPr="00015210">
        <w:t xml:space="preserve"> supply (H1: 0.</w:t>
      </w:r>
      <w:r w:rsidR="00572CD6" w:rsidRPr="00015210">
        <w:t>188</w:t>
      </w:r>
      <w:r w:rsidR="00767B04" w:rsidRPr="00015210">
        <w:t>, p &lt; 0.0</w:t>
      </w:r>
      <w:r w:rsidR="00572CD6" w:rsidRPr="00015210">
        <w:t>5</w:t>
      </w:r>
      <w:r w:rsidR="00767B04" w:rsidRPr="00015210">
        <w:t xml:space="preserve">) and </w:t>
      </w:r>
      <w:r w:rsidR="00572CD6" w:rsidRPr="00015210">
        <w:t>has no impact on human answer</w:t>
      </w:r>
      <w:r w:rsidR="00767B04" w:rsidRPr="00015210">
        <w:t xml:space="preserve"> quality</w:t>
      </w:r>
      <w:r w:rsidR="00572CD6" w:rsidRPr="00015210">
        <w:t xml:space="preserve"> (H4, n.s.)</w:t>
      </w:r>
      <w:r w:rsidR="00767B04" w:rsidRPr="00015210">
        <w:t>. Read together, the cue a</w:t>
      </w:r>
      <w:ins w:id="1351" w:author="Xin Li" w:date="2026-08-22T08:33:00Z" w16du:dateUtc="2026-08-22T00:33:00Z">
        <w:r w:rsidR="00270DFC">
          <w:t>n</w:t>
        </w:r>
      </w:ins>
      <w:r w:rsidR="00767B04" w:rsidRPr="00015210">
        <w:t xml:space="preserve"> </w:t>
      </w:r>
      <w:del w:id="1352" w:author="Xin Li" w:date="2026-08-22T07:42:00Z" w16du:dateUtc="2026-08-21T23:42:00Z">
        <w:r w:rsidR="00767B04" w:rsidRPr="00015210" w:rsidDel="004E55FA">
          <w:delText>member</w:delText>
        </w:r>
      </w:del>
      <w:ins w:id="1353" w:author="Xin Li" w:date="2026-08-22T07:42:00Z" w16du:dateUtc="2026-08-21T23:42:00Z">
        <w:r w:rsidR="004E55FA">
          <w:t>answerer</w:t>
        </w:r>
      </w:ins>
      <w:r w:rsidR="00767B04" w:rsidRPr="00015210">
        <w:t xml:space="preserve"> registers at a glance, the label and the length, governs entry, and the cue that requires reading, the quality, governs effort.</w:t>
      </w:r>
    </w:p>
    <w:p w14:paraId="13D0455E" w14:textId="77777777" w:rsidR="006A4D67" w:rsidRPr="00015210" w:rsidRDefault="006A4D67" w:rsidP="006A4D67">
      <w:pPr>
        <w:pStyle w:val="Paragraph0"/>
      </w:pPr>
      <w:bookmarkStart w:id="1354" w:name="OLE_LINK15"/>
      <w:del w:id="1355" w:author="Xin Li" w:date="2026-08-22T14:20:00Z" w16du:dateUtc="2026-08-22T06:20:00Z">
        <w:r w:rsidRPr="00015210" w:rsidDel="00A32714">
          <w:delText xml:space="preserve">One </w:delText>
        </w:r>
      </w:del>
      <w:ins w:id="1356" w:author="Xin Li" w:date="2026-08-22T14:20:00Z" w16du:dateUtc="2026-08-22T06:20:00Z">
        <w:r>
          <w:t>Our</w:t>
        </w:r>
        <w:r w:rsidRPr="00015210">
          <w:t xml:space="preserve"> </w:t>
        </w:r>
      </w:ins>
      <w:r w:rsidRPr="00015210">
        <w:t xml:space="preserve">result </w:t>
      </w:r>
      <w:ins w:id="1357" w:author="Xin Li" w:date="2026-08-22T14:24:00Z" w16du:dateUtc="2026-08-22T06:24:00Z">
        <w:r>
          <w:t>shows a clear separation between System 1 and Syst</w:t>
        </w:r>
      </w:ins>
      <w:ins w:id="1358" w:author="Xin Li" w:date="2026-08-22T14:25:00Z" w16du:dateUtc="2026-08-22T06:25:00Z">
        <w:r>
          <w:t xml:space="preserve">em 2 thinkings in determining entry and efforts. The insignificant </w:t>
        </w:r>
      </w:ins>
      <w:del w:id="1359" w:author="Xin Li" w:date="2026-08-22T14:20:00Z" w16du:dateUtc="2026-08-22T06:20:00Z">
        <w:r w:rsidRPr="00015210" w:rsidDel="00A32714">
          <w:delText xml:space="preserve">does most of the </w:delText>
        </w:r>
      </w:del>
      <w:del w:id="1360" w:author="Xin Li" w:date="2026-08-22T14:25:00Z" w16du:dateUtc="2026-08-22T06:25:00Z">
        <w:r w:rsidRPr="00015210" w:rsidDel="00A32714">
          <w:delText>discriminat</w:delText>
        </w:r>
      </w:del>
      <w:del w:id="1361" w:author="Xin Li" w:date="2026-08-22T14:20:00Z" w16du:dateUtc="2026-08-22T06:20:00Z">
        <w:r w:rsidRPr="00015210" w:rsidDel="00A32714">
          <w:delText xml:space="preserve">ing work: </w:delText>
        </w:r>
      </w:del>
      <w:del w:id="1362" w:author="Xin Li" w:date="2026-08-22T14:25:00Z" w16du:dateUtc="2026-08-22T06:25:00Z">
        <w:r w:rsidRPr="00015210" w:rsidDel="00A32714">
          <w:delText xml:space="preserve">AI answer quality does not move supply </w:delText>
        </w:r>
      </w:del>
      <w:ins w:id="1363" w:author="Xin Li" w:date="2026-08-22T14:25:00Z" w16du:dateUtc="2026-08-22T06:25:00Z">
        <w:r>
          <w:t xml:space="preserve">result of </w:t>
        </w:r>
      </w:ins>
      <w:del w:id="1364" w:author="Xin Li" w:date="2026-08-22T14:25:00Z" w16du:dateUtc="2026-08-22T06:25:00Z">
        <w:r w:rsidRPr="00015210" w:rsidDel="00A32714">
          <w:delText>(</w:delText>
        </w:r>
      </w:del>
      <w:r w:rsidRPr="00015210">
        <w:t>H3</w:t>
      </w:r>
      <w:ins w:id="1365" w:author="Xin Li" w:date="2026-08-22T14:26:00Z" w16du:dateUtc="2026-08-22T06:26:00Z">
        <w:r>
          <w:t xml:space="preserve"> </w:t>
        </w:r>
      </w:ins>
      <w:del w:id="1366" w:author="Xin Li" w:date="2026-08-22T14:25:00Z" w16du:dateUtc="2026-08-22T06:25:00Z">
        <w:r w:rsidRPr="00015210" w:rsidDel="00A32714">
          <w:delText xml:space="preserve">). This </w:delText>
        </w:r>
      </w:del>
      <w:del w:id="1367" w:author="Xin Li" w:date="2026-08-22T14:21:00Z" w16du:dateUtc="2026-08-22T06:21:00Z">
        <w:r w:rsidRPr="00015210" w:rsidDel="00A32714">
          <w:delText xml:space="preserve">single </w:delText>
        </w:r>
      </w:del>
      <w:del w:id="1368" w:author="Xin Li" w:date="2026-08-22T14:26:00Z" w16du:dateUtc="2026-08-22T06:26:00Z">
        <w:r w:rsidRPr="00015210" w:rsidDel="006A4D67">
          <w:delText xml:space="preserve">null </w:delText>
        </w:r>
      </w:del>
      <w:r w:rsidRPr="00015210">
        <w:t xml:space="preserve">rules out </w:t>
      </w:r>
      <w:del w:id="1369" w:author="Xin Li" w:date="2026-08-22T14:25:00Z" w16du:dateUtc="2026-08-22T06:25:00Z">
        <w:r w:rsidRPr="00015210" w:rsidDel="00A32714">
          <w:delText xml:space="preserve">two accounts at once. One predicts </w:delText>
        </w:r>
      </w:del>
      <w:ins w:id="1370" w:author="Xin Li" w:date="2026-08-22T14:25:00Z" w16du:dateUtc="2026-08-22T06:25:00Z">
        <w:r>
          <w:t xml:space="preserve">high quality </w:t>
        </w:r>
      </w:ins>
      <w:del w:id="1371" w:author="Xin Li" w:date="2026-08-22T14:25:00Z" w16du:dateUtc="2026-08-22T06:25:00Z">
        <w:r w:rsidRPr="00015210" w:rsidDel="00A32714">
          <w:delText xml:space="preserve">that better </w:delText>
        </w:r>
      </w:del>
      <w:r w:rsidRPr="00015210">
        <w:t xml:space="preserve">AI </w:t>
      </w:r>
      <w:ins w:id="1372" w:author="Xin Li" w:date="2026-08-22T14:25:00Z" w16du:dateUtc="2026-08-22T06:25:00Z">
        <w:r>
          <w:t xml:space="preserve">answers </w:t>
        </w:r>
      </w:ins>
      <w:r w:rsidRPr="00015210">
        <w:t>lowers human supply</w:t>
      </w:r>
      <w:ins w:id="1373" w:author="Xin Li" w:date="2026-08-22T14:27:00Z" w16du:dateUtc="2026-08-22T06:27:00Z">
        <w:r>
          <w:t xml:space="preserve">. </w:t>
        </w:r>
      </w:ins>
      <w:del w:id="1374" w:author="Xin Li" w:date="2026-08-22T14:27:00Z" w16du:dateUtc="2026-08-22T06:27:00Z">
        <w:r w:rsidRPr="00015210" w:rsidDel="006A4D67">
          <w:delText xml:space="preserve">: under a capability-deterrence account, a stronger AI answer is a stronger </w:delText>
        </w:r>
      </w:del>
      <w:del w:id="1375" w:author="Xin Li" w:date="2026-08-22T07:37:00Z" w16du:dateUtc="2026-08-21T23:37:00Z">
        <w:r w:rsidRPr="00015210" w:rsidDel="004E55FA">
          <w:delText>rival</w:delText>
        </w:r>
      </w:del>
      <w:del w:id="1376" w:author="Xin Li" w:date="2026-08-22T14:27:00Z" w16du:dateUtc="2026-08-22T06:27:00Z">
        <w:r w:rsidRPr="00015210" w:rsidDel="006A4D67">
          <w:delText xml:space="preserve"> for acceptance, so </w:delText>
        </w:r>
      </w:del>
      <w:del w:id="1377" w:author="Xin Li" w:date="2026-08-22T07:42:00Z" w16du:dateUtc="2026-08-21T23:42:00Z">
        <w:r w:rsidRPr="00015210" w:rsidDel="004E55FA">
          <w:delText>member</w:delText>
        </w:r>
      </w:del>
      <w:del w:id="1378" w:author="Xin Li" w:date="2026-08-22T14:27:00Z" w16du:dateUtc="2026-08-22T06:27:00Z">
        <w:r w:rsidRPr="00015210" w:rsidDel="006A4D67">
          <w:delText xml:space="preserve">s who expect to be outperformed stay out. The other runs the opposite way: under a scaffold account, a stronger AI answer gives </w:delText>
        </w:r>
      </w:del>
      <w:del w:id="1379" w:author="Xin Li" w:date="2026-08-22T07:42:00Z" w16du:dateUtc="2026-08-21T23:42:00Z">
        <w:r w:rsidRPr="00015210" w:rsidDel="004E55FA">
          <w:delText>member</w:delText>
        </w:r>
      </w:del>
      <w:del w:id="1380" w:author="Xin Li" w:date="2026-08-22T14:27:00Z" w16du:dateUtc="2026-08-22T06:27:00Z">
        <w:r w:rsidRPr="00015210" w:rsidDel="006A4D67">
          <w:delText xml:space="preserve">s a higher-quality starting point to build on and signals that the question is worth engaging, so better AI raises supply. Both let AI answer quality govern entry; they differ only in direction. </w:delText>
        </w:r>
      </w:del>
      <w:del w:id="1381" w:author="Xin Li" w:date="2026-08-22T14:23:00Z" w16du:dateUtc="2026-08-22T06:23:00Z">
        <w:r w:rsidRPr="00015210" w:rsidDel="00A32714">
          <w:delText xml:space="preserve">The null on H3 is inconsistent with a quality slope of either sign, so it rules out the negative account and the positive one together. </w:delText>
        </w:r>
      </w:del>
      <w:r w:rsidRPr="00015210">
        <w:t xml:space="preserve">What survives is </w:t>
      </w:r>
      <w:del w:id="1382" w:author="Xin Li" w:date="2026-08-22T14:27:00Z" w16du:dateUtc="2026-08-22T06:27:00Z">
        <w:r w:rsidRPr="00015210" w:rsidDel="006A4D67">
          <w:delText xml:space="preserve">our timing argument: </w:delText>
        </w:r>
      </w:del>
      <w:ins w:id="1383" w:author="Xin Li" w:date="2026-08-22T14:27:00Z" w16du:dateUtc="2026-08-22T06:27:00Z">
        <w:r>
          <w:t xml:space="preserve">that </w:t>
        </w:r>
      </w:ins>
      <w:r w:rsidRPr="00015210">
        <w:t>quality can be judged only by reading, and reading follows the decision to enter, so quality shapes how much effort a</w:t>
      </w:r>
      <w:ins w:id="1384" w:author="Xin Li" w:date="2026-08-22T08:33:00Z" w16du:dateUtc="2026-08-22T00:33:00Z">
        <w:r>
          <w:t>n</w:t>
        </w:r>
      </w:ins>
      <w:r w:rsidRPr="00015210">
        <w:t xml:space="preserve"> </w:t>
      </w:r>
      <w:del w:id="1385" w:author="Xin Li" w:date="2026-08-22T07:42:00Z" w16du:dateUtc="2026-08-21T23:42:00Z">
        <w:r w:rsidRPr="00015210" w:rsidDel="004E55FA">
          <w:delText>member</w:delText>
        </w:r>
      </w:del>
      <w:ins w:id="1386" w:author="Xin Li" w:date="2026-08-22T07:42:00Z" w16du:dateUtc="2026-08-21T23:42:00Z">
        <w:r>
          <w:t>answerer</w:t>
        </w:r>
      </w:ins>
      <w:r w:rsidRPr="00015210">
        <w:t xml:space="preserve"> invests </w:t>
      </w:r>
      <w:del w:id="1387" w:author="Xin Li" w:date="2026-08-22T14:27:00Z" w16du:dateUtc="2026-08-22T06:27:00Z">
        <w:r w:rsidRPr="00015210" w:rsidDel="006A4D67">
          <w:delText xml:space="preserve">once inside </w:delText>
        </w:r>
      </w:del>
      <w:r w:rsidRPr="00015210">
        <w:t>(H6)</w:t>
      </w:r>
      <w:del w:id="1388" w:author="Xin Li" w:date="2026-08-22T14:27:00Z" w16du:dateUtc="2026-08-22T06:27:00Z">
        <w:r w:rsidRPr="00015210" w:rsidDel="006A4D67">
          <w:delText xml:space="preserve"> but not whether the </w:delText>
        </w:r>
      </w:del>
      <w:del w:id="1389" w:author="Xin Li" w:date="2026-08-22T07:42:00Z" w16du:dateUtc="2026-08-21T23:42:00Z">
        <w:r w:rsidRPr="00015210" w:rsidDel="004E55FA">
          <w:delText>member</w:delText>
        </w:r>
      </w:del>
      <w:del w:id="1390" w:author="Xin Li" w:date="2026-08-22T14:27:00Z" w16du:dateUtc="2026-08-22T06:27:00Z">
        <w:r w:rsidRPr="00015210" w:rsidDel="006A4D67">
          <w:delText xml:space="preserve"> enters at all (H3)</w:delText>
        </w:r>
      </w:del>
      <w:r w:rsidRPr="00015210">
        <w:t>.</w:t>
      </w:r>
    </w:p>
    <w:p w14:paraId="5249109D" w14:textId="77777777" w:rsidR="004429AB" w:rsidRPr="00015210" w:rsidRDefault="004429AB">
      <w:pPr>
        <w:pStyle w:val="Paragraph0"/>
        <w:spacing w:line="360" w:lineRule="auto"/>
        <w:ind w:firstLine="0"/>
        <w:jc w:val="center"/>
        <w:pPrChange w:id="1391" w:author="Xin Li" w:date="2026-08-22T08:26:00Z" w16du:dateUtc="2026-08-22T00:26:00Z">
          <w:pPr>
            <w:pStyle w:val="Paragraph0"/>
            <w:spacing w:line="240" w:lineRule="auto"/>
            <w:ind w:firstLine="0"/>
          </w:pPr>
        </w:pPrChange>
      </w:pPr>
      <w:r w:rsidRPr="00015210">
        <w:rPr>
          <w:noProof/>
        </w:rPr>
        <w:drawing>
          <wp:inline distT="0" distB="0" distL="0" distR="0" wp14:anchorId="5957389B" wp14:editId="2247C7F3">
            <wp:extent cx="4572000" cy="2232269"/>
            <wp:effectExtent l="0" t="0" r="0" b="0"/>
            <wp:docPr id="213429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93563" name=""/>
                    <pic:cNvPicPr/>
                  </pic:nvPicPr>
                  <pic:blipFill rotWithShape="1">
                    <a:blip r:embed="rId24"/>
                    <a:srcRect b="5948"/>
                    <a:stretch>
                      <a:fillRect/>
                    </a:stretch>
                  </pic:blipFill>
                  <pic:spPr bwMode="auto">
                    <a:xfrm>
                      <a:off x="0" y="0"/>
                      <a:ext cx="4572000" cy="2232269"/>
                    </a:xfrm>
                    <a:prstGeom prst="rect">
                      <a:avLst/>
                    </a:prstGeom>
                    <a:ln>
                      <a:noFill/>
                    </a:ln>
                    <a:extLst>
                      <a:ext uri="{53640926-AAD7-44D8-BBD7-CCE9431645EC}">
                        <a14:shadowObscured xmlns:a14="http://schemas.microsoft.com/office/drawing/2010/main"/>
                      </a:ext>
                    </a:extLst>
                  </pic:spPr>
                </pic:pic>
              </a:graphicData>
            </a:graphic>
          </wp:inline>
        </w:drawing>
      </w:r>
    </w:p>
    <w:p w14:paraId="580F2DA7" w14:textId="697A7330" w:rsidR="004429AB" w:rsidRPr="00015210" w:rsidRDefault="004429AB" w:rsidP="004429AB">
      <w:pPr>
        <w:pStyle w:val="TableFiguretitle"/>
      </w:pPr>
      <w:commentRangeStart w:id="1392"/>
      <w:r w:rsidRPr="00015210">
        <w:t xml:space="preserve">Figure </w:t>
      </w:r>
      <w:commentRangeEnd w:id="1392"/>
      <w:r w:rsidR="006A4D67" w:rsidRPr="00015210">
        <w:rPr>
          <w:rStyle w:val="CommentReference"/>
          <w:sz w:val="22"/>
        </w:rPr>
        <w:commentReference w:id="1392"/>
      </w:r>
      <w:r w:rsidRPr="00015210">
        <w:t>4. The effect of AI</w:t>
      </w:r>
      <w:del w:id="1393" w:author="Xin Li" w:date="2026-08-22T14:18:00Z" w16du:dateUtc="2026-08-22T06:18:00Z">
        <w:r w:rsidRPr="00015210" w:rsidDel="00A32714">
          <w:delText>-generated</w:delText>
        </w:r>
      </w:del>
      <w:r w:rsidRPr="00015210">
        <w:t xml:space="preserve"> answers depends on </w:t>
      </w:r>
      <w:del w:id="1394" w:author="Xin Li" w:date="2026-08-22T14:18:00Z" w16du:dateUtc="2026-08-22T06:18:00Z">
        <w:r w:rsidRPr="00015210" w:rsidDel="00A32714">
          <w:delText xml:space="preserve">both </w:delText>
        </w:r>
      </w:del>
      <w:r w:rsidRPr="00015210">
        <w:t>the AI label and the AI content.</w:t>
      </w:r>
    </w:p>
    <w:p w14:paraId="727D3393" w14:textId="48AB857C" w:rsidR="004429AB" w:rsidRPr="00015210" w:rsidRDefault="004429AB" w:rsidP="004429AB">
      <w:pPr>
        <w:pStyle w:val="Paragraph0"/>
      </w:pPr>
      <w:r w:rsidRPr="00015210">
        <w:t xml:space="preserve">Figure 4 </w:t>
      </w:r>
      <w:del w:id="1395" w:author="Xin Li" w:date="2026-08-22T14:16:00Z" w16du:dateUtc="2026-08-22T06:16:00Z">
        <w:r w:rsidRPr="00015210" w:rsidDel="00A32714">
          <w:delText xml:space="preserve">traces the two functions. </w:delText>
        </w:r>
      </w:del>
      <w:r w:rsidRPr="00015210">
        <w:t xml:space="preserve">Panel (a) plots the effect on answer supply as AI answer length varies, and Panel (b) plots the effect on answer quality as AI answer quality varies. </w:t>
      </w:r>
      <w:del w:id="1396" w:author="Xin Li" w:date="2026-08-22T14:16:00Z" w16du:dateUtc="2026-08-22T06:16:00Z">
        <w:r w:rsidRPr="00015210" w:rsidDel="00A32714">
          <w:delText xml:space="preserve">Each panel varies only the content dimension that moves the outcome in question, because the other dimension does not: AI answer quality does not shift supply (H3), and AI answer length does not shift human answer quality (H5). </w:delText>
        </w:r>
      </w:del>
      <w:r w:rsidRPr="00015210">
        <w:t xml:space="preserve">In each panel the horizontal line at zero is the no-AI-answer baseline, the solid segment covers the range within one standard deviation of the mean of the varying dimension, and the dashed segment extends toward zero content to show the projected label </w:t>
      </w:r>
      <w:del w:id="1397" w:author="Xin Li" w:date="2026-08-22T14:17:00Z" w16du:dateUtc="2026-08-22T06:17:00Z">
        <w:r w:rsidRPr="00015210" w:rsidDel="00A32714">
          <w:delText>component</w:delText>
        </w:r>
      </w:del>
      <w:ins w:id="1398" w:author="Xin Li" w:date="2026-08-22T14:17:00Z" w16du:dateUtc="2026-08-22T06:17:00Z">
        <w:r w:rsidR="00A32714">
          <w:t>effect</w:t>
        </w:r>
      </w:ins>
      <w:r w:rsidRPr="00015210">
        <w:t xml:space="preserve">. Panel (a) shows a line that </w:t>
      </w:r>
      <w:ins w:id="1399" w:author="Xin Li" w:date="2026-08-22T14:17:00Z" w16du:dateUtc="2026-08-22T06:17:00Z">
        <w:r w:rsidR="00A32714">
          <w:t xml:space="preserve">belows the no AI answer </w:t>
        </w:r>
      </w:ins>
      <w:del w:id="1400" w:author="Xin Li" w:date="2026-08-22T14:18:00Z" w16du:dateUtc="2026-08-22T06:18:00Z">
        <w:r w:rsidRPr="00015210" w:rsidDel="00A32714">
          <w:delText>begins above the baseline and crosses it within the observed range</w:delText>
        </w:r>
      </w:del>
      <w:ins w:id="1401" w:author="Xin Li" w:date="2026-08-22T14:18:00Z" w16du:dateUtc="2026-08-22T06:18:00Z">
        <w:r w:rsidR="00A32714">
          <w:t>line, largely due to the</w:t>
        </w:r>
      </w:ins>
      <w:ins w:id="1402" w:author="Xin Li" w:date="2026-08-22T14:19:00Z" w16du:dateUtc="2026-08-22T06:19:00Z">
        <w:r w:rsidR="00A32714">
          <w:t xml:space="preserve"> answer length</w:t>
        </w:r>
      </w:ins>
      <w:r w:rsidRPr="00015210">
        <w:t xml:space="preserve">; Panel (b) shows a line that </w:t>
      </w:r>
      <w:del w:id="1403" w:author="Xin Li" w:date="2026-08-22T14:19:00Z" w16du:dateUtc="2026-08-22T06:19:00Z">
        <w:r w:rsidRPr="00015210" w:rsidDel="00A32714">
          <w:delText>begins at the baseline at zero content and rises across the observed range</w:delText>
        </w:r>
      </w:del>
      <w:ins w:id="1404" w:author="Xin Li" w:date="2026-08-22T14:19:00Z" w16du:dateUtc="2026-08-22T06:19:00Z">
        <w:r w:rsidR="00A32714">
          <w:t>above the no AI answer line</w:t>
        </w:r>
      </w:ins>
      <w:r w:rsidRPr="00015210">
        <w:t>.</w:t>
      </w:r>
      <w:ins w:id="1405" w:author="Xin Li" w:date="2026-08-22T14:19:00Z" w16du:dateUtc="2026-08-22T06:19:00Z">
        <w:r w:rsidR="00A32714">
          <w:t xml:space="preserve"> </w:t>
        </w:r>
      </w:ins>
    </w:p>
    <w:bookmarkEnd w:id="1354"/>
    <w:p w14:paraId="4637DBEF" w14:textId="04D46512" w:rsidR="00767B04" w:rsidRPr="00015210" w:rsidRDefault="00767B04" w:rsidP="00F045BB">
      <w:pPr>
        <w:pStyle w:val="Paragraph0"/>
      </w:pPr>
      <w:r w:rsidRPr="00015210">
        <w:lastRenderedPageBreak/>
        <w:t>The pattern also tells a platform where to intervene</w:t>
      </w:r>
      <w:del w:id="1406" w:author="Xin Li" w:date="2026-08-22T14:28:00Z" w16du:dateUtc="2026-08-22T06:28:00Z">
        <w:r w:rsidRPr="00015210" w:rsidDel="006A4D67">
          <w:delText>, because the two levers are separable</w:delText>
        </w:r>
      </w:del>
      <w:r w:rsidRPr="00015210">
        <w:t xml:space="preserve">. To lift participation on thinly covered questions, a platform should act on what </w:t>
      </w:r>
      <w:del w:id="1407" w:author="Xin Li" w:date="2026-08-22T07:42:00Z" w16du:dateUtc="2026-08-21T23:42:00Z">
        <w:r w:rsidRPr="00015210" w:rsidDel="004E55FA">
          <w:delText>member</w:delText>
        </w:r>
      </w:del>
      <w:ins w:id="1408" w:author="Xin Li" w:date="2026-08-22T07:42:00Z" w16du:dateUtc="2026-08-21T23:42:00Z">
        <w:r w:rsidR="004E55FA">
          <w:t>answerer</w:t>
        </w:r>
      </w:ins>
      <w:r w:rsidRPr="00015210">
        <w:t xml:space="preserve">s see before reading, for instance by adjusting whether and how prominently the AI label is shown, or by constraining or shortening the AI answer at the point of entry, since these are the cues that drive entry. To lift answer quality, a platform should instead improve the AI answer itself, since a stronger AI answer raises the effort </w:t>
      </w:r>
      <w:del w:id="1409" w:author="Xin Li" w:date="2026-08-22T07:42:00Z" w16du:dateUtc="2026-08-21T23:42:00Z">
        <w:r w:rsidRPr="00015210" w:rsidDel="004E55FA">
          <w:delText>member</w:delText>
        </w:r>
      </w:del>
      <w:ins w:id="1410" w:author="Xin Li" w:date="2026-08-22T07:42:00Z" w16du:dateUtc="2026-08-21T23:42:00Z">
        <w:r w:rsidR="004E55FA">
          <w:t>answerer</w:t>
        </w:r>
      </w:ins>
      <w:r w:rsidRPr="00015210">
        <w:t>s put in (H6) without discouraging them from answering (H3). Improving quality need not come at the cost of participation.</w:t>
      </w:r>
    </w:p>
    <w:p w14:paraId="4EA73856" w14:textId="0BE6B062" w:rsidR="004F2421" w:rsidRPr="00015210" w:rsidRDefault="004F2421" w:rsidP="00FF7594">
      <w:pPr>
        <w:pStyle w:val="Paragraph0"/>
      </w:pPr>
      <w:r w:rsidRPr="00015210">
        <w:t xml:space="preserve">Finally, a note on the reach of these results. The two slopes </w:t>
      </w:r>
      <w:del w:id="1411" w:author="Xin Li" w:date="2026-08-22T14:29:00Z" w16du:dateUtc="2026-08-22T06:29:00Z">
        <w:r w:rsidRPr="00015210" w:rsidDel="006A4D67">
          <w:delText xml:space="preserve">are the portable part of what we find, because they </w:delText>
        </w:r>
      </w:del>
      <w:r w:rsidRPr="00015210">
        <w:t xml:space="preserve">describe how contributors respond to features of an AI answer </w:t>
      </w:r>
      <w:del w:id="1412" w:author="Xin Li" w:date="2026-08-22T14:29:00Z" w16du:dateUtc="2026-08-22T06:29:00Z">
        <w:r w:rsidRPr="00015210" w:rsidDel="006A4D67">
          <w:delText>rather than to the AI system we happened to observe</w:delText>
        </w:r>
      </w:del>
      <w:ins w:id="1413" w:author="Xin Li" w:date="2026-08-22T14:29:00Z" w16du:dateUtc="2026-08-22T06:29:00Z">
        <w:r w:rsidR="006A4D67">
          <w:t>that may change</w:t>
        </w:r>
      </w:ins>
      <w:r w:rsidRPr="00015210">
        <w:t>. A platform contemplating a different or a better internal GenAI can substitute that system</w:t>
      </w:r>
      <w:r w:rsidR="00534D0B" w:rsidRPr="00015210">
        <w:t>’</w:t>
      </w:r>
      <w:r w:rsidRPr="00015210">
        <w:t>s profile into these gradients</w:t>
      </w:r>
      <w:r w:rsidR="00F045BB" w:rsidRPr="00015210">
        <w:t>, to infer how AI would shape human contribution under the same competition mechanism</w:t>
      </w:r>
      <w:r w:rsidRPr="00015210">
        <w:t xml:space="preserve">. The label </w:t>
      </w:r>
      <w:del w:id="1414" w:author="Xin Li" w:date="2026-08-22T14:29:00Z" w16du:dateUtc="2026-08-22T06:29:00Z">
        <w:r w:rsidRPr="00015210" w:rsidDel="006A4D67">
          <w:delText xml:space="preserve">component </w:delText>
        </w:r>
      </w:del>
      <w:ins w:id="1415" w:author="Xin Li" w:date="2026-08-22T14:29:00Z" w16du:dateUtc="2026-08-22T06:29:00Z">
        <w:r w:rsidR="006A4D67">
          <w:t>effect</w:t>
        </w:r>
        <w:r w:rsidR="006A4D67" w:rsidRPr="00015210">
          <w:t xml:space="preserve"> </w:t>
        </w:r>
      </w:ins>
      <w:r w:rsidRPr="00015210">
        <w:t xml:space="preserve">is less portable, </w:t>
      </w:r>
      <w:del w:id="1416" w:author="Xin Li" w:date="2026-08-22T14:29:00Z" w16du:dateUtc="2026-08-22T06:29:00Z">
        <w:r w:rsidRPr="00015210" w:rsidDel="006A4D67">
          <w:delText>for a reason internal to our own theory:</w:delText>
        </w:r>
      </w:del>
      <w:ins w:id="1417" w:author="Xin Li" w:date="2026-08-22T14:29:00Z" w16du:dateUtc="2026-08-22T06:29:00Z">
        <w:r w:rsidR="006A4D67">
          <w:t>since</w:t>
        </w:r>
      </w:ins>
      <w:r w:rsidRPr="00015210">
        <w:t xml:space="preserve"> it rests on an appraisal grounded in beliefs about AI capability</w:t>
      </w:r>
      <w:ins w:id="1418" w:author="Xin Li" w:date="2026-08-22T14:30:00Z" w16du:dateUtc="2026-08-22T06:30:00Z">
        <w:r w:rsidR="006A4D67">
          <w:t xml:space="preserve">. The belief can also change along with time. But it takes longer time and up to </w:t>
        </w:r>
      </w:ins>
      <w:del w:id="1419" w:author="Xin Li" w:date="2026-08-22T14:30:00Z" w16du:dateUtc="2026-08-22T06:30:00Z">
        <w:r w:rsidRPr="00015210" w:rsidDel="006A4D67">
          <w:delText xml:space="preserve">, and </w:delText>
        </w:r>
        <w:r w:rsidR="00F045BB" w:rsidRPr="00015210" w:rsidDel="006A4D67">
          <w:delText xml:space="preserve">Section </w:delText>
        </w:r>
        <w:r w:rsidRPr="00015210" w:rsidDel="006A4D67">
          <w:delText xml:space="preserve">3.4.1 documents that these beliefs were, in our window, specific to a moment before practitioners </w:delText>
        </w:r>
      </w:del>
      <w:ins w:id="1420" w:author="Xin Li" w:date="2026-08-22T14:30:00Z" w16du:dateUtc="2026-08-22T06:30:00Z">
        <w:r w:rsidR="006A4D67">
          <w:t xml:space="preserve">how users </w:t>
        </w:r>
      </w:ins>
      <w:r w:rsidRPr="00015210">
        <w:t xml:space="preserve">had revised their assessment of </w:t>
      </w:r>
      <w:ins w:id="1421" w:author="Xin Li" w:date="2026-08-22T14:30:00Z" w16du:dateUtc="2026-08-22T06:30:00Z">
        <w:r w:rsidR="006A4D67">
          <w:t>the provided AI systems</w:t>
        </w:r>
      </w:ins>
      <w:del w:id="1422" w:author="Xin Li" w:date="2026-08-22T14:30:00Z" w16du:dateUtc="2026-08-22T06:30:00Z">
        <w:r w:rsidRPr="00015210" w:rsidDel="006A4D67">
          <w:delText>large language models</w:delText>
        </w:r>
      </w:del>
      <w:r w:rsidRPr="00015210">
        <w:t xml:space="preserve">. </w:t>
      </w:r>
      <w:ins w:id="1423" w:author="Xin Li" w:date="2026-08-22T14:30:00Z" w16du:dateUtc="2026-08-22T06:30:00Z">
        <w:r w:rsidR="006A4D67">
          <w:t>In the conte</w:t>
        </w:r>
      </w:ins>
      <w:ins w:id="1424" w:author="Xin Li" w:date="2026-08-22T14:31:00Z" w16du:dateUtc="2026-08-22T06:31:00Z">
        <w:r w:rsidR="006A4D67">
          <w:t>xt of our empirical study, t</w:t>
        </w:r>
      </w:ins>
      <w:ins w:id="1425" w:author="Xin Li" w:date="2026-08-22T14:24:00Z" w16du:dateUtc="2026-08-22T06:24:00Z">
        <w:r w:rsidR="00A32714">
          <w:t xml:space="preserve">he AI label </w:t>
        </w:r>
      </w:ins>
      <w:ins w:id="1426" w:author="Xin Li" w:date="2026-08-22T14:31:00Z" w16du:dateUtc="2026-08-22T06:31:00Z">
        <w:r w:rsidR="006A4D67">
          <w:t xml:space="preserve">effect </w:t>
        </w:r>
      </w:ins>
      <w:ins w:id="1427" w:author="Xin Li" w:date="2026-08-22T14:24:00Z" w16du:dateUtc="2026-08-22T06:24:00Z">
        <w:r w:rsidR="00A32714">
          <w:t xml:space="preserve">indicates a weak </w:t>
        </w:r>
      </w:ins>
      <w:ins w:id="1428" w:author="Xin Li" w:date="2026-08-22T14:31:00Z" w16du:dateUtc="2026-08-22T06:31:00Z">
        <w:r w:rsidR="006A4D67">
          <w:t>perceptions of AI’s abilities</w:t>
        </w:r>
      </w:ins>
      <w:ins w:id="1429" w:author="Xin Li" w:date="2026-08-22T14:24:00Z" w16du:dateUtc="2026-08-22T06:24:00Z">
        <w:r w:rsidR="00A32714">
          <w:t xml:space="preserve">. </w:t>
        </w:r>
      </w:ins>
      <w:r w:rsidRPr="00015210">
        <w:t xml:space="preserve">As those beliefs change, the label component should be expected to change with them. We develop this in </w:t>
      </w:r>
      <w:r w:rsidR="00F045BB" w:rsidRPr="00015210">
        <w:t xml:space="preserve">Section </w:t>
      </w:r>
      <w:r w:rsidRPr="00015210">
        <w:t>7.</w:t>
      </w:r>
    </w:p>
    <w:p w14:paraId="53CBCA04" w14:textId="77777777" w:rsidR="00C816AB" w:rsidRPr="00015210" w:rsidRDefault="00C816AB" w:rsidP="00C816AB">
      <w:pPr>
        <w:pStyle w:val="Heading2"/>
        <w:rPr>
          <w:rFonts w:eastAsiaTheme="minorEastAsia"/>
          <w:lang w:eastAsia="zh-CN"/>
        </w:rPr>
      </w:pPr>
      <w:bookmarkStart w:id="1430" w:name="_Hlk176369668"/>
      <w:bookmarkStart w:id="1431" w:name="OLE_LINK16"/>
      <w:bookmarkEnd w:id="1228"/>
      <w:r w:rsidRPr="00015210">
        <w:rPr>
          <w:rFonts w:eastAsiaTheme="minorEastAsia"/>
        </w:rPr>
        <w:t>Robustness Check</w:t>
      </w:r>
      <w:r w:rsidRPr="00015210">
        <w:rPr>
          <w:rFonts w:eastAsiaTheme="minorEastAsia"/>
          <w:lang w:eastAsia="zh-CN"/>
        </w:rPr>
        <w:t>s</w:t>
      </w:r>
    </w:p>
    <w:p w14:paraId="4C11E194" w14:textId="77489959" w:rsidR="00C816AB" w:rsidRPr="00015210" w:rsidRDefault="00C816AB" w:rsidP="000E4EEB">
      <w:pPr>
        <w:pStyle w:val="Heading3"/>
      </w:pPr>
      <w:r w:rsidRPr="00015210">
        <w:t xml:space="preserve">Alternative Specifications </w:t>
      </w:r>
    </w:p>
    <w:p w14:paraId="13C84099" w14:textId="1EE4D944" w:rsidR="00151A30" w:rsidRPr="00015210" w:rsidRDefault="00C816AB" w:rsidP="00C816AB">
      <w:pPr>
        <w:pStyle w:val="Paragraph0"/>
      </w:pPr>
      <w:r w:rsidRPr="00015210">
        <w:t xml:space="preserve">Our main analysis uses log-transformed count data for the number of answers per question. Recent research has raised concerns about log-transforming non-negative dependent variables </w:t>
      </w:r>
      <w:r w:rsidRPr="00015210">
        <w:fldChar w:fldCharType="begin"/>
      </w:r>
      <w:r w:rsidR="002B3B5F" w:rsidRPr="00015210">
        <w:instrText xml:space="preserve"> ADDIN ZOTERO_ITEM CSL_CITATION {"citationID":"CyYv8e3J","properties":{"unsorted":false,"formattedCitation":"(Chen &amp; Roth 2024)","plainCitation":"(Chen &amp; Roth 2024)","noteIndex":0},"citationItems":[{"id":31825,"uris":["http://zotero.org/users/8905122/items/7G3C4EH2"],"itemData":{"id":31825,"type":"article-journal","abstract":"When studying an outcome Y that is weakly positive but can equal zero (e.g., earnings), researchers frequently estimate an average treatment effect (ATE) for a “log-like” transformation that behaves like log (Y) for large Y but is defined at zero (e.g., log (1 + Y), $\\operatorname{arcsinh}(Y)$). We argue that ATEs for log-like transformations should not be interpreted as approximating percentage effects, since unlike a percentage, they depend on the units of the outcome. In fact, we show that if the treatment affects the extensive margin, one can obtain a treatment effect of any magnitude simply by rescaling the units of Y before taking the log-like transformation. This arbitrary unit dependence arises because an individual-level percentage effect is not well-defined for individuals whose outcome changes from zero to nonzero when receiving treatment, and the units of the outcome implicitly determine how much weight the ATE for a log-like transformation places on the extensive margin. We further establish a trilemma: when the outcome can equal zero, there is no treatment effect parameter that is an average of individual-level treatment effects, unit invariant, and point identified. We discuss several alternative approaches that may be sensible in settings with an intensive and extensive margin, including (i) expressing the ATE in levels as a percentage (e.g., using Poisson regression), (ii) explicitly calibrating the value placed on the intensive and extensive margins, and (iii) estimating separate effects for the two margins (e.g., using Lee bounds). We illustrate these approaches in three empirical applications.","archive_location":"468 </w:instrText>
      </w:r>
      <w:r w:rsidR="002B3B5F" w:rsidRPr="00015210">
        <w:rPr>
          <w:rFonts w:ascii="Apple Color Emoji" w:hAnsi="Apple Color Emoji" w:cs="Apple Color Emoji"/>
        </w:rPr>
        <w:instrText>📊</w:instrText>
      </w:r>
      <w:r w:rsidR="002B3B5F" w:rsidRPr="00015210">
        <w:instrText>","call-number":"1","container-title":"The Quarterly Journal of Economics","DOI":"10.1093/qje/qjad054","ISSN":"0033-5533","issue":"2","journalAbbreviation":"Q J Econ","language":"en","note":"</w:instrText>
      </w:r>
      <w:r w:rsidR="002B3B5F" w:rsidRPr="00015210">
        <w:rPr>
          <w:rFonts w:ascii="Apple Color Emoji" w:hAnsi="Apple Color Emoji" w:cs="Apple Color Emoji"/>
        </w:rPr>
        <w:instrText>🏷️</w:instrText>
      </w:r>
      <w:r w:rsidR="002B3B5F" w:rsidRPr="00015210">
        <w:instrText xml:space="preserve"> /unread","page":"891-936","source":"12.7 (Q1)","title":"Logs with Zeros? Some Problems and Solutions","title-short":"Logs with Zeros?","URL":"https://academic.oup.com/qje/article/139/2/891/7473710","volume":"139","author":[{"family":"Chen","given":"Jiafeng"},{"family":"Roth","given":"Jonathan"}],"accessed":{"date-parts":[["2025",11,15]]},"issued":{"date-parts":[["2024",3,30]]}}}],"schema":"https://github.com/citation-style-language/schema/raw/master/csl-citation.json"} </w:instrText>
      </w:r>
      <w:r w:rsidRPr="00015210">
        <w:fldChar w:fldCharType="separate"/>
      </w:r>
      <w:r w:rsidR="002B3B5F" w:rsidRPr="00015210">
        <w:t>(Chen &amp; Roth 2024)</w:t>
      </w:r>
      <w:r w:rsidRPr="00015210">
        <w:fldChar w:fldCharType="end"/>
      </w:r>
      <w:r w:rsidRPr="00015210">
        <w:t xml:space="preserve">. </w:t>
      </w:r>
      <w:r w:rsidR="00151A30" w:rsidRPr="00015210">
        <w:t>We therefore re-estimate the two main relationships under models that do not require this transformation.</w:t>
      </w:r>
    </w:p>
    <w:p w14:paraId="0A6AF3A3" w14:textId="19FA51A1" w:rsidR="00C816AB" w:rsidRPr="00015210" w:rsidRDefault="00C816AB" w:rsidP="00C816AB">
      <w:pPr>
        <w:pStyle w:val="Paragraph0"/>
      </w:pPr>
      <w:r w:rsidRPr="00015210">
        <w:rPr>
          <w:b/>
          <w:bCs/>
        </w:rPr>
        <w:t>Answer Supply</w:t>
      </w:r>
      <w:r w:rsidRPr="00015210">
        <w:t xml:space="preserve">. Table </w:t>
      </w:r>
      <w:del w:id="1432" w:author="Xin Li" w:date="2026-08-22T13:41:00Z" w16du:dateUtc="2026-08-22T05:41:00Z">
        <w:r w:rsidR="004D1041" w:rsidRPr="00015210" w:rsidDel="00745A6A">
          <w:delText>7</w:delText>
        </w:r>
        <w:r w:rsidRPr="00015210" w:rsidDel="00745A6A">
          <w:delText xml:space="preserve"> </w:delText>
        </w:r>
      </w:del>
      <w:ins w:id="1433" w:author="Xin Li" w:date="2026-08-22T13:41:00Z" w16du:dateUtc="2026-08-22T05:41:00Z">
        <w:r w:rsidR="00745A6A">
          <w:t>5</w:t>
        </w:r>
        <w:r w:rsidR="00745A6A" w:rsidRPr="00015210">
          <w:t xml:space="preserve"> </w:t>
        </w:r>
      </w:ins>
      <w:r w:rsidRPr="00015210">
        <w:t xml:space="preserve">examines the human answer supply across </w:t>
      </w:r>
      <w:del w:id="1434" w:author="Xin Li" w:date="2026-08-22T14:34:00Z" w16du:dateUtc="2026-08-22T06:34:00Z">
        <w:r w:rsidRPr="00015210" w:rsidDel="00D61EA7">
          <w:delText xml:space="preserve">five </w:delText>
        </w:r>
      </w:del>
      <w:ins w:id="1435" w:author="Xin Li" w:date="2026-08-22T14:34:00Z" w16du:dateUtc="2026-08-22T06:34:00Z">
        <w:r w:rsidR="00D61EA7">
          <w:t>four</w:t>
        </w:r>
      </w:ins>
      <w:ins w:id="1436" w:author="Xin Li" w:date="2026-08-22T14:35:00Z" w16du:dateUtc="2026-08-22T06:35:00Z">
        <w:r w:rsidR="00D61EA7">
          <w:t xml:space="preserve"> additional</w:t>
        </w:r>
      </w:ins>
      <w:ins w:id="1437" w:author="Xin Li" w:date="2026-08-22T14:34:00Z" w16du:dateUtc="2026-08-22T06:34:00Z">
        <w:r w:rsidR="00D61EA7" w:rsidRPr="00015210">
          <w:t xml:space="preserve"> </w:t>
        </w:r>
      </w:ins>
      <w:r w:rsidRPr="00015210">
        <w:lastRenderedPageBreak/>
        <w:t xml:space="preserve">specifications. Column 1 </w:t>
      </w:r>
      <w:del w:id="1438" w:author="Xin Li" w:date="2026-08-22T14:35:00Z" w16du:dateUtc="2026-08-22T06:35:00Z">
        <w:r w:rsidRPr="00015210" w:rsidDel="00D61EA7">
          <w:delText xml:space="preserve">reproduces our preferred OLS specification for comparison. </w:delText>
        </w:r>
        <w:r w:rsidR="00151A30" w:rsidRPr="00015210" w:rsidDel="00D61EA7">
          <w:delText xml:space="preserve">Column 2 </w:delText>
        </w:r>
      </w:del>
      <w:r w:rsidR="00151A30" w:rsidRPr="00015210">
        <w:t xml:space="preserve">adds a questioner random effect. Because treatment is randomized at the question level, the error term is uncorrelated with treatment, so the random effect is an appropriate adjustment for repeated questions from the same questioner. </w:t>
      </w:r>
      <w:r w:rsidRPr="00015210">
        <w:t xml:space="preserve">Columns </w:t>
      </w:r>
      <w:del w:id="1439" w:author="Xin Li" w:date="2026-08-22T14:37:00Z" w16du:dateUtc="2026-08-22T06:37:00Z">
        <w:r w:rsidRPr="00015210" w:rsidDel="003266E4">
          <w:delText>3</w:delText>
        </w:r>
      </w:del>
      <w:ins w:id="1440" w:author="Xin Li" w:date="2026-08-22T14:37:00Z" w16du:dateUtc="2026-08-22T06:37:00Z">
        <w:r w:rsidR="003266E4">
          <w:t>2</w:t>
        </w:r>
      </w:ins>
      <w:r w:rsidRPr="00015210">
        <w:t>-</w:t>
      </w:r>
      <w:del w:id="1441" w:author="Xin Li" w:date="2026-08-22T14:37:00Z" w16du:dateUtc="2026-08-22T06:37:00Z">
        <w:r w:rsidRPr="00015210" w:rsidDel="003266E4">
          <w:delText xml:space="preserve">5 </w:delText>
        </w:r>
      </w:del>
      <w:ins w:id="1442" w:author="Xin Li" w:date="2026-08-22T14:37:00Z" w16du:dateUtc="2026-08-22T06:37:00Z">
        <w:r w:rsidR="003266E4">
          <w:t>4</w:t>
        </w:r>
        <w:r w:rsidR="003266E4" w:rsidRPr="00015210">
          <w:t xml:space="preserve"> </w:t>
        </w:r>
      </w:ins>
      <w:r w:rsidRPr="00015210">
        <w:t xml:space="preserve">employ models specifically designed for count data: Poisson, zero-inflated Poisson (ZIP), and zero-inflated negative binomial (ZINB). </w:t>
      </w:r>
    </w:p>
    <w:p w14:paraId="795E39D3" w14:textId="34553BF3" w:rsidR="00C816AB" w:rsidRPr="00015210" w:rsidRDefault="00151A30" w:rsidP="00C816AB">
      <w:pPr>
        <w:pStyle w:val="Paragraph0"/>
        <w:rPr>
          <w:color w:val="000000"/>
          <w:szCs w:val="24"/>
        </w:rPr>
      </w:pPr>
      <w:r w:rsidRPr="00015210">
        <w:rPr>
          <w:color w:val="000000"/>
        </w:rPr>
        <w:t xml:space="preserve">The three coefficients of interest </w:t>
      </w:r>
      <w:r w:rsidR="00C816AB" w:rsidRPr="00015210">
        <w:rPr>
          <w:color w:val="000000"/>
        </w:rPr>
        <w:t xml:space="preserve">are stable across all specifications. </w:t>
      </w:r>
      <w:r w:rsidRPr="00015210">
        <w:rPr>
          <w:color w:val="000000"/>
        </w:rPr>
        <w:t>The AI label effect is positive and significant throughout. It ranges from 0.168 (p &lt; 0.05) under the random effect model to 0.469 (p &lt; 0.05) under the zero-inflated negative binomial model, and the three count models sit close to 0.468. The interaction with AI answer length is negative and significant in every column, from -0.041 (p &lt; 0.01) under the random effect model to -0.117 (p &lt; 0.01 or better) under the count models. The interaction with AI answer quality is small and never significant, moving only between 0.003 and 0.010. Adding the questioner random effect in Column 2 leaves the OLS estimates almost unchanged. This pattern matches H1, H2, and H3.</w:t>
      </w:r>
    </w:p>
    <w:p w14:paraId="2EDD5F52" w14:textId="6279017B" w:rsidR="00C816AB" w:rsidRPr="00015210" w:rsidRDefault="00C816AB" w:rsidP="004D1041">
      <w:pPr>
        <w:pStyle w:val="TableFiguretitle"/>
      </w:pPr>
      <w:bookmarkStart w:id="1443" w:name="_Ref210225085"/>
      <w:r w:rsidRPr="00015210">
        <w:t xml:space="preserve">Table </w:t>
      </w:r>
      <w:bookmarkEnd w:id="1443"/>
      <w:del w:id="1444" w:author="Xin Li" w:date="2026-08-22T13:41:00Z" w16du:dateUtc="2026-08-22T05:41:00Z">
        <w:r w:rsidR="004D1041" w:rsidRPr="00015210" w:rsidDel="00745A6A">
          <w:delText>7</w:delText>
        </w:r>
      </w:del>
      <w:ins w:id="1445" w:author="Xin Li" w:date="2026-08-22T13:41:00Z" w16du:dateUtc="2026-08-22T05:41:00Z">
        <w:r w:rsidR="00745A6A">
          <w:t>5</w:t>
        </w:r>
      </w:ins>
      <w:r w:rsidRPr="00015210">
        <w:t>. Robustness checks: alternative model specifications for human answer supply</w:t>
      </w:r>
    </w:p>
    <w:tbl>
      <w:tblPr>
        <w:tblW w:w="9540" w:type="dxa"/>
        <w:jc w:val="center"/>
        <w:tblCellMar>
          <w:left w:w="0" w:type="dxa"/>
          <w:right w:w="0" w:type="dxa"/>
        </w:tblCellMar>
        <w:tblLook w:val="04A0" w:firstRow="1" w:lastRow="0" w:firstColumn="1" w:lastColumn="0" w:noHBand="0" w:noVBand="1"/>
      </w:tblPr>
      <w:tblGrid>
        <w:gridCol w:w="2030"/>
        <w:gridCol w:w="2917"/>
        <w:gridCol w:w="847"/>
        <w:gridCol w:w="880"/>
        <w:gridCol w:w="880"/>
        <w:gridCol w:w="1986"/>
      </w:tblGrid>
      <w:tr w:rsidR="00D61EA7" w:rsidRPr="00015210" w14:paraId="346EE0F5" w14:textId="532EE4E3" w:rsidTr="00DF063F">
        <w:trPr>
          <w:jc w:val="center"/>
        </w:trPr>
        <w:tc>
          <w:tcPr>
            <w:tcW w:w="0" w:type="auto"/>
            <w:vMerge w:val="restart"/>
            <w:tcBorders>
              <w:top w:val="single" w:sz="4" w:space="0" w:color="auto"/>
              <w:left w:val="nil"/>
              <w:bottom w:val="nil"/>
              <w:right w:val="nil"/>
            </w:tcBorders>
            <w:noWrap/>
            <w:tcMar>
              <w:top w:w="15" w:type="dxa"/>
              <w:left w:w="15" w:type="dxa"/>
              <w:bottom w:w="0" w:type="dxa"/>
              <w:right w:w="15" w:type="dxa"/>
            </w:tcMar>
            <w:hideMark/>
          </w:tcPr>
          <w:p w14:paraId="2D672D47" w14:textId="77777777" w:rsidR="00D61EA7" w:rsidRDefault="00D61EA7" w:rsidP="00D61EA7">
            <w:pPr>
              <w:jc w:val="center"/>
              <w:rPr>
                <w:color w:val="000000"/>
                <w:sz w:val="20"/>
                <w:szCs w:val="20"/>
              </w:rPr>
            </w:pPr>
          </w:p>
          <w:p w14:paraId="5EEB36B5" w14:textId="77777777" w:rsidR="00D61EA7" w:rsidRDefault="00D61EA7" w:rsidP="00D61EA7">
            <w:pPr>
              <w:jc w:val="center"/>
              <w:rPr>
                <w:color w:val="000000"/>
                <w:sz w:val="20"/>
                <w:szCs w:val="20"/>
              </w:rPr>
            </w:pPr>
          </w:p>
          <w:p w14:paraId="59881A91" w14:textId="4EA58198" w:rsidR="00D61EA7" w:rsidRPr="00015210" w:rsidRDefault="00D61EA7" w:rsidP="00D61EA7">
            <w:pPr>
              <w:jc w:val="center"/>
              <w:rPr>
                <w:color w:val="000000"/>
                <w:sz w:val="20"/>
                <w:szCs w:val="20"/>
              </w:rPr>
            </w:pPr>
            <w:r w:rsidRPr="00015210">
              <w:rPr>
                <w:color w:val="000000"/>
                <w:sz w:val="20"/>
                <w:szCs w:val="20"/>
              </w:rPr>
              <w:t> </w:t>
            </w:r>
          </w:p>
        </w:tc>
        <w:tc>
          <w:tcPr>
            <w:tcW w:w="2917" w:type="dxa"/>
            <w:tcBorders>
              <w:top w:val="single" w:sz="4" w:space="0" w:color="auto"/>
              <w:left w:val="nil"/>
              <w:bottom w:val="nil"/>
              <w:right w:val="nil"/>
            </w:tcBorders>
            <w:noWrap/>
            <w:tcMar>
              <w:top w:w="15" w:type="dxa"/>
              <w:left w:w="15" w:type="dxa"/>
              <w:bottom w:w="0" w:type="dxa"/>
              <w:right w:w="15" w:type="dxa"/>
            </w:tcMar>
            <w:hideMark/>
          </w:tcPr>
          <w:p w14:paraId="557019FF" w14:textId="6D3338DF" w:rsidR="00D61EA7" w:rsidRPr="00015210" w:rsidRDefault="00D61EA7" w:rsidP="00D61EA7">
            <w:pPr>
              <w:jc w:val="center"/>
              <w:rPr>
                <w:color w:val="000000"/>
                <w:sz w:val="20"/>
                <w:szCs w:val="20"/>
              </w:rPr>
            </w:pPr>
            <w:r w:rsidRPr="00015210">
              <w:rPr>
                <w:color w:val="000000"/>
                <w:sz w:val="20"/>
                <w:szCs w:val="20"/>
              </w:rPr>
              <w:t>Random Effect</w:t>
            </w:r>
          </w:p>
        </w:tc>
        <w:tc>
          <w:tcPr>
            <w:tcW w:w="0" w:type="auto"/>
            <w:tcBorders>
              <w:top w:val="single" w:sz="4" w:space="0" w:color="auto"/>
              <w:left w:val="nil"/>
              <w:bottom w:val="nil"/>
              <w:right w:val="nil"/>
            </w:tcBorders>
            <w:noWrap/>
            <w:tcMar>
              <w:top w:w="15" w:type="dxa"/>
              <w:left w:w="15" w:type="dxa"/>
              <w:bottom w:w="0" w:type="dxa"/>
              <w:right w:w="15" w:type="dxa"/>
            </w:tcMar>
            <w:hideMark/>
          </w:tcPr>
          <w:p w14:paraId="0F98AA17" w14:textId="77777777" w:rsidR="00D61EA7" w:rsidRPr="00015210" w:rsidRDefault="00D61EA7" w:rsidP="00D61EA7">
            <w:pPr>
              <w:jc w:val="center"/>
              <w:rPr>
                <w:color w:val="000000"/>
                <w:sz w:val="20"/>
                <w:szCs w:val="20"/>
              </w:rPr>
            </w:pPr>
            <w:r w:rsidRPr="00015210">
              <w:rPr>
                <w:color w:val="000000"/>
                <w:sz w:val="20"/>
                <w:szCs w:val="20"/>
              </w:rPr>
              <w:t>Poisson</w:t>
            </w:r>
          </w:p>
        </w:tc>
        <w:tc>
          <w:tcPr>
            <w:tcW w:w="0" w:type="auto"/>
            <w:tcBorders>
              <w:top w:val="single" w:sz="4" w:space="0" w:color="auto"/>
              <w:left w:val="nil"/>
              <w:bottom w:val="nil"/>
              <w:right w:val="nil"/>
            </w:tcBorders>
            <w:noWrap/>
            <w:tcMar>
              <w:top w:w="15" w:type="dxa"/>
              <w:left w:w="15" w:type="dxa"/>
              <w:bottom w:w="0" w:type="dxa"/>
              <w:right w:w="15" w:type="dxa"/>
            </w:tcMar>
            <w:hideMark/>
          </w:tcPr>
          <w:p w14:paraId="6EC1F0E5" w14:textId="77777777" w:rsidR="00D61EA7" w:rsidRPr="00015210" w:rsidRDefault="00D61EA7" w:rsidP="00D61EA7">
            <w:pPr>
              <w:jc w:val="center"/>
              <w:rPr>
                <w:color w:val="000000"/>
                <w:sz w:val="20"/>
                <w:szCs w:val="20"/>
              </w:rPr>
            </w:pPr>
            <w:r w:rsidRPr="00015210">
              <w:rPr>
                <w:color w:val="000000"/>
                <w:sz w:val="20"/>
                <w:szCs w:val="20"/>
              </w:rPr>
              <w:t>ZIP</w:t>
            </w:r>
          </w:p>
        </w:tc>
        <w:tc>
          <w:tcPr>
            <w:tcW w:w="0" w:type="auto"/>
            <w:tcBorders>
              <w:top w:val="single" w:sz="4" w:space="0" w:color="auto"/>
              <w:left w:val="nil"/>
              <w:bottom w:val="nil"/>
              <w:right w:val="nil"/>
            </w:tcBorders>
            <w:noWrap/>
            <w:tcMar>
              <w:top w:w="15" w:type="dxa"/>
              <w:left w:w="15" w:type="dxa"/>
              <w:bottom w:w="0" w:type="dxa"/>
              <w:right w:w="15" w:type="dxa"/>
            </w:tcMar>
            <w:hideMark/>
          </w:tcPr>
          <w:p w14:paraId="21437868" w14:textId="77777777" w:rsidR="00D61EA7" w:rsidRPr="00015210" w:rsidRDefault="00D61EA7" w:rsidP="00D61EA7">
            <w:pPr>
              <w:jc w:val="center"/>
              <w:rPr>
                <w:color w:val="000000"/>
                <w:sz w:val="20"/>
                <w:szCs w:val="20"/>
              </w:rPr>
            </w:pPr>
            <w:r w:rsidRPr="00015210">
              <w:rPr>
                <w:color w:val="000000"/>
                <w:sz w:val="20"/>
                <w:szCs w:val="20"/>
              </w:rPr>
              <w:t>ZINB</w:t>
            </w:r>
          </w:p>
        </w:tc>
        <w:tc>
          <w:tcPr>
            <w:tcW w:w="1986" w:type="dxa"/>
            <w:tcBorders>
              <w:top w:val="single" w:sz="4" w:space="0" w:color="auto"/>
              <w:left w:val="nil"/>
              <w:bottom w:val="nil"/>
              <w:right w:val="nil"/>
            </w:tcBorders>
          </w:tcPr>
          <w:p w14:paraId="490FCAF4" w14:textId="29158720" w:rsidR="00D61EA7" w:rsidRPr="00015210" w:rsidRDefault="00D61EA7" w:rsidP="00D61EA7">
            <w:pPr>
              <w:jc w:val="center"/>
              <w:rPr>
                <w:color w:val="000000"/>
                <w:sz w:val="20"/>
                <w:szCs w:val="20"/>
              </w:rPr>
            </w:pPr>
            <w:r w:rsidRPr="00015210">
              <w:rPr>
                <w:color w:val="000000"/>
                <w:sz w:val="20"/>
                <w:szCs w:val="20"/>
              </w:rPr>
              <w:t>Random Effect</w:t>
            </w:r>
          </w:p>
        </w:tc>
      </w:tr>
      <w:tr w:rsidR="00D61EA7" w:rsidRPr="00015210" w14:paraId="654D5220" w14:textId="7DE9E175" w:rsidTr="00DF063F">
        <w:trPr>
          <w:jc w:val="center"/>
        </w:trPr>
        <w:tc>
          <w:tcPr>
            <w:tcW w:w="0" w:type="auto"/>
            <w:vMerge/>
            <w:tcBorders>
              <w:top w:val="single" w:sz="4" w:space="0" w:color="auto"/>
              <w:left w:val="nil"/>
              <w:bottom w:val="nil"/>
              <w:right w:val="nil"/>
            </w:tcBorders>
            <w:hideMark/>
          </w:tcPr>
          <w:p w14:paraId="1CB8F32B" w14:textId="77777777" w:rsidR="00D61EA7" w:rsidRPr="00015210" w:rsidRDefault="00D61EA7" w:rsidP="00D61EA7">
            <w:pPr>
              <w:rPr>
                <w:color w:val="000000"/>
                <w:sz w:val="20"/>
                <w:szCs w:val="20"/>
              </w:rPr>
            </w:pPr>
          </w:p>
        </w:tc>
        <w:tc>
          <w:tcPr>
            <w:tcW w:w="2917" w:type="dxa"/>
            <w:tcBorders>
              <w:top w:val="nil"/>
              <w:left w:val="nil"/>
              <w:bottom w:val="nil"/>
            </w:tcBorders>
            <w:noWrap/>
            <w:tcMar>
              <w:top w:w="15" w:type="dxa"/>
              <w:left w:w="15" w:type="dxa"/>
              <w:bottom w:w="0" w:type="dxa"/>
              <w:right w:w="15" w:type="dxa"/>
            </w:tcMar>
            <w:hideMark/>
          </w:tcPr>
          <w:p w14:paraId="7E557C21" w14:textId="77777777" w:rsidR="00D61EA7" w:rsidRPr="00015210" w:rsidRDefault="00D61EA7" w:rsidP="00D61EA7">
            <w:pPr>
              <w:jc w:val="center"/>
              <w:rPr>
                <w:color w:val="000000"/>
                <w:sz w:val="20"/>
                <w:szCs w:val="20"/>
              </w:rPr>
            </w:pPr>
            <w:r w:rsidRPr="00015210">
              <w:rPr>
                <w:color w:val="000000"/>
                <w:sz w:val="20"/>
                <w:szCs w:val="20"/>
              </w:rPr>
              <w:t>(1)</w:t>
            </w:r>
          </w:p>
        </w:tc>
        <w:tc>
          <w:tcPr>
            <w:tcW w:w="0" w:type="auto"/>
            <w:tcBorders>
              <w:top w:val="nil"/>
              <w:left w:val="nil"/>
              <w:bottom w:val="nil"/>
              <w:right w:val="nil"/>
            </w:tcBorders>
            <w:noWrap/>
            <w:tcMar>
              <w:top w:w="15" w:type="dxa"/>
              <w:left w:w="15" w:type="dxa"/>
              <w:bottom w:w="0" w:type="dxa"/>
              <w:right w:w="15" w:type="dxa"/>
            </w:tcMar>
            <w:hideMark/>
          </w:tcPr>
          <w:p w14:paraId="6A38661A" w14:textId="50FB50AD"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2</w:t>
            </w: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10B1EB7C" w14:textId="3B7D78C5"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3</w:t>
            </w: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14A3A713" w14:textId="3DB9F400"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4</w:t>
            </w:r>
            <w:r w:rsidRPr="00015210">
              <w:rPr>
                <w:color w:val="000000"/>
                <w:sz w:val="20"/>
                <w:szCs w:val="20"/>
              </w:rPr>
              <w:t>)</w:t>
            </w:r>
          </w:p>
        </w:tc>
        <w:tc>
          <w:tcPr>
            <w:tcW w:w="1986" w:type="dxa"/>
            <w:tcBorders>
              <w:top w:val="nil"/>
              <w:left w:val="nil"/>
              <w:bottom w:val="nil"/>
              <w:right w:val="nil"/>
            </w:tcBorders>
          </w:tcPr>
          <w:p w14:paraId="107B3826" w14:textId="3A76DD51"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5</w:t>
            </w:r>
            <w:r w:rsidRPr="00015210">
              <w:rPr>
                <w:color w:val="000000"/>
                <w:sz w:val="20"/>
                <w:szCs w:val="20"/>
              </w:rPr>
              <w:t>)</w:t>
            </w:r>
          </w:p>
        </w:tc>
      </w:tr>
      <w:tr w:rsidR="00D61EA7" w:rsidRPr="00015210" w14:paraId="5892E29F" w14:textId="6225B9FB" w:rsidTr="00DF063F">
        <w:trPr>
          <w:jc w:val="center"/>
        </w:trPr>
        <w:tc>
          <w:tcPr>
            <w:tcW w:w="0" w:type="auto"/>
            <w:vMerge/>
            <w:tcBorders>
              <w:top w:val="single" w:sz="4" w:space="0" w:color="auto"/>
              <w:left w:val="nil"/>
              <w:bottom w:val="nil"/>
              <w:right w:val="nil"/>
            </w:tcBorders>
            <w:hideMark/>
          </w:tcPr>
          <w:p w14:paraId="625487BD" w14:textId="77777777" w:rsidR="00D61EA7" w:rsidRPr="00015210" w:rsidRDefault="00D61EA7" w:rsidP="00D61EA7">
            <w:pPr>
              <w:rPr>
                <w:color w:val="000000"/>
                <w:sz w:val="20"/>
                <w:szCs w:val="20"/>
              </w:rPr>
            </w:pPr>
          </w:p>
        </w:tc>
        <w:tc>
          <w:tcPr>
            <w:tcW w:w="2917" w:type="dxa"/>
            <w:tcBorders>
              <w:top w:val="nil"/>
              <w:left w:val="nil"/>
              <w:bottom w:val="single" w:sz="4" w:space="0" w:color="auto"/>
            </w:tcBorders>
            <w:tcMar>
              <w:top w:w="15" w:type="dxa"/>
              <w:left w:w="15" w:type="dxa"/>
              <w:bottom w:w="0" w:type="dxa"/>
              <w:right w:w="15" w:type="dxa"/>
            </w:tcMar>
            <w:hideMark/>
          </w:tcPr>
          <w:p w14:paraId="5FE85000" w14:textId="1345CFD2" w:rsidR="00D61EA7" w:rsidRPr="00015210"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D61EA7" w:rsidRPr="00015210">
              <w:rPr>
                <w:color w:val="000000"/>
                <w:sz w:val="20"/>
                <w:szCs w:val="20"/>
              </w:rPr>
              <w:t>Log(answer number in 7 days)</w:t>
            </w:r>
          </w:p>
        </w:tc>
        <w:tc>
          <w:tcPr>
            <w:tcW w:w="0" w:type="auto"/>
            <w:gridSpan w:val="3"/>
            <w:tcBorders>
              <w:top w:val="nil"/>
              <w:left w:val="nil"/>
              <w:bottom w:val="single" w:sz="4" w:space="0" w:color="auto"/>
              <w:right w:val="nil"/>
            </w:tcBorders>
            <w:tcMar>
              <w:top w:w="15" w:type="dxa"/>
              <w:left w:w="15" w:type="dxa"/>
              <w:bottom w:w="0" w:type="dxa"/>
              <w:right w:w="15" w:type="dxa"/>
            </w:tcMar>
            <w:hideMark/>
          </w:tcPr>
          <w:p w14:paraId="6E51F0E1" w14:textId="6535FC5E" w:rsidR="00D61EA7" w:rsidRPr="00015210"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D61EA7">
              <w:rPr>
                <w:color w:val="000000"/>
                <w:sz w:val="20"/>
                <w:szCs w:val="20"/>
              </w:rPr>
              <w:t>A</w:t>
            </w:r>
            <w:r w:rsidR="00D61EA7" w:rsidRPr="00015210">
              <w:rPr>
                <w:color w:val="000000"/>
                <w:sz w:val="20"/>
                <w:szCs w:val="20"/>
              </w:rPr>
              <w:t>nswer number in 7 days</w:t>
            </w:r>
          </w:p>
        </w:tc>
        <w:tc>
          <w:tcPr>
            <w:tcW w:w="1986" w:type="dxa"/>
            <w:tcBorders>
              <w:top w:val="nil"/>
              <w:left w:val="nil"/>
              <w:bottom w:val="single" w:sz="4" w:space="0" w:color="auto"/>
              <w:right w:val="nil"/>
            </w:tcBorders>
          </w:tcPr>
          <w:p w14:paraId="0E046517" w14:textId="17175C9F" w:rsidR="00D61EA7"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D61EA7" w:rsidRPr="00015210">
              <w:rPr>
                <w:color w:val="000000"/>
                <w:sz w:val="20"/>
                <w:szCs w:val="20"/>
              </w:rPr>
              <w:t>First answer quality</w:t>
            </w:r>
          </w:p>
        </w:tc>
      </w:tr>
      <w:tr w:rsidR="00D61EA7" w:rsidRPr="00015210" w14:paraId="72289A11" w14:textId="59A6CA3E" w:rsidTr="00DF063F">
        <w:trPr>
          <w:jc w:val="center"/>
        </w:trPr>
        <w:tc>
          <w:tcPr>
            <w:tcW w:w="0" w:type="auto"/>
            <w:vMerge w:val="restart"/>
            <w:tcBorders>
              <w:top w:val="nil"/>
              <w:left w:val="nil"/>
              <w:bottom w:val="nil"/>
              <w:right w:val="nil"/>
            </w:tcBorders>
            <w:noWrap/>
            <w:tcMar>
              <w:top w:w="15" w:type="dxa"/>
              <w:left w:w="15" w:type="dxa"/>
              <w:bottom w:w="0" w:type="dxa"/>
              <w:right w:w="15" w:type="dxa"/>
            </w:tcMar>
            <w:hideMark/>
          </w:tcPr>
          <w:p w14:paraId="160CC368"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917" w:type="dxa"/>
            <w:tcBorders>
              <w:top w:val="nil"/>
              <w:left w:val="nil"/>
              <w:bottom w:val="nil"/>
            </w:tcBorders>
            <w:noWrap/>
            <w:tcMar>
              <w:top w:w="15" w:type="dxa"/>
              <w:left w:w="15" w:type="dxa"/>
              <w:bottom w:w="0" w:type="dxa"/>
              <w:right w:w="15" w:type="dxa"/>
            </w:tcMar>
            <w:hideMark/>
          </w:tcPr>
          <w:p w14:paraId="02B137DD" w14:textId="6E2BE13B" w:rsidR="00D61EA7" w:rsidRPr="00015210" w:rsidRDefault="00D61EA7" w:rsidP="00D61EA7">
            <w:pPr>
              <w:jc w:val="center"/>
              <w:rPr>
                <w:color w:val="000000"/>
                <w:sz w:val="20"/>
                <w:szCs w:val="20"/>
              </w:rPr>
            </w:pPr>
            <w:r w:rsidRPr="00015210">
              <w:rPr>
                <w:color w:val="000000"/>
                <w:sz w:val="20"/>
                <w:szCs w:val="20"/>
              </w:rPr>
              <w:t>0.168*</w:t>
            </w:r>
          </w:p>
        </w:tc>
        <w:tc>
          <w:tcPr>
            <w:tcW w:w="0" w:type="auto"/>
            <w:tcBorders>
              <w:top w:val="nil"/>
              <w:left w:val="nil"/>
              <w:bottom w:val="nil"/>
              <w:right w:val="nil"/>
            </w:tcBorders>
            <w:noWrap/>
            <w:tcMar>
              <w:top w:w="15" w:type="dxa"/>
              <w:left w:w="15" w:type="dxa"/>
              <w:bottom w:w="0" w:type="dxa"/>
              <w:right w:w="15" w:type="dxa"/>
            </w:tcMar>
            <w:hideMark/>
          </w:tcPr>
          <w:p w14:paraId="4399E641" w14:textId="77777777" w:rsidR="00D61EA7" w:rsidRPr="00015210" w:rsidRDefault="00D61EA7" w:rsidP="00D61EA7">
            <w:pPr>
              <w:jc w:val="center"/>
              <w:rPr>
                <w:color w:val="000000"/>
                <w:sz w:val="20"/>
                <w:szCs w:val="20"/>
              </w:rPr>
            </w:pPr>
            <w:r w:rsidRPr="00015210">
              <w:rPr>
                <w:color w:val="000000"/>
                <w:sz w:val="20"/>
                <w:szCs w:val="20"/>
              </w:rPr>
              <w:t>0.468*</w:t>
            </w:r>
          </w:p>
        </w:tc>
        <w:tc>
          <w:tcPr>
            <w:tcW w:w="0" w:type="auto"/>
            <w:tcBorders>
              <w:top w:val="nil"/>
              <w:left w:val="nil"/>
              <w:bottom w:val="nil"/>
              <w:right w:val="nil"/>
            </w:tcBorders>
            <w:noWrap/>
            <w:tcMar>
              <w:top w:w="15" w:type="dxa"/>
              <w:left w:w="15" w:type="dxa"/>
              <w:bottom w:w="0" w:type="dxa"/>
              <w:right w:w="15" w:type="dxa"/>
            </w:tcMar>
            <w:hideMark/>
          </w:tcPr>
          <w:p w14:paraId="022333C5" w14:textId="77777777" w:rsidR="00D61EA7" w:rsidRPr="00015210" w:rsidRDefault="00D61EA7" w:rsidP="00D61EA7">
            <w:pPr>
              <w:jc w:val="center"/>
              <w:rPr>
                <w:color w:val="000000"/>
                <w:sz w:val="20"/>
                <w:szCs w:val="20"/>
              </w:rPr>
            </w:pPr>
            <w:r w:rsidRPr="00015210">
              <w:rPr>
                <w:color w:val="000000"/>
                <w:sz w:val="20"/>
                <w:szCs w:val="20"/>
              </w:rPr>
              <w:t>0.468*</w:t>
            </w:r>
          </w:p>
        </w:tc>
        <w:tc>
          <w:tcPr>
            <w:tcW w:w="0" w:type="auto"/>
            <w:tcBorders>
              <w:top w:val="nil"/>
              <w:left w:val="nil"/>
              <w:bottom w:val="nil"/>
              <w:right w:val="nil"/>
            </w:tcBorders>
            <w:noWrap/>
            <w:tcMar>
              <w:top w:w="15" w:type="dxa"/>
              <w:left w:w="15" w:type="dxa"/>
              <w:bottom w:w="0" w:type="dxa"/>
              <w:right w:w="15" w:type="dxa"/>
            </w:tcMar>
            <w:hideMark/>
          </w:tcPr>
          <w:p w14:paraId="1B85AC1D" w14:textId="77777777" w:rsidR="00D61EA7" w:rsidRPr="00015210" w:rsidRDefault="00D61EA7" w:rsidP="00D61EA7">
            <w:pPr>
              <w:jc w:val="center"/>
              <w:rPr>
                <w:color w:val="000000"/>
                <w:sz w:val="20"/>
                <w:szCs w:val="20"/>
              </w:rPr>
            </w:pPr>
            <w:r w:rsidRPr="00015210">
              <w:rPr>
                <w:color w:val="000000"/>
                <w:sz w:val="20"/>
                <w:szCs w:val="20"/>
              </w:rPr>
              <w:t>0.469*</w:t>
            </w:r>
          </w:p>
        </w:tc>
        <w:tc>
          <w:tcPr>
            <w:tcW w:w="1986" w:type="dxa"/>
            <w:tcBorders>
              <w:top w:val="nil"/>
              <w:left w:val="nil"/>
              <w:bottom w:val="nil"/>
              <w:right w:val="nil"/>
            </w:tcBorders>
            <w:vAlign w:val="center"/>
          </w:tcPr>
          <w:p w14:paraId="6EA990C6" w14:textId="5A3E8B6A" w:rsidR="00D61EA7" w:rsidRPr="00015210" w:rsidRDefault="00D61EA7" w:rsidP="00D61EA7">
            <w:pPr>
              <w:jc w:val="center"/>
              <w:rPr>
                <w:color w:val="000000"/>
                <w:sz w:val="20"/>
                <w:szCs w:val="20"/>
              </w:rPr>
            </w:pPr>
            <w:r w:rsidRPr="00015210">
              <w:rPr>
                <w:color w:val="000000"/>
                <w:sz w:val="20"/>
                <w:szCs w:val="20"/>
              </w:rPr>
              <w:t>0.410</w:t>
            </w:r>
          </w:p>
        </w:tc>
      </w:tr>
      <w:tr w:rsidR="00D61EA7" w:rsidRPr="00015210" w14:paraId="79607C89" w14:textId="7A23FD7A" w:rsidTr="00DF063F">
        <w:trPr>
          <w:jc w:val="center"/>
        </w:trPr>
        <w:tc>
          <w:tcPr>
            <w:tcW w:w="0" w:type="auto"/>
            <w:vMerge/>
            <w:tcBorders>
              <w:top w:val="nil"/>
              <w:left w:val="nil"/>
              <w:bottom w:val="nil"/>
              <w:right w:val="nil"/>
            </w:tcBorders>
            <w:hideMark/>
          </w:tcPr>
          <w:p w14:paraId="1AAB849A" w14:textId="77777777" w:rsidR="00D61EA7" w:rsidRPr="00015210" w:rsidRDefault="00D61EA7" w:rsidP="00D61EA7">
            <w:pPr>
              <w:rPr>
                <w:i/>
                <w:iCs/>
                <w:color w:val="000000"/>
                <w:sz w:val="20"/>
                <w:szCs w:val="20"/>
              </w:rPr>
            </w:pPr>
          </w:p>
        </w:tc>
        <w:tc>
          <w:tcPr>
            <w:tcW w:w="2917" w:type="dxa"/>
            <w:tcBorders>
              <w:top w:val="nil"/>
              <w:left w:val="nil"/>
              <w:bottom w:val="nil"/>
              <w:right w:val="nil"/>
            </w:tcBorders>
            <w:noWrap/>
            <w:tcMar>
              <w:top w:w="15" w:type="dxa"/>
              <w:left w:w="15" w:type="dxa"/>
              <w:bottom w:w="0" w:type="dxa"/>
              <w:right w:w="15" w:type="dxa"/>
            </w:tcMar>
            <w:hideMark/>
          </w:tcPr>
          <w:p w14:paraId="410AB62D" w14:textId="7297F984" w:rsidR="00D61EA7" w:rsidRPr="00015210" w:rsidRDefault="00D61EA7" w:rsidP="00D61EA7">
            <w:pPr>
              <w:jc w:val="center"/>
              <w:rPr>
                <w:color w:val="000000"/>
                <w:sz w:val="20"/>
                <w:szCs w:val="20"/>
              </w:rPr>
            </w:pPr>
            <w:r w:rsidRPr="00015210">
              <w:rPr>
                <w:color w:val="000000"/>
                <w:sz w:val="20"/>
                <w:szCs w:val="20"/>
              </w:rPr>
              <w:t>(0.081)</w:t>
            </w:r>
          </w:p>
        </w:tc>
        <w:tc>
          <w:tcPr>
            <w:tcW w:w="0" w:type="auto"/>
            <w:tcBorders>
              <w:top w:val="nil"/>
              <w:left w:val="nil"/>
              <w:bottom w:val="nil"/>
              <w:right w:val="nil"/>
            </w:tcBorders>
            <w:noWrap/>
            <w:tcMar>
              <w:top w:w="15" w:type="dxa"/>
              <w:left w:w="15" w:type="dxa"/>
              <w:bottom w:w="0" w:type="dxa"/>
              <w:right w:w="15" w:type="dxa"/>
            </w:tcMar>
            <w:hideMark/>
          </w:tcPr>
          <w:p w14:paraId="1DF37C54" w14:textId="77777777" w:rsidR="00D61EA7" w:rsidRPr="00015210" w:rsidRDefault="00D61EA7" w:rsidP="00D61EA7">
            <w:pPr>
              <w:jc w:val="center"/>
              <w:rPr>
                <w:color w:val="000000"/>
                <w:sz w:val="20"/>
                <w:szCs w:val="20"/>
              </w:rPr>
            </w:pPr>
            <w:r w:rsidRPr="00015210">
              <w:rPr>
                <w:color w:val="000000"/>
                <w:sz w:val="20"/>
                <w:szCs w:val="20"/>
              </w:rPr>
              <w:t>(0.199)</w:t>
            </w:r>
          </w:p>
        </w:tc>
        <w:tc>
          <w:tcPr>
            <w:tcW w:w="0" w:type="auto"/>
            <w:tcBorders>
              <w:top w:val="nil"/>
              <w:left w:val="nil"/>
              <w:bottom w:val="nil"/>
              <w:right w:val="nil"/>
            </w:tcBorders>
            <w:noWrap/>
            <w:tcMar>
              <w:top w:w="15" w:type="dxa"/>
              <w:left w:w="15" w:type="dxa"/>
              <w:bottom w:w="0" w:type="dxa"/>
              <w:right w:w="15" w:type="dxa"/>
            </w:tcMar>
            <w:hideMark/>
          </w:tcPr>
          <w:p w14:paraId="20F55685" w14:textId="77777777" w:rsidR="00D61EA7" w:rsidRPr="00015210" w:rsidRDefault="00D61EA7" w:rsidP="00D61EA7">
            <w:pPr>
              <w:jc w:val="center"/>
              <w:rPr>
                <w:color w:val="000000"/>
                <w:sz w:val="20"/>
                <w:szCs w:val="20"/>
              </w:rPr>
            </w:pPr>
            <w:r w:rsidRPr="00015210">
              <w:rPr>
                <w:color w:val="000000"/>
                <w:sz w:val="20"/>
                <w:szCs w:val="20"/>
              </w:rPr>
              <w:t>(0.224)</w:t>
            </w:r>
          </w:p>
        </w:tc>
        <w:tc>
          <w:tcPr>
            <w:tcW w:w="0" w:type="auto"/>
            <w:tcBorders>
              <w:top w:val="nil"/>
              <w:left w:val="nil"/>
              <w:bottom w:val="nil"/>
              <w:right w:val="nil"/>
            </w:tcBorders>
            <w:noWrap/>
            <w:tcMar>
              <w:top w:w="15" w:type="dxa"/>
              <w:left w:w="15" w:type="dxa"/>
              <w:bottom w:w="0" w:type="dxa"/>
              <w:right w:w="15" w:type="dxa"/>
            </w:tcMar>
            <w:hideMark/>
          </w:tcPr>
          <w:p w14:paraId="7F04E209" w14:textId="77777777" w:rsidR="00D61EA7" w:rsidRPr="00015210" w:rsidRDefault="00D61EA7" w:rsidP="00D61EA7">
            <w:pPr>
              <w:jc w:val="center"/>
              <w:rPr>
                <w:color w:val="000000"/>
                <w:sz w:val="20"/>
                <w:szCs w:val="20"/>
              </w:rPr>
            </w:pPr>
            <w:r w:rsidRPr="00015210">
              <w:rPr>
                <w:color w:val="000000"/>
                <w:sz w:val="20"/>
                <w:szCs w:val="20"/>
              </w:rPr>
              <w:t>(0.224)</w:t>
            </w:r>
          </w:p>
        </w:tc>
        <w:tc>
          <w:tcPr>
            <w:tcW w:w="1986" w:type="dxa"/>
            <w:tcBorders>
              <w:top w:val="nil"/>
              <w:left w:val="nil"/>
              <w:bottom w:val="nil"/>
              <w:right w:val="nil"/>
            </w:tcBorders>
            <w:vAlign w:val="center"/>
          </w:tcPr>
          <w:p w14:paraId="51C033C5" w14:textId="2C7755B9" w:rsidR="00D61EA7" w:rsidRPr="00015210" w:rsidRDefault="00D61EA7" w:rsidP="00D61EA7">
            <w:pPr>
              <w:jc w:val="center"/>
              <w:rPr>
                <w:color w:val="000000"/>
                <w:sz w:val="20"/>
                <w:szCs w:val="20"/>
              </w:rPr>
            </w:pPr>
            <w:r w:rsidRPr="00015210">
              <w:rPr>
                <w:color w:val="000000"/>
                <w:sz w:val="20"/>
                <w:szCs w:val="20"/>
              </w:rPr>
              <w:t>(0.603)</w:t>
            </w:r>
          </w:p>
        </w:tc>
      </w:tr>
      <w:tr w:rsidR="00D61EA7" w:rsidRPr="00015210" w14:paraId="611165D3" w14:textId="558EEF8C" w:rsidTr="00DF063F">
        <w:trPr>
          <w:jc w:val="center"/>
        </w:trPr>
        <w:tc>
          <w:tcPr>
            <w:tcW w:w="0" w:type="auto"/>
            <w:vMerge w:val="restart"/>
            <w:tcBorders>
              <w:top w:val="nil"/>
              <w:left w:val="nil"/>
              <w:bottom w:val="nil"/>
              <w:right w:val="nil"/>
            </w:tcBorders>
            <w:noWrap/>
            <w:tcMar>
              <w:top w:w="15" w:type="dxa"/>
              <w:left w:w="15" w:type="dxa"/>
              <w:bottom w:w="0" w:type="dxa"/>
              <w:right w:w="15" w:type="dxa"/>
            </w:tcMar>
            <w:hideMark/>
          </w:tcPr>
          <w:p w14:paraId="05968AFC"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2917" w:type="dxa"/>
            <w:tcBorders>
              <w:top w:val="nil"/>
              <w:left w:val="nil"/>
              <w:bottom w:val="nil"/>
              <w:right w:val="nil"/>
            </w:tcBorders>
            <w:noWrap/>
            <w:tcMar>
              <w:top w:w="15" w:type="dxa"/>
              <w:left w:w="15" w:type="dxa"/>
              <w:bottom w:w="0" w:type="dxa"/>
              <w:right w:w="15" w:type="dxa"/>
            </w:tcMar>
            <w:hideMark/>
          </w:tcPr>
          <w:p w14:paraId="7B5E98B8" w14:textId="4599A773" w:rsidR="00D61EA7" w:rsidRPr="00015210" w:rsidRDefault="00D61EA7" w:rsidP="00D61EA7">
            <w:pPr>
              <w:jc w:val="center"/>
              <w:rPr>
                <w:color w:val="000000"/>
                <w:sz w:val="20"/>
                <w:szCs w:val="20"/>
              </w:rPr>
            </w:pPr>
            <w:r w:rsidRPr="00015210">
              <w:rPr>
                <w:color w:val="000000"/>
                <w:sz w:val="20"/>
                <w:szCs w:val="20"/>
              </w:rPr>
              <w:t>-0.041**</w:t>
            </w:r>
          </w:p>
        </w:tc>
        <w:tc>
          <w:tcPr>
            <w:tcW w:w="0" w:type="auto"/>
            <w:tcBorders>
              <w:top w:val="nil"/>
              <w:left w:val="nil"/>
              <w:bottom w:val="nil"/>
              <w:right w:val="nil"/>
            </w:tcBorders>
            <w:noWrap/>
            <w:tcMar>
              <w:top w:w="15" w:type="dxa"/>
              <w:left w:w="15" w:type="dxa"/>
              <w:bottom w:w="0" w:type="dxa"/>
              <w:right w:w="15" w:type="dxa"/>
            </w:tcMar>
            <w:hideMark/>
          </w:tcPr>
          <w:p w14:paraId="1A747906" w14:textId="77777777" w:rsidR="00D61EA7" w:rsidRPr="00015210" w:rsidRDefault="00D61EA7" w:rsidP="00D61EA7">
            <w:pPr>
              <w:jc w:val="center"/>
              <w:rPr>
                <w:color w:val="000000"/>
                <w:sz w:val="20"/>
                <w:szCs w:val="20"/>
              </w:rPr>
            </w:pPr>
            <w:r w:rsidRPr="00015210">
              <w:rPr>
                <w:color w:val="000000"/>
                <w:sz w:val="20"/>
                <w:szCs w:val="20"/>
              </w:rPr>
              <w:t>-0.117***</w:t>
            </w:r>
          </w:p>
        </w:tc>
        <w:tc>
          <w:tcPr>
            <w:tcW w:w="0" w:type="auto"/>
            <w:tcBorders>
              <w:top w:val="nil"/>
              <w:left w:val="nil"/>
              <w:bottom w:val="nil"/>
              <w:right w:val="nil"/>
            </w:tcBorders>
            <w:noWrap/>
            <w:tcMar>
              <w:top w:w="15" w:type="dxa"/>
              <w:left w:w="15" w:type="dxa"/>
              <w:bottom w:w="0" w:type="dxa"/>
              <w:right w:w="15" w:type="dxa"/>
            </w:tcMar>
            <w:hideMark/>
          </w:tcPr>
          <w:p w14:paraId="0153A7FC" w14:textId="77777777" w:rsidR="00D61EA7" w:rsidRPr="00015210" w:rsidRDefault="00D61EA7" w:rsidP="00D61EA7">
            <w:pPr>
              <w:jc w:val="center"/>
              <w:rPr>
                <w:color w:val="000000"/>
                <w:sz w:val="20"/>
                <w:szCs w:val="20"/>
              </w:rPr>
            </w:pPr>
            <w:r w:rsidRPr="00015210">
              <w:rPr>
                <w:color w:val="000000"/>
                <w:sz w:val="20"/>
                <w:szCs w:val="20"/>
              </w:rPr>
              <w:t>-0.117**</w:t>
            </w:r>
          </w:p>
        </w:tc>
        <w:tc>
          <w:tcPr>
            <w:tcW w:w="0" w:type="auto"/>
            <w:tcBorders>
              <w:top w:val="nil"/>
              <w:left w:val="nil"/>
              <w:bottom w:val="nil"/>
              <w:right w:val="nil"/>
            </w:tcBorders>
            <w:noWrap/>
            <w:tcMar>
              <w:top w:w="15" w:type="dxa"/>
              <w:left w:w="15" w:type="dxa"/>
              <w:bottom w:w="0" w:type="dxa"/>
              <w:right w:w="15" w:type="dxa"/>
            </w:tcMar>
            <w:hideMark/>
          </w:tcPr>
          <w:p w14:paraId="016028FF" w14:textId="77777777" w:rsidR="00D61EA7" w:rsidRPr="00015210" w:rsidRDefault="00D61EA7" w:rsidP="00D61EA7">
            <w:pPr>
              <w:jc w:val="center"/>
              <w:rPr>
                <w:color w:val="000000"/>
                <w:sz w:val="20"/>
                <w:szCs w:val="20"/>
              </w:rPr>
            </w:pPr>
            <w:r w:rsidRPr="00015210">
              <w:rPr>
                <w:color w:val="000000"/>
                <w:sz w:val="20"/>
                <w:szCs w:val="20"/>
              </w:rPr>
              <w:t>-0.117**</w:t>
            </w:r>
          </w:p>
        </w:tc>
        <w:tc>
          <w:tcPr>
            <w:tcW w:w="1986" w:type="dxa"/>
            <w:tcBorders>
              <w:top w:val="nil"/>
              <w:left w:val="nil"/>
              <w:bottom w:val="nil"/>
              <w:right w:val="nil"/>
            </w:tcBorders>
            <w:vAlign w:val="center"/>
          </w:tcPr>
          <w:p w14:paraId="6788A5AC" w14:textId="7920697A" w:rsidR="00D61EA7" w:rsidRPr="00015210" w:rsidRDefault="00D61EA7" w:rsidP="00D61EA7">
            <w:pPr>
              <w:jc w:val="center"/>
              <w:rPr>
                <w:color w:val="000000"/>
                <w:sz w:val="20"/>
                <w:szCs w:val="20"/>
              </w:rPr>
            </w:pPr>
            <w:r w:rsidRPr="00015210">
              <w:rPr>
                <w:color w:val="000000"/>
                <w:sz w:val="20"/>
                <w:szCs w:val="20"/>
              </w:rPr>
              <w:t>-0.204·</w:t>
            </w:r>
          </w:p>
        </w:tc>
      </w:tr>
      <w:tr w:rsidR="00D61EA7" w:rsidRPr="00015210" w14:paraId="71D9227B" w14:textId="0048B332" w:rsidTr="00DF063F">
        <w:trPr>
          <w:jc w:val="center"/>
        </w:trPr>
        <w:tc>
          <w:tcPr>
            <w:tcW w:w="0" w:type="auto"/>
            <w:vMerge/>
            <w:tcBorders>
              <w:top w:val="nil"/>
              <w:left w:val="nil"/>
              <w:bottom w:val="nil"/>
              <w:right w:val="nil"/>
            </w:tcBorders>
            <w:hideMark/>
          </w:tcPr>
          <w:p w14:paraId="737C34EA" w14:textId="77777777" w:rsidR="00D61EA7" w:rsidRPr="00015210" w:rsidRDefault="00D61EA7" w:rsidP="00D61EA7">
            <w:pPr>
              <w:rPr>
                <w:i/>
                <w:iCs/>
                <w:color w:val="000000"/>
                <w:sz w:val="20"/>
                <w:szCs w:val="20"/>
              </w:rPr>
            </w:pPr>
          </w:p>
        </w:tc>
        <w:tc>
          <w:tcPr>
            <w:tcW w:w="2917" w:type="dxa"/>
            <w:tcBorders>
              <w:top w:val="nil"/>
              <w:left w:val="nil"/>
              <w:bottom w:val="nil"/>
              <w:right w:val="nil"/>
            </w:tcBorders>
            <w:noWrap/>
            <w:tcMar>
              <w:top w:w="15" w:type="dxa"/>
              <w:left w:w="15" w:type="dxa"/>
              <w:bottom w:w="0" w:type="dxa"/>
              <w:right w:w="15" w:type="dxa"/>
            </w:tcMar>
            <w:hideMark/>
          </w:tcPr>
          <w:p w14:paraId="7F06DDC1" w14:textId="1B785B10" w:rsidR="00D61EA7" w:rsidRPr="00015210" w:rsidRDefault="00D61EA7" w:rsidP="00D61EA7">
            <w:pPr>
              <w:jc w:val="center"/>
              <w:rPr>
                <w:color w:val="000000"/>
                <w:sz w:val="20"/>
                <w:szCs w:val="20"/>
              </w:rPr>
            </w:pPr>
            <w:r w:rsidRPr="00015210">
              <w:rPr>
                <w:color w:val="000000"/>
                <w:sz w:val="20"/>
                <w:szCs w:val="20"/>
              </w:rPr>
              <w:t>(0.014)</w:t>
            </w:r>
          </w:p>
        </w:tc>
        <w:tc>
          <w:tcPr>
            <w:tcW w:w="0" w:type="auto"/>
            <w:tcBorders>
              <w:top w:val="nil"/>
              <w:left w:val="nil"/>
              <w:bottom w:val="nil"/>
              <w:right w:val="nil"/>
            </w:tcBorders>
            <w:noWrap/>
            <w:tcMar>
              <w:top w:w="15" w:type="dxa"/>
              <w:left w:w="15" w:type="dxa"/>
              <w:bottom w:w="0" w:type="dxa"/>
              <w:right w:w="15" w:type="dxa"/>
            </w:tcMar>
            <w:hideMark/>
          </w:tcPr>
          <w:p w14:paraId="62867A91" w14:textId="77777777" w:rsidR="00D61EA7" w:rsidRPr="00015210" w:rsidRDefault="00D61EA7" w:rsidP="00D61EA7">
            <w:pPr>
              <w:jc w:val="center"/>
              <w:rPr>
                <w:color w:val="000000"/>
                <w:sz w:val="20"/>
                <w:szCs w:val="20"/>
              </w:rPr>
            </w:pPr>
            <w:r w:rsidRPr="00015210">
              <w:rPr>
                <w:color w:val="000000"/>
                <w:sz w:val="20"/>
                <w:szCs w:val="20"/>
              </w:rPr>
              <w:t>(0.034)</w:t>
            </w:r>
          </w:p>
        </w:tc>
        <w:tc>
          <w:tcPr>
            <w:tcW w:w="0" w:type="auto"/>
            <w:tcBorders>
              <w:top w:val="nil"/>
              <w:left w:val="nil"/>
              <w:bottom w:val="nil"/>
              <w:right w:val="nil"/>
            </w:tcBorders>
            <w:noWrap/>
            <w:tcMar>
              <w:top w:w="15" w:type="dxa"/>
              <w:left w:w="15" w:type="dxa"/>
              <w:bottom w:w="0" w:type="dxa"/>
              <w:right w:w="15" w:type="dxa"/>
            </w:tcMar>
            <w:hideMark/>
          </w:tcPr>
          <w:p w14:paraId="5C19060F" w14:textId="77777777" w:rsidR="00D61EA7" w:rsidRPr="00015210" w:rsidRDefault="00D61EA7" w:rsidP="00D61EA7">
            <w:pPr>
              <w:jc w:val="center"/>
              <w:rPr>
                <w:color w:val="000000"/>
                <w:sz w:val="20"/>
                <w:szCs w:val="20"/>
              </w:rPr>
            </w:pPr>
            <w:r w:rsidRPr="00015210">
              <w:rPr>
                <w:color w:val="000000"/>
                <w:sz w:val="20"/>
                <w:szCs w:val="20"/>
              </w:rPr>
              <w:t>(0.039)</w:t>
            </w:r>
          </w:p>
        </w:tc>
        <w:tc>
          <w:tcPr>
            <w:tcW w:w="0" w:type="auto"/>
            <w:tcBorders>
              <w:top w:val="nil"/>
              <w:left w:val="nil"/>
              <w:bottom w:val="nil"/>
              <w:right w:val="nil"/>
            </w:tcBorders>
            <w:noWrap/>
            <w:tcMar>
              <w:top w:w="15" w:type="dxa"/>
              <w:left w:w="15" w:type="dxa"/>
              <w:bottom w:w="0" w:type="dxa"/>
              <w:right w:w="15" w:type="dxa"/>
            </w:tcMar>
            <w:hideMark/>
          </w:tcPr>
          <w:p w14:paraId="470A512E" w14:textId="77777777" w:rsidR="00D61EA7" w:rsidRPr="00015210" w:rsidRDefault="00D61EA7" w:rsidP="00D61EA7">
            <w:pPr>
              <w:jc w:val="center"/>
              <w:rPr>
                <w:color w:val="000000"/>
                <w:sz w:val="20"/>
                <w:szCs w:val="20"/>
              </w:rPr>
            </w:pPr>
            <w:r w:rsidRPr="00015210">
              <w:rPr>
                <w:color w:val="000000"/>
                <w:sz w:val="20"/>
                <w:szCs w:val="20"/>
              </w:rPr>
              <w:t>(0.039)</w:t>
            </w:r>
          </w:p>
        </w:tc>
        <w:tc>
          <w:tcPr>
            <w:tcW w:w="1986" w:type="dxa"/>
            <w:tcBorders>
              <w:top w:val="nil"/>
              <w:left w:val="nil"/>
              <w:bottom w:val="nil"/>
              <w:right w:val="nil"/>
            </w:tcBorders>
            <w:vAlign w:val="center"/>
          </w:tcPr>
          <w:p w14:paraId="000F3460" w14:textId="6B7B7444" w:rsidR="00D61EA7" w:rsidRPr="00015210" w:rsidRDefault="00D61EA7" w:rsidP="00D61EA7">
            <w:pPr>
              <w:jc w:val="center"/>
              <w:rPr>
                <w:color w:val="000000"/>
                <w:sz w:val="20"/>
                <w:szCs w:val="20"/>
              </w:rPr>
            </w:pPr>
            <w:r w:rsidRPr="00015210">
              <w:rPr>
                <w:color w:val="000000"/>
                <w:sz w:val="20"/>
                <w:szCs w:val="20"/>
              </w:rPr>
              <w:t>(0.106)</w:t>
            </w:r>
          </w:p>
        </w:tc>
      </w:tr>
      <w:tr w:rsidR="00D61EA7" w:rsidRPr="00015210" w14:paraId="5EAECA42" w14:textId="6258E49F" w:rsidTr="00DF063F">
        <w:trPr>
          <w:jc w:val="center"/>
        </w:trPr>
        <w:tc>
          <w:tcPr>
            <w:tcW w:w="0" w:type="auto"/>
            <w:vMerge w:val="restart"/>
            <w:tcBorders>
              <w:top w:val="nil"/>
              <w:left w:val="nil"/>
              <w:bottom w:val="single" w:sz="4" w:space="0" w:color="000000"/>
              <w:right w:val="nil"/>
            </w:tcBorders>
            <w:noWrap/>
            <w:tcMar>
              <w:top w:w="15" w:type="dxa"/>
              <w:left w:w="15" w:type="dxa"/>
              <w:bottom w:w="0" w:type="dxa"/>
              <w:right w:w="15" w:type="dxa"/>
            </w:tcMar>
            <w:hideMark/>
          </w:tcPr>
          <w:p w14:paraId="320CC18B"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2917" w:type="dxa"/>
            <w:tcBorders>
              <w:top w:val="nil"/>
              <w:left w:val="nil"/>
              <w:bottom w:val="nil"/>
              <w:right w:val="nil"/>
            </w:tcBorders>
            <w:noWrap/>
            <w:tcMar>
              <w:top w:w="15" w:type="dxa"/>
              <w:left w:w="15" w:type="dxa"/>
              <w:bottom w:w="0" w:type="dxa"/>
              <w:right w:w="15" w:type="dxa"/>
            </w:tcMar>
            <w:hideMark/>
          </w:tcPr>
          <w:p w14:paraId="2E69CAE3" w14:textId="02C124FA" w:rsidR="00D61EA7" w:rsidRPr="00015210" w:rsidRDefault="00D61EA7" w:rsidP="00D61EA7">
            <w:pPr>
              <w:jc w:val="center"/>
              <w:rPr>
                <w:color w:val="000000"/>
                <w:sz w:val="20"/>
                <w:szCs w:val="20"/>
              </w:rPr>
            </w:pPr>
            <w:r w:rsidRPr="00015210">
              <w:rPr>
                <w:color w:val="000000"/>
                <w:sz w:val="20"/>
                <w:szCs w:val="20"/>
              </w:rPr>
              <w:t>0.003</w:t>
            </w:r>
          </w:p>
        </w:tc>
        <w:tc>
          <w:tcPr>
            <w:tcW w:w="0" w:type="auto"/>
            <w:tcBorders>
              <w:top w:val="nil"/>
              <w:left w:val="nil"/>
              <w:bottom w:val="nil"/>
              <w:right w:val="nil"/>
            </w:tcBorders>
            <w:noWrap/>
            <w:tcMar>
              <w:top w:w="15" w:type="dxa"/>
              <w:left w:w="15" w:type="dxa"/>
              <w:bottom w:w="0" w:type="dxa"/>
              <w:right w:w="15" w:type="dxa"/>
            </w:tcMar>
            <w:hideMark/>
          </w:tcPr>
          <w:p w14:paraId="2F87360E" w14:textId="77777777" w:rsidR="00D61EA7" w:rsidRPr="00015210" w:rsidRDefault="00D61EA7" w:rsidP="00D61EA7">
            <w:pPr>
              <w:jc w:val="center"/>
              <w:rPr>
                <w:color w:val="000000"/>
                <w:sz w:val="20"/>
                <w:szCs w:val="20"/>
              </w:rPr>
            </w:pPr>
            <w:r w:rsidRPr="00015210">
              <w:rPr>
                <w:color w:val="000000"/>
                <w:sz w:val="20"/>
                <w:szCs w:val="20"/>
              </w:rPr>
              <w:t>0.010</w:t>
            </w:r>
          </w:p>
        </w:tc>
        <w:tc>
          <w:tcPr>
            <w:tcW w:w="0" w:type="auto"/>
            <w:tcBorders>
              <w:top w:val="nil"/>
              <w:left w:val="nil"/>
              <w:bottom w:val="nil"/>
              <w:right w:val="nil"/>
            </w:tcBorders>
            <w:noWrap/>
            <w:tcMar>
              <w:top w:w="15" w:type="dxa"/>
              <w:left w:w="15" w:type="dxa"/>
              <w:bottom w:w="0" w:type="dxa"/>
              <w:right w:w="15" w:type="dxa"/>
            </w:tcMar>
            <w:hideMark/>
          </w:tcPr>
          <w:p w14:paraId="71318310" w14:textId="77777777" w:rsidR="00D61EA7" w:rsidRPr="00015210" w:rsidRDefault="00D61EA7" w:rsidP="00D61EA7">
            <w:pPr>
              <w:jc w:val="center"/>
              <w:rPr>
                <w:color w:val="000000"/>
                <w:sz w:val="20"/>
                <w:szCs w:val="20"/>
              </w:rPr>
            </w:pPr>
            <w:r w:rsidRPr="00015210">
              <w:rPr>
                <w:color w:val="000000"/>
                <w:sz w:val="20"/>
                <w:szCs w:val="20"/>
              </w:rPr>
              <w:t>0.010</w:t>
            </w:r>
          </w:p>
        </w:tc>
        <w:tc>
          <w:tcPr>
            <w:tcW w:w="0" w:type="auto"/>
            <w:tcBorders>
              <w:top w:val="nil"/>
              <w:left w:val="nil"/>
              <w:bottom w:val="nil"/>
              <w:right w:val="nil"/>
            </w:tcBorders>
            <w:noWrap/>
            <w:tcMar>
              <w:top w:w="15" w:type="dxa"/>
              <w:left w:w="15" w:type="dxa"/>
              <w:bottom w:w="0" w:type="dxa"/>
              <w:right w:w="15" w:type="dxa"/>
            </w:tcMar>
            <w:hideMark/>
          </w:tcPr>
          <w:p w14:paraId="137DDDB3" w14:textId="77777777" w:rsidR="00D61EA7" w:rsidRPr="00015210" w:rsidRDefault="00D61EA7" w:rsidP="00D61EA7">
            <w:pPr>
              <w:jc w:val="center"/>
              <w:rPr>
                <w:color w:val="000000"/>
                <w:sz w:val="20"/>
                <w:szCs w:val="20"/>
              </w:rPr>
            </w:pPr>
            <w:r w:rsidRPr="00015210">
              <w:rPr>
                <w:color w:val="000000"/>
                <w:sz w:val="20"/>
                <w:szCs w:val="20"/>
              </w:rPr>
              <w:t>0.010</w:t>
            </w:r>
          </w:p>
        </w:tc>
        <w:tc>
          <w:tcPr>
            <w:tcW w:w="1986" w:type="dxa"/>
            <w:tcBorders>
              <w:top w:val="nil"/>
              <w:left w:val="nil"/>
              <w:bottom w:val="nil"/>
              <w:right w:val="nil"/>
            </w:tcBorders>
            <w:vAlign w:val="center"/>
          </w:tcPr>
          <w:p w14:paraId="07479440" w14:textId="7A2833C9" w:rsidR="00D61EA7" w:rsidRPr="00015210" w:rsidRDefault="00D61EA7" w:rsidP="00D61EA7">
            <w:pPr>
              <w:jc w:val="center"/>
              <w:rPr>
                <w:color w:val="000000"/>
                <w:sz w:val="20"/>
                <w:szCs w:val="20"/>
              </w:rPr>
            </w:pPr>
            <w:r w:rsidRPr="00015210">
              <w:rPr>
                <w:color w:val="000000"/>
                <w:sz w:val="20"/>
                <w:szCs w:val="20"/>
              </w:rPr>
              <w:t>0.114**</w:t>
            </w:r>
          </w:p>
        </w:tc>
      </w:tr>
      <w:tr w:rsidR="00D61EA7" w:rsidRPr="00015210" w14:paraId="6BBA4AD5" w14:textId="600F08F4" w:rsidTr="00DF063F">
        <w:trPr>
          <w:jc w:val="center"/>
        </w:trPr>
        <w:tc>
          <w:tcPr>
            <w:tcW w:w="0" w:type="auto"/>
            <w:vMerge/>
            <w:tcBorders>
              <w:top w:val="nil"/>
              <w:left w:val="nil"/>
              <w:bottom w:val="single" w:sz="4" w:space="0" w:color="000000"/>
              <w:right w:val="nil"/>
            </w:tcBorders>
            <w:hideMark/>
          </w:tcPr>
          <w:p w14:paraId="72922296" w14:textId="77777777" w:rsidR="00D61EA7" w:rsidRPr="00015210" w:rsidRDefault="00D61EA7" w:rsidP="00D61EA7">
            <w:pPr>
              <w:rPr>
                <w:i/>
                <w:iCs/>
                <w:color w:val="000000"/>
                <w:sz w:val="20"/>
                <w:szCs w:val="20"/>
              </w:rPr>
            </w:pPr>
          </w:p>
        </w:tc>
        <w:tc>
          <w:tcPr>
            <w:tcW w:w="2917" w:type="dxa"/>
            <w:tcBorders>
              <w:top w:val="nil"/>
              <w:left w:val="nil"/>
              <w:bottom w:val="single" w:sz="4" w:space="0" w:color="auto"/>
              <w:right w:val="nil"/>
            </w:tcBorders>
            <w:noWrap/>
            <w:tcMar>
              <w:top w:w="15" w:type="dxa"/>
              <w:left w:w="15" w:type="dxa"/>
              <w:bottom w:w="0" w:type="dxa"/>
              <w:right w:w="15" w:type="dxa"/>
            </w:tcMar>
            <w:hideMark/>
          </w:tcPr>
          <w:p w14:paraId="6B45C1CF" w14:textId="0A904941" w:rsidR="00D61EA7" w:rsidRPr="00015210" w:rsidRDefault="00D61EA7" w:rsidP="00D61EA7">
            <w:pPr>
              <w:jc w:val="center"/>
              <w:rPr>
                <w:color w:val="000000"/>
                <w:sz w:val="20"/>
                <w:szCs w:val="20"/>
              </w:rPr>
            </w:pPr>
            <w:r w:rsidRPr="00015210">
              <w:rPr>
                <w:color w:val="000000"/>
                <w:sz w:val="20"/>
                <w:szCs w:val="20"/>
              </w:rPr>
              <w:t>(0.004)</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3B309A21" w14:textId="77777777" w:rsidR="00D61EA7" w:rsidRPr="00015210" w:rsidRDefault="00D61EA7" w:rsidP="00D61EA7">
            <w:pPr>
              <w:jc w:val="center"/>
              <w:rPr>
                <w:color w:val="000000"/>
                <w:sz w:val="20"/>
                <w:szCs w:val="20"/>
              </w:rPr>
            </w:pPr>
            <w:r w:rsidRPr="00015210">
              <w:rPr>
                <w:color w:val="000000"/>
                <w:sz w:val="20"/>
                <w:szCs w:val="20"/>
              </w:rPr>
              <w:t>(0.014)</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5295C9D1" w14:textId="77777777" w:rsidR="00D61EA7" w:rsidRPr="00015210" w:rsidRDefault="00D61EA7" w:rsidP="00D61EA7">
            <w:pPr>
              <w:jc w:val="center"/>
              <w:rPr>
                <w:color w:val="000000"/>
                <w:sz w:val="20"/>
                <w:szCs w:val="20"/>
              </w:rPr>
            </w:pPr>
            <w:r w:rsidRPr="00015210">
              <w:rPr>
                <w:color w:val="000000"/>
                <w:sz w:val="20"/>
                <w:szCs w:val="20"/>
              </w:rPr>
              <w:t>(0.014)</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576C2AFF" w14:textId="77777777" w:rsidR="00D61EA7" w:rsidRPr="00015210" w:rsidRDefault="00D61EA7" w:rsidP="00D61EA7">
            <w:pPr>
              <w:jc w:val="center"/>
              <w:rPr>
                <w:color w:val="000000"/>
                <w:sz w:val="20"/>
                <w:szCs w:val="20"/>
              </w:rPr>
            </w:pPr>
            <w:r w:rsidRPr="00015210">
              <w:rPr>
                <w:color w:val="000000"/>
                <w:sz w:val="20"/>
                <w:szCs w:val="20"/>
              </w:rPr>
              <w:t>(0.014)</w:t>
            </w:r>
          </w:p>
        </w:tc>
        <w:tc>
          <w:tcPr>
            <w:tcW w:w="1986" w:type="dxa"/>
            <w:tcBorders>
              <w:top w:val="nil"/>
              <w:left w:val="nil"/>
              <w:bottom w:val="single" w:sz="4" w:space="0" w:color="auto"/>
              <w:right w:val="nil"/>
            </w:tcBorders>
            <w:vAlign w:val="center"/>
          </w:tcPr>
          <w:p w14:paraId="3BD77133" w14:textId="73579330" w:rsidR="00D61EA7" w:rsidRPr="00015210" w:rsidRDefault="00D61EA7" w:rsidP="00D61EA7">
            <w:pPr>
              <w:jc w:val="center"/>
              <w:rPr>
                <w:color w:val="000000"/>
                <w:sz w:val="20"/>
                <w:szCs w:val="20"/>
              </w:rPr>
            </w:pPr>
            <w:r w:rsidRPr="00015210">
              <w:rPr>
                <w:color w:val="000000"/>
                <w:sz w:val="20"/>
                <w:szCs w:val="20"/>
              </w:rPr>
              <w:t>(0.036)</w:t>
            </w:r>
          </w:p>
        </w:tc>
      </w:tr>
      <w:tr w:rsidR="00D61EA7" w:rsidRPr="00015210" w14:paraId="0E6DB143" w14:textId="531E9555"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64D5B12E" w14:textId="77777777" w:rsidR="00D61EA7" w:rsidRPr="00015210" w:rsidRDefault="00D61EA7" w:rsidP="00D61EA7">
            <w:pPr>
              <w:rPr>
                <w:color w:val="000000"/>
                <w:sz w:val="20"/>
                <w:szCs w:val="20"/>
              </w:rPr>
            </w:pPr>
            <w:r w:rsidRPr="00015210">
              <w:rPr>
                <w:color w:val="000000"/>
                <w:sz w:val="20"/>
                <w:szCs w:val="20"/>
              </w:rPr>
              <w:t>other controls</w:t>
            </w:r>
          </w:p>
        </w:tc>
        <w:tc>
          <w:tcPr>
            <w:tcW w:w="2917" w:type="dxa"/>
            <w:tcBorders>
              <w:top w:val="nil"/>
              <w:left w:val="nil"/>
              <w:bottom w:val="nil"/>
              <w:right w:val="nil"/>
            </w:tcBorders>
            <w:noWrap/>
            <w:tcMar>
              <w:top w:w="15" w:type="dxa"/>
              <w:left w:w="15" w:type="dxa"/>
              <w:bottom w:w="0" w:type="dxa"/>
              <w:right w:w="15" w:type="dxa"/>
            </w:tcMar>
            <w:hideMark/>
          </w:tcPr>
          <w:p w14:paraId="74FB2FD0" w14:textId="19B78838"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62CAEAA9" w14:textId="7777777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1D993F7F" w14:textId="7777777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1B25A668" w14:textId="77777777" w:rsidR="00D61EA7" w:rsidRPr="00015210" w:rsidRDefault="00D61EA7" w:rsidP="00D61EA7">
            <w:pPr>
              <w:jc w:val="center"/>
              <w:rPr>
                <w:color w:val="000000"/>
                <w:sz w:val="20"/>
                <w:szCs w:val="20"/>
              </w:rPr>
            </w:pPr>
            <w:r w:rsidRPr="00015210">
              <w:rPr>
                <w:color w:val="000000"/>
                <w:sz w:val="20"/>
                <w:szCs w:val="20"/>
              </w:rPr>
              <w:t>√</w:t>
            </w:r>
          </w:p>
        </w:tc>
        <w:tc>
          <w:tcPr>
            <w:tcW w:w="1986" w:type="dxa"/>
            <w:tcBorders>
              <w:top w:val="nil"/>
              <w:left w:val="nil"/>
              <w:bottom w:val="nil"/>
              <w:right w:val="nil"/>
            </w:tcBorders>
          </w:tcPr>
          <w:p w14:paraId="5753B59E" w14:textId="01B68B4F"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4BDA5823" w14:textId="416B6323"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213603C6" w14:textId="77777777" w:rsidR="00D61EA7" w:rsidRPr="00015210" w:rsidRDefault="00D61EA7" w:rsidP="00D61EA7">
            <w:pPr>
              <w:rPr>
                <w:color w:val="000000"/>
                <w:sz w:val="20"/>
                <w:szCs w:val="20"/>
              </w:rPr>
            </w:pPr>
            <w:r w:rsidRPr="00015210">
              <w:rPr>
                <w:color w:val="000000"/>
                <w:sz w:val="20"/>
                <w:szCs w:val="20"/>
              </w:rPr>
              <w:t>question timing FE</w:t>
            </w:r>
          </w:p>
        </w:tc>
        <w:tc>
          <w:tcPr>
            <w:tcW w:w="2917" w:type="dxa"/>
            <w:tcBorders>
              <w:top w:val="nil"/>
              <w:left w:val="nil"/>
              <w:bottom w:val="nil"/>
              <w:right w:val="nil"/>
            </w:tcBorders>
            <w:noWrap/>
            <w:tcMar>
              <w:top w:w="15" w:type="dxa"/>
              <w:left w:w="15" w:type="dxa"/>
              <w:bottom w:w="0" w:type="dxa"/>
              <w:right w:w="15" w:type="dxa"/>
            </w:tcMar>
            <w:hideMark/>
          </w:tcPr>
          <w:p w14:paraId="303B91C1" w14:textId="3ECC69EA"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34EC46A0" w14:textId="7777777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675E25A4" w14:textId="7777777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21D6E34A" w14:textId="77777777" w:rsidR="00D61EA7" w:rsidRPr="00015210" w:rsidRDefault="00D61EA7" w:rsidP="00D61EA7">
            <w:pPr>
              <w:jc w:val="center"/>
              <w:rPr>
                <w:color w:val="000000"/>
                <w:sz w:val="20"/>
                <w:szCs w:val="20"/>
              </w:rPr>
            </w:pPr>
            <w:r w:rsidRPr="00015210">
              <w:rPr>
                <w:color w:val="000000"/>
                <w:sz w:val="20"/>
                <w:szCs w:val="20"/>
              </w:rPr>
              <w:t>√</w:t>
            </w:r>
          </w:p>
        </w:tc>
        <w:tc>
          <w:tcPr>
            <w:tcW w:w="1986" w:type="dxa"/>
            <w:tcBorders>
              <w:top w:val="nil"/>
              <w:left w:val="nil"/>
              <w:bottom w:val="nil"/>
              <w:right w:val="nil"/>
            </w:tcBorders>
          </w:tcPr>
          <w:p w14:paraId="4FC70F67" w14:textId="530AF458"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67E6B077" w14:textId="22A6CC85" w:rsidTr="00DF063F">
        <w:trPr>
          <w:jc w:val="center"/>
        </w:trPr>
        <w:tc>
          <w:tcPr>
            <w:tcW w:w="0" w:type="auto"/>
            <w:tcBorders>
              <w:top w:val="nil"/>
              <w:left w:val="nil"/>
              <w:bottom w:val="single" w:sz="4" w:space="0" w:color="auto"/>
              <w:right w:val="nil"/>
            </w:tcBorders>
            <w:noWrap/>
            <w:tcMar>
              <w:top w:w="15" w:type="dxa"/>
              <w:left w:w="15" w:type="dxa"/>
              <w:bottom w:w="0" w:type="dxa"/>
              <w:right w:w="15" w:type="dxa"/>
            </w:tcMar>
            <w:hideMark/>
          </w:tcPr>
          <w:p w14:paraId="127410C8" w14:textId="77777777" w:rsidR="00D61EA7" w:rsidRPr="00015210" w:rsidRDefault="00D61EA7" w:rsidP="00D61EA7">
            <w:pPr>
              <w:rPr>
                <w:color w:val="000000"/>
                <w:sz w:val="20"/>
                <w:szCs w:val="20"/>
              </w:rPr>
            </w:pPr>
            <w:r w:rsidRPr="00015210">
              <w:rPr>
                <w:color w:val="000000"/>
                <w:sz w:val="20"/>
                <w:szCs w:val="20"/>
              </w:rPr>
              <w:t>questioner random effect</w:t>
            </w:r>
          </w:p>
        </w:tc>
        <w:tc>
          <w:tcPr>
            <w:tcW w:w="2917" w:type="dxa"/>
            <w:tcBorders>
              <w:top w:val="nil"/>
              <w:left w:val="nil"/>
              <w:bottom w:val="single" w:sz="4" w:space="0" w:color="auto"/>
              <w:right w:val="nil"/>
            </w:tcBorders>
            <w:noWrap/>
            <w:tcMar>
              <w:top w:w="15" w:type="dxa"/>
              <w:left w:w="15" w:type="dxa"/>
              <w:bottom w:w="0" w:type="dxa"/>
              <w:right w:w="15" w:type="dxa"/>
            </w:tcMar>
            <w:hideMark/>
          </w:tcPr>
          <w:p w14:paraId="09B488E0" w14:textId="269FB1A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364F6EFC" w14:textId="77777777" w:rsidR="00D61EA7" w:rsidRPr="00015210" w:rsidRDefault="00D61EA7" w:rsidP="00D61EA7">
            <w:pPr>
              <w:jc w:val="center"/>
              <w:rPr>
                <w:color w:val="000000"/>
                <w:sz w:val="20"/>
                <w:szCs w:val="20"/>
              </w:rPr>
            </w:pPr>
            <w:r w:rsidRPr="00015210">
              <w:rPr>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20617AD0" w14:textId="77777777" w:rsidR="00D61EA7" w:rsidRPr="00015210" w:rsidRDefault="00D61EA7" w:rsidP="00D61EA7">
            <w:pPr>
              <w:jc w:val="center"/>
              <w:rPr>
                <w:color w:val="000000"/>
                <w:sz w:val="20"/>
                <w:szCs w:val="20"/>
              </w:rPr>
            </w:pPr>
            <w:r w:rsidRPr="00015210">
              <w:rPr>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56B1390E" w14:textId="77777777" w:rsidR="00D61EA7" w:rsidRPr="00015210" w:rsidRDefault="00D61EA7" w:rsidP="00D61EA7">
            <w:pPr>
              <w:jc w:val="center"/>
              <w:rPr>
                <w:color w:val="000000"/>
                <w:sz w:val="20"/>
                <w:szCs w:val="20"/>
              </w:rPr>
            </w:pPr>
            <w:r w:rsidRPr="00015210">
              <w:rPr>
                <w:color w:val="000000"/>
                <w:sz w:val="20"/>
                <w:szCs w:val="20"/>
              </w:rPr>
              <w:t> </w:t>
            </w:r>
          </w:p>
        </w:tc>
        <w:tc>
          <w:tcPr>
            <w:tcW w:w="1986" w:type="dxa"/>
            <w:tcBorders>
              <w:top w:val="nil"/>
              <w:left w:val="nil"/>
              <w:bottom w:val="single" w:sz="4" w:space="0" w:color="auto"/>
              <w:right w:val="nil"/>
            </w:tcBorders>
          </w:tcPr>
          <w:p w14:paraId="7400C595" w14:textId="664CB8F9"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66291827" w14:textId="5CA8D8F7"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180CB207" w14:textId="77777777" w:rsidR="00D61EA7" w:rsidRPr="00015210" w:rsidRDefault="00D61EA7" w:rsidP="00D61EA7">
            <w:pPr>
              <w:rPr>
                <w:color w:val="000000"/>
                <w:sz w:val="20"/>
                <w:szCs w:val="20"/>
              </w:rPr>
            </w:pPr>
            <w:r w:rsidRPr="00015210">
              <w:rPr>
                <w:color w:val="000000"/>
                <w:sz w:val="20"/>
                <w:szCs w:val="20"/>
              </w:rPr>
              <w:t>N</w:t>
            </w:r>
          </w:p>
        </w:tc>
        <w:tc>
          <w:tcPr>
            <w:tcW w:w="2917" w:type="dxa"/>
            <w:tcBorders>
              <w:top w:val="nil"/>
              <w:left w:val="nil"/>
              <w:bottom w:val="nil"/>
              <w:right w:val="nil"/>
            </w:tcBorders>
            <w:noWrap/>
            <w:tcMar>
              <w:top w:w="15" w:type="dxa"/>
              <w:left w:w="15" w:type="dxa"/>
              <w:bottom w:w="0" w:type="dxa"/>
              <w:right w:w="15" w:type="dxa"/>
            </w:tcMar>
            <w:hideMark/>
          </w:tcPr>
          <w:p w14:paraId="3A16867E" w14:textId="06B9F61B" w:rsidR="00D61EA7" w:rsidRPr="00015210" w:rsidRDefault="00D61EA7" w:rsidP="00D61EA7">
            <w:pPr>
              <w:jc w:val="center"/>
              <w:rPr>
                <w:color w:val="000000"/>
                <w:sz w:val="20"/>
                <w:szCs w:val="20"/>
              </w:rPr>
            </w:pPr>
            <w:r w:rsidRPr="00015210">
              <w:rPr>
                <w:color w:val="000000"/>
                <w:sz w:val="20"/>
                <w:szCs w:val="20"/>
              </w:rPr>
              <w:t>3,612</w:t>
            </w:r>
          </w:p>
        </w:tc>
        <w:tc>
          <w:tcPr>
            <w:tcW w:w="0" w:type="auto"/>
            <w:tcBorders>
              <w:top w:val="nil"/>
              <w:left w:val="nil"/>
              <w:bottom w:val="nil"/>
              <w:right w:val="nil"/>
            </w:tcBorders>
            <w:noWrap/>
            <w:tcMar>
              <w:top w:w="15" w:type="dxa"/>
              <w:left w:w="15" w:type="dxa"/>
              <w:bottom w:w="0" w:type="dxa"/>
              <w:right w:w="15" w:type="dxa"/>
            </w:tcMar>
            <w:hideMark/>
          </w:tcPr>
          <w:p w14:paraId="60F3AA40" w14:textId="77777777" w:rsidR="00D61EA7" w:rsidRPr="00015210" w:rsidRDefault="00D61EA7" w:rsidP="00D61EA7">
            <w:pPr>
              <w:jc w:val="center"/>
              <w:rPr>
                <w:color w:val="000000"/>
                <w:sz w:val="20"/>
                <w:szCs w:val="20"/>
              </w:rPr>
            </w:pPr>
            <w:r w:rsidRPr="00015210">
              <w:rPr>
                <w:color w:val="000000"/>
                <w:sz w:val="20"/>
                <w:szCs w:val="20"/>
              </w:rPr>
              <w:t>3,612</w:t>
            </w:r>
          </w:p>
        </w:tc>
        <w:tc>
          <w:tcPr>
            <w:tcW w:w="0" w:type="auto"/>
            <w:tcBorders>
              <w:top w:val="nil"/>
              <w:left w:val="nil"/>
              <w:bottom w:val="nil"/>
              <w:right w:val="nil"/>
            </w:tcBorders>
            <w:noWrap/>
            <w:tcMar>
              <w:top w:w="15" w:type="dxa"/>
              <w:left w:w="15" w:type="dxa"/>
              <w:bottom w:w="0" w:type="dxa"/>
              <w:right w:w="15" w:type="dxa"/>
            </w:tcMar>
            <w:hideMark/>
          </w:tcPr>
          <w:p w14:paraId="7ED742BF" w14:textId="77777777" w:rsidR="00D61EA7" w:rsidRPr="00015210" w:rsidRDefault="00D61EA7" w:rsidP="00D61EA7">
            <w:pPr>
              <w:jc w:val="center"/>
              <w:rPr>
                <w:color w:val="000000"/>
                <w:sz w:val="20"/>
                <w:szCs w:val="20"/>
              </w:rPr>
            </w:pPr>
            <w:r w:rsidRPr="00015210">
              <w:rPr>
                <w:color w:val="000000"/>
                <w:sz w:val="20"/>
                <w:szCs w:val="20"/>
              </w:rPr>
              <w:t>3,612</w:t>
            </w:r>
          </w:p>
        </w:tc>
        <w:tc>
          <w:tcPr>
            <w:tcW w:w="0" w:type="auto"/>
            <w:tcBorders>
              <w:top w:val="nil"/>
              <w:left w:val="nil"/>
              <w:bottom w:val="nil"/>
              <w:right w:val="nil"/>
            </w:tcBorders>
            <w:noWrap/>
            <w:tcMar>
              <w:top w:w="15" w:type="dxa"/>
              <w:left w:w="15" w:type="dxa"/>
              <w:bottom w:w="0" w:type="dxa"/>
              <w:right w:w="15" w:type="dxa"/>
            </w:tcMar>
            <w:hideMark/>
          </w:tcPr>
          <w:p w14:paraId="23289000" w14:textId="77777777" w:rsidR="00D61EA7" w:rsidRPr="00015210" w:rsidRDefault="00D61EA7" w:rsidP="00D61EA7">
            <w:pPr>
              <w:jc w:val="center"/>
              <w:rPr>
                <w:color w:val="000000"/>
                <w:sz w:val="20"/>
                <w:szCs w:val="20"/>
              </w:rPr>
            </w:pPr>
            <w:r w:rsidRPr="00015210">
              <w:rPr>
                <w:color w:val="000000"/>
                <w:sz w:val="20"/>
                <w:szCs w:val="20"/>
              </w:rPr>
              <w:t>3,612</w:t>
            </w:r>
          </w:p>
        </w:tc>
        <w:tc>
          <w:tcPr>
            <w:tcW w:w="1986" w:type="dxa"/>
            <w:tcBorders>
              <w:top w:val="nil"/>
              <w:left w:val="nil"/>
              <w:bottom w:val="nil"/>
              <w:right w:val="nil"/>
            </w:tcBorders>
          </w:tcPr>
          <w:p w14:paraId="5498750A" w14:textId="2861139B" w:rsidR="00D61EA7" w:rsidRPr="00015210" w:rsidRDefault="00D61EA7" w:rsidP="00D61EA7">
            <w:pPr>
              <w:jc w:val="center"/>
              <w:rPr>
                <w:color w:val="000000"/>
                <w:sz w:val="20"/>
                <w:szCs w:val="20"/>
              </w:rPr>
            </w:pPr>
            <w:r w:rsidRPr="00015210">
              <w:rPr>
                <w:color w:val="000000"/>
                <w:sz w:val="20"/>
                <w:szCs w:val="20"/>
              </w:rPr>
              <w:t>2,726</w:t>
            </w:r>
          </w:p>
        </w:tc>
      </w:tr>
      <w:tr w:rsidR="00D61EA7" w:rsidRPr="00015210" w14:paraId="17468B45" w14:textId="77CEDD64"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51908D4C" w14:textId="77777777" w:rsidR="00D61EA7" w:rsidRPr="00015210" w:rsidRDefault="00D61EA7" w:rsidP="00D61EA7">
            <w:pPr>
              <w:rPr>
                <w:color w:val="000000"/>
                <w:sz w:val="20"/>
                <w:szCs w:val="20"/>
              </w:rPr>
            </w:pPr>
            <w:r w:rsidRPr="00015210">
              <w:rPr>
                <w:color w:val="000000"/>
                <w:sz w:val="20"/>
                <w:szCs w:val="20"/>
              </w:rPr>
              <w:t>AIC</w:t>
            </w:r>
          </w:p>
        </w:tc>
        <w:tc>
          <w:tcPr>
            <w:tcW w:w="2917" w:type="dxa"/>
            <w:tcBorders>
              <w:top w:val="nil"/>
              <w:left w:val="nil"/>
              <w:bottom w:val="nil"/>
              <w:right w:val="nil"/>
            </w:tcBorders>
            <w:noWrap/>
            <w:tcMar>
              <w:top w:w="15" w:type="dxa"/>
              <w:left w:w="15" w:type="dxa"/>
              <w:bottom w:w="0" w:type="dxa"/>
              <w:right w:w="15" w:type="dxa"/>
            </w:tcMar>
            <w:hideMark/>
          </w:tcPr>
          <w:p w14:paraId="3189837D" w14:textId="2723259A" w:rsidR="00D61EA7" w:rsidRPr="00015210" w:rsidRDefault="00D61EA7" w:rsidP="00D61EA7">
            <w:pPr>
              <w:jc w:val="center"/>
              <w:rPr>
                <w:color w:val="000000"/>
                <w:sz w:val="20"/>
                <w:szCs w:val="20"/>
              </w:rPr>
            </w:pPr>
            <w:r w:rsidRPr="00015210">
              <w:rPr>
                <w:color w:val="000000"/>
                <w:sz w:val="20"/>
                <w:szCs w:val="20"/>
              </w:rPr>
              <w:t>2741.982</w:t>
            </w:r>
          </w:p>
        </w:tc>
        <w:tc>
          <w:tcPr>
            <w:tcW w:w="0" w:type="auto"/>
            <w:tcBorders>
              <w:top w:val="nil"/>
              <w:left w:val="nil"/>
              <w:bottom w:val="nil"/>
              <w:right w:val="nil"/>
            </w:tcBorders>
            <w:noWrap/>
            <w:tcMar>
              <w:top w:w="15" w:type="dxa"/>
              <w:left w:w="15" w:type="dxa"/>
              <w:bottom w:w="0" w:type="dxa"/>
              <w:right w:w="15" w:type="dxa"/>
            </w:tcMar>
            <w:hideMark/>
          </w:tcPr>
          <w:p w14:paraId="49DE6D24"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0" w:type="auto"/>
            <w:tcBorders>
              <w:top w:val="nil"/>
              <w:left w:val="nil"/>
              <w:bottom w:val="nil"/>
              <w:right w:val="nil"/>
            </w:tcBorders>
            <w:noWrap/>
            <w:tcMar>
              <w:top w:w="15" w:type="dxa"/>
              <w:left w:w="15" w:type="dxa"/>
              <w:bottom w:w="0" w:type="dxa"/>
              <w:right w:w="15" w:type="dxa"/>
            </w:tcMar>
            <w:hideMark/>
          </w:tcPr>
          <w:p w14:paraId="750DE720" w14:textId="77777777" w:rsidR="00D61EA7" w:rsidRPr="00015210" w:rsidRDefault="00D61EA7" w:rsidP="00D61EA7">
            <w:pPr>
              <w:jc w:val="center"/>
              <w:rPr>
                <w:color w:val="000000"/>
                <w:sz w:val="20"/>
                <w:szCs w:val="20"/>
              </w:rPr>
            </w:pPr>
            <w:r w:rsidRPr="00015210">
              <w:rPr>
                <w:color w:val="000000"/>
                <w:sz w:val="20"/>
                <w:szCs w:val="20"/>
              </w:rPr>
              <w:t>10108.205</w:t>
            </w:r>
          </w:p>
        </w:tc>
        <w:tc>
          <w:tcPr>
            <w:tcW w:w="0" w:type="auto"/>
            <w:tcBorders>
              <w:top w:val="nil"/>
              <w:left w:val="nil"/>
              <w:bottom w:val="nil"/>
              <w:right w:val="nil"/>
            </w:tcBorders>
            <w:noWrap/>
            <w:tcMar>
              <w:top w:w="15" w:type="dxa"/>
              <w:left w:w="15" w:type="dxa"/>
              <w:bottom w:w="0" w:type="dxa"/>
              <w:right w:w="15" w:type="dxa"/>
            </w:tcMar>
            <w:hideMark/>
          </w:tcPr>
          <w:p w14:paraId="3168A9CA" w14:textId="77777777" w:rsidR="00D61EA7" w:rsidRPr="00015210" w:rsidRDefault="00D61EA7" w:rsidP="00D61EA7">
            <w:pPr>
              <w:jc w:val="center"/>
              <w:rPr>
                <w:color w:val="000000"/>
                <w:sz w:val="20"/>
                <w:szCs w:val="20"/>
              </w:rPr>
            </w:pPr>
            <w:r w:rsidRPr="00015210">
              <w:rPr>
                <w:color w:val="000000"/>
                <w:sz w:val="20"/>
                <w:szCs w:val="20"/>
              </w:rPr>
              <w:t>10110.206</w:t>
            </w:r>
          </w:p>
        </w:tc>
        <w:tc>
          <w:tcPr>
            <w:tcW w:w="1986" w:type="dxa"/>
            <w:tcBorders>
              <w:top w:val="nil"/>
              <w:left w:val="nil"/>
              <w:bottom w:val="nil"/>
              <w:right w:val="nil"/>
            </w:tcBorders>
          </w:tcPr>
          <w:p w14:paraId="56104096" w14:textId="2F39F169" w:rsidR="00D61EA7" w:rsidRPr="00015210" w:rsidRDefault="00D61EA7" w:rsidP="00D61EA7">
            <w:pPr>
              <w:jc w:val="center"/>
              <w:rPr>
                <w:color w:val="000000"/>
                <w:sz w:val="20"/>
                <w:szCs w:val="20"/>
              </w:rPr>
            </w:pPr>
            <w:r w:rsidRPr="00015210">
              <w:rPr>
                <w:color w:val="000000"/>
                <w:sz w:val="20"/>
                <w:szCs w:val="20"/>
              </w:rPr>
              <w:t>11959.154</w:t>
            </w:r>
          </w:p>
        </w:tc>
      </w:tr>
      <w:tr w:rsidR="00D61EA7" w:rsidRPr="00015210" w14:paraId="52C81BDA" w14:textId="488A8CB0"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0859843A" w14:textId="77777777" w:rsidR="00D61EA7" w:rsidRPr="00015210" w:rsidRDefault="00D61EA7" w:rsidP="00D61EA7">
            <w:pPr>
              <w:rPr>
                <w:color w:val="000000"/>
                <w:sz w:val="20"/>
                <w:szCs w:val="20"/>
              </w:rPr>
            </w:pPr>
            <w:r w:rsidRPr="00015210">
              <w:rPr>
                <w:color w:val="000000"/>
                <w:sz w:val="20"/>
                <w:szCs w:val="20"/>
              </w:rPr>
              <w:t>BIC</w:t>
            </w:r>
          </w:p>
        </w:tc>
        <w:tc>
          <w:tcPr>
            <w:tcW w:w="2917" w:type="dxa"/>
            <w:tcBorders>
              <w:top w:val="nil"/>
              <w:left w:val="nil"/>
              <w:bottom w:val="nil"/>
              <w:right w:val="nil"/>
            </w:tcBorders>
            <w:noWrap/>
            <w:tcMar>
              <w:top w:w="15" w:type="dxa"/>
              <w:left w:w="15" w:type="dxa"/>
              <w:bottom w:w="0" w:type="dxa"/>
              <w:right w:w="15" w:type="dxa"/>
            </w:tcMar>
            <w:hideMark/>
          </w:tcPr>
          <w:p w14:paraId="6D325459" w14:textId="0A665CD7" w:rsidR="00D61EA7" w:rsidRPr="00015210" w:rsidRDefault="00D61EA7" w:rsidP="00D61EA7">
            <w:pPr>
              <w:jc w:val="center"/>
              <w:rPr>
                <w:color w:val="000000"/>
                <w:sz w:val="20"/>
                <w:szCs w:val="20"/>
              </w:rPr>
            </w:pPr>
            <w:r w:rsidRPr="00015210">
              <w:rPr>
                <w:color w:val="000000"/>
                <w:sz w:val="20"/>
                <w:szCs w:val="20"/>
              </w:rPr>
              <w:t>3924.657</w:t>
            </w:r>
          </w:p>
        </w:tc>
        <w:tc>
          <w:tcPr>
            <w:tcW w:w="0" w:type="auto"/>
            <w:tcBorders>
              <w:top w:val="nil"/>
              <w:left w:val="nil"/>
              <w:bottom w:val="nil"/>
              <w:right w:val="nil"/>
            </w:tcBorders>
            <w:noWrap/>
            <w:tcMar>
              <w:top w:w="15" w:type="dxa"/>
              <w:left w:w="15" w:type="dxa"/>
              <w:bottom w:w="0" w:type="dxa"/>
              <w:right w:w="15" w:type="dxa"/>
            </w:tcMar>
            <w:hideMark/>
          </w:tcPr>
          <w:p w14:paraId="6AC844EB"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0" w:type="auto"/>
            <w:tcBorders>
              <w:top w:val="nil"/>
              <w:left w:val="nil"/>
              <w:bottom w:val="nil"/>
              <w:right w:val="nil"/>
            </w:tcBorders>
            <w:noWrap/>
            <w:tcMar>
              <w:top w:w="15" w:type="dxa"/>
              <w:left w:w="15" w:type="dxa"/>
              <w:bottom w:w="0" w:type="dxa"/>
              <w:right w:w="15" w:type="dxa"/>
            </w:tcMar>
            <w:hideMark/>
          </w:tcPr>
          <w:p w14:paraId="2008CAFB"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0" w:type="auto"/>
            <w:tcBorders>
              <w:top w:val="nil"/>
              <w:left w:val="nil"/>
              <w:bottom w:val="nil"/>
              <w:right w:val="nil"/>
            </w:tcBorders>
            <w:noWrap/>
            <w:tcMar>
              <w:top w:w="15" w:type="dxa"/>
              <w:left w:w="15" w:type="dxa"/>
              <w:bottom w:w="0" w:type="dxa"/>
              <w:right w:w="15" w:type="dxa"/>
            </w:tcMar>
            <w:hideMark/>
          </w:tcPr>
          <w:p w14:paraId="0C5FD056"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1986" w:type="dxa"/>
            <w:tcBorders>
              <w:top w:val="nil"/>
              <w:left w:val="nil"/>
              <w:bottom w:val="nil"/>
              <w:right w:val="nil"/>
            </w:tcBorders>
          </w:tcPr>
          <w:p w14:paraId="06441FBF" w14:textId="5CEF034A" w:rsidR="00D61EA7" w:rsidRPr="00015210" w:rsidRDefault="00D61EA7" w:rsidP="003266E4">
            <w:pPr>
              <w:jc w:val="center"/>
              <w:rPr>
                <w:rFonts w:ascii="Georgia" w:hAnsi="Georgia"/>
                <w:color w:val="000000"/>
                <w:sz w:val="20"/>
                <w:szCs w:val="20"/>
              </w:rPr>
            </w:pPr>
            <w:r w:rsidRPr="00015210">
              <w:rPr>
                <w:color w:val="000000"/>
                <w:sz w:val="20"/>
                <w:szCs w:val="20"/>
              </w:rPr>
              <w:t>13088.076</w:t>
            </w:r>
          </w:p>
        </w:tc>
      </w:tr>
      <w:tr w:rsidR="00D61EA7" w:rsidRPr="00015210" w14:paraId="38701085" w14:textId="7E8293C3"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61E16544" w14:textId="77777777" w:rsidR="00D61EA7" w:rsidRPr="00015210" w:rsidRDefault="00D61EA7" w:rsidP="00D61EA7">
            <w:pPr>
              <w:rPr>
                <w:color w:val="000000"/>
                <w:sz w:val="20"/>
                <w:szCs w:val="20"/>
              </w:rPr>
            </w:pPr>
            <w:r w:rsidRPr="00015210">
              <w:rPr>
                <w:color w:val="000000"/>
                <w:sz w:val="20"/>
                <w:szCs w:val="20"/>
              </w:rPr>
              <w:t>log likelihood</w:t>
            </w:r>
          </w:p>
        </w:tc>
        <w:tc>
          <w:tcPr>
            <w:tcW w:w="2917" w:type="dxa"/>
            <w:tcBorders>
              <w:top w:val="nil"/>
              <w:left w:val="nil"/>
              <w:bottom w:val="nil"/>
              <w:right w:val="nil"/>
            </w:tcBorders>
            <w:noWrap/>
            <w:tcMar>
              <w:top w:w="15" w:type="dxa"/>
              <w:left w:w="15" w:type="dxa"/>
              <w:bottom w:w="0" w:type="dxa"/>
              <w:right w:w="15" w:type="dxa"/>
            </w:tcMar>
            <w:hideMark/>
          </w:tcPr>
          <w:p w14:paraId="1EF6D133" w14:textId="14045A0F" w:rsidR="00D61EA7" w:rsidRPr="00015210" w:rsidRDefault="00D61EA7" w:rsidP="00D61EA7">
            <w:pPr>
              <w:jc w:val="center"/>
              <w:rPr>
                <w:color w:val="000000"/>
                <w:sz w:val="20"/>
                <w:szCs w:val="20"/>
              </w:rPr>
            </w:pPr>
            <w:r w:rsidRPr="00015210">
              <w:rPr>
                <w:color w:val="000000"/>
                <w:sz w:val="20"/>
                <w:szCs w:val="20"/>
              </w:rPr>
              <w:t>-1179.991</w:t>
            </w:r>
          </w:p>
        </w:tc>
        <w:tc>
          <w:tcPr>
            <w:tcW w:w="0" w:type="auto"/>
            <w:tcBorders>
              <w:top w:val="nil"/>
              <w:left w:val="nil"/>
              <w:bottom w:val="nil"/>
              <w:right w:val="nil"/>
            </w:tcBorders>
            <w:noWrap/>
            <w:tcMar>
              <w:top w:w="15" w:type="dxa"/>
              <w:left w:w="15" w:type="dxa"/>
              <w:bottom w:w="0" w:type="dxa"/>
              <w:right w:w="15" w:type="dxa"/>
            </w:tcMar>
            <w:hideMark/>
          </w:tcPr>
          <w:p w14:paraId="6F35F669" w14:textId="77777777" w:rsidR="00D61EA7" w:rsidRPr="00015210" w:rsidRDefault="00D61EA7" w:rsidP="00D61EA7">
            <w:pPr>
              <w:jc w:val="center"/>
              <w:rPr>
                <w:color w:val="000000"/>
                <w:sz w:val="20"/>
                <w:szCs w:val="20"/>
              </w:rPr>
            </w:pPr>
            <w:r w:rsidRPr="00015210">
              <w:rPr>
                <w:color w:val="000000"/>
                <w:sz w:val="20"/>
                <w:szCs w:val="20"/>
              </w:rPr>
              <w:t>-4864.102</w:t>
            </w:r>
          </w:p>
        </w:tc>
        <w:tc>
          <w:tcPr>
            <w:tcW w:w="0" w:type="auto"/>
            <w:tcBorders>
              <w:top w:val="nil"/>
              <w:left w:val="nil"/>
              <w:bottom w:val="nil"/>
              <w:right w:val="nil"/>
            </w:tcBorders>
            <w:noWrap/>
            <w:tcMar>
              <w:top w:w="15" w:type="dxa"/>
              <w:left w:w="15" w:type="dxa"/>
              <w:bottom w:w="0" w:type="dxa"/>
              <w:right w:w="15" w:type="dxa"/>
            </w:tcMar>
            <w:hideMark/>
          </w:tcPr>
          <w:p w14:paraId="043B07EB" w14:textId="77777777" w:rsidR="00D61EA7" w:rsidRPr="00015210" w:rsidRDefault="00D61EA7" w:rsidP="00D61EA7">
            <w:pPr>
              <w:jc w:val="center"/>
              <w:rPr>
                <w:color w:val="000000"/>
                <w:sz w:val="20"/>
                <w:szCs w:val="20"/>
              </w:rPr>
            </w:pPr>
            <w:r w:rsidRPr="00015210">
              <w:rPr>
                <w:color w:val="000000"/>
                <w:sz w:val="20"/>
                <w:szCs w:val="20"/>
              </w:rPr>
              <w:t>-4864.102</w:t>
            </w:r>
          </w:p>
        </w:tc>
        <w:tc>
          <w:tcPr>
            <w:tcW w:w="0" w:type="auto"/>
            <w:tcBorders>
              <w:top w:val="nil"/>
              <w:left w:val="nil"/>
              <w:bottom w:val="nil"/>
              <w:right w:val="nil"/>
            </w:tcBorders>
            <w:noWrap/>
            <w:tcMar>
              <w:top w:w="15" w:type="dxa"/>
              <w:left w:w="15" w:type="dxa"/>
              <w:bottom w:w="0" w:type="dxa"/>
              <w:right w:w="15" w:type="dxa"/>
            </w:tcMar>
            <w:hideMark/>
          </w:tcPr>
          <w:p w14:paraId="67AB79E4" w14:textId="77777777" w:rsidR="00D61EA7" w:rsidRPr="00015210" w:rsidRDefault="00D61EA7" w:rsidP="00D61EA7">
            <w:pPr>
              <w:jc w:val="center"/>
              <w:rPr>
                <w:color w:val="000000"/>
                <w:sz w:val="20"/>
                <w:szCs w:val="20"/>
              </w:rPr>
            </w:pPr>
            <w:r w:rsidRPr="00015210">
              <w:rPr>
                <w:color w:val="000000"/>
                <w:sz w:val="20"/>
                <w:szCs w:val="20"/>
              </w:rPr>
              <w:t>-4864.103</w:t>
            </w:r>
          </w:p>
        </w:tc>
        <w:tc>
          <w:tcPr>
            <w:tcW w:w="1986" w:type="dxa"/>
            <w:tcBorders>
              <w:top w:val="nil"/>
              <w:left w:val="nil"/>
              <w:bottom w:val="nil"/>
              <w:right w:val="nil"/>
            </w:tcBorders>
          </w:tcPr>
          <w:p w14:paraId="726B9493" w14:textId="585E05EC" w:rsidR="00D61EA7" w:rsidRPr="00015210" w:rsidRDefault="00D61EA7" w:rsidP="00D61EA7">
            <w:pPr>
              <w:jc w:val="center"/>
              <w:rPr>
                <w:color w:val="000000"/>
                <w:sz w:val="20"/>
                <w:szCs w:val="20"/>
              </w:rPr>
            </w:pPr>
            <w:r w:rsidRPr="00015210">
              <w:rPr>
                <w:color w:val="000000"/>
                <w:sz w:val="20"/>
                <w:szCs w:val="20"/>
              </w:rPr>
              <w:t>-5788.577</w:t>
            </w:r>
          </w:p>
        </w:tc>
      </w:tr>
      <w:tr w:rsidR="00D61EA7" w:rsidRPr="00015210" w14:paraId="2F5872FB" w14:textId="242FCB9B"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3E369F59" w14:textId="77777777" w:rsidR="00D61EA7" w:rsidRPr="00015210" w:rsidRDefault="00D61EA7" w:rsidP="00D61EA7">
            <w:pPr>
              <w:rPr>
                <w:color w:val="000000"/>
                <w:sz w:val="20"/>
                <w:szCs w:val="20"/>
              </w:rPr>
            </w:pPr>
            <w:r w:rsidRPr="00015210">
              <w:rPr>
                <w:color w:val="000000"/>
                <w:sz w:val="20"/>
                <w:szCs w:val="20"/>
              </w:rPr>
              <w:t>deviance</w:t>
            </w:r>
          </w:p>
        </w:tc>
        <w:tc>
          <w:tcPr>
            <w:tcW w:w="2917" w:type="dxa"/>
            <w:tcBorders>
              <w:top w:val="nil"/>
              <w:left w:val="nil"/>
              <w:bottom w:val="nil"/>
              <w:right w:val="nil"/>
            </w:tcBorders>
            <w:noWrap/>
            <w:tcMar>
              <w:top w:w="15" w:type="dxa"/>
              <w:left w:w="15" w:type="dxa"/>
              <w:bottom w:w="0" w:type="dxa"/>
              <w:right w:w="15" w:type="dxa"/>
            </w:tcMar>
            <w:hideMark/>
          </w:tcPr>
          <w:p w14:paraId="508BFBCA" w14:textId="77777777" w:rsidR="00D61EA7" w:rsidRPr="00015210" w:rsidRDefault="00D61EA7" w:rsidP="00D61EA7">
            <w:pPr>
              <w:rPr>
                <w:color w:val="000000"/>
                <w:sz w:val="20"/>
                <w:szCs w:val="20"/>
              </w:rPr>
            </w:pPr>
          </w:p>
        </w:tc>
        <w:tc>
          <w:tcPr>
            <w:tcW w:w="0" w:type="auto"/>
            <w:tcBorders>
              <w:top w:val="nil"/>
              <w:left w:val="nil"/>
              <w:bottom w:val="nil"/>
              <w:right w:val="nil"/>
            </w:tcBorders>
            <w:noWrap/>
            <w:tcMar>
              <w:top w:w="15" w:type="dxa"/>
              <w:left w:w="15" w:type="dxa"/>
              <w:bottom w:w="0" w:type="dxa"/>
              <w:right w:w="15" w:type="dxa"/>
            </w:tcMar>
            <w:hideMark/>
          </w:tcPr>
          <w:p w14:paraId="39B387D9" w14:textId="77777777" w:rsidR="00D61EA7" w:rsidRPr="00015210" w:rsidRDefault="00D61EA7" w:rsidP="00D61EA7">
            <w:pPr>
              <w:jc w:val="center"/>
              <w:rPr>
                <w:color w:val="000000"/>
                <w:sz w:val="20"/>
                <w:szCs w:val="20"/>
              </w:rPr>
            </w:pPr>
            <w:r w:rsidRPr="00015210">
              <w:rPr>
                <w:color w:val="000000"/>
                <w:sz w:val="20"/>
                <w:szCs w:val="20"/>
              </w:rPr>
              <w:t>3537.101</w:t>
            </w:r>
          </w:p>
        </w:tc>
        <w:tc>
          <w:tcPr>
            <w:tcW w:w="0" w:type="auto"/>
            <w:tcBorders>
              <w:top w:val="nil"/>
              <w:left w:val="nil"/>
              <w:bottom w:val="nil"/>
              <w:right w:val="nil"/>
            </w:tcBorders>
            <w:noWrap/>
            <w:tcMar>
              <w:top w:w="15" w:type="dxa"/>
              <w:left w:w="15" w:type="dxa"/>
              <w:bottom w:w="0" w:type="dxa"/>
              <w:right w:w="15" w:type="dxa"/>
            </w:tcMar>
            <w:hideMark/>
          </w:tcPr>
          <w:p w14:paraId="376F62C7" w14:textId="77777777" w:rsidR="00D61EA7" w:rsidRPr="00015210" w:rsidRDefault="00D61EA7" w:rsidP="00D61EA7">
            <w:pPr>
              <w:jc w:val="center"/>
              <w:rPr>
                <w:color w:val="000000"/>
                <w:sz w:val="20"/>
                <w:szCs w:val="20"/>
              </w:rPr>
            </w:pPr>
          </w:p>
        </w:tc>
        <w:tc>
          <w:tcPr>
            <w:tcW w:w="0" w:type="auto"/>
            <w:tcBorders>
              <w:top w:val="nil"/>
              <w:left w:val="nil"/>
              <w:bottom w:val="nil"/>
              <w:right w:val="nil"/>
            </w:tcBorders>
            <w:noWrap/>
            <w:tcMar>
              <w:top w:w="15" w:type="dxa"/>
              <w:left w:w="15" w:type="dxa"/>
              <w:bottom w:w="0" w:type="dxa"/>
              <w:right w:w="15" w:type="dxa"/>
            </w:tcMar>
            <w:hideMark/>
          </w:tcPr>
          <w:p w14:paraId="472D490E" w14:textId="77777777" w:rsidR="00D61EA7" w:rsidRPr="00015210" w:rsidRDefault="00D61EA7" w:rsidP="00D61EA7">
            <w:pPr>
              <w:rPr>
                <w:sz w:val="20"/>
                <w:szCs w:val="20"/>
              </w:rPr>
            </w:pPr>
          </w:p>
        </w:tc>
        <w:tc>
          <w:tcPr>
            <w:tcW w:w="1986" w:type="dxa"/>
            <w:tcBorders>
              <w:top w:val="nil"/>
              <w:left w:val="nil"/>
              <w:bottom w:val="nil"/>
              <w:right w:val="nil"/>
            </w:tcBorders>
          </w:tcPr>
          <w:p w14:paraId="58A2CB0E" w14:textId="77777777" w:rsidR="00D61EA7" w:rsidRPr="00015210" w:rsidRDefault="00D61EA7" w:rsidP="00D61EA7">
            <w:pPr>
              <w:rPr>
                <w:sz w:val="20"/>
                <w:szCs w:val="20"/>
              </w:rPr>
            </w:pPr>
          </w:p>
        </w:tc>
      </w:tr>
      <w:tr w:rsidR="00D61EA7" w:rsidRPr="00015210" w14:paraId="12DD2363" w14:textId="7854B871" w:rsidTr="00DF063F">
        <w:trPr>
          <w:jc w:val="center"/>
        </w:trPr>
        <w:tc>
          <w:tcPr>
            <w:tcW w:w="0" w:type="auto"/>
            <w:tcBorders>
              <w:top w:val="nil"/>
              <w:left w:val="nil"/>
              <w:bottom w:val="single" w:sz="4" w:space="0" w:color="auto"/>
              <w:right w:val="nil"/>
            </w:tcBorders>
            <w:noWrap/>
            <w:tcMar>
              <w:top w:w="15" w:type="dxa"/>
              <w:left w:w="15" w:type="dxa"/>
              <w:bottom w:w="0" w:type="dxa"/>
              <w:right w:w="15" w:type="dxa"/>
            </w:tcMar>
            <w:hideMark/>
          </w:tcPr>
          <w:p w14:paraId="6F3FD94D" w14:textId="77777777" w:rsidR="00D61EA7" w:rsidRPr="00015210" w:rsidRDefault="00D61EA7" w:rsidP="00D61EA7">
            <w:pPr>
              <w:rPr>
                <w:color w:val="000000"/>
                <w:sz w:val="20"/>
                <w:szCs w:val="20"/>
              </w:rPr>
            </w:pPr>
            <w:r w:rsidRPr="00015210">
              <w:rPr>
                <w:color w:val="000000"/>
                <w:sz w:val="20"/>
                <w:szCs w:val="20"/>
              </w:rPr>
              <w:t>pseudo R^2</w:t>
            </w:r>
          </w:p>
        </w:tc>
        <w:tc>
          <w:tcPr>
            <w:tcW w:w="2917" w:type="dxa"/>
            <w:tcBorders>
              <w:top w:val="nil"/>
              <w:left w:val="nil"/>
              <w:bottom w:val="single" w:sz="4" w:space="0" w:color="auto"/>
              <w:right w:val="nil"/>
            </w:tcBorders>
            <w:noWrap/>
            <w:tcMar>
              <w:top w:w="15" w:type="dxa"/>
              <w:left w:w="15" w:type="dxa"/>
              <w:bottom w:w="0" w:type="dxa"/>
              <w:right w:w="15" w:type="dxa"/>
            </w:tcMar>
            <w:hideMark/>
          </w:tcPr>
          <w:p w14:paraId="7F80622B" w14:textId="77777777" w:rsidR="00D61EA7" w:rsidRPr="00015210" w:rsidRDefault="00D61EA7" w:rsidP="00D61EA7">
            <w:pPr>
              <w:jc w:val="center"/>
              <w:rPr>
                <w:color w:val="000000"/>
                <w:sz w:val="20"/>
                <w:szCs w:val="20"/>
              </w:rPr>
            </w:pPr>
            <w:r w:rsidRPr="00015210">
              <w:rPr>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5679EBC7" w14:textId="77777777" w:rsidR="00D61EA7" w:rsidRPr="00015210" w:rsidRDefault="00D61EA7" w:rsidP="00D61EA7">
            <w:pPr>
              <w:jc w:val="center"/>
              <w:rPr>
                <w:color w:val="000000"/>
                <w:sz w:val="20"/>
                <w:szCs w:val="20"/>
              </w:rPr>
            </w:pPr>
            <w:r w:rsidRPr="00015210">
              <w:rPr>
                <w:color w:val="000000"/>
                <w:sz w:val="20"/>
                <w:szCs w:val="20"/>
              </w:rPr>
              <w:t>0.014</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1E57116E" w14:textId="77777777" w:rsidR="00D61EA7" w:rsidRPr="00015210" w:rsidRDefault="00D61EA7" w:rsidP="00D61EA7">
            <w:pPr>
              <w:jc w:val="center"/>
              <w:rPr>
                <w:color w:val="000000"/>
                <w:sz w:val="20"/>
                <w:szCs w:val="20"/>
              </w:rPr>
            </w:pPr>
            <w:r w:rsidRPr="00015210">
              <w:rPr>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0D445E2A" w14:textId="77777777" w:rsidR="00D61EA7" w:rsidRPr="00015210" w:rsidRDefault="00D61EA7" w:rsidP="00D61EA7">
            <w:pPr>
              <w:jc w:val="center"/>
              <w:rPr>
                <w:color w:val="000000"/>
                <w:sz w:val="20"/>
                <w:szCs w:val="20"/>
              </w:rPr>
            </w:pPr>
            <w:r w:rsidRPr="00015210">
              <w:rPr>
                <w:color w:val="000000"/>
                <w:sz w:val="20"/>
                <w:szCs w:val="20"/>
              </w:rPr>
              <w:t> </w:t>
            </w:r>
          </w:p>
        </w:tc>
        <w:tc>
          <w:tcPr>
            <w:tcW w:w="1986" w:type="dxa"/>
            <w:tcBorders>
              <w:top w:val="nil"/>
              <w:left w:val="nil"/>
              <w:bottom w:val="single" w:sz="4" w:space="0" w:color="auto"/>
              <w:right w:val="nil"/>
            </w:tcBorders>
          </w:tcPr>
          <w:p w14:paraId="6534B784" w14:textId="2A1618FC" w:rsidR="00D61EA7" w:rsidRPr="00015210" w:rsidRDefault="00D61EA7" w:rsidP="00D61EA7">
            <w:pPr>
              <w:jc w:val="center"/>
              <w:rPr>
                <w:color w:val="000000"/>
                <w:sz w:val="20"/>
                <w:szCs w:val="20"/>
              </w:rPr>
            </w:pPr>
            <w:r w:rsidRPr="00015210">
              <w:rPr>
                <w:color w:val="000000"/>
                <w:sz w:val="20"/>
                <w:szCs w:val="20"/>
              </w:rPr>
              <w:t> </w:t>
            </w:r>
          </w:p>
        </w:tc>
      </w:tr>
    </w:tbl>
    <w:p w14:paraId="61B19D68" w14:textId="3CE5BE74" w:rsidR="0049432D" w:rsidRPr="00015210" w:rsidRDefault="00F045BB" w:rsidP="0049432D">
      <w:pPr>
        <w:pStyle w:val="Notes"/>
      </w:pPr>
      <w:r w:rsidRPr="00015210">
        <w:rPr>
          <w:i/>
          <w:iCs/>
        </w:rPr>
        <w:t xml:space="preserve"> </w:t>
      </w:r>
      <w:r w:rsidR="0049432D" w:rsidRPr="00015210">
        <w:rPr>
          <w:i/>
          <w:iCs/>
        </w:rPr>
        <w:t>Notes.</w:t>
      </w:r>
      <w:r w:rsidR="0049432D" w:rsidRPr="00015210">
        <w:t xml:space="preserve"> Standard errors in parentheses. </w:t>
      </w:r>
      <w:r w:rsidR="0049432D" w:rsidRPr="00015210">
        <w:rPr>
          <w:rFonts w:ascii="Courier New" w:hAnsi="Courier New" w:cs="Courier New"/>
        </w:rPr>
        <w:t>.</w:t>
      </w:r>
      <w:r w:rsidR="0049432D" w:rsidRPr="00015210">
        <w:t xml:space="preserve"> p&lt;0.1, </w:t>
      </w:r>
      <w:r w:rsidR="0049432D" w:rsidRPr="00015210">
        <w:rPr>
          <w:rFonts w:ascii="Courier New" w:hAnsi="Courier New" w:cs="Courier New"/>
        </w:rPr>
        <w:t>*</w:t>
      </w:r>
      <w:r w:rsidR="0049432D" w:rsidRPr="00015210">
        <w:t xml:space="preserve"> p&lt;0.05, </w:t>
      </w:r>
      <w:r w:rsidR="0049432D" w:rsidRPr="00015210">
        <w:rPr>
          <w:rFonts w:ascii="Courier New" w:hAnsi="Courier New" w:cs="Courier New"/>
        </w:rPr>
        <w:t>**</w:t>
      </w:r>
      <w:r w:rsidR="0049432D" w:rsidRPr="00015210">
        <w:t xml:space="preserve"> p&lt;0.01, </w:t>
      </w:r>
      <w:r w:rsidR="0049432D" w:rsidRPr="00015210">
        <w:rPr>
          <w:rFonts w:ascii="Courier New" w:hAnsi="Courier New" w:cs="Courier New"/>
        </w:rPr>
        <w:t>***</w:t>
      </w:r>
      <w:r w:rsidR="0049432D" w:rsidRPr="00015210">
        <w:t xml:space="preserve"> p&lt;0.001. In Columns 1 and 2 the dependent variable is the log of the number of human answers provided within 7 days. In Columns 3 through 5 the dependent variable is the raw count of human answers provided within 7 days.</w:t>
      </w:r>
    </w:p>
    <w:p w14:paraId="14179CD3" w14:textId="124604CB" w:rsidR="00C816AB" w:rsidRPr="00015210" w:rsidRDefault="0049432D" w:rsidP="00151A30">
      <w:pPr>
        <w:pStyle w:val="Paragraph0"/>
      </w:pPr>
      <w:r w:rsidRPr="00015210">
        <w:rPr>
          <w:b/>
          <w:bCs/>
        </w:rPr>
        <w:lastRenderedPageBreak/>
        <w:t>Human Answer Quality</w:t>
      </w:r>
      <w:r w:rsidR="00C816AB" w:rsidRPr="00015210">
        <w:t xml:space="preserve">. </w:t>
      </w:r>
      <w:ins w:id="1446" w:author="Xin Li" w:date="2026-08-22T14:37:00Z" w16du:dateUtc="2026-08-22T06:37:00Z">
        <w:r w:rsidR="00076D85">
          <w:t xml:space="preserve">Column 5 in </w:t>
        </w:r>
      </w:ins>
      <w:r w:rsidRPr="00015210">
        <w:t xml:space="preserve">Table </w:t>
      </w:r>
      <w:ins w:id="1447" w:author="Xin Li" w:date="2026-08-22T14:37:00Z" w16du:dateUtc="2026-08-22T06:37:00Z">
        <w:r w:rsidR="00076D85">
          <w:t>5</w:t>
        </w:r>
      </w:ins>
      <w:del w:id="1448" w:author="Xin Li" w:date="2026-08-22T13:41:00Z" w16du:dateUtc="2026-08-22T05:41:00Z">
        <w:r w:rsidR="004D1041" w:rsidRPr="00015210" w:rsidDel="00745A6A">
          <w:delText>8</w:delText>
        </w:r>
        <w:r w:rsidRPr="00015210" w:rsidDel="00745A6A">
          <w:delText xml:space="preserve"> </w:delText>
        </w:r>
      </w:del>
      <w:ins w:id="1449" w:author="Xin Li" w:date="2026-08-22T13:41:00Z" w16du:dateUtc="2026-08-22T05:41:00Z">
        <w:r w:rsidR="00745A6A" w:rsidRPr="00015210">
          <w:t xml:space="preserve"> </w:t>
        </w:r>
      </w:ins>
      <w:r w:rsidRPr="00015210">
        <w:t xml:space="preserve">reports the OLS estimate and a specification with a questioner random effect. </w:t>
      </w:r>
      <w:r w:rsidR="00151A30" w:rsidRPr="00015210">
        <w:t xml:space="preserve">The interaction between the AI indicator and AI answer quality stays positive and significant in both columns (0.114, p &lt; 0.01), which matches the benchmark relationship in H6. </w:t>
      </w:r>
      <w:r w:rsidRPr="00015210">
        <w:t>The</w:t>
      </w:r>
      <w:r w:rsidR="00151A30" w:rsidRPr="00015210">
        <w:t xml:space="preserve"> questioner</w:t>
      </w:r>
      <w:r w:rsidRPr="00015210">
        <w:t xml:space="preserve"> random effect does not alter the conclusion.</w:t>
      </w:r>
      <w:r w:rsidR="00C816AB" w:rsidRPr="00015210">
        <w:t xml:space="preserve"> </w:t>
      </w:r>
    </w:p>
    <w:p w14:paraId="68E7FBF4" w14:textId="51CCF7BE" w:rsidR="00C816AB" w:rsidRPr="00015210" w:rsidDel="00065266" w:rsidRDefault="00C816AB" w:rsidP="00C816AB">
      <w:pPr>
        <w:pStyle w:val="TableFiguretitle"/>
        <w:rPr>
          <w:del w:id="1450" w:author="Xin Li" w:date="2026-08-22T14:34:00Z" w16du:dateUtc="2026-08-22T06:34:00Z"/>
        </w:rPr>
      </w:pPr>
      <w:bookmarkStart w:id="1451" w:name="_Ref210225098"/>
      <w:del w:id="1452" w:author="Xin Li" w:date="2026-08-22T14:34:00Z" w16du:dateUtc="2026-08-22T06:34:00Z">
        <w:r w:rsidRPr="00015210" w:rsidDel="00065266">
          <w:delText xml:space="preserve">Table </w:delText>
        </w:r>
      </w:del>
      <w:bookmarkEnd w:id="1451"/>
      <w:del w:id="1453" w:author="Xin Li" w:date="2026-08-22T13:41:00Z" w16du:dateUtc="2026-08-22T05:41:00Z">
        <w:r w:rsidR="004D1041" w:rsidRPr="00015210" w:rsidDel="00745A6A">
          <w:delText>8</w:delText>
        </w:r>
      </w:del>
      <w:del w:id="1454" w:author="Xin Li" w:date="2026-08-22T14:34:00Z" w16du:dateUtc="2026-08-22T06:34:00Z">
        <w:r w:rsidRPr="00015210" w:rsidDel="00065266">
          <w:delText xml:space="preserve">. Robustness checks: alternative model specifications for </w:delText>
        </w:r>
        <w:r w:rsidR="0049432D" w:rsidRPr="00015210" w:rsidDel="00065266">
          <w:delText>human answer quality</w:delText>
        </w:r>
      </w:del>
    </w:p>
    <w:tbl>
      <w:tblPr>
        <w:tblW w:w="5000" w:type="pct"/>
        <w:jc w:val="center"/>
        <w:tblCellMar>
          <w:left w:w="0" w:type="dxa"/>
          <w:right w:w="0" w:type="dxa"/>
        </w:tblCellMar>
        <w:tblLook w:val="04A0" w:firstRow="1" w:lastRow="0" w:firstColumn="1" w:lastColumn="0" w:noHBand="0" w:noVBand="1"/>
        <w:tblPrChange w:id="1455" w:author="Xin Li" w:date="2026-08-22T07:59:00Z" w16du:dateUtc="2026-08-21T23:59:00Z">
          <w:tblPr>
            <w:tblW w:w="5000" w:type="pct"/>
            <w:jc w:val="center"/>
            <w:tblCellMar>
              <w:left w:w="0" w:type="dxa"/>
              <w:right w:w="0" w:type="dxa"/>
            </w:tblCellMar>
            <w:tblLook w:val="04A0" w:firstRow="1" w:lastRow="0" w:firstColumn="1" w:lastColumn="0" w:noHBand="0" w:noVBand="1"/>
          </w:tblPr>
        </w:tblPrChange>
      </w:tblPr>
      <w:tblGrid>
        <w:gridCol w:w="4454"/>
        <w:gridCol w:w="2453"/>
        <w:gridCol w:w="2453"/>
        <w:tblGridChange w:id="1456">
          <w:tblGrid>
            <w:gridCol w:w="4454"/>
            <w:gridCol w:w="2453"/>
            <w:gridCol w:w="2453"/>
          </w:tblGrid>
        </w:tblGridChange>
      </w:tblGrid>
      <w:tr w:rsidR="00F045BB" w:rsidRPr="00015210" w:rsidDel="00065266" w14:paraId="2CBC3FFD" w14:textId="132466DE" w:rsidTr="00417957">
        <w:trPr>
          <w:jc w:val="center"/>
          <w:del w:id="1457" w:author="Xin Li" w:date="2026-08-22T14:34:00Z"/>
          <w:trPrChange w:id="1458" w:author="Xin Li" w:date="2026-08-22T07:59:00Z" w16du:dateUtc="2026-08-21T23:59:00Z">
            <w:trPr>
              <w:trHeight w:val="320"/>
              <w:jc w:val="center"/>
            </w:trPr>
          </w:trPrChange>
        </w:trPr>
        <w:tc>
          <w:tcPr>
            <w:tcW w:w="4454" w:type="dxa"/>
            <w:vMerge w:val="restart"/>
            <w:tcBorders>
              <w:top w:val="single" w:sz="4" w:space="0" w:color="auto"/>
              <w:left w:val="nil"/>
              <w:bottom w:val="nil"/>
              <w:right w:val="nil"/>
            </w:tcBorders>
            <w:noWrap/>
            <w:tcMar>
              <w:top w:w="15" w:type="dxa"/>
              <w:left w:w="15" w:type="dxa"/>
              <w:bottom w:w="0" w:type="dxa"/>
              <w:right w:w="15" w:type="dxa"/>
            </w:tcMar>
            <w:hideMark/>
            <w:tcPrChange w:id="1459" w:author="Xin Li" w:date="2026-08-22T07:59:00Z" w16du:dateUtc="2026-08-21T23:59:00Z">
              <w:tcPr>
                <w:tcW w:w="4454" w:type="dxa"/>
                <w:vMerge w:val="restart"/>
                <w:tcBorders>
                  <w:top w:val="single" w:sz="4" w:space="0" w:color="auto"/>
                  <w:left w:val="nil"/>
                  <w:bottom w:val="nil"/>
                  <w:right w:val="nil"/>
                </w:tcBorders>
                <w:noWrap/>
                <w:tcMar>
                  <w:top w:w="15" w:type="dxa"/>
                  <w:left w:w="15" w:type="dxa"/>
                  <w:bottom w:w="0" w:type="dxa"/>
                  <w:right w:w="15" w:type="dxa"/>
                </w:tcMar>
                <w:hideMark/>
              </w:tcPr>
            </w:tcPrChange>
          </w:tcPr>
          <w:p w14:paraId="4475D558" w14:textId="73408AF3" w:rsidR="00F045BB" w:rsidRPr="00015210" w:rsidDel="00065266" w:rsidRDefault="00F045BB">
            <w:pPr>
              <w:jc w:val="center"/>
              <w:rPr>
                <w:del w:id="1460" w:author="Xin Li" w:date="2026-08-22T14:34:00Z" w16du:dateUtc="2026-08-22T06:34:00Z"/>
                <w:color w:val="000000"/>
                <w:sz w:val="20"/>
                <w:szCs w:val="20"/>
              </w:rPr>
            </w:pPr>
            <w:del w:id="1461" w:author="Xin Li" w:date="2026-08-22T14:34:00Z" w16du:dateUtc="2026-08-22T06:34:00Z">
              <w:r w:rsidRPr="00015210" w:rsidDel="00065266">
                <w:rPr>
                  <w:color w:val="000000"/>
                  <w:sz w:val="20"/>
                  <w:szCs w:val="20"/>
                </w:rPr>
                <w:delText> </w:delText>
              </w:r>
            </w:del>
          </w:p>
        </w:tc>
        <w:tc>
          <w:tcPr>
            <w:tcW w:w="2453" w:type="dxa"/>
            <w:tcBorders>
              <w:top w:val="single" w:sz="4" w:space="0" w:color="auto"/>
              <w:left w:val="nil"/>
              <w:bottom w:val="nil"/>
              <w:right w:val="nil"/>
            </w:tcBorders>
            <w:noWrap/>
            <w:tcMar>
              <w:top w:w="15" w:type="dxa"/>
              <w:left w:w="15" w:type="dxa"/>
              <w:bottom w:w="0" w:type="dxa"/>
              <w:right w:w="15" w:type="dxa"/>
            </w:tcMar>
            <w:hideMark/>
            <w:tcPrChange w:id="1462" w:author="Xin Li" w:date="2026-08-22T07:59:00Z" w16du:dateUtc="2026-08-21T23:59:00Z">
              <w:tcPr>
                <w:tcW w:w="2453" w:type="dxa"/>
                <w:tcBorders>
                  <w:top w:val="single" w:sz="4" w:space="0" w:color="auto"/>
                  <w:left w:val="nil"/>
                  <w:bottom w:val="nil"/>
                  <w:right w:val="nil"/>
                </w:tcBorders>
                <w:noWrap/>
                <w:tcMar>
                  <w:top w:w="15" w:type="dxa"/>
                  <w:left w:w="15" w:type="dxa"/>
                  <w:bottom w:w="0" w:type="dxa"/>
                  <w:right w:w="15" w:type="dxa"/>
                </w:tcMar>
                <w:hideMark/>
              </w:tcPr>
            </w:tcPrChange>
          </w:tcPr>
          <w:p w14:paraId="77866449" w14:textId="6BBED808" w:rsidR="00F045BB" w:rsidRPr="00015210" w:rsidDel="00065266" w:rsidRDefault="00F045BB">
            <w:pPr>
              <w:jc w:val="center"/>
              <w:rPr>
                <w:del w:id="1463" w:author="Xin Li" w:date="2026-08-22T14:34:00Z" w16du:dateUtc="2026-08-22T06:34:00Z"/>
                <w:color w:val="000000"/>
                <w:sz w:val="20"/>
                <w:szCs w:val="20"/>
              </w:rPr>
            </w:pPr>
            <w:del w:id="1464" w:author="Xin Li" w:date="2026-08-22T14:34:00Z" w16du:dateUtc="2026-08-22T06:34:00Z">
              <w:r w:rsidRPr="00015210" w:rsidDel="00065266">
                <w:rPr>
                  <w:color w:val="000000"/>
                  <w:sz w:val="20"/>
                  <w:szCs w:val="20"/>
                </w:rPr>
                <w:delText>OLS</w:delText>
              </w:r>
            </w:del>
          </w:p>
        </w:tc>
        <w:tc>
          <w:tcPr>
            <w:tcW w:w="2453" w:type="dxa"/>
            <w:tcBorders>
              <w:top w:val="single" w:sz="4" w:space="0" w:color="auto"/>
              <w:left w:val="nil"/>
              <w:bottom w:val="nil"/>
              <w:right w:val="nil"/>
            </w:tcBorders>
            <w:noWrap/>
            <w:tcMar>
              <w:top w:w="15" w:type="dxa"/>
              <w:left w:w="15" w:type="dxa"/>
              <w:bottom w:w="0" w:type="dxa"/>
              <w:right w:w="15" w:type="dxa"/>
            </w:tcMar>
            <w:hideMark/>
            <w:tcPrChange w:id="1465" w:author="Xin Li" w:date="2026-08-22T07:59:00Z" w16du:dateUtc="2026-08-21T23:59:00Z">
              <w:tcPr>
                <w:tcW w:w="2453" w:type="dxa"/>
                <w:tcBorders>
                  <w:top w:val="single" w:sz="4" w:space="0" w:color="auto"/>
                  <w:left w:val="nil"/>
                  <w:bottom w:val="nil"/>
                  <w:right w:val="nil"/>
                </w:tcBorders>
                <w:noWrap/>
                <w:tcMar>
                  <w:top w:w="15" w:type="dxa"/>
                  <w:left w:w="15" w:type="dxa"/>
                  <w:bottom w:w="0" w:type="dxa"/>
                  <w:right w:w="15" w:type="dxa"/>
                </w:tcMar>
                <w:hideMark/>
              </w:tcPr>
            </w:tcPrChange>
          </w:tcPr>
          <w:p w14:paraId="79C2441F" w14:textId="2E5522CA" w:rsidR="00F045BB" w:rsidRPr="00015210" w:rsidDel="00065266" w:rsidRDefault="00F045BB">
            <w:pPr>
              <w:jc w:val="center"/>
              <w:rPr>
                <w:del w:id="1466" w:author="Xin Li" w:date="2026-08-22T14:34:00Z" w16du:dateUtc="2026-08-22T06:34:00Z"/>
                <w:color w:val="000000"/>
                <w:sz w:val="20"/>
                <w:szCs w:val="20"/>
              </w:rPr>
            </w:pPr>
            <w:del w:id="1467" w:author="Xin Li" w:date="2026-08-22T14:34:00Z" w16du:dateUtc="2026-08-22T06:34:00Z">
              <w:r w:rsidRPr="00015210" w:rsidDel="00065266">
                <w:rPr>
                  <w:color w:val="000000"/>
                  <w:sz w:val="20"/>
                  <w:szCs w:val="20"/>
                </w:rPr>
                <w:delText>Random Effect</w:delText>
              </w:r>
            </w:del>
          </w:p>
        </w:tc>
      </w:tr>
      <w:tr w:rsidR="00F045BB" w:rsidRPr="00015210" w:rsidDel="00065266" w14:paraId="36268098" w14:textId="48A248F8" w:rsidTr="00417957">
        <w:trPr>
          <w:jc w:val="center"/>
          <w:del w:id="1468" w:author="Xin Li" w:date="2026-08-22T14:34:00Z"/>
          <w:trPrChange w:id="1469" w:author="Xin Li" w:date="2026-08-22T07:59:00Z" w16du:dateUtc="2026-08-21T23:59:00Z">
            <w:trPr>
              <w:trHeight w:val="320"/>
              <w:jc w:val="center"/>
            </w:trPr>
          </w:trPrChange>
        </w:trPr>
        <w:tc>
          <w:tcPr>
            <w:tcW w:w="0" w:type="auto"/>
            <w:vMerge/>
            <w:tcBorders>
              <w:top w:val="single" w:sz="4" w:space="0" w:color="auto"/>
              <w:left w:val="nil"/>
              <w:bottom w:val="nil"/>
              <w:right w:val="nil"/>
            </w:tcBorders>
            <w:hideMark/>
            <w:tcPrChange w:id="1470" w:author="Xin Li" w:date="2026-08-22T07:59:00Z" w16du:dateUtc="2026-08-21T23:59:00Z">
              <w:tcPr>
                <w:tcW w:w="0" w:type="auto"/>
                <w:vMerge/>
                <w:tcBorders>
                  <w:top w:val="single" w:sz="4" w:space="0" w:color="auto"/>
                  <w:left w:val="nil"/>
                  <w:bottom w:val="nil"/>
                  <w:right w:val="nil"/>
                </w:tcBorders>
                <w:hideMark/>
              </w:tcPr>
            </w:tcPrChange>
          </w:tcPr>
          <w:p w14:paraId="4CEFA7F3" w14:textId="768B1110" w:rsidR="00F045BB" w:rsidRPr="00015210" w:rsidDel="00065266" w:rsidRDefault="00F045BB">
            <w:pPr>
              <w:rPr>
                <w:del w:id="1471" w:author="Xin Li" w:date="2026-08-22T14:34:00Z" w16du:dateUtc="2026-08-22T06:34:00Z"/>
                <w:color w:val="000000"/>
                <w:sz w:val="20"/>
                <w:szCs w:val="20"/>
              </w:rPr>
            </w:pPr>
          </w:p>
        </w:tc>
        <w:tc>
          <w:tcPr>
            <w:tcW w:w="0" w:type="auto"/>
            <w:tcBorders>
              <w:top w:val="nil"/>
              <w:left w:val="nil"/>
              <w:bottom w:val="nil"/>
              <w:right w:val="nil"/>
            </w:tcBorders>
            <w:noWrap/>
            <w:tcMar>
              <w:top w:w="15" w:type="dxa"/>
              <w:left w:w="15" w:type="dxa"/>
              <w:bottom w:w="0" w:type="dxa"/>
              <w:right w:w="15" w:type="dxa"/>
            </w:tcMar>
            <w:hideMark/>
            <w:tcPrChange w:id="1472"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210AE35B" w14:textId="228A600A" w:rsidR="00F045BB" w:rsidRPr="00015210" w:rsidDel="00065266" w:rsidRDefault="00F045BB">
            <w:pPr>
              <w:jc w:val="center"/>
              <w:rPr>
                <w:del w:id="1473" w:author="Xin Li" w:date="2026-08-22T14:34:00Z" w16du:dateUtc="2026-08-22T06:34:00Z"/>
                <w:color w:val="000000"/>
                <w:sz w:val="20"/>
                <w:szCs w:val="20"/>
              </w:rPr>
            </w:pPr>
            <w:del w:id="1474" w:author="Xin Li" w:date="2026-08-22T14:34:00Z" w16du:dateUtc="2026-08-22T06:34:00Z">
              <w:r w:rsidRPr="00015210" w:rsidDel="00065266">
                <w:rPr>
                  <w:color w:val="000000"/>
                  <w:sz w:val="20"/>
                  <w:szCs w:val="20"/>
                </w:rPr>
                <w:delText>(1)</w:delText>
              </w:r>
            </w:del>
          </w:p>
        </w:tc>
        <w:tc>
          <w:tcPr>
            <w:tcW w:w="0" w:type="auto"/>
            <w:tcBorders>
              <w:top w:val="nil"/>
              <w:left w:val="nil"/>
              <w:bottom w:val="nil"/>
              <w:right w:val="nil"/>
            </w:tcBorders>
            <w:noWrap/>
            <w:tcMar>
              <w:top w:w="15" w:type="dxa"/>
              <w:left w:w="15" w:type="dxa"/>
              <w:bottom w:w="0" w:type="dxa"/>
              <w:right w:w="15" w:type="dxa"/>
            </w:tcMar>
            <w:hideMark/>
            <w:tcPrChange w:id="1475"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39C0D7E0" w14:textId="730602B2" w:rsidR="00F045BB" w:rsidRPr="00015210" w:rsidDel="00065266" w:rsidRDefault="00F045BB">
            <w:pPr>
              <w:jc w:val="center"/>
              <w:rPr>
                <w:del w:id="1476" w:author="Xin Li" w:date="2026-08-22T14:34:00Z" w16du:dateUtc="2026-08-22T06:34:00Z"/>
                <w:color w:val="000000"/>
                <w:sz w:val="20"/>
                <w:szCs w:val="20"/>
              </w:rPr>
            </w:pPr>
            <w:del w:id="1477" w:author="Xin Li" w:date="2026-08-22T14:34:00Z" w16du:dateUtc="2026-08-22T06:34:00Z">
              <w:r w:rsidRPr="00015210" w:rsidDel="00065266">
                <w:rPr>
                  <w:color w:val="000000"/>
                  <w:sz w:val="20"/>
                  <w:szCs w:val="20"/>
                </w:rPr>
                <w:delText>(2)</w:delText>
              </w:r>
            </w:del>
          </w:p>
        </w:tc>
      </w:tr>
      <w:tr w:rsidR="00F045BB" w:rsidRPr="00015210" w:rsidDel="00065266" w14:paraId="39C25378" w14:textId="0A5DEFCA" w:rsidTr="00417957">
        <w:trPr>
          <w:jc w:val="center"/>
          <w:del w:id="1478" w:author="Xin Li" w:date="2026-08-22T14:34:00Z"/>
          <w:trPrChange w:id="1479" w:author="Xin Li" w:date="2026-08-22T07:59:00Z" w16du:dateUtc="2026-08-21T23:59:00Z">
            <w:trPr>
              <w:trHeight w:val="620"/>
              <w:jc w:val="center"/>
            </w:trPr>
          </w:trPrChange>
        </w:trPr>
        <w:tc>
          <w:tcPr>
            <w:tcW w:w="0" w:type="auto"/>
            <w:vMerge/>
            <w:tcBorders>
              <w:top w:val="single" w:sz="4" w:space="0" w:color="auto"/>
              <w:left w:val="nil"/>
              <w:bottom w:val="nil"/>
              <w:right w:val="nil"/>
            </w:tcBorders>
            <w:hideMark/>
            <w:tcPrChange w:id="1480" w:author="Xin Li" w:date="2026-08-22T07:59:00Z" w16du:dateUtc="2026-08-21T23:59:00Z">
              <w:tcPr>
                <w:tcW w:w="0" w:type="auto"/>
                <w:vMerge/>
                <w:tcBorders>
                  <w:top w:val="single" w:sz="4" w:space="0" w:color="auto"/>
                  <w:left w:val="nil"/>
                  <w:bottom w:val="nil"/>
                  <w:right w:val="nil"/>
                </w:tcBorders>
                <w:hideMark/>
              </w:tcPr>
            </w:tcPrChange>
          </w:tcPr>
          <w:p w14:paraId="7E202759" w14:textId="14D637ED" w:rsidR="00F045BB" w:rsidRPr="00015210" w:rsidDel="00065266" w:rsidRDefault="00F045BB">
            <w:pPr>
              <w:rPr>
                <w:del w:id="1481" w:author="Xin Li" w:date="2026-08-22T14:34:00Z" w16du:dateUtc="2026-08-22T06:34:00Z"/>
                <w:color w:val="000000"/>
                <w:sz w:val="20"/>
                <w:szCs w:val="20"/>
              </w:rPr>
            </w:pPr>
          </w:p>
        </w:tc>
        <w:tc>
          <w:tcPr>
            <w:tcW w:w="4906" w:type="dxa"/>
            <w:gridSpan w:val="2"/>
            <w:tcBorders>
              <w:top w:val="nil"/>
              <w:left w:val="nil"/>
              <w:bottom w:val="single" w:sz="4" w:space="0" w:color="auto"/>
              <w:right w:val="nil"/>
            </w:tcBorders>
            <w:tcMar>
              <w:top w:w="15" w:type="dxa"/>
              <w:left w:w="15" w:type="dxa"/>
              <w:bottom w:w="0" w:type="dxa"/>
              <w:right w:w="15" w:type="dxa"/>
            </w:tcMar>
            <w:hideMark/>
            <w:tcPrChange w:id="1482" w:author="Xin Li" w:date="2026-08-22T07:59:00Z" w16du:dateUtc="2026-08-21T23:59:00Z">
              <w:tcPr>
                <w:tcW w:w="4906" w:type="dxa"/>
                <w:gridSpan w:val="2"/>
                <w:tcBorders>
                  <w:top w:val="nil"/>
                  <w:left w:val="nil"/>
                  <w:bottom w:val="single" w:sz="4" w:space="0" w:color="auto"/>
                  <w:right w:val="nil"/>
                </w:tcBorders>
                <w:tcMar>
                  <w:top w:w="15" w:type="dxa"/>
                  <w:left w:w="15" w:type="dxa"/>
                  <w:bottom w:w="0" w:type="dxa"/>
                  <w:right w:w="15" w:type="dxa"/>
                </w:tcMar>
                <w:hideMark/>
              </w:tcPr>
            </w:tcPrChange>
          </w:tcPr>
          <w:p w14:paraId="32928342" w14:textId="2EBFAD09" w:rsidR="00F045BB" w:rsidRPr="00015210" w:rsidDel="00065266" w:rsidRDefault="00CA6948">
            <w:pPr>
              <w:jc w:val="center"/>
              <w:rPr>
                <w:del w:id="1483" w:author="Xin Li" w:date="2026-08-22T14:34:00Z" w16du:dateUtc="2026-08-22T06:34:00Z"/>
                <w:color w:val="000000"/>
                <w:sz w:val="20"/>
                <w:szCs w:val="20"/>
              </w:rPr>
            </w:pPr>
            <w:del w:id="1484" w:author="Xin Li" w:date="2026-08-22T14:34:00Z" w16du:dateUtc="2026-08-22T06:34:00Z">
              <w:r w:rsidRPr="00015210" w:rsidDel="00065266">
                <w:rPr>
                  <w:color w:val="000000"/>
                  <w:sz w:val="20"/>
                  <w:szCs w:val="20"/>
                </w:rPr>
                <w:delText>DV: First answer quality</w:delText>
              </w:r>
            </w:del>
          </w:p>
        </w:tc>
      </w:tr>
      <w:tr w:rsidR="00243D35" w:rsidRPr="00015210" w:rsidDel="00065266" w14:paraId="1B6F5F8F" w14:textId="714502BB" w:rsidTr="00417957">
        <w:trPr>
          <w:jc w:val="center"/>
          <w:del w:id="1485" w:author="Xin Li" w:date="2026-08-22T14:34:00Z"/>
          <w:trPrChange w:id="1486" w:author="Xin Li" w:date="2026-08-22T07:59:00Z" w16du:dateUtc="2026-08-21T23:59:00Z">
            <w:trPr>
              <w:trHeight w:val="320"/>
              <w:jc w:val="center"/>
            </w:trPr>
          </w:trPrChange>
        </w:trPr>
        <w:tc>
          <w:tcPr>
            <w:tcW w:w="0" w:type="auto"/>
            <w:vMerge w:val="restart"/>
            <w:tcBorders>
              <w:top w:val="nil"/>
              <w:left w:val="nil"/>
              <w:bottom w:val="nil"/>
              <w:right w:val="nil"/>
            </w:tcBorders>
            <w:noWrap/>
            <w:tcMar>
              <w:top w:w="15" w:type="dxa"/>
              <w:left w:w="15" w:type="dxa"/>
              <w:bottom w:w="0" w:type="dxa"/>
              <w:right w:w="15" w:type="dxa"/>
            </w:tcMar>
            <w:hideMark/>
            <w:tcPrChange w:id="1487" w:author="Xin Li" w:date="2026-08-22T07:59:00Z" w16du:dateUtc="2026-08-21T23:59:00Z">
              <w:tcPr>
                <w:tcW w:w="0" w:type="auto"/>
                <w:vMerge w:val="restart"/>
                <w:tcBorders>
                  <w:top w:val="nil"/>
                  <w:left w:val="nil"/>
                  <w:bottom w:val="nil"/>
                  <w:right w:val="nil"/>
                </w:tcBorders>
                <w:noWrap/>
                <w:tcMar>
                  <w:top w:w="15" w:type="dxa"/>
                  <w:left w:w="15" w:type="dxa"/>
                  <w:bottom w:w="0" w:type="dxa"/>
                  <w:right w:w="15" w:type="dxa"/>
                </w:tcMar>
                <w:hideMark/>
              </w:tcPr>
            </w:tcPrChange>
          </w:tcPr>
          <w:p w14:paraId="6F08E9EC" w14:textId="6FDEEB80" w:rsidR="00243D35" w:rsidRPr="00015210" w:rsidDel="00065266" w:rsidRDefault="00243D35" w:rsidP="00243D35">
            <w:pPr>
              <w:rPr>
                <w:del w:id="1488" w:author="Xin Li" w:date="2026-08-22T14:34:00Z" w16du:dateUtc="2026-08-22T06:34:00Z"/>
                <w:i/>
                <w:iCs/>
                <w:color w:val="000000"/>
                <w:sz w:val="20"/>
                <w:szCs w:val="20"/>
              </w:rPr>
            </w:pPr>
            <w:del w:id="1489" w:author="Xin Li" w:date="2026-08-22T14:34:00Z" w16du:dateUtc="2026-08-22T06:34:00Z">
              <w:r w:rsidRPr="00015210" w:rsidDel="00065266">
                <w:rPr>
                  <w:i/>
                  <w:iCs/>
                  <w:color w:val="000000"/>
                  <w:sz w:val="20"/>
                  <w:szCs w:val="20"/>
                </w:rPr>
                <w:delText>AI</w:delText>
              </w:r>
              <w:r w:rsidRPr="00015210" w:rsidDel="00065266">
                <w:rPr>
                  <w:i/>
                  <w:iCs/>
                  <w:color w:val="000000"/>
                  <w:sz w:val="20"/>
                  <w:szCs w:val="20"/>
                  <w:vertAlign w:val="subscript"/>
                </w:rPr>
                <w:delText>i</w:delText>
              </w:r>
            </w:del>
          </w:p>
        </w:tc>
        <w:tc>
          <w:tcPr>
            <w:tcW w:w="2453" w:type="dxa"/>
            <w:tcBorders>
              <w:top w:val="nil"/>
              <w:left w:val="nil"/>
              <w:bottom w:val="nil"/>
              <w:right w:val="nil"/>
            </w:tcBorders>
            <w:tcMar>
              <w:top w:w="15" w:type="dxa"/>
              <w:left w:w="15" w:type="dxa"/>
              <w:bottom w:w="0" w:type="dxa"/>
              <w:right w:w="15" w:type="dxa"/>
            </w:tcMar>
            <w:vAlign w:val="center"/>
            <w:hideMark/>
            <w:tcPrChange w:id="1490" w:author="Xin Li" w:date="2026-08-22T07:59:00Z" w16du:dateUtc="2026-08-21T23:59:00Z">
              <w:tcPr>
                <w:tcW w:w="2453" w:type="dxa"/>
                <w:tcBorders>
                  <w:top w:val="nil"/>
                  <w:left w:val="nil"/>
                  <w:bottom w:val="nil"/>
                  <w:right w:val="nil"/>
                </w:tcBorders>
                <w:tcMar>
                  <w:top w:w="15" w:type="dxa"/>
                  <w:left w:w="15" w:type="dxa"/>
                  <w:bottom w:w="0" w:type="dxa"/>
                  <w:right w:w="15" w:type="dxa"/>
                </w:tcMar>
                <w:vAlign w:val="center"/>
                <w:hideMark/>
              </w:tcPr>
            </w:tcPrChange>
          </w:tcPr>
          <w:p w14:paraId="4402FFF1" w14:textId="775AF05D" w:rsidR="00243D35" w:rsidRPr="00015210" w:rsidDel="00065266" w:rsidRDefault="00243D35" w:rsidP="00243D35">
            <w:pPr>
              <w:jc w:val="center"/>
              <w:rPr>
                <w:del w:id="1491" w:author="Xin Li" w:date="2026-08-22T14:34:00Z" w16du:dateUtc="2026-08-22T06:34:00Z"/>
                <w:color w:val="000000"/>
                <w:sz w:val="20"/>
                <w:szCs w:val="20"/>
              </w:rPr>
            </w:pPr>
            <w:del w:id="1492" w:author="Xin Li" w:date="2026-08-22T14:34:00Z" w16du:dateUtc="2026-08-22T06:34:00Z">
              <w:r w:rsidRPr="00015210" w:rsidDel="00065266">
                <w:rPr>
                  <w:color w:val="000000"/>
                  <w:sz w:val="20"/>
                  <w:szCs w:val="20"/>
                </w:rPr>
                <w:delText>0.411</w:delText>
              </w:r>
            </w:del>
          </w:p>
        </w:tc>
        <w:tc>
          <w:tcPr>
            <w:tcW w:w="2453" w:type="dxa"/>
            <w:tcBorders>
              <w:top w:val="nil"/>
              <w:left w:val="nil"/>
              <w:bottom w:val="nil"/>
              <w:right w:val="nil"/>
            </w:tcBorders>
            <w:tcMar>
              <w:top w:w="15" w:type="dxa"/>
              <w:left w:w="15" w:type="dxa"/>
              <w:bottom w:w="0" w:type="dxa"/>
              <w:right w:w="15" w:type="dxa"/>
            </w:tcMar>
            <w:vAlign w:val="center"/>
            <w:hideMark/>
            <w:tcPrChange w:id="1493" w:author="Xin Li" w:date="2026-08-22T07:59:00Z" w16du:dateUtc="2026-08-21T23:59:00Z">
              <w:tcPr>
                <w:tcW w:w="2453" w:type="dxa"/>
                <w:tcBorders>
                  <w:top w:val="nil"/>
                  <w:left w:val="nil"/>
                  <w:bottom w:val="nil"/>
                  <w:right w:val="nil"/>
                </w:tcBorders>
                <w:tcMar>
                  <w:top w:w="15" w:type="dxa"/>
                  <w:left w:w="15" w:type="dxa"/>
                  <w:bottom w:w="0" w:type="dxa"/>
                  <w:right w:w="15" w:type="dxa"/>
                </w:tcMar>
                <w:vAlign w:val="center"/>
                <w:hideMark/>
              </w:tcPr>
            </w:tcPrChange>
          </w:tcPr>
          <w:p w14:paraId="4221881C" w14:textId="5C84E4A9" w:rsidR="00243D35" w:rsidRPr="00015210" w:rsidDel="00065266" w:rsidRDefault="00243D35" w:rsidP="00243D35">
            <w:pPr>
              <w:jc w:val="center"/>
              <w:rPr>
                <w:del w:id="1494" w:author="Xin Li" w:date="2026-08-22T14:34:00Z" w16du:dateUtc="2026-08-22T06:34:00Z"/>
                <w:color w:val="000000"/>
                <w:sz w:val="20"/>
                <w:szCs w:val="20"/>
              </w:rPr>
            </w:pPr>
            <w:del w:id="1495" w:author="Xin Li" w:date="2026-08-22T14:34:00Z" w16du:dateUtc="2026-08-22T06:34:00Z">
              <w:r w:rsidRPr="00015210" w:rsidDel="00065266">
                <w:rPr>
                  <w:color w:val="000000"/>
                  <w:sz w:val="20"/>
                  <w:szCs w:val="20"/>
                </w:rPr>
                <w:delText>0.410</w:delText>
              </w:r>
            </w:del>
          </w:p>
        </w:tc>
      </w:tr>
      <w:tr w:rsidR="00243D35" w:rsidRPr="00015210" w:rsidDel="00065266" w14:paraId="16598E6A" w14:textId="5D305306" w:rsidTr="00417957">
        <w:trPr>
          <w:jc w:val="center"/>
          <w:del w:id="1496" w:author="Xin Li" w:date="2026-08-22T14:34:00Z"/>
          <w:trPrChange w:id="1497" w:author="Xin Li" w:date="2026-08-22T07:59:00Z" w16du:dateUtc="2026-08-21T23:59:00Z">
            <w:trPr>
              <w:trHeight w:val="320"/>
              <w:jc w:val="center"/>
            </w:trPr>
          </w:trPrChange>
        </w:trPr>
        <w:tc>
          <w:tcPr>
            <w:tcW w:w="0" w:type="auto"/>
            <w:vMerge/>
            <w:tcBorders>
              <w:top w:val="nil"/>
              <w:left w:val="nil"/>
              <w:bottom w:val="nil"/>
              <w:right w:val="nil"/>
            </w:tcBorders>
            <w:hideMark/>
            <w:tcPrChange w:id="1498" w:author="Xin Li" w:date="2026-08-22T07:59:00Z" w16du:dateUtc="2026-08-21T23:59:00Z">
              <w:tcPr>
                <w:tcW w:w="0" w:type="auto"/>
                <w:vMerge/>
                <w:tcBorders>
                  <w:top w:val="nil"/>
                  <w:left w:val="nil"/>
                  <w:bottom w:val="nil"/>
                  <w:right w:val="nil"/>
                </w:tcBorders>
                <w:hideMark/>
              </w:tcPr>
            </w:tcPrChange>
          </w:tcPr>
          <w:p w14:paraId="1AB1AC12" w14:textId="7F86A9E1" w:rsidR="00243D35" w:rsidRPr="00015210" w:rsidDel="00065266" w:rsidRDefault="00243D35" w:rsidP="00243D35">
            <w:pPr>
              <w:rPr>
                <w:del w:id="1499" w:author="Xin Li" w:date="2026-08-22T14:34:00Z" w16du:dateUtc="2026-08-22T06:34:00Z"/>
                <w:i/>
                <w:iCs/>
                <w:color w:val="000000"/>
                <w:sz w:val="20"/>
                <w:szCs w:val="20"/>
              </w:rPr>
            </w:pPr>
          </w:p>
        </w:tc>
        <w:tc>
          <w:tcPr>
            <w:tcW w:w="2453" w:type="dxa"/>
            <w:tcBorders>
              <w:top w:val="nil"/>
              <w:left w:val="nil"/>
              <w:bottom w:val="nil"/>
              <w:right w:val="nil"/>
            </w:tcBorders>
            <w:tcMar>
              <w:top w:w="15" w:type="dxa"/>
              <w:left w:w="15" w:type="dxa"/>
              <w:bottom w:w="0" w:type="dxa"/>
              <w:right w:w="15" w:type="dxa"/>
            </w:tcMar>
            <w:vAlign w:val="center"/>
            <w:hideMark/>
            <w:tcPrChange w:id="1500" w:author="Xin Li" w:date="2026-08-22T07:59:00Z" w16du:dateUtc="2026-08-21T23:59:00Z">
              <w:tcPr>
                <w:tcW w:w="2453" w:type="dxa"/>
                <w:tcBorders>
                  <w:top w:val="nil"/>
                  <w:left w:val="nil"/>
                  <w:bottom w:val="nil"/>
                  <w:right w:val="nil"/>
                </w:tcBorders>
                <w:tcMar>
                  <w:top w:w="15" w:type="dxa"/>
                  <w:left w:w="15" w:type="dxa"/>
                  <w:bottom w:w="0" w:type="dxa"/>
                  <w:right w:w="15" w:type="dxa"/>
                </w:tcMar>
                <w:vAlign w:val="center"/>
                <w:hideMark/>
              </w:tcPr>
            </w:tcPrChange>
          </w:tcPr>
          <w:p w14:paraId="2D22EE14" w14:textId="0BED25A6" w:rsidR="00243D35" w:rsidRPr="00015210" w:rsidDel="00065266" w:rsidRDefault="00243D35" w:rsidP="00243D35">
            <w:pPr>
              <w:jc w:val="center"/>
              <w:rPr>
                <w:del w:id="1501" w:author="Xin Li" w:date="2026-08-22T14:34:00Z" w16du:dateUtc="2026-08-22T06:34:00Z"/>
                <w:color w:val="000000"/>
                <w:sz w:val="20"/>
                <w:szCs w:val="20"/>
              </w:rPr>
            </w:pPr>
            <w:del w:id="1502" w:author="Xin Li" w:date="2026-08-22T14:34:00Z" w16du:dateUtc="2026-08-22T06:34:00Z">
              <w:r w:rsidRPr="00015210" w:rsidDel="00065266">
                <w:rPr>
                  <w:color w:val="000000"/>
                  <w:sz w:val="20"/>
                  <w:szCs w:val="20"/>
                </w:rPr>
                <w:delText>(0.718)</w:delText>
              </w:r>
            </w:del>
          </w:p>
        </w:tc>
        <w:tc>
          <w:tcPr>
            <w:tcW w:w="2453" w:type="dxa"/>
            <w:tcBorders>
              <w:top w:val="nil"/>
              <w:left w:val="nil"/>
              <w:bottom w:val="nil"/>
              <w:right w:val="nil"/>
            </w:tcBorders>
            <w:tcMar>
              <w:top w:w="15" w:type="dxa"/>
              <w:left w:w="15" w:type="dxa"/>
              <w:bottom w:w="0" w:type="dxa"/>
              <w:right w:w="15" w:type="dxa"/>
            </w:tcMar>
            <w:vAlign w:val="center"/>
            <w:hideMark/>
            <w:tcPrChange w:id="1503" w:author="Xin Li" w:date="2026-08-22T07:59:00Z" w16du:dateUtc="2026-08-21T23:59:00Z">
              <w:tcPr>
                <w:tcW w:w="2453" w:type="dxa"/>
                <w:tcBorders>
                  <w:top w:val="nil"/>
                  <w:left w:val="nil"/>
                  <w:bottom w:val="nil"/>
                  <w:right w:val="nil"/>
                </w:tcBorders>
                <w:tcMar>
                  <w:top w:w="15" w:type="dxa"/>
                  <w:left w:w="15" w:type="dxa"/>
                  <w:bottom w:w="0" w:type="dxa"/>
                  <w:right w:w="15" w:type="dxa"/>
                </w:tcMar>
                <w:vAlign w:val="center"/>
                <w:hideMark/>
              </w:tcPr>
            </w:tcPrChange>
          </w:tcPr>
          <w:p w14:paraId="3014504E" w14:textId="16CD4DDA" w:rsidR="00243D35" w:rsidRPr="00015210" w:rsidDel="00065266" w:rsidRDefault="00243D35" w:rsidP="00243D35">
            <w:pPr>
              <w:jc w:val="center"/>
              <w:rPr>
                <w:del w:id="1504" w:author="Xin Li" w:date="2026-08-22T14:34:00Z" w16du:dateUtc="2026-08-22T06:34:00Z"/>
                <w:color w:val="000000"/>
                <w:sz w:val="20"/>
                <w:szCs w:val="20"/>
              </w:rPr>
            </w:pPr>
            <w:del w:id="1505" w:author="Xin Li" w:date="2026-08-22T14:34:00Z" w16du:dateUtc="2026-08-22T06:34:00Z">
              <w:r w:rsidRPr="00015210" w:rsidDel="00065266">
                <w:rPr>
                  <w:color w:val="000000"/>
                  <w:sz w:val="20"/>
                  <w:szCs w:val="20"/>
                </w:rPr>
                <w:delText>(0.603)</w:delText>
              </w:r>
            </w:del>
          </w:p>
        </w:tc>
      </w:tr>
      <w:tr w:rsidR="00243D35" w:rsidRPr="00015210" w:rsidDel="00065266" w14:paraId="6FFF3380" w14:textId="4B671047" w:rsidTr="00417957">
        <w:trPr>
          <w:jc w:val="center"/>
          <w:del w:id="1506" w:author="Xin Li" w:date="2026-08-22T14:34:00Z"/>
          <w:trPrChange w:id="1507" w:author="Xin Li" w:date="2026-08-22T07:59:00Z" w16du:dateUtc="2026-08-21T23:59:00Z">
            <w:trPr>
              <w:trHeight w:val="320"/>
              <w:jc w:val="center"/>
            </w:trPr>
          </w:trPrChange>
        </w:trPr>
        <w:tc>
          <w:tcPr>
            <w:tcW w:w="0" w:type="auto"/>
            <w:vMerge w:val="restart"/>
            <w:tcBorders>
              <w:top w:val="nil"/>
              <w:left w:val="nil"/>
              <w:bottom w:val="nil"/>
              <w:right w:val="nil"/>
            </w:tcBorders>
            <w:noWrap/>
            <w:tcMar>
              <w:top w:w="15" w:type="dxa"/>
              <w:left w:w="15" w:type="dxa"/>
              <w:bottom w:w="0" w:type="dxa"/>
              <w:right w:w="15" w:type="dxa"/>
            </w:tcMar>
            <w:hideMark/>
            <w:tcPrChange w:id="1508" w:author="Xin Li" w:date="2026-08-22T07:59:00Z" w16du:dateUtc="2026-08-21T23:59:00Z">
              <w:tcPr>
                <w:tcW w:w="0" w:type="auto"/>
                <w:vMerge w:val="restart"/>
                <w:tcBorders>
                  <w:top w:val="nil"/>
                  <w:left w:val="nil"/>
                  <w:bottom w:val="nil"/>
                  <w:right w:val="nil"/>
                </w:tcBorders>
                <w:noWrap/>
                <w:tcMar>
                  <w:top w:w="15" w:type="dxa"/>
                  <w:left w:w="15" w:type="dxa"/>
                  <w:bottom w:w="0" w:type="dxa"/>
                  <w:right w:w="15" w:type="dxa"/>
                </w:tcMar>
                <w:hideMark/>
              </w:tcPr>
            </w:tcPrChange>
          </w:tcPr>
          <w:p w14:paraId="04B93654" w14:textId="5DA33B1D" w:rsidR="00243D35" w:rsidRPr="00015210" w:rsidDel="00065266" w:rsidRDefault="00243D35" w:rsidP="00243D35">
            <w:pPr>
              <w:rPr>
                <w:del w:id="1509" w:author="Xin Li" w:date="2026-08-22T14:34:00Z" w16du:dateUtc="2026-08-22T06:34:00Z"/>
                <w:i/>
                <w:iCs/>
                <w:color w:val="000000"/>
                <w:sz w:val="20"/>
                <w:szCs w:val="20"/>
              </w:rPr>
            </w:pPr>
            <w:del w:id="1510" w:author="Xin Li" w:date="2026-08-22T14:34:00Z" w16du:dateUtc="2026-08-22T06:34:00Z">
              <w:r w:rsidRPr="00015210" w:rsidDel="00065266">
                <w:rPr>
                  <w:i/>
                  <w:iCs/>
                  <w:color w:val="000000"/>
                  <w:sz w:val="20"/>
                  <w:szCs w:val="20"/>
                </w:rPr>
                <w:delText>AI</w:delText>
              </w:r>
              <w:r w:rsidRPr="00015210" w:rsidDel="00065266">
                <w:rPr>
                  <w:i/>
                  <w:iCs/>
                  <w:color w:val="000000"/>
                  <w:sz w:val="20"/>
                  <w:szCs w:val="20"/>
                  <w:vertAlign w:val="subscript"/>
                </w:rPr>
                <w:delText>i</w:delText>
              </w:r>
              <w:r w:rsidRPr="00015210" w:rsidDel="00065266">
                <w:rPr>
                  <w:i/>
                  <w:iCs/>
                  <w:color w:val="000000"/>
                  <w:sz w:val="20"/>
                  <w:szCs w:val="20"/>
                </w:rPr>
                <w:delText xml:space="preserve"> * Length</w:delText>
              </w:r>
              <w:r w:rsidRPr="00015210" w:rsidDel="00065266">
                <w:rPr>
                  <w:i/>
                  <w:iCs/>
                  <w:color w:val="000000"/>
                  <w:sz w:val="20"/>
                  <w:szCs w:val="20"/>
                  <w:vertAlign w:val="subscript"/>
                </w:rPr>
                <w:delText>i</w:delText>
              </w:r>
            </w:del>
          </w:p>
        </w:tc>
        <w:tc>
          <w:tcPr>
            <w:tcW w:w="0" w:type="auto"/>
            <w:tcBorders>
              <w:top w:val="nil"/>
              <w:left w:val="nil"/>
              <w:bottom w:val="nil"/>
              <w:right w:val="nil"/>
            </w:tcBorders>
            <w:noWrap/>
            <w:tcMar>
              <w:top w:w="15" w:type="dxa"/>
              <w:left w:w="15" w:type="dxa"/>
              <w:bottom w:w="0" w:type="dxa"/>
              <w:right w:w="15" w:type="dxa"/>
            </w:tcMar>
            <w:vAlign w:val="center"/>
            <w:hideMark/>
            <w:tcPrChange w:id="1511" w:author="Xin Li" w:date="2026-08-22T07:59:00Z" w16du:dateUtc="2026-08-21T23:59:00Z">
              <w:tcPr>
                <w:tcW w:w="0" w:type="auto"/>
                <w:tcBorders>
                  <w:top w:val="nil"/>
                  <w:left w:val="nil"/>
                  <w:bottom w:val="nil"/>
                  <w:right w:val="nil"/>
                </w:tcBorders>
                <w:noWrap/>
                <w:tcMar>
                  <w:top w:w="15" w:type="dxa"/>
                  <w:left w:w="15" w:type="dxa"/>
                  <w:bottom w:w="0" w:type="dxa"/>
                  <w:right w:w="15" w:type="dxa"/>
                </w:tcMar>
                <w:vAlign w:val="center"/>
                <w:hideMark/>
              </w:tcPr>
            </w:tcPrChange>
          </w:tcPr>
          <w:p w14:paraId="5065E25F" w14:textId="0C72DB0C" w:rsidR="00243D35" w:rsidRPr="00015210" w:rsidDel="00065266" w:rsidRDefault="00243D35" w:rsidP="00243D35">
            <w:pPr>
              <w:jc w:val="center"/>
              <w:rPr>
                <w:del w:id="1512" w:author="Xin Li" w:date="2026-08-22T14:34:00Z" w16du:dateUtc="2026-08-22T06:34:00Z"/>
                <w:color w:val="000000"/>
                <w:sz w:val="20"/>
                <w:szCs w:val="20"/>
              </w:rPr>
            </w:pPr>
            <w:del w:id="1513" w:author="Xin Li" w:date="2026-08-22T14:34:00Z" w16du:dateUtc="2026-08-22T06:34:00Z">
              <w:r w:rsidRPr="00015210" w:rsidDel="00065266">
                <w:rPr>
                  <w:color w:val="000000"/>
                  <w:sz w:val="20"/>
                  <w:szCs w:val="20"/>
                </w:rPr>
                <w:delText>-0.204</w:delText>
              </w:r>
            </w:del>
          </w:p>
        </w:tc>
        <w:tc>
          <w:tcPr>
            <w:tcW w:w="0" w:type="auto"/>
            <w:tcBorders>
              <w:top w:val="nil"/>
              <w:left w:val="nil"/>
              <w:bottom w:val="nil"/>
              <w:right w:val="nil"/>
            </w:tcBorders>
            <w:noWrap/>
            <w:tcMar>
              <w:top w:w="15" w:type="dxa"/>
              <w:left w:w="15" w:type="dxa"/>
              <w:bottom w:w="0" w:type="dxa"/>
              <w:right w:w="15" w:type="dxa"/>
            </w:tcMar>
            <w:vAlign w:val="center"/>
            <w:hideMark/>
            <w:tcPrChange w:id="1514" w:author="Xin Li" w:date="2026-08-22T07:59:00Z" w16du:dateUtc="2026-08-21T23:59:00Z">
              <w:tcPr>
                <w:tcW w:w="0" w:type="auto"/>
                <w:tcBorders>
                  <w:top w:val="nil"/>
                  <w:left w:val="nil"/>
                  <w:bottom w:val="nil"/>
                  <w:right w:val="nil"/>
                </w:tcBorders>
                <w:noWrap/>
                <w:tcMar>
                  <w:top w:w="15" w:type="dxa"/>
                  <w:left w:w="15" w:type="dxa"/>
                  <w:bottom w:w="0" w:type="dxa"/>
                  <w:right w:w="15" w:type="dxa"/>
                </w:tcMar>
                <w:vAlign w:val="center"/>
                <w:hideMark/>
              </w:tcPr>
            </w:tcPrChange>
          </w:tcPr>
          <w:p w14:paraId="6FAA36A4" w14:textId="0EDCE5C3" w:rsidR="00243D35" w:rsidRPr="00015210" w:rsidDel="00065266" w:rsidRDefault="00243D35" w:rsidP="00243D35">
            <w:pPr>
              <w:jc w:val="center"/>
              <w:rPr>
                <w:del w:id="1515" w:author="Xin Li" w:date="2026-08-22T14:34:00Z" w16du:dateUtc="2026-08-22T06:34:00Z"/>
                <w:color w:val="000000"/>
                <w:sz w:val="20"/>
                <w:szCs w:val="20"/>
              </w:rPr>
            </w:pPr>
            <w:del w:id="1516" w:author="Xin Li" w:date="2026-08-22T14:34:00Z" w16du:dateUtc="2026-08-22T06:34:00Z">
              <w:r w:rsidRPr="00015210" w:rsidDel="00065266">
                <w:rPr>
                  <w:color w:val="000000"/>
                  <w:sz w:val="20"/>
                  <w:szCs w:val="20"/>
                </w:rPr>
                <w:delText>-0.204·</w:delText>
              </w:r>
            </w:del>
          </w:p>
        </w:tc>
      </w:tr>
      <w:tr w:rsidR="00243D35" w:rsidRPr="00015210" w:rsidDel="00065266" w14:paraId="206D2E5C" w14:textId="6FB11A47" w:rsidTr="00417957">
        <w:trPr>
          <w:jc w:val="center"/>
          <w:del w:id="1517" w:author="Xin Li" w:date="2026-08-22T14:34:00Z"/>
          <w:trPrChange w:id="1518" w:author="Xin Li" w:date="2026-08-22T07:59:00Z" w16du:dateUtc="2026-08-21T23:59:00Z">
            <w:trPr>
              <w:trHeight w:val="320"/>
              <w:jc w:val="center"/>
            </w:trPr>
          </w:trPrChange>
        </w:trPr>
        <w:tc>
          <w:tcPr>
            <w:tcW w:w="0" w:type="auto"/>
            <w:vMerge/>
            <w:tcBorders>
              <w:top w:val="nil"/>
              <w:left w:val="nil"/>
              <w:bottom w:val="nil"/>
              <w:right w:val="nil"/>
            </w:tcBorders>
            <w:hideMark/>
            <w:tcPrChange w:id="1519" w:author="Xin Li" w:date="2026-08-22T07:59:00Z" w16du:dateUtc="2026-08-21T23:59:00Z">
              <w:tcPr>
                <w:tcW w:w="0" w:type="auto"/>
                <w:vMerge/>
                <w:tcBorders>
                  <w:top w:val="nil"/>
                  <w:left w:val="nil"/>
                  <w:bottom w:val="nil"/>
                  <w:right w:val="nil"/>
                </w:tcBorders>
                <w:hideMark/>
              </w:tcPr>
            </w:tcPrChange>
          </w:tcPr>
          <w:p w14:paraId="2C67B45B" w14:textId="4BE8549A" w:rsidR="00243D35" w:rsidRPr="00015210" w:rsidDel="00065266" w:rsidRDefault="00243D35" w:rsidP="00243D35">
            <w:pPr>
              <w:rPr>
                <w:del w:id="1520" w:author="Xin Li" w:date="2026-08-22T14:34:00Z" w16du:dateUtc="2026-08-22T06:34:00Z"/>
                <w:i/>
                <w:iCs/>
                <w:color w:val="000000"/>
                <w:sz w:val="20"/>
                <w:szCs w:val="20"/>
              </w:rPr>
            </w:pPr>
          </w:p>
        </w:tc>
        <w:tc>
          <w:tcPr>
            <w:tcW w:w="0" w:type="auto"/>
            <w:tcBorders>
              <w:top w:val="nil"/>
              <w:left w:val="nil"/>
              <w:bottom w:val="nil"/>
              <w:right w:val="nil"/>
            </w:tcBorders>
            <w:noWrap/>
            <w:tcMar>
              <w:top w:w="15" w:type="dxa"/>
              <w:left w:w="15" w:type="dxa"/>
              <w:bottom w:w="0" w:type="dxa"/>
              <w:right w:w="15" w:type="dxa"/>
            </w:tcMar>
            <w:vAlign w:val="center"/>
            <w:hideMark/>
            <w:tcPrChange w:id="1521" w:author="Xin Li" w:date="2026-08-22T07:59:00Z" w16du:dateUtc="2026-08-21T23:59:00Z">
              <w:tcPr>
                <w:tcW w:w="0" w:type="auto"/>
                <w:tcBorders>
                  <w:top w:val="nil"/>
                  <w:left w:val="nil"/>
                  <w:bottom w:val="nil"/>
                  <w:right w:val="nil"/>
                </w:tcBorders>
                <w:noWrap/>
                <w:tcMar>
                  <w:top w:w="15" w:type="dxa"/>
                  <w:left w:w="15" w:type="dxa"/>
                  <w:bottom w:w="0" w:type="dxa"/>
                  <w:right w:w="15" w:type="dxa"/>
                </w:tcMar>
                <w:vAlign w:val="center"/>
                <w:hideMark/>
              </w:tcPr>
            </w:tcPrChange>
          </w:tcPr>
          <w:p w14:paraId="217ECE78" w14:textId="15FC92E7" w:rsidR="00243D35" w:rsidRPr="00015210" w:rsidDel="00065266" w:rsidRDefault="00243D35" w:rsidP="00243D35">
            <w:pPr>
              <w:jc w:val="center"/>
              <w:rPr>
                <w:del w:id="1522" w:author="Xin Li" w:date="2026-08-22T14:34:00Z" w16du:dateUtc="2026-08-22T06:34:00Z"/>
                <w:color w:val="000000"/>
                <w:sz w:val="20"/>
                <w:szCs w:val="20"/>
              </w:rPr>
            </w:pPr>
            <w:del w:id="1523" w:author="Xin Li" w:date="2026-08-22T14:34:00Z" w16du:dateUtc="2026-08-22T06:34:00Z">
              <w:r w:rsidRPr="00015210" w:rsidDel="00065266">
                <w:rPr>
                  <w:color w:val="000000"/>
                  <w:sz w:val="20"/>
                  <w:szCs w:val="20"/>
                </w:rPr>
                <w:delText>(0.128)</w:delText>
              </w:r>
            </w:del>
          </w:p>
        </w:tc>
        <w:tc>
          <w:tcPr>
            <w:tcW w:w="0" w:type="auto"/>
            <w:tcBorders>
              <w:top w:val="nil"/>
              <w:left w:val="nil"/>
              <w:bottom w:val="nil"/>
              <w:right w:val="nil"/>
            </w:tcBorders>
            <w:noWrap/>
            <w:tcMar>
              <w:top w:w="15" w:type="dxa"/>
              <w:left w:w="15" w:type="dxa"/>
              <w:bottom w:w="0" w:type="dxa"/>
              <w:right w:w="15" w:type="dxa"/>
            </w:tcMar>
            <w:vAlign w:val="center"/>
            <w:hideMark/>
            <w:tcPrChange w:id="1524" w:author="Xin Li" w:date="2026-08-22T07:59:00Z" w16du:dateUtc="2026-08-21T23:59:00Z">
              <w:tcPr>
                <w:tcW w:w="0" w:type="auto"/>
                <w:tcBorders>
                  <w:top w:val="nil"/>
                  <w:left w:val="nil"/>
                  <w:bottom w:val="nil"/>
                  <w:right w:val="nil"/>
                </w:tcBorders>
                <w:noWrap/>
                <w:tcMar>
                  <w:top w:w="15" w:type="dxa"/>
                  <w:left w:w="15" w:type="dxa"/>
                  <w:bottom w:w="0" w:type="dxa"/>
                  <w:right w:w="15" w:type="dxa"/>
                </w:tcMar>
                <w:vAlign w:val="center"/>
                <w:hideMark/>
              </w:tcPr>
            </w:tcPrChange>
          </w:tcPr>
          <w:p w14:paraId="18C3890B" w14:textId="2DE61B46" w:rsidR="00243D35" w:rsidRPr="00015210" w:rsidDel="00065266" w:rsidRDefault="00243D35" w:rsidP="00243D35">
            <w:pPr>
              <w:jc w:val="center"/>
              <w:rPr>
                <w:del w:id="1525" w:author="Xin Li" w:date="2026-08-22T14:34:00Z" w16du:dateUtc="2026-08-22T06:34:00Z"/>
                <w:color w:val="000000"/>
                <w:sz w:val="20"/>
                <w:szCs w:val="20"/>
              </w:rPr>
            </w:pPr>
            <w:del w:id="1526" w:author="Xin Li" w:date="2026-08-22T14:34:00Z" w16du:dateUtc="2026-08-22T06:34:00Z">
              <w:r w:rsidRPr="00015210" w:rsidDel="00065266">
                <w:rPr>
                  <w:color w:val="000000"/>
                  <w:sz w:val="20"/>
                  <w:szCs w:val="20"/>
                </w:rPr>
                <w:delText>(0.106)</w:delText>
              </w:r>
            </w:del>
          </w:p>
        </w:tc>
      </w:tr>
      <w:tr w:rsidR="00243D35" w:rsidRPr="00015210" w:rsidDel="00065266" w14:paraId="617F38B5" w14:textId="5B4953AC" w:rsidTr="00417957">
        <w:trPr>
          <w:jc w:val="center"/>
          <w:del w:id="1527" w:author="Xin Li" w:date="2026-08-22T14:34:00Z"/>
          <w:trPrChange w:id="1528" w:author="Xin Li" w:date="2026-08-22T07:59:00Z" w16du:dateUtc="2026-08-21T23:59:00Z">
            <w:trPr>
              <w:trHeight w:val="320"/>
              <w:jc w:val="center"/>
            </w:trPr>
          </w:trPrChange>
        </w:trPr>
        <w:tc>
          <w:tcPr>
            <w:tcW w:w="0" w:type="auto"/>
            <w:vMerge w:val="restart"/>
            <w:tcBorders>
              <w:top w:val="nil"/>
              <w:left w:val="nil"/>
              <w:bottom w:val="single" w:sz="4" w:space="0" w:color="000000"/>
              <w:right w:val="nil"/>
            </w:tcBorders>
            <w:noWrap/>
            <w:tcMar>
              <w:top w:w="15" w:type="dxa"/>
              <w:left w:w="15" w:type="dxa"/>
              <w:bottom w:w="0" w:type="dxa"/>
              <w:right w:w="15" w:type="dxa"/>
            </w:tcMar>
            <w:hideMark/>
            <w:tcPrChange w:id="1529" w:author="Xin Li" w:date="2026-08-22T07:59:00Z" w16du:dateUtc="2026-08-21T23:59:00Z">
              <w:tcPr>
                <w:tcW w:w="0" w:type="auto"/>
                <w:vMerge w:val="restart"/>
                <w:tcBorders>
                  <w:top w:val="nil"/>
                  <w:left w:val="nil"/>
                  <w:bottom w:val="single" w:sz="4" w:space="0" w:color="000000"/>
                  <w:right w:val="nil"/>
                </w:tcBorders>
                <w:noWrap/>
                <w:tcMar>
                  <w:top w:w="15" w:type="dxa"/>
                  <w:left w:w="15" w:type="dxa"/>
                  <w:bottom w:w="0" w:type="dxa"/>
                  <w:right w:w="15" w:type="dxa"/>
                </w:tcMar>
                <w:hideMark/>
              </w:tcPr>
            </w:tcPrChange>
          </w:tcPr>
          <w:p w14:paraId="17983E37" w14:textId="19524827" w:rsidR="00243D35" w:rsidRPr="00015210" w:rsidDel="00065266" w:rsidRDefault="00243D35" w:rsidP="00243D35">
            <w:pPr>
              <w:rPr>
                <w:del w:id="1530" w:author="Xin Li" w:date="2026-08-22T14:34:00Z" w16du:dateUtc="2026-08-22T06:34:00Z"/>
                <w:i/>
                <w:iCs/>
                <w:color w:val="000000"/>
                <w:sz w:val="20"/>
                <w:szCs w:val="20"/>
              </w:rPr>
            </w:pPr>
            <w:del w:id="1531" w:author="Xin Li" w:date="2026-08-22T14:34:00Z" w16du:dateUtc="2026-08-22T06:34:00Z">
              <w:r w:rsidRPr="00015210" w:rsidDel="00065266">
                <w:rPr>
                  <w:i/>
                  <w:iCs/>
                  <w:color w:val="000000"/>
                  <w:sz w:val="20"/>
                  <w:szCs w:val="20"/>
                </w:rPr>
                <w:delText>AI</w:delText>
              </w:r>
              <w:r w:rsidRPr="00015210" w:rsidDel="00065266">
                <w:rPr>
                  <w:i/>
                  <w:iCs/>
                  <w:color w:val="000000"/>
                  <w:sz w:val="20"/>
                  <w:szCs w:val="20"/>
                  <w:vertAlign w:val="subscript"/>
                </w:rPr>
                <w:delText>i</w:delText>
              </w:r>
              <w:r w:rsidRPr="00015210" w:rsidDel="00065266">
                <w:rPr>
                  <w:i/>
                  <w:iCs/>
                  <w:color w:val="000000"/>
                  <w:sz w:val="20"/>
                  <w:szCs w:val="20"/>
                </w:rPr>
                <w:delText xml:space="preserve"> * Quality</w:delText>
              </w:r>
              <w:r w:rsidRPr="00015210" w:rsidDel="00065266">
                <w:rPr>
                  <w:i/>
                  <w:iCs/>
                  <w:color w:val="000000"/>
                  <w:sz w:val="20"/>
                  <w:szCs w:val="20"/>
                  <w:vertAlign w:val="subscript"/>
                </w:rPr>
                <w:delText>i</w:delText>
              </w:r>
            </w:del>
          </w:p>
        </w:tc>
        <w:tc>
          <w:tcPr>
            <w:tcW w:w="0" w:type="auto"/>
            <w:tcBorders>
              <w:top w:val="nil"/>
              <w:left w:val="nil"/>
              <w:bottom w:val="nil"/>
              <w:right w:val="nil"/>
            </w:tcBorders>
            <w:noWrap/>
            <w:tcMar>
              <w:top w:w="15" w:type="dxa"/>
              <w:left w:w="15" w:type="dxa"/>
              <w:bottom w:w="0" w:type="dxa"/>
              <w:right w:w="15" w:type="dxa"/>
            </w:tcMar>
            <w:vAlign w:val="center"/>
            <w:hideMark/>
            <w:tcPrChange w:id="1532" w:author="Xin Li" w:date="2026-08-22T07:59:00Z" w16du:dateUtc="2026-08-21T23:59:00Z">
              <w:tcPr>
                <w:tcW w:w="0" w:type="auto"/>
                <w:tcBorders>
                  <w:top w:val="nil"/>
                  <w:left w:val="nil"/>
                  <w:bottom w:val="nil"/>
                  <w:right w:val="nil"/>
                </w:tcBorders>
                <w:noWrap/>
                <w:tcMar>
                  <w:top w:w="15" w:type="dxa"/>
                  <w:left w:w="15" w:type="dxa"/>
                  <w:bottom w:w="0" w:type="dxa"/>
                  <w:right w:w="15" w:type="dxa"/>
                </w:tcMar>
                <w:vAlign w:val="center"/>
                <w:hideMark/>
              </w:tcPr>
            </w:tcPrChange>
          </w:tcPr>
          <w:p w14:paraId="46977FB3" w14:textId="0B68E58E" w:rsidR="00243D35" w:rsidRPr="00015210" w:rsidDel="00065266" w:rsidRDefault="00243D35" w:rsidP="00243D35">
            <w:pPr>
              <w:jc w:val="center"/>
              <w:rPr>
                <w:del w:id="1533" w:author="Xin Li" w:date="2026-08-22T14:34:00Z" w16du:dateUtc="2026-08-22T06:34:00Z"/>
                <w:color w:val="000000"/>
                <w:sz w:val="20"/>
                <w:szCs w:val="20"/>
              </w:rPr>
            </w:pPr>
            <w:del w:id="1534" w:author="Xin Li" w:date="2026-08-22T14:34:00Z" w16du:dateUtc="2026-08-22T06:34:00Z">
              <w:r w:rsidRPr="00015210" w:rsidDel="00065266">
                <w:rPr>
                  <w:color w:val="000000"/>
                  <w:sz w:val="20"/>
                  <w:szCs w:val="20"/>
                </w:rPr>
                <w:delText>0.114**</w:delText>
              </w:r>
            </w:del>
          </w:p>
        </w:tc>
        <w:tc>
          <w:tcPr>
            <w:tcW w:w="0" w:type="auto"/>
            <w:tcBorders>
              <w:top w:val="nil"/>
              <w:left w:val="nil"/>
              <w:bottom w:val="nil"/>
              <w:right w:val="nil"/>
            </w:tcBorders>
            <w:noWrap/>
            <w:tcMar>
              <w:top w:w="15" w:type="dxa"/>
              <w:left w:w="15" w:type="dxa"/>
              <w:bottom w:w="0" w:type="dxa"/>
              <w:right w:w="15" w:type="dxa"/>
            </w:tcMar>
            <w:vAlign w:val="center"/>
            <w:hideMark/>
            <w:tcPrChange w:id="1535" w:author="Xin Li" w:date="2026-08-22T07:59:00Z" w16du:dateUtc="2026-08-21T23:59:00Z">
              <w:tcPr>
                <w:tcW w:w="0" w:type="auto"/>
                <w:tcBorders>
                  <w:top w:val="nil"/>
                  <w:left w:val="nil"/>
                  <w:bottom w:val="nil"/>
                  <w:right w:val="nil"/>
                </w:tcBorders>
                <w:noWrap/>
                <w:tcMar>
                  <w:top w:w="15" w:type="dxa"/>
                  <w:left w:w="15" w:type="dxa"/>
                  <w:bottom w:w="0" w:type="dxa"/>
                  <w:right w:w="15" w:type="dxa"/>
                </w:tcMar>
                <w:vAlign w:val="center"/>
                <w:hideMark/>
              </w:tcPr>
            </w:tcPrChange>
          </w:tcPr>
          <w:p w14:paraId="3D0AC6F3" w14:textId="43E24A4D" w:rsidR="00243D35" w:rsidRPr="00015210" w:rsidDel="00065266" w:rsidRDefault="00243D35" w:rsidP="00243D35">
            <w:pPr>
              <w:jc w:val="center"/>
              <w:rPr>
                <w:del w:id="1536" w:author="Xin Li" w:date="2026-08-22T14:34:00Z" w16du:dateUtc="2026-08-22T06:34:00Z"/>
                <w:color w:val="000000"/>
                <w:sz w:val="20"/>
                <w:szCs w:val="20"/>
              </w:rPr>
            </w:pPr>
            <w:del w:id="1537" w:author="Xin Li" w:date="2026-08-22T14:34:00Z" w16du:dateUtc="2026-08-22T06:34:00Z">
              <w:r w:rsidRPr="00015210" w:rsidDel="00065266">
                <w:rPr>
                  <w:color w:val="000000"/>
                  <w:sz w:val="20"/>
                  <w:szCs w:val="20"/>
                </w:rPr>
                <w:delText>0.114**</w:delText>
              </w:r>
            </w:del>
          </w:p>
        </w:tc>
      </w:tr>
      <w:tr w:rsidR="00243D35" w:rsidRPr="00015210" w:rsidDel="00065266" w14:paraId="506053A9" w14:textId="04092007" w:rsidTr="00417957">
        <w:trPr>
          <w:jc w:val="center"/>
          <w:del w:id="1538" w:author="Xin Li" w:date="2026-08-22T14:34:00Z"/>
          <w:trPrChange w:id="1539" w:author="Xin Li" w:date="2026-08-22T07:59:00Z" w16du:dateUtc="2026-08-21T23:59:00Z">
            <w:trPr>
              <w:trHeight w:val="320"/>
              <w:jc w:val="center"/>
            </w:trPr>
          </w:trPrChange>
        </w:trPr>
        <w:tc>
          <w:tcPr>
            <w:tcW w:w="0" w:type="auto"/>
            <w:vMerge/>
            <w:tcBorders>
              <w:top w:val="nil"/>
              <w:left w:val="nil"/>
              <w:bottom w:val="single" w:sz="4" w:space="0" w:color="000000"/>
              <w:right w:val="nil"/>
            </w:tcBorders>
            <w:hideMark/>
            <w:tcPrChange w:id="1540" w:author="Xin Li" w:date="2026-08-22T07:59:00Z" w16du:dateUtc="2026-08-21T23:59:00Z">
              <w:tcPr>
                <w:tcW w:w="0" w:type="auto"/>
                <w:vMerge/>
                <w:tcBorders>
                  <w:top w:val="nil"/>
                  <w:left w:val="nil"/>
                  <w:bottom w:val="single" w:sz="4" w:space="0" w:color="000000"/>
                  <w:right w:val="nil"/>
                </w:tcBorders>
                <w:hideMark/>
              </w:tcPr>
            </w:tcPrChange>
          </w:tcPr>
          <w:p w14:paraId="68AF6F30" w14:textId="271BD650" w:rsidR="00243D35" w:rsidRPr="00015210" w:rsidDel="00065266" w:rsidRDefault="00243D35" w:rsidP="00243D35">
            <w:pPr>
              <w:rPr>
                <w:del w:id="1541" w:author="Xin Li" w:date="2026-08-22T14:34:00Z" w16du:dateUtc="2026-08-22T06:34:00Z"/>
                <w:i/>
                <w:iCs/>
                <w:color w:val="000000"/>
                <w:sz w:val="20"/>
                <w:szCs w:val="20"/>
              </w:rPr>
            </w:pP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1542" w:author="Xin Li" w:date="2026-08-22T07:59:00Z" w16du:dateUtc="2026-08-21T23:59: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2D4972CF" w14:textId="09BC0E2E" w:rsidR="00243D35" w:rsidRPr="00015210" w:rsidDel="00065266" w:rsidRDefault="00243D35" w:rsidP="00243D35">
            <w:pPr>
              <w:jc w:val="center"/>
              <w:rPr>
                <w:del w:id="1543" w:author="Xin Li" w:date="2026-08-22T14:34:00Z" w16du:dateUtc="2026-08-22T06:34:00Z"/>
                <w:color w:val="000000"/>
                <w:sz w:val="20"/>
                <w:szCs w:val="20"/>
              </w:rPr>
            </w:pPr>
            <w:del w:id="1544" w:author="Xin Li" w:date="2026-08-22T14:34:00Z" w16du:dateUtc="2026-08-22T06:34:00Z">
              <w:r w:rsidRPr="00015210" w:rsidDel="00065266">
                <w:rPr>
                  <w:color w:val="000000"/>
                  <w:sz w:val="20"/>
                  <w:szCs w:val="20"/>
                </w:rPr>
                <w:delText>(0.037)</w:delText>
              </w:r>
            </w:del>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1545" w:author="Xin Li" w:date="2026-08-22T07:59:00Z" w16du:dateUtc="2026-08-21T23:59: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75C63807" w14:textId="44BF9021" w:rsidR="00243D35" w:rsidRPr="00015210" w:rsidDel="00065266" w:rsidRDefault="00243D35" w:rsidP="00243D35">
            <w:pPr>
              <w:jc w:val="center"/>
              <w:rPr>
                <w:del w:id="1546" w:author="Xin Li" w:date="2026-08-22T14:34:00Z" w16du:dateUtc="2026-08-22T06:34:00Z"/>
                <w:color w:val="000000"/>
                <w:sz w:val="20"/>
                <w:szCs w:val="20"/>
              </w:rPr>
            </w:pPr>
            <w:del w:id="1547" w:author="Xin Li" w:date="2026-08-22T14:34:00Z" w16du:dateUtc="2026-08-22T06:34:00Z">
              <w:r w:rsidRPr="00015210" w:rsidDel="00065266">
                <w:rPr>
                  <w:color w:val="000000"/>
                  <w:sz w:val="20"/>
                  <w:szCs w:val="20"/>
                </w:rPr>
                <w:delText>(0.036)</w:delText>
              </w:r>
            </w:del>
          </w:p>
        </w:tc>
      </w:tr>
      <w:tr w:rsidR="00F045BB" w:rsidRPr="00015210" w:rsidDel="00065266" w14:paraId="02FBE7B5" w14:textId="4E548CDC" w:rsidTr="00417957">
        <w:trPr>
          <w:jc w:val="center"/>
          <w:del w:id="1548" w:author="Xin Li" w:date="2026-08-22T14:34:00Z"/>
          <w:trPrChange w:id="1549" w:author="Xin Li" w:date="2026-08-22T07:59:00Z" w16du:dateUtc="2026-08-21T23:59:00Z">
            <w:trPr>
              <w:trHeight w:val="320"/>
              <w:jc w:val="center"/>
            </w:trPr>
          </w:trPrChange>
        </w:trPr>
        <w:tc>
          <w:tcPr>
            <w:tcW w:w="0" w:type="auto"/>
            <w:tcBorders>
              <w:top w:val="nil"/>
              <w:left w:val="nil"/>
              <w:bottom w:val="nil"/>
              <w:right w:val="nil"/>
            </w:tcBorders>
            <w:noWrap/>
            <w:tcMar>
              <w:top w:w="15" w:type="dxa"/>
              <w:left w:w="15" w:type="dxa"/>
              <w:bottom w:w="0" w:type="dxa"/>
              <w:right w:w="15" w:type="dxa"/>
            </w:tcMar>
            <w:hideMark/>
            <w:tcPrChange w:id="1550"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1A76629F" w14:textId="411A1434" w:rsidR="00F045BB" w:rsidRPr="00015210" w:rsidDel="00065266" w:rsidRDefault="00F045BB">
            <w:pPr>
              <w:rPr>
                <w:del w:id="1551" w:author="Xin Li" w:date="2026-08-22T14:34:00Z" w16du:dateUtc="2026-08-22T06:34:00Z"/>
                <w:color w:val="000000"/>
                <w:sz w:val="20"/>
                <w:szCs w:val="20"/>
              </w:rPr>
            </w:pPr>
            <w:del w:id="1552" w:author="Xin Li" w:date="2026-08-22T14:34:00Z" w16du:dateUtc="2026-08-22T06:34:00Z">
              <w:r w:rsidRPr="00015210" w:rsidDel="00065266">
                <w:rPr>
                  <w:color w:val="000000"/>
                  <w:sz w:val="20"/>
                  <w:szCs w:val="20"/>
                </w:rPr>
                <w:delText>other controls</w:delText>
              </w:r>
            </w:del>
          </w:p>
        </w:tc>
        <w:tc>
          <w:tcPr>
            <w:tcW w:w="0" w:type="auto"/>
            <w:tcBorders>
              <w:top w:val="nil"/>
              <w:left w:val="nil"/>
              <w:bottom w:val="nil"/>
              <w:right w:val="nil"/>
            </w:tcBorders>
            <w:noWrap/>
            <w:tcMar>
              <w:top w:w="15" w:type="dxa"/>
              <w:left w:w="15" w:type="dxa"/>
              <w:bottom w:w="0" w:type="dxa"/>
              <w:right w:w="15" w:type="dxa"/>
            </w:tcMar>
            <w:hideMark/>
            <w:tcPrChange w:id="1553"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4AB23AA3" w14:textId="4DA84F4F" w:rsidR="00F045BB" w:rsidRPr="00015210" w:rsidDel="00065266" w:rsidRDefault="00F045BB">
            <w:pPr>
              <w:jc w:val="center"/>
              <w:rPr>
                <w:del w:id="1554" w:author="Xin Li" w:date="2026-08-22T14:34:00Z" w16du:dateUtc="2026-08-22T06:34:00Z"/>
                <w:color w:val="000000"/>
                <w:sz w:val="20"/>
                <w:szCs w:val="20"/>
              </w:rPr>
            </w:pPr>
            <w:del w:id="1555" w:author="Xin Li" w:date="2026-08-22T14:34:00Z" w16du:dateUtc="2026-08-22T06:34:00Z">
              <w:r w:rsidRPr="00015210" w:rsidDel="00065266">
                <w:rPr>
                  <w:color w:val="000000"/>
                  <w:sz w:val="20"/>
                  <w:szCs w:val="20"/>
                </w:rPr>
                <w:delText>√</w:delText>
              </w:r>
            </w:del>
          </w:p>
        </w:tc>
        <w:tc>
          <w:tcPr>
            <w:tcW w:w="0" w:type="auto"/>
            <w:tcBorders>
              <w:top w:val="nil"/>
              <w:left w:val="nil"/>
              <w:bottom w:val="nil"/>
              <w:right w:val="nil"/>
            </w:tcBorders>
            <w:noWrap/>
            <w:tcMar>
              <w:top w:w="15" w:type="dxa"/>
              <w:left w:w="15" w:type="dxa"/>
              <w:bottom w:w="0" w:type="dxa"/>
              <w:right w:w="15" w:type="dxa"/>
            </w:tcMar>
            <w:hideMark/>
            <w:tcPrChange w:id="1556"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328066FE" w14:textId="4C4D58CD" w:rsidR="00F045BB" w:rsidRPr="00015210" w:rsidDel="00065266" w:rsidRDefault="00F045BB">
            <w:pPr>
              <w:jc w:val="center"/>
              <w:rPr>
                <w:del w:id="1557" w:author="Xin Li" w:date="2026-08-22T14:34:00Z" w16du:dateUtc="2026-08-22T06:34:00Z"/>
                <w:color w:val="000000"/>
                <w:sz w:val="20"/>
                <w:szCs w:val="20"/>
              </w:rPr>
            </w:pPr>
            <w:del w:id="1558" w:author="Xin Li" w:date="2026-08-22T14:34:00Z" w16du:dateUtc="2026-08-22T06:34:00Z">
              <w:r w:rsidRPr="00015210" w:rsidDel="00065266">
                <w:rPr>
                  <w:color w:val="000000"/>
                  <w:sz w:val="20"/>
                  <w:szCs w:val="20"/>
                </w:rPr>
                <w:delText>√</w:delText>
              </w:r>
            </w:del>
          </w:p>
        </w:tc>
      </w:tr>
      <w:tr w:rsidR="00F045BB" w:rsidRPr="00015210" w:rsidDel="00065266" w14:paraId="12D7C3DD" w14:textId="4DA32D5A" w:rsidTr="00417957">
        <w:trPr>
          <w:jc w:val="center"/>
          <w:del w:id="1559" w:author="Xin Li" w:date="2026-08-22T14:34:00Z"/>
          <w:trPrChange w:id="1560" w:author="Xin Li" w:date="2026-08-22T07:59:00Z" w16du:dateUtc="2026-08-21T23:59:00Z">
            <w:trPr>
              <w:trHeight w:val="320"/>
              <w:jc w:val="center"/>
            </w:trPr>
          </w:trPrChange>
        </w:trPr>
        <w:tc>
          <w:tcPr>
            <w:tcW w:w="0" w:type="auto"/>
            <w:tcBorders>
              <w:top w:val="nil"/>
              <w:left w:val="nil"/>
              <w:bottom w:val="nil"/>
              <w:right w:val="nil"/>
            </w:tcBorders>
            <w:noWrap/>
            <w:tcMar>
              <w:top w:w="15" w:type="dxa"/>
              <w:left w:w="15" w:type="dxa"/>
              <w:bottom w:w="0" w:type="dxa"/>
              <w:right w:w="15" w:type="dxa"/>
            </w:tcMar>
            <w:hideMark/>
            <w:tcPrChange w:id="1561"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14F4BE88" w14:textId="275C45F9" w:rsidR="00F045BB" w:rsidRPr="00015210" w:rsidDel="00065266" w:rsidRDefault="00F045BB">
            <w:pPr>
              <w:rPr>
                <w:del w:id="1562" w:author="Xin Li" w:date="2026-08-22T14:34:00Z" w16du:dateUtc="2026-08-22T06:34:00Z"/>
                <w:color w:val="000000"/>
                <w:sz w:val="20"/>
                <w:szCs w:val="20"/>
              </w:rPr>
            </w:pPr>
            <w:del w:id="1563" w:author="Xin Li" w:date="2026-08-22T14:34:00Z" w16du:dateUtc="2026-08-22T06:34:00Z">
              <w:r w:rsidRPr="00015210" w:rsidDel="00065266">
                <w:rPr>
                  <w:color w:val="000000"/>
                  <w:sz w:val="20"/>
                  <w:szCs w:val="20"/>
                </w:rPr>
                <w:delText>question timing FE</w:delText>
              </w:r>
            </w:del>
          </w:p>
        </w:tc>
        <w:tc>
          <w:tcPr>
            <w:tcW w:w="0" w:type="auto"/>
            <w:tcBorders>
              <w:top w:val="nil"/>
              <w:left w:val="nil"/>
              <w:bottom w:val="nil"/>
              <w:right w:val="nil"/>
            </w:tcBorders>
            <w:noWrap/>
            <w:tcMar>
              <w:top w:w="15" w:type="dxa"/>
              <w:left w:w="15" w:type="dxa"/>
              <w:bottom w:w="0" w:type="dxa"/>
              <w:right w:w="15" w:type="dxa"/>
            </w:tcMar>
            <w:hideMark/>
            <w:tcPrChange w:id="1564"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0C3E2E98" w14:textId="6A5C048E" w:rsidR="00F045BB" w:rsidRPr="00015210" w:rsidDel="00065266" w:rsidRDefault="00F045BB">
            <w:pPr>
              <w:jc w:val="center"/>
              <w:rPr>
                <w:del w:id="1565" w:author="Xin Li" w:date="2026-08-22T14:34:00Z" w16du:dateUtc="2026-08-22T06:34:00Z"/>
                <w:color w:val="000000"/>
                <w:sz w:val="20"/>
                <w:szCs w:val="20"/>
              </w:rPr>
            </w:pPr>
            <w:del w:id="1566" w:author="Xin Li" w:date="2026-08-22T14:34:00Z" w16du:dateUtc="2026-08-22T06:34:00Z">
              <w:r w:rsidRPr="00015210" w:rsidDel="00065266">
                <w:rPr>
                  <w:color w:val="000000"/>
                  <w:sz w:val="20"/>
                  <w:szCs w:val="20"/>
                </w:rPr>
                <w:delText>√</w:delText>
              </w:r>
            </w:del>
          </w:p>
        </w:tc>
        <w:tc>
          <w:tcPr>
            <w:tcW w:w="0" w:type="auto"/>
            <w:tcBorders>
              <w:top w:val="nil"/>
              <w:left w:val="nil"/>
              <w:bottom w:val="nil"/>
              <w:right w:val="nil"/>
            </w:tcBorders>
            <w:noWrap/>
            <w:tcMar>
              <w:top w:w="15" w:type="dxa"/>
              <w:left w:w="15" w:type="dxa"/>
              <w:bottom w:w="0" w:type="dxa"/>
              <w:right w:w="15" w:type="dxa"/>
            </w:tcMar>
            <w:hideMark/>
            <w:tcPrChange w:id="1567"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488E36C3" w14:textId="76C70F4E" w:rsidR="00F045BB" w:rsidRPr="00015210" w:rsidDel="00065266" w:rsidRDefault="00F045BB">
            <w:pPr>
              <w:jc w:val="center"/>
              <w:rPr>
                <w:del w:id="1568" w:author="Xin Li" w:date="2026-08-22T14:34:00Z" w16du:dateUtc="2026-08-22T06:34:00Z"/>
                <w:color w:val="000000"/>
                <w:sz w:val="20"/>
                <w:szCs w:val="20"/>
              </w:rPr>
            </w:pPr>
            <w:del w:id="1569" w:author="Xin Li" w:date="2026-08-22T14:34:00Z" w16du:dateUtc="2026-08-22T06:34:00Z">
              <w:r w:rsidRPr="00015210" w:rsidDel="00065266">
                <w:rPr>
                  <w:color w:val="000000"/>
                  <w:sz w:val="20"/>
                  <w:szCs w:val="20"/>
                </w:rPr>
                <w:delText>√</w:delText>
              </w:r>
            </w:del>
          </w:p>
        </w:tc>
      </w:tr>
      <w:tr w:rsidR="00F045BB" w:rsidRPr="00015210" w:rsidDel="00065266" w14:paraId="281BCD16" w14:textId="4E78AAF6" w:rsidTr="00417957">
        <w:trPr>
          <w:jc w:val="center"/>
          <w:del w:id="1570" w:author="Xin Li" w:date="2026-08-22T14:34:00Z"/>
          <w:trPrChange w:id="1571" w:author="Xin Li" w:date="2026-08-22T07:59:00Z" w16du:dateUtc="2026-08-21T23:59:00Z">
            <w:trPr>
              <w:trHeight w:val="320"/>
              <w:jc w:val="center"/>
            </w:trPr>
          </w:trPrChange>
        </w:trPr>
        <w:tc>
          <w:tcPr>
            <w:tcW w:w="0" w:type="auto"/>
            <w:tcBorders>
              <w:top w:val="nil"/>
              <w:left w:val="nil"/>
              <w:bottom w:val="single" w:sz="4" w:space="0" w:color="auto"/>
              <w:right w:val="nil"/>
            </w:tcBorders>
            <w:noWrap/>
            <w:tcMar>
              <w:top w:w="15" w:type="dxa"/>
              <w:left w:w="15" w:type="dxa"/>
              <w:bottom w:w="0" w:type="dxa"/>
              <w:right w:w="15" w:type="dxa"/>
            </w:tcMar>
            <w:hideMark/>
            <w:tcPrChange w:id="1572" w:author="Xin Li" w:date="2026-08-22T07:59:00Z" w16du:dateUtc="2026-08-21T23:59:00Z">
              <w:tcPr>
                <w:tcW w:w="0" w:type="auto"/>
                <w:tcBorders>
                  <w:top w:val="nil"/>
                  <w:left w:val="nil"/>
                  <w:bottom w:val="single" w:sz="4" w:space="0" w:color="auto"/>
                  <w:right w:val="nil"/>
                </w:tcBorders>
                <w:noWrap/>
                <w:tcMar>
                  <w:top w:w="15" w:type="dxa"/>
                  <w:left w:w="15" w:type="dxa"/>
                  <w:bottom w:w="0" w:type="dxa"/>
                  <w:right w:w="15" w:type="dxa"/>
                </w:tcMar>
                <w:hideMark/>
              </w:tcPr>
            </w:tcPrChange>
          </w:tcPr>
          <w:p w14:paraId="7A81B3C6" w14:textId="602C45A4" w:rsidR="00F045BB" w:rsidRPr="00015210" w:rsidDel="00065266" w:rsidRDefault="00F045BB">
            <w:pPr>
              <w:rPr>
                <w:del w:id="1573" w:author="Xin Li" w:date="2026-08-22T14:34:00Z" w16du:dateUtc="2026-08-22T06:34:00Z"/>
                <w:color w:val="000000"/>
                <w:sz w:val="20"/>
                <w:szCs w:val="20"/>
              </w:rPr>
            </w:pPr>
            <w:del w:id="1574" w:author="Xin Li" w:date="2026-08-22T14:34:00Z" w16du:dateUtc="2026-08-22T06:34:00Z">
              <w:r w:rsidRPr="00015210" w:rsidDel="00065266">
                <w:rPr>
                  <w:color w:val="000000"/>
                  <w:sz w:val="20"/>
                  <w:szCs w:val="20"/>
                </w:rPr>
                <w:delText>questioner random effect</w:delText>
              </w:r>
            </w:del>
          </w:p>
        </w:tc>
        <w:tc>
          <w:tcPr>
            <w:tcW w:w="0" w:type="auto"/>
            <w:tcBorders>
              <w:top w:val="nil"/>
              <w:left w:val="nil"/>
              <w:bottom w:val="single" w:sz="4" w:space="0" w:color="auto"/>
              <w:right w:val="nil"/>
            </w:tcBorders>
            <w:noWrap/>
            <w:tcMar>
              <w:top w:w="15" w:type="dxa"/>
              <w:left w:w="15" w:type="dxa"/>
              <w:bottom w:w="0" w:type="dxa"/>
              <w:right w:w="15" w:type="dxa"/>
            </w:tcMar>
            <w:hideMark/>
            <w:tcPrChange w:id="1575" w:author="Xin Li" w:date="2026-08-22T07:59:00Z" w16du:dateUtc="2026-08-21T23:59:00Z">
              <w:tcPr>
                <w:tcW w:w="0" w:type="auto"/>
                <w:tcBorders>
                  <w:top w:val="nil"/>
                  <w:left w:val="nil"/>
                  <w:bottom w:val="single" w:sz="4" w:space="0" w:color="auto"/>
                  <w:right w:val="nil"/>
                </w:tcBorders>
                <w:noWrap/>
                <w:tcMar>
                  <w:top w:w="15" w:type="dxa"/>
                  <w:left w:w="15" w:type="dxa"/>
                  <w:bottom w:w="0" w:type="dxa"/>
                  <w:right w:w="15" w:type="dxa"/>
                </w:tcMar>
                <w:hideMark/>
              </w:tcPr>
            </w:tcPrChange>
          </w:tcPr>
          <w:p w14:paraId="5CDA9F80" w14:textId="36F7AE1B" w:rsidR="00F045BB" w:rsidRPr="00015210" w:rsidDel="00065266" w:rsidRDefault="00F045BB">
            <w:pPr>
              <w:jc w:val="center"/>
              <w:rPr>
                <w:del w:id="1576" w:author="Xin Li" w:date="2026-08-22T14:34:00Z" w16du:dateUtc="2026-08-22T06:34:00Z"/>
                <w:color w:val="000000"/>
                <w:sz w:val="20"/>
                <w:szCs w:val="20"/>
              </w:rPr>
            </w:pPr>
            <w:del w:id="1577" w:author="Xin Li" w:date="2026-08-22T14:34:00Z" w16du:dateUtc="2026-08-22T06:34:00Z">
              <w:r w:rsidRPr="00015210" w:rsidDel="00065266">
                <w:rPr>
                  <w:color w:val="000000"/>
                  <w:sz w:val="20"/>
                  <w:szCs w:val="20"/>
                </w:rPr>
                <w:delText> </w:delText>
              </w:r>
            </w:del>
          </w:p>
        </w:tc>
        <w:tc>
          <w:tcPr>
            <w:tcW w:w="0" w:type="auto"/>
            <w:tcBorders>
              <w:top w:val="nil"/>
              <w:left w:val="nil"/>
              <w:bottom w:val="single" w:sz="4" w:space="0" w:color="auto"/>
              <w:right w:val="nil"/>
            </w:tcBorders>
            <w:noWrap/>
            <w:tcMar>
              <w:top w:w="15" w:type="dxa"/>
              <w:left w:w="15" w:type="dxa"/>
              <w:bottom w:w="0" w:type="dxa"/>
              <w:right w:w="15" w:type="dxa"/>
            </w:tcMar>
            <w:hideMark/>
            <w:tcPrChange w:id="1578" w:author="Xin Li" w:date="2026-08-22T07:59:00Z" w16du:dateUtc="2026-08-21T23:59:00Z">
              <w:tcPr>
                <w:tcW w:w="0" w:type="auto"/>
                <w:tcBorders>
                  <w:top w:val="nil"/>
                  <w:left w:val="nil"/>
                  <w:bottom w:val="single" w:sz="4" w:space="0" w:color="auto"/>
                  <w:right w:val="nil"/>
                </w:tcBorders>
                <w:noWrap/>
                <w:tcMar>
                  <w:top w:w="15" w:type="dxa"/>
                  <w:left w:w="15" w:type="dxa"/>
                  <w:bottom w:w="0" w:type="dxa"/>
                  <w:right w:w="15" w:type="dxa"/>
                </w:tcMar>
                <w:hideMark/>
              </w:tcPr>
            </w:tcPrChange>
          </w:tcPr>
          <w:p w14:paraId="4A25D2FB" w14:textId="48BE7AC5" w:rsidR="00F045BB" w:rsidRPr="00015210" w:rsidDel="00065266" w:rsidRDefault="00F045BB">
            <w:pPr>
              <w:jc w:val="center"/>
              <w:rPr>
                <w:del w:id="1579" w:author="Xin Li" w:date="2026-08-22T14:34:00Z" w16du:dateUtc="2026-08-22T06:34:00Z"/>
                <w:color w:val="000000"/>
                <w:sz w:val="20"/>
                <w:szCs w:val="20"/>
              </w:rPr>
            </w:pPr>
            <w:del w:id="1580" w:author="Xin Li" w:date="2026-08-22T14:34:00Z" w16du:dateUtc="2026-08-22T06:34:00Z">
              <w:r w:rsidRPr="00015210" w:rsidDel="00065266">
                <w:rPr>
                  <w:color w:val="000000"/>
                  <w:sz w:val="20"/>
                  <w:szCs w:val="20"/>
                </w:rPr>
                <w:delText>√</w:delText>
              </w:r>
            </w:del>
          </w:p>
        </w:tc>
      </w:tr>
      <w:tr w:rsidR="00F045BB" w:rsidRPr="00015210" w:rsidDel="00065266" w14:paraId="688DC101" w14:textId="2D51BB8D" w:rsidTr="00417957">
        <w:trPr>
          <w:jc w:val="center"/>
          <w:del w:id="1581" w:author="Xin Li" w:date="2026-08-22T14:34:00Z"/>
          <w:trPrChange w:id="1582" w:author="Xin Li" w:date="2026-08-22T07:59:00Z" w16du:dateUtc="2026-08-21T23:59:00Z">
            <w:trPr>
              <w:trHeight w:val="320"/>
              <w:jc w:val="center"/>
            </w:trPr>
          </w:trPrChange>
        </w:trPr>
        <w:tc>
          <w:tcPr>
            <w:tcW w:w="0" w:type="auto"/>
            <w:tcBorders>
              <w:top w:val="nil"/>
              <w:left w:val="nil"/>
              <w:bottom w:val="nil"/>
              <w:right w:val="nil"/>
            </w:tcBorders>
            <w:noWrap/>
            <w:tcMar>
              <w:top w:w="15" w:type="dxa"/>
              <w:left w:w="15" w:type="dxa"/>
              <w:bottom w:w="0" w:type="dxa"/>
              <w:right w:w="15" w:type="dxa"/>
            </w:tcMar>
            <w:hideMark/>
            <w:tcPrChange w:id="1583"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4D97A008" w14:textId="66820CEE" w:rsidR="00F045BB" w:rsidRPr="00015210" w:rsidDel="00065266" w:rsidRDefault="00F045BB">
            <w:pPr>
              <w:rPr>
                <w:del w:id="1584" w:author="Xin Li" w:date="2026-08-22T14:34:00Z" w16du:dateUtc="2026-08-22T06:34:00Z"/>
                <w:color w:val="000000"/>
                <w:sz w:val="20"/>
                <w:szCs w:val="20"/>
              </w:rPr>
            </w:pPr>
            <w:del w:id="1585" w:author="Xin Li" w:date="2026-08-22T14:34:00Z" w16du:dateUtc="2026-08-22T06:34:00Z">
              <w:r w:rsidRPr="00015210" w:rsidDel="00065266">
                <w:rPr>
                  <w:color w:val="000000"/>
                  <w:sz w:val="20"/>
                  <w:szCs w:val="20"/>
                </w:rPr>
                <w:delText>N</w:delText>
              </w:r>
            </w:del>
          </w:p>
        </w:tc>
        <w:tc>
          <w:tcPr>
            <w:tcW w:w="0" w:type="auto"/>
            <w:tcBorders>
              <w:top w:val="nil"/>
              <w:left w:val="nil"/>
              <w:bottom w:val="nil"/>
              <w:right w:val="nil"/>
            </w:tcBorders>
            <w:noWrap/>
            <w:tcMar>
              <w:top w:w="15" w:type="dxa"/>
              <w:left w:w="15" w:type="dxa"/>
              <w:bottom w:w="0" w:type="dxa"/>
              <w:right w:w="15" w:type="dxa"/>
            </w:tcMar>
            <w:hideMark/>
            <w:tcPrChange w:id="1586"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4CE320FB" w14:textId="2735A2DF" w:rsidR="00F045BB" w:rsidRPr="00015210" w:rsidDel="00065266" w:rsidRDefault="00F045BB">
            <w:pPr>
              <w:jc w:val="center"/>
              <w:rPr>
                <w:del w:id="1587" w:author="Xin Li" w:date="2026-08-22T14:34:00Z" w16du:dateUtc="2026-08-22T06:34:00Z"/>
                <w:color w:val="000000"/>
                <w:sz w:val="20"/>
                <w:szCs w:val="20"/>
              </w:rPr>
            </w:pPr>
            <w:del w:id="1588" w:author="Xin Li" w:date="2026-08-22T14:34:00Z" w16du:dateUtc="2026-08-22T06:34:00Z">
              <w:r w:rsidRPr="00015210" w:rsidDel="00065266">
                <w:rPr>
                  <w:color w:val="000000"/>
                  <w:sz w:val="20"/>
                  <w:szCs w:val="20"/>
                </w:rPr>
                <w:delText>2,726</w:delText>
              </w:r>
            </w:del>
          </w:p>
        </w:tc>
        <w:tc>
          <w:tcPr>
            <w:tcW w:w="0" w:type="auto"/>
            <w:tcBorders>
              <w:top w:val="nil"/>
              <w:left w:val="nil"/>
              <w:bottom w:val="nil"/>
              <w:right w:val="nil"/>
            </w:tcBorders>
            <w:noWrap/>
            <w:tcMar>
              <w:top w:w="15" w:type="dxa"/>
              <w:left w:w="15" w:type="dxa"/>
              <w:bottom w:w="0" w:type="dxa"/>
              <w:right w:w="15" w:type="dxa"/>
            </w:tcMar>
            <w:hideMark/>
            <w:tcPrChange w:id="1589"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4075215D" w14:textId="17D04E1F" w:rsidR="00F045BB" w:rsidRPr="00015210" w:rsidDel="00065266" w:rsidRDefault="00F045BB">
            <w:pPr>
              <w:jc w:val="center"/>
              <w:rPr>
                <w:del w:id="1590" w:author="Xin Li" w:date="2026-08-22T14:34:00Z" w16du:dateUtc="2026-08-22T06:34:00Z"/>
                <w:color w:val="000000"/>
                <w:sz w:val="20"/>
                <w:szCs w:val="20"/>
              </w:rPr>
            </w:pPr>
            <w:del w:id="1591" w:author="Xin Li" w:date="2026-08-22T14:34:00Z" w16du:dateUtc="2026-08-22T06:34:00Z">
              <w:r w:rsidRPr="00015210" w:rsidDel="00065266">
                <w:rPr>
                  <w:color w:val="000000"/>
                  <w:sz w:val="20"/>
                  <w:szCs w:val="20"/>
                </w:rPr>
                <w:delText>2,726</w:delText>
              </w:r>
            </w:del>
          </w:p>
        </w:tc>
      </w:tr>
      <w:tr w:rsidR="00F045BB" w:rsidRPr="00015210" w:rsidDel="00065266" w14:paraId="39DEBEA6" w14:textId="001A6D02" w:rsidTr="00417957">
        <w:trPr>
          <w:jc w:val="center"/>
          <w:del w:id="1592" w:author="Xin Li" w:date="2026-08-22T14:34:00Z"/>
          <w:trPrChange w:id="1593" w:author="Xin Li" w:date="2026-08-22T07:59:00Z" w16du:dateUtc="2026-08-21T23:59:00Z">
            <w:trPr>
              <w:trHeight w:val="320"/>
              <w:jc w:val="center"/>
            </w:trPr>
          </w:trPrChange>
        </w:trPr>
        <w:tc>
          <w:tcPr>
            <w:tcW w:w="0" w:type="auto"/>
            <w:tcBorders>
              <w:top w:val="nil"/>
              <w:left w:val="nil"/>
              <w:bottom w:val="nil"/>
              <w:right w:val="nil"/>
            </w:tcBorders>
            <w:noWrap/>
            <w:tcMar>
              <w:top w:w="15" w:type="dxa"/>
              <w:left w:w="15" w:type="dxa"/>
              <w:bottom w:w="0" w:type="dxa"/>
              <w:right w:w="15" w:type="dxa"/>
            </w:tcMar>
            <w:hideMark/>
            <w:tcPrChange w:id="1594"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21322380" w14:textId="72040392" w:rsidR="00F045BB" w:rsidRPr="00015210" w:rsidDel="00065266" w:rsidRDefault="00F045BB">
            <w:pPr>
              <w:rPr>
                <w:del w:id="1595" w:author="Xin Li" w:date="2026-08-22T14:34:00Z" w16du:dateUtc="2026-08-22T06:34:00Z"/>
                <w:color w:val="000000"/>
                <w:sz w:val="20"/>
                <w:szCs w:val="20"/>
              </w:rPr>
            </w:pPr>
            <w:del w:id="1596" w:author="Xin Li" w:date="2026-08-22T14:34:00Z" w16du:dateUtc="2026-08-22T06:34:00Z">
              <w:r w:rsidRPr="00015210" w:rsidDel="00065266">
                <w:rPr>
                  <w:color w:val="000000"/>
                  <w:sz w:val="20"/>
                  <w:szCs w:val="20"/>
                </w:rPr>
                <w:delText>AIC</w:delText>
              </w:r>
            </w:del>
          </w:p>
        </w:tc>
        <w:tc>
          <w:tcPr>
            <w:tcW w:w="0" w:type="auto"/>
            <w:tcBorders>
              <w:top w:val="nil"/>
              <w:left w:val="nil"/>
              <w:bottom w:val="nil"/>
              <w:right w:val="nil"/>
            </w:tcBorders>
            <w:noWrap/>
            <w:tcMar>
              <w:top w:w="15" w:type="dxa"/>
              <w:left w:w="15" w:type="dxa"/>
              <w:bottom w:w="0" w:type="dxa"/>
              <w:right w:w="15" w:type="dxa"/>
            </w:tcMar>
            <w:hideMark/>
            <w:tcPrChange w:id="1597"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1B889AB4" w14:textId="1F09DFF8" w:rsidR="00F045BB" w:rsidRPr="00015210" w:rsidDel="00065266" w:rsidRDefault="00F045BB">
            <w:pPr>
              <w:rPr>
                <w:del w:id="1598" w:author="Xin Li" w:date="2026-08-22T14:34:00Z" w16du:dateUtc="2026-08-22T06:34:00Z"/>
                <w:color w:val="000000"/>
                <w:sz w:val="20"/>
                <w:szCs w:val="20"/>
              </w:rPr>
            </w:pPr>
          </w:p>
        </w:tc>
        <w:tc>
          <w:tcPr>
            <w:tcW w:w="0" w:type="auto"/>
            <w:tcBorders>
              <w:top w:val="nil"/>
              <w:left w:val="nil"/>
              <w:bottom w:val="nil"/>
              <w:right w:val="nil"/>
            </w:tcBorders>
            <w:noWrap/>
            <w:tcMar>
              <w:top w:w="15" w:type="dxa"/>
              <w:left w:w="15" w:type="dxa"/>
              <w:bottom w:w="0" w:type="dxa"/>
              <w:right w:w="15" w:type="dxa"/>
            </w:tcMar>
            <w:hideMark/>
            <w:tcPrChange w:id="1599"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62A39D84" w14:textId="6C1516D9" w:rsidR="00F045BB" w:rsidRPr="00015210" w:rsidDel="00065266" w:rsidRDefault="00F045BB">
            <w:pPr>
              <w:jc w:val="center"/>
              <w:rPr>
                <w:del w:id="1600" w:author="Xin Li" w:date="2026-08-22T14:34:00Z" w16du:dateUtc="2026-08-22T06:34:00Z"/>
                <w:color w:val="000000"/>
                <w:sz w:val="20"/>
                <w:szCs w:val="20"/>
              </w:rPr>
            </w:pPr>
            <w:del w:id="1601" w:author="Xin Li" w:date="2026-08-22T14:34:00Z" w16du:dateUtc="2026-08-22T06:34:00Z">
              <w:r w:rsidRPr="00015210" w:rsidDel="00065266">
                <w:rPr>
                  <w:color w:val="000000"/>
                  <w:sz w:val="20"/>
                  <w:szCs w:val="20"/>
                </w:rPr>
                <w:delText>11959.154</w:delText>
              </w:r>
            </w:del>
          </w:p>
        </w:tc>
      </w:tr>
      <w:tr w:rsidR="00F045BB" w:rsidRPr="00015210" w:rsidDel="00065266" w14:paraId="19345C37" w14:textId="5B1A66F9" w:rsidTr="00417957">
        <w:trPr>
          <w:jc w:val="center"/>
          <w:del w:id="1602" w:author="Xin Li" w:date="2026-08-22T14:34:00Z"/>
          <w:trPrChange w:id="1603" w:author="Xin Li" w:date="2026-08-22T07:59:00Z" w16du:dateUtc="2026-08-21T23:59:00Z">
            <w:trPr>
              <w:trHeight w:val="320"/>
              <w:jc w:val="center"/>
            </w:trPr>
          </w:trPrChange>
        </w:trPr>
        <w:tc>
          <w:tcPr>
            <w:tcW w:w="0" w:type="auto"/>
            <w:tcBorders>
              <w:top w:val="nil"/>
              <w:left w:val="nil"/>
              <w:bottom w:val="nil"/>
              <w:right w:val="nil"/>
            </w:tcBorders>
            <w:noWrap/>
            <w:tcMar>
              <w:top w:w="15" w:type="dxa"/>
              <w:left w:w="15" w:type="dxa"/>
              <w:bottom w:w="0" w:type="dxa"/>
              <w:right w:w="15" w:type="dxa"/>
            </w:tcMar>
            <w:hideMark/>
            <w:tcPrChange w:id="1604"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3144BD26" w14:textId="493F57F5" w:rsidR="00F045BB" w:rsidRPr="00015210" w:rsidDel="00065266" w:rsidRDefault="00F045BB">
            <w:pPr>
              <w:rPr>
                <w:del w:id="1605" w:author="Xin Li" w:date="2026-08-22T14:34:00Z" w16du:dateUtc="2026-08-22T06:34:00Z"/>
                <w:color w:val="000000"/>
                <w:sz w:val="20"/>
                <w:szCs w:val="20"/>
              </w:rPr>
            </w:pPr>
            <w:del w:id="1606" w:author="Xin Li" w:date="2026-08-22T14:34:00Z" w16du:dateUtc="2026-08-22T06:34:00Z">
              <w:r w:rsidRPr="00015210" w:rsidDel="00065266">
                <w:rPr>
                  <w:color w:val="000000"/>
                  <w:sz w:val="20"/>
                  <w:szCs w:val="20"/>
                </w:rPr>
                <w:delText>BIC</w:delText>
              </w:r>
            </w:del>
          </w:p>
        </w:tc>
        <w:tc>
          <w:tcPr>
            <w:tcW w:w="0" w:type="auto"/>
            <w:tcBorders>
              <w:top w:val="nil"/>
              <w:left w:val="nil"/>
              <w:bottom w:val="nil"/>
              <w:right w:val="nil"/>
            </w:tcBorders>
            <w:noWrap/>
            <w:tcMar>
              <w:top w:w="15" w:type="dxa"/>
              <w:left w:w="15" w:type="dxa"/>
              <w:bottom w:w="0" w:type="dxa"/>
              <w:right w:w="15" w:type="dxa"/>
            </w:tcMar>
            <w:hideMark/>
            <w:tcPrChange w:id="1607"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3519224A" w14:textId="1E1E2F6C" w:rsidR="00F045BB" w:rsidRPr="00015210" w:rsidDel="00065266" w:rsidRDefault="00F045BB">
            <w:pPr>
              <w:rPr>
                <w:del w:id="1608" w:author="Xin Li" w:date="2026-08-22T14:34:00Z" w16du:dateUtc="2026-08-22T06:34:00Z"/>
                <w:color w:val="000000"/>
                <w:sz w:val="20"/>
                <w:szCs w:val="20"/>
              </w:rPr>
            </w:pPr>
          </w:p>
        </w:tc>
        <w:tc>
          <w:tcPr>
            <w:tcW w:w="0" w:type="auto"/>
            <w:tcBorders>
              <w:top w:val="nil"/>
              <w:left w:val="nil"/>
              <w:bottom w:val="nil"/>
              <w:right w:val="nil"/>
            </w:tcBorders>
            <w:noWrap/>
            <w:tcMar>
              <w:top w:w="15" w:type="dxa"/>
              <w:left w:w="15" w:type="dxa"/>
              <w:bottom w:w="0" w:type="dxa"/>
              <w:right w:w="15" w:type="dxa"/>
            </w:tcMar>
            <w:hideMark/>
            <w:tcPrChange w:id="1609" w:author="Xin Li" w:date="2026-08-22T07:59:00Z" w16du:dateUtc="2026-08-21T23:59:00Z">
              <w:tcPr>
                <w:tcW w:w="0" w:type="auto"/>
                <w:tcBorders>
                  <w:top w:val="nil"/>
                  <w:left w:val="nil"/>
                  <w:bottom w:val="nil"/>
                  <w:right w:val="nil"/>
                </w:tcBorders>
                <w:noWrap/>
                <w:tcMar>
                  <w:top w:w="15" w:type="dxa"/>
                  <w:left w:w="15" w:type="dxa"/>
                  <w:bottom w:w="0" w:type="dxa"/>
                  <w:right w:w="15" w:type="dxa"/>
                </w:tcMar>
                <w:hideMark/>
              </w:tcPr>
            </w:tcPrChange>
          </w:tcPr>
          <w:p w14:paraId="20452F4D" w14:textId="41AE69B7" w:rsidR="00F045BB" w:rsidRPr="00015210" w:rsidDel="00065266" w:rsidRDefault="00F045BB">
            <w:pPr>
              <w:jc w:val="center"/>
              <w:rPr>
                <w:del w:id="1610" w:author="Xin Li" w:date="2026-08-22T14:34:00Z" w16du:dateUtc="2026-08-22T06:34:00Z"/>
                <w:color w:val="000000"/>
                <w:sz w:val="20"/>
                <w:szCs w:val="20"/>
              </w:rPr>
            </w:pPr>
            <w:del w:id="1611" w:author="Xin Li" w:date="2026-08-22T14:34:00Z" w16du:dateUtc="2026-08-22T06:34:00Z">
              <w:r w:rsidRPr="00015210" w:rsidDel="00065266">
                <w:rPr>
                  <w:color w:val="000000"/>
                  <w:sz w:val="20"/>
                  <w:szCs w:val="20"/>
                </w:rPr>
                <w:delText>13088.076</w:delText>
              </w:r>
            </w:del>
          </w:p>
        </w:tc>
      </w:tr>
      <w:tr w:rsidR="00F045BB" w:rsidRPr="00015210" w:rsidDel="00065266" w14:paraId="60EC5684" w14:textId="43AC1BAB" w:rsidTr="00417957">
        <w:trPr>
          <w:jc w:val="center"/>
          <w:del w:id="1612" w:author="Xin Li" w:date="2026-08-22T14:34:00Z"/>
          <w:trPrChange w:id="1613" w:author="Xin Li" w:date="2026-08-22T07:59:00Z" w16du:dateUtc="2026-08-21T23:59:00Z">
            <w:trPr>
              <w:trHeight w:val="320"/>
              <w:jc w:val="center"/>
            </w:trPr>
          </w:trPrChange>
        </w:trPr>
        <w:tc>
          <w:tcPr>
            <w:tcW w:w="0" w:type="auto"/>
            <w:tcBorders>
              <w:top w:val="nil"/>
              <w:left w:val="nil"/>
              <w:bottom w:val="single" w:sz="4" w:space="0" w:color="auto"/>
              <w:right w:val="nil"/>
            </w:tcBorders>
            <w:noWrap/>
            <w:tcMar>
              <w:top w:w="15" w:type="dxa"/>
              <w:left w:w="15" w:type="dxa"/>
              <w:bottom w:w="0" w:type="dxa"/>
              <w:right w:w="15" w:type="dxa"/>
            </w:tcMar>
            <w:hideMark/>
            <w:tcPrChange w:id="1614" w:author="Xin Li" w:date="2026-08-22T07:59:00Z" w16du:dateUtc="2026-08-21T23:59:00Z">
              <w:tcPr>
                <w:tcW w:w="0" w:type="auto"/>
                <w:tcBorders>
                  <w:top w:val="nil"/>
                  <w:left w:val="nil"/>
                  <w:bottom w:val="single" w:sz="4" w:space="0" w:color="auto"/>
                  <w:right w:val="nil"/>
                </w:tcBorders>
                <w:noWrap/>
                <w:tcMar>
                  <w:top w:w="15" w:type="dxa"/>
                  <w:left w:w="15" w:type="dxa"/>
                  <w:bottom w:w="0" w:type="dxa"/>
                  <w:right w:w="15" w:type="dxa"/>
                </w:tcMar>
                <w:hideMark/>
              </w:tcPr>
            </w:tcPrChange>
          </w:tcPr>
          <w:p w14:paraId="08C26926" w14:textId="0F085C9A" w:rsidR="00F045BB" w:rsidRPr="00015210" w:rsidDel="00065266" w:rsidRDefault="00F045BB">
            <w:pPr>
              <w:rPr>
                <w:del w:id="1615" w:author="Xin Li" w:date="2026-08-22T14:34:00Z" w16du:dateUtc="2026-08-22T06:34:00Z"/>
                <w:color w:val="000000"/>
                <w:sz w:val="20"/>
                <w:szCs w:val="20"/>
              </w:rPr>
            </w:pPr>
            <w:del w:id="1616" w:author="Xin Li" w:date="2026-08-22T14:34:00Z" w16du:dateUtc="2026-08-22T06:34:00Z">
              <w:r w:rsidRPr="00015210" w:rsidDel="00065266">
                <w:rPr>
                  <w:color w:val="000000"/>
                  <w:sz w:val="20"/>
                  <w:szCs w:val="20"/>
                </w:rPr>
                <w:delText>log likelihood</w:delText>
              </w:r>
            </w:del>
          </w:p>
        </w:tc>
        <w:tc>
          <w:tcPr>
            <w:tcW w:w="0" w:type="auto"/>
            <w:tcBorders>
              <w:top w:val="nil"/>
              <w:left w:val="nil"/>
              <w:bottom w:val="single" w:sz="4" w:space="0" w:color="auto"/>
              <w:right w:val="nil"/>
            </w:tcBorders>
            <w:noWrap/>
            <w:tcMar>
              <w:top w:w="15" w:type="dxa"/>
              <w:left w:w="15" w:type="dxa"/>
              <w:bottom w:w="0" w:type="dxa"/>
              <w:right w:w="15" w:type="dxa"/>
            </w:tcMar>
            <w:hideMark/>
            <w:tcPrChange w:id="1617" w:author="Xin Li" w:date="2026-08-22T07:59:00Z" w16du:dateUtc="2026-08-21T23:59:00Z">
              <w:tcPr>
                <w:tcW w:w="0" w:type="auto"/>
                <w:tcBorders>
                  <w:top w:val="nil"/>
                  <w:left w:val="nil"/>
                  <w:bottom w:val="single" w:sz="4" w:space="0" w:color="auto"/>
                  <w:right w:val="nil"/>
                </w:tcBorders>
                <w:noWrap/>
                <w:tcMar>
                  <w:top w:w="15" w:type="dxa"/>
                  <w:left w:w="15" w:type="dxa"/>
                  <w:bottom w:w="0" w:type="dxa"/>
                  <w:right w:w="15" w:type="dxa"/>
                </w:tcMar>
                <w:hideMark/>
              </w:tcPr>
            </w:tcPrChange>
          </w:tcPr>
          <w:p w14:paraId="25488F01" w14:textId="64E31F3D" w:rsidR="00F045BB" w:rsidRPr="00015210" w:rsidDel="00065266" w:rsidRDefault="00F045BB">
            <w:pPr>
              <w:rPr>
                <w:del w:id="1618" w:author="Xin Li" w:date="2026-08-22T14:34:00Z" w16du:dateUtc="2026-08-22T06:34:00Z"/>
                <w:rFonts w:ascii="Georgia" w:hAnsi="Georgia"/>
                <w:color w:val="000000"/>
                <w:sz w:val="20"/>
                <w:szCs w:val="20"/>
              </w:rPr>
            </w:pPr>
            <w:del w:id="1619" w:author="Xin Li" w:date="2026-08-22T14:34:00Z" w16du:dateUtc="2026-08-22T06:34:00Z">
              <w:r w:rsidRPr="00015210" w:rsidDel="00065266">
                <w:rPr>
                  <w:rFonts w:ascii="Georgia" w:hAnsi="Georgia"/>
                  <w:color w:val="000000"/>
                  <w:sz w:val="20"/>
                  <w:szCs w:val="20"/>
                </w:rPr>
                <w:delText> </w:delText>
              </w:r>
            </w:del>
          </w:p>
        </w:tc>
        <w:tc>
          <w:tcPr>
            <w:tcW w:w="0" w:type="auto"/>
            <w:tcBorders>
              <w:top w:val="nil"/>
              <w:left w:val="nil"/>
              <w:bottom w:val="single" w:sz="4" w:space="0" w:color="auto"/>
              <w:right w:val="nil"/>
            </w:tcBorders>
            <w:noWrap/>
            <w:tcMar>
              <w:top w:w="15" w:type="dxa"/>
              <w:left w:w="15" w:type="dxa"/>
              <w:bottom w:w="0" w:type="dxa"/>
              <w:right w:w="15" w:type="dxa"/>
            </w:tcMar>
            <w:hideMark/>
            <w:tcPrChange w:id="1620" w:author="Xin Li" w:date="2026-08-22T07:59:00Z" w16du:dateUtc="2026-08-21T23:59:00Z">
              <w:tcPr>
                <w:tcW w:w="0" w:type="auto"/>
                <w:tcBorders>
                  <w:top w:val="nil"/>
                  <w:left w:val="nil"/>
                  <w:bottom w:val="single" w:sz="4" w:space="0" w:color="auto"/>
                  <w:right w:val="nil"/>
                </w:tcBorders>
                <w:noWrap/>
                <w:tcMar>
                  <w:top w:w="15" w:type="dxa"/>
                  <w:left w:w="15" w:type="dxa"/>
                  <w:bottom w:w="0" w:type="dxa"/>
                  <w:right w:w="15" w:type="dxa"/>
                </w:tcMar>
                <w:hideMark/>
              </w:tcPr>
            </w:tcPrChange>
          </w:tcPr>
          <w:p w14:paraId="6BA2D5AE" w14:textId="3F809A4C" w:rsidR="00F045BB" w:rsidRPr="00015210" w:rsidDel="00065266" w:rsidRDefault="00F045BB">
            <w:pPr>
              <w:jc w:val="center"/>
              <w:rPr>
                <w:del w:id="1621" w:author="Xin Li" w:date="2026-08-22T14:34:00Z" w16du:dateUtc="2026-08-22T06:34:00Z"/>
                <w:color w:val="000000"/>
                <w:sz w:val="20"/>
                <w:szCs w:val="20"/>
              </w:rPr>
            </w:pPr>
            <w:del w:id="1622" w:author="Xin Li" w:date="2026-08-22T14:34:00Z" w16du:dateUtc="2026-08-22T06:34:00Z">
              <w:r w:rsidRPr="00015210" w:rsidDel="00065266">
                <w:rPr>
                  <w:color w:val="000000"/>
                  <w:sz w:val="20"/>
                  <w:szCs w:val="20"/>
                </w:rPr>
                <w:delText>-5788.577</w:delText>
              </w:r>
            </w:del>
          </w:p>
        </w:tc>
      </w:tr>
    </w:tbl>
    <w:p w14:paraId="35F16DD8" w14:textId="390100F0" w:rsidR="00C816AB" w:rsidRPr="00015210" w:rsidDel="00065266" w:rsidRDefault="00F045BB" w:rsidP="00374352">
      <w:pPr>
        <w:pStyle w:val="Notes"/>
        <w:rPr>
          <w:del w:id="1623" w:author="Xin Li" w:date="2026-08-22T14:34:00Z" w16du:dateUtc="2026-08-22T06:34:00Z"/>
        </w:rPr>
      </w:pPr>
      <w:del w:id="1624" w:author="Xin Li" w:date="2026-08-22T14:34:00Z" w16du:dateUtc="2026-08-22T06:34:00Z">
        <w:r w:rsidRPr="00015210" w:rsidDel="00065266">
          <w:rPr>
            <w:i/>
            <w:iCs/>
          </w:rPr>
          <w:delText xml:space="preserve"> </w:delText>
        </w:r>
        <w:r w:rsidR="00374352" w:rsidRPr="00015210" w:rsidDel="00065266">
          <w:rPr>
            <w:i/>
            <w:iCs/>
          </w:rPr>
          <w:delText>Notes.</w:delText>
        </w:r>
        <w:r w:rsidR="00374352" w:rsidRPr="00015210" w:rsidDel="00065266">
          <w:delText xml:space="preserve"> Standard errors in parentheses. </w:delText>
        </w:r>
        <w:r w:rsidR="00374352" w:rsidRPr="00015210" w:rsidDel="00065266">
          <w:rPr>
            <w:rFonts w:ascii="Courier New" w:hAnsi="Courier New" w:cs="Courier New"/>
          </w:rPr>
          <w:delText>.</w:delText>
        </w:r>
        <w:r w:rsidR="00374352" w:rsidRPr="00015210" w:rsidDel="00065266">
          <w:delText xml:space="preserve"> p&lt;0.1, </w:delText>
        </w:r>
        <w:r w:rsidR="00374352" w:rsidRPr="00015210" w:rsidDel="00065266">
          <w:rPr>
            <w:rFonts w:ascii="Courier New" w:hAnsi="Courier New" w:cs="Courier New"/>
          </w:rPr>
          <w:delText>*</w:delText>
        </w:r>
        <w:r w:rsidR="00374352" w:rsidRPr="00015210" w:rsidDel="00065266">
          <w:delText xml:space="preserve"> p&lt;0.05, </w:delText>
        </w:r>
        <w:r w:rsidR="00374352" w:rsidRPr="00015210" w:rsidDel="00065266">
          <w:rPr>
            <w:rFonts w:ascii="Courier New" w:hAnsi="Courier New" w:cs="Courier New"/>
          </w:rPr>
          <w:delText>**</w:delText>
        </w:r>
        <w:r w:rsidR="00374352" w:rsidRPr="00015210" w:rsidDel="00065266">
          <w:delText xml:space="preserve"> p&lt;0.01, </w:delText>
        </w:r>
        <w:r w:rsidR="00374352" w:rsidRPr="00015210" w:rsidDel="00065266">
          <w:rPr>
            <w:rFonts w:ascii="Courier New" w:hAnsi="Courier New" w:cs="Courier New"/>
          </w:rPr>
          <w:delText>***</w:delText>
        </w:r>
        <w:r w:rsidR="00374352" w:rsidRPr="00015210" w:rsidDel="00065266">
          <w:delText xml:space="preserve"> p&lt;0.001.</w:delText>
        </w:r>
      </w:del>
    </w:p>
    <w:p w14:paraId="0A0FD236" w14:textId="372FE850" w:rsidR="00C816AB" w:rsidRPr="00015210" w:rsidRDefault="00C816AB" w:rsidP="000E4EEB">
      <w:pPr>
        <w:pStyle w:val="Heading3"/>
      </w:pPr>
      <w:r w:rsidRPr="00015210">
        <w:t>Alternative Time Frames</w:t>
      </w:r>
    </w:p>
    <w:p w14:paraId="3530F789" w14:textId="19C0A174" w:rsidR="00374352" w:rsidRPr="00015210" w:rsidRDefault="00C816AB" w:rsidP="00374352">
      <w:pPr>
        <w:pStyle w:val="Paragraph0"/>
        <w:rPr>
          <w:color w:val="000000"/>
        </w:rPr>
      </w:pPr>
      <w:r w:rsidRPr="00015210">
        <w:t xml:space="preserve">Table </w:t>
      </w:r>
      <w:del w:id="1625" w:author="Xin Li" w:date="2026-08-22T13:41:00Z" w16du:dateUtc="2026-08-22T05:41:00Z">
        <w:r w:rsidR="004D1041" w:rsidRPr="00015210" w:rsidDel="00745A6A">
          <w:delText>9</w:delText>
        </w:r>
        <w:r w:rsidRPr="00015210" w:rsidDel="00745A6A">
          <w:delText xml:space="preserve"> </w:delText>
        </w:r>
      </w:del>
      <w:r w:rsidR="00144EC0">
        <w:t>6</w:t>
      </w:r>
      <w:ins w:id="1626" w:author="Xin Li" w:date="2026-08-22T13:41:00Z" w16du:dateUtc="2026-08-22T05:41:00Z">
        <w:r w:rsidR="00745A6A" w:rsidRPr="00015210">
          <w:t xml:space="preserve"> </w:t>
        </w:r>
      </w:ins>
      <w:r w:rsidRPr="00015210">
        <w:t>examines robustness to alternative time frames. Columns 1-</w:t>
      </w:r>
      <w:ins w:id="1627" w:author="Xin Li" w:date="2026-08-22T15:59:00Z" w16du:dateUtc="2026-08-22T07:59:00Z">
        <w:r w:rsidR="00DF063F">
          <w:t>3</w:t>
        </w:r>
      </w:ins>
      <w:del w:id="1628" w:author="Xin Li" w:date="2026-08-22T15:59:00Z" w16du:dateUtc="2026-08-22T07:59:00Z">
        <w:r w:rsidRPr="00015210" w:rsidDel="00DF063F">
          <w:delText>4</w:delText>
        </w:r>
      </w:del>
      <w:r w:rsidRPr="00015210">
        <w:t xml:space="preserve"> vary the window for counting human answers from</w:t>
      </w:r>
      <w:r w:rsidR="00DF063F">
        <w:t xml:space="preserve"> </w:t>
      </w:r>
      <w:ins w:id="1629" w:author="Xin Li" w:date="2026-08-22T15:57:00Z" w16du:dateUtc="2026-08-22T07:57:00Z">
        <w:r w:rsidR="00DF063F">
          <w:t>7 days in the main model to 3</w:t>
        </w:r>
      </w:ins>
      <w:ins w:id="1630" w:author="Xin Li" w:date="2026-08-22T15:58:00Z" w16du:dateUtc="2026-08-22T07:58:00Z">
        <w:r w:rsidR="00DF063F">
          <w:t xml:space="preserve"> days</w:t>
        </w:r>
      </w:ins>
      <w:ins w:id="1631" w:author="Xin Li" w:date="2026-08-22T15:57:00Z" w16du:dateUtc="2026-08-22T07:57:00Z">
        <w:r w:rsidR="00DF063F">
          <w:t>, 14</w:t>
        </w:r>
      </w:ins>
      <w:ins w:id="1632" w:author="Xin Li" w:date="2026-08-22T15:58:00Z" w16du:dateUtc="2026-08-22T07:58:00Z">
        <w:r w:rsidR="00DF063F">
          <w:t xml:space="preserve"> days</w:t>
        </w:r>
      </w:ins>
      <w:ins w:id="1633" w:author="Xin Li" w:date="2026-08-22T15:57:00Z" w16du:dateUtc="2026-08-22T07:57:00Z">
        <w:r w:rsidR="00DF063F">
          <w:t xml:space="preserve">, </w:t>
        </w:r>
      </w:ins>
      <w:ins w:id="1634" w:author="Xin Li" w:date="2026-08-22T15:58:00Z" w16du:dateUtc="2026-08-22T07:58:00Z">
        <w:r w:rsidR="00DF063F">
          <w:t>and</w:t>
        </w:r>
      </w:ins>
      <w:r w:rsidRPr="00015210">
        <w:t xml:space="preserve"> the full observation period </w:t>
      </w:r>
      <w:del w:id="1635" w:author="Xin Li" w:date="2026-08-22T15:58:00Z" w16du:dateUtc="2026-08-22T07:58:00Z">
        <w:r w:rsidRPr="00015210" w:rsidDel="00DF063F">
          <w:delText xml:space="preserve">to 3, 7, and 14 days </w:delText>
        </w:r>
      </w:del>
      <w:r w:rsidRPr="00015210">
        <w:t xml:space="preserve">after question posting. </w:t>
      </w:r>
      <w:r w:rsidR="00374352" w:rsidRPr="00015210">
        <w:rPr>
          <w:color w:val="000000"/>
        </w:rPr>
        <w:t xml:space="preserve">The results are consistent across windows. The </w:t>
      </w:r>
      <w:r w:rsidR="008A6F83" w:rsidRPr="00015210">
        <w:rPr>
          <w:color w:val="000000"/>
        </w:rPr>
        <w:t xml:space="preserve">AI label effect </w:t>
      </w:r>
      <w:r w:rsidR="00374352" w:rsidRPr="00015210">
        <w:rPr>
          <w:color w:val="000000"/>
        </w:rPr>
        <w:t xml:space="preserve">is positive and significant, and the interaction with answer length is negative and significant </w:t>
      </w:r>
      <w:r w:rsidR="008A6F83" w:rsidRPr="00015210">
        <w:rPr>
          <w:color w:val="000000"/>
        </w:rPr>
        <w:t>in all columns</w:t>
      </w:r>
      <w:r w:rsidR="00374352" w:rsidRPr="00015210">
        <w:rPr>
          <w:color w:val="000000"/>
        </w:rPr>
        <w:t xml:space="preserve">. The interaction with answer quality is not significant throughout. </w:t>
      </w:r>
    </w:p>
    <w:p w14:paraId="5A517833" w14:textId="0D7AE002" w:rsidR="00D63883" w:rsidRPr="00015210" w:rsidRDefault="00C816AB" w:rsidP="00D63883">
      <w:pPr>
        <w:pStyle w:val="Paragraph0"/>
      </w:pPr>
      <w:bookmarkStart w:id="1636" w:name="OLE_LINK19"/>
      <w:r w:rsidRPr="00015210">
        <w:t xml:space="preserve">Columns </w:t>
      </w:r>
      <w:ins w:id="1637" w:author="Xin Li" w:date="2026-08-22T15:59:00Z" w16du:dateUtc="2026-08-22T07:59:00Z">
        <w:r w:rsidR="00DF063F">
          <w:t>4</w:t>
        </w:r>
      </w:ins>
      <w:del w:id="1638" w:author="Xin Li" w:date="2026-08-22T15:59:00Z" w16du:dateUtc="2026-08-22T07:59:00Z">
        <w:r w:rsidRPr="00015210" w:rsidDel="00DF063F">
          <w:delText>5</w:delText>
        </w:r>
      </w:del>
      <w:r w:rsidRPr="00015210">
        <w:t>-</w:t>
      </w:r>
      <w:ins w:id="1639" w:author="Xin Li" w:date="2026-08-22T15:59:00Z" w16du:dateUtc="2026-08-22T07:59:00Z">
        <w:r w:rsidR="00DF063F">
          <w:t>6</w:t>
        </w:r>
      </w:ins>
      <w:del w:id="1640" w:author="Xin Li" w:date="2026-08-22T15:59:00Z" w16du:dateUtc="2026-08-22T07:59:00Z">
        <w:r w:rsidRPr="00015210" w:rsidDel="00DF063F">
          <w:delText>7</w:delText>
        </w:r>
      </w:del>
      <w:r w:rsidRPr="00015210">
        <w:t xml:space="preserve"> restrict the sample to questions posted within the first 30, 60, and 90 days after the experiment began. Statistical power considerations are critical for interpreting these results. Our main dependent variable (number of human answers</w:t>
      </w:r>
      <w:r w:rsidR="00647569" w:rsidRPr="00015210">
        <w:t xml:space="preserve"> within 7 days</w:t>
      </w:r>
      <w:r w:rsidRPr="00015210">
        <w:t xml:space="preserve">) has a mean of 1.136 (SD: 1.093) in the treatment group and 1.305 (SD: 1.172) in the control group. </w:t>
      </w:r>
      <w:r w:rsidR="00D63883" w:rsidRPr="00015210">
        <w:t>Detecting the observed length slope of -0.040 with 80% power and α = 0.05 requires approximately 14,764 questions for a simple t-test. Even our regression specification includes a rich set of controls that absorb a substantial portion of residual outcome variance, which increases the precision of coefficient estimates, samples that are too small remain insufficient for reliable inference.</w:t>
      </w:r>
    </w:p>
    <w:p w14:paraId="4A052D97" w14:textId="0F36EF17" w:rsidR="00C816AB" w:rsidRPr="00015210" w:rsidRDefault="00C816AB" w:rsidP="00D63883">
      <w:pPr>
        <w:pStyle w:val="Paragraph0"/>
      </w:pPr>
      <w:r w:rsidRPr="00015210">
        <w:t xml:space="preserve">The 30-day window (Column </w:t>
      </w:r>
      <w:ins w:id="1641" w:author="Xin Li" w:date="2026-08-22T16:00:00Z" w16du:dateUtc="2026-08-22T08:00:00Z">
        <w:r w:rsidR="00DF063F">
          <w:t>4</w:t>
        </w:r>
      </w:ins>
      <w:del w:id="1642" w:author="Xin Li" w:date="2026-08-22T16:00:00Z" w16du:dateUtc="2026-08-22T08:00:00Z">
        <w:r w:rsidRPr="00015210" w:rsidDel="00DF063F">
          <w:delText>5</w:delText>
        </w:r>
      </w:del>
      <w:r w:rsidRPr="00015210">
        <w:t>, N=83</w:t>
      </w:r>
      <w:r w:rsidR="00940A64" w:rsidRPr="00015210">
        <w:t>7</w:t>
      </w:r>
      <w:r w:rsidRPr="00015210">
        <w:t>) produces an insignificant coefficient (-0.0</w:t>
      </w:r>
      <w:r w:rsidR="00374352" w:rsidRPr="00015210">
        <w:t>4</w:t>
      </w:r>
      <w:r w:rsidR="00940A64" w:rsidRPr="00015210">
        <w:t>1</w:t>
      </w:r>
      <w:r w:rsidRPr="00015210">
        <w:t xml:space="preserve">, p </w:t>
      </w:r>
      <w:r w:rsidR="00940A64" w:rsidRPr="00015210">
        <w:t>&lt;</w:t>
      </w:r>
      <w:r w:rsidRPr="00015210">
        <w:t xml:space="preserve"> 0.10), which is likely due to insufficient statistical power. The 60-day and 90-day windows (Columns </w:t>
      </w:r>
      <w:ins w:id="1643" w:author="Xin Li" w:date="2026-08-22T16:00:00Z" w16du:dateUtc="2026-08-22T08:00:00Z">
        <w:r w:rsidR="00DF063F">
          <w:t>5-</w:t>
        </w:r>
      </w:ins>
      <w:r w:rsidRPr="00015210">
        <w:t>6</w:t>
      </w:r>
      <w:del w:id="1644" w:author="Xin Li" w:date="2026-08-22T16:00:00Z" w16du:dateUtc="2026-08-22T08:00:00Z">
        <w:r w:rsidRPr="00015210" w:rsidDel="00DF063F">
          <w:delText>-7</w:delText>
        </w:r>
      </w:del>
      <w:r w:rsidRPr="00015210">
        <w:t>, N=1,60</w:t>
      </w:r>
      <w:r w:rsidR="00940A64" w:rsidRPr="00015210">
        <w:t>6</w:t>
      </w:r>
      <w:r w:rsidRPr="00015210">
        <w:t xml:space="preserve"> and 2,41</w:t>
      </w:r>
      <w:r w:rsidR="00940A64" w:rsidRPr="00015210">
        <w:t>2</w:t>
      </w:r>
      <w:r w:rsidRPr="00015210">
        <w:t>) provide adequate samples and reveal significant negative effects (-0.0</w:t>
      </w:r>
      <w:r w:rsidR="00374352" w:rsidRPr="00015210">
        <w:t>50 and -0.04</w:t>
      </w:r>
      <w:r w:rsidR="00940A64" w:rsidRPr="00015210">
        <w:t>4</w:t>
      </w:r>
      <w:r w:rsidR="00374352" w:rsidRPr="00015210">
        <w:t>,</w:t>
      </w:r>
      <w:r w:rsidRPr="00015210">
        <w:t xml:space="preserve"> p &lt; 0.01).</w:t>
      </w:r>
    </w:p>
    <w:p w14:paraId="75E5356E" w14:textId="38D3EA0E" w:rsidR="00F045BB" w:rsidRPr="00015210" w:rsidRDefault="00C816AB">
      <w:pPr>
        <w:pStyle w:val="TableFiguretitle"/>
        <w:keepNext/>
        <w:pPrChange w:id="1645" w:author="Xin Li" w:date="2026-08-22T15:59:00Z" w16du:dateUtc="2026-08-22T07:59:00Z">
          <w:pPr>
            <w:pStyle w:val="TableFiguretitle"/>
          </w:pPr>
        </w:pPrChange>
      </w:pPr>
      <w:bookmarkStart w:id="1646" w:name="_Ref210248973"/>
      <w:r w:rsidRPr="00015210">
        <w:t xml:space="preserve">Table </w:t>
      </w:r>
      <w:bookmarkEnd w:id="1646"/>
      <w:del w:id="1647" w:author="Xin Li" w:date="2026-08-22T13:42:00Z" w16du:dateUtc="2026-08-22T05:42:00Z">
        <w:r w:rsidR="004D1041" w:rsidRPr="00015210" w:rsidDel="00745A6A">
          <w:delText>9</w:delText>
        </w:r>
      </w:del>
      <w:r w:rsidR="00144EC0">
        <w:t>6</w:t>
      </w:r>
      <w:r w:rsidRPr="00015210">
        <w:t>. Robustness checks: alternative time frame used in analyses</w:t>
      </w:r>
    </w:p>
    <w:tbl>
      <w:tblPr>
        <w:tblW w:w="0" w:type="auto"/>
        <w:jc w:val="center"/>
        <w:tblCellMar>
          <w:left w:w="0" w:type="dxa"/>
          <w:right w:w="0" w:type="dxa"/>
        </w:tblCellMar>
        <w:tblLook w:val="04A0" w:firstRow="1" w:lastRow="0" w:firstColumn="1" w:lastColumn="0" w:noHBand="0" w:noVBand="1"/>
        <w:tblPrChange w:id="1648" w:author="Xin Li" w:date="2026-08-22T15:58:00Z" w16du:dateUtc="2026-08-22T07:58:00Z">
          <w:tblPr>
            <w:tblW w:w="0" w:type="auto"/>
            <w:jc w:val="center"/>
            <w:tblCellMar>
              <w:left w:w="0" w:type="dxa"/>
              <w:right w:w="0" w:type="dxa"/>
            </w:tblCellMar>
            <w:tblLook w:val="04A0" w:firstRow="1" w:lastRow="0" w:firstColumn="1" w:lastColumn="0" w:noHBand="0" w:noVBand="1"/>
          </w:tblPr>
        </w:tblPrChange>
      </w:tblPr>
      <w:tblGrid>
        <w:gridCol w:w="1564"/>
        <w:gridCol w:w="895"/>
        <w:gridCol w:w="1015"/>
        <w:gridCol w:w="1015"/>
        <w:gridCol w:w="1264"/>
        <w:gridCol w:w="1264"/>
        <w:gridCol w:w="1264"/>
        <w:tblGridChange w:id="1649">
          <w:tblGrid>
            <w:gridCol w:w="1564"/>
            <w:gridCol w:w="895"/>
            <w:gridCol w:w="1015"/>
            <w:gridCol w:w="1015"/>
            <w:gridCol w:w="1264"/>
            <w:gridCol w:w="1264"/>
            <w:gridCol w:w="1264"/>
          </w:tblGrid>
        </w:tblGridChange>
      </w:tblGrid>
      <w:tr w:rsidR="00DB0101" w:rsidRPr="00015210" w14:paraId="046CA110" w14:textId="77777777" w:rsidTr="00DF063F">
        <w:trPr>
          <w:cantSplit/>
          <w:jc w:val="center"/>
          <w:trPrChange w:id="1650" w:author="Xin Li" w:date="2026-08-22T15:58:00Z" w16du:dateUtc="2026-08-22T07:58:00Z">
            <w:trPr>
              <w:jc w:val="center"/>
            </w:trPr>
          </w:trPrChange>
        </w:trPr>
        <w:tc>
          <w:tcPr>
            <w:tcW w:w="0" w:type="auto"/>
            <w:vMerge w:val="restart"/>
            <w:tcBorders>
              <w:top w:val="single" w:sz="4" w:space="0" w:color="auto"/>
              <w:left w:val="nil"/>
              <w:bottom w:val="nil"/>
              <w:right w:val="nil"/>
            </w:tcBorders>
            <w:noWrap/>
            <w:tcMar>
              <w:top w:w="15" w:type="dxa"/>
              <w:left w:w="15" w:type="dxa"/>
              <w:bottom w:w="0" w:type="dxa"/>
              <w:right w:w="15" w:type="dxa"/>
            </w:tcMar>
            <w:vAlign w:val="center"/>
            <w:hideMark/>
            <w:tcPrChange w:id="1651" w:author="Xin Li" w:date="2026-08-22T15:58:00Z" w16du:dateUtc="2026-08-22T07:58:00Z">
              <w:tcPr>
                <w:tcW w:w="0" w:type="auto"/>
                <w:vMerge w:val="restart"/>
                <w:tcBorders>
                  <w:top w:val="single" w:sz="4" w:space="0" w:color="auto"/>
                  <w:left w:val="nil"/>
                  <w:bottom w:val="nil"/>
                  <w:right w:val="nil"/>
                </w:tcBorders>
                <w:noWrap/>
                <w:tcMar>
                  <w:top w:w="15" w:type="dxa"/>
                  <w:left w:w="15" w:type="dxa"/>
                  <w:bottom w:w="0" w:type="dxa"/>
                  <w:right w:w="15" w:type="dxa"/>
                </w:tcMar>
                <w:vAlign w:val="center"/>
                <w:hideMark/>
              </w:tcPr>
            </w:tcPrChange>
          </w:tcPr>
          <w:p w14:paraId="13E657B7" w14:textId="77777777" w:rsidR="00DB0101" w:rsidRPr="00015210" w:rsidRDefault="00DB0101">
            <w:pPr>
              <w:jc w:val="center"/>
              <w:rPr>
                <w:color w:val="000000"/>
                <w:sz w:val="20"/>
                <w:szCs w:val="20"/>
              </w:rPr>
            </w:pPr>
            <w:r w:rsidRPr="00015210">
              <w:rPr>
                <w:color w:val="000000"/>
                <w:sz w:val="20"/>
                <w:szCs w:val="20"/>
              </w:rPr>
              <w:t> </w:t>
            </w:r>
          </w:p>
        </w:tc>
        <w:tc>
          <w:tcPr>
            <w:tcW w:w="0" w:type="auto"/>
            <w:tcBorders>
              <w:top w:val="single" w:sz="4" w:space="0" w:color="auto"/>
              <w:left w:val="nil"/>
              <w:right w:val="nil"/>
            </w:tcBorders>
            <w:noWrap/>
            <w:tcMar>
              <w:top w:w="15" w:type="dxa"/>
              <w:left w:w="15" w:type="dxa"/>
              <w:bottom w:w="0" w:type="dxa"/>
              <w:right w:w="15" w:type="dxa"/>
            </w:tcMar>
            <w:vAlign w:val="center"/>
            <w:hideMark/>
            <w:tcPrChange w:id="1652" w:author="Xin Li" w:date="2026-08-22T15:58:00Z" w16du:dateUtc="2026-08-22T07:58:00Z">
              <w:tcPr>
                <w:tcW w:w="0" w:type="auto"/>
                <w:tcBorders>
                  <w:top w:val="single" w:sz="4" w:space="0" w:color="auto"/>
                  <w:left w:val="nil"/>
                  <w:right w:val="nil"/>
                </w:tcBorders>
                <w:noWrap/>
                <w:tcMar>
                  <w:top w:w="15" w:type="dxa"/>
                  <w:left w:w="15" w:type="dxa"/>
                  <w:bottom w:w="0" w:type="dxa"/>
                  <w:right w:w="15" w:type="dxa"/>
                </w:tcMar>
                <w:vAlign w:val="center"/>
                <w:hideMark/>
              </w:tcPr>
            </w:tcPrChange>
          </w:tcPr>
          <w:p w14:paraId="079BD657" w14:textId="5C814BDA" w:rsidR="00DB0101" w:rsidRPr="00015210" w:rsidRDefault="00DB0101">
            <w:pPr>
              <w:jc w:val="center"/>
              <w:rPr>
                <w:color w:val="000000"/>
                <w:sz w:val="20"/>
                <w:szCs w:val="20"/>
              </w:rPr>
            </w:pPr>
            <w:r w:rsidRPr="00015210">
              <w:rPr>
                <w:color w:val="000000"/>
                <w:sz w:val="20"/>
                <w:szCs w:val="20"/>
              </w:rPr>
              <w:t>(</w:t>
            </w:r>
            <w:r>
              <w:rPr>
                <w:color w:val="000000"/>
                <w:sz w:val="20"/>
                <w:szCs w:val="20"/>
              </w:rPr>
              <w:t>1</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Change w:id="1653" w:author="Xin Li" w:date="2026-08-22T15:58:00Z" w16du:dateUtc="2026-08-22T07:58:00Z">
              <w:tcPr>
                <w:tcW w:w="0" w:type="auto"/>
                <w:tcBorders>
                  <w:top w:val="single" w:sz="4" w:space="0" w:color="auto"/>
                  <w:left w:val="nil"/>
                  <w:right w:val="nil"/>
                </w:tcBorders>
                <w:noWrap/>
                <w:tcMar>
                  <w:top w:w="15" w:type="dxa"/>
                  <w:left w:w="15" w:type="dxa"/>
                  <w:bottom w:w="0" w:type="dxa"/>
                  <w:right w:w="15" w:type="dxa"/>
                </w:tcMar>
                <w:vAlign w:val="center"/>
                <w:hideMark/>
              </w:tcPr>
            </w:tcPrChange>
          </w:tcPr>
          <w:p w14:paraId="007A7385" w14:textId="0371BEB9" w:rsidR="00DB0101" w:rsidRPr="00015210" w:rsidRDefault="00DB0101">
            <w:pPr>
              <w:jc w:val="center"/>
              <w:rPr>
                <w:color w:val="000000"/>
                <w:sz w:val="20"/>
                <w:szCs w:val="20"/>
              </w:rPr>
            </w:pPr>
            <w:r w:rsidRPr="00015210">
              <w:rPr>
                <w:color w:val="000000"/>
                <w:sz w:val="20"/>
                <w:szCs w:val="20"/>
              </w:rPr>
              <w:t>(</w:t>
            </w:r>
            <w:r>
              <w:rPr>
                <w:color w:val="000000"/>
                <w:sz w:val="20"/>
                <w:szCs w:val="20"/>
              </w:rPr>
              <w:t>2</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Change w:id="1654" w:author="Xin Li" w:date="2026-08-22T15:58:00Z" w16du:dateUtc="2026-08-22T07:58:00Z">
              <w:tcPr>
                <w:tcW w:w="0" w:type="auto"/>
                <w:tcBorders>
                  <w:top w:val="single" w:sz="4" w:space="0" w:color="auto"/>
                  <w:left w:val="nil"/>
                  <w:right w:val="nil"/>
                </w:tcBorders>
                <w:noWrap/>
                <w:tcMar>
                  <w:top w:w="15" w:type="dxa"/>
                  <w:left w:w="15" w:type="dxa"/>
                  <w:bottom w:w="0" w:type="dxa"/>
                  <w:right w:w="15" w:type="dxa"/>
                </w:tcMar>
                <w:vAlign w:val="center"/>
                <w:hideMark/>
              </w:tcPr>
            </w:tcPrChange>
          </w:tcPr>
          <w:p w14:paraId="74AE535C" w14:textId="1921DE61"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3</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Change w:id="1655" w:author="Xin Li" w:date="2026-08-22T15:58:00Z" w16du:dateUtc="2026-08-22T07:58:00Z">
              <w:tcPr>
                <w:tcW w:w="0" w:type="auto"/>
                <w:tcBorders>
                  <w:top w:val="single" w:sz="4" w:space="0" w:color="auto"/>
                  <w:left w:val="nil"/>
                  <w:right w:val="nil"/>
                </w:tcBorders>
                <w:noWrap/>
                <w:tcMar>
                  <w:top w:w="15" w:type="dxa"/>
                  <w:left w:w="15" w:type="dxa"/>
                  <w:bottom w:w="0" w:type="dxa"/>
                  <w:right w:w="15" w:type="dxa"/>
                </w:tcMar>
                <w:vAlign w:val="center"/>
                <w:hideMark/>
              </w:tcPr>
            </w:tcPrChange>
          </w:tcPr>
          <w:p w14:paraId="5EC0EA68" w14:textId="433FD588"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4</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Change w:id="1656" w:author="Xin Li" w:date="2026-08-22T15:58:00Z" w16du:dateUtc="2026-08-22T07:58:00Z">
              <w:tcPr>
                <w:tcW w:w="0" w:type="auto"/>
                <w:tcBorders>
                  <w:top w:val="single" w:sz="4" w:space="0" w:color="auto"/>
                  <w:left w:val="nil"/>
                  <w:right w:val="nil"/>
                </w:tcBorders>
                <w:noWrap/>
                <w:tcMar>
                  <w:top w:w="15" w:type="dxa"/>
                  <w:left w:w="15" w:type="dxa"/>
                  <w:bottom w:w="0" w:type="dxa"/>
                  <w:right w:w="15" w:type="dxa"/>
                </w:tcMar>
                <w:vAlign w:val="center"/>
                <w:hideMark/>
              </w:tcPr>
            </w:tcPrChange>
          </w:tcPr>
          <w:p w14:paraId="29ED7212" w14:textId="51C6972B"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5</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Change w:id="1657" w:author="Xin Li" w:date="2026-08-22T15:58:00Z" w16du:dateUtc="2026-08-22T07:58:00Z">
              <w:tcPr>
                <w:tcW w:w="0" w:type="auto"/>
                <w:tcBorders>
                  <w:top w:val="single" w:sz="4" w:space="0" w:color="auto"/>
                  <w:left w:val="nil"/>
                  <w:right w:val="nil"/>
                </w:tcBorders>
                <w:noWrap/>
                <w:tcMar>
                  <w:top w:w="15" w:type="dxa"/>
                  <w:left w:w="15" w:type="dxa"/>
                  <w:bottom w:w="0" w:type="dxa"/>
                  <w:right w:w="15" w:type="dxa"/>
                </w:tcMar>
                <w:vAlign w:val="center"/>
                <w:hideMark/>
              </w:tcPr>
            </w:tcPrChange>
          </w:tcPr>
          <w:p w14:paraId="153DF1A9" w14:textId="3BF6F2D2"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6</w:t>
            </w:r>
            <w:r w:rsidRPr="00015210">
              <w:rPr>
                <w:color w:val="000000"/>
                <w:sz w:val="20"/>
                <w:szCs w:val="20"/>
              </w:rPr>
              <w:t>)</w:t>
            </w:r>
          </w:p>
        </w:tc>
      </w:tr>
      <w:tr w:rsidR="00DB0101" w:rsidRPr="00015210" w14:paraId="19589DFD" w14:textId="77777777" w:rsidTr="00DF063F">
        <w:trPr>
          <w:cantSplit/>
          <w:trHeight w:val="475"/>
          <w:jc w:val="center"/>
          <w:trPrChange w:id="1658" w:author="Xin Li" w:date="2026-08-22T15:58:00Z" w16du:dateUtc="2026-08-22T07:58:00Z">
            <w:trPr>
              <w:trHeight w:val="475"/>
              <w:jc w:val="center"/>
            </w:trPr>
          </w:trPrChange>
        </w:trPr>
        <w:tc>
          <w:tcPr>
            <w:tcW w:w="0" w:type="auto"/>
            <w:vMerge/>
            <w:tcBorders>
              <w:top w:val="single" w:sz="4" w:space="0" w:color="auto"/>
              <w:left w:val="nil"/>
              <w:bottom w:val="nil"/>
              <w:right w:val="nil"/>
            </w:tcBorders>
            <w:vAlign w:val="center"/>
            <w:hideMark/>
            <w:tcPrChange w:id="1659" w:author="Xin Li" w:date="2026-08-22T15:58:00Z" w16du:dateUtc="2026-08-22T07:58:00Z">
              <w:tcPr>
                <w:tcW w:w="0" w:type="auto"/>
                <w:vMerge/>
                <w:tcBorders>
                  <w:top w:val="single" w:sz="4" w:space="0" w:color="auto"/>
                  <w:left w:val="nil"/>
                  <w:bottom w:val="nil"/>
                  <w:right w:val="nil"/>
                </w:tcBorders>
                <w:vAlign w:val="center"/>
                <w:hideMark/>
              </w:tcPr>
            </w:tcPrChange>
          </w:tcPr>
          <w:p w14:paraId="566B8CEC" w14:textId="77777777" w:rsidR="00DB0101" w:rsidRPr="00015210" w:rsidRDefault="00DB0101">
            <w:pPr>
              <w:rPr>
                <w:color w:val="000000"/>
                <w:sz w:val="20"/>
                <w:szCs w:val="20"/>
              </w:rPr>
            </w:pPr>
          </w:p>
        </w:tc>
        <w:tc>
          <w:tcPr>
            <w:tcW w:w="0" w:type="auto"/>
            <w:gridSpan w:val="3"/>
            <w:tcBorders>
              <w:top w:val="nil"/>
              <w:left w:val="nil"/>
              <w:bottom w:val="single" w:sz="4" w:space="0" w:color="auto"/>
              <w:right w:val="nil"/>
            </w:tcBorders>
            <w:tcMar>
              <w:top w:w="15" w:type="dxa"/>
              <w:left w:w="15" w:type="dxa"/>
              <w:bottom w:w="0" w:type="dxa"/>
              <w:right w:w="15" w:type="dxa"/>
            </w:tcMar>
            <w:vAlign w:val="center"/>
            <w:hideMark/>
            <w:tcPrChange w:id="1660" w:author="Xin Li" w:date="2026-08-22T15:58:00Z" w16du:dateUtc="2026-08-22T07:58:00Z">
              <w:tcPr>
                <w:tcW w:w="0" w:type="auto"/>
                <w:gridSpan w:val="3"/>
                <w:tcBorders>
                  <w:top w:val="nil"/>
                  <w:left w:val="nil"/>
                  <w:bottom w:val="single" w:sz="4" w:space="0" w:color="auto"/>
                  <w:right w:val="nil"/>
                </w:tcBorders>
                <w:tcMar>
                  <w:top w:w="15" w:type="dxa"/>
                  <w:left w:w="15" w:type="dxa"/>
                  <w:bottom w:w="0" w:type="dxa"/>
                  <w:right w:w="15" w:type="dxa"/>
                </w:tcMar>
                <w:vAlign w:val="center"/>
                <w:hideMark/>
              </w:tcPr>
            </w:tcPrChange>
          </w:tcPr>
          <w:p w14:paraId="59167AA4" w14:textId="77777777" w:rsidR="00DB0101" w:rsidRPr="00015210" w:rsidRDefault="00DB0101">
            <w:pPr>
              <w:jc w:val="center"/>
              <w:rPr>
                <w:color w:val="000000"/>
                <w:sz w:val="20"/>
                <w:szCs w:val="20"/>
              </w:rPr>
            </w:pPr>
            <w:r w:rsidRPr="00015210">
              <w:rPr>
                <w:color w:val="000000"/>
                <w:sz w:val="20"/>
                <w:szCs w:val="20"/>
              </w:rPr>
              <w:t>DV: Log(answer number in N days)</w:t>
            </w:r>
          </w:p>
        </w:tc>
        <w:tc>
          <w:tcPr>
            <w:tcW w:w="0" w:type="auto"/>
            <w:gridSpan w:val="3"/>
            <w:tcBorders>
              <w:top w:val="nil"/>
              <w:left w:val="nil"/>
              <w:bottom w:val="single" w:sz="4" w:space="0" w:color="auto"/>
              <w:right w:val="nil"/>
            </w:tcBorders>
            <w:tcMar>
              <w:top w:w="15" w:type="dxa"/>
              <w:left w:w="15" w:type="dxa"/>
              <w:bottom w:w="0" w:type="dxa"/>
              <w:right w:w="15" w:type="dxa"/>
            </w:tcMar>
            <w:vAlign w:val="center"/>
            <w:hideMark/>
            <w:tcPrChange w:id="1661" w:author="Xin Li" w:date="2026-08-22T15:58:00Z" w16du:dateUtc="2026-08-22T07:58:00Z">
              <w:tcPr>
                <w:tcW w:w="0" w:type="auto"/>
                <w:gridSpan w:val="3"/>
                <w:tcBorders>
                  <w:top w:val="nil"/>
                  <w:left w:val="nil"/>
                  <w:bottom w:val="single" w:sz="4" w:space="0" w:color="auto"/>
                  <w:right w:val="nil"/>
                </w:tcBorders>
                <w:tcMar>
                  <w:top w:w="15" w:type="dxa"/>
                  <w:left w:w="15" w:type="dxa"/>
                  <w:bottom w:w="0" w:type="dxa"/>
                  <w:right w:w="15" w:type="dxa"/>
                </w:tcMar>
                <w:vAlign w:val="center"/>
                <w:hideMark/>
              </w:tcPr>
            </w:tcPrChange>
          </w:tcPr>
          <w:p w14:paraId="4E6BD1B3" w14:textId="77777777" w:rsidR="00DB0101" w:rsidRPr="00015210" w:rsidRDefault="00DB0101">
            <w:pPr>
              <w:jc w:val="center"/>
              <w:rPr>
                <w:color w:val="000000"/>
                <w:sz w:val="20"/>
                <w:szCs w:val="20"/>
              </w:rPr>
            </w:pPr>
            <w:r w:rsidRPr="00015210">
              <w:rPr>
                <w:color w:val="000000"/>
                <w:sz w:val="20"/>
                <w:szCs w:val="20"/>
              </w:rPr>
              <w:t>DV: Log(answer number in 7 days)</w:t>
            </w:r>
          </w:p>
        </w:tc>
      </w:tr>
      <w:tr w:rsidR="00DB0101" w:rsidRPr="00015210" w14:paraId="69909D5B" w14:textId="77777777" w:rsidTr="00DF063F">
        <w:trPr>
          <w:cantSplit/>
          <w:jc w:val="center"/>
          <w:trPrChange w:id="1662" w:author="Xin Li" w:date="2026-08-22T15:58:00Z" w16du:dateUtc="2026-08-22T07:58:00Z">
            <w:trPr>
              <w:jc w:val="center"/>
            </w:trPr>
          </w:trPrChange>
        </w:trPr>
        <w:tc>
          <w:tcPr>
            <w:tcW w:w="0" w:type="auto"/>
            <w:tcBorders>
              <w:top w:val="nil"/>
              <w:left w:val="nil"/>
              <w:bottom w:val="nil"/>
              <w:right w:val="nil"/>
            </w:tcBorders>
            <w:noWrap/>
            <w:tcMar>
              <w:top w:w="15" w:type="dxa"/>
              <w:left w:w="15" w:type="dxa"/>
              <w:bottom w:w="0" w:type="dxa"/>
              <w:right w:w="15" w:type="dxa"/>
            </w:tcMar>
            <w:vAlign w:val="center"/>
            <w:tcPrChange w:id="1663"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tcPr>
            </w:tcPrChange>
          </w:tcPr>
          <w:p w14:paraId="6263C44D" w14:textId="77777777" w:rsidR="00DB0101" w:rsidRPr="00015210" w:rsidRDefault="00DB0101" w:rsidP="00DB0101">
            <w:pPr>
              <w:rPr>
                <w:i/>
                <w:iCs/>
                <w:color w:val="000000"/>
                <w:sz w:val="20"/>
                <w:szCs w:val="20"/>
              </w:rPr>
            </w:pPr>
          </w:p>
        </w:tc>
        <w:tc>
          <w:tcPr>
            <w:tcW w:w="0" w:type="auto"/>
            <w:tcBorders>
              <w:top w:val="single" w:sz="4" w:space="0" w:color="auto"/>
              <w:left w:val="nil"/>
              <w:bottom w:val="nil"/>
              <w:right w:val="nil"/>
            </w:tcBorders>
            <w:noWrap/>
            <w:tcMar>
              <w:top w:w="15" w:type="dxa"/>
              <w:left w:w="15" w:type="dxa"/>
              <w:bottom w:w="0" w:type="dxa"/>
              <w:right w:w="15" w:type="dxa"/>
            </w:tcMar>
            <w:vAlign w:val="center"/>
            <w:tcPrChange w:id="1664" w:author="Xin Li" w:date="2026-08-22T15:58:00Z" w16du:dateUtc="2026-08-22T07:58:00Z">
              <w:tcPr>
                <w:tcW w:w="0" w:type="auto"/>
                <w:tcBorders>
                  <w:top w:val="single" w:sz="4" w:space="0" w:color="auto"/>
                  <w:left w:val="nil"/>
                  <w:bottom w:val="nil"/>
                  <w:right w:val="nil"/>
                </w:tcBorders>
                <w:noWrap/>
                <w:tcMar>
                  <w:top w:w="15" w:type="dxa"/>
                  <w:left w:w="15" w:type="dxa"/>
                  <w:bottom w:w="0" w:type="dxa"/>
                  <w:right w:w="15" w:type="dxa"/>
                </w:tcMar>
                <w:vAlign w:val="center"/>
              </w:tcPr>
            </w:tcPrChange>
          </w:tcPr>
          <w:p w14:paraId="286EB7BC" w14:textId="4E15550C" w:rsidR="00DB0101" w:rsidRPr="00015210" w:rsidRDefault="00DB0101" w:rsidP="00DB0101">
            <w:pPr>
              <w:jc w:val="center"/>
              <w:rPr>
                <w:color w:val="000000"/>
                <w:sz w:val="20"/>
                <w:szCs w:val="20"/>
              </w:rPr>
            </w:pPr>
            <w:r w:rsidRPr="00015210">
              <w:rPr>
                <w:color w:val="000000"/>
                <w:sz w:val="20"/>
                <w:szCs w:val="20"/>
              </w:rPr>
              <w:t>N=3</w:t>
            </w:r>
          </w:p>
        </w:tc>
        <w:tc>
          <w:tcPr>
            <w:tcW w:w="0" w:type="auto"/>
            <w:tcBorders>
              <w:top w:val="single" w:sz="4" w:space="0" w:color="auto"/>
              <w:left w:val="nil"/>
              <w:bottom w:val="nil"/>
              <w:right w:val="nil"/>
            </w:tcBorders>
            <w:noWrap/>
            <w:tcMar>
              <w:top w:w="15" w:type="dxa"/>
              <w:left w:w="15" w:type="dxa"/>
              <w:bottom w:w="0" w:type="dxa"/>
              <w:right w:w="15" w:type="dxa"/>
            </w:tcMar>
            <w:vAlign w:val="center"/>
            <w:tcPrChange w:id="1665" w:author="Xin Li" w:date="2026-08-22T15:58:00Z" w16du:dateUtc="2026-08-22T07:58:00Z">
              <w:tcPr>
                <w:tcW w:w="0" w:type="auto"/>
                <w:tcBorders>
                  <w:top w:val="single" w:sz="4" w:space="0" w:color="auto"/>
                  <w:left w:val="nil"/>
                  <w:bottom w:val="nil"/>
                  <w:right w:val="nil"/>
                </w:tcBorders>
                <w:noWrap/>
                <w:tcMar>
                  <w:top w:w="15" w:type="dxa"/>
                  <w:left w:w="15" w:type="dxa"/>
                  <w:bottom w:w="0" w:type="dxa"/>
                  <w:right w:w="15" w:type="dxa"/>
                </w:tcMar>
                <w:vAlign w:val="center"/>
              </w:tcPr>
            </w:tcPrChange>
          </w:tcPr>
          <w:p w14:paraId="3A8B6124" w14:textId="236C98E2" w:rsidR="00DB0101" w:rsidRPr="00015210" w:rsidRDefault="00DB0101" w:rsidP="00DB0101">
            <w:pPr>
              <w:jc w:val="center"/>
              <w:rPr>
                <w:color w:val="000000"/>
                <w:sz w:val="20"/>
                <w:szCs w:val="20"/>
              </w:rPr>
            </w:pPr>
            <w:r w:rsidRPr="00015210">
              <w:rPr>
                <w:color w:val="000000"/>
                <w:sz w:val="20"/>
                <w:szCs w:val="20"/>
              </w:rPr>
              <w:t>N=</w:t>
            </w:r>
            <w:r>
              <w:rPr>
                <w:color w:val="000000"/>
                <w:sz w:val="20"/>
                <w:szCs w:val="20"/>
              </w:rPr>
              <w:t>14</w:t>
            </w:r>
          </w:p>
        </w:tc>
        <w:tc>
          <w:tcPr>
            <w:tcW w:w="0" w:type="auto"/>
            <w:tcBorders>
              <w:top w:val="single" w:sz="4" w:space="0" w:color="auto"/>
              <w:left w:val="nil"/>
              <w:bottom w:val="nil"/>
              <w:right w:val="nil"/>
            </w:tcBorders>
            <w:noWrap/>
            <w:tcMar>
              <w:top w:w="15" w:type="dxa"/>
              <w:left w:w="15" w:type="dxa"/>
              <w:bottom w:w="0" w:type="dxa"/>
              <w:right w:w="15" w:type="dxa"/>
            </w:tcMar>
            <w:vAlign w:val="center"/>
            <w:tcPrChange w:id="1666" w:author="Xin Li" w:date="2026-08-22T15:58:00Z" w16du:dateUtc="2026-08-22T07:58:00Z">
              <w:tcPr>
                <w:tcW w:w="0" w:type="auto"/>
                <w:tcBorders>
                  <w:top w:val="single" w:sz="4" w:space="0" w:color="auto"/>
                  <w:left w:val="nil"/>
                  <w:bottom w:val="nil"/>
                  <w:right w:val="nil"/>
                </w:tcBorders>
                <w:noWrap/>
                <w:tcMar>
                  <w:top w:w="15" w:type="dxa"/>
                  <w:left w:w="15" w:type="dxa"/>
                  <w:bottom w:w="0" w:type="dxa"/>
                  <w:right w:w="15" w:type="dxa"/>
                </w:tcMar>
                <w:vAlign w:val="center"/>
              </w:tcPr>
            </w:tcPrChange>
          </w:tcPr>
          <w:p w14:paraId="101A849D" w14:textId="1831E2AE" w:rsidR="00DB0101" w:rsidRPr="00015210" w:rsidRDefault="00DB0101" w:rsidP="00DB0101">
            <w:pPr>
              <w:jc w:val="center"/>
              <w:rPr>
                <w:color w:val="000000"/>
                <w:sz w:val="20"/>
                <w:szCs w:val="20"/>
              </w:rPr>
            </w:pPr>
            <w:r w:rsidRPr="00015210">
              <w:rPr>
                <w:color w:val="000000"/>
                <w:sz w:val="20"/>
                <w:szCs w:val="20"/>
              </w:rPr>
              <w:t>N=</w:t>
            </w:r>
            <w:r>
              <w:rPr>
                <w:color w:val="000000"/>
                <w:sz w:val="20"/>
                <w:szCs w:val="20"/>
              </w:rPr>
              <w:t>All</w:t>
            </w:r>
          </w:p>
        </w:tc>
        <w:tc>
          <w:tcPr>
            <w:tcW w:w="0" w:type="auto"/>
            <w:tcBorders>
              <w:top w:val="single" w:sz="4" w:space="0" w:color="auto"/>
              <w:left w:val="nil"/>
              <w:bottom w:val="nil"/>
              <w:right w:val="nil"/>
            </w:tcBorders>
            <w:noWrap/>
            <w:tcMar>
              <w:top w:w="15" w:type="dxa"/>
              <w:left w:w="15" w:type="dxa"/>
              <w:bottom w:w="0" w:type="dxa"/>
              <w:right w:w="15" w:type="dxa"/>
            </w:tcMar>
            <w:vAlign w:val="center"/>
            <w:tcPrChange w:id="1667" w:author="Xin Li" w:date="2026-08-22T15:58:00Z" w16du:dateUtc="2026-08-22T07:58:00Z">
              <w:tcPr>
                <w:tcW w:w="0" w:type="auto"/>
                <w:tcBorders>
                  <w:top w:val="single" w:sz="4" w:space="0" w:color="auto"/>
                  <w:left w:val="nil"/>
                  <w:bottom w:val="nil"/>
                  <w:right w:val="nil"/>
                </w:tcBorders>
                <w:noWrap/>
                <w:tcMar>
                  <w:top w:w="15" w:type="dxa"/>
                  <w:left w:w="15" w:type="dxa"/>
                  <w:bottom w:w="0" w:type="dxa"/>
                  <w:right w:w="15" w:type="dxa"/>
                </w:tcMar>
                <w:vAlign w:val="center"/>
              </w:tcPr>
            </w:tcPrChange>
          </w:tcPr>
          <w:p w14:paraId="645E290A" w14:textId="24698A88" w:rsidR="00DB0101" w:rsidRPr="00015210" w:rsidRDefault="00DB0101" w:rsidP="00DB0101">
            <w:pPr>
              <w:jc w:val="center"/>
              <w:rPr>
                <w:color w:val="000000"/>
                <w:sz w:val="20"/>
                <w:szCs w:val="20"/>
              </w:rPr>
            </w:pPr>
            <w:r w:rsidRPr="00015210">
              <w:rPr>
                <w:color w:val="000000"/>
                <w:sz w:val="20"/>
                <w:szCs w:val="20"/>
              </w:rPr>
              <w:t>30 days sample</w:t>
            </w:r>
          </w:p>
        </w:tc>
        <w:tc>
          <w:tcPr>
            <w:tcW w:w="0" w:type="auto"/>
            <w:tcBorders>
              <w:top w:val="single" w:sz="4" w:space="0" w:color="auto"/>
              <w:left w:val="nil"/>
              <w:bottom w:val="nil"/>
              <w:right w:val="nil"/>
            </w:tcBorders>
            <w:noWrap/>
            <w:tcMar>
              <w:top w:w="15" w:type="dxa"/>
              <w:left w:w="15" w:type="dxa"/>
              <w:bottom w:w="0" w:type="dxa"/>
              <w:right w:w="15" w:type="dxa"/>
            </w:tcMar>
            <w:vAlign w:val="center"/>
            <w:tcPrChange w:id="1668" w:author="Xin Li" w:date="2026-08-22T15:58:00Z" w16du:dateUtc="2026-08-22T07:58:00Z">
              <w:tcPr>
                <w:tcW w:w="0" w:type="auto"/>
                <w:tcBorders>
                  <w:top w:val="single" w:sz="4" w:space="0" w:color="auto"/>
                  <w:left w:val="nil"/>
                  <w:bottom w:val="nil"/>
                  <w:right w:val="nil"/>
                </w:tcBorders>
                <w:noWrap/>
                <w:tcMar>
                  <w:top w:w="15" w:type="dxa"/>
                  <w:left w:w="15" w:type="dxa"/>
                  <w:bottom w:w="0" w:type="dxa"/>
                  <w:right w:w="15" w:type="dxa"/>
                </w:tcMar>
                <w:vAlign w:val="center"/>
              </w:tcPr>
            </w:tcPrChange>
          </w:tcPr>
          <w:p w14:paraId="0B5952B5" w14:textId="7FF45680" w:rsidR="00DB0101" w:rsidRPr="00015210" w:rsidRDefault="00DB0101" w:rsidP="00DB0101">
            <w:pPr>
              <w:jc w:val="center"/>
              <w:rPr>
                <w:color w:val="000000"/>
                <w:sz w:val="20"/>
                <w:szCs w:val="20"/>
              </w:rPr>
            </w:pPr>
            <w:r w:rsidRPr="00015210">
              <w:rPr>
                <w:color w:val="000000"/>
                <w:sz w:val="20"/>
                <w:szCs w:val="20"/>
              </w:rPr>
              <w:t>60 days sample</w:t>
            </w:r>
          </w:p>
        </w:tc>
        <w:tc>
          <w:tcPr>
            <w:tcW w:w="0" w:type="auto"/>
            <w:tcBorders>
              <w:top w:val="single" w:sz="4" w:space="0" w:color="auto"/>
              <w:left w:val="nil"/>
              <w:bottom w:val="nil"/>
              <w:right w:val="nil"/>
            </w:tcBorders>
            <w:noWrap/>
            <w:tcMar>
              <w:top w:w="15" w:type="dxa"/>
              <w:left w:w="15" w:type="dxa"/>
              <w:bottom w:w="0" w:type="dxa"/>
              <w:right w:w="15" w:type="dxa"/>
            </w:tcMar>
            <w:vAlign w:val="center"/>
            <w:tcPrChange w:id="1669" w:author="Xin Li" w:date="2026-08-22T15:58:00Z" w16du:dateUtc="2026-08-22T07:58:00Z">
              <w:tcPr>
                <w:tcW w:w="0" w:type="auto"/>
                <w:tcBorders>
                  <w:top w:val="single" w:sz="4" w:space="0" w:color="auto"/>
                  <w:left w:val="nil"/>
                  <w:bottom w:val="nil"/>
                  <w:right w:val="nil"/>
                </w:tcBorders>
                <w:noWrap/>
                <w:tcMar>
                  <w:top w:w="15" w:type="dxa"/>
                  <w:left w:w="15" w:type="dxa"/>
                  <w:bottom w:w="0" w:type="dxa"/>
                  <w:right w:w="15" w:type="dxa"/>
                </w:tcMar>
                <w:vAlign w:val="center"/>
              </w:tcPr>
            </w:tcPrChange>
          </w:tcPr>
          <w:p w14:paraId="7CC696B5" w14:textId="5BA75732" w:rsidR="00DB0101" w:rsidRPr="00015210" w:rsidRDefault="00DB0101" w:rsidP="00DB0101">
            <w:pPr>
              <w:jc w:val="center"/>
              <w:rPr>
                <w:color w:val="000000"/>
                <w:sz w:val="20"/>
                <w:szCs w:val="20"/>
              </w:rPr>
            </w:pPr>
            <w:r w:rsidRPr="00015210">
              <w:rPr>
                <w:color w:val="000000"/>
                <w:sz w:val="20"/>
                <w:szCs w:val="20"/>
              </w:rPr>
              <w:t>90 days sample</w:t>
            </w:r>
          </w:p>
        </w:tc>
      </w:tr>
      <w:tr w:rsidR="00DB0101" w:rsidRPr="00015210" w14:paraId="2955F6FC" w14:textId="77777777" w:rsidTr="00DF063F">
        <w:trPr>
          <w:cantSplit/>
          <w:jc w:val="center"/>
          <w:trPrChange w:id="1670" w:author="Xin Li" w:date="2026-08-22T15:58:00Z" w16du:dateUtc="2026-08-22T07:58:00Z">
            <w:trPr>
              <w:jc w:val="center"/>
            </w:trPr>
          </w:trPrChange>
        </w:trPr>
        <w:tc>
          <w:tcPr>
            <w:tcW w:w="0" w:type="auto"/>
            <w:vMerge w:val="restart"/>
            <w:tcBorders>
              <w:top w:val="nil"/>
              <w:left w:val="nil"/>
              <w:bottom w:val="nil"/>
              <w:right w:val="nil"/>
            </w:tcBorders>
            <w:noWrap/>
            <w:tcMar>
              <w:top w:w="15" w:type="dxa"/>
              <w:left w:w="15" w:type="dxa"/>
              <w:bottom w:w="0" w:type="dxa"/>
              <w:right w:w="15" w:type="dxa"/>
            </w:tcMar>
            <w:vAlign w:val="center"/>
            <w:hideMark/>
            <w:tcPrChange w:id="1671" w:author="Xin Li" w:date="2026-08-22T15:58:00Z" w16du:dateUtc="2026-08-22T07:58:00Z">
              <w:tcPr>
                <w:tcW w:w="0" w:type="auto"/>
                <w:vMerge w:val="restart"/>
                <w:tcBorders>
                  <w:top w:val="nil"/>
                  <w:left w:val="nil"/>
                  <w:bottom w:val="nil"/>
                  <w:right w:val="nil"/>
                </w:tcBorders>
                <w:noWrap/>
                <w:tcMar>
                  <w:top w:w="15" w:type="dxa"/>
                  <w:left w:w="15" w:type="dxa"/>
                  <w:bottom w:w="0" w:type="dxa"/>
                  <w:right w:w="15" w:type="dxa"/>
                </w:tcMar>
                <w:vAlign w:val="center"/>
                <w:hideMark/>
              </w:tcPr>
            </w:tcPrChange>
          </w:tcPr>
          <w:p w14:paraId="46A75F7E"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0" w:type="auto"/>
            <w:tcBorders>
              <w:top w:val="nil"/>
              <w:left w:val="nil"/>
              <w:bottom w:val="nil"/>
              <w:right w:val="nil"/>
            </w:tcBorders>
            <w:noWrap/>
            <w:tcMar>
              <w:top w:w="15" w:type="dxa"/>
              <w:left w:w="15" w:type="dxa"/>
              <w:bottom w:w="0" w:type="dxa"/>
              <w:right w:w="15" w:type="dxa"/>
            </w:tcMar>
            <w:vAlign w:val="center"/>
            <w:hideMark/>
            <w:tcPrChange w:id="1672"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195B434B" w14:textId="43BBFB50" w:rsidR="00DB0101" w:rsidRPr="00015210" w:rsidRDefault="00DB0101" w:rsidP="00DB0101">
            <w:pPr>
              <w:jc w:val="center"/>
              <w:rPr>
                <w:color w:val="000000"/>
                <w:sz w:val="20"/>
                <w:szCs w:val="20"/>
              </w:rPr>
            </w:pPr>
            <w:r w:rsidRPr="00015210">
              <w:rPr>
                <w:color w:val="000000"/>
                <w:sz w:val="20"/>
                <w:szCs w:val="20"/>
              </w:rPr>
              <w:t>0.167*</w:t>
            </w:r>
          </w:p>
        </w:tc>
        <w:tc>
          <w:tcPr>
            <w:tcW w:w="0" w:type="auto"/>
            <w:tcBorders>
              <w:top w:val="nil"/>
              <w:left w:val="nil"/>
              <w:bottom w:val="nil"/>
              <w:right w:val="nil"/>
            </w:tcBorders>
            <w:noWrap/>
            <w:tcMar>
              <w:top w:w="15" w:type="dxa"/>
              <w:left w:w="15" w:type="dxa"/>
              <w:bottom w:w="0" w:type="dxa"/>
              <w:right w:w="15" w:type="dxa"/>
            </w:tcMar>
            <w:vAlign w:val="center"/>
            <w:hideMark/>
            <w:tcPrChange w:id="1673"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5D314FF6" w14:textId="4345634F" w:rsidR="00DB0101" w:rsidRPr="00015210" w:rsidRDefault="00DB0101" w:rsidP="00DB0101">
            <w:pPr>
              <w:jc w:val="center"/>
              <w:rPr>
                <w:color w:val="000000"/>
                <w:sz w:val="20"/>
                <w:szCs w:val="20"/>
              </w:rPr>
            </w:pPr>
            <w:r w:rsidRPr="00015210">
              <w:rPr>
                <w:color w:val="000000"/>
                <w:sz w:val="20"/>
                <w:szCs w:val="20"/>
              </w:rPr>
              <w:t>0.185*</w:t>
            </w:r>
          </w:p>
        </w:tc>
        <w:tc>
          <w:tcPr>
            <w:tcW w:w="0" w:type="auto"/>
            <w:tcBorders>
              <w:top w:val="nil"/>
              <w:left w:val="nil"/>
              <w:bottom w:val="nil"/>
              <w:right w:val="nil"/>
            </w:tcBorders>
            <w:noWrap/>
            <w:tcMar>
              <w:top w:w="15" w:type="dxa"/>
              <w:left w:w="15" w:type="dxa"/>
              <w:bottom w:w="0" w:type="dxa"/>
              <w:right w:w="15" w:type="dxa"/>
            </w:tcMar>
            <w:vAlign w:val="center"/>
            <w:hideMark/>
            <w:tcPrChange w:id="1674"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47D587A7" w14:textId="7E4135D4" w:rsidR="00DB0101" w:rsidRPr="00015210" w:rsidRDefault="00DB0101" w:rsidP="00DB0101">
            <w:pPr>
              <w:jc w:val="center"/>
              <w:rPr>
                <w:color w:val="000000"/>
                <w:sz w:val="20"/>
                <w:szCs w:val="20"/>
              </w:rPr>
            </w:pPr>
            <w:r w:rsidRPr="00015210">
              <w:rPr>
                <w:color w:val="000000"/>
                <w:sz w:val="20"/>
                <w:szCs w:val="20"/>
              </w:rPr>
              <w:t>0.236*</w:t>
            </w:r>
          </w:p>
        </w:tc>
        <w:tc>
          <w:tcPr>
            <w:tcW w:w="0" w:type="auto"/>
            <w:tcBorders>
              <w:top w:val="nil"/>
              <w:left w:val="nil"/>
              <w:bottom w:val="nil"/>
              <w:right w:val="nil"/>
            </w:tcBorders>
            <w:noWrap/>
            <w:tcMar>
              <w:top w:w="15" w:type="dxa"/>
              <w:left w:w="15" w:type="dxa"/>
              <w:bottom w:w="0" w:type="dxa"/>
              <w:right w:w="15" w:type="dxa"/>
            </w:tcMar>
            <w:vAlign w:val="center"/>
            <w:hideMark/>
            <w:tcPrChange w:id="1675"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65C1F219" w14:textId="54933258" w:rsidR="00DB0101" w:rsidRPr="00015210" w:rsidRDefault="00DB0101" w:rsidP="00DB0101">
            <w:pPr>
              <w:jc w:val="center"/>
              <w:rPr>
                <w:color w:val="000000"/>
                <w:sz w:val="20"/>
                <w:szCs w:val="20"/>
              </w:rPr>
            </w:pPr>
            <w:r w:rsidRPr="00015210">
              <w:rPr>
                <w:color w:val="000000"/>
                <w:sz w:val="20"/>
                <w:szCs w:val="20"/>
              </w:rPr>
              <w:t>0.190</w:t>
            </w:r>
          </w:p>
        </w:tc>
        <w:tc>
          <w:tcPr>
            <w:tcW w:w="0" w:type="auto"/>
            <w:tcBorders>
              <w:top w:val="nil"/>
              <w:left w:val="nil"/>
              <w:bottom w:val="nil"/>
              <w:right w:val="nil"/>
            </w:tcBorders>
            <w:noWrap/>
            <w:tcMar>
              <w:top w:w="15" w:type="dxa"/>
              <w:left w:w="15" w:type="dxa"/>
              <w:bottom w:w="0" w:type="dxa"/>
              <w:right w:w="15" w:type="dxa"/>
            </w:tcMar>
            <w:vAlign w:val="center"/>
            <w:hideMark/>
            <w:tcPrChange w:id="1676"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5C71A084" w14:textId="359839A9" w:rsidR="00DB0101" w:rsidRPr="00015210" w:rsidRDefault="00DB0101" w:rsidP="00DB0101">
            <w:pPr>
              <w:jc w:val="center"/>
              <w:rPr>
                <w:color w:val="000000"/>
                <w:sz w:val="20"/>
                <w:szCs w:val="20"/>
              </w:rPr>
            </w:pPr>
            <w:r w:rsidRPr="00015210">
              <w:rPr>
                <w:color w:val="000000"/>
                <w:sz w:val="20"/>
                <w:szCs w:val="20"/>
              </w:rPr>
              <w:t>0.235*</w:t>
            </w:r>
          </w:p>
        </w:tc>
        <w:tc>
          <w:tcPr>
            <w:tcW w:w="0" w:type="auto"/>
            <w:tcBorders>
              <w:top w:val="nil"/>
              <w:left w:val="nil"/>
              <w:bottom w:val="nil"/>
              <w:right w:val="nil"/>
            </w:tcBorders>
            <w:noWrap/>
            <w:tcMar>
              <w:top w:w="15" w:type="dxa"/>
              <w:left w:w="15" w:type="dxa"/>
              <w:bottom w:w="0" w:type="dxa"/>
              <w:right w:w="15" w:type="dxa"/>
            </w:tcMar>
            <w:vAlign w:val="center"/>
            <w:hideMark/>
            <w:tcPrChange w:id="1677"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0E27D653" w14:textId="1FB7AF6C" w:rsidR="00DB0101" w:rsidRPr="00015210" w:rsidRDefault="00DB0101" w:rsidP="00DB0101">
            <w:pPr>
              <w:jc w:val="center"/>
              <w:rPr>
                <w:color w:val="000000"/>
                <w:sz w:val="20"/>
                <w:szCs w:val="20"/>
              </w:rPr>
            </w:pPr>
            <w:r w:rsidRPr="00015210">
              <w:rPr>
                <w:color w:val="000000"/>
                <w:sz w:val="20"/>
                <w:szCs w:val="20"/>
              </w:rPr>
              <w:t>0.212*</w:t>
            </w:r>
          </w:p>
        </w:tc>
      </w:tr>
      <w:tr w:rsidR="00DB0101" w:rsidRPr="00015210" w14:paraId="5CB62642" w14:textId="77777777" w:rsidTr="00DF063F">
        <w:trPr>
          <w:cantSplit/>
          <w:jc w:val="center"/>
          <w:trPrChange w:id="1678" w:author="Xin Li" w:date="2026-08-22T15:58:00Z" w16du:dateUtc="2026-08-22T07:58:00Z">
            <w:trPr>
              <w:jc w:val="center"/>
            </w:trPr>
          </w:trPrChange>
        </w:trPr>
        <w:tc>
          <w:tcPr>
            <w:tcW w:w="0" w:type="auto"/>
            <w:vMerge/>
            <w:tcBorders>
              <w:top w:val="nil"/>
              <w:left w:val="nil"/>
              <w:bottom w:val="nil"/>
              <w:right w:val="nil"/>
            </w:tcBorders>
            <w:vAlign w:val="center"/>
            <w:hideMark/>
            <w:tcPrChange w:id="1679" w:author="Xin Li" w:date="2026-08-22T15:58:00Z" w16du:dateUtc="2026-08-22T07:58:00Z">
              <w:tcPr>
                <w:tcW w:w="0" w:type="auto"/>
                <w:vMerge/>
                <w:tcBorders>
                  <w:top w:val="nil"/>
                  <w:left w:val="nil"/>
                  <w:bottom w:val="nil"/>
                  <w:right w:val="nil"/>
                </w:tcBorders>
                <w:vAlign w:val="center"/>
                <w:hideMark/>
              </w:tcPr>
            </w:tcPrChange>
          </w:tcPr>
          <w:p w14:paraId="61F0EA4D" w14:textId="77777777" w:rsidR="00DB0101" w:rsidRPr="00015210" w:rsidRDefault="00DB0101" w:rsidP="00DB0101">
            <w:pPr>
              <w:rPr>
                <w:i/>
                <w:iCs/>
                <w:color w:val="000000"/>
                <w:sz w:val="20"/>
                <w:szCs w:val="20"/>
              </w:rPr>
            </w:pPr>
          </w:p>
        </w:tc>
        <w:tc>
          <w:tcPr>
            <w:tcW w:w="0" w:type="auto"/>
            <w:tcBorders>
              <w:top w:val="nil"/>
              <w:left w:val="nil"/>
              <w:bottom w:val="nil"/>
              <w:right w:val="nil"/>
            </w:tcBorders>
            <w:noWrap/>
            <w:tcMar>
              <w:top w:w="15" w:type="dxa"/>
              <w:left w:w="15" w:type="dxa"/>
              <w:bottom w:w="0" w:type="dxa"/>
              <w:right w:w="15" w:type="dxa"/>
            </w:tcMar>
            <w:vAlign w:val="center"/>
            <w:hideMark/>
            <w:tcPrChange w:id="1680"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6CC8B588" w14:textId="088170DC" w:rsidR="00DB0101" w:rsidRPr="00015210" w:rsidRDefault="00DB0101" w:rsidP="00DB0101">
            <w:pPr>
              <w:jc w:val="center"/>
              <w:rPr>
                <w:color w:val="000000"/>
                <w:sz w:val="20"/>
                <w:szCs w:val="20"/>
              </w:rPr>
            </w:pPr>
            <w:r w:rsidRPr="00015210">
              <w:rPr>
                <w:color w:val="000000"/>
                <w:sz w:val="20"/>
                <w:szCs w:val="20"/>
              </w:rPr>
              <w:t>(0.080)</w:t>
            </w:r>
          </w:p>
        </w:tc>
        <w:tc>
          <w:tcPr>
            <w:tcW w:w="0" w:type="auto"/>
            <w:tcBorders>
              <w:top w:val="nil"/>
              <w:left w:val="nil"/>
              <w:bottom w:val="nil"/>
              <w:right w:val="nil"/>
            </w:tcBorders>
            <w:noWrap/>
            <w:tcMar>
              <w:top w:w="15" w:type="dxa"/>
              <w:left w:w="15" w:type="dxa"/>
              <w:bottom w:w="0" w:type="dxa"/>
              <w:right w:w="15" w:type="dxa"/>
            </w:tcMar>
            <w:vAlign w:val="center"/>
            <w:hideMark/>
            <w:tcPrChange w:id="1681"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6AE90E60" w14:textId="0812B08E" w:rsidR="00DB0101" w:rsidRPr="00015210" w:rsidRDefault="00DB0101" w:rsidP="00DB0101">
            <w:pPr>
              <w:jc w:val="center"/>
              <w:rPr>
                <w:color w:val="000000"/>
                <w:sz w:val="20"/>
                <w:szCs w:val="20"/>
              </w:rPr>
            </w:pPr>
            <w:r w:rsidRPr="00015210">
              <w:rPr>
                <w:color w:val="000000"/>
                <w:sz w:val="20"/>
                <w:szCs w:val="20"/>
              </w:rPr>
              <w:t>(0.078)</w:t>
            </w:r>
          </w:p>
        </w:tc>
        <w:tc>
          <w:tcPr>
            <w:tcW w:w="0" w:type="auto"/>
            <w:tcBorders>
              <w:top w:val="nil"/>
              <w:left w:val="nil"/>
              <w:bottom w:val="nil"/>
              <w:right w:val="nil"/>
            </w:tcBorders>
            <w:noWrap/>
            <w:tcMar>
              <w:top w:w="15" w:type="dxa"/>
              <w:left w:w="15" w:type="dxa"/>
              <w:bottom w:w="0" w:type="dxa"/>
              <w:right w:w="15" w:type="dxa"/>
            </w:tcMar>
            <w:vAlign w:val="center"/>
            <w:hideMark/>
            <w:tcPrChange w:id="1682"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09D96F57" w14:textId="6D8BDF4D" w:rsidR="00DB0101" w:rsidRPr="00015210" w:rsidRDefault="00DB0101" w:rsidP="00DB0101">
            <w:pPr>
              <w:jc w:val="center"/>
              <w:rPr>
                <w:color w:val="000000"/>
                <w:sz w:val="20"/>
                <w:szCs w:val="20"/>
              </w:rPr>
            </w:pPr>
            <w:r w:rsidRPr="00015210">
              <w:rPr>
                <w:color w:val="000000"/>
                <w:sz w:val="20"/>
                <w:szCs w:val="20"/>
              </w:rPr>
              <w:t>(0.115)</w:t>
            </w:r>
          </w:p>
        </w:tc>
        <w:tc>
          <w:tcPr>
            <w:tcW w:w="0" w:type="auto"/>
            <w:tcBorders>
              <w:top w:val="nil"/>
              <w:left w:val="nil"/>
              <w:bottom w:val="nil"/>
              <w:right w:val="nil"/>
            </w:tcBorders>
            <w:noWrap/>
            <w:tcMar>
              <w:top w:w="15" w:type="dxa"/>
              <w:left w:w="15" w:type="dxa"/>
              <w:bottom w:w="0" w:type="dxa"/>
              <w:right w:w="15" w:type="dxa"/>
            </w:tcMar>
            <w:vAlign w:val="center"/>
            <w:hideMark/>
            <w:tcPrChange w:id="1683"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759116D2" w14:textId="53C968AB" w:rsidR="00DB0101" w:rsidRPr="00015210" w:rsidRDefault="00DB0101" w:rsidP="00DB0101">
            <w:pPr>
              <w:jc w:val="center"/>
              <w:rPr>
                <w:color w:val="000000"/>
                <w:sz w:val="20"/>
                <w:szCs w:val="20"/>
              </w:rPr>
            </w:pPr>
            <w:r w:rsidRPr="00015210">
              <w:rPr>
                <w:color w:val="000000"/>
                <w:sz w:val="20"/>
                <w:szCs w:val="20"/>
              </w:rPr>
              <w:t>(0.127)</w:t>
            </w:r>
          </w:p>
        </w:tc>
        <w:tc>
          <w:tcPr>
            <w:tcW w:w="0" w:type="auto"/>
            <w:tcBorders>
              <w:top w:val="nil"/>
              <w:left w:val="nil"/>
              <w:bottom w:val="nil"/>
              <w:right w:val="nil"/>
            </w:tcBorders>
            <w:noWrap/>
            <w:tcMar>
              <w:top w:w="15" w:type="dxa"/>
              <w:left w:w="15" w:type="dxa"/>
              <w:bottom w:w="0" w:type="dxa"/>
              <w:right w:w="15" w:type="dxa"/>
            </w:tcMar>
            <w:vAlign w:val="center"/>
            <w:hideMark/>
            <w:tcPrChange w:id="1684"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5A257BA9" w14:textId="44A9E265" w:rsidR="00DB0101" w:rsidRPr="00015210" w:rsidRDefault="00DB0101" w:rsidP="00DB0101">
            <w:pPr>
              <w:jc w:val="center"/>
              <w:rPr>
                <w:color w:val="000000"/>
                <w:sz w:val="20"/>
                <w:szCs w:val="20"/>
              </w:rPr>
            </w:pPr>
            <w:r w:rsidRPr="00015210">
              <w:rPr>
                <w:color w:val="000000"/>
                <w:sz w:val="20"/>
                <w:szCs w:val="20"/>
              </w:rPr>
              <w:t>(0.105)</w:t>
            </w:r>
          </w:p>
        </w:tc>
        <w:tc>
          <w:tcPr>
            <w:tcW w:w="0" w:type="auto"/>
            <w:tcBorders>
              <w:top w:val="nil"/>
              <w:left w:val="nil"/>
              <w:bottom w:val="nil"/>
              <w:right w:val="nil"/>
            </w:tcBorders>
            <w:noWrap/>
            <w:tcMar>
              <w:top w:w="15" w:type="dxa"/>
              <w:left w:w="15" w:type="dxa"/>
              <w:bottom w:w="0" w:type="dxa"/>
              <w:right w:w="15" w:type="dxa"/>
            </w:tcMar>
            <w:vAlign w:val="center"/>
            <w:hideMark/>
            <w:tcPrChange w:id="1685"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6B05E885" w14:textId="113A96B3" w:rsidR="00DB0101" w:rsidRPr="00015210" w:rsidRDefault="00DB0101" w:rsidP="00DB0101">
            <w:pPr>
              <w:jc w:val="center"/>
              <w:rPr>
                <w:color w:val="000000"/>
                <w:sz w:val="20"/>
                <w:szCs w:val="20"/>
              </w:rPr>
            </w:pPr>
            <w:r w:rsidRPr="00015210">
              <w:rPr>
                <w:color w:val="000000"/>
                <w:sz w:val="20"/>
                <w:szCs w:val="20"/>
              </w:rPr>
              <w:t>(0.090)</w:t>
            </w:r>
          </w:p>
        </w:tc>
      </w:tr>
      <w:tr w:rsidR="00DB0101" w:rsidRPr="00015210" w14:paraId="4D494540" w14:textId="77777777" w:rsidTr="00DF063F">
        <w:trPr>
          <w:cantSplit/>
          <w:jc w:val="center"/>
          <w:trPrChange w:id="1686" w:author="Xin Li" w:date="2026-08-22T15:58:00Z" w16du:dateUtc="2026-08-22T07:58:00Z">
            <w:trPr>
              <w:jc w:val="center"/>
            </w:trPr>
          </w:trPrChange>
        </w:trPr>
        <w:tc>
          <w:tcPr>
            <w:tcW w:w="0" w:type="auto"/>
            <w:vMerge w:val="restart"/>
            <w:tcBorders>
              <w:top w:val="nil"/>
              <w:left w:val="nil"/>
              <w:bottom w:val="nil"/>
              <w:right w:val="nil"/>
            </w:tcBorders>
            <w:noWrap/>
            <w:tcMar>
              <w:top w:w="15" w:type="dxa"/>
              <w:left w:w="15" w:type="dxa"/>
              <w:bottom w:w="0" w:type="dxa"/>
              <w:right w:w="15" w:type="dxa"/>
            </w:tcMar>
            <w:vAlign w:val="center"/>
            <w:hideMark/>
            <w:tcPrChange w:id="1687" w:author="Xin Li" w:date="2026-08-22T15:58:00Z" w16du:dateUtc="2026-08-22T07:58:00Z">
              <w:tcPr>
                <w:tcW w:w="0" w:type="auto"/>
                <w:vMerge w:val="restart"/>
                <w:tcBorders>
                  <w:top w:val="nil"/>
                  <w:left w:val="nil"/>
                  <w:bottom w:val="nil"/>
                  <w:right w:val="nil"/>
                </w:tcBorders>
                <w:noWrap/>
                <w:tcMar>
                  <w:top w:w="15" w:type="dxa"/>
                  <w:left w:w="15" w:type="dxa"/>
                  <w:bottom w:w="0" w:type="dxa"/>
                  <w:right w:w="15" w:type="dxa"/>
                </w:tcMar>
                <w:vAlign w:val="center"/>
                <w:hideMark/>
              </w:tcPr>
            </w:tcPrChange>
          </w:tcPr>
          <w:p w14:paraId="52E69A0D"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0" w:type="auto"/>
            <w:tcBorders>
              <w:top w:val="nil"/>
              <w:left w:val="nil"/>
              <w:bottom w:val="nil"/>
              <w:right w:val="nil"/>
            </w:tcBorders>
            <w:noWrap/>
            <w:tcMar>
              <w:top w:w="15" w:type="dxa"/>
              <w:left w:w="15" w:type="dxa"/>
              <w:bottom w:w="0" w:type="dxa"/>
              <w:right w:w="15" w:type="dxa"/>
            </w:tcMar>
            <w:vAlign w:val="center"/>
            <w:hideMark/>
            <w:tcPrChange w:id="1688"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60433832" w14:textId="07DD01D4" w:rsidR="00DB0101" w:rsidRPr="00015210" w:rsidRDefault="00DB0101" w:rsidP="00DB0101">
            <w:pPr>
              <w:jc w:val="center"/>
              <w:rPr>
                <w:color w:val="000000"/>
                <w:sz w:val="20"/>
                <w:szCs w:val="20"/>
              </w:rPr>
            </w:pPr>
            <w:r w:rsidRPr="00015210">
              <w:rPr>
                <w:color w:val="000000"/>
                <w:sz w:val="20"/>
                <w:szCs w:val="20"/>
              </w:rPr>
              <w:t>-0.040**</w:t>
            </w:r>
          </w:p>
        </w:tc>
        <w:tc>
          <w:tcPr>
            <w:tcW w:w="0" w:type="auto"/>
            <w:tcBorders>
              <w:top w:val="nil"/>
              <w:left w:val="nil"/>
              <w:bottom w:val="nil"/>
              <w:right w:val="nil"/>
            </w:tcBorders>
            <w:noWrap/>
            <w:tcMar>
              <w:top w:w="15" w:type="dxa"/>
              <w:left w:w="15" w:type="dxa"/>
              <w:bottom w:w="0" w:type="dxa"/>
              <w:right w:w="15" w:type="dxa"/>
            </w:tcMar>
            <w:vAlign w:val="center"/>
            <w:hideMark/>
            <w:tcPrChange w:id="1689"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0DCFC549" w14:textId="7550EA74" w:rsidR="00DB0101" w:rsidRPr="00015210" w:rsidRDefault="00DB0101" w:rsidP="00DB0101">
            <w:pPr>
              <w:jc w:val="center"/>
              <w:rPr>
                <w:color w:val="000000"/>
                <w:sz w:val="20"/>
                <w:szCs w:val="20"/>
              </w:rPr>
            </w:pPr>
            <w:r w:rsidRPr="00015210">
              <w:rPr>
                <w:color w:val="000000"/>
                <w:sz w:val="20"/>
                <w:szCs w:val="20"/>
              </w:rPr>
              <w:t>-0.047***</w:t>
            </w:r>
          </w:p>
        </w:tc>
        <w:tc>
          <w:tcPr>
            <w:tcW w:w="0" w:type="auto"/>
            <w:tcBorders>
              <w:top w:val="nil"/>
              <w:left w:val="nil"/>
              <w:bottom w:val="nil"/>
              <w:right w:val="nil"/>
            </w:tcBorders>
            <w:noWrap/>
            <w:tcMar>
              <w:top w:w="15" w:type="dxa"/>
              <w:left w:w="15" w:type="dxa"/>
              <w:bottom w:w="0" w:type="dxa"/>
              <w:right w:w="15" w:type="dxa"/>
            </w:tcMar>
            <w:vAlign w:val="center"/>
            <w:hideMark/>
            <w:tcPrChange w:id="1690"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76D0434E" w14:textId="3CF2000F" w:rsidR="00DB0101" w:rsidRPr="00015210" w:rsidRDefault="00DB0101" w:rsidP="00DB0101">
            <w:pPr>
              <w:jc w:val="center"/>
              <w:rPr>
                <w:color w:val="000000"/>
                <w:sz w:val="20"/>
                <w:szCs w:val="20"/>
              </w:rPr>
            </w:pPr>
            <w:r w:rsidRPr="00015210">
              <w:rPr>
                <w:color w:val="000000"/>
                <w:sz w:val="20"/>
                <w:szCs w:val="20"/>
              </w:rPr>
              <w:t>-0.067***</w:t>
            </w:r>
          </w:p>
        </w:tc>
        <w:tc>
          <w:tcPr>
            <w:tcW w:w="0" w:type="auto"/>
            <w:tcBorders>
              <w:top w:val="nil"/>
              <w:left w:val="nil"/>
              <w:bottom w:val="nil"/>
              <w:right w:val="nil"/>
            </w:tcBorders>
            <w:noWrap/>
            <w:tcMar>
              <w:top w:w="15" w:type="dxa"/>
              <w:left w:w="15" w:type="dxa"/>
              <w:bottom w:w="0" w:type="dxa"/>
              <w:right w:w="15" w:type="dxa"/>
            </w:tcMar>
            <w:vAlign w:val="center"/>
            <w:hideMark/>
            <w:tcPrChange w:id="1691"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2EB2F39C" w14:textId="599C79BA" w:rsidR="00DB0101" w:rsidRPr="00015210" w:rsidRDefault="00DB0101" w:rsidP="00DB0101">
            <w:pPr>
              <w:jc w:val="center"/>
              <w:rPr>
                <w:color w:val="000000"/>
                <w:sz w:val="20"/>
                <w:szCs w:val="20"/>
              </w:rPr>
            </w:pPr>
            <w:r w:rsidRPr="00015210">
              <w:rPr>
                <w:color w:val="000000"/>
                <w:sz w:val="20"/>
                <w:szCs w:val="20"/>
              </w:rPr>
              <w:t>-0.041·</w:t>
            </w:r>
          </w:p>
        </w:tc>
        <w:tc>
          <w:tcPr>
            <w:tcW w:w="0" w:type="auto"/>
            <w:tcBorders>
              <w:top w:val="nil"/>
              <w:left w:val="nil"/>
              <w:bottom w:val="nil"/>
              <w:right w:val="nil"/>
            </w:tcBorders>
            <w:noWrap/>
            <w:tcMar>
              <w:top w:w="15" w:type="dxa"/>
              <w:left w:w="15" w:type="dxa"/>
              <w:bottom w:w="0" w:type="dxa"/>
              <w:right w:w="15" w:type="dxa"/>
            </w:tcMar>
            <w:vAlign w:val="center"/>
            <w:hideMark/>
            <w:tcPrChange w:id="1692"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22386D48" w14:textId="31228F0D" w:rsidR="00DB0101" w:rsidRPr="00015210" w:rsidRDefault="00DB0101" w:rsidP="00DB0101">
            <w:pPr>
              <w:jc w:val="center"/>
              <w:rPr>
                <w:color w:val="000000"/>
                <w:sz w:val="20"/>
                <w:szCs w:val="20"/>
              </w:rPr>
            </w:pPr>
            <w:r w:rsidRPr="00015210">
              <w:rPr>
                <w:color w:val="000000"/>
                <w:sz w:val="20"/>
                <w:szCs w:val="20"/>
              </w:rPr>
              <w:t>-0.050**</w:t>
            </w:r>
          </w:p>
        </w:tc>
        <w:tc>
          <w:tcPr>
            <w:tcW w:w="0" w:type="auto"/>
            <w:tcBorders>
              <w:top w:val="nil"/>
              <w:left w:val="nil"/>
              <w:bottom w:val="nil"/>
              <w:right w:val="nil"/>
            </w:tcBorders>
            <w:noWrap/>
            <w:tcMar>
              <w:top w:w="15" w:type="dxa"/>
              <w:left w:w="15" w:type="dxa"/>
              <w:bottom w:w="0" w:type="dxa"/>
              <w:right w:w="15" w:type="dxa"/>
            </w:tcMar>
            <w:vAlign w:val="center"/>
            <w:hideMark/>
            <w:tcPrChange w:id="1693"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69C5332D" w14:textId="6B6B7E61" w:rsidR="00DB0101" w:rsidRPr="00015210" w:rsidRDefault="00DB0101" w:rsidP="00DB0101">
            <w:pPr>
              <w:jc w:val="center"/>
              <w:rPr>
                <w:color w:val="000000"/>
                <w:sz w:val="20"/>
                <w:szCs w:val="20"/>
              </w:rPr>
            </w:pPr>
            <w:r w:rsidRPr="00015210">
              <w:rPr>
                <w:color w:val="000000"/>
                <w:sz w:val="20"/>
                <w:szCs w:val="20"/>
              </w:rPr>
              <w:t>-0.044**</w:t>
            </w:r>
          </w:p>
        </w:tc>
      </w:tr>
      <w:tr w:rsidR="00DB0101" w:rsidRPr="00015210" w14:paraId="6F31A7FD" w14:textId="77777777" w:rsidTr="00DF063F">
        <w:trPr>
          <w:cantSplit/>
          <w:jc w:val="center"/>
          <w:trPrChange w:id="1694" w:author="Xin Li" w:date="2026-08-22T15:58:00Z" w16du:dateUtc="2026-08-22T07:58:00Z">
            <w:trPr>
              <w:jc w:val="center"/>
            </w:trPr>
          </w:trPrChange>
        </w:trPr>
        <w:tc>
          <w:tcPr>
            <w:tcW w:w="0" w:type="auto"/>
            <w:vMerge/>
            <w:tcBorders>
              <w:top w:val="nil"/>
              <w:left w:val="nil"/>
              <w:bottom w:val="nil"/>
              <w:right w:val="nil"/>
            </w:tcBorders>
            <w:vAlign w:val="center"/>
            <w:hideMark/>
            <w:tcPrChange w:id="1695" w:author="Xin Li" w:date="2026-08-22T15:58:00Z" w16du:dateUtc="2026-08-22T07:58:00Z">
              <w:tcPr>
                <w:tcW w:w="0" w:type="auto"/>
                <w:vMerge/>
                <w:tcBorders>
                  <w:top w:val="nil"/>
                  <w:left w:val="nil"/>
                  <w:bottom w:val="nil"/>
                  <w:right w:val="nil"/>
                </w:tcBorders>
                <w:vAlign w:val="center"/>
                <w:hideMark/>
              </w:tcPr>
            </w:tcPrChange>
          </w:tcPr>
          <w:p w14:paraId="0EF2846A" w14:textId="77777777" w:rsidR="00DB0101" w:rsidRPr="00015210" w:rsidRDefault="00DB0101" w:rsidP="00DB0101">
            <w:pPr>
              <w:rPr>
                <w:i/>
                <w:iCs/>
                <w:color w:val="000000"/>
                <w:sz w:val="20"/>
                <w:szCs w:val="20"/>
              </w:rPr>
            </w:pPr>
          </w:p>
        </w:tc>
        <w:tc>
          <w:tcPr>
            <w:tcW w:w="0" w:type="auto"/>
            <w:tcBorders>
              <w:top w:val="nil"/>
              <w:left w:val="nil"/>
              <w:bottom w:val="nil"/>
              <w:right w:val="nil"/>
            </w:tcBorders>
            <w:noWrap/>
            <w:tcMar>
              <w:top w:w="15" w:type="dxa"/>
              <w:left w:w="15" w:type="dxa"/>
              <w:bottom w:w="0" w:type="dxa"/>
              <w:right w:w="15" w:type="dxa"/>
            </w:tcMar>
            <w:vAlign w:val="center"/>
            <w:hideMark/>
            <w:tcPrChange w:id="1696"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78F77E8A" w14:textId="2CC0E58A" w:rsidR="00DB0101" w:rsidRPr="00015210" w:rsidRDefault="00DB0101" w:rsidP="00DB0101">
            <w:pPr>
              <w:jc w:val="center"/>
              <w:rPr>
                <w:color w:val="000000"/>
                <w:sz w:val="20"/>
                <w:szCs w:val="20"/>
              </w:rPr>
            </w:pPr>
            <w:r w:rsidRPr="00015210">
              <w:rPr>
                <w:color w:val="000000"/>
                <w:sz w:val="20"/>
                <w:szCs w:val="20"/>
              </w:rPr>
              <w:t>(0.014)</w:t>
            </w:r>
          </w:p>
        </w:tc>
        <w:tc>
          <w:tcPr>
            <w:tcW w:w="0" w:type="auto"/>
            <w:tcBorders>
              <w:top w:val="nil"/>
              <w:left w:val="nil"/>
              <w:bottom w:val="nil"/>
              <w:right w:val="nil"/>
            </w:tcBorders>
            <w:noWrap/>
            <w:tcMar>
              <w:top w:w="15" w:type="dxa"/>
              <w:left w:w="15" w:type="dxa"/>
              <w:bottom w:w="0" w:type="dxa"/>
              <w:right w:w="15" w:type="dxa"/>
            </w:tcMar>
            <w:vAlign w:val="center"/>
            <w:hideMark/>
            <w:tcPrChange w:id="1697"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49BE7456" w14:textId="66F675EB" w:rsidR="00DB0101" w:rsidRPr="00015210" w:rsidRDefault="00DB0101" w:rsidP="00DB0101">
            <w:pPr>
              <w:jc w:val="center"/>
              <w:rPr>
                <w:color w:val="000000"/>
                <w:sz w:val="20"/>
                <w:szCs w:val="20"/>
              </w:rPr>
            </w:pPr>
            <w:r w:rsidRPr="00015210">
              <w:rPr>
                <w:color w:val="000000"/>
                <w:sz w:val="20"/>
                <w:szCs w:val="20"/>
              </w:rPr>
              <w:t>(0.014)</w:t>
            </w:r>
          </w:p>
        </w:tc>
        <w:tc>
          <w:tcPr>
            <w:tcW w:w="0" w:type="auto"/>
            <w:tcBorders>
              <w:top w:val="nil"/>
              <w:left w:val="nil"/>
              <w:bottom w:val="nil"/>
              <w:right w:val="nil"/>
            </w:tcBorders>
            <w:noWrap/>
            <w:tcMar>
              <w:top w:w="15" w:type="dxa"/>
              <w:left w:w="15" w:type="dxa"/>
              <w:bottom w:w="0" w:type="dxa"/>
              <w:right w:w="15" w:type="dxa"/>
            </w:tcMar>
            <w:vAlign w:val="center"/>
            <w:hideMark/>
            <w:tcPrChange w:id="1698"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2A81D8FE" w14:textId="3365855F" w:rsidR="00DB0101" w:rsidRPr="00015210" w:rsidRDefault="00DB0101" w:rsidP="00DB0101">
            <w:pPr>
              <w:jc w:val="center"/>
              <w:rPr>
                <w:color w:val="000000"/>
                <w:sz w:val="20"/>
                <w:szCs w:val="20"/>
              </w:rPr>
            </w:pPr>
            <w:r w:rsidRPr="00015210">
              <w:rPr>
                <w:color w:val="000000"/>
                <w:sz w:val="20"/>
                <w:szCs w:val="20"/>
              </w:rPr>
              <w:t>(0.020)</w:t>
            </w:r>
          </w:p>
        </w:tc>
        <w:tc>
          <w:tcPr>
            <w:tcW w:w="0" w:type="auto"/>
            <w:tcBorders>
              <w:top w:val="nil"/>
              <w:left w:val="nil"/>
              <w:bottom w:val="nil"/>
              <w:right w:val="nil"/>
            </w:tcBorders>
            <w:noWrap/>
            <w:tcMar>
              <w:top w:w="15" w:type="dxa"/>
              <w:left w:w="15" w:type="dxa"/>
              <w:bottom w:w="0" w:type="dxa"/>
              <w:right w:w="15" w:type="dxa"/>
            </w:tcMar>
            <w:vAlign w:val="center"/>
            <w:hideMark/>
            <w:tcPrChange w:id="1699"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526E4244" w14:textId="1884F52F" w:rsidR="00DB0101" w:rsidRPr="00015210" w:rsidRDefault="00DB0101" w:rsidP="00DB0101">
            <w:pPr>
              <w:jc w:val="center"/>
              <w:rPr>
                <w:color w:val="000000"/>
                <w:sz w:val="20"/>
                <w:szCs w:val="20"/>
              </w:rPr>
            </w:pPr>
            <w:r w:rsidRPr="00015210">
              <w:rPr>
                <w:color w:val="000000"/>
                <w:sz w:val="20"/>
                <w:szCs w:val="20"/>
              </w:rPr>
              <w:t>(0.023)</w:t>
            </w:r>
          </w:p>
        </w:tc>
        <w:tc>
          <w:tcPr>
            <w:tcW w:w="0" w:type="auto"/>
            <w:tcBorders>
              <w:top w:val="nil"/>
              <w:left w:val="nil"/>
              <w:bottom w:val="nil"/>
              <w:right w:val="nil"/>
            </w:tcBorders>
            <w:noWrap/>
            <w:tcMar>
              <w:top w:w="15" w:type="dxa"/>
              <w:left w:w="15" w:type="dxa"/>
              <w:bottom w:w="0" w:type="dxa"/>
              <w:right w:w="15" w:type="dxa"/>
            </w:tcMar>
            <w:vAlign w:val="center"/>
            <w:hideMark/>
            <w:tcPrChange w:id="1700"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6AF11B2B" w14:textId="13E9D458" w:rsidR="00DB0101" w:rsidRPr="00015210" w:rsidRDefault="00DB0101" w:rsidP="00DB0101">
            <w:pPr>
              <w:jc w:val="center"/>
              <w:rPr>
                <w:color w:val="000000"/>
                <w:sz w:val="20"/>
                <w:szCs w:val="20"/>
              </w:rPr>
            </w:pPr>
            <w:r w:rsidRPr="00015210">
              <w:rPr>
                <w:color w:val="000000"/>
                <w:sz w:val="20"/>
                <w:szCs w:val="20"/>
              </w:rPr>
              <w:t>(0.019)</w:t>
            </w:r>
          </w:p>
        </w:tc>
        <w:tc>
          <w:tcPr>
            <w:tcW w:w="0" w:type="auto"/>
            <w:tcBorders>
              <w:top w:val="nil"/>
              <w:left w:val="nil"/>
              <w:bottom w:val="nil"/>
              <w:right w:val="nil"/>
            </w:tcBorders>
            <w:noWrap/>
            <w:tcMar>
              <w:top w:w="15" w:type="dxa"/>
              <w:left w:w="15" w:type="dxa"/>
              <w:bottom w:w="0" w:type="dxa"/>
              <w:right w:w="15" w:type="dxa"/>
            </w:tcMar>
            <w:vAlign w:val="center"/>
            <w:hideMark/>
            <w:tcPrChange w:id="1701"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3EAC331D" w14:textId="3F57E3CA" w:rsidR="00DB0101" w:rsidRPr="00015210" w:rsidRDefault="00DB0101" w:rsidP="00DB0101">
            <w:pPr>
              <w:jc w:val="center"/>
              <w:rPr>
                <w:color w:val="000000"/>
                <w:sz w:val="20"/>
                <w:szCs w:val="20"/>
              </w:rPr>
            </w:pPr>
            <w:r w:rsidRPr="00015210">
              <w:rPr>
                <w:color w:val="000000"/>
                <w:sz w:val="20"/>
                <w:szCs w:val="20"/>
              </w:rPr>
              <w:t>(0.016)</w:t>
            </w:r>
          </w:p>
        </w:tc>
      </w:tr>
      <w:tr w:rsidR="00DB0101" w:rsidRPr="00015210" w14:paraId="5F658A41" w14:textId="77777777" w:rsidTr="00DF063F">
        <w:trPr>
          <w:cantSplit/>
          <w:jc w:val="center"/>
          <w:trPrChange w:id="1702" w:author="Xin Li" w:date="2026-08-22T15:58:00Z" w16du:dateUtc="2026-08-22T07:58:00Z">
            <w:trPr>
              <w:jc w:val="center"/>
            </w:trPr>
          </w:trPrChange>
        </w:trPr>
        <w:tc>
          <w:tcPr>
            <w:tcW w:w="0" w:type="auto"/>
            <w:vMerge w:val="restart"/>
            <w:tcBorders>
              <w:top w:val="nil"/>
              <w:left w:val="nil"/>
              <w:bottom w:val="single" w:sz="4" w:space="0" w:color="000000"/>
              <w:right w:val="nil"/>
            </w:tcBorders>
            <w:noWrap/>
            <w:tcMar>
              <w:top w:w="15" w:type="dxa"/>
              <w:left w:w="15" w:type="dxa"/>
              <w:bottom w:w="0" w:type="dxa"/>
              <w:right w:w="15" w:type="dxa"/>
            </w:tcMar>
            <w:vAlign w:val="center"/>
            <w:hideMark/>
            <w:tcPrChange w:id="1703" w:author="Xin Li" w:date="2026-08-22T15:58:00Z" w16du:dateUtc="2026-08-22T07:58:00Z">
              <w:tcPr>
                <w:tcW w:w="0" w:type="auto"/>
                <w:vMerge w:val="restart"/>
                <w:tcBorders>
                  <w:top w:val="nil"/>
                  <w:left w:val="nil"/>
                  <w:bottom w:val="single" w:sz="4" w:space="0" w:color="000000"/>
                  <w:right w:val="nil"/>
                </w:tcBorders>
                <w:noWrap/>
                <w:tcMar>
                  <w:top w:w="15" w:type="dxa"/>
                  <w:left w:w="15" w:type="dxa"/>
                  <w:bottom w:w="0" w:type="dxa"/>
                  <w:right w:w="15" w:type="dxa"/>
                </w:tcMar>
                <w:vAlign w:val="center"/>
                <w:hideMark/>
              </w:tcPr>
            </w:tcPrChange>
          </w:tcPr>
          <w:p w14:paraId="5F06878D"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0" w:type="auto"/>
            <w:tcBorders>
              <w:top w:val="nil"/>
              <w:left w:val="nil"/>
              <w:bottom w:val="nil"/>
              <w:right w:val="nil"/>
            </w:tcBorders>
            <w:noWrap/>
            <w:tcMar>
              <w:top w:w="15" w:type="dxa"/>
              <w:left w:w="15" w:type="dxa"/>
              <w:bottom w:w="0" w:type="dxa"/>
              <w:right w:w="15" w:type="dxa"/>
            </w:tcMar>
            <w:vAlign w:val="center"/>
            <w:hideMark/>
            <w:tcPrChange w:id="1704"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27F02B6F" w14:textId="51EE820C" w:rsidR="00DB0101" w:rsidRPr="00015210" w:rsidRDefault="00DB0101" w:rsidP="00DB0101">
            <w:pPr>
              <w:jc w:val="center"/>
              <w:rPr>
                <w:color w:val="000000"/>
                <w:sz w:val="20"/>
                <w:szCs w:val="20"/>
              </w:rPr>
            </w:pPr>
            <w:r w:rsidRPr="00015210">
              <w:rPr>
                <w:color w:val="000000"/>
                <w:sz w:val="20"/>
                <w:szCs w:val="20"/>
              </w:rPr>
              <w:t>0.002</w:t>
            </w:r>
          </w:p>
        </w:tc>
        <w:tc>
          <w:tcPr>
            <w:tcW w:w="0" w:type="auto"/>
            <w:tcBorders>
              <w:top w:val="nil"/>
              <w:left w:val="nil"/>
              <w:bottom w:val="nil"/>
              <w:right w:val="nil"/>
            </w:tcBorders>
            <w:noWrap/>
            <w:tcMar>
              <w:top w:w="15" w:type="dxa"/>
              <w:left w:w="15" w:type="dxa"/>
              <w:bottom w:w="0" w:type="dxa"/>
              <w:right w:w="15" w:type="dxa"/>
            </w:tcMar>
            <w:vAlign w:val="center"/>
            <w:hideMark/>
            <w:tcPrChange w:id="1705"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43BF1877" w14:textId="379774E6" w:rsidR="00DB0101" w:rsidRPr="00015210" w:rsidRDefault="00DB0101" w:rsidP="00DB0101">
            <w:pPr>
              <w:jc w:val="center"/>
              <w:rPr>
                <w:color w:val="000000"/>
                <w:sz w:val="20"/>
                <w:szCs w:val="20"/>
              </w:rPr>
            </w:pPr>
            <w:r w:rsidRPr="00015210">
              <w:rPr>
                <w:color w:val="000000"/>
                <w:sz w:val="20"/>
                <w:szCs w:val="20"/>
              </w:rPr>
              <w:t>0.004</w:t>
            </w:r>
          </w:p>
        </w:tc>
        <w:tc>
          <w:tcPr>
            <w:tcW w:w="0" w:type="auto"/>
            <w:tcBorders>
              <w:top w:val="nil"/>
              <w:left w:val="nil"/>
              <w:bottom w:val="nil"/>
              <w:right w:val="nil"/>
            </w:tcBorders>
            <w:noWrap/>
            <w:tcMar>
              <w:top w:w="15" w:type="dxa"/>
              <w:left w:w="15" w:type="dxa"/>
              <w:bottom w:w="0" w:type="dxa"/>
              <w:right w:w="15" w:type="dxa"/>
            </w:tcMar>
            <w:vAlign w:val="center"/>
            <w:hideMark/>
            <w:tcPrChange w:id="1706"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151A7097" w14:textId="01891FF8" w:rsidR="00DB0101" w:rsidRPr="00015210" w:rsidRDefault="00DB0101" w:rsidP="00DB0101">
            <w:pPr>
              <w:jc w:val="center"/>
              <w:rPr>
                <w:color w:val="000000"/>
                <w:sz w:val="20"/>
                <w:szCs w:val="20"/>
              </w:rPr>
            </w:pPr>
            <w:r w:rsidRPr="00015210">
              <w:rPr>
                <w:color w:val="000000"/>
                <w:sz w:val="20"/>
                <w:szCs w:val="20"/>
              </w:rPr>
              <w:t>0.011</w:t>
            </w:r>
          </w:p>
        </w:tc>
        <w:tc>
          <w:tcPr>
            <w:tcW w:w="0" w:type="auto"/>
            <w:tcBorders>
              <w:top w:val="nil"/>
              <w:left w:val="nil"/>
              <w:bottom w:val="nil"/>
              <w:right w:val="nil"/>
            </w:tcBorders>
            <w:noWrap/>
            <w:tcMar>
              <w:top w:w="15" w:type="dxa"/>
              <w:left w:w="15" w:type="dxa"/>
              <w:bottom w:w="0" w:type="dxa"/>
              <w:right w:w="15" w:type="dxa"/>
            </w:tcMar>
            <w:vAlign w:val="center"/>
            <w:hideMark/>
            <w:tcPrChange w:id="1707"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325DFECA" w14:textId="115ED46A" w:rsidR="00DB0101" w:rsidRPr="00015210" w:rsidRDefault="00DB0101" w:rsidP="00DB0101">
            <w:pPr>
              <w:jc w:val="center"/>
              <w:rPr>
                <w:color w:val="000000"/>
                <w:sz w:val="20"/>
                <w:szCs w:val="20"/>
              </w:rPr>
            </w:pPr>
            <w:r w:rsidRPr="00015210">
              <w:rPr>
                <w:color w:val="000000"/>
                <w:sz w:val="20"/>
                <w:szCs w:val="20"/>
              </w:rPr>
              <w:t>0.002</w:t>
            </w:r>
          </w:p>
        </w:tc>
        <w:tc>
          <w:tcPr>
            <w:tcW w:w="0" w:type="auto"/>
            <w:tcBorders>
              <w:top w:val="nil"/>
              <w:left w:val="nil"/>
              <w:bottom w:val="nil"/>
              <w:right w:val="nil"/>
            </w:tcBorders>
            <w:noWrap/>
            <w:tcMar>
              <w:top w:w="15" w:type="dxa"/>
              <w:left w:w="15" w:type="dxa"/>
              <w:bottom w:w="0" w:type="dxa"/>
              <w:right w:w="15" w:type="dxa"/>
            </w:tcMar>
            <w:vAlign w:val="center"/>
            <w:hideMark/>
            <w:tcPrChange w:id="1708"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5B044C1F" w14:textId="036EF873" w:rsidR="00DB0101" w:rsidRPr="00015210" w:rsidRDefault="00DB0101" w:rsidP="00DB0101">
            <w:pPr>
              <w:jc w:val="center"/>
              <w:rPr>
                <w:color w:val="000000"/>
                <w:sz w:val="20"/>
                <w:szCs w:val="20"/>
              </w:rPr>
            </w:pPr>
            <w:r w:rsidRPr="00015210">
              <w:rPr>
                <w:color w:val="000000"/>
                <w:sz w:val="20"/>
                <w:szCs w:val="20"/>
              </w:rPr>
              <w:t>0.001</w:t>
            </w:r>
          </w:p>
        </w:tc>
        <w:tc>
          <w:tcPr>
            <w:tcW w:w="0" w:type="auto"/>
            <w:tcBorders>
              <w:top w:val="nil"/>
              <w:left w:val="nil"/>
              <w:bottom w:val="nil"/>
              <w:right w:val="nil"/>
            </w:tcBorders>
            <w:noWrap/>
            <w:tcMar>
              <w:top w:w="15" w:type="dxa"/>
              <w:left w:w="15" w:type="dxa"/>
              <w:bottom w:w="0" w:type="dxa"/>
              <w:right w:w="15" w:type="dxa"/>
            </w:tcMar>
            <w:vAlign w:val="center"/>
            <w:hideMark/>
            <w:tcPrChange w:id="1709"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4EE918B4" w14:textId="0C89A739" w:rsidR="00DB0101" w:rsidRPr="00015210" w:rsidRDefault="00DB0101" w:rsidP="00DB0101">
            <w:pPr>
              <w:jc w:val="center"/>
              <w:rPr>
                <w:color w:val="000000"/>
                <w:sz w:val="20"/>
                <w:szCs w:val="20"/>
              </w:rPr>
            </w:pPr>
            <w:r w:rsidRPr="00015210">
              <w:rPr>
                <w:color w:val="000000"/>
                <w:sz w:val="20"/>
                <w:szCs w:val="20"/>
              </w:rPr>
              <w:t>-0.000</w:t>
            </w:r>
          </w:p>
        </w:tc>
      </w:tr>
      <w:tr w:rsidR="00DB0101" w:rsidRPr="00015210" w14:paraId="45FDF64E" w14:textId="77777777" w:rsidTr="00DF063F">
        <w:trPr>
          <w:cantSplit/>
          <w:jc w:val="center"/>
          <w:trPrChange w:id="1710" w:author="Xin Li" w:date="2026-08-22T15:58:00Z" w16du:dateUtc="2026-08-22T07:58:00Z">
            <w:trPr>
              <w:jc w:val="center"/>
            </w:trPr>
          </w:trPrChange>
        </w:trPr>
        <w:tc>
          <w:tcPr>
            <w:tcW w:w="0" w:type="auto"/>
            <w:vMerge/>
            <w:tcBorders>
              <w:top w:val="nil"/>
              <w:left w:val="nil"/>
              <w:bottom w:val="single" w:sz="4" w:space="0" w:color="000000"/>
              <w:right w:val="nil"/>
            </w:tcBorders>
            <w:vAlign w:val="center"/>
            <w:hideMark/>
            <w:tcPrChange w:id="1711" w:author="Xin Li" w:date="2026-08-22T15:58:00Z" w16du:dateUtc="2026-08-22T07:58:00Z">
              <w:tcPr>
                <w:tcW w:w="0" w:type="auto"/>
                <w:vMerge/>
                <w:tcBorders>
                  <w:top w:val="nil"/>
                  <w:left w:val="nil"/>
                  <w:bottom w:val="single" w:sz="4" w:space="0" w:color="000000"/>
                  <w:right w:val="nil"/>
                </w:tcBorders>
                <w:vAlign w:val="center"/>
                <w:hideMark/>
              </w:tcPr>
            </w:tcPrChange>
          </w:tcPr>
          <w:p w14:paraId="5575C9C9" w14:textId="77777777" w:rsidR="00DB0101" w:rsidRPr="00015210" w:rsidRDefault="00DB0101" w:rsidP="00DB0101">
            <w:pPr>
              <w:rPr>
                <w:i/>
                <w:iCs/>
                <w:color w:val="000000"/>
                <w:sz w:val="20"/>
                <w:szCs w:val="20"/>
              </w:rPr>
            </w:pP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1712"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62AFF91D" w14:textId="2258458A" w:rsidR="00DB0101" w:rsidRPr="00015210" w:rsidRDefault="00DB0101" w:rsidP="00DB0101">
            <w:pPr>
              <w:jc w:val="center"/>
              <w:rPr>
                <w:color w:val="000000"/>
                <w:sz w:val="20"/>
                <w:szCs w:val="20"/>
              </w:rPr>
            </w:pPr>
            <w:r w:rsidRPr="00015210">
              <w:rPr>
                <w:color w:val="000000"/>
                <w:sz w:val="20"/>
                <w:szCs w:val="20"/>
              </w:rPr>
              <w:t>(0.004)</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1713"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13F4C712" w14:textId="0267E64F" w:rsidR="00DB0101" w:rsidRPr="00015210" w:rsidRDefault="00DB0101" w:rsidP="00DB0101">
            <w:pPr>
              <w:jc w:val="center"/>
              <w:rPr>
                <w:color w:val="000000"/>
                <w:sz w:val="20"/>
                <w:szCs w:val="20"/>
              </w:rPr>
            </w:pPr>
            <w:r w:rsidRPr="00015210">
              <w:rPr>
                <w:color w:val="000000"/>
                <w:sz w:val="20"/>
                <w:szCs w:val="20"/>
              </w:rPr>
              <w:t>(0.004)</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1714"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3085C8D8" w14:textId="71899604" w:rsidR="00DB0101" w:rsidRPr="00015210" w:rsidRDefault="00DB0101" w:rsidP="00DB0101">
            <w:pPr>
              <w:jc w:val="center"/>
              <w:rPr>
                <w:color w:val="000000"/>
                <w:sz w:val="20"/>
                <w:szCs w:val="20"/>
              </w:rPr>
            </w:pPr>
            <w:r w:rsidRPr="00015210">
              <w:rPr>
                <w:color w:val="000000"/>
                <w:sz w:val="20"/>
                <w:szCs w:val="20"/>
              </w:rPr>
              <w:t>(0.007)</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1715"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1776CF01" w14:textId="6C2CDF04" w:rsidR="00DB0101" w:rsidRPr="00015210" w:rsidRDefault="00DB0101" w:rsidP="00DB0101">
            <w:pPr>
              <w:jc w:val="center"/>
              <w:rPr>
                <w:color w:val="000000"/>
                <w:sz w:val="20"/>
                <w:szCs w:val="20"/>
              </w:rPr>
            </w:pPr>
            <w:r w:rsidRPr="00015210">
              <w:rPr>
                <w:color w:val="000000"/>
                <w:sz w:val="20"/>
                <w:szCs w:val="20"/>
              </w:rPr>
              <w:t>(0.009)</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1716"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43F0063F" w14:textId="62F5BE6F" w:rsidR="00DB0101" w:rsidRPr="00015210" w:rsidRDefault="00DB0101" w:rsidP="00DB0101">
            <w:pPr>
              <w:jc w:val="center"/>
              <w:rPr>
                <w:color w:val="000000"/>
                <w:sz w:val="20"/>
                <w:szCs w:val="20"/>
              </w:rPr>
            </w:pPr>
            <w:r w:rsidRPr="00015210">
              <w:rPr>
                <w:color w:val="000000"/>
                <w:sz w:val="20"/>
                <w:szCs w:val="20"/>
              </w:rPr>
              <w:t>(0.007)</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1717"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6A2C7128" w14:textId="3A4655F4" w:rsidR="00DB0101" w:rsidRPr="00015210" w:rsidRDefault="00DB0101" w:rsidP="00DB0101">
            <w:pPr>
              <w:jc w:val="center"/>
              <w:rPr>
                <w:color w:val="000000"/>
                <w:sz w:val="20"/>
                <w:szCs w:val="20"/>
              </w:rPr>
            </w:pPr>
            <w:r w:rsidRPr="00015210">
              <w:rPr>
                <w:color w:val="000000"/>
                <w:sz w:val="20"/>
                <w:szCs w:val="20"/>
              </w:rPr>
              <w:t>(0.006)</w:t>
            </w:r>
          </w:p>
        </w:tc>
      </w:tr>
      <w:tr w:rsidR="00DB0101" w:rsidRPr="00015210" w14:paraId="534816E0" w14:textId="77777777" w:rsidTr="00DF063F">
        <w:trPr>
          <w:cantSplit/>
          <w:jc w:val="center"/>
          <w:trPrChange w:id="1718" w:author="Xin Li" w:date="2026-08-22T15:58:00Z" w16du:dateUtc="2026-08-22T07:58:00Z">
            <w:trPr>
              <w:jc w:val="center"/>
            </w:trPr>
          </w:trPrChange>
        </w:trPr>
        <w:tc>
          <w:tcPr>
            <w:tcW w:w="0" w:type="auto"/>
            <w:tcBorders>
              <w:top w:val="nil"/>
              <w:left w:val="nil"/>
              <w:bottom w:val="nil"/>
              <w:right w:val="nil"/>
            </w:tcBorders>
            <w:noWrap/>
            <w:tcMar>
              <w:top w:w="15" w:type="dxa"/>
              <w:left w:w="15" w:type="dxa"/>
              <w:bottom w:w="0" w:type="dxa"/>
              <w:right w:w="15" w:type="dxa"/>
            </w:tcMar>
            <w:vAlign w:val="center"/>
            <w:hideMark/>
            <w:tcPrChange w:id="1719"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3ADEE1F5" w14:textId="77777777" w:rsidR="00DB0101" w:rsidRPr="00015210" w:rsidRDefault="00DB0101" w:rsidP="00DB0101">
            <w:pPr>
              <w:rPr>
                <w:color w:val="000000"/>
                <w:sz w:val="20"/>
                <w:szCs w:val="20"/>
              </w:rPr>
            </w:pPr>
            <w:r w:rsidRPr="00015210">
              <w:rPr>
                <w:color w:val="000000"/>
                <w:sz w:val="20"/>
                <w:szCs w:val="20"/>
              </w:rPr>
              <w:t>question timing FE</w:t>
            </w:r>
          </w:p>
        </w:tc>
        <w:tc>
          <w:tcPr>
            <w:tcW w:w="0" w:type="auto"/>
            <w:tcBorders>
              <w:top w:val="nil"/>
              <w:left w:val="nil"/>
              <w:bottom w:val="nil"/>
              <w:right w:val="nil"/>
            </w:tcBorders>
            <w:noWrap/>
            <w:tcMar>
              <w:top w:w="15" w:type="dxa"/>
              <w:left w:w="15" w:type="dxa"/>
              <w:bottom w:w="0" w:type="dxa"/>
              <w:right w:w="15" w:type="dxa"/>
            </w:tcMar>
            <w:vAlign w:val="center"/>
            <w:hideMark/>
            <w:tcPrChange w:id="1720"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7A00BC47"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Change w:id="1721"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0943EBA7"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Change w:id="1722"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0DB422E3"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Change w:id="1723"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52AB214D"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Change w:id="1724"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0A2961B7"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Change w:id="1725" w:author="Xin Li" w:date="2026-08-22T15:58:00Z" w16du:dateUtc="2026-08-22T07:58:00Z">
              <w:tcPr>
                <w:tcW w:w="0" w:type="auto"/>
                <w:tcBorders>
                  <w:top w:val="nil"/>
                  <w:left w:val="nil"/>
                  <w:bottom w:val="nil"/>
                  <w:right w:val="nil"/>
                </w:tcBorders>
                <w:noWrap/>
                <w:tcMar>
                  <w:top w:w="15" w:type="dxa"/>
                  <w:left w:w="15" w:type="dxa"/>
                  <w:bottom w:w="0" w:type="dxa"/>
                  <w:right w:w="15" w:type="dxa"/>
                </w:tcMar>
                <w:vAlign w:val="center"/>
                <w:hideMark/>
              </w:tcPr>
            </w:tcPrChange>
          </w:tcPr>
          <w:p w14:paraId="70965BAE" w14:textId="77777777" w:rsidR="00DB0101" w:rsidRPr="00015210" w:rsidRDefault="00DB0101" w:rsidP="00DB0101">
            <w:pPr>
              <w:jc w:val="center"/>
              <w:rPr>
                <w:color w:val="000000"/>
                <w:sz w:val="20"/>
                <w:szCs w:val="20"/>
              </w:rPr>
            </w:pPr>
            <w:r w:rsidRPr="00015210">
              <w:rPr>
                <w:color w:val="000000"/>
                <w:sz w:val="20"/>
                <w:szCs w:val="20"/>
              </w:rPr>
              <w:t>√</w:t>
            </w:r>
          </w:p>
        </w:tc>
      </w:tr>
      <w:tr w:rsidR="00DB0101" w:rsidRPr="00015210" w14:paraId="16F8028F" w14:textId="77777777" w:rsidTr="00DF063F">
        <w:trPr>
          <w:cantSplit/>
          <w:jc w:val="center"/>
          <w:trPrChange w:id="1726" w:author="Xin Li" w:date="2026-08-22T15:58:00Z" w16du:dateUtc="2026-08-22T07:58:00Z">
            <w:trPr>
              <w:jc w:val="center"/>
            </w:trPr>
          </w:trPrChange>
        </w:trPr>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1727"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0FA2622D" w14:textId="77777777" w:rsidR="00DB0101" w:rsidRPr="00015210" w:rsidRDefault="00DB0101" w:rsidP="00DB0101">
            <w:pPr>
              <w:rPr>
                <w:color w:val="000000"/>
                <w:sz w:val="20"/>
                <w:szCs w:val="20"/>
              </w:rPr>
            </w:pPr>
            <w:r w:rsidRPr="00015210">
              <w:rPr>
                <w:color w:val="000000"/>
                <w:sz w:val="20"/>
                <w:szCs w:val="20"/>
              </w:rPr>
              <w:t>other controls</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1728"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1934E256"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1729"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1CDBCE9E"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1730"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379240EA"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1731"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00D12FB9"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1732"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74207018"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1733"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1B794926" w14:textId="77777777" w:rsidR="00DB0101" w:rsidRPr="00015210" w:rsidRDefault="00DB0101" w:rsidP="00DB0101">
            <w:pPr>
              <w:jc w:val="center"/>
              <w:rPr>
                <w:color w:val="000000"/>
                <w:sz w:val="20"/>
                <w:szCs w:val="20"/>
              </w:rPr>
            </w:pPr>
            <w:r w:rsidRPr="00015210">
              <w:rPr>
                <w:color w:val="000000"/>
                <w:sz w:val="20"/>
                <w:szCs w:val="20"/>
              </w:rPr>
              <w:t>√</w:t>
            </w:r>
          </w:p>
        </w:tc>
      </w:tr>
      <w:tr w:rsidR="00DB0101" w:rsidRPr="00015210" w14:paraId="498D43DD" w14:textId="77777777" w:rsidTr="00DF063F">
        <w:trPr>
          <w:cantSplit/>
          <w:jc w:val="center"/>
          <w:trPrChange w:id="1734" w:author="Xin Li" w:date="2026-08-22T15:58:00Z" w16du:dateUtc="2026-08-22T07:58:00Z">
            <w:trPr>
              <w:jc w:val="center"/>
            </w:trPr>
          </w:trPrChange>
        </w:trPr>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1735"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4386F3ED" w14:textId="77777777" w:rsidR="00DB0101" w:rsidRPr="00015210" w:rsidRDefault="00DB0101" w:rsidP="00DB0101">
            <w:pPr>
              <w:rPr>
                <w:color w:val="000000"/>
                <w:sz w:val="20"/>
                <w:szCs w:val="20"/>
              </w:rPr>
            </w:pPr>
            <w:r w:rsidRPr="00015210">
              <w:rPr>
                <w:color w:val="000000"/>
                <w:sz w:val="20"/>
                <w:szCs w:val="20"/>
              </w:rPr>
              <w:t>N</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1736"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1DFA90B5" w14:textId="77777777" w:rsidR="00DB0101" w:rsidRPr="00015210" w:rsidRDefault="00DB0101" w:rsidP="00DB0101">
            <w:pPr>
              <w:jc w:val="center"/>
              <w:rPr>
                <w:color w:val="000000"/>
                <w:sz w:val="20"/>
                <w:szCs w:val="20"/>
              </w:rPr>
            </w:pPr>
            <w:r w:rsidRPr="00015210">
              <w:rPr>
                <w:color w:val="000000"/>
                <w:sz w:val="20"/>
                <w:szCs w:val="20"/>
              </w:rPr>
              <w:t>3,612</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1737"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308E1F09" w14:textId="77777777" w:rsidR="00DB0101" w:rsidRPr="00015210" w:rsidRDefault="00DB0101" w:rsidP="00DB0101">
            <w:pPr>
              <w:jc w:val="center"/>
              <w:rPr>
                <w:color w:val="000000"/>
                <w:sz w:val="20"/>
                <w:szCs w:val="20"/>
              </w:rPr>
            </w:pPr>
            <w:r w:rsidRPr="00015210">
              <w:rPr>
                <w:color w:val="000000"/>
                <w:sz w:val="20"/>
                <w:szCs w:val="20"/>
              </w:rPr>
              <w:t>3,612</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1738"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57496759" w14:textId="77777777" w:rsidR="00DB0101" w:rsidRPr="00015210" w:rsidRDefault="00DB0101" w:rsidP="00DB0101">
            <w:pPr>
              <w:jc w:val="center"/>
              <w:rPr>
                <w:color w:val="000000"/>
                <w:sz w:val="20"/>
                <w:szCs w:val="20"/>
              </w:rPr>
            </w:pPr>
            <w:r w:rsidRPr="00015210">
              <w:rPr>
                <w:color w:val="000000"/>
                <w:sz w:val="20"/>
                <w:szCs w:val="20"/>
              </w:rPr>
              <w:t>3,612</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1739"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360E9B52" w14:textId="77777777" w:rsidR="00DB0101" w:rsidRPr="00015210" w:rsidRDefault="00DB0101" w:rsidP="00DB0101">
            <w:pPr>
              <w:jc w:val="center"/>
              <w:rPr>
                <w:color w:val="000000"/>
                <w:sz w:val="20"/>
                <w:szCs w:val="20"/>
              </w:rPr>
            </w:pPr>
            <w:r w:rsidRPr="00015210">
              <w:rPr>
                <w:color w:val="000000"/>
                <w:sz w:val="20"/>
                <w:szCs w:val="20"/>
              </w:rPr>
              <w:t>837</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1740"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69697865" w14:textId="77777777" w:rsidR="00DB0101" w:rsidRPr="00015210" w:rsidRDefault="00DB0101" w:rsidP="00DB0101">
            <w:pPr>
              <w:jc w:val="center"/>
              <w:rPr>
                <w:color w:val="000000"/>
                <w:sz w:val="20"/>
                <w:szCs w:val="20"/>
              </w:rPr>
            </w:pPr>
            <w:r w:rsidRPr="00015210">
              <w:rPr>
                <w:color w:val="000000"/>
                <w:sz w:val="20"/>
                <w:szCs w:val="20"/>
              </w:rPr>
              <w:t>1,606</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Change w:id="1741" w:author="Xin Li" w:date="2026-08-22T15:58:00Z" w16du:dateUtc="2026-08-22T07:58: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0E3CB235" w14:textId="77777777" w:rsidR="00DB0101" w:rsidRPr="00015210" w:rsidRDefault="00DB0101" w:rsidP="00DB0101">
            <w:pPr>
              <w:jc w:val="center"/>
              <w:rPr>
                <w:color w:val="000000"/>
                <w:sz w:val="20"/>
                <w:szCs w:val="20"/>
              </w:rPr>
            </w:pPr>
            <w:r w:rsidRPr="00015210">
              <w:rPr>
                <w:color w:val="000000"/>
                <w:sz w:val="20"/>
                <w:szCs w:val="20"/>
              </w:rPr>
              <w:t>2,412</w:t>
            </w:r>
          </w:p>
        </w:tc>
      </w:tr>
    </w:tbl>
    <w:p w14:paraId="64C3A448" w14:textId="578A728D" w:rsidR="00C816AB" w:rsidRPr="00015210" w:rsidRDefault="00F045BB" w:rsidP="00C816AB">
      <w:pPr>
        <w:pStyle w:val="Notes"/>
      </w:pPr>
      <w:r w:rsidRPr="00015210">
        <w:t xml:space="preserve"> </w:t>
      </w:r>
      <w:r w:rsidR="00374352" w:rsidRPr="00015210">
        <w:t>Notes. Standard errors in parentheses. . p&lt;0.1, * p&lt;0.05, ** p&lt;0.01, *** p&lt;0.001. In Columns 1 through 4 the dependent variable is the log of the number of human answers provided within the indicated window. In Columns 5 through 7 the dependent variable is the log of the number of human answers provided within 7 days, and the sample is restricted to questions observed for 30, 60, and 90 days.</w:t>
      </w:r>
    </w:p>
    <w:bookmarkEnd w:id="1636"/>
    <w:p w14:paraId="6392534E" w14:textId="6E89C74E" w:rsidR="00374352" w:rsidRPr="00015210" w:rsidRDefault="00940A64" w:rsidP="00374352">
      <w:pPr>
        <w:pStyle w:val="Paragraph0"/>
        <w:rPr>
          <w:szCs w:val="24"/>
        </w:rPr>
      </w:pPr>
      <w:r w:rsidRPr="00015210">
        <w:t xml:space="preserve">Table </w:t>
      </w:r>
      <w:del w:id="1742" w:author="Xin Li" w:date="2026-08-22T13:42:00Z" w16du:dateUtc="2026-08-22T05:42:00Z">
        <w:r w:rsidR="004D1041" w:rsidRPr="00015210" w:rsidDel="00745A6A">
          <w:delText>10</w:delText>
        </w:r>
        <w:r w:rsidRPr="00015210" w:rsidDel="00745A6A">
          <w:delText xml:space="preserve"> </w:delText>
        </w:r>
      </w:del>
      <w:ins w:id="1743" w:author="Xin Li" w:date="2026-08-22T16:03:00Z" w16du:dateUtc="2026-08-22T08:03:00Z">
        <w:r w:rsidR="00144EC0">
          <w:t>7</w:t>
        </w:r>
      </w:ins>
      <w:ins w:id="1744" w:author="Xin Li" w:date="2026-08-22T13:42:00Z" w16du:dateUtc="2026-08-22T05:42:00Z">
        <w:r w:rsidR="00745A6A" w:rsidRPr="00015210">
          <w:t xml:space="preserve"> </w:t>
        </w:r>
      </w:ins>
      <w:r w:rsidRPr="00015210">
        <w:t>applies the same subsamples to the quality outcome. The interaction between the AI indicator and AI answer quality is positive in all three subsamples (0.110, 0.106, and 0.149), and its significance rises with the sample size. It is insignificant in the 30-day sample (N = 592), marginally significant in the 60-day sample (0.106, p &lt; 0.1), and significant in the 90-day sample (0.149, p &lt; 0.01). The positive sign is stable across all three, and the increase in significance with sample size follows the same power logic that governs the supply results. The choice of observation window does not overturn the benchmark relationship in H6.</w:t>
      </w:r>
    </w:p>
    <w:p w14:paraId="4E5407A4" w14:textId="424CF688" w:rsidR="00374352" w:rsidRPr="00015210" w:rsidRDefault="00374352" w:rsidP="00374352">
      <w:pPr>
        <w:pStyle w:val="TableFiguretitle"/>
      </w:pPr>
      <w:r w:rsidRPr="00015210">
        <w:t xml:space="preserve">Table </w:t>
      </w:r>
      <w:del w:id="1745" w:author="Xin Li" w:date="2026-08-22T13:42:00Z" w16du:dateUtc="2026-08-22T05:42:00Z">
        <w:r w:rsidR="004D1041" w:rsidRPr="00015210" w:rsidDel="00745A6A">
          <w:delText>10</w:delText>
        </w:r>
      </w:del>
      <w:ins w:id="1746" w:author="Xin Li" w:date="2026-08-22T16:03:00Z" w16du:dateUtc="2026-08-22T08:03:00Z">
        <w:r w:rsidR="00144EC0">
          <w:t>7</w:t>
        </w:r>
      </w:ins>
      <w:r w:rsidRPr="00015210">
        <w:t>. Robustness checks: alternative time frame for human answer quality</w:t>
      </w:r>
    </w:p>
    <w:tbl>
      <w:tblPr>
        <w:tblW w:w="5000" w:type="pct"/>
        <w:jc w:val="center"/>
        <w:tblLayout w:type="fixed"/>
        <w:tblCellMar>
          <w:left w:w="0" w:type="dxa"/>
          <w:right w:w="0" w:type="dxa"/>
        </w:tblCellMar>
        <w:tblLook w:val="04A0" w:firstRow="1" w:lastRow="0" w:firstColumn="1" w:lastColumn="0" w:noHBand="0" w:noVBand="1"/>
      </w:tblPr>
      <w:tblGrid>
        <w:gridCol w:w="3528"/>
        <w:gridCol w:w="1944"/>
        <w:gridCol w:w="1944"/>
        <w:gridCol w:w="1944"/>
        <w:tblGridChange w:id="1747">
          <w:tblGrid>
            <w:gridCol w:w="3528"/>
            <w:gridCol w:w="1944"/>
            <w:gridCol w:w="1944"/>
            <w:gridCol w:w="1944"/>
          </w:tblGrid>
        </w:tblGridChange>
      </w:tblGrid>
      <w:tr w:rsidR="00FB0C54" w:rsidRPr="00015210" w14:paraId="17A2626F" w14:textId="77777777" w:rsidTr="00FB0C54">
        <w:trPr>
          <w:jc w:val="center"/>
        </w:trPr>
        <w:tc>
          <w:tcPr>
            <w:tcW w:w="3528" w:type="dxa"/>
            <w:tcBorders>
              <w:top w:val="single" w:sz="4" w:space="0" w:color="auto"/>
              <w:left w:val="nil"/>
              <w:bottom w:val="nil"/>
              <w:right w:val="nil"/>
            </w:tcBorders>
            <w:vAlign w:val="center"/>
          </w:tcPr>
          <w:p w14:paraId="5A98CBDB" w14:textId="77777777" w:rsidR="00FB0C54" w:rsidRPr="00015210" w:rsidRDefault="00FB0C54" w:rsidP="00FB0C54">
            <w:pPr>
              <w:rPr>
                <w:color w:val="000000"/>
                <w:sz w:val="20"/>
                <w:szCs w:val="20"/>
              </w:rPr>
            </w:pP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32D16B73" w14:textId="579F0E2B" w:rsidR="00FB0C54" w:rsidRPr="00015210" w:rsidRDefault="00FB0C54" w:rsidP="00FB0C54">
            <w:pPr>
              <w:jc w:val="center"/>
              <w:rPr>
                <w:color w:val="000000"/>
                <w:sz w:val="20"/>
                <w:szCs w:val="20"/>
              </w:rPr>
            </w:pPr>
            <w:r w:rsidRPr="00015210">
              <w:rPr>
                <w:color w:val="000000"/>
                <w:sz w:val="20"/>
                <w:szCs w:val="20"/>
              </w:rPr>
              <w:t>(1)</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2713DAEB" w14:textId="0BEF7672" w:rsidR="00FB0C54" w:rsidRPr="00015210" w:rsidRDefault="00FB0C54" w:rsidP="00FB0C54">
            <w:pPr>
              <w:jc w:val="center"/>
              <w:rPr>
                <w:color w:val="000000"/>
                <w:sz w:val="20"/>
                <w:szCs w:val="20"/>
              </w:rPr>
            </w:pPr>
            <w:r w:rsidRPr="00015210">
              <w:rPr>
                <w:color w:val="000000"/>
                <w:sz w:val="20"/>
                <w:szCs w:val="20"/>
              </w:rPr>
              <w:t>(2)</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3FC22F6E" w14:textId="7C9F9953" w:rsidR="00FB0C54" w:rsidRPr="00015210" w:rsidRDefault="00FB0C54" w:rsidP="00FB0C54">
            <w:pPr>
              <w:jc w:val="center"/>
              <w:rPr>
                <w:color w:val="000000"/>
                <w:sz w:val="20"/>
                <w:szCs w:val="20"/>
              </w:rPr>
            </w:pPr>
            <w:r w:rsidRPr="00015210">
              <w:rPr>
                <w:color w:val="000000"/>
                <w:sz w:val="20"/>
                <w:szCs w:val="20"/>
              </w:rPr>
              <w:t>(3)</w:t>
            </w:r>
          </w:p>
        </w:tc>
      </w:tr>
      <w:tr w:rsidR="00FB0C54" w:rsidRPr="00015210" w14:paraId="4E0880BC" w14:textId="77777777" w:rsidTr="00FB0C54">
        <w:trPr>
          <w:jc w:val="center"/>
        </w:trPr>
        <w:tc>
          <w:tcPr>
            <w:tcW w:w="3528" w:type="dxa"/>
            <w:tcBorders>
              <w:top w:val="single" w:sz="4" w:space="0" w:color="auto"/>
              <w:left w:val="nil"/>
              <w:bottom w:val="nil"/>
              <w:right w:val="nil"/>
            </w:tcBorders>
            <w:vAlign w:val="center"/>
            <w:hideMark/>
          </w:tcPr>
          <w:p w14:paraId="51C2A6FB" w14:textId="7D21F450" w:rsidR="00FB0C54" w:rsidRPr="00015210" w:rsidRDefault="00FB0C54" w:rsidP="00FB0C54">
            <w:pPr>
              <w:rPr>
                <w:color w:val="000000"/>
                <w:sz w:val="20"/>
                <w:szCs w:val="20"/>
              </w:rPr>
            </w:pPr>
            <w:ins w:id="1748" w:author="Xin Li" w:date="2026-08-22T16:05:00Z" w16du:dateUtc="2026-08-22T08:05:00Z">
              <w:r w:rsidRPr="00015210">
                <w:rPr>
                  <w:color w:val="000000"/>
                  <w:sz w:val="20"/>
                  <w:szCs w:val="20"/>
                </w:rPr>
                <w:t> DV: First answer quality</w:t>
              </w:r>
            </w:ins>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hideMark/>
          </w:tcPr>
          <w:p w14:paraId="338CDB34" w14:textId="77777777" w:rsidR="00FB0C54" w:rsidRPr="00015210" w:rsidRDefault="00FB0C54" w:rsidP="00FB0C54">
            <w:pPr>
              <w:jc w:val="center"/>
              <w:rPr>
                <w:color w:val="000000"/>
                <w:sz w:val="20"/>
                <w:szCs w:val="20"/>
              </w:rPr>
            </w:pPr>
            <w:r w:rsidRPr="00015210">
              <w:rPr>
                <w:color w:val="000000"/>
                <w:sz w:val="20"/>
                <w:szCs w:val="20"/>
              </w:rPr>
              <w:t>30 days sample</w:t>
            </w:r>
          </w:p>
        </w:tc>
        <w:tc>
          <w:tcPr>
            <w:tcW w:w="1944" w:type="dxa"/>
            <w:tcBorders>
              <w:top w:val="nil"/>
              <w:left w:val="nil"/>
              <w:bottom w:val="single" w:sz="4" w:space="0" w:color="auto"/>
              <w:right w:val="nil"/>
            </w:tcBorders>
            <w:tcMar>
              <w:top w:w="15" w:type="dxa"/>
              <w:left w:w="15" w:type="dxa"/>
              <w:bottom w:w="0" w:type="dxa"/>
              <w:right w:w="15" w:type="dxa"/>
            </w:tcMar>
            <w:vAlign w:val="center"/>
            <w:hideMark/>
          </w:tcPr>
          <w:p w14:paraId="3DC22292" w14:textId="77777777" w:rsidR="00FB0C54" w:rsidRPr="00015210" w:rsidRDefault="00FB0C54" w:rsidP="00FB0C54">
            <w:pPr>
              <w:jc w:val="center"/>
              <w:rPr>
                <w:color w:val="000000"/>
                <w:sz w:val="20"/>
                <w:szCs w:val="20"/>
              </w:rPr>
            </w:pPr>
            <w:r w:rsidRPr="00015210">
              <w:rPr>
                <w:color w:val="000000"/>
                <w:sz w:val="20"/>
                <w:szCs w:val="20"/>
              </w:rPr>
              <w:t>60 days sample</w:t>
            </w:r>
          </w:p>
        </w:tc>
        <w:tc>
          <w:tcPr>
            <w:tcW w:w="1944" w:type="dxa"/>
            <w:tcBorders>
              <w:top w:val="nil"/>
              <w:left w:val="nil"/>
              <w:bottom w:val="single" w:sz="4" w:space="0" w:color="auto"/>
              <w:right w:val="nil"/>
            </w:tcBorders>
            <w:tcMar>
              <w:top w:w="15" w:type="dxa"/>
              <w:left w:w="15" w:type="dxa"/>
              <w:bottom w:w="0" w:type="dxa"/>
              <w:right w:w="15" w:type="dxa"/>
            </w:tcMar>
            <w:vAlign w:val="center"/>
            <w:hideMark/>
          </w:tcPr>
          <w:p w14:paraId="5BB51C38" w14:textId="77777777" w:rsidR="00FB0C54" w:rsidRPr="00015210" w:rsidRDefault="00FB0C54" w:rsidP="00FB0C54">
            <w:pPr>
              <w:jc w:val="center"/>
              <w:rPr>
                <w:color w:val="000000"/>
                <w:sz w:val="20"/>
                <w:szCs w:val="20"/>
              </w:rPr>
            </w:pPr>
            <w:r w:rsidRPr="00015210">
              <w:rPr>
                <w:color w:val="000000"/>
                <w:sz w:val="20"/>
                <w:szCs w:val="20"/>
              </w:rPr>
              <w:t>90 days sample</w:t>
            </w:r>
          </w:p>
        </w:tc>
      </w:tr>
      <w:tr w:rsidR="00FB0C54" w:rsidRPr="00015210" w14:paraId="044F715C" w14:textId="77777777" w:rsidTr="00FB0C54">
        <w:tblPrEx>
          <w:tblW w:w="5000" w:type="pct"/>
          <w:jc w:val="center"/>
          <w:tblLayout w:type="fixed"/>
          <w:tblCellMar>
            <w:left w:w="0" w:type="dxa"/>
            <w:right w:w="0" w:type="dxa"/>
          </w:tblCellMar>
          <w:tblPrExChange w:id="1749" w:author="Xin Li" w:date="2026-08-22T08:00:00Z" w16du:dateUtc="2026-08-22T00:00:00Z">
            <w:tblPrEx>
              <w:tblW w:w="5000" w:type="pct"/>
              <w:jc w:val="center"/>
              <w:tblLayout w:type="fixed"/>
              <w:tblCellMar>
                <w:left w:w="0" w:type="dxa"/>
                <w:right w:w="0" w:type="dxa"/>
              </w:tblCellMar>
            </w:tblPrEx>
          </w:tblPrExChange>
        </w:tblPrEx>
        <w:trPr>
          <w:jc w:val="center"/>
          <w:trPrChange w:id="1750" w:author="Xin Li" w:date="2026-08-22T08:00:00Z" w16du:dateUtc="2026-08-22T00:00:00Z">
            <w:trPr>
              <w:trHeight w:val="320"/>
              <w:jc w:val="center"/>
            </w:trPr>
          </w:trPrChange>
        </w:trPr>
        <w:tc>
          <w:tcPr>
            <w:tcW w:w="3528" w:type="dxa"/>
            <w:vMerge w:val="restart"/>
            <w:tcBorders>
              <w:top w:val="nil"/>
              <w:left w:val="nil"/>
              <w:bottom w:val="nil"/>
              <w:right w:val="nil"/>
            </w:tcBorders>
            <w:noWrap/>
            <w:tcMar>
              <w:top w:w="15" w:type="dxa"/>
              <w:left w:w="15" w:type="dxa"/>
              <w:bottom w:w="0" w:type="dxa"/>
              <w:right w:w="15" w:type="dxa"/>
            </w:tcMar>
            <w:vAlign w:val="center"/>
            <w:hideMark/>
            <w:tcPrChange w:id="1751" w:author="Xin Li" w:date="2026-08-22T08:00:00Z" w16du:dateUtc="2026-08-22T00:00:00Z">
              <w:tcPr>
                <w:tcW w:w="2360" w:type="dxa"/>
                <w:vMerge w:val="restart"/>
                <w:tcBorders>
                  <w:top w:val="nil"/>
                  <w:left w:val="nil"/>
                  <w:bottom w:val="nil"/>
                  <w:right w:val="nil"/>
                </w:tcBorders>
                <w:noWrap/>
                <w:tcMar>
                  <w:top w:w="15" w:type="dxa"/>
                  <w:left w:w="15" w:type="dxa"/>
                  <w:bottom w:w="0" w:type="dxa"/>
                  <w:right w:w="15" w:type="dxa"/>
                </w:tcMar>
                <w:vAlign w:val="center"/>
                <w:hideMark/>
              </w:tcPr>
            </w:tcPrChange>
          </w:tcPr>
          <w:p w14:paraId="373F97D2"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944" w:type="dxa"/>
            <w:tcBorders>
              <w:top w:val="nil"/>
              <w:left w:val="nil"/>
              <w:bottom w:val="nil"/>
              <w:right w:val="nil"/>
            </w:tcBorders>
            <w:noWrap/>
            <w:tcMar>
              <w:top w:w="15" w:type="dxa"/>
              <w:left w:w="15" w:type="dxa"/>
              <w:bottom w:w="0" w:type="dxa"/>
              <w:right w:w="15" w:type="dxa"/>
            </w:tcMar>
            <w:vAlign w:val="center"/>
            <w:hideMark/>
            <w:tcPrChange w:id="1752"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1DB01FDE" w14:textId="77777777" w:rsidR="00FB0C54" w:rsidRPr="00015210" w:rsidRDefault="00FB0C54" w:rsidP="00FB0C54">
            <w:pPr>
              <w:jc w:val="center"/>
              <w:rPr>
                <w:color w:val="000000"/>
                <w:sz w:val="20"/>
                <w:szCs w:val="20"/>
              </w:rPr>
            </w:pPr>
            <w:r w:rsidRPr="00015210">
              <w:rPr>
                <w:color w:val="000000"/>
                <w:sz w:val="20"/>
                <w:szCs w:val="20"/>
              </w:rPr>
              <w:t>-0.216</w:t>
            </w:r>
          </w:p>
        </w:tc>
        <w:tc>
          <w:tcPr>
            <w:tcW w:w="1944" w:type="dxa"/>
            <w:tcBorders>
              <w:top w:val="nil"/>
              <w:left w:val="nil"/>
              <w:bottom w:val="nil"/>
              <w:right w:val="nil"/>
            </w:tcBorders>
            <w:noWrap/>
            <w:tcMar>
              <w:top w:w="15" w:type="dxa"/>
              <w:left w:w="15" w:type="dxa"/>
              <w:bottom w:w="0" w:type="dxa"/>
              <w:right w:w="15" w:type="dxa"/>
            </w:tcMar>
            <w:vAlign w:val="center"/>
            <w:hideMark/>
            <w:tcPrChange w:id="1753"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08C3538E" w14:textId="77777777" w:rsidR="00FB0C54" w:rsidRPr="00015210" w:rsidRDefault="00FB0C54" w:rsidP="00FB0C54">
            <w:pPr>
              <w:jc w:val="center"/>
              <w:rPr>
                <w:color w:val="000000"/>
                <w:sz w:val="20"/>
                <w:szCs w:val="20"/>
              </w:rPr>
            </w:pPr>
            <w:r w:rsidRPr="00015210">
              <w:rPr>
                <w:color w:val="000000"/>
                <w:sz w:val="20"/>
                <w:szCs w:val="20"/>
              </w:rPr>
              <w:t>0.346</w:t>
            </w:r>
          </w:p>
        </w:tc>
        <w:tc>
          <w:tcPr>
            <w:tcW w:w="1944" w:type="dxa"/>
            <w:tcBorders>
              <w:top w:val="nil"/>
              <w:left w:val="nil"/>
              <w:bottom w:val="nil"/>
              <w:right w:val="nil"/>
            </w:tcBorders>
            <w:noWrap/>
            <w:tcMar>
              <w:top w:w="15" w:type="dxa"/>
              <w:left w:w="15" w:type="dxa"/>
              <w:bottom w:w="0" w:type="dxa"/>
              <w:right w:w="15" w:type="dxa"/>
            </w:tcMar>
            <w:vAlign w:val="center"/>
            <w:hideMark/>
            <w:tcPrChange w:id="1754"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48692223" w14:textId="77777777" w:rsidR="00FB0C54" w:rsidRPr="00015210" w:rsidRDefault="00FB0C54" w:rsidP="00FB0C54">
            <w:pPr>
              <w:jc w:val="center"/>
              <w:rPr>
                <w:color w:val="000000"/>
                <w:sz w:val="20"/>
                <w:szCs w:val="20"/>
              </w:rPr>
            </w:pPr>
            <w:r w:rsidRPr="00015210">
              <w:rPr>
                <w:color w:val="000000"/>
                <w:sz w:val="20"/>
                <w:szCs w:val="20"/>
              </w:rPr>
              <w:t>0.320</w:t>
            </w:r>
          </w:p>
        </w:tc>
      </w:tr>
      <w:tr w:rsidR="00FB0C54" w:rsidRPr="00015210" w14:paraId="056F85DB" w14:textId="77777777" w:rsidTr="00FB0C54">
        <w:tblPrEx>
          <w:tblW w:w="5000" w:type="pct"/>
          <w:jc w:val="center"/>
          <w:tblLayout w:type="fixed"/>
          <w:tblCellMar>
            <w:left w:w="0" w:type="dxa"/>
            <w:right w:w="0" w:type="dxa"/>
          </w:tblCellMar>
          <w:tblPrExChange w:id="1755" w:author="Xin Li" w:date="2026-08-22T08:00:00Z" w16du:dateUtc="2026-08-22T00:00:00Z">
            <w:tblPrEx>
              <w:tblW w:w="5000" w:type="pct"/>
              <w:jc w:val="center"/>
              <w:tblLayout w:type="fixed"/>
              <w:tblCellMar>
                <w:left w:w="0" w:type="dxa"/>
                <w:right w:w="0" w:type="dxa"/>
              </w:tblCellMar>
            </w:tblPrEx>
          </w:tblPrExChange>
        </w:tblPrEx>
        <w:trPr>
          <w:jc w:val="center"/>
          <w:trPrChange w:id="1756" w:author="Xin Li" w:date="2026-08-22T08:00:00Z" w16du:dateUtc="2026-08-22T00:00:00Z">
            <w:trPr>
              <w:trHeight w:val="320"/>
              <w:jc w:val="center"/>
            </w:trPr>
          </w:trPrChange>
        </w:trPr>
        <w:tc>
          <w:tcPr>
            <w:tcW w:w="3528" w:type="dxa"/>
            <w:vMerge/>
            <w:tcBorders>
              <w:top w:val="nil"/>
              <w:left w:val="nil"/>
              <w:bottom w:val="nil"/>
              <w:right w:val="nil"/>
            </w:tcBorders>
            <w:vAlign w:val="center"/>
            <w:hideMark/>
            <w:tcPrChange w:id="1757" w:author="Xin Li" w:date="2026-08-22T08:00:00Z" w16du:dateUtc="2026-08-22T00:00:00Z">
              <w:tcPr>
                <w:tcW w:w="2360" w:type="dxa"/>
                <w:vMerge/>
                <w:tcBorders>
                  <w:top w:val="nil"/>
                  <w:left w:val="nil"/>
                  <w:bottom w:val="nil"/>
                  <w:right w:val="nil"/>
                </w:tcBorders>
                <w:vAlign w:val="center"/>
                <w:hideMark/>
              </w:tcPr>
            </w:tcPrChange>
          </w:tcPr>
          <w:p w14:paraId="76BC8553" w14:textId="77777777" w:rsidR="00FB0C54" w:rsidRPr="00015210" w:rsidRDefault="00FB0C54" w:rsidP="00FB0C54">
            <w:pPr>
              <w:rPr>
                <w:i/>
                <w:iCs/>
                <w:color w:val="000000"/>
                <w:sz w:val="20"/>
                <w:szCs w:val="20"/>
              </w:rPr>
            </w:pPr>
          </w:p>
        </w:tc>
        <w:tc>
          <w:tcPr>
            <w:tcW w:w="1944" w:type="dxa"/>
            <w:tcBorders>
              <w:top w:val="nil"/>
              <w:left w:val="nil"/>
              <w:bottom w:val="nil"/>
              <w:right w:val="nil"/>
            </w:tcBorders>
            <w:noWrap/>
            <w:tcMar>
              <w:top w:w="15" w:type="dxa"/>
              <w:left w:w="15" w:type="dxa"/>
              <w:bottom w:w="0" w:type="dxa"/>
              <w:right w:w="15" w:type="dxa"/>
            </w:tcMar>
            <w:vAlign w:val="center"/>
            <w:hideMark/>
            <w:tcPrChange w:id="1758"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3953B61E" w14:textId="77777777" w:rsidR="00FB0C54" w:rsidRPr="00015210" w:rsidRDefault="00FB0C54" w:rsidP="00FB0C54">
            <w:pPr>
              <w:jc w:val="center"/>
              <w:rPr>
                <w:color w:val="000000"/>
                <w:sz w:val="20"/>
                <w:szCs w:val="20"/>
              </w:rPr>
            </w:pPr>
            <w:r w:rsidRPr="00015210">
              <w:rPr>
                <w:color w:val="000000"/>
                <w:sz w:val="20"/>
                <w:szCs w:val="20"/>
              </w:rPr>
              <w:t>(1.028)</w:t>
            </w:r>
          </w:p>
        </w:tc>
        <w:tc>
          <w:tcPr>
            <w:tcW w:w="1944" w:type="dxa"/>
            <w:tcBorders>
              <w:top w:val="nil"/>
              <w:left w:val="nil"/>
              <w:bottom w:val="nil"/>
              <w:right w:val="nil"/>
            </w:tcBorders>
            <w:noWrap/>
            <w:tcMar>
              <w:top w:w="15" w:type="dxa"/>
              <w:left w:w="15" w:type="dxa"/>
              <w:bottom w:w="0" w:type="dxa"/>
              <w:right w:w="15" w:type="dxa"/>
            </w:tcMar>
            <w:vAlign w:val="center"/>
            <w:hideMark/>
            <w:tcPrChange w:id="1759"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5B7E6534" w14:textId="77777777" w:rsidR="00FB0C54" w:rsidRPr="00015210" w:rsidRDefault="00FB0C54" w:rsidP="00FB0C54">
            <w:pPr>
              <w:jc w:val="center"/>
              <w:rPr>
                <w:color w:val="000000"/>
                <w:sz w:val="20"/>
                <w:szCs w:val="20"/>
              </w:rPr>
            </w:pPr>
            <w:r w:rsidRPr="00015210">
              <w:rPr>
                <w:color w:val="000000"/>
                <w:sz w:val="20"/>
                <w:szCs w:val="20"/>
              </w:rPr>
              <w:t>(0.861)</w:t>
            </w:r>
          </w:p>
        </w:tc>
        <w:tc>
          <w:tcPr>
            <w:tcW w:w="1944" w:type="dxa"/>
            <w:tcBorders>
              <w:top w:val="nil"/>
              <w:left w:val="nil"/>
              <w:bottom w:val="nil"/>
              <w:right w:val="nil"/>
            </w:tcBorders>
            <w:noWrap/>
            <w:tcMar>
              <w:top w:w="15" w:type="dxa"/>
              <w:left w:w="15" w:type="dxa"/>
              <w:bottom w:w="0" w:type="dxa"/>
              <w:right w:w="15" w:type="dxa"/>
            </w:tcMar>
            <w:vAlign w:val="center"/>
            <w:hideMark/>
            <w:tcPrChange w:id="1760"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1AFD6099" w14:textId="77777777" w:rsidR="00FB0C54" w:rsidRPr="00015210" w:rsidRDefault="00FB0C54" w:rsidP="00FB0C54">
            <w:pPr>
              <w:jc w:val="center"/>
              <w:rPr>
                <w:color w:val="000000"/>
                <w:sz w:val="20"/>
                <w:szCs w:val="20"/>
              </w:rPr>
            </w:pPr>
            <w:r w:rsidRPr="00015210">
              <w:rPr>
                <w:color w:val="000000"/>
                <w:sz w:val="20"/>
                <w:szCs w:val="20"/>
              </w:rPr>
              <w:t>(0.700)</w:t>
            </w:r>
          </w:p>
        </w:tc>
      </w:tr>
      <w:tr w:rsidR="00FB0C54" w:rsidRPr="00015210" w14:paraId="69202DFA" w14:textId="77777777" w:rsidTr="00FB0C54">
        <w:tblPrEx>
          <w:tblW w:w="5000" w:type="pct"/>
          <w:jc w:val="center"/>
          <w:tblLayout w:type="fixed"/>
          <w:tblCellMar>
            <w:left w:w="0" w:type="dxa"/>
            <w:right w:w="0" w:type="dxa"/>
          </w:tblCellMar>
          <w:tblPrExChange w:id="1761" w:author="Xin Li" w:date="2026-08-22T08:00:00Z" w16du:dateUtc="2026-08-22T00:00:00Z">
            <w:tblPrEx>
              <w:tblW w:w="5000" w:type="pct"/>
              <w:jc w:val="center"/>
              <w:tblLayout w:type="fixed"/>
              <w:tblCellMar>
                <w:left w:w="0" w:type="dxa"/>
                <w:right w:w="0" w:type="dxa"/>
              </w:tblCellMar>
            </w:tblPrEx>
          </w:tblPrExChange>
        </w:tblPrEx>
        <w:trPr>
          <w:jc w:val="center"/>
          <w:trPrChange w:id="1762" w:author="Xin Li" w:date="2026-08-22T08:00:00Z" w16du:dateUtc="2026-08-22T00:00:00Z">
            <w:trPr>
              <w:trHeight w:val="320"/>
              <w:jc w:val="center"/>
            </w:trPr>
          </w:trPrChange>
        </w:trPr>
        <w:tc>
          <w:tcPr>
            <w:tcW w:w="3528" w:type="dxa"/>
            <w:vMerge w:val="restart"/>
            <w:tcBorders>
              <w:top w:val="nil"/>
              <w:left w:val="nil"/>
              <w:bottom w:val="nil"/>
              <w:right w:val="nil"/>
            </w:tcBorders>
            <w:noWrap/>
            <w:tcMar>
              <w:top w:w="15" w:type="dxa"/>
              <w:left w:w="15" w:type="dxa"/>
              <w:bottom w:w="0" w:type="dxa"/>
              <w:right w:w="15" w:type="dxa"/>
            </w:tcMar>
            <w:vAlign w:val="center"/>
            <w:hideMark/>
            <w:tcPrChange w:id="1763" w:author="Xin Li" w:date="2026-08-22T08:00:00Z" w16du:dateUtc="2026-08-22T00:00:00Z">
              <w:tcPr>
                <w:tcW w:w="2360" w:type="dxa"/>
                <w:vMerge w:val="restart"/>
                <w:tcBorders>
                  <w:top w:val="nil"/>
                  <w:left w:val="nil"/>
                  <w:bottom w:val="nil"/>
                  <w:right w:val="nil"/>
                </w:tcBorders>
                <w:noWrap/>
                <w:tcMar>
                  <w:top w:w="15" w:type="dxa"/>
                  <w:left w:w="15" w:type="dxa"/>
                  <w:bottom w:w="0" w:type="dxa"/>
                  <w:right w:w="15" w:type="dxa"/>
                </w:tcMar>
                <w:vAlign w:val="center"/>
                <w:hideMark/>
              </w:tcPr>
            </w:tcPrChange>
          </w:tcPr>
          <w:p w14:paraId="226EE5D9"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1944" w:type="dxa"/>
            <w:tcBorders>
              <w:top w:val="nil"/>
              <w:left w:val="nil"/>
              <w:bottom w:val="nil"/>
              <w:right w:val="nil"/>
            </w:tcBorders>
            <w:noWrap/>
            <w:tcMar>
              <w:top w:w="15" w:type="dxa"/>
              <w:left w:w="15" w:type="dxa"/>
              <w:bottom w:w="0" w:type="dxa"/>
              <w:right w:w="15" w:type="dxa"/>
            </w:tcMar>
            <w:vAlign w:val="center"/>
            <w:hideMark/>
            <w:tcPrChange w:id="1764"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13746DA8" w14:textId="77777777" w:rsidR="00FB0C54" w:rsidRPr="00015210" w:rsidRDefault="00FB0C54" w:rsidP="00FB0C54">
            <w:pPr>
              <w:jc w:val="center"/>
              <w:rPr>
                <w:color w:val="000000"/>
                <w:sz w:val="20"/>
                <w:szCs w:val="20"/>
              </w:rPr>
            </w:pPr>
            <w:r w:rsidRPr="00015210">
              <w:rPr>
                <w:color w:val="000000"/>
                <w:sz w:val="20"/>
                <w:szCs w:val="20"/>
              </w:rPr>
              <w:t>-0.059</w:t>
            </w:r>
          </w:p>
        </w:tc>
        <w:tc>
          <w:tcPr>
            <w:tcW w:w="1944" w:type="dxa"/>
            <w:tcBorders>
              <w:top w:val="nil"/>
              <w:left w:val="nil"/>
              <w:bottom w:val="nil"/>
              <w:right w:val="nil"/>
            </w:tcBorders>
            <w:noWrap/>
            <w:tcMar>
              <w:top w:w="15" w:type="dxa"/>
              <w:left w:w="15" w:type="dxa"/>
              <w:bottom w:w="0" w:type="dxa"/>
              <w:right w:w="15" w:type="dxa"/>
            </w:tcMar>
            <w:vAlign w:val="center"/>
            <w:hideMark/>
            <w:tcPrChange w:id="1765"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749F85DE" w14:textId="77777777" w:rsidR="00FB0C54" w:rsidRPr="00015210" w:rsidRDefault="00FB0C54" w:rsidP="00FB0C54">
            <w:pPr>
              <w:jc w:val="center"/>
              <w:rPr>
                <w:color w:val="000000"/>
                <w:sz w:val="20"/>
                <w:szCs w:val="20"/>
              </w:rPr>
            </w:pPr>
            <w:r w:rsidRPr="00015210">
              <w:rPr>
                <w:color w:val="000000"/>
                <w:sz w:val="20"/>
                <w:szCs w:val="20"/>
              </w:rPr>
              <w:t>-0.180</w:t>
            </w:r>
          </w:p>
        </w:tc>
        <w:tc>
          <w:tcPr>
            <w:tcW w:w="1944" w:type="dxa"/>
            <w:tcBorders>
              <w:top w:val="nil"/>
              <w:left w:val="nil"/>
              <w:bottom w:val="nil"/>
              <w:right w:val="nil"/>
            </w:tcBorders>
            <w:noWrap/>
            <w:tcMar>
              <w:top w:w="15" w:type="dxa"/>
              <w:left w:w="15" w:type="dxa"/>
              <w:bottom w:w="0" w:type="dxa"/>
              <w:right w:w="15" w:type="dxa"/>
            </w:tcMar>
            <w:vAlign w:val="center"/>
            <w:hideMark/>
            <w:tcPrChange w:id="1766"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26DF8C90" w14:textId="77777777" w:rsidR="00FB0C54" w:rsidRPr="00015210" w:rsidRDefault="00FB0C54" w:rsidP="00FB0C54">
            <w:pPr>
              <w:jc w:val="center"/>
              <w:rPr>
                <w:color w:val="000000"/>
                <w:sz w:val="20"/>
                <w:szCs w:val="20"/>
              </w:rPr>
            </w:pPr>
            <w:r w:rsidRPr="00015210">
              <w:rPr>
                <w:color w:val="000000"/>
                <w:sz w:val="20"/>
                <w:szCs w:val="20"/>
              </w:rPr>
              <w:t>-0.230·</w:t>
            </w:r>
          </w:p>
        </w:tc>
      </w:tr>
      <w:tr w:rsidR="00FB0C54" w:rsidRPr="00015210" w14:paraId="5E04FA49" w14:textId="77777777" w:rsidTr="00FB0C54">
        <w:tblPrEx>
          <w:tblW w:w="5000" w:type="pct"/>
          <w:jc w:val="center"/>
          <w:tblLayout w:type="fixed"/>
          <w:tblCellMar>
            <w:left w:w="0" w:type="dxa"/>
            <w:right w:w="0" w:type="dxa"/>
          </w:tblCellMar>
          <w:tblPrExChange w:id="1767" w:author="Xin Li" w:date="2026-08-22T08:00:00Z" w16du:dateUtc="2026-08-22T00:00:00Z">
            <w:tblPrEx>
              <w:tblW w:w="5000" w:type="pct"/>
              <w:jc w:val="center"/>
              <w:tblLayout w:type="fixed"/>
              <w:tblCellMar>
                <w:left w:w="0" w:type="dxa"/>
                <w:right w:w="0" w:type="dxa"/>
              </w:tblCellMar>
            </w:tblPrEx>
          </w:tblPrExChange>
        </w:tblPrEx>
        <w:trPr>
          <w:jc w:val="center"/>
          <w:trPrChange w:id="1768" w:author="Xin Li" w:date="2026-08-22T08:00:00Z" w16du:dateUtc="2026-08-22T00:00:00Z">
            <w:trPr>
              <w:trHeight w:val="320"/>
              <w:jc w:val="center"/>
            </w:trPr>
          </w:trPrChange>
        </w:trPr>
        <w:tc>
          <w:tcPr>
            <w:tcW w:w="3528" w:type="dxa"/>
            <w:vMerge/>
            <w:tcBorders>
              <w:top w:val="nil"/>
              <w:left w:val="nil"/>
              <w:bottom w:val="nil"/>
              <w:right w:val="nil"/>
            </w:tcBorders>
            <w:vAlign w:val="center"/>
            <w:hideMark/>
            <w:tcPrChange w:id="1769" w:author="Xin Li" w:date="2026-08-22T08:00:00Z" w16du:dateUtc="2026-08-22T00:00:00Z">
              <w:tcPr>
                <w:tcW w:w="2360" w:type="dxa"/>
                <w:vMerge/>
                <w:tcBorders>
                  <w:top w:val="nil"/>
                  <w:left w:val="nil"/>
                  <w:bottom w:val="nil"/>
                  <w:right w:val="nil"/>
                </w:tcBorders>
                <w:vAlign w:val="center"/>
                <w:hideMark/>
              </w:tcPr>
            </w:tcPrChange>
          </w:tcPr>
          <w:p w14:paraId="1290BC78" w14:textId="77777777" w:rsidR="00FB0C54" w:rsidRPr="00015210" w:rsidRDefault="00FB0C54" w:rsidP="00FB0C54">
            <w:pPr>
              <w:rPr>
                <w:i/>
                <w:iCs/>
                <w:color w:val="000000"/>
                <w:sz w:val="20"/>
                <w:szCs w:val="20"/>
              </w:rPr>
            </w:pPr>
          </w:p>
        </w:tc>
        <w:tc>
          <w:tcPr>
            <w:tcW w:w="1944" w:type="dxa"/>
            <w:tcBorders>
              <w:top w:val="nil"/>
              <w:left w:val="nil"/>
              <w:bottom w:val="nil"/>
              <w:right w:val="nil"/>
            </w:tcBorders>
            <w:noWrap/>
            <w:tcMar>
              <w:top w:w="15" w:type="dxa"/>
              <w:left w:w="15" w:type="dxa"/>
              <w:bottom w:w="0" w:type="dxa"/>
              <w:right w:w="15" w:type="dxa"/>
            </w:tcMar>
            <w:vAlign w:val="center"/>
            <w:hideMark/>
            <w:tcPrChange w:id="1770"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559B099B" w14:textId="77777777" w:rsidR="00FB0C54" w:rsidRPr="00015210" w:rsidRDefault="00FB0C54" w:rsidP="00FB0C54">
            <w:pPr>
              <w:jc w:val="center"/>
              <w:rPr>
                <w:color w:val="000000"/>
                <w:sz w:val="20"/>
                <w:szCs w:val="20"/>
              </w:rPr>
            </w:pPr>
            <w:r w:rsidRPr="00015210">
              <w:rPr>
                <w:color w:val="000000"/>
                <w:sz w:val="20"/>
                <w:szCs w:val="20"/>
              </w:rPr>
              <w:t>(0.194)</w:t>
            </w:r>
          </w:p>
        </w:tc>
        <w:tc>
          <w:tcPr>
            <w:tcW w:w="1944" w:type="dxa"/>
            <w:tcBorders>
              <w:top w:val="nil"/>
              <w:left w:val="nil"/>
              <w:bottom w:val="nil"/>
              <w:right w:val="nil"/>
            </w:tcBorders>
            <w:noWrap/>
            <w:tcMar>
              <w:top w:w="15" w:type="dxa"/>
              <w:left w:w="15" w:type="dxa"/>
              <w:bottom w:w="0" w:type="dxa"/>
              <w:right w:w="15" w:type="dxa"/>
            </w:tcMar>
            <w:vAlign w:val="center"/>
            <w:hideMark/>
            <w:tcPrChange w:id="1771"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37CC5A1F" w14:textId="77777777" w:rsidR="00FB0C54" w:rsidRPr="00015210" w:rsidRDefault="00FB0C54" w:rsidP="00FB0C54">
            <w:pPr>
              <w:jc w:val="center"/>
              <w:rPr>
                <w:color w:val="000000"/>
                <w:sz w:val="20"/>
                <w:szCs w:val="20"/>
              </w:rPr>
            </w:pPr>
            <w:r w:rsidRPr="00015210">
              <w:rPr>
                <w:color w:val="000000"/>
                <w:sz w:val="20"/>
                <w:szCs w:val="20"/>
              </w:rPr>
              <w:t>(0.155)</w:t>
            </w:r>
          </w:p>
        </w:tc>
        <w:tc>
          <w:tcPr>
            <w:tcW w:w="1944" w:type="dxa"/>
            <w:tcBorders>
              <w:top w:val="nil"/>
              <w:left w:val="nil"/>
              <w:bottom w:val="nil"/>
              <w:right w:val="nil"/>
            </w:tcBorders>
            <w:noWrap/>
            <w:tcMar>
              <w:top w:w="15" w:type="dxa"/>
              <w:left w:w="15" w:type="dxa"/>
              <w:bottom w:w="0" w:type="dxa"/>
              <w:right w:w="15" w:type="dxa"/>
            </w:tcMar>
            <w:vAlign w:val="center"/>
            <w:hideMark/>
            <w:tcPrChange w:id="1772"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35AA36CC" w14:textId="77777777" w:rsidR="00FB0C54" w:rsidRPr="00015210" w:rsidRDefault="00FB0C54" w:rsidP="00FB0C54">
            <w:pPr>
              <w:jc w:val="center"/>
              <w:rPr>
                <w:color w:val="000000"/>
                <w:sz w:val="20"/>
                <w:szCs w:val="20"/>
              </w:rPr>
            </w:pPr>
            <w:r w:rsidRPr="00015210">
              <w:rPr>
                <w:color w:val="000000"/>
                <w:sz w:val="20"/>
                <w:szCs w:val="20"/>
              </w:rPr>
              <w:t>(0.124)</w:t>
            </w:r>
          </w:p>
        </w:tc>
      </w:tr>
      <w:tr w:rsidR="00FB0C54" w:rsidRPr="00015210" w14:paraId="7814B3A5" w14:textId="77777777" w:rsidTr="00FB0C54">
        <w:tblPrEx>
          <w:tblW w:w="5000" w:type="pct"/>
          <w:jc w:val="center"/>
          <w:tblLayout w:type="fixed"/>
          <w:tblCellMar>
            <w:left w:w="0" w:type="dxa"/>
            <w:right w:w="0" w:type="dxa"/>
          </w:tblCellMar>
          <w:tblPrExChange w:id="1773" w:author="Xin Li" w:date="2026-08-22T08:00:00Z" w16du:dateUtc="2026-08-22T00:00:00Z">
            <w:tblPrEx>
              <w:tblW w:w="5000" w:type="pct"/>
              <w:jc w:val="center"/>
              <w:tblLayout w:type="fixed"/>
              <w:tblCellMar>
                <w:left w:w="0" w:type="dxa"/>
                <w:right w:w="0" w:type="dxa"/>
              </w:tblCellMar>
            </w:tblPrEx>
          </w:tblPrExChange>
        </w:tblPrEx>
        <w:trPr>
          <w:jc w:val="center"/>
          <w:trPrChange w:id="1774" w:author="Xin Li" w:date="2026-08-22T08:00:00Z" w16du:dateUtc="2026-08-22T00:00:00Z">
            <w:trPr>
              <w:trHeight w:val="320"/>
              <w:jc w:val="center"/>
            </w:trPr>
          </w:trPrChange>
        </w:trPr>
        <w:tc>
          <w:tcPr>
            <w:tcW w:w="3528" w:type="dxa"/>
            <w:vMerge w:val="restart"/>
            <w:tcBorders>
              <w:top w:val="nil"/>
              <w:left w:val="nil"/>
              <w:bottom w:val="single" w:sz="4" w:space="0" w:color="000000"/>
              <w:right w:val="nil"/>
            </w:tcBorders>
            <w:noWrap/>
            <w:tcMar>
              <w:top w:w="15" w:type="dxa"/>
              <w:left w:w="15" w:type="dxa"/>
              <w:bottom w:w="0" w:type="dxa"/>
              <w:right w:w="15" w:type="dxa"/>
            </w:tcMar>
            <w:vAlign w:val="center"/>
            <w:hideMark/>
            <w:tcPrChange w:id="1775" w:author="Xin Li" w:date="2026-08-22T08:00:00Z" w16du:dateUtc="2026-08-22T00:00:00Z">
              <w:tcPr>
                <w:tcW w:w="2360" w:type="dxa"/>
                <w:vMerge w:val="restart"/>
                <w:tcBorders>
                  <w:top w:val="nil"/>
                  <w:left w:val="nil"/>
                  <w:bottom w:val="single" w:sz="4" w:space="0" w:color="000000"/>
                  <w:right w:val="nil"/>
                </w:tcBorders>
                <w:noWrap/>
                <w:tcMar>
                  <w:top w:w="15" w:type="dxa"/>
                  <w:left w:w="15" w:type="dxa"/>
                  <w:bottom w:w="0" w:type="dxa"/>
                  <w:right w:w="15" w:type="dxa"/>
                </w:tcMar>
                <w:vAlign w:val="center"/>
                <w:hideMark/>
              </w:tcPr>
            </w:tcPrChange>
          </w:tcPr>
          <w:p w14:paraId="0002BBFC"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1944" w:type="dxa"/>
            <w:tcBorders>
              <w:top w:val="nil"/>
              <w:left w:val="nil"/>
              <w:bottom w:val="nil"/>
              <w:right w:val="nil"/>
            </w:tcBorders>
            <w:noWrap/>
            <w:tcMar>
              <w:top w:w="15" w:type="dxa"/>
              <w:left w:w="15" w:type="dxa"/>
              <w:bottom w:w="0" w:type="dxa"/>
              <w:right w:w="15" w:type="dxa"/>
            </w:tcMar>
            <w:vAlign w:val="center"/>
            <w:hideMark/>
            <w:tcPrChange w:id="1776"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03F25086" w14:textId="77777777" w:rsidR="00FB0C54" w:rsidRPr="00015210" w:rsidRDefault="00FB0C54" w:rsidP="00FB0C54">
            <w:pPr>
              <w:jc w:val="center"/>
              <w:rPr>
                <w:color w:val="000000"/>
                <w:sz w:val="20"/>
                <w:szCs w:val="20"/>
              </w:rPr>
            </w:pPr>
            <w:r w:rsidRPr="00015210">
              <w:rPr>
                <w:color w:val="000000"/>
                <w:sz w:val="20"/>
                <w:szCs w:val="20"/>
              </w:rPr>
              <w:t>0.110</w:t>
            </w:r>
          </w:p>
        </w:tc>
        <w:tc>
          <w:tcPr>
            <w:tcW w:w="1944" w:type="dxa"/>
            <w:tcBorders>
              <w:top w:val="nil"/>
              <w:left w:val="nil"/>
              <w:bottom w:val="nil"/>
              <w:right w:val="nil"/>
            </w:tcBorders>
            <w:noWrap/>
            <w:tcMar>
              <w:top w:w="15" w:type="dxa"/>
              <w:left w:w="15" w:type="dxa"/>
              <w:bottom w:w="0" w:type="dxa"/>
              <w:right w:w="15" w:type="dxa"/>
            </w:tcMar>
            <w:vAlign w:val="center"/>
            <w:hideMark/>
            <w:tcPrChange w:id="1777"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0207CAF9" w14:textId="77777777" w:rsidR="00FB0C54" w:rsidRPr="00015210" w:rsidRDefault="00FB0C54" w:rsidP="00FB0C54">
            <w:pPr>
              <w:jc w:val="center"/>
              <w:rPr>
                <w:color w:val="000000"/>
                <w:sz w:val="20"/>
                <w:szCs w:val="20"/>
              </w:rPr>
            </w:pPr>
            <w:r w:rsidRPr="00015210">
              <w:rPr>
                <w:color w:val="000000"/>
                <w:sz w:val="20"/>
                <w:szCs w:val="20"/>
              </w:rPr>
              <w:t>0.106·</w:t>
            </w:r>
          </w:p>
        </w:tc>
        <w:tc>
          <w:tcPr>
            <w:tcW w:w="1944" w:type="dxa"/>
            <w:tcBorders>
              <w:top w:val="nil"/>
              <w:left w:val="nil"/>
              <w:bottom w:val="nil"/>
              <w:right w:val="nil"/>
            </w:tcBorders>
            <w:noWrap/>
            <w:tcMar>
              <w:top w:w="15" w:type="dxa"/>
              <w:left w:w="15" w:type="dxa"/>
              <w:bottom w:w="0" w:type="dxa"/>
              <w:right w:w="15" w:type="dxa"/>
            </w:tcMar>
            <w:vAlign w:val="center"/>
            <w:hideMark/>
            <w:tcPrChange w:id="1778"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00026CCD" w14:textId="77777777" w:rsidR="00FB0C54" w:rsidRPr="00015210" w:rsidRDefault="00FB0C54" w:rsidP="00FB0C54">
            <w:pPr>
              <w:jc w:val="center"/>
              <w:rPr>
                <w:color w:val="000000"/>
                <w:sz w:val="20"/>
                <w:szCs w:val="20"/>
              </w:rPr>
            </w:pPr>
            <w:r w:rsidRPr="00015210">
              <w:rPr>
                <w:color w:val="000000"/>
                <w:sz w:val="20"/>
                <w:szCs w:val="20"/>
              </w:rPr>
              <w:t>0.149**</w:t>
            </w:r>
          </w:p>
        </w:tc>
      </w:tr>
      <w:tr w:rsidR="00FB0C54" w:rsidRPr="00015210" w14:paraId="7C6B99C1" w14:textId="77777777" w:rsidTr="00FB0C54">
        <w:tblPrEx>
          <w:tblW w:w="5000" w:type="pct"/>
          <w:jc w:val="center"/>
          <w:tblLayout w:type="fixed"/>
          <w:tblCellMar>
            <w:left w:w="0" w:type="dxa"/>
            <w:right w:w="0" w:type="dxa"/>
          </w:tblCellMar>
          <w:tblPrExChange w:id="1779" w:author="Xin Li" w:date="2026-08-22T08:00:00Z" w16du:dateUtc="2026-08-22T00:00:00Z">
            <w:tblPrEx>
              <w:tblW w:w="5000" w:type="pct"/>
              <w:jc w:val="center"/>
              <w:tblLayout w:type="fixed"/>
              <w:tblCellMar>
                <w:left w:w="0" w:type="dxa"/>
                <w:right w:w="0" w:type="dxa"/>
              </w:tblCellMar>
            </w:tblPrEx>
          </w:tblPrExChange>
        </w:tblPrEx>
        <w:trPr>
          <w:jc w:val="center"/>
          <w:trPrChange w:id="1780" w:author="Xin Li" w:date="2026-08-22T08:00:00Z" w16du:dateUtc="2026-08-22T00:00:00Z">
            <w:trPr>
              <w:trHeight w:val="320"/>
              <w:jc w:val="center"/>
            </w:trPr>
          </w:trPrChange>
        </w:trPr>
        <w:tc>
          <w:tcPr>
            <w:tcW w:w="3528" w:type="dxa"/>
            <w:vMerge/>
            <w:tcBorders>
              <w:top w:val="nil"/>
              <w:left w:val="nil"/>
              <w:bottom w:val="single" w:sz="4" w:space="0" w:color="000000"/>
              <w:right w:val="nil"/>
            </w:tcBorders>
            <w:vAlign w:val="center"/>
            <w:hideMark/>
            <w:tcPrChange w:id="1781" w:author="Xin Li" w:date="2026-08-22T08:00:00Z" w16du:dateUtc="2026-08-22T00:00:00Z">
              <w:tcPr>
                <w:tcW w:w="2360" w:type="dxa"/>
                <w:vMerge/>
                <w:tcBorders>
                  <w:top w:val="nil"/>
                  <w:left w:val="nil"/>
                  <w:bottom w:val="single" w:sz="4" w:space="0" w:color="000000"/>
                  <w:right w:val="nil"/>
                </w:tcBorders>
                <w:vAlign w:val="center"/>
                <w:hideMark/>
              </w:tcPr>
            </w:tcPrChange>
          </w:tcPr>
          <w:p w14:paraId="4D3CC5C1" w14:textId="77777777" w:rsidR="00FB0C54" w:rsidRPr="00015210" w:rsidRDefault="00FB0C54" w:rsidP="00FB0C54">
            <w:pPr>
              <w:rPr>
                <w:i/>
                <w:iCs/>
                <w:color w:val="000000"/>
                <w:sz w:val="20"/>
                <w:szCs w:val="20"/>
              </w:rPr>
            </w:pP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Change w:id="1782" w:author="Xin Li" w:date="2026-08-22T08:00:00Z" w16du:dateUtc="2026-08-22T00:00:00Z">
              <w:tcPr>
                <w:tcW w:w="1300"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2F7B66FD" w14:textId="77777777" w:rsidR="00FB0C54" w:rsidRPr="00015210" w:rsidRDefault="00FB0C54" w:rsidP="00FB0C54">
            <w:pPr>
              <w:jc w:val="center"/>
              <w:rPr>
                <w:color w:val="000000"/>
                <w:sz w:val="20"/>
                <w:szCs w:val="20"/>
              </w:rPr>
            </w:pPr>
            <w:r w:rsidRPr="00015210">
              <w:rPr>
                <w:color w:val="000000"/>
                <w:sz w:val="20"/>
                <w:szCs w:val="20"/>
              </w:rPr>
              <w:t>(0.074)</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Change w:id="1783" w:author="Xin Li" w:date="2026-08-22T08:00:00Z" w16du:dateUtc="2026-08-22T00:00:00Z">
              <w:tcPr>
                <w:tcW w:w="1300"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2C2AC4A3" w14:textId="77777777" w:rsidR="00FB0C54" w:rsidRPr="00015210" w:rsidRDefault="00FB0C54" w:rsidP="00FB0C54">
            <w:pPr>
              <w:jc w:val="center"/>
              <w:rPr>
                <w:color w:val="000000"/>
                <w:sz w:val="20"/>
                <w:szCs w:val="20"/>
              </w:rPr>
            </w:pPr>
            <w:r w:rsidRPr="00015210">
              <w:rPr>
                <w:color w:val="000000"/>
                <w:sz w:val="20"/>
                <w:szCs w:val="20"/>
              </w:rPr>
              <w:t>(0.057)</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Change w:id="1784" w:author="Xin Li" w:date="2026-08-22T08:00:00Z" w16du:dateUtc="2026-08-22T00:00:00Z">
              <w:tcPr>
                <w:tcW w:w="1300"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7FC67B0D" w14:textId="77777777" w:rsidR="00FB0C54" w:rsidRPr="00015210" w:rsidRDefault="00FB0C54" w:rsidP="00FB0C54">
            <w:pPr>
              <w:jc w:val="center"/>
              <w:rPr>
                <w:color w:val="000000"/>
                <w:sz w:val="20"/>
                <w:szCs w:val="20"/>
              </w:rPr>
            </w:pPr>
            <w:r w:rsidRPr="00015210">
              <w:rPr>
                <w:color w:val="000000"/>
                <w:sz w:val="20"/>
                <w:szCs w:val="20"/>
              </w:rPr>
              <w:t>(0.045)</w:t>
            </w:r>
          </w:p>
        </w:tc>
      </w:tr>
      <w:tr w:rsidR="00FB0C54" w:rsidRPr="00015210" w14:paraId="03C2BCD2" w14:textId="77777777" w:rsidTr="00FB0C54">
        <w:tblPrEx>
          <w:tblW w:w="5000" w:type="pct"/>
          <w:jc w:val="center"/>
          <w:tblLayout w:type="fixed"/>
          <w:tblCellMar>
            <w:left w:w="0" w:type="dxa"/>
            <w:right w:w="0" w:type="dxa"/>
          </w:tblCellMar>
          <w:tblPrExChange w:id="1785" w:author="Xin Li" w:date="2026-08-22T08:00:00Z" w16du:dateUtc="2026-08-22T00:00:00Z">
            <w:tblPrEx>
              <w:tblW w:w="5000" w:type="pct"/>
              <w:jc w:val="center"/>
              <w:tblLayout w:type="fixed"/>
              <w:tblCellMar>
                <w:left w:w="0" w:type="dxa"/>
                <w:right w:w="0" w:type="dxa"/>
              </w:tblCellMar>
            </w:tblPrEx>
          </w:tblPrExChange>
        </w:tblPrEx>
        <w:trPr>
          <w:jc w:val="center"/>
          <w:trPrChange w:id="1786" w:author="Xin Li" w:date="2026-08-22T08:00:00Z" w16du:dateUtc="2026-08-22T00:00:00Z">
            <w:trPr>
              <w:trHeight w:val="320"/>
              <w:jc w:val="center"/>
            </w:trPr>
          </w:trPrChange>
        </w:trPr>
        <w:tc>
          <w:tcPr>
            <w:tcW w:w="3528" w:type="dxa"/>
            <w:tcBorders>
              <w:top w:val="nil"/>
              <w:left w:val="nil"/>
              <w:bottom w:val="nil"/>
              <w:right w:val="nil"/>
            </w:tcBorders>
            <w:noWrap/>
            <w:tcMar>
              <w:top w:w="15" w:type="dxa"/>
              <w:left w:w="15" w:type="dxa"/>
              <w:bottom w:w="0" w:type="dxa"/>
              <w:right w:w="15" w:type="dxa"/>
            </w:tcMar>
            <w:vAlign w:val="center"/>
            <w:hideMark/>
            <w:tcPrChange w:id="1787" w:author="Xin Li" w:date="2026-08-22T08:00:00Z" w16du:dateUtc="2026-08-22T00:00:00Z">
              <w:tcPr>
                <w:tcW w:w="2360" w:type="dxa"/>
                <w:tcBorders>
                  <w:top w:val="nil"/>
                  <w:left w:val="nil"/>
                  <w:bottom w:val="nil"/>
                  <w:right w:val="nil"/>
                </w:tcBorders>
                <w:noWrap/>
                <w:tcMar>
                  <w:top w:w="15" w:type="dxa"/>
                  <w:left w:w="15" w:type="dxa"/>
                  <w:bottom w:w="0" w:type="dxa"/>
                  <w:right w:w="15" w:type="dxa"/>
                </w:tcMar>
                <w:vAlign w:val="center"/>
                <w:hideMark/>
              </w:tcPr>
            </w:tcPrChange>
          </w:tcPr>
          <w:p w14:paraId="46F680DE" w14:textId="77777777" w:rsidR="00FB0C54" w:rsidRPr="00015210" w:rsidRDefault="00FB0C54" w:rsidP="00FB0C54">
            <w:pPr>
              <w:rPr>
                <w:color w:val="000000"/>
                <w:sz w:val="20"/>
                <w:szCs w:val="20"/>
              </w:rPr>
            </w:pPr>
            <w:r w:rsidRPr="00015210">
              <w:rPr>
                <w:color w:val="000000"/>
                <w:sz w:val="20"/>
                <w:szCs w:val="20"/>
              </w:rPr>
              <w:t>other controls</w:t>
            </w:r>
          </w:p>
        </w:tc>
        <w:tc>
          <w:tcPr>
            <w:tcW w:w="1944" w:type="dxa"/>
            <w:tcBorders>
              <w:top w:val="nil"/>
              <w:left w:val="nil"/>
              <w:bottom w:val="nil"/>
              <w:right w:val="nil"/>
            </w:tcBorders>
            <w:noWrap/>
            <w:tcMar>
              <w:top w:w="15" w:type="dxa"/>
              <w:left w:w="15" w:type="dxa"/>
              <w:bottom w:w="0" w:type="dxa"/>
              <w:right w:w="15" w:type="dxa"/>
            </w:tcMar>
            <w:vAlign w:val="center"/>
            <w:hideMark/>
            <w:tcPrChange w:id="1788"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79BA92F2"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nil"/>
              <w:right w:val="nil"/>
            </w:tcBorders>
            <w:noWrap/>
            <w:tcMar>
              <w:top w:w="15" w:type="dxa"/>
              <w:left w:w="15" w:type="dxa"/>
              <w:bottom w:w="0" w:type="dxa"/>
              <w:right w:w="15" w:type="dxa"/>
            </w:tcMar>
            <w:vAlign w:val="center"/>
            <w:hideMark/>
            <w:tcPrChange w:id="1789"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05A44701"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nil"/>
              <w:right w:val="nil"/>
            </w:tcBorders>
            <w:noWrap/>
            <w:tcMar>
              <w:top w:w="15" w:type="dxa"/>
              <w:left w:w="15" w:type="dxa"/>
              <w:bottom w:w="0" w:type="dxa"/>
              <w:right w:w="15" w:type="dxa"/>
            </w:tcMar>
            <w:vAlign w:val="center"/>
            <w:hideMark/>
            <w:tcPrChange w:id="1790" w:author="Xin Li" w:date="2026-08-22T08:00:00Z" w16du:dateUtc="2026-08-22T00:00:00Z">
              <w:tcPr>
                <w:tcW w:w="1300" w:type="dxa"/>
                <w:tcBorders>
                  <w:top w:val="nil"/>
                  <w:left w:val="nil"/>
                  <w:bottom w:val="nil"/>
                  <w:right w:val="nil"/>
                </w:tcBorders>
                <w:noWrap/>
                <w:tcMar>
                  <w:top w:w="15" w:type="dxa"/>
                  <w:left w:w="15" w:type="dxa"/>
                  <w:bottom w:w="0" w:type="dxa"/>
                  <w:right w:w="15" w:type="dxa"/>
                </w:tcMar>
                <w:vAlign w:val="center"/>
                <w:hideMark/>
              </w:tcPr>
            </w:tcPrChange>
          </w:tcPr>
          <w:p w14:paraId="0A4492DC" w14:textId="77777777" w:rsidR="00FB0C54" w:rsidRPr="00015210" w:rsidRDefault="00FB0C54" w:rsidP="00FB0C54">
            <w:pPr>
              <w:jc w:val="center"/>
              <w:rPr>
                <w:color w:val="000000"/>
                <w:sz w:val="20"/>
                <w:szCs w:val="20"/>
              </w:rPr>
            </w:pPr>
            <w:r w:rsidRPr="00015210">
              <w:rPr>
                <w:color w:val="000000"/>
                <w:sz w:val="20"/>
                <w:szCs w:val="20"/>
              </w:rPr>
              <w:t>√</w:t>
            </w:r>
          </w:p>
        </w:tc>
      </w:tr>
      <w:tr w:rsidR="00FB0C54" w:rsidRPr="00015210" w14:paraId="06B4AC2D" w14:textId="77777777" w:rsidTr="00FB0C54">
        <w:tblPrEx>
          <w:tblW w:w="5000" w:type="pct"/>
          <w:jc w:val="center"/>
          <w:tblLayout w:type="fixed"/>
          <w:tblCellMar>
            <w:left w:w="0" w:type="dxa"/>
            <w:right w:w="0" w:type="dxa"/>
          </w:tblCellMar>
          <w:tblPrExChange w:id="1791" w:author="Xin Li" w:date="2026-08-22T08:00:00Z" w16du:dateUtc="2026-08-22T00:00:00Z">
            <w:tblPrEx>
              <w:tblW w:w="5000" w:type="pct"/>
              <w:jc w:val="center"/>
              <w:tblLayout w:type="fixed"/>
              <w:tblCellMar>
                <w:left w:w="0" w:type="dxa"/>
                <w:right w:w="0" w:type="dxa"/>
              </w:tblCellMar>
            </w:tblPrEx>
          </w:tblPrExChange>
        </w:tblPrEx>
        <w:trPr>
          <w:jc w:val="center"/>
          <w:trPrChange w:id="1792" w:author="Xin Li" w:date="2026-08-22T08:00:00Z" w16du:dateUtc="2026-08-22T00:00:00Z">
            <w:trPr>
              <w:trHeight w:val="320"/>
              <w:jc w:val="center"/>
            </w:trPr>
          </w:trPrChange>
        </w:trPr>
        <w:tc>
          <w:tcPr>
            <w:tcW w:w="3528" w:type="dxa"/>
            <w:tcBorders>
              <w:top w:val="nil"/>
              <w:left w:val="nil"/>
              <w:bottom w:val="single" w:sz="4" w:space="0" w:color="auto"/>
              <w:right w:val="nil"/>
            </w:tcBorders>
            <w:noWrap/>
            <w:tcMar>
              <w:top w:w="15" w:type="dxa"/>
              <w:left w:w="15" w:type="dxa"/>
              <w:bottom w:w="0" w:type="dxa"/>
              <w:right w:w="15" w:type="dxa"/>
            </w:tcMar>
            <w:vAlign w:val="center"/>
            <w:hideMark/>
            <w:tcPrChange w:id="1793" w:author="Xin Li" w:date="2026-08-22T08:00:00Z" w16du:dateUtc="2026-08-22T00:00:00Z">
              <w:tcPr>
                <w:tcW w:w="2360"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60D26EEC" w14:textId="77777777" w:rsidR="00FB0C54" w:rsidRPr="00015210" w:rsidRDefault="00FB0C54" w:rsidP="00FB0C54">
            <w:pPr>
              <w:rPr>
                <w:color w:val="000000"/>
                <w:sz w:val="20"/>
                <w:szCs w:val="20"/>
              </w:rPr>
            </w:pPr>
            <w:r w:rsidRPr="00015210">
              <w:rPr>
                <w:color w:val="000000"/>
                <w:sz w:val="20"/>
                <w:szCs w:val="20"/>
              </w:rPr>
              <w:t>question timing FE</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Change w:id="1794" w:author="Xin Li" w:date="2026-08-22T08:00:00Z" w16du:dateUtc="2026-08-22T00:00:00Z">
              <w:tcPr>
                <w:tcW w:w="1300"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03F63B24"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Change w:id="1795" w:author="Xin Li" w:date="2026-08-22T08:00:00Z" w16du:dateUtc="2026-08-22T00:00:00Z">
              <w:tcPr>
                <w:tcW w:w="1300"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18477AAB"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Change w:id="1796" w:author="Xin Li" w:date="2026-08-22T08:00:00Z" w16du:dateUtc="2026-08-22T00:00:00Z">
              <w:tcPr>
                <w:tcW w:w="1300"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0939BA81" w14:textId="77777777" w:rsidR="00FB0C54" w:rsidRPr="00015210" w:rsidRDefault="00FB0C54" w:rsidP="00FB0C54">
            <w:pPr>
              <w:jc w:val="center"/>
              <w:rPr>
                <w:color w:val="000000"/>
                <w:sz w:val="20"/>
                <w:szCs w:val="20"/>
              </w:rPr>
            </w:pPr>
            <w:r w:rsidRPr="00015210">
              <w:rPr>
                <w:color w:val="000000"/>
                <w:sz w:val="20"/>
                <w:szCs w:val="20"/>
              </w:rPr>
              <w:t>√</w:t>
            </w:r>
          </w:p>
        </w:tc>
      </w:tr>
      <w:tr w:rsidR="00FB0C54" w:rsidRPr="00015210" w14:paraId="011AEF5C" w14:textId="77777777" w:rsidTr="00FB0C54">
        <w:tblPrEx>
          <w:tblW w:w="5000" w:type="pct"/>
          <w:jc w:val="center"/>
          <w:tblLayout w:type="fixed"/>
          <w:tblCellMar>
            <w:left w:w="0" w:type="dxa"/>
            <w:right w:w="0" w:type="dxa"/>
          </w:tblCellMar>
          <w:tblPrExChange w:id="1797" w:author="Xin Li" w:date="2026-08-22T08:00:00Z" w16du:dateUtc="2026-08-22T00:00:00Z">
            <w:tblPrEx>
              <w:tblW w:w="5000" w:type="pct"/>
              <w:jc w:val="center"/>
              <w:tblLayout w:type="fixed"/>
              <w:tblCellMar>
                <w:left w:w="0" w:type="dxa"/>
                <w:right w:w="0" w:type="dxa"/>
              </w:tblCellMar>
            </w:tblPrEx>
          </w:tblPrExChange>
        </w:tblPrEx>
        <w:trPr>
          <w:jc w:val="center"/>
          <w:trPrChange w:id="1798" w:author="Xin Li" w:date="2026-08-22T08:00:00Z" w16du:dateUtc="2026-08-22T00:00:00Z">
            <w:trPr>
              <w:trHeight w:val="320"/>
              <w:jc w:val="center"/>
            </w:trPr>
          </w:trPrChange>
        </w:trPr>
        <w:tc>
          <w:tcPr>
            <w:tcW w:w="3528" w:type="dxa"/>
            <w:tcBorders>
              <w:top w:val="nil"/>
              <w:left w:val="nil"/>
              <w:bottom w:val="single" w:sz="4" w:space="0" w:color="auto"/>
              <w:right w:val="nil"/>
            </w:tcBorders>
            <w:noWrap/>
            <w:tcMar>
              <w:top w:w="15" w:type="dxa"/>
              <w:left w:w="15" w:type="dxa"/>
              <w:bottom w:w="0" w:type="dxa"/>
              <w:right w:w="15" w:type="dxa"/>
            </w:tcMar>
            <w:vAlign w:val="center"/>
            <w:hideMark/>
            <w:tcPrChange w:id="1799" w:author="Xin Li" w:date="2026-08-22T08:00:00Z" w16du:dateUtc="2026-08-22T00:00:00Z">
              <w:tcPr>
                <w:tcW w:w="2360"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5C3DEE7F" w14:textId="77777777" w:rsidR="00FB0C54" w:rsidRPr="00015210" w:rsidRDefault="00FB0C54" w:rsidP="00FB0C54">
            <w:pPr>
              <w:rPr>
                <w:color w:val="000000"/>
                <w:sz w:val="20"/>
                <w:szCs w:val="20"/>
              </w:rPr>
            </w:pPr>
            <w:r w:rsidRPr="00015210">
              <w:rPr>
                <w:color w:val="000000"/>
                <w:sz w:val="20"/>
                <w:szCs w:val="20"/>
              </w:rPr>
              <w:t>N</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Change w:id="1800" w:author="Xin Li" w:date="2026-08-22T08:00:00Z" w16du:dateUtc="2026-08-22T00:00:00Z">
              <w:tcPr>
                <w:tcW w:w="1300"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4EF36829" w14:textId="77777777" w:rsidR="00FB0C54" w:rsidRPr="00015210" w:rsidRDefault="00FB0C54" w:rsidP="00FB0C54">
            <w:pPr>
              <w:jc w:val="center"/>
              <w:rPr>
                <w:color w:val="000000"/>
                <w:sz w:val="20"/>
                <w:szCs w:val="20"/>
              </w:rPr>
            </w:pPr>
            <w:r w:rsidRPr="00015210">
              <w:rPr>
                <w:color w:val="000000"/>
                <w:sz w:val="20"/>
                <w:szCs w:val="20"/>
              </w:rPr>
              <w:t>592</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Change w:id="1801" w:author="Xin Li" w:date="2026-08-22T08:00:00Z" w16du:dateUtc="2026-08-22T00:00:00Z">
              <w:tcPr>
                <w:tcW w:w="1300"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6AEFC78E" w14:textId="77777777" w:rsidR="00FB0C54" w:rsidRPr="00015210" w:rsidRDefault="00FB0C54" w:rsidP="00FB0C54">
            <w:pPr>
              <w:jc w:val="center"/>
              <w:rPr>
                <w:color w:val="000000"/>
                <w:sz w:val="20"/>
                <w:szCs w:val="20"/>
              </w:rPr>
            </w:pPr>
            <w:r w:rsidRPr="00015210">
              <w:rPr>
                <w:color w:val="000000"/>
                <w:sz w:val="20"/>
                <w:szCs w:val="20"/>
              </w:rPr>
              <w:t>1,214</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Change w:id="1802" w:author="Xin Li" w:date="2026-08-22T08:00:00Z" w16du:dateUtc="2026-08-22T00:00:00Z">
              <w:tcPr>
                <w:tcW w:w="1300"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0BC78A8D" w14:textId="77777777" w:rsidR="00FB0C54" w:rsidRPr="00015210" w:rsidRDefault="00FB0C54" w:rsidP="00FB0C54">
            <w:pPr>
              <w:jc w:val="center"/>
              <w:rPr>
                <w:color w:val="000000"/>
                <w:sz w:val="20"/>
                <w:szCs w:val="20"/>
              </w:rPr>
            </w:pPr>
            <w:r w:rsidRPr="00015210">
              <w:rPr>
                <w:color w:val="000000"/>
                <w:sz w:val="20"/>
                <w:szCs w:val="20"/>
              </w:rPr>
              <w:t>1,833</w:t>
            </w:r>
          </w:p>
        </w:tc>
      </w:tr>
    </w:tbl>
    <w:p w14:paraId="4FEFA537" w14:textId="73BADD21" w:rsidR="00374352" w:rsidRPr="00015210" w:rsidRDefault="00F045BB" w:rsidP="00374352">
      <w:pPr>
        <w:pStyle w:val="Notes"/>
      </w:pPr>
      <w:r w:rsidRPr="00015210">
        <w:rPr>
          <w:i/>
          <w:iCs/>
        </w:rPr>
        <w:t xml:space="preserve"> </w:t>
      </w:r>
      <w:r w:rsidR="00374352" w:rsidRPr="00015210">
        <w:rPr>
          <w:i/>
          <w:iCs/>
        </w:rPr>
        <w:t>Notes.</w:t>
      </w:r>
      <w:r w:rsidR="00374352" w:rsidRPr="00015210">
        <w:t xml:space="preserve"> Standard errors in parentheses. </w:t>
      </w:r>
      <w:r w:rsidR="00374352" w:rsidRPr="00015210">
        <w:rPr>
          <w:rFonts w:ascii="Courier New" w:hAnsi="Courier New" w:cs="Courier New"/>
        </w:rPr>
        <w:t>.</w:t>
      </w:r>
      <w:r w:rsidR="00374352" w:rsidRPr="00015210">
        <w:t xml:space="preserve"> p&lt;0.1, </w:t>
      </w:r>
      <w:r w:rsidR="00374352" w:rsidRPr="00015210">
        <w:rPr>
          <w:rFonts w:ascii="Courier New" w:hAnsi="Courier New" w:cs="Courier New"/>
        </w:rPr>
        <w:t>*</w:t>
      </w:r>
      <w:r w:rsidR="00374352" w:rsidRPr="00015210">
        <w:t xml:space="preserve"> p&lt;0.05, </w:t>
      </w:r>
      <w:r w:rsidR="00374352" w:rsidRPr="00015210">
        <w:rPr>
          <w:rFonts w:ascii="Courier New" w:hAnsi="Courier New" w:cs="Courier New"/>
        </w:rPr>
        <w:t>**</w:t>
      </w:r>
      <w:r w:rsidR="00374352" w:rsidRPr="00015210">
        <w:t xml:space="preserve"> p&lt;0.01, </w:t>
      </w:r>
      <w:r w:rsidR="00374352" w:rsidRPr="00015210">
        <w:rPr>
          <w:rFonts w:ascii="Courier New" w:hAnsi="Courier New" w:cs="Courier New"/>
        </w:rPr>
        <w:t>***</w:t>
      </w:r>
      <w:r w:rsidR="00374352" w:rsidRPr="00015210">
        <w:t xml:space="preserve"> p&lt;0.001. The sample is restricted to questions observed for at least 30, 60, and 90 days.</w:t>
      </w:r>
    </w:p>
    <w:p w14:paraId="40824389" w14:textId="43F01E01" w:rsidR="00C816AB" w:rsidRPr="00015210" w:rsidRDefault="00C816AB" w:rsidP="000E4EEB">
      <w:pPr>
        <w:pStyle w:val="Heading3"/>
      </w:pPr>
      <w:r w:rsidRPr="00015210">
        <w:t xml:space="preserve">Potential Spillover Effects </w:t>
      </w:r>
    </w:p>
    <w:p w14:paraId="6065AF64" w14:textId="0193FEF1" w:rsidR="00C816AB" w:rsidRPr="00015210" w:rsidRDefault="00C816AB" w:rsidP="00C816AB">
      <w:pPr>
        <w:pStyle w:val="Paragraph0"/>
      </w:pPr>
      <w:r w:rsidRPr="00015210">
        <w:t xml:space="preserve">On SegmentFault, AI-generated answers are visible to all users and could potentially divert attention from questions without AI answers. This contamination might influence outcomes for </w:t>
      </w:r>
      <w:r w:rsidRPr="00015210">
        <w:lastRenderedPageBreak/>
        <w:t>control questions based on the treatment status of other questions. Such spillover effects would violate the stable unit treatment value assumption (SUTVA), which requires that potential outcomes depend exclusively on a unit</w:t>
      </w:r>
      <w:r w:rsidR="00534D0B" w:rsidRPr="00015210">
        <w:t>’</w:t>
      </w:r>
      <w:r w:rsidRPr="00015210">
        <w:t>s own treatment status—a fundamental condition for valid causal inference in randomized experiments.</w:t>
      </w:r>
    </w:p>
    <w:p w14:paraId="5A642106" w14:textId="01640E01" w:rsidR="00940A64" w:rsidRPr="00015210" w:rsidRDefault="00C816AB" w:rsidP="00940A64">
      <w:pPr>
        <w:pStyle w:val="Paragraph0"/>
      </w:pPr>
      <w:r w:rsidRPr="00015210">
        <w:t>To test for potential spillover effects, we implement a comparative analysis between the five-month data of our control group and historical data from five</w:t>
      </w:r>
      <w:r w:rsidR="008A6F83" w:rsidRPr="00015210">
        <w:t xml:space="preserve"> months</w:t>
      </w:r>
      <w:r w:rsidRPr="00015210">
        <w:t xml:space="preserve"> before the introduction of AI-generated answers (May 2023-September 2023). The two groups are both questions without AI answers and are directly comparable. </w:t>
      </w:r>
      <w:r w:rsidR="008A6F83" w:rsidRPr="00015210">
        <w:t>P</w:t>
      </w:r>
      <w:r w:rsidRPr="00015210">
        <w:t>re-experiment questions have been on the platform longer and have mechanically accumulated more answers over time. Our spillover test addresses this concern through regression controls for a cubic polynomial of question age (to substitute question/answer timing fixed effects in Equation 1, which is not appli</w:t>
      </w:r>
      <w:r w:rsidR="008A6F83" w:rsidRPr="00015210">
        <w:t>c</w:t>
      </w:r>
      <w:r w:rsidRPr="00015210">
        <w:t>able to the two groups on two different time slots).</w:t>
      </w:r>
      <w:r w:rsidR="00940A64" w:rsidRPr="00015210">
        <w:t xml:space="preserve"> </w:t>
      </w:r>
      <w:r w:rsidRPr="00015210">
        <w:t xml:space="preserve">If spillover effects exist, control questions during the experiment period should show different outcomes compared to similar questions from the pre-AI period, as the control questions would be indirectly affected by AI answers to treated questions. </w:t>
      </w:r>
    </w:p>
    <w:p w14:paraId="6B8CCACE" w14:textId="2BBED363" w:rsidR="00C816AB" w:rsidRPr="00015210" w:rsidRDefault="00C816AB" w:rsidP="00C816AB">
      <w:pPr>
        <w:pStyle w:val="Paragraph0"/>
      </w:pPr>
      <w:r w:rsidRPr="00015210">
        <w:t xml:space="preserve">Table </w:t>
      </w:r>
      <w:del w:id="1803" w:author="Xin Li" w:date="2026-08-22T13:42:00Z" w16du:dateUtc="2026-08-22T05:42:00Z">
        <w:r w:rsidR="004D1041" w:rsidRPr="00015210" w:rsidDel="00745A6A">
          <w:delText>11</w:delText>
        </w:r>
        <w:r w:rsidRPr="00015210" w:rsidDel="00745A6A">
          <w:delText xml:space="preserve"> </w:delText>
        </w:r>
      </w:del>
      <w:ins w:id="1804" w:author="Xin Li" w:date="2026-08-22T16:03:00Z" w16du:dateUtc="2026-08-22T08:03:00Z">
        <w:r w:rsidR="00144EC0">
          <w:t>8</w:t>
        </w:r>
      </w:ins>
      <w:ins w:id="1805" w:author="Xin Li" w:date="2026-08-22T13:42:00Z" w16du:dateUtc="2026-08-22T05:42:00Z">
        <w:r w:rsidR="00745A6A" w:rsidRPr="00015210">
          <w:t xml:space="preserve"> </w:t>
        </w:r>
      </w:ins>
      <w:r w:rsidRPr="00015210">
        <w:t xml:space="preserve">shows no significant differences between our control group and pre-AI data for </w:t>
      </w:r>
      <w:r w:rsidR="008A6F83" w:rsidRPr="00015210">
        <w:t>answer supply</w:t>
      </w:r>
      <w:r w:rsidRPr="00015210">
        <w:t>, suggesting spillover is not a concern. This likely results from the platform</w:t>
      </w:r>
      <w:r w:rsidR="00534D0B" w:rsidRPr="00015210">
        <w:t>’</w:t>
      </w:r>
      <w:r w:rsidRPr="00015210">
        <w:t>s interface design. Users initially see only question titles without any indication that AI-generated answers are present. AI answers are discovered only after selecting a question and viewing its detailed page. This two-step process prevents treatment status from influencing question selection, preserving the independence of potential outcomes required by SUTVA.</w:t>
      </w:r>
    </w:p>
    <w:p w14:paraId="134D2DB6" w14:textId="61D4B962" w:rsidR="00C816AB" w:rsidRPr="00015210" w:rsidRDefault="00C816AB" w:rsidP="00C816AB">
      <w:pPr>
        <w:pStyle w:val="TableFiguretitle"/>
      </w:pPr>
      <w:bookmarkStart w:id="1806" w:name="_Ref194764278"/>
      <w:r w:rsidRPr="00015210">
        <w:t xml:space="preserve">Table </w:t>
      </w:r>
      <w:bookmarkEnd w:id="1806"/>
      <w:del w:id="1807" w:author="Xin Li" w:date="2026-08-22T13:42:00Z" w16du:dateUtc="2026-08-22T05:42:00Z">
        <w:r w:rsidR="004D1041" w:rsidRPr="00015210" w:rsidDel="00745A6A">
          <w:delText>11</w:delText>
        </w:r>
      </w:del>
      <w:ins w:id="1808" w:author="Xin Li" w:date="2026-08-22T16:04:00Z" w16du:dateUtc="2026-08-22T08:04:00Z">
        <w:r w:rsidR="00144EC0">
          <w:t>8</w:t>
        </w:r>
      </w:ins>
      <w:r w:rsidRPr="00015210">
        <w:t>. Robustness to potential spillover effects</w:t>
      </w:r>
    </w:p>
    <w:tbl>
      <w:tblPr>
        <w:tblW w:w="5000" w:type="pct"/>
        <w:jc w:val="center"/>
        <w:tblLayout w:type="fixed"/>
        <w:tblCellMar>
          <w:left w:w="0" w:type="dxa"/>
          <w:right w:w="0" w:type="dxa"/>
        </w:tblCellMar>
        <w:tblLook w:val="04A0" w:firstRow="1" w:lastRow="0" w:firstColumn="1" w:lastColumn="0" w:noHBand="0" w:noVBand="1"/>
        <w:tblPrChange w:id="1809" w:author="Xin Li" w:date="2026-08-22T08:00:00Z" w16du:dateUtc="2026-08-22T00:00:00Z">
          <w:tblPr>
            <w:tblW w:w="5000" w:type="pct"/>
            <w:jc w:val="center"/>
            <w:tblLayout w:type="fixed"/>
            <w:tblCellMar>
              <w:left w:w="0" w:type="dxa"/>
              <w:right w:w="0" w:type="dxa"/>
            </w:tblCellMar>
            <w:tblLook w:val="04A0" w:firstRow="1" w:lastRow="0" w:firstColumn="1" w:lastColumn="0" w:noHBand="0" w:noVBand="1"/>
          </w:tblPr>
        </w:tblPrChange>
      </w:tblPr>
      <w:tblGrid>
        <w:gridCol w:w="5789"/>
        <w:gridCol w:w="3571"/>
        <w:tblGridChange w:id="1810">
          <w:tblGrid>
            <w:gridCol w:w="5789"/>
            <w:gridCol w:w="3571"/>
          </w:tblGrid>
        </w:tblGridChange>
      </w:tblGrid>
      <w:tr w:rsidR="00F045BB" w:rsidRPr="00015210" w14:paraId="1FF3879D" w14:textId="77777777" w:rsidTr="00417957">
        <w:trPr>
          <w:jc w:val="center"/>
          <w:trPrChange w:id="1811" w:author="Xin Li" w:date="2026-08-22T08:00:00Z" w16du:dateUtc="2026-08-22T00:00:00Z">
            <w:trPr>
              <w:trHeight w:val="320"/>
              <w:jc w:val="center"/>
            </w:trPr>
          </w:trPrChange>
        </w:trPr>
        <w:tc>
          <w:tcPr>
            <w:tcW w:w="3100" w:type="dxa"/>
            <w:tcBorders>
              <w:top w:val="single" w:sz="4" w:space="0" w:color="auto"/>
              <w:left w:val="nil"/>
              <w:bottom w:val="nil"/>
              <w:right w:val="nil"/>
            </w:tcBorders>
            <w:noWrap/>
            <w:tcMar>
              <w:top w:w="15" w:type="dxa"/>
              <w:left w:w="15" w:type="dxa"/>
              <w:bottom w:w="0" w:type="dxa"/>
              <w:right w:w="15" w:type="dxa"/>
            </w:tcMar>
            <w:vAlign w:val="center"/>
            <w:hideMark/>
            <w:tcPrChange w:id="1812" w:author="Xin Li" w:date="2026-08-22T08:00:00Z" w16du:dateUtc="2026-08-22T00:00:00Z">
              <w:tcPr>
                <w:tcW w:w="3100" w:type="dxa"/>
                <w:tcBorders>
                  <w:top w:val="single" w:sz="4" w:space="0" w:color="auto"/>
                  <w:left w:val="nil"/>
                  <w:bottom w:val="nil"/>
                  <w:right w:val="nil"/>
                </w:tcBorders>
                <w:noWrap/>
                <w:tcMar>
                  <w:top w:w="15" w:type="dxa"/>
                  <w:left w:w="15" w:type="dxa"/>
                  <w:bottom w:w="0" w:type="dxa"/>
                  <w:right w:w="15" w:type="dxa"/>
                </w:tcMar>
                <w:vAlign w:val="center"/>
                <w:hideMark/>
              </w:tcPr>
            </w:tcPrChange>
          </w:tcPr>
          <w:p w14:paraId="40D2F1EE" w14:textId="77777777" w:rsidR="00F045BB" w:rsidRPr="00015210" w:rsidRDefault="00F045BB">
            <w:pPr>
              <w:jc w:val="center"/>
              <w:rPr>
                <w:rFonts w:ascii="DengXian" w:eastAsia="DengXian" w:hAnsi="DengXian"/>
                <w:color w:val="000000"/>
                <w:sz w:val="20"/>
                <w:szCs w:val="20"/>
              </w:rPr>
            </w:pPr>
            <w:r w:rsidRPr="00015210">
              <w:rPr>
                <w:rFonts w:ascii="DengXian" w:eastAsia="DengXian" w:hAnsi="DengXian"/>
                <w:color w:val="000000"/>
                <w:sz w:val="20"/>
                <w:szCs w:val="20"/>
              </w:rPr>
              <w:t> </w:t>
            </w:r>
          </w:p>
        </w:tc>
        <w:tc>
          <w:tcPr>
            <w:tcW w:w="2300" w:type="dxa"/>
            <w:tcBorders>
              <w:top w:val="single" w:sz="4" w:space="0" w:color="auto"/>
              <w:left w:val="nil"/>
              <w:bottom w:val="nil"/>
              <w:right w:val="nil"/>
            </w:tcBorders>
            <w:noWrap/>
            <w:tcMar>
              <w:top w:w="15" w:type="dxa"/>
              <w:left w:w="15" w:type="dxa"/>
              <w:bottom w:w="0" w:type="dxa"/>
              <w:right w:w="15" w:type="dxa"/>
            </w:tcMar>
            <w:vAlign w:val="center"/>
            <w:hideMark/>
            <w:tcPrChange w:id="1813" w:author="Xin Li" w:date="2026-08-22T08:00:00Z" w16du:dateUtc="2026-08-22T00:00:00Z">
              <w:tcPr>
                <w:tcW w:w="2300" w:type="dxa"/>
                <w:tcBorders>
                  <w:top w:val="single" w:sz="4" w:space="0" w:color="auto"/>
                  <w:left w:val="nil"/>
                  <w:bottom w:val="nil"/>
                  <w:right w:val="nil"/>
                </w:tcBorders>
                <w:noWrap/>
                <w:tcMar>
                  <w:top w:w="15" w:type="dxa"/>
                  <w:left w:w="15" w:type="dxa"/>
                  <w:bottom w:w="0" w:type="dxa"/>
                  <w:right w:w="15" w:type="dxa"/>
                </w:tcMar>
                <w:vAlign w:val="center"/>
                <w:hideMark/>
              </w:tcPr>
            </w:tcPrChange>
          </w:tcPr>
          <w:p w14:paraId="779811E5" w14:textId="77777777" w:rsidR="00F045BB" w:rsidRPr="00015210" w:rsidRDefault="00F045BB">
            <w:pPr>
              <w:jc w:val="center"/>
              <w:rPr>
                <w:color w:val="000000"/>
                <w:sz w:val="20"/>
                <w:szCs w:val="20"/>
              </w:rPr>
            </w:pPr>
            <w:r w:rsidRPr="00015210">
              <w:rPr>
                <w:color w:val="000000"/>
                <w:sz w:val="20"/>
                <w:szCs w:val="20"/>
              </w:rPr>
              <w:t>(1)</w:t>
            </w:r>
          </w:p>
        </w:tc>
      </w:tr>
      <w:tr w:rsidR="00F045BB" w:rsidRPr="00015210" w14:paraId="2F972484" w14:textId="77777777" w:rsidTr="00417957">
        <w:trPr>
          <w:jc w:val="center"/>
          <w:trPrChange w:id="1814" w:author="Xin Li" w:date="2026-08-22T08:00:00Z" w16du:dateUtc="2026-08-22T00:00:00Z">
            <w:trPr>
              <w:trHeight w:val="340"/>
              <w:jc w:val="center"/>
            </w:trPr>
          </w:trPrChange>
        </w:trPr>
        <w:tc>
          <w:tcPr>
            <w:tcW w:w="4668" w:type="dxa"/>
            <w:tcBorders>
              <w:top w:val="nil"/>
              <w:left w:val="nil"/>
              <w:bottom w:val="nil"/>
              <w:right w:val="nil"/>
            </w:tcBorders>
            <w:noWrap/>
            <w:tcMar>
              <w:top w:w="15" w:type="dxa"/>
              <w:left w:w="15" w:type="dxa"/>
              <w:bottom w:w="0" w:type="dxa"/>
              <w:right w:w="15" w:type="dxa"/>
            </w:tcMar>
            <w:vAlign w:val="center"/>
            <w:hideMark/>
            <w:tcPrChange w:id="1815" w:author="Xin Li" w:date="2026-08-22T08:00:00Z" w16du:dateUtc="2026-08-22T00:00:00Z">
              <w:tcPr>
                <w:tcW w:w="4668" w:type="dxa"/>
                <w:tcBorders>
                  <w:top w:val="nil"/>
                  <w:left w:val="nil"/>
                  <w:bottom w:val="nil"/>
                  <w:right w:val="nil"/>
                </w:tcBorders>
                <w:noWrap/>
                <w:tcMar>
                  <w:top w:w="15" w:type="dxa"/>
                  <w:left w:w="15" w:type="dxa"/>
                  <w:bottom w:w="0" w:type="dxa"/>
                  <w:right w:w="15" w:type="dxa"/>
                </w:tcMar>
                <w:vAlign w:val="center"/>
                <w:hideMark/>
              </w:tcPr>
            </w:tcPrChange>
          </w:tcPr>
          <w:p w14:paraId="5CA64A74" w14:textId="77777777" w:rsidR="00F045BB" w:rsidRPr="00015210" w:rsidRDefault="00F045BB">
            <w:pPr>
              <w:jc w:val="center"/>
              <w:rPr>
                <w:color w:val="000000"/>
                <w:sz w:val="20"/>
                <w:szCs w:val="20"/>
              </w:rPr>
            </w:pP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Change w:id="1816" w:author="Xin Li" w:date="2026-08-22T08:00:00Z" w16du:dateUtc="2026-08-22T00:00:00Z">
              <w:tcPr>
                <w:tcW w:w="2880"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72833BB9" w14:textId="77777777" w:rsidR="00F045BB" w:rsidRPr="00015210" w:rsidRDefault="00F045BB">
            <w:pPr>
              <w:jc w:val="center"/>
              <w:rPr>
                <w:color w:val="000000"/>
                <w:sz w:val="20"/>
                <w:szCs w:val="20"/>
              </w:rPr>
            </w:pPr>
            <w:r w:rsidRPr="00015210">
              <w:rPr>
                <w:color w:val="000000"/>
                <w:sz w:val="20"/>
                <w:szCs w:val="20"/>
              </w:rPr>
              <w:t>DV: Log(answer number in 7 days)</w:t>
            </w:r>
          </w:p>
        </w:tc>
      </w:tr>
      <w:tr w:rsidR="00F045BB" w:rsidRPr="00015210" w14:paraId="59042CFF" w14:textId="77777777" w:rsidTr="00417957">
        <w:trPr>
          <w:jc w:val="center"/>
          <w:trPrChange w:id="1817" w:author="Xin Li" w:date="2026-08-22T08:00:00Z" w16du:dateUtc="2026-08-22T00:00:00Z">
            <w:trPr>
              <w:trHeight w:val="320"/>
              <w:jc w:val="center"/>
            </w:trPr>
          </w:trPrChange>
        </w:trPr>
        <w:tc>
          <w:tcPr>
            <w:tcW w:w="4668" w:type="dxa"/>
            <w:vMerge w:val="restart"/>
            <w:tcBorders>
              <w:top w:val="nil"/>
              <w:left w:val="nil"/>
              <w:bottom w:val="single" w:sz="4" w:space="0" w:color="000000"/>
              <w:right w:val="nil"/>
            </w:tcBorders>
            <w:noWrap/>
            <w:tcMar>
              <w:top w:w="15" w:type="dxa"/>
              <w:left w:w="15" w:type="dxa"/>
              <w:bottom w:w="0" w:type="dxa"/>
              <w:right w:w="15" w:type="dxa"/>
            </w:tcMar>
            <w:vAlign w:val="center"/>
            <w:hideMark/>
            <w:tcPrChange w:id="1818" w:author="Xin Li" w:date="2026-08-22T08:00:00Z" w16du:dateUtc="2026-08-22T00:00:00Z">
              <w:tcPr>
                <w:tcW w:w="4668" w:type="dxa"/>
                <w:vMerge w:val="restart"/>
                <w:tcBorders>
                  <w:top w:val="nil"/>
                  <w:left w:val="nil"/>
                  <w:bottom w:val="single" w:sz="4" w:space="0" w:color="000000"/>
                  <w:right w:val="nil"/>
                </w:tcBorders>
                <w:noWrap/>
                <w:tcMar>
                  <w:top w:w="15" w:type="dxa"/>
                  <w:left w:w="15" w:type="dxa"/>
                  <w:bottom w:w="0" w:type="dxa"/>
                  <w:right w:w="15" w:type="dxa"/>
                </w:tcMar>
                <w:vAlign w:val="center"/>
                <w:hideMark/>
              </w:tcPr>
            </w:tcPrChange>
          </w:tcPr>
          <w:p w14:paraId="54609C9E" w14:textId="77777777" w:rsidR="00F045BB" w:rsidRPr="00015210" w:rsidRDefault="00F045BB">
            <w:pPr>
              <w:rPr>
                <w:color w:val="000000"/>
                <w:sz w:val="20"/>
                <w:szCs w:val="20"/>
              </w:rPr>
            </w:pPr>
            <w:r w:rsidRPr="00015210">
              <w:rPr>
                <w:color w:val="000000"/>
                <w:sz w:val="20"/>
                <w:szCs w:val="20"/>
              </w:rPr>
              <w:t>post-AI deployment control group indicator</w:t>
            </w:r>
          </w:p>
        </w:tc>
        <w:tc>
          <w:tcPr>
            <w:tcW w:w="2880" w:type="dxa"/>
            <w:tcBorders>
              <w:top w:val="nil"/>
              <w:left w:val="nil"/>
              <w:bottom w:val="nil"/>
              <w:right w:val="nil"/>
            </w:tcBorders>
            <w:noWrap/>
            <w:tcMar>
              <w:top w:w="15" w:type="dxa"/>
              <w:left w:w="15" w:type="dxa"/>
              <w:bottom w:w="0" w:type="dxa"/>
              <w:right w:w="15" w:type="dxa"/>
            </w:tcMar>
            <w:vAlign w:val="center"/>
            <w:hideMark/>
            <w:tcPrChange w:id="1819" w:author="Xin Li" w:date="2026-08-22T08:00:00Z" w16du:dateUtc="2026-08-22T00:00:00Z">
              <w:tcPr>
                <w:tcW w:w="2880" w:type="dxa"/>
                <w:tcBorders>
                  <w:top w:val="nil"/>
                  <w:left w:val="nil"/>
                  <w:bottom w:val="nil"/>
                  <w:right w:val="nil"/>
                </w:tcBorders>
                <w:noWrap/>
                <w:tcMar>
                  <w:top w:w="15" w:type="dxa"/>
                  <w:left w:w="15" w:type="dxa"/>
                  <w:bottom w:w="0" w:type="dxa"/>
                  <w:right w:w="15" w:type="dxa"/>
                </w:tcMar>
                <w:vAlign w:val="center"/>
                <w:hideMark/>
              </w:tcPr>
            </w:tcPrChange>
          </w:tcPr>
          <w:p w14:paraId="196529E0" w14:textId="77777777" w:rsidR="00F045BB" w:rsidRPr="00015210" w:rsidRDefault="00F045BB">
            <w:pPr>
              <w:jc w:val="center"/>
              <w:rPr>
                <w:color w:val="000000"/>
                <w:sz w:val="20"/>
                <w:szCs w:val="20"/>
              </w:rPr>
            </w:pPr>
            <w:r w:rsidRPr="00015210">
              <w:rPr>
                <w:color w:val="000000"/>
                <w:sz w:val="20"/>
                <w:szCs w:val="20"/>
              </w:rPr>
              <w:t>-0.022</w:t>
            </w:r>
          </w:p>
        </w:tc>
      </w:tr>
      <w:tr w:rsidR="00F045BB" w:rsidRPr="00015210" w14:paraId="15278561" w14:textId="77777777" w:rsidTr="00417957">
        <w:trPr>
          <w:jc w:val="center"/>
          <w:trPrChange w:id="1820" w:author="Xin Li" w:date="2026-08-22T08:00:00Z" w16du:dateUtc="2026-08-22T00:00:00Z">
            <w:trPr>
              <w:trHeight w:val="320"/>
              <w:jc w:val="center"/>
            </w:trPr>
          </w:trPrChange>
        </w:trPr>
        <w:tc>
          <w:tcPr>
            <w:tcW w:w="4668" w:type="dxa"/>
            <w:vMerge/>
            <w:tcBorders>
              <w:top w:val="nil"/>
              <w:left w:val="nil"/>
              <w:bottom w:val="single" w:sz="4" w:space="0" w:color="000000"/>
              <w:right w:val="nil"/>
            </w:tcBorders>
            <w:vAlign w:val="center"/>
            <w:hideMark/>
            <w:tcPrChange w:id="1821" w:author="Xin Li" w:date="2026-08-22T08:00:00Z" w16du:dateUtc="2026-08-22T00:00:00Z">
              <w:tcPr>
                <w:tcW w:w="4668" w:type="dxa"/>
                <w:vMerge/>
                <w:tcBorders>
                  <w:top w:val="nil"/>
                  <w:left w:val="nil"/>
                  <w:bottom w:val="single" w:sz="4" w:space="0" w:color="000000"/>
                  <w:right w:val="nil"/>
                </w:tcBorders>
                <w:vAlign w:val="center"/>
                <w:hideMark/>
              </w:tcPr>
            </w:tcPrChange>
          </w:tcPr>
          <w:p w14:paraId="103F1C70" w14:textId="77777777" w:rsidR="00F045BB" w:rsidRPr="00015210" w:rsidRDefault="00F045BB">
            <w:pPr>
              <w:rPr>
                <w:color w:val="000000"/>
                <w:sz w:val="20"/>
                <w:szCs w:val="20"/>
              </w:rPr>
            </w:pP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Change w:id="1822" w:author="Xin Li" w:date="2026-08-22T08:00:00Z" w16du:dateUtc="2026-08-22T00:00:00Z">
              <w:tcPr>
                <w:tcW w:w="2880"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6032BA72" w14:textId="77777777" w:rsidR="00F045BB" w:rsidRPr="00015210" w:rsidRDefault="00F045BB">
            <w:pPr>
              <w:jc w:val="center"/>
              <w:rPr>
                <w:color w:val="000000"/>
                <w:sz w:val="20"/>
                <w:szCs w:val="20"/>
              </w:rPr>
            </w:pPr>
            <w:r w:rsidRPr="00015210">
              <w:rPr>
                <w:color w:val="000000"/>
                <w:sz w:val="20"/>
                <w:szCs w:val="20"/>
              </w:rPr>
              <w:t>(0.015)</w:t>
            </w:r>
          </w:p>
        </w:tc>
      </w:tr>
      <w:tr w:rsidR="00F045BB" w:rsidRPr="00015210" w14:paraId="66E5C505" w14:textId="77777777" w:rsidTr="00417957">
        <w:trPr>
          <w:jc w:val="center"/>
          <w:trPrChange w:id="1823" w:author="Xin Li" w:date="2026-08-22T08:00:00Z" w16du:dateUtc="2026-08-22T00:00:00Z">
            <w:trPr>
              <w:trHeight w:val="320"/>
              <w:jc w:val="center"/>
            </w:trPr>
          </w:trPrChange>
        </w:trPr>
        <w:tc>
          <w:tcPr>
            <w:tcW w:w="4668" w:type="dxa"/>
            <w:tcBorders>
              <w:top w:val="nil"/>
              <w:left w:val="nil"/>
              <w:bottom w:val="nil"/>
              <w:right w:val="nil"/>
            </w:tcBorders>
            <w:noWrap/>
            <w:tcMar>
              <w:top w:w="15" w:type="dxa"/>
              <w:left w:w="15" w:type="dxa"/>
              <w:bottom w:w="0" w:type="dxa"/>
              <w:right w:w="15" w:type="dxa"/>
            </w:tcMar>
            <w:vAlign w:val="center"/>
            <w:hideMark/>
            <w:tcPrChange w:id="1824" w:author="Xin Li" w:date="2026-08-22T08:00:00Z" w16du:dateUtc="2026-08-22T00:00:00Z">
              <w:tcPr>
                <w:tcW w:w="4668" w:type="dxa"/>
                <w:tcBorders>
                  <w:top w:val="nil"/>
                  <w:left w:val="nil"/>
                  <w:bottom w:val="nil"/>
                  <w:right w:val="nil"/>
                </w:tcBorders>
                <w:noWrap/>
                <w:tcMar>
                  <w:top w:w="15" w:type="dxa"/>
                  <w:left w:w="15" w:type="dxa"/>
                  <w:bottom w:w="0" w:type="dxa"/>
                  <w:right w:w="15" w:type="dxa"/>
                </w:tcMar>
                <w:vAlign w:val="center"/>
                <w:hideMark/>
              </w:tcPr>
            </w:tcPrChange>
          </w:tcPr>
          <w:p w14:paraId="2834852D" w14:textId="77777777" w:rsidR="00F045BB" w:rsidRPr="00015210" w:rsidRDefault="00F045BB">
            <w:pPr>
              <w:rPr>
                <w:color w:val="000000"/>
                <w:sz w:val="20"/>
                <w:szCs w:val="20"/>
              </w:rPr>
            </w:pPr>
            <w:r w:rsidRPr="00015210">
              <w:rPr>
                <w:color w:val="000000"/>
                <w:sz w:val="20"/>
                <w:szCs w:val="20"/>
              </w:rPr>
              <w:t>controlling for a cubic polynomial of question/answer age</w:t>
            </w:r>
          </w:p>
        </w:tc>
        <w:tc>
          <w:tcPr>
            <w:tcW w:w="2880" w:type="dxa"/>
            <w:tcBorders>
              <w:top w:val="nil"/>
              <w:left w:val="nil"/>
              <w:bottom w:val="nil"/>
              <w:right w:val="nil"/>
            </w:tcBorders>
            <w:noWrap/>
            <w:tcMar>
              <w:top w:w="15" w:type="dxa"/>
              <w:left w:w="15" w:type="dxa"/>
              <w:bottom w:w="0" w:type="dxa"/>
              <w:right w:w="15" w:type="dxa"/>
            </w:tcMar>
            <w:vAlign w:val="center"/>
            <w:hideMark/>
            <w:tcPrChange w:id="1825" w:author="Xin Li" w:date="2026-08-22T08:00:00Z" w16du:dateUtc="2026-08-22T00:00:00Z">
              <w:tcPr>
                <w:tcW w:w="2880" w:type="dxa"/>
                <w:tcBorders>
                  <w:top w:val="nil"/>
                  <w:left w:val="nil"/>
                  <w:bottom w:val="nil"/>
                  <w:right w:val="nil"/>
                </w:tcBorders>
                <w:noWrap/>
                <w:tcMar>
                  <w:top w:w="15" w:type="dxa"/>
                  <w:left w:w="15" w:type="dxa"/>
                  <w:bottom w:w="0" w:type="dxa"/>
                  <w:right w:w="15" w:type="dxa"/>
                </w:tcMar>
                <w:vAlign w:val="center"/>
                <w:hideMark/>
              </w:tcPr>
            </w:tcPrChange>
          </w:tcPr>
          <w:p w14:paraId="01E5C5E6" w14:textId="77777777" w:rsidR="00F045BB" w:rsidRPr="00015210" w:rsidRDefault="00F045BB">
            <w:pPr>
              <w:jc w:val="center"/>
              <w:rPr>
                <w:color w:val="000000"/>
                <w:sz w:val="20"/>
                <w:szCs w:val="20"/>
              </w:rPr>
            </w:pPr>
            <w:r w:rsidRPr="00015210">
              <w:rPr>
                <w:color w:val="000000"/>
                <w:sz w:val="20"/>
                <w:szCs w:val="20"/>
              </w:rPr>
              <w:t>√</w:t>
            </w:r>
          </w:p>
        </w:tc>
      </w:tr>
      <w:tr w:rsidR="00F045BB" w:rsidRPr="00015210" w14:paraId="3D603863" w14:textId="77777777" w:rsidTr="00417957">
        <w:trPr>
          <w:jc w:val="center"/>
          <w:trPrChange w:id="1826" w:author="Xin Li" w:date="2026-08-22T08:00:00Z" w16du:dateUtc="2026-08-22T00:00:00Z">
            <w:trPr>
              <w:trHeight w:val="320"/>
              <w:jc w:val="center"/>
            </w:trPr>
          </w:trPrChange>
        </w:trPr>
        <w:tc>
          <w:tcPr>
            <w:tcW w:w="4668" w:type="dxa"/>
            <w:tcBorders>
              <w:top w:val="nil"/>
              <w:left w:val="nil"/>
              <w:bottom w:val="single" w:sz="4" w:space="0" w:color="auto"/>
              <w:right w:val="nil"/>
            </w:tcBorders>
            <w:noWrap/>
            <w:tcMar>
              <w:top w:w="15" w:type="dxa"/>
              <w:left w:w="15" w:type="dxa"/>
              <w:bottom w:w="0" w:type="dxa"/>
              <w:right w:w="15" w:type="dxa"/>
            </w:tcMar>
            <w:vAlign w:val="center"/>
            <w:hideMark/>
            <w:tcPrChange w:id="1827" w:author="Xin Li" w:date="2026-08-22T08:00:00Z" w16du:dateUtc="2026-08-22T00:00:00Z">
              <w:tcPr>
                <w:tcW w:w="4668"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17C44110" w14:textId="77777777" w:rsidR="00F045BB" w:rsidRPr="00015210" w:rsidRDefault="00F045BB">
            <w:pPr>
              <w:rPr>
                <w:color w:val="000000"/>
                <w:sz w:val="20"/>
                <w:szCs w:val="20"/>
              </w:rPr>
            </w:pPr>
            <w:r w:rsidRPr="00015210">
              <w:rPr>
                <w:color w:val="000000"/>
                <w:sz w:val="20"/>
                <w:szCs w:val="20"/>
              </w:rPr>
              <w:t>other controls</w:t>
            </w: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Change w:id="1828" w:author="Xin Li" w:date="2026-08-22T08:00:00Z" w16du:dateUtc="2026-08-22T00:00:00Z">
              <w:tcPr>
                <w:tcW w:w="2880"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5F00D109" w14:textId="77777777" w:rsidR="00F045BB" w:rsidRPr="00015210" w:rsidRDefault="00F045BB">
            <w:pPr>
              <w:jc w:val="center"/>
              <w:rPr>
                <w:color w:val="000000"/>
                <w:sz w:val="20"/>
                <w:szCs w:val="20"/>
              </w:rPr>
            </w:pPr>
            <w:r w:rsidRPr="00015210">
              <w:rPr>
                <w:color w:val="000000"/>
                <w:sz w:val="20"/>
                <w:szCs w:val="20"/>
              </w:rPr>
              <w:t>√</w:t>
            </w:r>
          </w:p>
        </w:tc>
      </w:tr>
      <w:tr w:rsidR="00F045BB" w:rsidRPr="00015210" w14:paraId="15CD3DD9" w14:textId="77777777" w:rsidTr="00417957">
        <w:trPr>
          <w:jc w:val="center"/>
          <w:trPrChange w:id="1829" w:author="Xin Li" w:date="2026-08-22T08:00:00Z" w16du:dateUtc="2026-08-22T00:00:00Z">
            <w:trPr>
              <w:trHeight w:val="320"/>
              <w:jc w:val="center"/>
            </w:trPr>
          </w:trPrChange>
        </w:trPr>
        <w:tc>
          <w:tcPr>
            <w:tcW w:w="4668" w:type="dxa"/>
            <w:tcBorders>
              <w:top w:val="nil"/>
              <w:left w:val="nil"/>
              <w:bottom w:val="single" w:sz="4" w:space="0" w:color="auto"/>
              <w:right w:val="nil"/>
            </w:tcBorders>
            <w:noWrap/>
            <w:tcMar>
              <w:top w:w="15" w:type="dxa"/>
              <w:left w:w="15" w:type="dxa"/>
              <w:bottom w:w="0" w:type="dxa"/>
              <w:right w:w="15" w:type="dxa"/>
            </w:tcMar>
            <w:vAlign w:val="center"/>
            <w:hideMark/>
            <w:tcPrChange w:id="1830" w:author="Xin Li" w:date="2026-08-22T08:00:00Z" w16du:dateUtc="2026-08-22T00:00:00Z">
              <w:tcPr>
                <w:tcW w:w="4668"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2F5FF9F2" w14:textId="77777777" w:rsidR="00F045BB" w:rsidRPr="00015210" w:rsidRDefault="00F045BB">
            <w:pPr>
              <w:rPr>
                <w:color w:val="000000"/>
                <w:sz w:val="20"/>
                <w:szCs w:val="20"/>
              </w:rPr>
            </w:pPr>
            <w:r w:rsidRPr="00015210">
              <w:rPr>
                <w:color w:val="000000"/>
                <w:sz w:val="20"/>
                <w:szCs w:val="20"/>
              </w:rPr>
              <w:t>N</w:t>
            </w: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Change w:id="1831" w:author="Xin Li" w:date="2026-08-22T08:00:00Z" w16du:dateUtc="2026-08-22T00:00:00Z">
              <w:tcPr>
                <w:tcW w:w="2880" w:type="dxa"/>
                <w:tcBorders>
                  <w:top w:val="nil"/>
                  <w:left w:val="nil"/>
                  <w:bottom w:val="single" w:sz="4" w:space="0" w:color="auto"/>
                  <w:right w:val="nil"/>
                </w:tcBorders>
                <w:noWrap/>
                <w:tcMar>
                  <w:top w:w="15" w:type="dxa"/>
                  <w:left w:w="15" w:type="dxa"/>
                  <w:bottom w:w="0" w:type="dxa"/>
                  <w:right w:w="15" w:type="dxa"/>
                </w:tcMar>
                <w:vAlign w:val="center"/>
                <w:hideMark/>
              </w:tcPr>
            </w:tcPrChange>
          </w:tcPr>
          <w:p w14:paraId="10047370" w14:textId="77777777" w:rsidR="00F045BB" w:rsidRPr="00015210" w:rsidRDefault="00F045BB">
            <w:pPr>
              <w:jc w:val="center"/>
              <w:rPr>
                <w:color w:val="000000"/>
                <w:sz w:val="20"/>
                <w:szCs w:val="20"/>
              </w:rPr>
            </w:pPr>
            <w:r w:rsidRPr="00015210">
              <w:rPr>
                <w:color w:val="000000"/>
                <w:sz w:val="20"/>
                <w:szCs w:val="20"/>
              </w:rPr>
              <w:t>5,984</w:t>
            </w:r>
          </w:p>
        </w:tc>
      </w:tr>
    </w:tbl>
    <w:p w14:paraId="49C56B04" w14:textId="5762EC9D" w:rsidR="00C816AB" w:rsidRPr="00015210" w:rsidRDefault="00F045BB" w:rsidP="00C816AB">
      <w:pPr>
        <w:pStyle w:val="Notes"/>
      </w:pPr>
      <w:r w:rsidRPr="00015210">
        <w:t xml:space="preserve"> </w:t>
      </w:r>
      <w:r w:rsidR="00C816AB" w:rsidRPr="00015210">
        <w:t>Note: 1. ***p&lt;0.001; **p&lt;0.01; *p&lt;0.05.</w:t>
      </w:r>
      <w:r w:rsidR="00C816AB" w:rsidRPr="00015210">
        <w:br/>
        <w:t>2. We also applied all robustness checks conducted for the main effects to the spillover tests. All results remain consistent across specifications, showing no significant spillover effects.</w:t>
      </w:r>
    </w:p>
    <w:p w14:paraId="35A74D93" w14:textId="6DBBD724" w:rsidR="00C816AB" w:rsidRPr="00015210" w:rsidRDefault="00C816AB" w:rsidP="000E4EEB">
      <w:pPr>
        <w:pStyle w:val="Heading3"/>
      </w:pPr>
      <w:r w:rsidRPr="00015210">
        <w:t>Quality of Random Assignment</w:t>
      </w:r>
    </w:p>
    <w:p w14:paraId="6E57C110" w14:textId="77777777" w:rsidR="00C816AB" w:rsidRPr="00015210" w:rsidRDefault="00C816AB" w:rsidP="00C816AB">
      <w:pPr>
        <w:pStyle w:val="Paragraph0"/>
      </w:pPr>
      <w:r w:rsidRPr="00015210">
        <w:t>Since we did not conduct the experiment ourselves, the platform might have assigned AI answers based on internal metrics unobservable to us. Although our tests show no relationship between treatment status and observable characteristics, selection on unobservables remains a concern.</w:t>
      </w:r>
    </w:p>
    <w:p w14:paraId="379679A6" w14:textId="4F000566" w:rsidR="00C816AB" w:rsidRPr="00015210" w:rsidRDefault="00C816AB" w:rsidP="00C816AB">
      <w:pPr>
        <w:pStyle w:val="Paragraph0"/>
      </w:pPr>
      <w:r w:rsidRPr="00015210">
        <w:t xml:space="preserve">We employ the Oster (2019) method to assess robustness when random assignment might be compromised by unobservables. This approach examines how the treatment effect changes with observable controls and infers potential changes if unobservables were controlled. The method provides two key parameters: </w:t>
      </w:r>
      <w:r w:rsidRPr="00015210">
        <w:rPr>
          <w:i/>
          <w:iCs/>
        </w:rPr>
        <w:t>δ</w:t>
      </w:r>
      <w:r w:rsidRPr="00015210">
        <w:t xml:space="preserve">, which indicates how important unobservables would need to be relative to observables to nullify the treatment effect (values exceeding 1 suggest robustness), and </w:t>
      </w:r>
      <w:r w:rsidRPr="00015210">
        <w:rPr>
          <w:i/>
          <w:iCs/>
        </w:rPr>
        <w:t>β*</w:t>
      </w:r>
      <w:r w:rsidRPr="00015210">
        <w:t xml:space="preserve">, the bias-adjusted effect assuming selection on unobservables. These parameters require an assumption on </w:t>
      </w:r>
      <w:r w:rsidRPr="00015210">
        <w:rPr>
          <w:i/>
          <w:iCs/>
        </w:rPr>
        <w:t>R²ₘₐₓ</w:t>
      </w:r>
      <w:r w:rsidRPr="00015210">
        <w:t xml:space="preserve">, the maximum possible R-squared value achievable if all unobservables were controlled for. </w:t>
      </w:r>
      <w:r w:rsidRPr="00015210">
        <w:rPr>
          <w:i/>
          <w:iCs/>
        </w:rPr>
        <w:t>R²ₘₐₓ</w:t>
      </w:r>
      <w:r w:rsidRPr="00015210">
        <w:t xml:space="preserve"> is typically set at 1.3 times the </w:t>
      </w:r>
      <w:r w:rsidRPr="00015210">
        <w:rPr>
          <w:i/>
          <w:iCs/>
        </w:rPr>
        <w:t>R²</w:t>
      </w:r>
      <w:r w:rsidRPr="00015210">
        <w:t xml:space="preserve"> from the regression with observable controls only </w:t>
      </w:r>
      <w:r w:rsidRPr="00015210">
        <w:fldChar w:fldCharType="begin" w:fldLock="1"/>
      </w:r>
      <w:r w:rsidR="002B3B5F" w:rsidRPr="00015210">
        <w:instrText xml:space="preserve"> ADDIN ZOTERO_ITEM CSL_CITATION {"citationID":"UG9gftV4","properties":{"unsorted":false,"formattedCitation":"(Oster 2019)","plainCitation":"(Oster 2019)","noteIndex":0},"citationItems":[{"id":2898,"uris":["http://www.mendeley.com/documents/?uuid=9e9826f6-651a-4dcf-b6e2-63ce5204ebea","http://zotero.org/users/8905122/items/APT3Y6IW"],"itemData":{"id":2898,"type":"article-journal","abstract":"A common approach to evaluating robustness to omitted variable bias is to observe coefficient movements after inclusion of controls. This is informative only if selection on observables is informative about selection on unobservables. Although this link is known in theory in existing literature, very few empirical articles approach this formally. I develop an extension of the theory that connects bias explicitly to coefficient stability. I show that it is necessary to take into account coefficient and R-squared movements. I develop a formal bounding argument. I show two validation exercises and discuss application to the economics literature. Supplementary materials for this article are available online.\n\n</w:instrText>
      </w:r>
      <w:r w:rsidR="002B3B5F" w:rsidRPr="00015210">
        <w:instrText>【摘要翻译】评估对省略变量偏差的稳健性的常用方法是观察包含对照后的系数变化。只有当对可观测的选择对不可观测的选择有信息性时，这才是信息性的。虽然这种联系在现有文献中的理论上是已知的，但很少有实证文章正式探讨这一点。我发展了一个理论的扩展，将偏差明确地与系数稳定性联系起来。我证明了有必要考虑系数和</w:instrText>
      </w:r>
      <w:r w:rsidR="002B3B5F" w:rsidRPr="00015210">
        <w:instrText>R</w:instrText>
      </w:r>
      <w:r w:rsidR="002B3B5F" w:rsidRPr="00015210">
        <w:instrText>平方运动。我发展了一个形式上的有界论证。我展示了两个验证练习，并讨论了在经济学文献中的应用。本文的补充材料可以在网上找到。</w:instrText>
      </w:r>
      <w:r w:rsidR="002B3B5F" w:rsidRPr="00015210">
        <w:instrText>","call-number":"2","container-title":"Journal of Business &amp; Economic Statistics","DOI":"10.1080/07350015.2016.1227711","ISSN":"0735-0015","issue":"2","journalAbbreviation":"J. Bus. Econom. Statist.","language":"en","note":"</w:instrText>
      </w:r>
      <w:r w:rsidR="002B3B5F" w:rsidRPr="00015210">
        <w:rPr>
          <w:rFonts w:ascii="Apple Color Emoji" w:hAnsi="Apple Color Emoji" w:cs="Apple Color Emoji"/>
        </w:rPr>
        <w:instrText>🏷️</w:instrText>
      </w:r>
      <w:r w:rsidR="002B3B5F" w:rsidRPr="00015210">
        <w:instrText xml:space="preserve"> </w:instrText>
      </w:r>
      <w:r w:rsidR="002B3B5F" w:rsidRPr="00015210">
        <w:rPr>
          <w:rFonts w:ascii="Apple Color Emoji" w:hAnsi="Apple Color Emoji" w:cs="Apple Color Emoji"/>
        </w:rPr>
        <w:instrText>📒</w:instrText>
      </w:r>
      <w:r w:rsidR="002B3B5F" w:rsidRPr="00015210">
        <w:instrText>、</w:instrText>
      </w:r>
      <w:r w:rsidR="002B3B5F" w:rsidRPr="00015210">
        <w:instrText>/reading</w:instrText>
      </w:r>
      <w:r w:rsidR="002B3B5F" w:rsidRPr="00015210">
        <w:instrText>、</w:instrText>
      </w:r>
      <w:r w:rsidR="002B3B5F" w:rsidRPr="00015210">
        <w:instrText>Coefficient stability</w:instrText>
      </w:r>
      <w:r w:rsidR="002B3B5F" w:rsidRPr="00015210">
        <w:instrText>、</w:instrText>
      </w:r>
      <w:r w:rsidR="002B3B5F" w:rsidRPr="00015210">
        <w:instrText>Omitted variable bias</w:instrText>
      </w:r>
      <w:r w:rsidR="002B3B5F" w:rsidRPr="00015210">
        <w:instrText>、</w:instrText>
      </w:r>
      <w:r w:rsidR="002B3B5F" w:rsidRPr="00015210">
        <w:instrText xml:space="preserve">Selection","page":"187-204","source":"3 (Q1)","title":"Unobservable selection and coefficient stability: Theory and evidence","title-short":"Unobservable selection and coefficient stability","URL":"https://www.tandfonline.com/doi/full/10.1080/07350015.2016.1227711","volume":"37","author":[{"family":"Oster","given":"Emily"}],"accessed":{"date-parts":[["2024",3,6]]},"issued":{"date-parts":[["2019",4,3]]}}}],"schema":"https://github.com/citation-style-language/schema/raw/master/csl-citation.json"} </w:instrText>
      </w:r>
      <w:r w:rsidRPr="00015210">
        <w:fldChar w:fldCharType="separate"/>
      </w:r>
      <w:r w:rsidR="002B3B5F" w:rsidRPr="00015210">
        <w:t>(Oster 2019)</w:t>
      </w:r>
      <w:r w:rsidRPr="00015210">
        <w:fldChar w:fldCharType="end"/>
      </w:r>
      <w:r w:rsidRPr="00015210">
        <w:t>.</w:t>
      </w:r>
    </w:p>
    <w:p w14:paraId="22C5B24B" w14:textId="6EC32BA7" w:rsidR="00C816AB" w:rsidRPr="00015210" w:rsidRDefault="00C816AB" w:rsidP="00C816AB">
      <w:pPr>
        <w:pStyle w:val="Paragraph0"/>
      </w:pPr>
      <w:r w:rsidRPr="00015210">
        <w:t xml:space="preserve">Table </w:t>
      </w:r>
      <w:del w:id="1832" w:author="Xin Li" w:date="2026-08-22T16:04:00Z" w16du:dateUtc="2026-08-22T08:04:00Z">
        <w:r w:rsidR="004D1041" w:rsidRPr="00015210" w:rsidDel="00144EC0">
          <w:delText>12</w:delText>
        </w:r>
        <w:r w:rsidRPr="00015210" w:rsidDel="00144EC0">
          <w:delText xml:space="preserve"> </w:delText>
        </w:r>
      </w:del>
      <w:ins w:id="1833" w:author="Xin Li" w:date="2026-08-22T16:04:00Z" w16du:dateUtc="2026-08-22T08:04:00Z">
        <w:r w:rsidR="00144EC0">
          <w:t>9</w:t>
        </w:r>
        <w:r w:rsidR="00144EC0" w:rsidRPr="00015210">
          <w:t xml:space="preserve"> </w:t>
        </w:r>
      </w:ins>
      <w:r w:rsidRPr="00015210">
        <w:t xml:space="preserve">reveals remarkable consistency between original and bias-adjusted coefficients. For answer supply, the original coefficient (-0.046) differs negligibly from the bias-adjusted coefficient (-0.045). The </w:t>
      </w:r>
      <w:r w:rsidRPr="00015210">
        <w:rPr>
          <w:i/>
          <w:iCs/>
        </w:rPr>
        <w:t>δ</w:t>
      </w:r>
      <w:r w:rsidRPr="00015210">
        <w:t xml:space="preserve"> values for </w:t>
      </w:r>
      <w:r w:rsidR="00CA6948" w:rsidRPr="00015210">
        <w:t>the o</w:t>
      </w:r>
      <w:r w:rsidRPr="00015210">
        <w:t>utcomes (39.719) far exceed the recommended threshold of 1, indicating that unobservables would need to be dramatically more important than observables to explain away our findings. These results provide strong evidence for the quality of random assignment and robustness of our main conclusions.</w:t>
      </w:r>
    </w:p>
    <w:p w14:paraId="1555AAAF" w14:textId="6AF45C60" w:rsidR="00C816AB" w:rsidRPr="00015210" w:rsidRDefault="00C816AB" w:rsidP="00C816AB">
      <w:pPr>
        <w:pStyle w:val="TableFiguretitle"/>
      </w:pPr>
      <w:bookmarkStart w:id="1834" w:name="_Ref194135100"/>
      <w:bookmarkStart w:id="1835" w:name="_Ref177392144"/>
      <w:r w:rsidRPr="00015210">
        <w:lastRenderedPageBreak/>
        <w:t xml:space="preserve">Table </w:t>
      </w:r>
      <w:bookmarkEnd w:id="1834"/>
      <w:del w:id="1836" w:author="Xin Li" w:date="2026-08-22T16:04:00Z" w16du:dateUtc="2026-08-22T08:04:00Z">
        <w:r w:rsidR="004D1041" w:rsidRPr="00015210" w:rsidDel="00144EC0">
          <w:delText>12</w:delText>
        </w:r>
      </w:del>
      <w:ins w:id="1837" w:author="Xin Li" w:date="2026-08-22T16:04:00Z" w16du:dateUtc="2026-08-22T08:04:00Z">
        <w:r w:rsidR="00144EC0">
          <w:t>9</w:t>
        </w:r>
      </w:ins>
      <w:r w:rsidRPr="00015210">
        <w:t xml:space="preserve">. </w:t>
      </w:r>
      <w:bookmarkEnd w:id="1835"/>
      <w:r w:rsidRPr="00015210">
        <w:t>Robustness to the quality of random assignment</w:t>
      </w:r>
    </w:p>
    <w:tbl>
      <w:tblPr>
        <w:tblW w:w="5000" w:type="pct"/>
        <w:jc w:val="center"/>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3042"/>
        <w:gridCol w:w="1188"/>
        <w:gridCol w:w="720"/>
        <w:gridCol w:w="720"/>
        <w:gridCol w:w="1710"/>
        <w:gridCol w:w="1980"/>
      </w:tblGrid>
      <w:tr w:rsidR="00C816AB" w:rsidRPr="00015210" w14:paraId="763FD633" w14:textId="77777777" w:rsidTr="00F045BB">
        <w:trPr>
          <w:trHeight w:val="270"/>
          <w:jc w:val="center"/>
        </w:trPr>
        <w:tc>
          <w:tcPr>
            <w:tcW w:w="3042" w:type="dxa"/>
            <w:noWrap/>
            <w:vAlign w:val="center"/>
            <w:hideMark/>
          </w:tcPr>
          <w:p w14:paraId="1281C156" w14:textId="77777777" w:rsidR="00C816AB" w:rsidRPr="00015210" w:rsidRDefault="00C816AB" w:rsidP="00546646">
            <w:pPr>
              <w:jc w:val="center"/>
              <w:rPr>
                <w:rFonts w:eastAsia="DengXian"/>
                <w:sz w:val="22"/>
                <w:szCs w:val="22"/>
              </w:rPr>
            </w:pPr>
            <w:r w:rsidRPr="00015210">
              <w:rPr>
                <w:rFonts w:eastAsia="DengXian"/>
                <w:sz w:val="22"/>
                <w:szCs w:val="22"/>
              </w:rPr>
              <w:t xml:space="preserve">　</w:t>
            </w:r>
          </w:p>
        </w:tc>
        <w:tc>
          <w:tcPr>
            <w:tcW w:w="1188" w:type="dxa"/>
            <w:tcBorders>
              <w:top w:val="single" w:sz="12" w:space="0" w:color="auto"/>
              <w:bottom w:val="single" w:sz="8" w:space="0" w:color="auto"/>
            </w:tcBorders>
            <w:vAlign w:val="center"/>
          </w:tcPr>
          <w:p w14:paraId="16E2B7D8" w14:textId="77777777" w:rsidR="00C816AB" w:rsidRPr="00015210" w:rsidRDefault="00C816AB" w:rsidP="00546646">
            <w:pPr>
              <w:jc w:val="center"/>
              <w:rPr>
                <w:rFonts w:cs="Georgia"/>
                <w:sz w:val="22"/>
                <w:szCs w:val="22"/>
              </w:rPr>
            </w:pPr>
            <w:r w:rsidRPr="00015210">
              <w:rPr>
                <w:rFonts w:eastAsia="DengXian"/>
                <w:sz w:val="22"/>
                <w:szCs w:val="22"/>
              </w:rPr>
              <w:t xml:space="preserve">Original coefficient </w:t>
            </w:r>
            <m:oMath>
              <m:acc>
                <m:accPr>
                  <m:ctrlPr>
                    <w:rPr>
                      <w:rFonts w:ascii="Cambria Math" w:hAnsi="Cambria Math"/>
                      <w:i/>
                      <w:sz w:val="22"/>
                      <w:szCs w:val="22"/>
                    </w:rPr>
                  </m:ctrlPr>
                </m:accPr>
                <m:e>
                  <m:r>
                    <w:rPr>
                      <w:rFonts w:ascii="Cambria Math" w:hAnsi="Cambria Math"/>
                      <w:sz w:val="22"/>
                      <w:szCs w:val="22"/>
                    </w:rPr>
                    <m:t>β</m:t>
                  </m:r>
                </m:e>
              </m:acc>
            </m:oMath>
          </w:p>
        </w:tc>
        <w:tc>
          <w:tcPr>
            <w:tcW w:w="720" w:type="dxa"/>
            <w:tcBorders>
              <w:top w:val="single" w:sz="12" w:space="0" w:color="auto"/>
              <w:bottom w:val="single" w:sz="8" w:space="0" w:color="auto"/>
            </w:tcBorders>
            <w:vAlign w:val="center"/>
          </w:tcPr>
          <w:p w14:paraId="12B38468" w14:textId="77777777" w:rsidR="00C816AB" w:rsidRPr="00015210" w:rsidRDefault="00000000" w:rsidP="00546646">
            <w:pPr>
              <w:jc w:val="center"/>
              <w:rPr>
                <w:rFonts w:cs="Georgia"/>
                <w:sz w:val="22"/>
                <w:szCs w:val="22"/>
              </w:rPr>
            </w:pPr>
            <m:oMathPara>
              <m:oMath>
                <m:sSup>
                  <m:sSupPr>
                    <m:ctrlPr>
                      <w:rPr>
                        <w:rFonts w:ascii="Cambria Math" w:hAnsi="Cambria Math"/>
                        <w:i/>
                        <w:sz w:val="22"/>
                        <w:szCs w:val="22"/>
                      </w:rPr>
                    </m:ctrlPr>
                  </m:sSupPr>
                  <m:e>
                    <m:r>
                      <w:rPr>
                        <w:rFonts w:ascii="Cambria Math" w:hAnsi="Cambria Math"/>
                        <w:sz w:val="22"/>
                        <w:szCs w:val="22"/>
                      </w:rPr>
                      <m:t>R</m:t>
                    </m:r>
                  </m:e>
                  <m:sup>
                    <m:r>
                      <w:rPr>
                        <w:rFonts w:ascii="Cambria Math" w:eastAsiaTheme="minorEastAsia" w:hAnsi="Cambria Math"/>
                        <w:sz w:val="22"/>
                        <w:szCs w:val="22"/>
                      </w:rPr>
                      <m:t>2</m:t>
                    </m:r>
                  </m:sup>
                </m:sSup>
              </m:oMath>
            </m:oMathPara>
          </w:p>
        </w:tc>
        <w:tc>
          <w:tcPr>
            <w:tcW w:w="720" w:type="dxa"/>
            <w:tcBorders>
              <w:top w:val="single" w:sz="12" w:space="0" w:color="auto"/>
              <w:bottom w:val="single" w:sz="8" w:space="0" w:color="auto"/>
            </w:tcBorders>
            <w:noWrap/>
            <w:vAlign w:val="center"/>
            <w:hideMark/>
          </w:tcPr>
          <w:p w14:paraId="0BEB4055" w14:textId="77777777" w:rsidR="00C816AB" w:rsidRPr="00015210" w:rsidRDefault="00000000" w:rsidP="00546646">
            <w:pPr>
              <w:jc w:val="center"/>
              <w:rPr>
                <w:rFonts w:eastAsia="DengXian"/>
                <w:sz w:val="22"/>
                <w:szCs w:val="22"/>
              </w:rPr>
            </w:pPr>
            <m:oMathPara>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m:oMathPara>
          </w:p>
        </w:tc>
        <w:tc>
          <w:tcPr>
            <w:tcW w:w="1710" w:type="dxa"/>
            <w:tcBorders>
              <w:top w:val="single" w:sz="12" w:space="0" w:color="auto"/>
              <w:bottom w:val="single" w:sz="8" w:space="0" w:color="auto"/>
            </w:tcBorders>
            <w:noWrap/>
            <w:vAlign w:val="center"/>
            <w:hideMark/>
          </w:tcPr>
          <w:p w14:paraId="5B0FB958" w14:textId="77777777" w:rsidR="00C816AB" w:rsidRPr="00015210" w:rsidRDefault="00C816AB" w:rsidP="00546646">
            <w:pPr>
              <w:jc w:val="center"/>
              <w:rPr>
                <w:rFonts w:eastAsia="DengXian"/>
                <w:sz w:val="22"/>
                <w:szCs w:val="22"/>
              </w:rPr>
            </w:pPr>
            <w:r w:rsidRPr="00015210">
              <w:rPr>
                <w:rFonts w:eastAsia="DengXian"/>
                <w:sz w:val="22"/>
                <w:szCs w:val="22"/>
              </w:rPr>
              <w:t xml:space="preserve">Bias-adjusted effect </w:t>
            </w:r>
            <m:oMath>
              <m:sSup>
                <m:sSupPr>
                  <m:ctrlPr>
                    <w:rPr>
                      <w:rFonts w:ascii="Cambria Math" w:hAnsi="Cambria Math"/>
                      <w:i/>
                      <w:sz w:val="22"/>
                      <w:szCs w:val="22"/>
                    </w:rPr>
                  </m:ctrlPr>
                </m:sSupPr>
                <m:e>
                  <m:r>
                    <w:rPr>
                      <w:rFonts w:ascii="Cambria Math" w:hAnsi="Cambria Math"/>
                      <w:sz w:val="22"/>
                      <w:szCs w:val="22"/>
                    </w:rPr>
                    <m:t>β</m:t>
                  </m:r>
                </m:e>
                <m:sup>
                  <m:r>
                    <w:rPr>
                      <w:rFonts w:ascii="Cambria Math" w:hAnsi="Cambria Math"/>
                      <w:sz w:val="22"/>
                      <w:szCs w:val="22"/>
                    </w:rPr>
                    <m:t>*</m:t>
                  </m:r>
                </m:sup>
              </m:sSup>
            </m:oMath>
          </w:p>
        </w:tc>
        <w:tc>
          <w:tcPr>
            <w:tcW w:w="1980" w:type="dxa"/>
            <w:tcBorders>
              <w:top w:val="single" w:sz="12" w:space="0" w:color="auto"/>
              <w:bottom w:val="single" w:sz="8" w:space="0" w:color="auto"/>
            </w:tcBorders>
            <w:noWrap/>
            <w:vAlign w:val="center"/>
            <w:hideMark/>
          </w:tcPr>
          <w:p w14:paraId="05465537" w14:textId="77777777" w:rsidR="00C816AB" w:rsidRPr="00015210" w:rsidRDefault="00C816AB" w:rsidP="00546646">
            <w:pPr>
              <w:jc w:val="center"/>
              <w:rPr>
                <w:rFonts w:eastAsia="DengXian"/>
                <w:sz w:val="22"/>
                <w:szCs w:val="22"/>
              </w:rPr>
            </w:pPr>
            <m:oMath>
              <m:r>
                <w:rPr>
                  <w:rFonts w:ascii="Cambria Math" w:hAnsi="Cambria Math"/>
                  <w:sz w:val="22"/>
                  <w:szCs w:val="22"/>
                </w:rPr>
                <m:t>δ</m:t>
              </m:r>
            </m:oMath>
            <w:r w:rsidRPr="00015210">
              <w:rPr>
                <w:rFonts w:eastAsia="DengXian"/>
                <w:sz w:val="22"/>
                <w:szCs w:val="22"/>
              </w:rPr>
              <w:t xml:space="preserve"> for </w:t>
            </w:r>
            <w:r w:rsidRPr="00015210">
              <w:rPr>
                <w:rFonts w:eastAsia="DengXian"/>
                <w:i/>
                <w:iCs/>
                <w:sz w:val="22"/>
                <w:szCs w:val="22"/>
              </w:rPr>
              <w:t>β</w:t>
            </w:r>
            <w:r w:rsidRPr="00015210">
              <w:rPr>
                <w:rFonts w:eastAsia="DengXian"/>
                <w:sz w:val="22"/>
                <w:szCs w:val="22"/>
              </w:rPr>
              <w:t xml:space="preserve">=0 given </w:t>
            </w:r>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w:p>
        </w:tc>
      </w:tr>
      <w:tr w:rsidR="00C816AB" w:rsidRPr="00015210" w14:paraId="5FAE5228" w14:textId="77777777" w:rsidTr="00F045BB">
        <w:trPr>
          <w:trHeight w:val="270"/>
          <w:jc w:val="center"/>
        </w:trPr>
        <w:tc>
          <w:tcPr>
            <w:tcW w:w="3042" w:type="dxa"/>
            <w:noWrap/>
            <w:vAlign w:val="center"/>
            <w:hideMark/>
          </w:tcPr>
          <w:p w14:paraId="0A095DB7" w14:textId="2D6A71A4" w:rsidR="00C816AB" w:rsidRPr="00015210" w:rsidRDefault="00C816AB" w:rsidP="00546646">
            <w:pPr>
              <w:rPr>
                <w:rFonts w:eastAsia="DengXian"/>
                <w:sz w:val="22"/>
                <w:szCs w:val="22"/>
              </w:rPr>
            </w:pPr>
            <w:r w:rsidRPr="00015210">
              <w:rPr>
                <w:rFonts w:eastAsia="DengXian"/>
                <w:sz w:val="22"/>
                <w:szCs w:val="22"/>
              </w:rPr>
              <w:t xml:space="preserve">DV: </w:t>
            </w:r>
            <w:r w:rsidR="00F045BB" w:rsidRPr="00015210">
              <w:rPr>
                <w:color w:val="000000"/>
                <w:sz w:val="20"/>
                <w:szCs w:val="20"/>
              </w:rPr>
              <w:t>Log(answer number in 7 days)</w:t>
            </w:r>
          </w:p>
        </w:tc>
        <w:tc>
          <w:tcPr>
            <w:tcW w:w="1188" w:type="dxa"/>
            <w:vAlign w:val="center"/>
          </w:tcPr>
          <w:p w14:paraId="245CDA46" w14:textId="77777777" w:rsidR="00C816AB" w:rsidRPr="00015210" w:rsidRDefault="00C816AB" w:rsidP="00546646">
            <w:pPr>
              <w:jc w:val="center"/>
              <w:rPr>
                <w:rFonts w:eastAsia="DengXian"/>
                <w:sz w:val="22"/>
                <w:szCs w:val="22"/>
              </w:rPr>
            </w:pPr>
            <w:r w:rsidRPr="00015210">
              <w:rPr>
                <w:rFonts w:eastAsia="DengXian"/>
                <w:sz w:val="22"/>
                <w:szCs w:val="22"/>
              </w:rPr>
              <w:t xml:space="preserve">-0.046 </w:t>
            </w:r>
          </w:p>
        </w:tc>
        <w:tc>
          <w:tcPr>
            <w:tcW w:w="720" w:type="dxa"/>
            <w:vAlign w:val="center"/>
          </w:tcPr>
          <w:p w14:paraId="192E6A07" w14:textId="77777777" w:rsidR="00C816AB" w:rsidRPr="00015210" w:rsidRDefault="00C816AB" w:rsidP="00546646">
            <w:pPr>
              <w:jc w:val="center"/>
              <w:rPr>
                <w:rFonts w:eastAsia="DengXian"/>
                <w:sz w:val="22"/>
                <w:szCs w:val="22"/>
              </w:rPr>
            </w:pPr>
            <w:r w:rsidRPr="00015210">
              <w:rPr>
                <w:rFonts w:eastAsia="DengXian"/>
                <w:sz w:val="22"/>
                <w:szCs w:val="22"/>
              </w:rPr>
              <w:t xml:space="preserve">0.093 </w:t>
            </w:r>
          </w:p>
        </w:tc>
        <w:tc>
          <w:tcPr>
            <w:tcW w:w="720" w:type="dxa"/>
            <w:noWrap/>
            <w:vAlign w:val="center"/>
            <w:hideMark/>
          </w:tcPr>
          <w:p w14:paraId="24A643AB" w14:textId="77777777" w:rsidR="00C816AB" w:rsidRPr="00015210" w:rsidRDefault="00C816AB" w:rsidP="00546646">
            <w:pPr>
              <w:jc w:val="center"/>
              <w:rPr>
                <w:rFonts w:eastAsia="DengXian"/>
                <w:sz w:val="22"/>
                <w:szCs w:val="22"/>
              </w:rPr>
            </w:pPr>
            <w:r w:rsidRPr="00015210">
              <w:rPr>
                <w:rFonts w:eastAsia="DengXian"/>
                <w:sz w:val="22"/>
                <w:szCs w:val="22"/>
              </w:rPr>
              <w:t xml:space="preserve">0.121 </w:t>
            </w:r>
          </w:p>
        </w:tc>
        <w:tc>
          <w:tcPr>
            <w:tcW w:w="1710" w:type="dxa"/>
            <w:noWrap/>
            <w:vAlign w:val="center"/>
            <w:hideMark/>
          </w:tcPr>
          <w:p w14:paraId="197EC8A5" w14:textId="77777777" w:rsidR="00C816AB" w:rsidRPr="00015210" w:rsidRDefault="00C816AB" w:rsidP="00546646">
            <w:pPr>
              <w:jc w:val="center"/>
              <w:rPr>
                <w:rFonts w:eastAsia="DengXian"/>
                <w:sz w:val="22"/>
                <w:szCs w:val="22"/>
              </w:rPr>
            </w:pPr>
            <w:r w:rsidRPr="00015210">
              <w:rPr>
                <w:rFonts w:eastAsia="DengXian"/>
                <w:sz w:val="22"/>
                <w:szCs w:val="22"/>
              </w:rPr>
              <w:t xml:space="preserve">-0.045 </w:t>
            </w:r>
          </w:p>
        </w:tc>
        <w:tc>
          <w:tcPr>
            <w:tcW w:w="1980" w:type="dxa"/>
            <w:noWrap/>
            <w:vAlign w:val="center"/>
            <w:hideMark/>
          </w:tcPr>
          <w:p w14:paraId="2FE42D65" w14:textId="77777777" w:rsidR="00C816AB" w:rsidRPr="00015210" w:rsidRDefault="00C816AB" w:rsidP="00546646">
            <w:pPr>
              <w:jc w:val="center"/>
              <w:rPr>
                <w:rFonts w:eastAsia="DengXian"/>
                <w:sz w:val="22"/>
                <w:szCs w:val="22"/>
              </w:rPr>
            </w:pPr>
            <w:r w:rsidRPr="00015210">
              <w:rPr>
                <w:rFonts w:eastAsia="DengXian"/>
                <w:sz w:val="22"/>
                <w:szCs w:val="22"/>
              </w:rPr>
              <w:t xml:space="preserve">39.719 </w:t>
            </w:r>
          </w:p>
        </w:tc>
      </w:tr>
    </w:tbl>
    <w:p w14:paraId="4721A3E5" w14:textId="4ACC7262" w:rsidR="00797DC6" w:rsidRPr="00015210" w:rsidRDefault="00C816AB" w:rsidP="00374352">
      <w:pPr>
        <w:pStyle w:val="Notes"/>
      </w:pPr>
      <w:r w:rsidRPr="00015210">
        <w:t xml:space="preserve">Note: </w:t>
      </w:r>
      <m:oMath>
        <m:acc>
          <m:accPr>
            <m:ctrlPr>
              <w:rPr>
                <w:rFonts w:ascii="Cambria Math" w:hAnsi="Cambria Math"/>
                <w:i/>
              </w:rPr>
            </m:ctrlPr>
          </m:accPr>
          <m:e>
            <m:r>
              <w:rPr>
                <w:rFonts w:ascii="Cambria Math" w:hAnsi="Cambria Math"/>
              </w:rPr>
              <m:t>β</m:t>
            </m:r>
          </m:e>
        </m:acc>
      </m:oMath>
      <w:r w:rsidRPr="00015210">
        <w:t xml:space="preserv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015210">
        <w:t xml:space="preserve"> refer to our OLS coefficients and corresponding R-squared values. </w:t>
      </w:r>
      <m:oMath>
        <m:sSup>
          <m:sSupPr>
            <m:ctrlPr>
              <w:rPr>
                <w:rFonts w:ascii="Cambria Math" w:hAnsi="Cambria Math"/>
                <w:i/>
              </w:rPr>
            </m:ctrlPr>
          </m:sSupPr>
          <m:e>
            <m:r>
              <w:rPr>
                <w:rFonts w:ascii="Cambria Math" w:hAnsi="Cambria Math"/>
              </w:rPr>
              <m:t>β</m:t>
            </m:r>
            <m:ctrlPr>
              <w:rPr>
                <w:rFonts w:ascii="Cambria Math" w:hAnsi="Cambria Math"/>
              </w:rPr>
            </m:ctrlPr>
          </m:e>
          <m:sup>
            <m:r>
              <m:rPr>
                <m:sty m:val="p"/>
              </m:rPr>
              <w:rPr>
                <w:rFonts w:ascii="Cambria Math" w:hAnsi="Cambria Math"/>
              </w:rPr>
              <m:t>*</m:t>
            </m:r>
          </m:sup>
        </m:sSup>
      </m:oMath>
      <w:r w:rsidRPr="00015210">
        <w:t xml:space="preserve"> is the bias-adjusted treatment effect. </w:t>
      </w:r>
      <m:oMath>
        <m:r>
          <w:rPr>
            <w:rFonts w:ascii="Cambria Math" w:hAnsi="Cambria Math"/>
          </w:rPr>
          <m:t>δ</m:t>
        </m:r>
      </m:oMath>
      <w:r w:rsidRPr="00015210">
        <w:t xml:space="preserve"> indicates how important unobservables would need to be, relative to observables, to explain away the estimated treatment effect.</w:t>
      </w:r>
      <w:bookmarkEnd w:id="1430"/>
    </w:p>
    <w:bookmarkEnd w:id="1431"/>
    <w:p w14:paraId="201B9CFE" w14:textId="0CDDA8C0" w:rsidR="0014752F" w:rsidRPr="00015210" w:rsidRDefault="0014752F" w:rsidP="0014752F">
      <w:pPr>
        <w:pStyle w:val="Heading2"/>
      </w:pPr>
      <w:r w:rsidRPr="00015210">
        <w:rPr>
          <w:lang w:eastAsia="zh-CN"/>
        </w:rPr>
        <w:t>Mechanisms</w:t>
      </w:r>
    </w:p>
    <w:p w14:paraId="39FAFD4E" w14:textId="59440FC9" w:rsidR="0083015A" w:rsidRPr="00015210" w:rsidRDefault="00797DC6" w:rsidP="00797DC6">
      <w:pPr>
        <w:pStyle w:val="Paragraph0"/>
      </w:pPr>
      <w:r w:rsidRPr="00015210">
        <w:t xml:space="preserve">We now examine the mechanisms behind the </w:t>
      </w:r>
      <w:r w:rsidR="00C1485A" w:rsidRPr="00015210">
        <w:t>three supported</w:t>
      </w:r>
      <w:r w:rsidRPr="00015210">
        <w:t xml:space="preserve"> hypotheses</w:t>
      </w:r>
      <w:r w:rsidR="00C1485A" w:rsidRPr="00015210">
        <w:t xml:space="preserve"> H1, H2, and H</w:t>
      </w:r>
      <w:r w:rsidR="00CA6948" w:rsidRPr="00015210">
        <w:t>6</w:t>
      </w:r>
      <w:r w:rsidRPr="00015210">
        <w:t>. The analysis proceeds hypothesis by hypothesis. For H1 we test the weak-competitor account, for H2 we test why length reduces contribution, and for H</w:t>
      </w:r>
      <w:r w:rsidR="00CA6948" w:rsidRPr="00015210">
        <w:t>6</w:t>
      </w:r>
      <w:r w:rsidRPr="00015210">
        <w:t xml:space="preserve"> we test why higher AI quality raises human quality.</w:t>
      </w:r>
    </w:p>
    <w:p w14:paraId="371FDFE5" w14:textId="2C0BD831" w:rsidR="00797DC6" w:rsidRPr="00015210" w:rsidRDefault="00331AAC" w:rsidP="000E4EEB">
      <w:pPr>
        <w:pStyle w:val="Heading3"/>
        <w:rPr>
          <w:lang w:eastAsia="zh-CN"/>
        </w:rPr>
      </w:pPr>
      <w:r w:rsidRPr="00015210">
        <w:t xml:space="preserve">Is the AI </w:t>
      </w:r>
      <w:r w:rsidRPr="00015210">
        <w:rPr>
          <w:lang w:eastAsia="zh-CN"/>
        </w:rPr>
        <w:t>A</w:t>
      </w:r>
      <w:r w:rsidRPr="00015210">
        <w:t xml:space="preserve">ppraised as a </w:t>
      </w:r>
      <w:r w:rsidRPr="00015210">
        <w:rPr>
          <w:lang w:eastAsia="zh-CN"/>
        </w:rPr>
        <w:t>W</w:t>
      </w:r>
      <w:r w:rsidRPr="00015210">
        <w:t xml:space="preserve">eak </w:t>
      </w:r>
      <w:r w:rsidRPr="00015210">
        <w:rPr>
          <w:lang w:eastAsia="zh-CN"/>
        </w:rPr>
        <w:t>C</w:t>
      </w:r>
      <w:r w:rsidRPr="00015210">
        <w:t>ompetitor</w:t>
      </w:r>
      <w:r w:rsidR="00C1485A" w:rsidRPr="00015210">
        <w:rPr>
          <w:lang w:eastAsia="zh-CN"/>
        </w:rPr>
        <w:t xml:space="preserve">? </w:t>
      </w:r>
      <w:r w:rsidR="00797DC6" w:rsidRPr="00015210">
        <w:rPr>
          <w:lang w:eastAsia="zh-CN"/>
        </w:rPr>
        <w:t>(H1)</w:t>
      </w:r>
    </w:p>
    <w:p w14:paraId="3906DC31" w14:textId="5CA75E64" w:rsidR="00797DC6" w:rsidRPr="00015210" w:rsidDel="00FB0C54" w:rsidRDefault="00797DC6">
      <w:pPr>
        <w:pStyle w:val="Paragraph0"/>
        <w:rPr>
          <w:del w:id="1838" w:author="Xin Li" w:date="2026-08-22T16:07:00Z" w16du:dateUtc="2026-08-22T08:07:00Z"/>
        </w:rPr>
      </w:pPr>
      <w:r w:rsidRPr="00015210">
        <w:t xml:space="preserve">Our account for the positive label effect is that users perceive AI as a weak competitor and are therefore willing to answer. </w:t>
      </w:r>
      <w:del w:id="1839" w:author="Xin Li" w:date="2026-08-22T16:07:00Z" w16du:dateUtc="2026-08-22T08:07:00Z">
        <w:r w:rsidRPr="00015210" w:rsidDel="00FB0C54">
          <w:delText>We test this account in two ways.</w:delText>
        </w:r>
      </w:del>
    </w:p>
    <w:p w14:paraId="573A1FBD" w14:textId="08E2425D" w:rsidR="00797DC6" w:rsidRPr="00015210" w:rsidRDefault="00797DC6" w:rsidP="00FB0C54">
      <w:pPr>
        <w:pStyle w:val="Paragraph0"/>
      </w:pPr>
      <w:del w:id="1840" w:author="Xin Li" w:date="2026-08-22T16:07:00Z" w16du:dateUtc="2026-08-22T08:07:00Z">
        <w:r w:rsidRPr="00015210" w:rsidDel="00FB0C54">
          <w:rPr>
            <w:b/>
            <w:bCs/>
          </w:rPr>
          <w:delText>Test 1: question difficulty.</w:delText>
        </w:r>
        <w:r w:rsidRPr="00015210" w:rsidDel="00FB0C54">
          <w:delText xml:space="preserve"> </w:delText>
        </w:r>
      </w:del>
      <w:r w:rsidRPr="00015210">
        <w:t>If the weak-competitor perception is the operative mechanism, the label effect should concentrate on difficult questions. On difficult questions, a weak competitor still leaves room for a human to add value, so the label invites contribution. On easy questions, even a weak AI answer may already be sufficient, so the label should have little additional effect. We measure question difficulty using a large language model</w:t>
      </w:r>
      <w:r w:rsidR="008A6F83" w:rsidRPr="00015210">
        <w:t>-generated</w:t>
      </w:r>
      <w:r w:rsidRPr="00015210">
        <w:t xml:space="preserve"> score, with details in the Appendix, and we split the sample at the </w:t>
      </w:r>
      <w:r w:rsidR="00331AAC" w:rsidRPr="00015210">
        <w:t xml:space="preserve">mean </w:t>
      </w:r>
      <w:r w:rsidRPr="00015210">
        <w:t>difficulty.</w:t>
      </w:r>
    </w:p>
    <w:p w14:paraId="46B11DB0" w14:textId="1B3B85A9" w:rsidR="00797DC6" w:rsidRPr="00015210" w:rsidRDefault="00797DC6" w:rsidP="00797DC6">
      <w:pPr>
        <w:pStyle w:val="Paragraph0"/>
      </w:pPr>
      <w:r w:rsidRPr="00015210">
        <w:t>Table 1</w:t>
      </w:r>
      <w:ins w:id="1841" w:author="Xin Li" w:date="2026-08-22T16:13:00Z" w16du:dateUtc="2026-08-22T08:13:00Z">
        <w:r w:rsidR="00717310">
          <w:t>0</w:t>
        </w:r>
      </w:ins>
      <w:del w:id="1842" w:author="Xin Li" w:date="2026-08-22T16:13:00Z" w16du:dateUtc="2026-08-22T08:13:00Z">
        <w:r w:rsidR="004D1041" w:rsidRPr="00015210" w:rsidDel="00717310">
          <w:delText>3</w:delText>
        </w:r>
      </w:del>
      <w:r w:rsidRPr="00015210">
        <w:t xml:space="preserve"> confirms this prediction. On difficult questions </w:t>
      </w:r>
      <w:r w:rsidR="008A6F83" w:rsidRPr="00015210">
        <w:t xml:space="preserve">AI label effect </w:t>
      </w:r>
      <w:r w:rsidRPr="00015210">
        <w:t>is positive and significant (0.</w:t>
      </w:r>
      <w:r w:rsidR="000D6DDF" w:rsidRPr="00015210">
        <w:t>282</w:t>
      </w:r>
      <w:r w:rsidRPr="00015210">
        <w:t>, p&lt;0.01), and the interaction with answer length is negative and significant (-0.05</w:t>
      </w:r>
      <w:r w:rsidR="000D6DDF" w:rsidRPr="00015210">
        <w:t>9</w:t>
      </w:r>
      <w:r w:rsidRPr="00015210">
        <w:t xml:space="preserve">, p&lt;0.001). On easy questions </w:t>
      </w:r>
      <w:r w:rsidR="008A6F83" w:rsidRPr="00015210">
        <w:t xml:space="preserve">AI label effect </w:t>
      </w:r>
      <w:r w:rsidRPr="00015210">
        <w:t>is not significant. The label motivates contribution precisely where a weak competitor still leaves a gap to fill.</w:t>
      </w:r>
    </w:p>
    <w:p w14:paraId="3D8645DD" w14:textId="6DBA07EA" w:rsidR="00C1485A" w:rsidRPr="00015210" w:rsidRDefault="00C1485A" w:rsidP="00C1485A">
      <w:pPr>
        <w:pStyle w:val="TableFiguretitle"/>
        <w:rPr>
          <w:sz w:val="24"/>
          <w:szCs w:val="24"/>
        </w:rPr>
      </w:pPr>
      <w:r w:rsidRPr="00015210">
        <w:t>Table 1</w:t>
      </w:r>
      <w:ins w:id="1843" w:author="Xin Li" w:date="2026-08-22T16:13:00Z" w16du:dateUtc="2026-08-22T08:13:00Z">
        <w:r w:rsidR="00717310">
          <w:t>0</w:t>
        </w:r>
      </w:ins>
      <w:del w:id="1844" w:author="Xin Li" w:date="2026-08-22T16:13:00Z" w16du:dateUtc="2026-08-22T08:13:00Z">
        <w:r w:rsidR="004D1041" w:rsidRPr="00015210" w:rsidDel="00717310">
          <w:delText>3</w:delText>
        </w:r>
      </w:del>
      <w:r w:rsidRPr="00015210">
        <w:t>. Question difficulty subgroups (H1 Test 1)</w:t>
      </w:r>
    </w:p>
    <w:tbl>
      <w:tblPr>
        <w:tblW w:w="5000" w:type="pct"/>
        <w:jc w:val="center"/>
        <w:tblLayout w:type="fixed"/>
        <w:tblLook w:val="04A0" w:firstRow="1" w:lastRow="0" w:firstColumn="1" w:lastColumn="0" w:noHBand="0" w:noVBand="1"/>
        <w:tblPrChange w:id="1845" w:author="Xin Li" w:date="2026-08-22T08:00:00Z" w16du:dateUtc="2026-08-22T00:00:00Z">
          <w:tblPr>
            <w:tblW w:w="5000" w:type="pct"/>
            <w:jc w:val="center"/>
            <w:tblLayout w:type="fixed"/>
            <w:tblLook w:val="04A0" w:firstRow="1" w:lastRow="0" w:firstColumn="1" w:lastColumn="0" w:noHBand="0" w:noVBand="1"/>
          </w:tblPr>
        </w:tblPrChange>
      </w:tblPr>
      <w:tblGrid>
        <w:gridCol w:w="3595"/>
        <w:gridCol w:w="2785"/>
        <w:gridCol w:w="2980"/>
        <w:tblGridChange w:id="1846">
          <w:tblGrid>
            <w:gridCol w:w="3595"/>
            <w:gridCol w:w="2785"/>
            <w:gridCol w:w="2980"/>
          </w:tblGrid>
        </w:tblGridChange>
      </w:tblGrid>
      <w:tr w:rsidR="000D6DDF" w:rsidRPr="00015210" w14:paraId="1161A0E4" w14:textId="77777777" w:rsidTr="00717310">
        <w:trPr>
          <w:jc w:val="center"/>
          <w:trPrChange w:id="1847" w:author="Xin Li" w:date="2026-08-22T08:00:00Z" w16du:dateUtc="2026-08-22T00:00:00Z">
            <w:trPr>
              <w:trHeight w:val="320"/>
              <w:jc w:val="center"/>
            </w:trPr>
          </w:trPrChange>
        </w:trPr>
        <w:tc>
          <w:tcPr>
            <w:tcW w:w="3595" w:type="dxa"/>
            <w:tcBorders>
              <w:top w:val="single" w:sz="4" w:space="0" w:color="auto"/>
              <w:left w:val="nil"/>
              <w:bottom w:val="nil"/>
              <w:right w:val="nil"/>
            </w:tcBorders>
            <w:noWrap/>
            <w:hideMark/>
            <w:tcPrChange w:id="1848" w:author="Xin Li" w:date="2026-08-22T08:00:00Z" w16du:dateUtc="2026-08-22T00:00:00Z">
              <w:tcPr>
                <w:tcW w:w="2220" w:type="dxa"/>
                <w:tcBorders>
                  <w:top w:val="single" w:sz="4" w:space="0" w:color="auto"/>
                  <w:left w:val="nil"/>
                  <w:bottom w:val="nil"/>
                  <w:right w:val="nil"/>
                </w:tcBorders>
                <w:noWrap/>
                <w:hideMark/>
              </w:tcPr>
            </w:tcPrChange>
          </w:tcPr>
          <w:p w14:paraId="75B7B6DD" w14:textId="77777777" w:rsidR="000D6DDF" w:rsidRPr="00015210" w:rsidRDefault="000D6DDF">
            <w:pPr>
              <w:rPr>
                <w:rFonts w:ascii="Georgia" w:hAnsi="Georgia"/>
                <w:color w:val="000000"/>
                <w:sz w:val="20"/>
                <w:szCs w:val="20"/>
              </w:rPr>
            </w:pPr>
            <w:r w:rsidRPr="00015210">
              <w:rPr>
                <w:rFonts w:ascii="Georgia" w:hAnsi="Georgia"/>
                <w:color w:val="000000"/>
                <w:sz w:val="20"/>
                <w:szCs w:val="20"/>
              </w:rPr>
              <w:t> </w:t>
            </w:r>
          </w:p>
        </w:tc>
        <w:tc>
          <w:tcPr>
            <w:tcW w:w="2785" w:type="dxa"/>
            <w:tcBorders>
              <w:top w:val="single" w:sz="4" w:space="0" w:color="auto"/>
              <w:left w:val="nil"/>
              <w:bottom w:val="nil"/>
              <w:right w:val="nil"/>
            </w:tcBorders>
            <w:noWrap/>
            <w:hideMark/>
            <w:tcPrChange w:id="1849" w:author="Xin Li" w:date="2026-08-22T08:00:00Z" w16du:dateUtc="2026-08-22T00:00:00Z">
              <w:tcPr>
                <w:tcW w:w="1720" w:type="dxa"/>
                <w:tcBorders>
                  <w:top w:val="single" w:sz="4" w:space="0" w:color="auto"/>
                  <w:left w:val="nil"/>
                  <w:bottom w:val="nil"/>
                  <w:right w:val="nil"/>
                </w:tcBorders>
                <w:noWrap/>
                <w:hideMark/>
              </w:tcPr>
            </w:tcPrChange>
          </w:tcPr>
          <w:p w14:paraId="23EF24E4" w14:textId="77777777" w:rsidR="000D6DDF" w:rsidRPr="00015210" w:rsidRDefault="000D6DDF">
            <w:pPr>
              <w:jc w:val="center"/>
              <w:rPr>
                <w:color w:val="000000"/>
                <w:sz w:val="20"/>
                <w:szCs w:val="20"/>
              </w:rPr>
            </w:pPr>
            <w:r w:rsidRPr="00015210">
              <w:rPr>
                <w:color w:val="000000"/>
                <w:sz w:val="20"/>
                <w:szCs w:val="20"/>
              </w:rPr>
              <w:t>(1)</w:t>
            </w:r>
          </w:p>
        </w:tc>
        <w:tc>
          <w:tcPr>
            <w:tcW w:w="2980" w:type="dxa"/>
            <w:tcBorders>
              <w:top w:val="single" w:sz="4" w:space="0" w:color="auto"/>
              <w:left w:val="nil"/>
              <w:bottom w:val="nil"/>
              <w:right w:val="nil"/>
            </w:tcBorders>
            <w:noWrap/>
            <w:hideMark/>
            <w:tcPrChange w:id="1850" w:author="Xin Li" w:date="2026-08-22T08:00:00Z" w16du:dateUtc="2026-08-22T00:00:00Z">
              <w:tcPr>
                <w:tcW w:w="1840" w:type="dxa"/>
                <w:tcBorders>
                  <w:top w:val="single" w:sz="4" w:space="0" w:color="auto"/>
                  <w:left w:val="nil"/>
                  <w:bottom w:val="nil"/>
                  <w:right w:val="nil"/>
                </w:tcBorders>
                <w:noWrap/>
                <w:hideMark/>
              </w:tcPr>
            </w:tcPrChange>
          </w:tcPr>
          <w:p w14:paraId="2866F8C0" w14:textId="77777777" w:rsidR="000D6DDF" w:rsidRPr="00015210" w:rsidRDefault="000D6DDF">
            <w:pPr>
              <w:jc w:val="center"/>
              <w:rPr>
                <w:color w:val="000000"/>
                <w:sz w:val="20"/>
                <w:szCs w:val="20"/>
              </w:rPr>
            </w:pPr>
            <w:r w:rsidRPr="00015210">
              <w:rPr>
                <w:color w:val="000000"/>
                <w:sz w:val="20"/>
                <w:szCs w:val="20"/>
              </w:rPr>
              <w:t>(2)</w:t>
            </w:r>
          </w:p>
        </w:tc>
      </w:tr>
      <w:tr w:rsidR="00717310" w:rsidRPr="00015210" w14:paraId="2FFA092C" w14:textId="77777777" w:rsidTr="00717310">
        <w:trPr>
          <w:jc w:val="center"/>
          <w:trPrChange w:id="1851" w:author="Xin Li" w:date="2026-08-22T08:00:00Z" w16du:dateUtc="2026-08-22T00:00:00Z">
            <w:trPr>
              <w:trHeight w:val="320"/>
              <w:jc w:val="center"/>
            </w:trPr>
          </w:trPrChange>
        </w:trPr>
        <w:tc>
          <w:tcPr>
            <w:tcW w:w="3595" w:type="dxa"/>
            <w:tcBorders>
              <w:top w:val="nil"/>
              <w:left w:val="nil"/>
              <w:bottom w:val="nil"/>
              <w:right w:val="nil"/>
            </w:tcBorders>
            <w:hideMark/>
            <w:tcPrChange w:id="1852" w:author="Xin Li" w:date="2026-08-22T08:00:00Z" w16du:dateUtc="2026-08-22T00:00:00Z">
              <w:tcPr>
                <w:tcW w:w="2220" w:type="dxa"/>
                <w:tcBorders>
                  <w:top w:val="nil"/>
                  <w:left w:val="nil"/>
                  <w:bottom w:val="nil"/>
                  <w:right w:val="nil"/>
                </w:tcBorders>
                <w:hideMark/>
              </w:tcPr>
            </w:tcPrChange>
          </w:tcPr>
          <w:p w14:paraId="6965F4B6" w14:textId="1118ABA2" w:rsidR="00717310" w:rsidRPr="00015210" w:rsidRDefault="00717310" w:rsidP="00717310">
            <w:pPr>
              <w:jc w:val="center"/>
              <w:rPr>
                <w:color w:val="000000"/>
                <w:sz w:val="20"/>
                <w:szCs w:val="20"/>
              </w:rPr>
            </w:pPr>
            <w:ins w:id="1853" w:author="Xin Li" w:date="2026-08-22T16:08:00Z" w16du:dateUtc="2026-08-22T08:08:00Z">
              <w:r>
                <w:rPr>
                  <w:color w:val="000000"/>
                  <w:sz w:val="20"/>
                  <w:szCs w:val="20"/>
                </w:rPr>
                <w:t xml:space="preserve">DV: </w:t>
              </w:r>
              <w:r w:rsidRPr="00015210">
                <w:rPr>
                  <w:color w:val="000000"/>
                  <w:sz w:val="20"/>
                  <w:szCs w:val="20"/>
                </w:rPr>
                <w:t>Log(answer number in 7 days)</w:t>
              </w:r>
            </w:ins>
          </w:p>
        </w:tc>
        <w:tc>
          <w:tcPr>
            <w:tcW w:w="2785" w:type="dxa"/>
            <w:tcBorders>
              <w:top w:val="nil"/>
              <w:left w:val="nil"/>
              <w:bottom w:val="nil"/>
              <w:right w:val="nil"/>
            </w:tcBorders>
            <w:noWrap/>
            <w:hideMark/>
            <w:tcPrChange w:id="1854" w:author="Xin Li" w:date="2026-08-22T08:00:00Z" w16du:dateUtc="2026-08-22T00:00:00Z">
              <w:tcPr>
                <w:tcW w:w="1720" w:type="dxa"/>
                <w:tcBorders>
                  <w:top w:val="nil"/>
                  <w:left w:val="nil"/>
                  <w:bottom w:val="nil"/>
                  <w:right w:val="nil"/>
                </w:tcBorders>
                <w:noWrap/>
                <w:hideMark/>
              </w:tcPr>
            </w:tcPrChange>
          </w:tcPr>
          <w:p w14:paraId="0769D891" w14:textId="77777777" w:rsidR="00717310" w:rsidRPr="00015210" w:rsidRDefault="00717310" w:rsidP="00717310">
            <w:pPr>
              <w:jc w:val="center"/>
              <w:rPr>
                <w:rFonts w:ascii="Georgia" w:hAnsi="Georgia"/>
                <w:color w:val="000000"/>
                <w:sz w:val="20"/>
                <w:szCs w:val="20"/>
              </w:rPr>
            </w:pPr>
            <w:r w:rsidRPr="00015210">
              <w:rPr>
                <w:rFonts w:ascii="Georgia" w:hAnsi="Georgia"/>
                <w:color w:val="000000"/>
                <w:sz w:val="20"/>
                <w:szCs w:val="20"/>
              </w:rPr>
              <w:t>difficult questions</w:t>
            </w:r>
          </w:p>
        </w:tc>
        <w:tc>
          <w:tcPr>
            <w:tcW w:w="2980" w:type="dxa"/>
            <w:tcBorders>
              <w:top w:val="nil"/>
              <w:left w:val="nil"/>
              <w:bottom w:val="nil"/>
              <w:right w:val="nil"/>
            </w:tcBorders>
            <w:noWrap/>
            <w:hideMark/>
            <w:tcPrChange w:id="1855" w:author="Xin Li" w:date="2026-08-22T08:00:00Z" w16du:dateUtc="2026-08-22T00:00:00Z">
              <w:tcPr>
                <w:tcW w:w="1840" w:type="dxa"/>
                <w:tcBorders>
                  <w:top w:val="nil"/>
                  <w:left w:val="nil"/>
                  <w:bottom w:val="nil"/>
                  <w:right w:val="nil"/>
                </w:tcBorders>
                <w:noWrap/>
                <w:hideMark/>
              </w:tcPr>
            </w:tcPrChange>
          </w:tcPr>
          <w:p w14:paraId="02A5DC1D" w14:textId="77777777" w:rsidR="00717310" w:rsidRPr="00015210" w:rsidRDefault="00717310" w:rsidP="00717310">
            <w:pPr>
              <w:jc w:val="center"/>
              <w:rPr>
                <w:rFonts w:ascii="Georgia" w:hAnsi="Georgia"/>
                <w:color w:val="000000"/>
                <w:sz w:val="20"/>
                <w:szCs w:val="20"/>
              </w:rPr>
            </w:pPr>
            <w:r w:rsidRPr="00015210">
              <w:rPr>
                <w:rFonts w:ascii="Georgia" w:hAnsi="Georgia"/>
                <w:color w:val="000000"/>
                <w:sz w:val="20"/>
                <w:szCs w:val="20"/>
              </w:rPr>
              <w:t>easy questions</w:t>
            </w:r>
          </w:p>
        </w:tc>
      </w:tr>
      <w:tr w:rsidR="00717310" w:rsidRPr="00015210" w:rsidDel="00717310" w14:paraId="1500A264" w14:textId="7A07122F" w:rsidTr="00717310">
        <w:trPr>
          <w:jc w:val="center"/>
          <w:del w:id="1856" w:author="Xin Li" w:date="2026-08-22T16:08:00Z"/>
          <w:trPrChange w:id="1857" w:author="Xin Li" w:date="2026-08-22T16:08:00Z" w16du:dateUtc="2026-08-22T08:08:00Z">
            <w:trPr>
              <w:trHeight w:val="320"/>
              <w:jc w:val="center"/>
            </w:trPr>
          </w:trPrChange>
        </w:trPr>
        <w:tc>
          <w:tcPr>
            <w:tcW w:w="3595" w:type="dxa"/>
            <w:tcBorders>
              <w:top w:val="nil"/>
              <w:left w:val="nil"/>
              <w:bottom w:val="nil"/>
              <w:right w:val="nil"/>
            </w:tcBorders>
            <w:noWrap/>
            <w:tcPrChange w:id="1858" w:author="Xin Li" w:date="2026-08-22T16:08:00Z" w16du:dateUtc="2026-08-22T08:08:00Z">
              <w:tcPr>
                <w:tcW w:w="2220" w:type="dxa"/>
                <w:tcBorders>
                  <w:top w:val="nil"/>
                  <w:left w:val="nil"/>
                  <w:bottom w:val="nil"/>
                  <w:right w:val="nil"/>
                </w:tcBorders>
                <w:noWrap/>
              </w:tcPr>
            </w:tcPrChange>
          </w:tcPr>
          <w:p w14:paraId="263E9F26" w14:textId="0D91645B" w:rsidR="00717310" w:rsidRPr="00015210" w:rsidDel="00717310" w:rsidRDefault="00717310" w:rsidP="00717310">
            <w:pPr>
              <w:rPr>
                <w:del w:id="1859" w:author="Xin Li" w:date="2026-08-22T16:08:00Z" w16du:dateUtc="2026-08-22T08:08:00Z"/>
                <w:rFonts w:ascii="Georgia" w:hAnsi="Georgia"/>
                <w:color w:val="000000"/>
                <w:sz w:val="20"/>
                <w:szCs w:val="20"/>
              </w:rPr>
            </w:pPr>
            <w:del w:id="1860" w:author="Xin Li" w:date="2026-08-22T16:08:00Z" w16du:dateUtc="2026-08-22T08:08:00Z">
              <w:r w:rsidRPr="00015210" w:rsidDel="00AA646C">
                <w:rPr>
                  <w:rFonts w:ascii="Georgia" w:hAnsi="Georgia"/>
                  <w:color w:val="000000"/>
                  <w:sz w:val="20"/>
                  <w:szCs w:val="20"/>
                </w:rPr>
                <w:delText>DV</w:delText>
              </w:r>
            </w:del>
          </w:p>
        </w:tc>
        <w:tc>
          <w:tcPr>
            <w:tcW w:w="5765" w:type="dxa"/>
            <w:gridSpan w:val="2"/>
            <w:tcBorders>
              <w:top w:val="nil"/>
              <w:left w:val="nil"/>
              <w:bottom w:val="single" w:sz="4" w:space="0" w:color="auto"/>
              <w:right w:val="nil"/>
            </w:tcBorders>
            <w:tcPrChange w:id="1861" w:author="Xin Li" w:date="2026-08-22T16:08:00Z" w16du:dateUtc="2026-08-22T08:08:00Z">
              <w:tcPr>
                <w:tcW w:w="3560" w:type="dxa"/>
                <w:gridSpan w:val="2"/>
                <w:tcBorders>
                  <w:top w:val="nil"/>
                  <w:left w:val="nil"/>
                  <w:bottom w:val="single" w:sz="4" w:space="0" w:color="auto"/>
                  <w:right w:val="nil"/>
                </w:tcBorders>
              </w:tcPr>
            </w:tcPrChange>
          </w:tcPr>
          <w:p w14:paraId="4B6C4E32" w14:textId="1DC3C270" w:rsidR="00717310" w:rsidRPr="00015210" w:rsidDel="00717310" w:rsidRDefault="00717310" w:rsidP="00717310">
            <w:pPr>
              <w:jc w:val="center"/>
              <w:rPr>
                <w:del w:id="1862" w:author="Xin Li" w:date="2026-08-22T16:08:00Z" w16du:dateUtc="2026-08-22T08:08:00Z"/>
                <w:color w:val="000000"/>
                <w:sz w:val="20"/>
                <w:szCs w:val="20"/>
              </w:rPr>
            </w:pPr>
            <w:del w:id="1863" w:author="Xin Li" w:date="2026-08-22T16:08:00Z" w16du:dateUtc="2026-08-22T08:08:00Z">
              <w:r w:rsidRPr="00015210" w:rsidDel="00717310">
                <w:rPr>
                  <w:color w:val="000000"/>
                  <w:sz w:val="20"/>
                  <w:szCs w:val="20"/>
                </w:rPr>
                <w:delText>Log(answer number in 7 days)</w:delText>
              </w:r>
            </w:del>
          </w:p>
        </w:tc>
      </w:tr>
      <w:tr w:rsidR="00717310" w:rsidRPr="00015210" w14:paraId="61225E51" w14:textId="77777777" w:rsidTr="00717310">
        <w:trPr>
          <w:jc w:val="center"/>
          <w:trPrChange w:id="1864" w:author="Xin Li" w:date="2026-08-22T08:00:00Z" w16du:dateUtc="2026-08-22T00:00:00Z">
            <w:trPr>
              <w:trHeight w:val="320"/>
              <w:jc w:val="center"/>
            </w:trPr>
          </w:trPrChange>
        </w:trPr>
        <w:tc>
          <w:tcPr>
            <w:tcW w:w="3595" w:type="dxa"/>
            <w:vMerge w:val="restart"/>
            <w:tcBorders>
              <w:top w:val="nil"/>
              <w:left w:val="nil"/>
              <w:bottom w:val="nil"/>
              <w:right w:val="nil"/>
            </w:tcBorders>
            <w:noWrap/>
            <w:hideMark/>
            <w:tcPrChange w:id="1865" w:author="Xin Li" w:date="2026-08-22T08:00:00Z" w16du:dateUtc="2026-08-22T00:00:00Z">
              <w:tcPr>
                <w:tcW w:w="2220" w:type="dxa"/>
                <w:vMerge w:val="restart"/>
                <w:tcBorders>
                  <w:top w:val="nil"/>
                  <w:left w:val="nil"/>
                  <w:bottom w:val="nil"/>
                  <w:right w:val="nil"/>
                </w:tcBorders>
                <w:noWrap/>
                <w:hideMark/>
              </w:tcPr>
            </w:tcPrChange>
          </w:tcPr>
          <w:p w14:paraId="5462A214"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785" w:type="dxa"/>
            <w:tcBorders>
              <w:top w:val="nil"/>
              <w:left w:val="nil"/>
              <w:bottom w:val="nil"/>
              <w:right w:val="nil"/>
            </w:tcBorders>
            <w:noWrap/>
            <w:hideMark/>
            <w:tcPrChange w:id="1866" w:author="Xin Li" w:date="2026-08-22T08:00:00Z" w16du:dateUtc="2026-08-22T00:00:00Z">
              <w:tcPr>
                <w:tcW w:w="1720" w:type="dxa"/>
                <w:tcBorders>
                  <w:top w:val="nil"/>
                  <w:left w:val="nil"/>
                  <w:bottom w:val="nil"/>
                  <w:right w:val="nil"/>
                </w:tcBorders>
                <w:noWrap/>
                <w:hideMark/>
              </w:tcPr>
            </w:tcPrChange>
          </w:tcPr>
          <w:p w14:paraId="66F0CB9B" w14:textId="77777777" w:rsidR="00717310" w:rsidRPr="00015210" w:rsidRDefault="00717310" w:rsidP="00717310">
            <w:pPr>
              <w:jc w:val="center"/>
              <w:rPr>
                <w:b/>
                <w:bCs/>
                <w:color w:val="000000"/>
                <w:sz w:val="20"/>
                <w:szCs w:val="20"/>
              </w:rPr>
            </w:pPr>
            <w:r w:rsidRPr="00015210">
              <w:rPr>
                <w:b/>
                <w:bCs/>
                <w:color w:val="000000"/>
                <w:sz w:val="20"/>
                <w:szCs w:val="20"/>
              </w:rPr>
              <w:t>0.282**</w:t>
            </w:r>
          </w:p>
        </w:tc>
        <w:tc>
          <w:tcPr>
            <w:tcW w:w="2980" w:type="dxa"/>
            <w:tcBorders>
              <w:top w:val="nil"/>
              <w:left w:val="nil"/>
              <w:bottom w:val="nil"/>
              <w:right w:val="nil"/>
            </w:tcBorders>
            <w:noWrap/>
            <w:hideMark/>
            <w:tcPrChange w:id="1867" w:author="Xin Li" w:date="2026-08-22T08:00:00Z" w16du:dateUtc="2026-08-22T00:00:00Z">
              <w:tcPr>
                <w:tcW w:w="1840" w:type="dxa"/>
                <w:tcBorders>
                  <w:top w:val="nil"/>
                  <w:left w:val="nil"/>
                  <w:bottom w:val="nil"/>
                  <w:right w:val="nil"/>
                </w:tcBorders>
                <w:noWrap/>
                <w:hideMark/>
              </w:tcPr>
            </w:tcPrChange>
          </w:tcPr>
          <w:p w14:paraId="3EBFDA31" w14:textId="77777777" w:rsidR="00717310" w:rsidRPr="00015210" w:rsidRDefault="00717310" w:rsidP="00717310">
            <w:pPr>
              <w:jc w:val="center"/>
              <w:rPr>
                <w:color w:val="000000"/>
                <w:sz w:val="20"/>
                <w:szCs w:val="20"/>
              </w:rPr>
            </w:pPr>
            <w:r w:rsidRPr="00015210">
              <w:rPr>
                <w:color w:val="000000"/>
                <w:sz w:val="20"/>
                <w:szCs w:val="20"/>
              </w:rPr>
              <w:t>-0.046</w:t>
            </w:r>
          </w:p>
        </w:tc>
      </w:tr>
      <w:tr w:rsidR="00717310" w:rsidRPr="00015210" w14:paraId="1362E878" w14:textId="77777777" w:rsidTr="00717310">
        <w:trPr>
          <w:jc w:val="center"/>
          <w:trPrChange w:id="1868" w:author="Xin Li" w:date="2026-08-22T08:00:00Z" w16du:dateUtc="2026-08-22T00:00:00Z">
            <w:trPr>
              <w:trHeight w:val="320"/>
              <w:jc w:val="center"/>
            </w:trPr>
          </w:trPrChange>
        </w:trPr>
        <w:tc>
          <w:tcPr>
            <w:tcW w:w="3595" w:type="dxa"/>
            <w:vMerge/>
            <w:tcBorders>
              <w:top w:val="nil"/>
              <w:left w:val="nil"/>
              <w:bottom w:val="nil"/>
              <w:right w:val="nil"/>
            </w:tcBorders>
            <w:hideMark/>
            <w:tcPrChange w:id="1869" w:author="Xin Li" w:date="2026-08-22T08:00:00Z" w16du:dateUtc="2026-08-22T00:00:00Z">
              <w:tcPr>
                <w:tcW w:w="2220" w:type="dxa"/>
                <w:vMerge/>
                <w:tcBorders>
                  <w:top w:val="nil"/>
                  <w:left w:val="nil"/>
                  <w:bottom w:val="nil"/>
                  <w:right w:val="nil"/>
                </w:tcBorders>
                <w:hideMark/>
              </w:tcPr>
            </w:tcPrChange>
          </w:tcPr>
          <w:p w14:paraId="7E89456E" w14:textId="77777777" w:rsidR="00717310" w:rsidRPr="00015210" w:rsidRDefault="00717310" w:rsidP="00717310">
            <w:pPr>
              <w:rPr>
                <w:i/>
                <w:iCs/>
                <w:color w:val="000000"/>
                <w:sz w:val="20"/>
                <w:szCs w:val="20"/>
              </w:rPr>
            </w:pPr>
          </w:p>
        </w:tc>
        <w:tc>
          <w:tcPr>
            <w:tcW w:w="2785" w:type="dxa"/>
            <w:tcBorders>
              <w:top w:val="nil"/>
              <w:left w:val="nil"/>
              <w:bottom w:val="nil"/>
              <w:right w:val="nil"/>
            </w:tcBorders>
            <w:noWrap/>
            <w:hideMark/>
            <w:tcPrChange w:id="1870" w:author="Xin Li" w:date="2026-08-22T08:00:00Z" w16du:dateUtc="2026-08-22T00:00:00Z">
              <w:tcPr>
                <w:tcW w:w="1720" w:type="dxa"/>
                <w:tcBorders>
                  <w:top w:val="nil"/>
                  <w:left w:val="nil"/>
                  <w:bottom w:val="nil"/>
                  <w:right w:val="nil"/>
                </w:tcBorders>
                <w:noWrap/>
                <w:hideMark/>
              </w:tcPr>
            </w:tcPrChange>
          </w:tcPr>
          <w:p w14:paraId="73397E66" w14:textId="77777777" w:rsidR="00717310" w:rsidRPr="00015210" w:rsidRDefault="00717310" w:rsidP="00717310">
            <w:pPr>
              <w:jc w:val="center"/>
              <w:rPr>
                <w:b/>
                <w:bCs/>
                <w:color w:val="000000"/>
                <w:sz w:val="20"/>
                <w:szCs w:val="20"/>
              </w:rPr>
            </w:pPr>
            <w:r w:rsidRPr="00015210">
              <w:rPr>
                <w:b/>
                <w:bCs/>
                <w:color w:val="000000"/>
                <w:sz w:val="20"/>
                <w:szCs w:val="20"/>
              </w:rPr>
              <w:t>(0.099)</w:t>
            </w:r>
          </w:p>
        </w:tc>
        <w:tc>
          <w:tcPr>
            <w:tcW w:w="2980" w:type="dxa"/>
            <w:tcBorders>
              <w:top w:val="nil"/>
              <w:left w:val="nil"/>
              <w:bottom w:val="nil"/>
              <w:right w:val="nil"/>
            </w:tcBorders>
            <w:noWrap/>
            <w:hideMark/>
            <w:tcPrChange w:id="1871" w:author="Xin Li" w:date="2026-08-22T08:00:00Z" w16du:dateUtc="2026-08-22T00:00:00Z">
              <w:tcPr>
                <w:tcW w:w="1840" w:type="dxa"/>
                <w:tcBorders>
                  <w:top w:val="nil"/>
                  <w:left w:val="nil"/>
                  <w:bottom w:val="nil"/>
                  <w:right w:val="nil"/>
                </w:tcBorders>
                <w:noWrap/>
                <w:hideMark/>
              </w:tcPr>
            </w:tcPrChange>
          </w:tcPr>
          <w:p w14:paraId="7FB30F67" w14:textId="77777777" w:rsidR="00717310" w:rsidRPr="00015210" w:rsidRDefault="00717310" w:rsidP="00717310">
            <w:pPr>
              <w:jc w:val="center"/>
              <w:rPr>
                <w:color w:val="000000"/>
                <w:sz w:val="20"/>
                <w:szCs w:val="20"/>
              </w:rPr>
            </w:pPr>
            <w:r w:rsidRPr="00015210">
              <w:rPr>
                <w:color w:val="000000"/>
                <w:sz w:val="20"/>
                <w:szCs w:val="20"/>
              </w:rPr>
              <w:t>(0.134)</w:t>
            </w:r>
          </w:p>
        </w:tc>
      </w:tr>
      <w:tr w:rsidR="00717310" w:rsidRPr="00015210" w14:paraId="50EB3A7D" w14:textId="77777777" w:rsidTr="00717310">
        <w:trPr>
          <w:jc w:val="center"/>
          <w:trPrChange w:id="1872" w:author="Xin Li" w:date="2026-08-22T08:00:00Z" w16du:dateUtc="2026-08-22T00:00:00Z">
            <w:trPr>
              <w:trHeight w:val="320"/>
              <w:jc w:val="center"/>
            </w:trPr>
          </w:trPrChange>
        </w:trPr>
        <w:tc>
          <w:tcPr>
            <w:tcW w:w="3595" w:type="dxa"/>
            <w:vMerge w:val="restart"/>
            <w:tcBorders>
              <w:top w:val="nil"/>
              <w:left w:val="nil"/>
              <w:bottom w:val="nil"/>
              <w:right w:val="nil"/>
            </w:tcBorders>
            <w:noWrap/>
            <w:hideMark/>
            <w:tcPrChange w:id="1873" w:author="Xin Li" w:date="2026-08-22T08:00:00Z" w16du:dateUtc="2026-08-22T00:00:00Z">
              <w:tcPr>
                <w:tcW w:w="2220" w:type="dxa"/>
                <w:vMerge w:val="restart"/>
                <w:tcBorders>
                  <w:top w:val="nil"/>
                  <w:left w:val="nil"/>
                  <w:bottom w:val="nil"/>
                  <w:right w:val="nil"/>
                </w:tcBorders>
                <w:noWrap/>
                <w:hideMark/>
              </w:tcPr>
            </w:tcPrChange>
          </w:tcPr>
          <w:p w14:paraId="547CF56C" w14:textId="77777777" w:rsidR="00717310" w:rsidRPr="00015210" w:rsidRDefault="00717310" w:rsidP="00717310">
            <w:pPr>
              <w:rPr>
                <w:i/>
                <w:iCs/>
                <w:color w:val="000000"/>
                <w:sz w:val="20"/>
                <w:szCs w:val="20"/>
              </w:rPr>
            </w:pPr>
            <w:r w:rsidRPr="00015210">
              <w:rPr>
                <w:i/>
                <w:iCs/>
                <w:color w:val="000000"/>
                <w:sz w:val="20"/>
                <w:szCs w:val="20"/>
              </w:rPr>
              <w:lastRenderedPageBreak/>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2785" w:type="dxa"/>
            <w:tcBorders>
              <w:top w:val="nil"/>
              <w:left w:val="nil"/>
              <w:bottom w:val="nil"/>
              <w:right w:val="nil"/>
            </w:tcBorders>
            <w:noWrap/>
            <w:hideMark/>
            <w:tcPrChange w:id="1874" w:author="Xin Li" w:date="2026-08-22T08:00:00Z" w16du:dateUtc="2026-08-22T00:00:00Z">
              <w:tcPr>
                <w:tcW w:w="1720" w:type="dxa"/>
                <w:tcBorders>
                  <w:top w:val="nil"/>
                  <w:left w:val="nil"/>
                  <w:bottom w:val="nil"/>
                  <w:right w:val="nil"/>
                </w:tcBorders>
                <w:noWrap/>
                <w:hideMark/>
              </w:tcPr>
            </w:tcPrChange>
          </w:tcPr>
          <w:p w14:paraId="58E0020E" w14:textId="77777777" w:rsidR="00717310" w:rsidRPr="00015210" w:rsidRDefault="00717310" w:rsidP="00717310">
            <w:pPr>
              <w:jc w:val="center"/>
              <w:rPr>
                <w:b/>
                <w:bCs/>
                <w:color w:val="000000"/>
                <w:sz w:val="20"/>
                <w:szCs w:val="20"/>
              </w:rPr>
            </w:pPr>
            <w:r w:rsidRPr="00015210">
              <w:rPr>
                <w:b/>
                <w:bCs/>
                <w:color w:val="000000"/>
                <w:sz w:val="20"/>
                <w:szCs w:val="20"/>
              </w:rPr>
              <w:t>-0.059***</w:t>
            </w:r>
          </w:p>
        </w:tc>
        <w:tc>
          <w:tcPr>
            <w:tcW w:w="2980" w:type="dxa"/>
            <w:tcBorders>
              <w:top w:val="nil"/>
              <w:left w:val="nil"/>
              <w:bottom w:val="nil"/>
              <w:right w:val="nil"/>
            </w:tcBorders>
            <w:noWrap/>
            <w:hideMark/>
            <w:tcPrChange w:id="1875" w:author="Xin Li" w:date="2026-08-22T08:00:00Z" w16du:dateUtc="2026-08-22T00:00:00Z">
              <w:tcPr>
                <w:tcW w:w="1840" w:type="dxa"/>
                <w:tcBorders>
                  <w:top w:val="nil"/>
                  <w:left w:val="nil"/>
                  <w:bottom w:val="nil"/>
                  <w:right w:val="nil"/>
                </w:tcBorders>
                <w:noWrap/>
                <w:hideMark/>
              </w:tcPr>
            </w:tcPrChange>
          </w:tcPr>
          <w:p w14:paraId="24BBBA6A" w14:textId="77777777" w:rsidR="00717310" w:rsidRPr="00015210" w:rsidRDefault="00717310" w:rsidP="00717310">
            <w:pPr>
              <w:jc w:val="center"/>
              <w:rPr>
                <w:color w:val="000000"/>
                <w:sz w:val="20"/>
                <w:szCs w:val="20"/>
              </w:rPr>
            </w:pPr>
            <w:r w:rsidRPr="00015210">
              <w:rPr>
                <w:color w:val="000000"/>
                <w:sz w:val="20"/>
                <w:szCs w:val="20"/>
              </w:rPr>
              <w:t>-0.017</w:t>
            </w:r>
          </w:p>
        </w:tc>
      </w:tr>
      <w:tr w:rsidR="00717310" w:rsidRPr="00015210" w14:paraId="50162393" w14:textId="77777777" w:rsidTr="00717310">
        <w:trPr>
          <w:jc w:val="center"/>
          <w:trPrChange w:id="1876" w:author="Xin Li" w:date="2026-08-22T08:00:00Z" w16du:dateUtc="2026-08-22T00:00:00Z">
            <w:trPr>
              <w:trHeight w:val="320"/>
              <w:jc w:val="center"/>
            </w:trPr>
          </w:trPrChange>
        </w:trPr>
        <w:tc>
          <w:tcPr>
            <w:tcW w:w="3595" w:type="dxa"/>
            <w:vMerge/>
            <w:tcBorders>
              <w:top w:val="nil"/>
              <w:left w:val="nil"/>
              <w:bottom w:val="nil"/>
              <w:right w:val="nil"/>
            </w:tcBorders>
            <w:hideMark/>
            <w:tcPrChange w:id="1877" w:author="Xin Li" w:date="2026-08-22T08:00:00Z" w16du:dateUtc="2026-08-22T00:00:00Z">
              <w:tcPr>
                <w:tcW w:w="2220" w:type="dxa"/>
                <w:vMerge/>
                <w:tcBorders>
                  <w:top w:val="nil"/>
                  <w:left w:val="nil"/>
                  <w:bottom w:val="nil"/>
                  <w:right w:val="nil"/>
                </w:tcBorders>
                <w:hideMark/>
              </w:tcPr>
            </w:tcPrChange>
          </w:tcPr>
          <w:p w14:paraId="6B2FC046" w14:textId="77777777" w:rsidR="00717310" w:rsidRPr="00015210" w:rsidRDefault="00717310" w:rsidP="00717310">
            <w:pPr>
              <w:rPr>
                <w:i/>
                <w:iCs/>
                <w:color w:val="000000"/>
                <w:sz w:val="20"/>
                <w:szCs w:val="20"/>
              </w:rPr>
            </w:pPr>
          </w:p>
        </w:tc>
        <w:tc>
          <w:tcPr>
            <w:tcW w:w="2785" w:type="dxa"/>
            <w:tcBorders>
              <w:top w:val="nil"/>
              <w:left w:val="nil"/>
              <w:bottom w:val="nil"/>
              <w:right w:val="nil"/>
            </w:tcBorders>
            <w:noWrap/>
            <w:hideMark/>
            <w:tcPrChange w:id="1878" w:author="Xin Li" w:date="2026-08-22T08:00:00Z" w16du:dateUtc="2026-08-22T00:00:00Z">
              <w:tcPr>
                <w:tcW w:w="1720" w:type="dxa"/>
                <w:tcBorders>
                  <w:top w:val="nil"/>
                  <w:left w:val="nil"/>
                  <w:bottom w:val="nil"/>
                  <w:right w:val="nil"/>
                </w:tcBorders>
                <w:noWrap/>
                <w:hideMark/>
              </w:tcPr>
            </w:tcPrChange>
          </w:tcPr>
          <w:p w14:paraId="21F028BB" w14:textId="77777777" w:rsidR="00717310" w:rsidRPr="00015210" w:rsidRDefault="00717310" w:rsidP="00717310">
            <w:pPr>
              <w:jc w:val="center"/>
              <w:rPr>
                <w:b/>
                <w:bCs/>
                <w:color w:val="000000"/>
                <w:sz w:val="20"/>
                <w:szCs w:val="20"/>
              </w:rPr>
            </w:pPr>
            <w:r w:rsidRPr="00015210">
              <w:rPr>
                <w:b/>
                <w:bCs/>
                <w:color w:val="000000"/>
                <w:sz w:val="20"/>
                <w:szCs w:val="20"/>
              </w:rPr>
              <w:t>(0.017)</w:t>
            </w:r>
          </w:p>
        </w:tc>
        <w:tc>
          <w:tcPr>
            <w:tcW w:w="2980" w:type="dxa"/>
            <w:tcBorders>
              <w:top w:val="nil"/>
              <w:left w:val="nil"/>
              <w:bottom w:val="nil"/>
              <w:right w:val="nil"/>
            </w:tcBorders>
            <w:noWrap/>
            <w:hideMark/>
            <w:tcPrChange w:id="1879" w:author="Xin Li" w:date="2026-08-22T08:00:00Z" w16du:dateUtc="2026-08-22T00:00:00Z">
              <w:tcPr>
                <w:tcW w:w="1840" w:type="dxa"/>
                <w:tcBorders>
                  <w:top w:val="nil"/>
                  <w:left w:val="nil"/>
                  <w:bottom w:val="nil"/>
                  <w:right w:val="nil"/>
                </w:tcBorders>
                <w:noWrap/>
                <w:hideMark/>
              </w:tcPr>
            </w:tcPrChange>
          </w:tcPr>
          <w:p w14:paraId="1557459C" w14:textId="77777777" w:rsidR="00717310" w:rsidRPr="00015210" w:rsidRDefault="00717310" w:rsidP="00717310">
            <w:pPr>
              <w:jc w:val="center"/>
              <w:rPr>
                <w:color w:val="000000"/>
                <w:sz w:val="20"/>
                <w:szCs w:val="20"/>
              </w:rPr>
            </w:pPr>
            <w:r w:rsidRPr="00015210">
              <w:rPr>
                <w:color w:val="000000"/>
                <w:sz w:val="20"/>
                <w:szCs w:val="20"/>
              </w:rPr>
              <w:t>(0.024)</w:t>
            </w:r>
          </w:p>
        </w:tc>
      </w:tr>
      <w:tr w:rsidR="00717310" w:rsidRPr="00015210" w14:paraId="27E9420D" w14:textId="77777777" w:rsidTr="00717310">
        <w:trPr>
          <w:jc w:val="center"/>
          <w:trPrChange w:id="1880" w:author="Xin Li" w:date="2026-08-22T08:00:00Z" w16du:dateUtc="2026-08-22T00:00:00Z">
            <w:trPr>
              <w:trHeight w:val="320"/>
              <w:jc w:val="center"/>
            </w:trPr>
          </w:trPrChange>
        </w:trPr>
        <w:tc>
          <w:tcPr>
            <w:tcW w:w="3595" w:type="dxa"/>
            <w:vMerge w:val="restart"/>
            <w:tcBorders>
              <w:top w:val="nil"/>
              <w:left w:val="nil"/>
              <w:bottom w:val="single" w:sz="4" w:space="0" w:color="000000"/>
              <w:right w:val="nil"/>
            </w:tcBorders>
            <w:noWrap/>
            <w:hideMark/>
            <w:tcPrChange w:id="1881" w:author="Xin Li" w:date="2026-08-22T08:00:00Z" w16du:dateUtc="2026-08-22T00:00:00Z">
              <w:tcPr>
                <w:tcW w:w="2220" w:type="dxa"/>
                <w:vMerge w:val="restart"/>
                <w:tcBorders>
                  <w:top w:val="nil"/>
                  <w:left w:val="nil"/>
                  <w:bottom w:val="single" w:sz="4" w:space="0" w:color="000000"/>
                  <w:right w:val="nil"/>
                </w:tcBorders>
                <w:noWrap/>
                <w:hideMark/>
              </w:tcPr>
            </w:tcPrChange>
          </w:tcPr>
          <w:p w14:paraId="7C5F9730"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2785" w:type="dxa"/>
            <w:tcBorders>
              <w:top w:val="nil"/>
              <w:left w:val="nil"/>
              <w:bottom w:val="nil"/>
              <w:right w:val="nil"/>
            </w:tcBorders>
            <w:noWrap/>
            <w:hideMark/>
            <w:tcPrChange w:id="1882" w:author="Xin Li" w:date="2026-08-22T08:00:00Z" w16du:dateUtc="2026-08-22T00:00:00Z">
              <w:tcPr>
                <w:tcW w:w="1720" w:type="dxa"/>
                <w:tcBorders>
                  <w:top w:val="nil"/>
                  <w:left w:val="nil"/>
                  <w:bottom w:val="nil"/>
                  <w:right w:val="nil"/>
                </w:tcBorders>
                <w:noWrap/>
                <w:hideMark/>
              </w:tcPr>
            </w:tcPrChange>
          </w:tcPr>
          <w:p w14:paraId="7A381601" w14:textId="77777777" w:rsidR="00717310" w:rsidRPr="00015210" w:rsidRDefault="00717310" w:rsidP="00717310">
            <w:pPr>
              <w:jc w:val="center"/>
              <w:rPr>
                <w:color w:val="000000"/>
                <w:sz w:val="20"/>
                <w:szCs w:val="20"/>
              </w:rPr>
            </w:pPr>
            <w:r w:rsidRPr="00015210">
              <w:rPr>
                <w:color w:val="000000"/>
                <w:sz w:val="20"/>
                <w:szCs w:val="20"/>
              </w:rPr>
              <w:t>0.002</w:t>
            </w:r>
          </w:p>
        </w:tc>
        <w:tc>
          <w:tcPr>
            <w:tcW w:w="2980" w:type="dxa"/>
            <w:tcBorders>
              <w:top w:val="nil"/>
              <w:left w:val="nil"/>
              <w:bottom w:val="nil"/>
              <w:right w:val="nil"/>
            </w:tcBorders>
            <w:noWrap/>
            <w:hideMark/>
            <w:tcPrChange w:id="1883" w:author="Xin Li" w:date="2026-08-22T08:00:00Z" w16du:dateUtc="2026-08-22T00:00:00Z">
              <w:tcPr>
                <w:tcW w:w="1840" w:type="dxa"/>
                <w:tcBorders>
                  <w:top w:val="nil"/>
                  <w:left w:val="nil"/>
                  <w:bottom w:val="nil"/>
                  <w:right w:val="nil"/>
                </w:tcBorders>
                <w:noWrap/>
                <w:hideMark/>
              </w:tcPr>
            </w:tcPrChange>
          </w:tcPr>
          <w:p w14:paraId="54B11115" w14:textId="77777777" w:rsidR="00717310" w:rsidRPr="00015210" w:rsidRDefault="00717310" w:rsidP="00717310">
            <w:pPr>
              <w:jc w:val="center"/>
              <w:rPr>
                <w:color w:val="000000"/>
                <w:sz w:val="20"/>
                <w:szCs w:val="20"/>
              </w:rPr>
            </w:pPr>
            <w:r w:rsidRPr="00015210">
              <w:rPr>
                <w:color w:val="000000"/>
                <w:sz w:val="20"/>
                <w:szCs w:val="20"/>
              </w:rPr>
              <w:t>0.012</w:t>
            </w:r>
          </w:p>
        </w:tc>
      </w:tr>
      <w:tr w:rsidR="00717310" w:rsidRPr="00015210" w14:paraId="06882EF1" w14:textId="77777777" w:rsidTr="00717310">
        <w:trPr>
          <w:jc w:val="center"/>
          <w:trPrChange w:id="1884" w:author="Xin Li" w:date="2026-08-22T08:00:00Z" w16du:dateUtc="2026-08-22T00:00:00Z">
            <w:trPr>
              <w:trHeight w:val="320"/>
              <w:jc w:val="center"/>
            </w:trPr>
          </w:trPrChange>
        </w:trPr>
        <w:tc>
          <w:tcPr>
            <w:tcW w:w="3595" w:type="dxa"/>
            <w:vMerge/>
            <w:tcBorders>
              <w:top w:val="nil"/>
              <w:left w:val="nil"/>
              <w:bottom w:val="single" w:sz="4" w:space="0" w:color="000000"/>
              <w:right w:val="nil"/>
            </w:tcBorders>
            <w:hideMark/>
            <w:tcPrChange w:id="1885" w:author="Xin Li" w:date="2026-08-22T08:00:00Z" w16du:dateUtc="2026-08-22T00:00:00Z">
              <w:tcPr>
                <w:tcW w:w="2220" w:type="dxa"/>
                <w:vMerge/>
                <w:tcBorders>
                  <w:top w:val="nil"/>
                  <w:left w:val="nil"/>
                  <w:bottom w:val="single" w:sz="4" w:space="0" w:color="000000"/>
                  <w:right w:val="nil"/>
                </w:tcBorders>
                <w:hideMark/>
              </w:tcPr>
            </w:tcPrChange>
          </w:tcPr>
          <w:p w14:paraId="3A97A405" w14:textId="77777777" w:rsidR="00717310" w:rsidRPr="00015210" w:rsidRDefault="00717310" w:rsidP="00717310">
            <w:pPr>
              <w:rPr>
                <w:i/>
                <w:iCs/>
                <w:color w:val="000000"/>
                <w:sz w:val="20"/>
                <w:szCs w:val="20"/>
              </w:rPr>
            </w:pPr>
          </w:p>
        </w:tc>
        <w:tc>
          <w:tcPr>
            <w:tcW w:w="2785" w:type="dxa"/>
            <w:tcBorders>
              <w:top w:val="nil"/>
              <w:left w:val="nil"/>
              <w:bottom w:val="single" w:sz="4" w:space="0" w:color="auto"/>
              <w:right w:val="nil"/>
            </w:tcBorders>
            <w:noWrap/>
            <w:hideMark/>
            <w:tcPrChange w:id="1886" w:author="Xin Li" w:date="2026-08-22T08:00:00Z" w16du:dateUtc="2026-08-22T00:00:00Z">
              <w:tcPr>
                <w:tcW w:w="1720" w:type="dxa"/>
                <w:tcBorders>
                  <w:top w:val="nil"/>
                  <w:left w:val="nil"/>
                  <w:bottom w:val="single" w:sz="4" w:space="0" w:color="auto"/>
                  <w:right w:val="nil"/>
                </w:tcBorders>
                <w:noWrap/>
                <w:hideMark/>
              </w:tcPr>
            </w:tcPrChange>
          </w:tcPr>
          <w:p w14:paraId="667C2F9A" w14:textId="77777777" w:rsidR="00717310" w:rsidRPr="00015210" w:rsidRDefault="00717310" w:rsidP="00717310">
            <w:pPr>
              <w:jc w:val="center"/>
              <w:rPr>
                <w:color w:val="000000"/>
                <w:sz w:val="20"/>
                <w:szCs w:val="20"/>
              </w:rPr>
            </w:pPr>
            <w:r w:rsidRPr="00015210">
              <w:rPr>
                <w:color w:val="000000"/>
                <w:sz w:val="20"/>
                <w:szCs w:val="20"/>
              </w:rPr>
              <w:t>(0.005)</w:t>
            </w:r>
          </w:p>
        </w:tc>
        <w:tc>
          <w:tcPr>
            <w:tcW w:w="2980" w:type="dxa"/>
            <w:tcBorders>
              <w:top w:val="nil"/>
              <w:left w:val="nil"/>
              <w:bottom w:val="single" w:sz="4" w:space="0" w:color="auto"/>
              <w:right w:val="nil"/>
            </w:tcBorders>
            <w:noWrap/>
            <w:hideMark/>
            <w:tcPrChange w:id="1887" w:author="Xin Li" w:date="2026-08-22T08:00:00Z" w16du:dateUtc="2026-08-22T00:00:00Z">
              <w:tcPr>
                <w:tcW w:w="1840" w:type="dxa"/>
                <w:tcBorders>
                  <w:top w:val="nil"/>
                  <w:left w:val="nil"/>
                  <w:bottom w:val="single" w:sz="4" w:space="0" w:color="auto"/>
                  <w:right w:val="nil"/>
                </w:tcBorders>
                <w:noWrap/>
                <w:hideMark/>
              </w:tcPr>
            </w:tcPrChange>
          </w:tcPr>
          <w:p w14:paraId="453B1457" w14:textId="77777777" w:rsidR="00717310" w:rsidRPr="00015210" w:rsidRDefault="00717310" w:rsidP="00717310">
            <w:pPr>
              <w:jc w:val="center"/>
              <w:rPr>
                <w:color w:val="000000"/>
                <w:sz w:val="20"/>
                <w:szCs w:val="20"/>
              </w:rPr>
            </w:pPr>
            <w:r w:rsidRPr="00015210">
              <w:rPr>
                <w:color w:val="000000"/>
                <w:sz w:val="20"/>
                <w:szCs w:val="20"/>
              </w:rPr>
              <w:t>(0.008)</w:t>
            </w:r>
          </w:p>
        </w:tc>
      </w:tr>
      <w:tr w:rsidR="00717310" w:rsidRPr="00015210" w14:paraId="2B6F81AB" w14:textId="77777777" w:rsidTr="00717310">
        <w:trPr>
          <w:jc w:val="center"/>
          <w:trPrChange w:id="1888" w:author="Xin Li" w:date="2026-08-22T08:00:00Z" w16du:dateUtc="2026-08-22T00:00:00Z">
            <w:trPr>
              <w:trHeight w:val="320"/>
              <w:jc w:val="center"/>
            </w:trPr>
          </w:trPrChange>
        </w:trPr>
        <w:tc>
          <w:tcPr>
            <w:tcW w:w="3595" w:type="dxa"/>
            <w:tcBorders>
              <w:top w:val="nil"/>
              <w:left w:val="nil"/>
              <w:bottom w:val="nil"/>
              <w:right w:val="nil"/>
            </w:tcBorders>
            <w:noWrap/>
            <w:hideMark/>
            <w:tcPrChange w:id="1889" w:author="Xin Li" w:date="2026-08-22T08:00:00Z" w16du:dateUtc="2026-08-22T00:00:00Z">
              <w:tcPr>
                <w:tcW w:w="2220" w:type="dxa"/>
                <w:tcBorders>
                  <w:top w:val="nil"/>
                  <w:left w:val="nil"/>
                  <w:bottom w:val="nil"/>
                  <w:right w:val="nil"/>
                </w:tcBorders>
                <w:noWrap/>
                <w:hideMark/>
              </w:tcPr>
            </w:tcPrChange>
          </w:tcPr>
          <w:p w14:paraId="317D8528" w14:textId="77777777" w:rsidR="00717310" w:rsidRPr="00015210" w:rsidRDefault="00717310" w:rsidP="00717310">
            <w:pPr>
              <w:rPr>
                <w:color w:val="000000"/>
                <w:sz w:val="20"/>
                <w:szCs w:val="20"/>
              </w:rPr>
            </w:pPr>
            <w:r w:rsidRPr="00015210">
              <w:rPr>
                <w:color w:val="000000"/>
                <w:sz w:val="20"/>
                <w:szCs w:val="20"/>
              </w:rPr>
              <w:t>question controls</w:t>
            </w:r>
          </w:p>
        </w:tc>
        <w:tc>
          <w:tcPr>
            <w:tcW w:w="2785" w:type="dxa"/>
            <w:tcBorders>
              <w:top w:val="nil"/>
              <w:left w:val="nil"/>
              <w:bottom w:val="nil"/>
              <w:right w:val="nil"/>
            </w:tcBorders>
            <w:noWrap/>
            <w:hideMark/>
            <w:tcPrChange w:id="1890" w:author="Xin Li" w:date="2026-08-22T08:00:00Z" w16du:dateUtc="2026-08-22T00:00:00Z">
              <w:tcPr>
                <w:tcW w:w="1720" w:type="dxa"/>
                <w:tcBorders>
                  <w:top w:val="nil"/>
                  <w:left w:val="nil"/>
                  <w:bottom w:val="nil"/>
                  <w:right w:val="nil"/>
                </w:tcBorders>
                <w:noWrap/>
                <w:hideMark/>
              </w:tcPr>
            </w:tcPrChange>
          </w:tcPr>
          <w:p w14:paraId="376A0C73"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Change w:id="1891" w:author="Xin Li" w:date="2026-08-22T08:00:00Z" w16du:dateUtc="2026-08-22T00:00:00Z">
              <w:tcPr>
                <w:tcW w:w="1840" w:type="dxa"/>
                <w:tcBorders>
                  <w:top w:val="nil"/>
                  <w:left w:val="nil"/>
                  <w:bottom w:val="nil"/>
                  <w:right w:val="nil"/>
                </w:tcBorders>
                <w:noWrap/>
                <w:hideMark/>
              </w:tcPr>
            </w:tcPrChange>
          </w:tcPr>
          <w:p w14:paraId="7A6C651A"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72BD71A" w14:textId="77777777" w:rsidTr="00717310">
        <w:trPr>
          <w:jc w:val="center"/>
          <w:trPrChange w:id="1892" w:author="Xin Li" w:date="2026-08-22T08:00:00Z" w16du:dateUtc="2026-08-22T00:00:00Z">
            <w:trPr>
              <w:trHeight w:val="320"/>
              <w:jc w:val="center"/>
            </w:trPr>
          </w:trPrChange>
        </w:trPr>
        <w:tc>
          <w:tcPr>
            <w:tcW w:w="3595" w:type="dxa"/>
            <w:tcBorders>
              <w:top w:val="nil"/>
              <w:left w:val="nil"/>
              <w:bottom w:val="nil"/>
              <w:right w:val="nil"/>
            </w:tcBorders>
            <w:noWrap/>
            <w:hideMark/>
            <w:tcPrChange w:id="1893" w:author="Xin Li" w:date="2026-08-22T08:00:00Z" w16du:dateUtc="2026-08-22T00:00:00Z">
              <w:tcPr>
                <w:tcW w:w="2220" w:type="dxa"/>
                <w:tcBorders>
                  <w:top w:val="nil"/>
                  <w:left w:val="nil"/>
                  <w:bottom w:val="nil"/>
                  <w:right w:val="nil"/>
                </w:tcBorders>
                <w:noWrap/>
                <w:hideMark/>
              </w:tcPr>
            </w:tcPrChange>
          </w:tcPr>
          <w:p w14:paraId="6FCE5443" w14:textId="77777777" w:rsidR="00717310" w:rsidRPr="00015210" w:rsidRDefault="00717310" w:rsidP="00717310">
            <w:pPr>
              <w:rPr>
                <w:color w:val="000000"/>
                <w:sz w:val="20"/>
                <w:szCs w:val="20"/>
              </w:rPr>
            </w:pPr>
            <w:r w:rsidRPr="00015210">
              <w:rPr>
                <w:color w:val="000000"/>
                <w:sz w:val="20"/>
                <w:szCs w:val="20"/>
              </w:rPr>
              <w:t>questioner controls</w:t>
            </w:r>
          </w:p>
        </w:tc>
        <w:tc>
          <w:tcPr>
            <w:tcW w:w="2785" w:type="dxa"/>
            <w:tcBorders>
              <w:top w:val="nil"/>
              <w:left w:val="nil"/>
              <w:bottom w:val="nil"/>
              <w:right w:val="nil"/>
            </w:tcBorders>
            <w:noWrap/>
            <w:hideMark/>
            <w:tcPrChange w:id="1894" w:author="Xin Li" w:date="2026-08-22T08:00:00Z" w16du:dateUtc="2026-08-22T00:00:00Z">
              <w:tcPr>
                <w:tcW w:w="1720" w:type="dxa"/>
                <w:tcBorders>
                  <w:top w:val="nil"/>
                  <w:left w:val="nil"/>
                  <w:bottom w:val="nil"/>
                  <w:right w:val="nil"/>
                </w:tcBorders>
                <w:noWrap/>
                <w:hideMark/>
              </w:tcPr>
            </w:tcPrChange>
          </w:tcPr>
          <w:p w14:paraId="598371B2"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Change w:id="1895" w:author="Xin Li" w:date="2026-08-22T08:00:00Z" w16du:dateUtc="2026-08-22T00:00:00Z">
              <w:tcPr>
                <w:tcW w:w="1840" w:type="dxa"/>
                <w:tcBorders>
                  <w:top w:val="nil"/>
                  <w:left w:val="nil"/>
                  <w:bottom w:val="nil"/>
                  <w:right w:val="nil"/>
                </w:tcBorders>
                <w:noWrap/>
                <w:hideMark/>
              </w:tcPr>
            </w:tcPrChange>
          </w:tcPr>
          <w:p w14:paraId="22AD8DF6"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3C5523E" w14:textId="77777777" w:rsidTr="00717310">
        <w:trPr>
          <w:jc w:val="center"/>
          <w:trPrChange w:id="1896" w:author="Xin Li" w:date="2026-08-22T08:00:00Z" w16du:dateUtc="2026-08-22T00:00:00Z">
            <w:trPr>
              <w:trHeight w:val="320"/>
              <w:jc w:val="center"/>
            </w:trPr>
          </w:trPrChange>
        </w:trPr>
        <w:tc>
          <w:tcPr>
            <w:tcW w:w="3595" w:type="dxa"/>
            <w:tcBorders>
              <w:top w:val="nil"/>
              <w:left w:val="nil"/>
              <w:bottom w:val="nil"/>
              <w:right w:val="nil"/>
            </w:tcBorders>
            <w:noWrap/>
            <w:hideMark/>
            <w:tcPrChange w:id="1897" w:author="Xin Li" w:date="2026-08-22T08:00:00Z" w16du:dateUtc="2026-08-22T00:00:00Z">
              <w:tcPr>
                <w:tcW w:w="2220" w:type="dxa"/>
                <w:tcBorders>
                  <w:top w:val="nil"/>
                  <w:left w:val="nil"/>
                  <w:bottom w:val="nil"/>
                  <w:right w:val="nil"/>
                </w:tcBorders>
                <w:noWrap/>
                <w:hideMark/>
              </w:tcPr>
            </w:tcPrChange>
          </w:tcPr>
          <w:p w14:paraId="67E7FE3F" w14:textId="77777777" w:rsidR="00717310" w:rsidRPr="00015210" w:rsidRDefault="00717310" w:rsidP="00717310">
            <w:pPr>
              <w:rPr>
                <w:color w:val="000000"/>
                <w:sz w:val="20"/>
                <w:szCs w:val="20"/>
              </w:rPr>
            </w:pPr>
            <w:r w:rsidRPr="00015210">
              <w:rPr>
                <w:color w:val="000000"/>
                <w:sz w:val="20"/>
                <w:szCs w:val="20"/>
              </w:rPr>
              <w:t>question timing FE</w:t>
            </w:r>
          </w:p>
        </w:tc>
        <w:tc>
          <w:tcPr>
            <w:tcW w:w="2785" w:type="dxa"/>
            <w:tcBorders>
              <w:top w:val="nil"/>
              <w:left w:val="nil"/>
              <w:bottom w:val="nil"/>
              <w:right w:val="nil"/>
            </w:tcBorders>
            <w:noWrap/>
            <w:hideMark/>
            <w:tcPrChange w:id="1898" w:author="Xin Li" w:date="2026-08-22T08:00:00Z" w16du:dateUtc="2026-08-22T00:00:00Z">
              <w:tcPr>
                <w:tcW w:w="1720" w:type="dxa"/>
                <w:tcBorders>
                  <w:top w:val="nil"/>
                  <w:left w:val="nil"/>
                  <w:bottom w:val="nil"/>
                  <w:right w:val="nil"/>
                </w:tcBorders>
                <w:noWrap/>
                <w:hideMark/>
              </w:tcPr>
            </w:tcPrChange>
          </w:tcPr>
          <w:p w14:paraId="4A11B631"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Change w:id="1899" w:author="Xin Li" w:date="2026-08-22T08:00:00Z" w16du:dateUtc="2026-08-22T00:00:00Z">
              <w:tcPr>
                <w:tcW w:w="1840" w:type="dxa"/>
                <w:tcBorders>
                  <w:top w:val="nil"/>
                  <w:left w:val="nil"/>
                  <w:bottom w:val="nil"/>
                  <w:right w:val="nil"/>
                </w:tcBorders>
                <w:noWrap/>
                <w:hideMark/>
              </w:tcPr>
            </w:tcPrChange>
          </w:tcPr>
          <w:p w14:paraId="24874095"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A4D7782" w14:textId="77777777" w:rsidTr="00717310">
        <w:trPr>
          <w:jc w:val="center"/>
          <w:trPrChange w:id="1900" w:author="Xin Li" w:date="2026-08-22T08:00:00Z" w16du:dateUtc="2026-08-22T00:00:00Z">
            <w:trPr>
              <w:trHeight w:val="320"/>
              <w:jc w:val="center"/>
            </w:trPr>
          </w:trPrChange>
        </w:trPr>
        <w:tc>
          <w:tcPr>
            <w:tcW w:w="3595" w:type="dxa"/>
            <w:tcBorders>
              <w:top w:val="nil"/>
              <w:left w:val="nil"/>
              <w:bottom w:val="single" w:sz="4" w:space="0" w:color="auto"/>
              <w:right w:val="nil"/>
            </w:tcBorders>
            <w:noWrap/>
            <w:hideMark/>
            <w:tcPrChange w:id="1901" w:author="Xin Li" w:date="2026-08-22T08:00:00Z" w16du:dateUtc="2026-08-22T00:00:00Z">
              <w:tcPr>
                <w:tcW w:w="2220" w:type="dxa"/>
                <w:tcBorders>
                  <w:top w:val="nil"/>
                  <w:left w:val="nil"/>
                  <w:bottom w:val="single" w:sz="4" w:space="0" w:color="auto"/>
                  <w:right w:val="nil"/>
                </w:tcBorders>
                <w:noWrap/>
                <w:hideMark/>
              </w:tcPr>
            </w:tcPrChange>
          </w:tcPr>
          <w:p w14:paraId="73F1049D" w14:textId="77777777" w:rsidR="00717310" w:rsidRPr="00015210" w:rsidRDefault="00717310" w:rsidP="00717310">
            <w:pPr>
              <w:rPr>
                <w:color w:val="000000"/>
                <w:sz w:val="20"/>
                <w:szCs w:val="20"/>
              </w:rPr>
            </w:pPr>
            <w:r w:rsidRPr="00015210">
              <w:rPr>
                <w:color w:val="000000"/>
                <w:sz w:val="20"/>
                <w:szCs w:val="20"/>
              </w:rPr>
              <w:t>N</w:t>
            </w:r>
          </w:p>
        </w:tc>
        <w:tc>
          <w:tcPr>
            <w:tcW w:w="2785" w:type="dxa"/>
            <w:tcBorders>
              <w:top w:val="nil"/>
              <w:left w:val="nil"/>
              <w:bottom w:val="single" w:sz="4" w:space="0" w:color="auto"/>
              <w:right w:val="nil"/>
            </w:tcBorders>
            <w:noWrap/>
            <w:hideMark/>
            <w:tcPrChange w:id="1902" w:author="Xin Li" w:date="2026-08-22T08:00:00Z" w16du:dateUtc="2026-08-22T00:00:00Z">
              <w:tcPr>
                <w:tcW w:w="1720" w:type="dxa"/>
                <w:tcBorders>
                  <w:top w:val="nil"/>
                  <w:left w:val="nil"/>
                  <w:bottom w:val="single" w:sz="4" w:space="0" w:color="auto"/>
                  <w:right w:val="nil"/>
                </w:tcBorders>
                <w:noWrap/>
                <w:hideMark/>
              </w:tcPr>
            </w:tcPrChange>
          </w:tcPr>
          <w:p w14:paraId="004AF10D" w14:textId="77777777" w:rsidR="00717310" w:rsidRPr="00015210" w:rsidRDefault="00717310" w:rsidP="00717310">
            <w:pPr>
              <w:jc w:val="center"/>
              <w:rPr>
                <w:color w:val="000000"/>
                <w:sz w:val="20"/>
                <w:szCs w:val="20"/>
              </w:rPr>
            </w:pPr>
            <w:r w:rsidRPr="00015210">
              <w:rPr>
                <w:color w:val="000000"/>
                <w:sz w:val="20"/>
                <w:szCs w:val="20"/>
              </w:rPr>
              <w:t>2,377</w:t>
            </w:r>
          </w:p>
        </w:tc>
        <w:tc>
          <w:tcPr>
            <w:tcW w:w="2980" w:type="dxa"/>
            <w:tcBorders>
              <w:top w:val="nil"/>
              <w:left w:val="nil"/>
              <w:bottom w:val="single" w:sz="4" w:space="0" w:color="auto"/>
              <w:right w:val="nil"/>
            </w:tcBorders>
            <w:noWrap/>
            <w:hideMark/>
            <w:tcPrChange w:id="1903" w:author="Xin Li" w:date="2026-08-22T08:00:00Z" w16du:dateUtc="2026-08-22T00:00:00Z">
              <w:tcPr>
                <w:tcW w:w="1840" w:type="dxa"/>
                <w:tcBorders>
                  <w:top w:val="nil"/>
                  <w:left w:val="nil"/>
                  <w:bottom w:val="single" w:sz="4" w:space="0" w:color="auto"/>
                  <w:right w:val="nil"/>
                </w:tcBorders>
                <w:noWrap/>
                <w:hideMark/>
              </w:tcPr>
            </w:tcPrChange>
          </w:tcPr>
          <w:p w14:paraId="560E367F" w14:textId="77777777" w:rsidR="00717310" w:rsidRPr="00015210" w:rsidRDefault="00717310" w:rsidP="00717310">
            <w:pPr>
              <w:jc w:val="center"/>
              <w:rPr>
                <w:color w:val="000000"/>
                <w:sz w:val="20"/>
                <w:szCs w:val="20"/>
              </w:rPr>
            </w:pPr>
            <w:r w:rsidRPr="00015210">
              <w:rPr>
                <w:color w:val="000000"/>
                <w:sz w:val="20"/>
                <w:szCs w:val="20"/>
              </w:rPr>
              <w:t>1,235</w:t>
            </w:r>
          </w:p>
        </w:tc>
      </w:tr>
    </w:tbl>
    <w:p w14:paraId="59F24999" w14:textId="227792F0" w:rsidR="00C1485A" w:rsidRPr="00015210" w:rsidRDefault="00C1485A" w:rsidP="00C1485A">
      <w:pPr>
        <w:pStyle w:val="Notes"/>
      </w:pPr>
      <w:r w:rsidRPr="00015210">
        <w:rPr>
          <w:i/>
          <w:iCs/>
        </w:rPr>
        <w:t>Notes.</w:t>
      </w:r>
      <w:r w:rsidRPr="00015210">
        <w:t xml:space="preserve"> 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Questions are split at the </w:t>
      </w:r>
      <w:r w:rsidR="00CA6948" w:rsidRPr="00015210">
        <w:t>mean</w:t>
      </w:r>
      <w:r w:rsidRPr="00015210">
        <w:t xml:space="preserve"> of the difficulty score. Splitting at the </w:t>
      </w:r>
      <w:r w:rsidR="00CA6948" w:rsidRPr="00015210">
        <w:t>median</w:t>
      </w:r>
      <w:r w:rsidRPr="00015210">
        <w:t xml:space="preserve"> produces similar results.</w:t>
      </w:r>
    </w:p>
    <w:p w14:paraId="566562FE" w14:textId="6639A357" w:rsidR="000D6DDF" w:rsidRPr="00015210" w:rsidDel="00FB0C54" w:rsidRDefault="00621432" w:rsidP="000A2973">
      <w:pPr>
        <w:pStyle w:val="Paragraph0"/>
        <w:rPr>
          <w:del w:id="1904" w:author="Xin Li" w:date="2026-08-22T16:08:00Z" w16du:dateUtc="2026-08-22T08:08:00Z"/>
        </w:rPr>
      </w:pPr>
      <w:del w:id="1905" w:author="Xin Li" w:date="2026-08-22T16:08:00Z" w16du:dateUtc="2026-08-22T08:08:00Z">
        <w:r w:rsidRPr="00015210" w:rsidDel="00FB0C54">
          <w:rPr>
            <w:b/>
            <w:bCs/>
          </w:rPr>
          <w:delText>Test 2: speed of the subsequent answer.</w:delText>
        </w:r>
        <w:r w:rsidRPr="00015210" w:rsidDel="00FB0C54">
          <w:delText xml:space="preserve"> </w:delText>
        </w:r>
        <w:r w:rsidR="000A2973" w:rsidRPr="00015210" w:rsidDel="00FB0C54">
          <w:delText xml:space="preserve">A second implication of the weak-competitor account concerns timing. If a labeled AI first answer is appraised as a weak </w:delText>
        </w:r>
      </w:del>
      <w:del w:id="1906" w:author="Xin Li" w:date="2026-08-22T07:37:00Z" w16du:dateUtc="2026-08-21T23:37:00Z">
        <w:r w:rsidR="000A2973" w:rsidRPr="00015210" w:rsidDel="004E55FA">
          <w:delText>rival</w:delText>
        </w:r>
      </w:del>
      <w:del w:id="1907" w:author="Xin Li" w:date="2026-08-22T16:08:00Z" w16du:dateUtc="2026-08-22T08:08:00Z">
        <w:r w:rsidR="000A2973" w:rsidRPr="00015210" w:rsidDel="00FB0C54">
          <w:delText xml:space="preserve"> that invites a response, then the contribution that follows it should arrive faster when the first answer is AI than when it is human. We test this through the hazard of the answer that follows the first answer in the thread.</w:delText>
        </w:r>
      </w:del>
    </w:p>
    <w:p w14:paraId="00D0532B" w14:textId="6983A434" w:rsidR="000D6DDF" w:rsidRPr="00015210" w:rsidDel="00FB0C54" w:rsidRDefault="000D6DDF" w:rsidP="00621432">
      <w:pPr>
        <w:pStyle w:val="Paragraph0"/>
        <w:rPr>
          <w:del w:id="1908" w:author="Xin Li" w:date="2026-08-22T16:08:00Z" w16du:dateUtc="2026-08-22T08:08:00Z"/>
        </w:rPr>
      </w:pPr>
      <w:del w:id="1909" w:author="Xin Li" w:date="2026-08-22T16:08:00Z" w16du:dateUtc="2026-08-22T08:08:00Z">
        <w:r w:rsidRPr="00015210" w:rsidDel="00FB0C54">
          <w:delText>The test requires an event that is comparable across groups. In the treated group the first answer is the AI answer, so the contribution that follows it is the first human answer; in the control group the first answer is human, so the contribution that follows it is the second human answer. We define the event as the arrival of the contribution following the first answer in the thread, whatever its source, and we measure waiting time from the first answer rather than from the moment of posting. The clock therefore starts at the same point in both groups, and the hazard captures how quickly the next contribution arrives given that a first answer is already in place. What varies between groups is only whether that first answer was AI or human.</w:delText>
        </w:r>
      </w:del>
    </w:p>
    <w:p w14:paraId="64C25E2D" w14:textId="3ACA47E1" w:rsidR="000A2973" w:rsidRPr="00015210" w:rsidDel="00FB0C54" w:rsidRDefault="000A2973" w:rsidP="00621432">
      <w:pPr>
        <w:pStyle w:val="Paragraph0"/>
        <w:rPr>
          <w:del w:id="1910" w:author="Xin Li" w:date="2026-08-22T16:08:00Z" w16du:dateUtc="2026-08-22T08:08:00Z"/>
        </w:rPr>
      </w:pPr>
      <w:del w:id="1911" w:author="Xin Li" w:date="2026-08-22T16:08:00Z" w16du:dateUtc="2026-08-22T08:08:00Z">
        <w:r w:rsidRPr="00015210" w:rsidDel="00FB0C54">
          <w:delText>The waiting time is defined by a censoring rule that follows directly from how we observe each thread. For a thread in which the subsequent answer does arrive, the waiting time is the observed interval from the first answer to that subsequent answer. For a thread in which no subsequent answer has arrived, the waiting time is not observed, but the thread still carries information: we know that no subsequent answer appeared between the first answer and the point at which we crawled the data. Such a thread is right-censored, and its censoring time is the interval from the first answer to the crawl time. In both cases the quantity is measured in hours. This rule uses every thread. A thread contributes an exact waiting time when the event occurs, and it contributes a lower bound on the waiting time when the event has not yet occurred by the time of observation.</w:delText>
        </w:r>
      </w:del>
    </w:p>
    <w:p w14:paraId="3A939421" w14:textId="58678684" w:rsidR="00621432" w:rsidRPr="00015210" w:rsidDel="00FB0C54" w:rsidRDefault="00621432" w:rsidP="000D6DDF">
      <w:pPr>
        <w:pStyle w:val="Paragraph0"/>
        <w:rPr>
          <w:del w:id="1912" w:author="Xin Li" w:date="2026-08-22T16:08:00Z" w16du:dateUtc="2026-08-22T08:08:00Z"/>
        </w:rPr>
      </w:pPr>
      <w:del w:id="1913" w:author="Xin Li" w:date="2026-08-22T16:08:00Z" w16du:dateUtc="2026-08-22T08:08:00Z">
        <w:r w:rsidRPr="00015210" w:rsidDel="00FB0C54">
          <w:delText>Table 1</w:delText>
        </w:r>
        <w:r w:rsidR="004D1041" w:rsidRPr="00015210" w:rsidDel="00FB0C54">
          <w:delText>4</w:delText>
        </w:r>
        <w:r w:rsidRPr="00015210" w:rsidDel="00FB0C54">
          <w:delText xml:space="preserve"> supports the prediction. </w:delText>
        </w:r>
        <w:r w:rsidR="000D6DDF" w:rsidRPr="00015210" w:rsidDel="00FB0C54">
          <w:delText xml:space="preserve">The coefficient on the AI indicator is positive and highly significant (1.012, p &lt; 0.001), so an AI first answer raises the rate at which the next contribution arrives relative to a human first answer. </w:delText>
        </w:r>
        <w:r w:rsidR="000A2973" w:rsidRPr="00015210" w:rsidDel="00FB0C54">
          <w:delText>Because the model is a Cox proportional hazards model, this coefficient is a log hazard ratio, so the implied hazard ratio is exp(1.012) = 2.75. The rate at which the next contribution arrives is therefore about 2.75 times as high when the first answer is AI as when it is human, an increase of roughly 175 percent in the instantaneous arrival rate. The effect is large. It says that an AI first answer does not merely change whether a further contribution appears but pulls it forward in time, which is what the weak-competitor account predicts.</w:delText>
        </w:r>
      </w:del>
    </w:p>
    <w:p w14:paraId="4AA68A35" w14:textId="0A96C825" w:rsidR="00621432" w:rsidRPr="00015210" w:rsidDel="00FB0C54" w:rsidRDefault="00621432" w:rsidP="00621432">
      <w:pPr>
        <w:pStyle w:val="TableFiguretitle"/>
        <w:rPr>
          <w:del w:id="1914" w:author="Xin Li" w:date="2026-08-22T16:08:00Z" w16du:dateUtc="2026-08-22T08:08:00Z"/>
        </w:rPr>
      </w:pPr>
      <w:del w:id="1915" w:author="Xin Li" w:date="2026-08-22T16:08:00Z" w16du:dateUtc="2026-08-22T08:08:00Z">
        <w:r w:rsidRPr="00015210" w:rsidDel="00FB0C54">
          <w:delText>Table 1</w:delText>
        </w:r>
        <w:r w:rsidR="004D1041" w:rsidRPr="00015210" w:rsidDel="00FB0C54">
          <w:delText>4</w:delText>
        </w:r>
        <w:r w:rsidRPr="00015210" w:rsidDel="00FB0C54">
          <w:delText>. Effect on the speed of the subsequent answer (H1 Test 2)</w:delText>
        </w:r>
      </w:del>
    </w:p>
    <w:tbl>
      <w:tblPr>
        <w:tblW w:w="5000" w:type="pct"/>
        <w:jc w:val="center"/>
        <w:tblLayout w:type="fixed"/>
        <w:tblCellMar>
          <w:left w:w="0" w:type="dxa"/>
          <w:right w:w="0" w:type="dxa"/>
        </w:tblCellMar>
        <w:tblLook w:val="04A0" w:firstRow="1" w:lastRow="0" w:firstColumn="1" w:lastColumn="0" w:noHBand="0" w:noVBand="1"/>
        <w:tblPrChange w:id="1916" w:author="Xin Li" w:date="2026-08-22T08:00:00Z" w16du:dateUtc="2026-08-22T00:00:00Z">
          <w:tblPr>
            <w:tblW w:w="5000" w:type="pct"/>
            <w:jc w:val="center"/>
            <w:tblLayout w:type="fixed"/>
            <w:tblCellMar>
              <w:left w:w="0" w:type="dxa"/>
              <w:right w:w="0" w:type="dxa"/>
            </w:tblCellMar>
            <w:tblLook w:val="04A0" w:firstRow="1" w:lastRow="0" w:firstColumn="1" w:lastColumn="0" w:noHBand="0" w:noVBand="1"/>
          </w:tblPr>
        </w:tblPrChange>
      </w:tblPr>
      <w:tblGrid>
        <w:gridCol w:w="3039"/>
        <w:gridCol w:w="6321"/>
        <w:tblGridChange w:id="1917">
          <w:tblGrid>
            <w:gridCol w:w="3039"/>
            <w:gridCol w:w="6321"/>
          </w:tblGrid>
        </w:tblGridChange>
      </w:tblGrid>
      <w:tr w:rsidR="00621432" w:rsidRPr="00015210" w:rsidDel="00FB0C54" w14:paraId="702C2B88" w14:textId="7DF84437" w:rsidTr="00417957">
        <w:trPr>
          <w:jc w:val="center"/>
          <w:del w:id="1918" w:author="Xin Li" w:date="2026-08-22T16:08:00Z"/>
          <w:trPrChange w:id="1919" w:author="Xin Li" w:date="2026-08-22T08:00:00Z" w16du:dateUtc="2026-08-22T00:00:00Z">
            <w:trPr>
              <w:trHeight w:val="320"/>
              <w:jc w:val="center"/>
            </w:trPr>
          </w:trPrChange>
        </w:trPr>
        <w:tc>
          <w:tcPr>
            <w:tcW w:w="1760" w:type="dxa"/>
            <w:tcBorders>
              <w:top w:val="single" w:sz="4" w:space="0" w:color="auto"/>
              <w:left w:val="nil"/>
              <w:bottom w:val="nil"/>
              <w:right w:val="nil"/>
            </w:tcBorders>
            <w:noWrap/>
            <w:tcMar>
              <w:top w:w="15" w:type="dxa"/>
              <w:left w:w="15" w:type="dxa"/>
              <w:bottom w:w="0" w:type="dxa"/>
              <w:right w:w="15" w:type="dxa"/>
            </w:tcMar>
            <w:hideMark/>
            <w:tcPrChange w:id="1920" w:author="Xin Li" w:date="2026-08-22T08:00:00Z" w16du:dateUtc="2026-08-22T00:00:00Z">
              <w:tcPr>
                <w:tcW w:w="1760" w:type="dxa"/>
                <w:tcBorders>
                  <w:top w:val="single" w:sz="4" w:space="0" w:color="auto"/>
                  <w:left w:val="nil"/>
                  <w:bottom w:val="nil"/>
                  <w:right w:val="nil"/>
                </w:tcBorders>
                <w:noWrap/>
                <w:tcMar>
                  <w:top w:w="15" w:type="dxa"/>
                  <w:left w:w="15" w:type="dxa"/>
                  <w:bottom w:w="0" w:type="dxa"/>
                  <w:right w:w="15" w:type="dxa"/>
                </w:tcMar>
                <w:hideMark/>
              </w:tcPr>
            </w:tcPrChange>
          </w:tcPr>
          <w:p w14:paraId="7210F362" w14:textId="027F71FA" w:rsidR="00621432" w:rsidRPr="00015210" w:rsidDel="00FB0C54" w:rsidRDefault="00621432" w:rsidP="00A37FCE">
            <w:pPr>
              <w:rPr>
                <w:del w:id="1921" w:author="Xin Li" w:date="2026-08-22T16:08:00Z" w16du:dateUtc="2026-08-22T08:08:00Z"/>
                <w:rFonts w:ascii="Georgia" w:hAnsi="Georgia"/>
                <w:color w:val="000000"/>
                <w:sz w:val="20"/>
                <w:szCs w:val="20"/>
              </w:rPr>
            </w:pPr>
            <w:del w:id="1922" w:author="Xin Li" w:date="2026-08-22T16:08:00Z" w16du:dateUtc="2026-08-22T08:08:00Z">
              <w:r w:rsidRPr="00015210" w:rsidDel="00FB0C54">
                <w:rPr>
                  <w:rFonts w:ascii="Georgia" w:hAnsi="Georgia"/>
                  <w:color w:val="000000"/>
                  <w:sz w:val="20"/>
                  <w:szCs w:val="20"/>
                </w:rPr>
                <w:delText> </w:delText>
              </w:r>
            </w:del>
          </w:p>
        </w:tc>
        <w:tc>
          <w:tcPr>
            <w:tcW w:w="3660" w:type="dxa"/>
            <w:tcBorders>
              <w:top w:val="single" w:sz="4" w:space="0" w:color="auto"/>
              <w:left w:val="nil"/>
              <w:bottom w:val="nil"/>
              <w:right w:val="nil"/>
            </w:tcBorders>
            <w:noWrap/>
            <w:tcMar>
              <w:top w:w="15" w:type="dxa"/>
              <w:left w:w="15" w:type="dxa"/>
              <w:bottom w:w="0" w:type="dxa"/>
              <w:right w:w="15" w:type="dxa"/>
            </w:tcMar>
            <w:hideMark/>
            <w:tcPrChange w:id="1923" w:author="Xin Li" w:date="2026-08-22T08:00:00Z" w16du:dateUtc="2026-08-22T00:00:00Z">
              <w:tcPr>
                <w:tcW w:w="3660" w:type="dxa"/>
                <w:tcBorders>
                  <w:top w:val="single" w:sz="4" w:space="0" w:color="auto"/>
                  <w:left w:val="nil"/>
                  <w:bottom w:val="nil"/>
                  <w:right w:val="nil"/>
                </w:tcBorders>
                <w:noWrap/>
                <w:tcMar>
                  <w:top w:w="15" w:type="dxa"/>
                  <w:left w:w="15" w:type="dxa"/>
                  <w:bottom w:w="0" w:type="dxa"/>
                  <w:right w:w="15" w:type="dxa"/>
                </w:tcMar>
                <w:hideMark/>
              </w:tcPr>
            </w:tcPrChange>
          </w:tcPr>
          <w:p w14:paraId="0F55F888" w14:textId="4A496D70" w:rsidR="00621432" w:rsidRPr="00015210" w:rsidDel="00FB0C54" w:rsidRDefault="00621432" w:rsidP="00A37FCE">
            <w:pPr>
              <w:jc w:val="center"/>
              <w:rPr>
                <w:del w:id="1924" w:author="Xin Li" w:date="2026-08-22T16:08:00Z" w16du:dateUtc="2026-08-22T08:08:00Z"/>
                <w:color w:val="000000"/>
                <w:sz w:val="20"/>
                <w:szCs w:val="20"/>
              </w:rPr>
            </w:pPr>
            <w:del w:id="1925" w:author="Xin Li" w:date="2026-08-22T16:08:00Z" w16du:dateUtc="2026-08-22T08:08:00Z">
              <w:r w:rsidRPr="00015210" w:rsidDel="00FB0C54">
                <w:rPr>
                  <w:color w:val="000000"/>
                  <w:sz w:val="20"/>
                  <w:szCs w:val="20"/>
                </w:rPr>
                <w:delText>(1)</w:delText>
              </w:r>
            </w:del>
          </w:p>
        </w:tc>
      </w:tr>
      <w:tr w:rsidR="00621432" w:rsidRPr="00015210" w:rsidDel="00FB0C54" w14:paraId="6503085D" w14:textId="51A7CE4C" w:rsidTr="00417957">
        <w:trPr>
          <w:jc w:val="center"/>
          <w:del w:id="1926" w:author="Xin Li" w:date="2026-08-22T16:08:00Z"/>
          <w:trPrChange w:id="1927" w:author="Xin Li" w:date="2026-08-22T08:00:00Z" w16du:dateUtc="2026-08-22T00:00:00Z">
            <w:trPr>
              <w:trHeight w:val="320"/>
              <w:jc w:val="center"/>
            </w:trPr>
          </w:trPrChange>
        </w:trPr>
        <w:tc>
          <w:tcPr>
            <w:tcW w:w="1760" w:type="dxa"/>
            <w:tcBorders>
              <w:top w:val="nil"/>
              <w:left w:val="nil"/>
              <w:bottom w:val="nil"/>
              <w:right w:val="nil"/>
            </w:tcBorders>
            <w:noWrap/>
            <w:tcMar>
              <w:top w:w="15" w:type="dxa"/>
              <w:left w:w="15" w:type="dxa"/>
              <w:bottom w:w="0" w:type="dxa"/>
              <w:right w:w="15" w:type="dxa"/>
            </w:tcMar>
            <w:hideMark/>
            <w:tcPrChange w:id="1928" w:author="Xin Li" w:date="2026-08-22T08:00:00Z" w16du:dateUtc="2026-08-22T00:00:00Z">
              <w:tcPr>
                <w:tcW w:w="1760" w:type="dxa"/>
                <w:tcBorders>
                  <w:top w:val="nil"/>
                  <w:left w:val="nil"/>
                  <w:bottom w:val="nil"/>
                  <w:right w:val="nil"/>
                </w:tcBorders>
                <w:noWrap/>
                <w:tcMar>
                  <w:top w:w="15" w:type="dxa"/>
                  <w:left w:w="15" w:type="dxa"/>
                  <w:bottom w:w="0" w:type="dxa"/>
                  <w:right w:w="15" w:type="dxa"/>
                </w:tcMar>
                <w:hideMark/>
              </w:tcPr>
            </w:tcPrChange>
          </w:tcPr>
          <w:p w14:paraId="698EEE19" w14:textId="064EF057" w:rsidR="00621432" w:rsidRPr="00015210" w:rsidDel="00FB0C54" w:rsidRDefault="00621432" w:rsidP="00A37FCE">
            <w:pPr>
              <w:rPr>
                <w:del w:id="1929" w:author="Xin Li" w:date="2026-08-22T16:08:00Z" w16du:dateUtc="2026-08-22T08:08:00Z"/>
                <w:rFonts w:ascii="Georgia" w:hAnsi="Georgia"/>
                <w:color w:val="000000"/>
                <w:sz w:val="20"/>
                <w:szCs w:val="20"/>
              </w:rPr>
            </w:pPr>
            <w:del w:id="1930" w:author="Xin Li" w:date="2026-08-22T16:08:00Z" w16du:dateUtc="2026-08-22T08:08:00Z">
              <w:r w:rsidRPr="00015210" w:rsidDel="00FB0C54">
                <w:rPr>
                  <w:rFonts w:ascii="Georgia" w:hAnsi="Georgia"/>
                  <w:color w:val="000000"/>
                  <w:sz w:val="20"/>
                  <w:szCs w:val="20"/>
                </w:rPr>
                <w:delText>DV</w:delText>
              </w:r>
            </w:del>
          </w:p>
        </w:tc>
        <w:tc>
          <w:tcPr>
            <w:tcW w:w="3660" w:type="dxa"/>
            <w:tcBorders>
              <w:top w:val="nil"/>
              <w:left w:val="nil"/>
              <w:bottom w:val="single" w:sz="4" w:space="0" w:color="auto"/>
              <w:right w:val="nil"/>
            </w:tcBorders>
            <w:tcMar>
              <w:top w:w="15" w:type="dxa"/>
              <w:left w:w="15" w:type="dxa"/>
              <w:bottom w:w="0" w:type="dxa"/>
              <w:right w:w="15" w:type="dxa"/>
            </w:tcMar>
            <w:hideMark/>
            <w:tcPrChange w:id="1931" w:author="Xin Li" w:date="2026-08-22T08:00:00Z" w16du:dateUtc="2026-08-22T00:00:00Z">
              <w:tcPr>
                <w:tcW w:w="3660" w:type="dxa"/>
                <w:tcBorders>
                  <w:top w:val="nil"/>
                  <w:left w:val="nil"/>
                  <w:bottom w:val="single" w:sz="4" w:space="0" w:color="auto"/>
                  <w:right w:val="nil"/>
                </w:tcBorders>
                <w:tcMar>
                  <w:top w:w="15" w:type="dxa"/>
                  <w:left w:w="15" w:type="dxa"/>
                  <w:bottom w:w="0" w:type="dxa"/>
                  <w:right w:w="15" w:type="dxa"/>
                </w:tcMar>
                <w:hideMark/>
              </w:tcPr>
            </w:tcPrChange>
          </w:tcPr>
          <w:p w14:paraId="2B51324A" w14:textId="2C764E55" w:rsidR="00621432" w:rsidRPr="00015210" w:rsidDel="00FB0C54" w:rsidRDefault="00621432" w:rsidP="00A37FCE">
            <w:pPr>
              <w:jc w:val="center"/>
              <w:rPr>
                <w:del w:id="1932" w:author="Xin Li" w:date="2026-08-22T16:08:00Z" w16du:dateUtc="2026-08-22T08:08:00Z"/>
                <w:color w:val="000000"/>
                <w:sz w:val="20"/>
                <w:szCs w:val="20"/>
              </w:rPr>
            </w:pPr>
            <w:del w:id="1933" w:author="Xin Li" w:date="2026-08-22T16:08:00Z" w16du:dateUtc="2026-08-22T08:08:00Z">
              <w:r w:rsidRPr="00015210" w:rsidDel="00FB0C54">
                <w:rPr>
                  <w:color w:val="000000"/>
                  <w:sz w:val="20"/>
                  <w:szCs w:val="20"/>
                </w:rPr>
                <w:delText>Hazard of the Second Answer</w:delText>
              </w:r>
            </w:del>
          </w:p>
        </w:tc>
      </w:tr>
      <w:tr w:rsidR="00621432" w:rsidRPr="00015210" w:rsidDel="00FB0C54" w14:paraId="468F8789" w14:textId="27E721B9" w:rsidTr="00417957">
        <w:trPr>
          <w:jc w:val="center"/>
          <w:del w:id="1934" w:author="Xin Li" w:date="2026-08-22T16:08:00Z"/>
          <w:trPrChange w:id="1935" w:author="Xin Li" w:date="2026-08-22T08:00:00Z" w16du:dateUtc="2026-08-22T00:00:00Z">
            <w:trPr>
              <w:trHeight w:val="320"/>
              <w:jc w:val="center"/>
            </w:trPr>
          </w:trPrChange>
        </w:trPr>
        <w:tc>
          <w:tcPr>
            <w:tcW w:w="1760" w:type="dxa"/>
            <w:vMerge w:val="restart"/>
            <w:tcBorders>
              <w:top w:val="nil"/>
              <w:left w:val="nil"/>
              <w:bottom w:val="nil"/>
              <w:right w:val="nil"/>
            </w:tcBorders>
            <w:noWrap/>
            <w:tcMar>
              <w:top w:w="15" w:type="dxa"/>
              <w:left w:w="15" w:type="dxa"/>
              <w:bottom w:w="0" w:type="dxa"/>
              <w:right w:w="15" w:type="dxa"/>
            </w:tcMar>
            <w:hideMark/>
            <w:tcPrChange w:id="1936" w:author="Xin Li" w:date="2026-08-22T08:00:00Z" w16du:dateUtc="2026-08-22T00:00:00Z">
              <w:tcPr>
                <w:tcW w:w="1760" w:type="dxa"/>
                <w:vMerge w:val="restart"/>
                <w:tcBorders>
                  <w:top w:val="nil"/>
                  <w:left w:val="nil"/>
                  <w:bottom w:val="nil"/>
                  <w:right w:val="nil"/>
                </w:tcBorders>
                <w:noWrap/>
                <w:tcMar>
                  <w:top w:w="15" w:type="dxa"/>
                  <w:left w:w="15" w:type="dxa"/>
                  <w:bottom w:w="0" w:type="dxa"/>
                  <w:right w:w="15" w:type="dxa"/>
                </w:tcMar>
                <w:hideMark/>
              </w:tcPr>
            </w:tcPrChange>
          </w:tcPr>
          <w:p w14:paraId="4064BC90" w14:textId="200568DF" w:rsidR="00621432" w:rsidRPr="00015210" w:rsidDel="00FB0C54" w:rsidRDefault="00621432" w:rsidP="00A37FCE">
            <w:pPr>
              <w:rPr>
                <w:del w:id="1937" w:author="Xin Li" w:date="2026-08-22T16:08:00Z" w16du:dateUtc="2026-08-22T08:08:00Z"/>
                <w:i/>
                <w:iCs/>
                <w:color w:val="000000"/>
                <w:sz w:val="20"/>
                <w:szCs w:val="20"/>
              </w:rPr>
            </w:pPr>
            <w:del w:id="1938" w:author="Xin Li" w:date="2026-08-22T16:08:00Z" w16du:dateUtc="2026-08-22T08:08:00Z">
              <w:r w:rsidRPr="00015210" w:rsidDel="00FB0C54">
                <w:rPr>
                  <w:i/>
                  <w:iCs/>
                  <w:color w:val="000000"/>
                  <w:sz w:val="20"/>
                  <w:szCs w:val="20"/>
                </w:rPr>
                <w:delText>AI</w:delText>
              </w:r>
              <w:r w:rsidRPr="00015210" w:rsidDel="00FB0C54">
                <w:rPr>
                  <w:i/>
                  <w:iCs/>
                  <w:color w:val="000000"/>
                  <w:sz w:val="20"/>
                  <w:szCs w:val="20"/>
                  <w:vertAlign w:val="subscript"/>
                </w:rPr>
                <w:delText>i</w:delText>
              </w:r>
            </w:del>
          </w:p>
        </w:tc>
        <w:tc>
          <w:tcPr>
            <w:tcW w:w="3660" w:type="dxa"/>
            <w:tcBorders>
              <w:top w:val="nil"/>
              <w:left w:val="nil"/>
              <w:bottom w:val="nil"/>
              <w:right w:val="nil"/>
            </w:tcBorders>
            <w:noWrap/>
            <w:tcMar>
              <w:top w:w="15" w:type="dxa"/>
              <w:left w:w="15" w:type="dxa"/>
              <w:bottom w:w="0" w:type="dxa"/>
              <w:right w:w="15" w:type="dxa"/>
            </w:tcMar>
            <w:hideMark/>
            <w:tcPrChange w:id="1939" w:author="Xin Li" w:date="2026-08-22T08:00:00Z" w16du:dateUtc="2026-08-22T00:00:00Z">
              <w:tcPr>
                <w:tcW w:w="3660" w:type="dxa"/>
                <w:tcBorders>
                  <w:top w:val="nil"/>
                  <w:left w:val="nil"/>
                  <w:bottom w:val="nil"/>
                  <w:right w:val="nil"/>
                </w:tcBorders>
                <w:noWrap/>
                <w:tcMar>
                  <w:top w:w="15" w:type="dxa"/>
                  <w:left w:w="15" w:type="dxa"/>
                  <w:bottom w:w="0" w:type="dxa"/>
                  <w:right w:w="15" w:type="dxa"/>
                </w:tcMar>
                <w:hideMark/>
              </w:tcPr>
            </w:tcPrChange>
          </w:tcPr>
          <w:p w14:paraId="73A2C5EA" w14:textId="7E3DE780" w:rsidR="00621432" w:rsidRPr="00015210" w:rsidDel="00FB0C54" w:rsidRDefault="00621432" w:rsidP="00A37FCE">
            <w:pPr>
              <w:jc w:val="center"/>
              <w:rPr>
                <w:del w:id="1940" w:author="Xin Li" w:date="2026-08-22T16:08:00Z" w16du:dateUtc="2026-08-22T08:08:00Z"/>
                <w:color w:val="000000"/>
                <w:sz w:val="20"/>
                <w:szCs w:val="20"/>
              </w:rPr>
            </w:pPr>
            <w:del w:id="1941" w:author="Xin Li" w:date="2026-08-22T16:08:00Z" w16du:dateUtc="2026-08-22T08:08:00Z">
              <w:r w:rsidRPr="00015210" w:rsidDel="00FB0C54">
                <w:rPr>
                  <w:color w:val="000000"/>
                  <w:sz w:val="20"/>
                  <w:szCs w:val="20"/>
                </w:rPr>
                <w:delText>1.012 ***</w:delText>
              </w:r>
            </w:del>
          </w:p>
        </w:tc>
      </w:tr>
      <w:tr w:rsidR="00621432" w:rsidRPr="00015210" w:rsidDel="00FB0C54" w14:paraId="005E785D" w14:textId="6BAA5B89" w:rsidTr="00417957">
        <w:trPr>
          <w:jc w:val="center"/>
          <w:del w:id="1942" w:author="Xin Li" w:date="2026-08-22T16:08:00Z"/>
          <w:trPrChange w:id="1943" w:author="Xin Li" w:date="2026-08-22T08:00:00Z" w16du:dateUtc="2026-08-22T00:00:00Z">
            <w:trPr>
              <w:trHeight w:val="320"/>
              <w:jc w:val="center"/>
            </w:trPr>
          </w:trPrChange>
        </w:trPr>
        <w:tc>
          <w:tcPr>
            <w:tcW w:w="1760" w:type="dxa"/>
            <w:vMerge/>
            <w:tcBorders>
              <w:top w:val="nil"/>
              <w:left w:val="nil"/>
              <w:bottom w:val="nil"/>
              <w:right w:val="nil"/>
            </w:tcBorders>
            <w:hideMark/>
            <w:tcPrChange w:id="1944" w:author="Xin Li" w:date="2026-08-22T08:00:00Z" w16du:dateUtc="2026-08-22T00:00:00Z">
              <w:tcPr>
                <w:tcW w:w="1760" w:type="dxa"/>
                <w:vMerge/>
                <w:tcBorders>
                  <w:top w:val="nil"/>
                  <w:left w:val="nil"/>
                  <w:bottom w:val="nil"/>
                  <w:right w:val="nil"/>
                </w:tcBorders>
                <w:hideMark/>
              </w:tcPr>
            </w:tcPrChange>
          </w:tcPr>
          <w:p w14:paraId="0B4F7168" w14:textId="6905725F" w:rsidR="00621432" w:rsidRPr="00015210" w:rsidDel="00FB0C54" w:rsidRDefault="00621432" w:rsidP="00A37FCE">
            <w:pPr>
              <w:rPr>
                <w:del w:id="1945" w:author="Xin Li" w:date="2026-08-22T16:08:00Z" w16du:dateUtc="2026-08-22T08:08:00Z"/>
                <w:i/>
                <w:iCs/>
                <w:color w:val="000000"/>
                <w:sz w:val="20"/>
                <w:szCs w:val="20"/>
              </w:rPr>
            </w:pPr>
          </w:p>
        </w:tc>
        <w:tc>
          <w:tcPr>
            <w:tcW w:w="3660" w:type="dxa"/>
            <w:tcBorders>
              <w:top w:val="nil"/>
              <w:left w:val="nil"/>
              <w:bottom w:val="nil"/>
              <w:right w:val="nil"/>
            </w:tcBorders>
            <w:noWrap/>
            <w:tcMar>
              <w:top w:w="15" w:type="dxa"/>
              <w:left w:w="15" w:type="dxa"/>
              <w:bottom w:w="0" w:type="dxa"/>
              <w:right w:w="15" w:type="dxa"/>
            </w:tcMar>
            <w:hideMark/>
            <w:tcPrChange w:id="1946" w:author="Xin Li" w:date="2026-08-22T08:00:00Z" w16du:dateUtc="2026-08-22T00:00:00Z">
              <w:tcPr>
                <w:tcW w:w="3660" w:type="dxa"/>
                <w:tcBorders>
                  <w:top w:val="nil"/>
                  <w:left w:val="nil"/>
                  <w:bottom w:val="nil"/>
                  <w:right w:val="nil"/>
                </w:tcBorders>
                <w:noWrap/>
                <w:tcMar>
                  <w:top w:w="15" w:type="dxa"/>
                  <w:left w:w="15" w:type="dxa"/>
                  <w:bottom w:w="0" w:type="dxa"/>
                  <w:right w:w="15" w:type="dxa"/>
                </w:tcMar>
                <w:hideMark/>
              </w:tcPr>
            </w:tcPrChange>
          </w:tcPr>
          <w:p w14:paraId="01BE6612" w14:textId="0693B599" w:rsidR="00621432" w:rsidRPr="00015210" w:rsidDel="00FB0C54" w:rsidRDefault="00621432" w:rsidP="00A37FCE">
            <w:pPr>
              <w:jc w:val="center"/>
              <w:rPr>
                <w:del w:id="1947" w:author="Xin Li" w:date="2026-08-22T16:08:00Z" w16du:dateUtc="2026-08-22T08:08:00Z"/>
                <w:color w:val="000000"/>
                <w:sz w:val="20"/>
                <w:szCs w:val="20"/>
              </w:rPr>
            </w:pPr>
            <w:del w:id="1948" w:author="Xin Li" w:date="2026-08-22T16:08:00Z" w16du:dateUtc="2026-08-22T08:08:00Z">
              <w:r w:rsidRPr="00015210" w:rsidDel="00FB0C54">
                <w:rPr>
                  <w:color w:val="000000"/>
                  <w:sz w:val="20"/>
                  <w:szCs w:val="20"/>
                </w:rPr>
                <w:delText>(0.077)</w:delText>
              </w:r>
            </w:del>
          </w:p>
        </w:tc>
      </w:tr>
      <w:tr w:rsidR="00621432" w:rsidRPr="00015210" w:rsidDel="00FB0C54" w14:paraId="34B10D1D" w14:textId="09929080" w:rsidTr="00417957">
        <w:trPr>
          <w:jc w:val="center"/>
          <w:del w:id="1949" w:author="Xin Li" w:date="2026-08-22T16:08:00Z"/>
          <w:trPrChange w:id="1950" w:author="Xin Li" w:date="2026-08-22T08:00:00Z" w16du:dateUtc="2026-08-22T00:00:00Z">
            <w:trPr>
              <w:trHeight w:val="320"/>
              <w:jc w:val="center"/>
            </w:trPr>
          </w:trPrChange>
        </w:trPr>
        <w:tc>
          <w:tcPr>
            <w:tcW w:w="1760" w:type="dxa"/>
            <w:tcBorders>
              <w:top w:val="nil"/>
              <w:left w:val="nil"/>
              <w:bottom w:val="nil"/>
              <w:right w:val="nil"/>
            </w:tcBorders>
            <w:noWrap/>
            <w:tcMar>
              <w:top w:w="15" w:type="dxa"/>
              <w:left w:w="15" w:type="dxa"/>
              <w:bottom w:w="0" w:type="dxa"/>
              <w:right w:w="15" w:type="dxa"/>
            </w:tcMar>
            <w:hideMark/>
            <w:tcPrChange w:id="1951" w:author="Xin Li" w:date="2026-08-22T08:00:00Z" w16du:dateUtc="2026-08-22T00:00:00Z">
              <w:tcPr>
                <w:tcW w:w="1760" w:type="dxa"/>
                <w:tcBorders>
                  <w:top w:val="nil"/>
                  <w:left w:val="nil"/>
                  <w:bottom w:val="nil"/>
                  <w:right w:val="nil"/>
                </w:tcBorders>
                <w:noWrap/>
                <w:tcMar>
                  <w:top w:w="15" w:type="dxa"/>
                  <w:left w:w="15" w:type="dxa"/>
                  <w:bottom w:w="0" w:type="dxa"/>
                  <w:right w:w="15" w:type="dxa"/>
                </w:tcMar>
                <w:hideMark/>
              </w:tcPr>
            </w:tcPrChange>
          </w:tcPr>
          <w:p w14:paraId="433C47A0" w14:textId="2343A13E" w:rsidR="00621432" w:rsidRPr="00015210" w:rsidDel="00FB0C54" w:rsidRDefault="00621432" w:rsidP="00A37FCE">
            <w:pPr>
              <w:rPr>
                <w:del w:id="1952" w:author="Xin Li" w:date="2026-08-22T16:08:00Z" w16du:dateUtc="2026-08-22T08:08:00Z"/>
                <w:color w:val="000000"/>
                <w:sz w:val="20"/>
                <w:szCs w:val="20"/>
              </w:rPr>
            </w:pPr>
            <w:del w:id="1953" w:author="Xin Li" w:date="2026-08-22T16:08:00Z" w16du:dateUtc="2026-08-22T08:08:00Z">
              <w:r w:rsidRPr="00015210" w:rsidDel="00FB0C54">
                <w:rPr>
                  <w:color w:val="000000"/>
                  <w:sz w:val="20"/>
                  <w:szCs w:val="20"/>
                </w:rPr>
                <w:delText>question controls</w:delText>
              </w:r>
            </w:del>
          </w:p>
        </w:tc>
        <w:tc>
          <w:tcPr>
            <w:tcW w:w="3660" w:type="dxa"/>
            <w:tcBorders>
              <w:top w:val="nil"/>
              <w:left w:val="nil"/>
              <w:bottom w:val="nil"/>
              <w:right w:val="nil"/>
            </w:tcBorders>
            <w:noWrap/>
            <w:tcMar>
              <w:top w:w="15" w:type="dxa"/>
              <w:left w:w="15" w:type="dxa"/>
              <w:bottom w:w="0" w:type="dxa"/>
              <w:right w:w="15" w:type="dxa"/>
            </w:tcMar>
            <w:hideMark/>
            <w:tcPrChange w:id="1954" w:author="Xin Li" w:date="2026-08-22T08:00:00Z" w16du:dateUtc="2026-08-22T00:00:00Z">
              <w:tcPr>
                <w:tcW w:w="3660" w:type="dxa"/>
                <w:tcBorders>
                  <w:top w:val="nil"/>
                  <w:left w:val="nil"/>
                  <w:bottom w:val="nil"/>
                  <w:right w:val="nil"/>
                </w:tcBorders>
                <w:noWrap/>
                <w:tcMar>
                  <w:top w:w="15" w:type="dxa"/>
                  <w:left w:w="15" w:type="dxa"/>
                  <w:bottom w:w="0" w:type="dxa"/>
                  <w:right w:w="15" w:type="dxa"/>
                </w:tcMar>
                <w:hideMark/>
              </w:tcPr>
            </w:tcPrChange>
          </w:tcPr>
          <w:p w14:paraId="7A94ACAB" w14:textId="72DFAA3B" w:rsidR="00621432" w:rsidRPr="00015210" w:rsidDel="00FB0C54" w:rsidRDefault="00621432" w:rsidP="00A37FCE">
            <w:pPr>
              <w:jc w:val="center"/>
              <w:rPr>
                <w:del w:id="1955" w:author="Xin Li" w:date="2026-08-22T16:08:00Z" w16du:dateUtc="2026-08-22T08:08:00Z"/>
                <w:color w:val="000000"/>
                <w:sz w:val="20"/>
                <w:szCs w:val="20"/>
              </w:rPr>
            </w:pPr>
            <w:del w:id="1956" w:author="Xin Li" w:date="2026-08-22T16:08:00Z" w16du:dateUtc="2026-08-22T08:08:00Z">
              <w:r w:rsidRPr="00015210" w:rsidDel="00FB0C54">
                <w:rPr>
                  <w:color w:val="000000"/>
                  <w:sz w:val="20"/>
                  <w:szCs w:val="20"/>
                </w:rPr>
                <w:delText>√</w:delText>
              </w:r>
            </w:del>
          </w:p>
        </w:tc>
      </w:tr>
      <w:tr w:rsidR="00621432" w:rsidRPr="00015210" w:rsidDel="00FB0C54" w14:paraId="5AA9080F" w14:textId="3896D9B1" w:rsidTr="00417957">
        <w:trPr>
          <w:jc w:val="center"/>
          <w:del w:id="1957" w:author="Xin Li" w:date="2026-08-22T16:08:00Z"/>
          <w:trPrChange w:id="1958" w:author="Xin Li" w:date="2026-08-22T08:00:00Z" w16du:dateUtc="2026-08-22T00:00:00Z">
            <w:trPr>
              <w:trHeight w:val="320"/>
              <w:jc w:val="center"/>
            </w:trPr>
          </w:trPrChange>
        </w:trPr>
        <w:tc>
          <w:tcPr>
            <w:tcW w:w="1760" w:type="dxa"/>
            <w:tcBorders>
              <w:top w:val="nil"/>
              <w:left w:val="nil"/>
              <w:bottom w:val="nil"/>
              <w:right w:val="nil"/>
            </w:tcBorders>
            <w:noWrap/>
            <w:tcMar>
              <w:top w:w="15" w:type="dxa"/>
              <w:left w:w="15" w:type="dxa"/>
              <w:bottom w:w="0" w:type="dxa"/>
              <w:right w:w="15" w:type="dxa"/>
            </w:tcMar>
            <w:hideMark/>
            <w:tcPrChange w:id="1959" w:author="Xin Li" w:date="2026-08-22T08:00:00Z" w16du:dateUtc="2026-08-22T00:00:00Z">
              <w:tcPr>
                <w:tcW w:w="1760" w:type="dxa"/>
                <w:tcBorders>
                  <w:top w:val="nil"/>
                  <w:left w:val="nil"/>
                  <w:bottom w:val="nil"/>
                  <w:right w:val="nil"/>
                </w:tcBorders>
                <w:noWrap/>
                <w:tcMar>
                  <w:top w:w="15" w:type="dxa"/>
                  <w:left w:w="15" w:type="dxa"/>
                  <w:bottom w:w="0" w:type="dxa"/>
                  <w:right w:w="15" w:type="dxa"/>
                </w:tcMar>
                <w:hideMark/>
              </w:tcPr>
            </w:tcPrChange>
          </w:tcPr>
          <w:p w14:paraId="0750E815" w14:textId="576DEE10" w:rsidR="00621432" w:rsidRPr="00015210" w:rsidDel="00FB0C54" w:rsidRDefault="00621432" w:rsidP="00A37FCE">
            <w:pPr>
              <w:rPr>
                <w:del w:id="1960" w:author="Xin Li" w:date="2026-08-22T16:08:00Z" w16du:dateUtc="2026-08-22T08:08:00Z"/>
                <w:color w:val="000000"/>
                <w:sz w:val="20"/>
                <w:szCs w:val="20"/>
              </w:rPr>
            </w:pPr>
            <w:del w:id="1961" w:author="Xin Li" w:date="2026-08-22T16:08:00Z" w16du:dateUtc="2026-08-22T08:08:00Z">
              <w:r w:rsidRPr="00015210" w:rsidDel="00FB0C54">
                <w:rPr>
                  <w:color w:val="000000"/>
                  <w:sz w:val="20"/>
                  <w:szCs w:val="20"/>
                </w:rPr>
                <w:delText>questioner controls</w:delText>
              </w:r>
            </w:del>
          </w:p>
        </w:tc>
        <w:tc>
          <w:tcPr>
            <w:tcW w:w="3660" w:type="dxa"/>
            <w:tcBorders>
              <w:top w:val="nil"/>
              <w:left w:val="nil"/>
              <w:bottom w:val="nil"/>
              <w:right w:val="nil"/>
            </w:tcBorders>
            <w:noWrap/>
            <w:tcMar>
              <w:top w:w="15" w:type="dxa"/>
              <w:left w:w="15" w:type="dxa"/>
              <w:bottom w:w="0" w:type="dxa"/>
              <w:right w:w="15" w:type="dxa"/>
            </w:tcMar>
            <w:hideMark/>
            <w:tcPrChange w:id="1962" w:author="Xin Li" w:date="2026-08-22T08:00:00Z" w16du:dateUtc="2026-08-22T00:00:00Z">
              <w:tcPr>
                <w:tcW w:w="3660" w:type="dxa"/>
                <w:tcBorders>
                  <w:top w:val="nil"/>
                  <w:left w:val="nil"/>
                  <w:bottom w:val="nil"/>
                  <w:right w:val="nil"/>
                </w:tcBorders>
                <w:noWrap/>
                <w:tcMar>
                  <w:top w:w="15" w:type="dxa"/>
                  <w:left w:w="15" w:type="dxa"/>
                  <w:bottom w:w="0" w:type="dxa"/>
                  <w:right w:w="15" w:type="dxa"/>
                </w:tcMar>
                <w:hideMark/>
              </w:tcPr>
            </w:tcPrChange>
          </w:tcPr>
          <w:p w14:paraId="45E4193D" w14:textId="1559FEF6" w:rsidR="00621432" w:rsidRPr="00015210" w:rsidDel="00FB0C54" w:rsidRDefault="00621432" w:rsidP="00A37FCE">
            <w:pPr>
              <w:jc w:val="center"/>
              <w:rPr>
                <w:del w:id="1963" w:author="Xin Li" w:date="2026-08-22T16:08:00Z" w16du:dateUtc="2026-08-22T08:08:00Z"/>
                <w:color w:val="000000"/>
                <w:sz w:val="20"/>
                <w:szCs w:val="20"/>
              </w:rPr>
            </w:pPr>
            <w:del w:id="1964" w:author="Xin Li" w:date="2026-08-22T16:08:00Z" w16du:dateUtc="2026-08-22T08:08:00Z">
              <w:r w:rsidRPr="00015210" w:rsidDel="00FB0C54">
                <w:rPr>
                  <w:color w:val="000000"/>
                  <w:sz w:val="20"/>
                  <w:szCs w:val="20"/>
                </w:rPr>
                <w:delText>√</w:delText>
              </w:r>
            </w:del>
          </w:p>
        </w:tc>
      </w:tr>
      <w:tr w:rsidR="00621432" w:rsidRPr="00015210" w:rsidDel="00FB0C54" w14:paraId="79CCDCFE" w14:textId="24C5806C" w:rsidTr="00417957">
        <w:trPr>
          <w:jc w:val="center"/>
          <w:del w:id="1965" w:author="Xin Li" w:date="2026-08-22T16:08:00Z"/>
          <w:trPrChange w:id="1966" w:author="Xin Li" w:date="2026-08-22T08:00:00Z" w16du:dateUtc="2026-08-22T00:00:00Z">
            <w:trPr>
              <w:trHeight w:val="320"/>
              <w:jc w:val="center"/>
            </w:trPr>
          </w:trPrChange>
        </w:trPr>
        <w:tc>
          <w:tcPr>
            <w:tcW w:w="1760" w:type="dxa"/>
            <w:tcBorders>
              <w:top w:val="nil"/>
              <w:left w:val="nil"/>
              <w:bottom w:val="nil"/>
              <w:right w:val="nil"/>
            </w:tcBorders>
            <w:noWrap/>
            <w:tcMar>
              <w:top w:w="15" w:type="dxa"/>
              <w:left w:w="15" w:type="dxa"/>
              <w:bottom w:w="0" w:type="dxa"/>
              <w:right w:w="15" w:type="dxa"/>
            </w:tcMar>
            <w:hideMark/>
            <w:tcPrChange w:id="1967" w:author="Xin Li" w:date="2026-08-22T08:00:00Z" w16du:dateUtc="2026-08-22T00:00:00Z">
              <w:tcPr>
                <w:tcW w:w="1760" w:type="dxa"/>
                <w:tcBorders>
                  <w:top w:val="nil"/>
                  <w:left w:val="nil"/>
                  <w:bottom w:val="nil"/>
                  <w:right w:val="nil"/>
                </w:tcBorders>
                <w:noWrap/>
                <w:tcMar>
                  <w:top w:w="15" w:type="dxa"/>
                  <w:left w:w="15" w:type="dxa"/>
                  <w:bottom w:w="0" w:type="dxa"/>
                  <w:right w:w="15" w:type="dxa"/>
                </w:tcMar>
                <w:hideMark/>
              </w:tcPr>
            </w:tcPrChange>
          </w:tcPr>
          <w:p w14:paraId="21A70B8E" w14:textId="027C6C51" w:rsidR="00621432" w:rsidRPr="00015210" w:rsidDel="00FB0C54" w:rsidRDefault="00621432" w:rsidP="00A37FCE">
            <w:pPr>
              <w:rPr>
                <w:del w:id="1968" w:author="Xin Li" w:date="2026-08-22T16:08:00Z" w16du:dateUtc="2026-08-22T08:08:00Z"/>
                <w:color w:val="000000"/>
                <w:sz w:val="20"/>
                <w:szCs w:val="20"/>
              </w:rPr>
            </w:pPr>
            <w:del w:id="1969" w:author="Xin Li" w:date="2026-08-22T16:08:00Z" w16du:dateUtc="2026-08-22T08:08:00Z">
              <w:r w:rsidRPr="00015210" w:rsidDel="00FB0C54">
                <w:rPr>
                  <w:color w:val="000000"/>
                  <w:sz w:val="20"/>
                  <w:szCs w:val="20"/>
                </w:rPr>
                <w:delText>question timing FE</w:delText>
              </w:r>
            </w:del>
          </w:p>
        </w:tc>
        <w:tc>
          <w:tcPr>
            <w:tcW w:w="3660" w:type="dxa"/>
            <w:tcBorders>
              <w:top w:val="nil"/>
              <w:left w:val="nil"/>
              <w:bottom w:val="nil"/>
              <w:right w:val="nil"/>
            </w:tcBorders>
            <w:noWrap/>
            <w:tcMar>
              <w:top w:w="15" w:type="dxa"/>
              <w:left w:w="15" w:type="dxa"/>
              <w:bottom w:w="0" w:type="dxa"/>
              <w:right w:w="15" w:type="dxa"/>
            </w:tcMar>
            <w:hideMark/>
            <w:tcPrChange w:id="1970" w:author="Xin Li" w:date="2026-08-22T08:00:00Z" w16du:dateUtc="2026-08-22T00:00:00Z">
              <w:tcPr>
                <w:tcW w:w="3660" w:type="dxa"/>
                <w:tcBorders>
                  <w:top w:val="nil"/>
                  <w:left w:val="nil"/>
                  <w:bottom w:val="nil"/>
                  <w:right w:val="nil"/>
                </w:tcBorders>
                <w:noWrap/>
                <w:tcMar>
                  <w:top w:w="15" w:type="dxa"/>
                  <w:left w:w="15" w:type="dxa"/>
                  <w:bottom w:w="0" w:type="dxa"/>
                  <w:right w:w="15" w:type="dxa"/>
                </w:tcMar>
                <w:hideMark/>
              </w:tcPr>
            </w:tcPrChange>
          </w:tcPr>
          <w:p w14:paraId="207313D7" w14:textId="06CA9512" w:rsidR="00621432" w:rsidRPr="00015210" w:rsidDel="00FB0C54" w:rsidRDefault="00621432" w:rsidP="00A37FCE">
            <w:pPr>
              <w:jc w:val="center"/>
              <w:rPr>
                <w:del w:id="1971" w:author="Xin Li" w:date="2026-08-22T16:08:00Z" w16du:dateUtc="2026-08-22T08:08:00Z"/>
                <w:color w:val="000000"/>
                <w:sz w:val="20"/>
                <w:szCs w:val="20"/>
              </w:rPr>
            </w:pPr>
            <w:del w:id="1972" w:author="Xin Li" w:date="2026-08-22T16:08:00Z" w16du:dateUtc="2026-08-22T08:08:00Z">
              <w:r w:rsidRPr="00015210" w:rsidDel="00FB0C54">
                <w:rPr>
                  <w:color w:val="000000"/>
                  <w:sz w:val="20"/>
                  <w:szCs w:val="20"/>
                </w:rPr>
                <w:delText>√</w:delText>
              </w:r>
            </w:del>
          </w:p>
        </w:tc>
      </w:tr>
      <w:tr w:rsidR="00621432" w:rsidRPr="00015210" w:rsidDel="00FB0C54" w14:paraId="12F32C92" w14:textId="2B6B0B81" w:rsidTr="00417957">
        <w:trPr>
          <w:jc w:val="center"/>
          <w:del w:id="1973" w:author="Xin Li" w:date="2026-08-22T16:08:00Z"/>
          <w:trPrChange w:id="1974" w:author="Xin Li" w:date="2026-08-22T08:00:00Z" w16du:dateUtc="2026-08-22T00:00:00Z">
            <w:trPr>
              <w:trHeight w:val="320"/>
              <w:jc w:val="center"/>
            </w:trPr>
          </w:trPrChange>
        </w:trPr>
        <w:tc>
          <w:tcPr>
            <w:tcW w:w="1760" w:type="dxa"/>
            <w:tcBorders>
              <w:top w:val="nil"/>
              <w:left w:val="nil"/>
              <w:bottom w:val="single" w:sz="4" w:space="0" w:color="auto"/>
              <w:right w:val="nil"/>
            </w:tcBorders>
            <w:noWrap/>
            <w:tcMar>
              <w:top w:w="15" w:type="dxa"/>
              <w:left w:w="15" w:type="dxa"/>
              <w:bottom w:w="0" w:type="dxa"/>
              <w:right w:w="15" w:type="dxa"/>
            </w:tcMar>
            <w:hideMark/>
            <w:tcPrChange w:id="1975" w:author="Xin Li" w:date="2026-08-22T08:00:00Z" w16du:dateUtc="2026-08-22T00:00:00Z">
              <w:tcPr>
                <w:tcW w:w="1760" w:type="dxa"/>
                <w:tcBorders>
                  <w:top w:val="nil"/>
                  <w:left w:val="nil"/>
                  <w:bottom w:val="single" w:sz="4" w:space="0" w:color="auto"/>
                  <w:right w:val="nil"/>
                </w:tcBorders>
                <w:noWrap/>
                <w:tcMar>
                  <w:top w:w="15" w:type="dxa"/>
                  <w:left w:w="15" w:type="dxa"/>
                  <w:bottom w:w="0" w:type="dxa"/>
                  <w:right w:w="15" w:type="dxa"/>
                </w:tcMar>
                <w:hideMark/>
              </w:tcPr>
            </w:tcPrChange>
          </w:tcPr>
          <w:p w14:paraId="4346FDD3" w14:textId="71611CA2" w:rsidR="00621432" w:rsidRPr="00015210" w:rsidDel="00FB0C54" w:rsidRDefault="00621432" w:rsidP="00A37FCE">
            <w:pPr>
              <w:rPr>
                <w:del w:id="1976" w:author="Xin Li" w:date="2026-08-22T16:08:00Z" w16du:dateUtc="2026-08-22T08:08:00Z"/>
                <w:color w:val="000000"/>
                <w:sz w:val="20"/>
                <w:szCs w:val="20"/>
              </w:rPr>
            </w:pPr>
            <w:del w:id="1977" w:author="Xin Li" w:date="2026-08-22T16:08:00Z" w16du:dateUtc="2026-08-22T08:08:00Z">
              <w:r w:rsidRPr="00015210" w:rsidDel="00FB0C54">
                <w:rPr>
                  <w:color w:val="000000"/>
                  <w:sz w:val="20"/>
                  <w:szCs w:val="20"/>
                </w:rPr>
                <w:delText>N</w:delText>
              </w:r>
            </w:del>
          </w:p>
        </w:tc>
        <w:tc>
          <w:tcPr>
            <w:tcW w:w="3660" w:type="dxa"/>
            <w:tcBorders>
              <w:top w:val="nil"/>
              <w:left w:val="nil"/>
              <w:bottom w:val="single" w:sz="4" w:space="0" w:color="auto"/>
              <w:right w:val="nil"/>
            </w:tcBorders>
            <w:noWrap/>
            <w:tcMar>
              <w:top w:w="15" w:type="dxa"/>
              <w:left w:w="15" w:type="dxa"/>
              <w:bottom w:w="0" w:type="dxa"/>
              <w:right w:w="15" w:type="dxa"/>
            </w:tcMar>
            <w:hideMark/>
            <w:tcPrChange w:id="1978" w:author="Xin Li" w:date="2026-08-22T08:00:00Z" w16du:dateUtc="2026-08-22T00:00:00Z">
              <w:tcPr>
                <w:tcW w:w="3660" w:type="dxa"/>
                <w:tcBorders>
                  <w:top w:val="nil"/>
                  <w:left w:val="nil"/>
                  <w:bottom w:val="single" w:sz="4" w:space="0" w:color="auto"/>
                  <w:right w:val="nil"/>
                </w:tcBorders>
                <w:noWrap/>
                <w:tcMar>
                  <w:top w:w="15" w:type="dxa"/>
                  <w:left w:w="15" w:type="dxa"/>
                  <w:bottom w:w="0" w:type="dxa"/>
                  <w:right w:w="15" w:type="dxa"/>
                </w:tcMar>
                <w:hideMark/>
              </w:tcPr>
            </w:tcPrChange>
          </w:tcPr>
          <w:p w14:paraId="158463BE" w14:textId="46C26A0B" w:rsidR="00621432" w:rsidRPr="00015210" w:rsidDel="00FB0C54" w:rsidRDefault="00621432" w:rsidP="00A37FCE">
            <w:pPr>
              <w:jc w:val="center"/>
              <w:rPr>
                <w:del w:id="1979" w:author="Xin Li" w:date="2026-08-22T16:08:00Z" w16du:dateUtc="2026-08-22T08:08:00Z"/>
                <w:color w:val="000000"/>
                <w:sz w:val="20"/>
                <w:szCs w:val="20"/>
              </w:rPr>
            </w:pPr>
            <w:del w:id="1980" w:author="Xin Li" w:date="2026-08-22T16:08:00Z" w16du:dateUtc="2026-08-22T08:08:00Z">
              <w:r w:rsidRPr="00015210" w:rsidDel="00FB0C54">
                <w:rPr>
                  <w:color w:val="000000"/>
                  <w:sz w:val="20"/>
                  <w:szCs w:val="20"/>
                </w:rPr>
                <w:delText>2,748</w:delText>
              </w:r>
            </w:del>
          </w:p>
        </w:tc>
      </w:tr>
    </w:tbl>
    <w:p w14:paraId="16018787" w14:textId="5D69D335" w:rsidR="00621432" w:rsidRPr="00015210" w:rsidDel="00FB0C54" w:rsidRDefault="00621432" w:rsidP="00621432">
      <w:pPr>
        <w:pStyle w:val="Notes"/>
        <w:rPr>
          <w:del w:id="1981" w:author="Xin Li" w:date="2026-08-22T16:08:00Z" w16du:dateUtc="2026-08-22T08:08:00Z"/>
        </w:rPr>
      </w:pPr>
      <w:del w:id="1982" w:author="Xin Li" w:date="2026-08-22T16:08:00Z" w16du:dateUtc="2026-08-22T08:08:00Z">
        <w:r w:rsidRPr="00015210" w:rsidDel="00FB0C54">
          <w:rPr>
            <w:i/>
            <w:iCs/>
          </w:rPr>
          <w:delText xml:space="preserve"> Notes.</w:delText>
        </w:r>
        <w:r w:rsidRPr="00015210" w:rsidDel="00FB0C54">
          <w:delText xml:space="preserve"> Standard errors in parentheses. </w:delText>
        </w:r>
        <w:r w:rsidRPr="00015210" w:rsidDel="00FB0C54">
          <w:rPr>
            <w:rFonts w:ascii="Courier New" w:hAnsi="Courier New" w:cs="Courier New"/>
          </w:rPr>
          <w:delText>.</w:delText>
        </w:r>
        <w:r w:rsidRPr="00015210" w:rsidDel="00FB0C54">
          <w:delText xml:space="preserve"> p&lt;0.1, </w:delText>
        </w:r>
        <w:r w:rsidRPr="00015210" w:rsidDel="00FB0C54">
          <w:rPr>
            <w:rFonts w:ascii="Courier New" w:hAnsi="Courier New" w:cs="Courier New"/>
          </w:rPr>
          <w:delText>*</w:delText>
        </w:r>
        <w:r w:rsidRPr="00015210" w:rsidDel="00FB0C54">
          <w:delText xml:space="preserve"> p&lt;0.05, </w:delText>
        </w:r>
        <w:r w:rsidRPr="00015210" w:rsidDel="00FB0C54">
          <w:rPr>
            <w:rFonts w:ascii="Courier New" w:hAnsi="Courier New" w:cs="Courier New"/>
          </w:rPr>
          <w:delText>**</w:delText>
        </w:r>
        <w:r w:rsidRPr="00015210" w:rsidDel="00FB0C54">
          <w:delText xml:space="preserve"> p&lt;0.01, </w:delText>
        </w:r>
        <w:r w:rsidRPr="00015210" w:rsidDel="00FB0C54">
          <w:rPr>
            <w:rFonts w:ascii="Courier New" w:hAnsi="Courier New" w:cs="Courier New"/>
          </w:rPr>
          <w:delText>***</w:delText>
        </w:r>
        <w:r w:rsidRPr="00015210" w:rsidDel="00FB0C54">
          <w:delText xml:space="preserve"> p&lt;0.001. The sample includes questions with at least one answer.</w:delText>
        </w:r>
      </w:del>
    </w:p>
    <w:p w14:paraId="59FAC45B" w14:textId="0383E192" w:rsidR="00C1485A" w:rsidRPr="00015210" w:rsidRDefault="00C1485A" w:rsidP="000E4EEB">
      <w:pPr>
        <w:pStyle w:val="Heading3"/>
      </w:pPr>
      <w:bookmarkStart w:id="1983" w:name="OLE_LINK17"/>
      <w:r w:rsidRPr="00015210">
        <w:rPr>
          <w:lang w:eastAsia="zh-CN"/>
        </w:rPr>
        <w:t>W</w:t>
      </w:r>
      <w:r w:rsidRPr="00015210">
        <w:t xml:space="preserve">hy </w:t>
      </w:r>
      <w:r w:rsidRPr="00015210">
        <w:rPr>
          <w:lang w:eastAsia="zh-CN"/>
        </w:rPr>
        <w:t>L</w:t>
      </w:r>
      <w:r w:rsidRPr="00015210">
        <w:t xml:space="preserve">ength </w:t>
      </w:r>
      <w:r w:rsidRPr="00015210">
        <w:rPr>
          <w:lang w:eastAsia="zh-CN"/>
        </w:rPr>
        <w:t>R</w:t>
      </w:r>
      <w:r w:rsidRPr="00015210">
        <w:t xml:space="preserve">educes </w:t>
      </w:r>
      <w:r w:rsidRPr="00015210">
        <w:rPr>
          <w:lang w:eastAsia="zh-CN"/>
        </w:rPr>
        <w:t>C</w:t>
      </w:r>
      <w:r w:rsidRPr="00015210">
        <w:t>ontribution</w:t>
      </w:r>
      <w:r w:rsidRPr="00015210">
        <w:rPr>
          <w:lang w:eastAsia="zh-CN"/>
        </w:rPr>
        <w:t xml:space="preserve"> (H2)</w:t>
      </w:r>
    </w:p>
    <w:p w14:paraId="30DB9B75" w14:textId="00A49BAF" w:rsidR="00C1485A" w:rsidRPr="00015210" w:rsidRDefault="00BF0DF5" w:rsidP="00BF0DF5">
      <w:pPr>
        <w:pStyle w:val="Paragraph0"/>
      </w:pPr>
      <w:r w:rsidRPr="00015210">
        <w:t>The length slope shows that as the AI answer gets longer, the consequence of having it under the question becomes more deterrent to human contribution. Our coverage account attributes this to breadth: a longer answer signals broader coverage and leaves less new ground for a human to cover. An alternative explanation attributes it to quality: greater length may signal a better answer that is harder to outperform. As Section 3.</w:t>
      </w:r>
      <w:r w:rsidR="00647569" w:rsidRPr="00015210">
        <w:t>4</w:t>
      </w:r>
      <w:r w:rsidRPr="00015210">
        <w:t xml:space="preserve">.2 argues, the answerer can </w:t>
      </w:r>
      <w:r w:rsidR="00647569" w:rsidRPr="00015210">
        <w:t xml:space="preserve">not </w:t>
      </w:r>
      <w:r w:rsidRPr="00015210">
        <w:t>assess quality at a glance and instead reads length as a cue for coverage, so we expect the length slope to reflect coverage rather than perceived quality. We test these against each other in Table 1</w:t>
      </w:r>
      <w:ins w:id="1984" w:author="Xin Li" w:date="2026-08-22T16:13:00Z" w16du:dateUtc="2026-08-22T08:13:00Z">
        <w:r w:rsidR="00717310">
          <w:t>1</w:t>
        </w:r>
      </w:ins>
      <w:del w:id="1985" w:author="Xin Li" w:date="2026-08-22T16:13:00Z" w16du:dateUtc="2026-08-22T08:13:00Z">
        <w:r w:rsidR="004D1041" w:rsidRPr="00015210" w:rsidDel="00717310">
          <w:delText>5</w:delText>
        </w:r>
      </w:del>
      <w:r w:rsidRPr="00015210">
        <w:t>.</w:t>
      </w:r>
    </w:p>
    <w:p w14:paraId="0A3946D3" w14:textId="77777777" w:rsidR="00717310" w:rsidRDefault="00C1485A" w:rsidP="00C1485A">
      <w:pPr>
        <w:pStyle w:val="Paragraph0"/>
        <w:rPr>
          <w:ins w:id="1986" w:author="Xin Li" w:date="2026-08-22T16:09:00Z" w16du:dateUtc="2026-08-22T08:09:00Z"/>
        </w:rPr>
      </w:pPr>
      <w:r w:rsidRPr="00015210">
        <w:t>Column 1 includes only the interaction with answer length, and this interaction is negative and significant (-0.044, p&lt;0.0</w:t>
      </w:r>
      <w:r w:rsidR="00721D51" w:rsidRPr="00015210">
        <w:t>1</w:t>
      </w:r>
      <w:r w:rsidRPr="00015210">
        <w:t>). Column 2 adds the interaction with answer quality. If the length effect operated through perceived quality, controlling for quality should absorb it. The length interaction is unchanged (-0.04</w:t>
      </w:r>
      <w:r w:rsidR="00BF0DF5" w:rsidRPr="00015210">
        <w:t>6</w:t>
      </w:r>
      <w:r w:rsidRPr="00015210">
        <w:t>, p&lt;0.</w:t>
      </w:r>
      <w:r w:rsidR="00BF0DF5" w:rsidRPr="00015210">
        <w:t>0</w:t>
      </w:r>
      <w:r w:rsidRPr="00015210">
        <w:t>0</w:t>
      </w:r>
      <w:r w:rsidR="00721D51" w:rsidRPr="00015210">
        <w:t>1</w:t>
      </w:r>
      <w:r w:rsidRPr="00015210">
        <w:t xml:space="preserve">), which does not support the perceived-quality explanation. </w:t>
      </w:r>
    </w:p>
    <w:p w14:paraId="06C37B76" w14:textId="557E0C8B" w:rsidR="00797DC6" w:rsidRPr="00015210" w:rsidRDefault="00C1485A" w:rsidP="00C1485A">
      <w:pPr>
        <w:pStyle w:val="Paragraph0"/>
        <w:rPr>
          <w:rFonts w:eastAsia="Times New Roman"/>
          <w:color w:val="000000"/>
          <w:szCs w:val="24"/>
        </w:rPr>
      </w:pPr>
      <w:r w:rsidRPr="00015210">
        <w:t xml:space="preserve">Column 3 </w:t>
      </w:r>
      <w:ins w:id="1987" w:author="Xin Li" w:date="2026-08-22T16:10:00Z" w16du:dateUtc="2026-08-22T08:10:00Z">
        <w:r w:rsidR="00717310">
          <w:t xml:space="preserve">conducts the mediation via </w:t>
        </w:r>
      </w:ins>
      <w:del w:id="1988" w:author="Xin Li" w:date="2026-08-22T16:10:00Z" w16du:dateUtc="2026-08-22T08:10:00Z">
        <w:r w:rsidRPr="00015210" w:rsidDel="00717310">
          <w:delText xml:space="preserve">instead adds the interaction with </w:delText>
        </w:r>
      </w:del>
      <w:r w:rsidRPr="00015210">
        <w:t xml:space="preserve">answer coverage. </w:t>
      </w:r>
      <w:r w:rsidRPr="00015210">
        <w:rPr>
          <w:rFonts w:eastAsia="Times New Roman"/>
          <w:color w:val="000000"/>
          <w:szCs w:val="24"/>
        </w:rPr>
        <w:t xml:space="preserve">We measure </w:t>
      </w:r>
      <m:oMath>
        <m:r>
          <w:rPr>
            <w:rFonts w:ascii="Cambria Math" w:eastAsia="Times New Roman" w:hAnsi="Cambria Math"/>
            <w:szCs w:val="24"/>
          </w:rPr>
          <m:t>AnswerCoverag</m:t>
        </m:r>
        <m:sSub>
          <m:sSubPr>
            <m:ctrlPr>
              <w:rPr>
                <w:rFonts w:ascii="Cambria Math" w:eastAsia="Times New Roman" w:hAnsi="Cambria Math"/>
                <w:szCs w:val="24"/>
              </w:rPr>
            </m:ctrlPr>
          </m:sSubPr>
          <m:e>
            <m:r>
              <w:rPr>
                <w:rFonts w:ascii="Cambria Math" w:eastAsia="Times New Roman" w:hAnsi="Cambria Math"/>
                <w:szCs w:val="24"/>
              </w:rPr>
              <m:t>e</m:t>
            </m:r>
          </m:e>
          <m:sub>
            <m:r>
              <w:rPr>
                <w:rFonts w:ascii="Cambria Math" w:eastAsia="Times New Roman" w:hAnsi="Cambria Math"/>
                <w:szCs w:val="24"/>
              </w:rPr>
              <m:t>i</m:t>
            </m:r>
          </m:sub>
        </m:sSub>
      </m:oMath>
      <w:r w:rsidR="00827D2F" w:rsidRPr="00015210">
        <w:rPr>
          <w:rFonts w:eastAsia="Times New Roman"/>
          <w:szCs w:val="24"/>
        </w:rPr>
        <w:t xml:space="preserve"> </w:t>
      </w:r>
      <w:r w:rsidRPr="00015210">
        <w:rPr>
          <w:rFonts w:eastAsia="Times New Roman"/>
          <w:color w:val="000000"/>
          <w:szCs w:val="24"/>
        </w:rPr>
        <w:t xml:space="preserve">as the number of bullet points in the </w:t>
      </w:r>
      <w:r w:rsidR="007E01FF" w:rsidRPr="00015210">
        <w:rPr>
          <w:rFonts w:eastAsia="Times New Roman"/>
          <w:color w:val="000000"/>
          <w:szCs w:val="24"/>
        </w:rPr>
        <w:t>AI</w:t>
      </w:r>
      <w:r w:rsidRPr="00015210">
        <w:rPr>
          <w:rFonts w:eastAsia="Times New Roman"/>
          <w:color w:val="000000"/>
          <w:szCs w:val="24"/>
        </w:rPr>
        <w:t xml:space="preserve"> answer. This count reflects the comprehensiveness and breadth of the content presented to potential contributors. </w:t>
      </w:r>
      <w:r w:rsidRPr="00015210">
        <w:t xml:space="preserve">The interaction with coverage is negative and significant (-0.007, p&lt;0.05), and the length interaction falls in magnitude and drops to marginal significance (-0.028, p&lt;0.1). Coverage absorbs much of the length effect, which supports the explanation that longer answers deter contribution because they leave less room to </w:t>
      </w:r>
      <w:r w:rsidRPr="00015210">
        <w:lastRenderedPageBreak/>
        <w:t>add something new.</w:t>
      </w:r>
    </w:p>
    <w:p w14:paraId="4DE7AF78" w14:textId="301C6FBC" w:rsidR="00C1485A" w:rsidRPr="00015210" w:rsidRDefault="00C1485A" w:rsidP="00C1485A">
      <w:pPr>
        <w:pStyle w:val="TableFiguretitle"/>
      </w:pPr>
      <w:r w:rsidRPr="00015210">
        <w:t>Table 1</w:t>
      </w:r>
      <w:ins w:id="1989" w:author="Xin Li" w:date="2026-08-22T16:13:00Z" w16du:dateUtc="2026-08-22T08:13:00Z">
        <w:r w:rsidR="00717310">
          <w:t>1</w:t>
        </w:r>
      </w:ins>
      <w:del w:id="1990" w:author="Xin Li" w:date="2026-08-22T16:13:00Z" w16du:dateUtc="2026-08-22T08:13:00Z">
        <w:r w:rsidR="004D1041" w:rsidRPr="00015210" w:rsidDel="00717310">
          <w:delText>5</w:delText>
        </w:r>
      </w:del>
      <w:r w:rsidRPr="00015210">
        <w:t>. The role of answer coverage (H2)</w:t>
      </w:r>
    </w:p>
    <w:tbl>
      <w:tblPr>
        <w:tblW w:w="5000" w:type="pct"/>
        <w:jc w:val="center"/>
        <w:tblLayout w:type="fixed"/>
        <w:tblLook w:val="04A0" w:firstRow="1" w:lastRow="0" w:firstColumn="1" w:lastColumn="0" w:noHBand="0" w:noVBand="1"/>
        <w:tblPrChange w:id="1991" w:author="Xin Li" w:date="2026-08-22T08:00:00Z" w16du:dateUtc="2026-08-22T00:00:00Z">
          <w:tblPr>
            <w:tblW w:w="5000" w:type="pct"/>
            <w:jc w:val="center"/>
            <w:tblLayout w:type="fixed"/>
            <w:tblLook w:val="04A0" w:firstRow="1" w:lastRow="0" w:firstColumn="1" w:lastColumn="0" w:noHBand="0" w:noVBand="1"/>
          </w:tblPr>
        </w:tblPrChange>
      </w:tblPr>
      <w:tblGrid>
        <w:gridCol w:w="1780"/>
        <w:gridCol w:w="1391"/>
        <w:gridCol w:w="3489"/>
        <w:gridCol w:w="2700"/>
        <w:tblGridChange w:id="1992">
          <w:tblGrid>
            <w:gridCol w:w="1780"/>
            <w:gridCol w:w="1391"/>
            <w:gridCol w:w="3489"/>
            <w:gridCol w:w="2700"/>
          </w:tblGrid>
        </w:tblGridChange>
      </w:tblGrid>
      <w:tr w:rsidR="000A2973" w:rsidRPr="00015210" w14:paraId="0FF4284C" w14:textId="77777777" w:rsidTr="00417957">
        <w:trPr>
          <w:jc w:val="center"/>
          <w:trPrChange w:id="1993" w:author="Xin Li" w:date="2026-08-22T08:00:00Z" w16du:dateUtc="2026-08-22T00:00:00Z">
            <w:trPr>
              <w:trHeight w:val="320"/>
              <w:jc w:val="center"/>
            </w:trPr>
          </w:trPrChange>
        </w:trPr>
        <w:tc>
          <w:tcPr>
            <w:tcW w:w="1780" w:type="dxa"/>
            <w:tcBorders>
              <w:top w:val="single" w:sz="4" w:space="0" w:color="auto"/>
              <w:left w:val="nil"/>
              <w:bottom w:val="nil"/>
              <w:right w:val="nil"/>
            </w:tcBorders>
            <w:noWrap/>
            <w:hideMark/>
            <w:tcPrChange w:id="1994" w:author="Xin Li" w:date="2026-08-22T08:00:00Z" w16du:dateUtc="2026-08-22T00:00:00Z">
              <w:tcPr>
                <w:tcW w:w="1780" w:type="dxa"/>
                <w:tcBorders>
                  <w:top w:val="single" w:sz="4" w:space="0" w:color="auto"/>
                  <w:left w:val="nil"/>
                  <w:bottom w:val="nil"/>
                  <w:right w:val="nil"/>
                </w:tcBorders>
                <w:noWrap/>
                <w:hideMark/>
              </w:tcPr>
            </w:tcPrChange>
          </w:tcPr>
          <w:p w14:paraId="49A62107" w14:textId="77777777" w:rsidR="000A2973" w:rsidRPr="00015210" w:rsidRDefault="000A2973">
            <w:pPr>
              <w:rPr>
                <w:rFonts w:ascii="Georgia" w:hAnsi="Georgia"/>
                <w:color w:val="000000"/>
                <w:sz w:val="20"/>
                <w:szCs w:val="20"/>
              </w:rPr>
            </w:pPr>
            <w:r w:rsidRPr="00015210">
              <w:rPr>
                <w:rFonts w:ascii="Georgia" w:hAnsi="Georgia"/>
                <w:color w:val="000000"/>
                <w:sz w:val="20"/>
                <w:szCs w:val="20"/>
              </w:rPr>
              <w:t> </w:t>
            </w:r>
          </w:p>
        </w:tc>
        <w:tc>
          <w:tcPr>
            <w:tcW w:w="1391" w:type="dxa"/>
            <w:tcBorders>
              <w:top w:val="single" w:sz="4" w:space="0" w:color="auto"/>
              <w:left w:val="nil"/>
              <w:bottom w:val="nil"/>
              <w:right w:val="nil"/>
            </w:tcBorders>
            <w:noWrap/>
            <w:hideMark/>
            <w:tcPrChange w:id="1995" w:author="Xin Li" w:date="2026-08-22T08:00:00Z" w16du:dateUtc="2026-08-22T00:00:00Z">
              <w:tcPr>
                <w:tcW w:w="1391" w:type="dxa"/>
                <w:tcBorders>
                  <w:top w:val="single" w:sz="4" w:space="0" w:color="auto"/>
                  <w:left w:val="nil"/>
                  <w:bottom w:val="nil"/>
                  <w:right w:val="nil"/>
                </w:tcBorders>
                <w:noWrap/>
                <w:hideMark/>
              </w:tcPr>
            </w:tcPrChange>
          </w:tcPr>
          <w:p w14:paraId="054DEDA7" w14:textId="77777777" w:rsidR="000A2973" w:rsidRPr="00015210" w:rsidRDefault="000A2973">
            <w:pPr>
              <w:jc w:val="center"/>
              <w:rPr>
                <w:color w:val="000000"/>
                <w:sz w:val="20"/>
                <w:szCs w:val="20"/>
              </w:rPr>
            </w:pPr>
            <w:r w:rsidRPr="00015210">
              <w:rPr>
                <w:color w:val="000000"/>
                <w:sz w:val="20"/>
                <w:szCs w:val="20"/>
              </w:rPr>
              <w:t>(1)</w:t>
            </w:r>
          </w:p>
        </w:tc>
        <w:tc>
          <w:tcPr>
            <w:tcW w:w="3489" w:type="dxa"/>
            <w:tcBorders>
              <w:top w:val="single" w:sz="4" w:space="0" w:color="auto"/>
              <w:left w:val="nil"/>
              <w:bottom w:val="nil"/>
              <w:right w:val="nil"/>
            </w:tcBorders>
            <w:noWrap/>
            <w:hideMark/>
            <w:tcPrChange w:id="1996" w:author="Xin Li" w:date="2026-08-22T08:00:00Z" w16du:dateUtc="2026-08-22T00:00:00Z">
              <w:tcPr>
                <w:tcW w:w="3489" w:type="dxa"/>
                <w:tcBorders>
                  <w:top w:val="single" w:sz="4" w:space="0" w:color="auto"/>
                  <w:left w:val="nil"/>
                  <w:bottom w:val="nil"/>
                  <w:right w:val="nil"/>
                </w:tcBorders>
                <w:noWrap/>
                <w:hideMark/>
              </w:tcPr>
            </w:tcPrChange>
          </w:tcPr>
          <w:p w14:paraId="19A2C68F" w14:textId="77777777" w:rsidR="000A2973" w:rsidRPr="00015210" w:rsidRDefault="000A2973">
            <w:pPr>
              <w:jc w:val="center"/>
              <w:rPr>
                <w:color w:val="000000"/>
                <w:sz w:val="20"/>
                <w:szCs w:val="20"/>
              </w:rPr>
            </w:pPr>
            <w:r w:rsidRPr="00015210">
              <w:rPr>
                <w:color w:val="000000"/>
                <w:sz w:val="20"/>
                <w:szCs w:val="20"/>
              </w:rPr>
              <w:t>(2)</w:t>
            </w:r>
          </w:p>
        </w:tc>
        <w:tc>
          <w:tcPr>
            <w:tcW w:w="2700" w:type="dxa"/>
            <w:tcBorders>
              <w:top w:val="single" w:sz="4" w:space="0" w:color="auto"/>
              <w:left w:val="nil"/>
              <w:bottom w:val="nil"/>
              <w:right w:val="nil"/>
            </w:tcBorders>
            <w:noWrap/>
            <w:hideMark/>
            <w:tcPrChange w:id="1997" w:author="Xin Li" w:date="2026-08-22T08:00:00Z" w16du:dateUtc="2026-08-22T00:00:00Z">
              <w:tcPr>
                <w:tcW w:w="2700" w:type="dxa"/>
                <w:tcBorders>
                  <w:top w:val="single" w:sz="4" w:space="0" w:color="auto"/>
                  <w:left w:val="nil"/>
                  <w:bottom w:val="nil"/>
                  <w:right w:val="nil"/>
                </w:tcBorders>
                <w:noWrap/>
                <w:hideMark/>
              </w:tcPr>
            </w:tcPrChange>
          </w:tcPr>
          <w:p w14:paraId="14A819D8" w14:textId="77777777" w:rsidR="000A2973" w:rsidRPr="00015210" w:rsidRDefault="000A2973">
            <w:pPr>
              <w:jc w:val="center"/>
              <w:rPr>
                <w:color w:val="000000"/>
                <w:sz w:val="20"/>
                <w:szCs w:val="20"/>
              </w:rPr>
            </w:pPr>
            <w:r w:rsidRPr="00015210">
              <w:rPr>
                <w:color w:val="000000"/>
                <w:sz w:val="20"/>
                <w:szCs w:val="20"/>
              </w:rPr>
              <w:t>(3)</w:t>
            </w:r>
          </w:p>
        </w:tc>
      </w:tr>
      <w:tr w:rsidR="000A2973" w:rsidRPr="00015210" w14:paraId="1132B1FB" w14:textId="77777777" w:rsidTr="00417957">
        <w:trPr>
          <w:jc w:val="center"/>
          <w:trPrChange w:id="1998" w:author="Xin Li" w:date="2026-08-22T08:00:00Z" w16du:dateUtc="2026-08-22T00:00:00Z">
            <w:trPr>
              <w:trHeight w:val="320"/>
              <w:jc w:val="center"/>
            </w:trPr>
          </w:trPrChange>
        </w:trPr>
        <w:tc>
          <w:tcPr>
            <w:tcW w:w="1780" w:type="dxa"/>
            <w:tcBorders>
              <w:top w:val="nil"/>
              <w:left w:val="nil"/>
              <w:bottom w:val="nil"/>
              <w:right w:val="nil"/>
            </w:tcBorders>
            <w:noWrap/>
            <w:hideMark/>
            <w:tcPrChange w:id="1999" w:author="Xin Li" w:date="2026-08-22T08:00:00Z" w16du:dateUtc="2026-08-22T00:00:00Z">
              <w:tcPr>
                <w:tcW w:w="1780" w:type="dxa"/>
                <w:tcBorders>
                  <w:top w:val="nil"/>
                  <w:left w:val="nil"/>
                  <w:bottom w:val="nil"/>
                  <w:right w:val="nil"/>
                </w:tcBorders>
                <w:noWrap/>
                <w:hideMark/>
              </w:tcPr>
            </w:tcPrChange>
          </w:tcPr>
          <w:p w14:paraId="24BAA143" w14:textId="77777777" w:rsidR="000A2973" w:rsidRPr="00015210" w:rsidRDefault="000A2973">
            <w:pPr>
              <w:rPr>
                <w:rFonts w:ascii="Georgia" w:hAnsi="Georgia"/>
                <w:color w:val="000000"/>
                <w:sz w:val="20"/>
                <w:szCs w:val="20"/>
              </w:rPr>
            </w:pPr>
            <w:r w:rsidRPr="00015210">
              <w:rPr>
                <w:rFonts w:ascii="Georgia" w:hAnsi="Georgia"/>
                <w:color w:val="000000"/>
                <w:sz w:val="20"/>
                <w:szCs w:val="20"/>
              </w:rPr>
              <w:t>DV</w:t>
            </w:r>
          </w:p>
        </w:tc>
        <w:tc>
          <w:tcPr>
            <w:tcW w:w="7580" w:type="dxa"/>
            <w:gridSpan w:val="3"/>
            <w:tcBorders>
              <w:top w:val="nil"/>
              <w:left w:val="nil"/>
              <w:bottom w:val="single" w:sz="4" w:space="0" w:color="auto"/>
              <w:right w:val="nil"/>
            </w:tcBorders>
            <w:hideMark/>
            <w:tcPrChange w:id="2000" w:author="Xin Li" w:date="2026-08-22T08:00:00Z" w16du:dateUtc="2026-08-22T00:00:00Z">
              <w:tcPr>
                <w:tcW w:w="7580" w:type="dxa"/>
                <w:gridSpan w:val="3"/>
                <w:tcBorders>
                  <w:top w:val="nil"/>
                  <w:left w:val="nil"/>
                  <w:bottom w:val="single" w:sz="4" w:space="0" w:color="auto"/>
                  <w:right w:val="nil"/>
                </w:tcBorders>
                <w:hideMark/>
              </w:tcPr>
            </w:tcPrChange>
          </w:tcPr>
          <w:p w14:paraId="26C93CEA" w14:textId="77777777" w:rsidR="000A2973" w:rsidRPr="00015210" w:rsidRDefault="000A2973">
            <w:pPr>
              <w:jc w:val="center"/>
              <w:rPr>
                <w:color w:val="000000"/>
                <w:sz w:val="20"/>
                <w:szCs w:val="20"/>
              </w:rPr>
            </w:pPr>
            <w:r w:rsidRPr="00015210">
              <w:rPr>
                <w:color w:val="000000"/>
                <w:sz w:val="20"/>
                <w:szCs w:val="20"/>
              </w:rPr>
              <w:t>Log(answer number in 7 days)</w:t>
            </w:r>
          </w:p>
        </w:tc>
      </w:tr>
      <w:tr w:rsidR="000A2973" w:rsidRPr="00015210" w14:paraId="06207ADB" w14:textId="77777777" w:rsidTr="00417957">
        <w:trPr>
          <w:jc w:val="center"/>
          <w:trPrChange w:id="2001" w:author="Xin Li" w:date="2026-08-22T08:00:00Z" w16du:dateUtc="2026-08-22T00:00:00Z">
            <w:trPr>
              <w:trHeight w:val="320"/>
              <w:jc w:val="center"/>
            </w:trPr>
          </w:trPrChange>
        </w:trPr>
        <w:tc>
          <w:tcPr>
            <w:tcW w:w="1780" w:type="dxa"/>
            <w:vMerge w:val="restart"/>
            <w:tcBorders>
              <w:top w:val="nil"/>
              <w:left w:val="nil"/>
              <w:bottom w:val="nil"/>
              <w:right w:val="nil"/>
            </w:tcBorders>
            <w:noWrap/>
            <w:hideMark/>
            <w:tcPrChange w:id="2002" w:author="Xin Li" w:date="2026-08-22T08:00:00Z" w16du:dateUtc="2026-08-22T00:00:00Z">
              <w:tcPr>
                <w:tcW w:w="1780" w:type="dxa"/>
                <w:vMerge w:val="restart"/>
                <w:tcBorders>
                  <w:top w:val="nil"/>
                  <w:left w:val="nil"/>
                  <w:bottom w:val="nil"/>
                  <w:right w:val="nil"/>
                </w:tcBorders>
                <w:noWrap/>
                <w:hideMark/>
              </w:tcPr>
            </w:tcPrChange>
          </w:tcPr>
          <w:p w14:paraId="60E29CE9"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391" w:type="dxa"/>
            <w:tcBorders>
              <w:top w:val="nil"/>
              <w:left w:val="nil"/>
              <w:bottom w:val="nil"/>
              <w:right w:val="nil"/>
            </w:tcBorders>
            <w:noWrap/>
            <w:hideMark/>
            <w:tcPrChange w:id="2003" w:author="Xin Li" w:date="2026-08-22T08:00:00Z" w16du:dateUtc="2026-08-22T00:00:00Z">
              <w:tcPr>
                <w:tcW w:w="1391" w:type="dxa"/>
                <w:tcBorders>
                  <w:top w:val="nil"/>
                  <w:left w:val="nil"/>
                  <w:bottom w:val="nil"/>
                  <w:right w:val="nil"/>
                </w:tcBorders>
                <w:noWrap/>
                <w:hideMark/>
              </w:tcPr>
            </w:tcPrChange>
          </w:tcPr>
          <w:p w14:paraId="70AA6F5B" w14:textId="77777777" w:rsidR="000A2973" w:rsidRPr="00015210" w:rsidRDefault="000A2973">
            <w:pPr>
              <w:jc w:val="center"/>
              <w:rPr>
                <w:color w:val="000000"/>
                <w:sz w:val="20"/>
                <w:szCs w:val="20"/>
              </w:rPr>
            </w:pPr>
            <w:r w:rsidRPr="00015210">
              <w:rPr>
                <w:color w:val="000000"/>
                <w:sz w:val="20"/>
                <w:szCs w:val="20"/>
              </w:rPr>
              <w:t>0.202**</w:t>
            </w:r>
          </w:p>
        </w:tc>
        <w:tc>
          <w:tcPr>
            <w:tcW w:w="3489" w:type="dxa"/>
            <w:tcBorders>
              <w:top w:val="nil"/>
              <w:left w:val="nil"/>
              <w:bottom w:val="nil"/>
              <w:right w:val="nil"/>
            </w:tcBorders>
            <w:noWrap/>
            <w:hideMark/>
            <w:tcPrChange w:id="2004" w:author="Xin Li" w:date="2026-08-22T08:00:00Z" w16du:dateUtc="2026-08-22T00:00:00Z">
              <w:tcPr>
                <w:tcW w:w="3489" w:type="dxa"/>
                <w:tcBorders>
                  <w:top w:val="nil"/>
                  <w:left w:val="nil"/>
                  <w:bottom w:val="nil"/>
                  <w:right w:val="nil"/>
                </w:tcBorders>
                <w:noWrap/>
                <w:hideMark/>
              </w:tcPr>
            </w:tcPrChange>
          </w:tcPr>
          <w:p w14:paraId="557EF8A8" w14:textId="77777777" w:rsidR="000A2973" w:rsidRPr="00015210" w:rsidRDefault="000A2973">
            <w:pPr>
              <w:jc w:val="center"/>
              <w:rPr>
                <w:color w:val="000000"/>
                <w:sz w:val="20"/>
                <w:szCs w:val="20"/>
              </w:rPr>
            </w:pPr>
            <w:r w:rsidRPr="00015210">
              <w:rPr>
                <w:color w:val="000000"/>
                <w:sz w:val="20"/>
                <w:szCs w:val="20"/>
              </w:rPr>
              <w:t>0.188*</w:t>
            </w:r>
          </w:p>
        </w:tc>
        <w:tc>
          <w:tcPr>
            <w:tcW w:w="2700" w:type="dxa"/>
            <w:tcBorders>
              <w:top w:val="nil"/>
              <w:left w:val="nil"/>
              <w:bottom w:val="nil"/>
              <w:right w:val="nil"/>
            </w:tcBorders>
            <w:noWrap/>
            <w:hideMark/>
            <w:tcPrChange w:id="2005" w:author="Xin Li" w:date="2026-08-22T08:00:00Z" w16du:dateUtc="2026-08-22T00:00:00Z">
              <w:tcPr>
                <w:tcW w:w="2700" w:type="dxa"/>
                <w:tcBorders>
                  <w:top w:val="nil"/>
                  <w:left w:val="nil"/>
                  <w:bottom w:val="nil"/>
                  <w:right w:val="nil"/>
                </w:tcBorders>
                <w:noWrap/>
                <w:hideMark/>
              </w:tcPr>
            </w:tcPrChange>
          </w:tcPr>
          <w:p w14:paraId="031635F4" w14:textId="77777777" w:rsidR="000A2973" w:rsidRPr="00015210" w:rsidRDefault="000A2973">
            <w:pPr>
              <w:jc w:val="center"/>
              <w:rPr>
                <w:color w:val="000000"/>
                <w:sz w:val="20"/>
                <w:szCs w:val="20"/>
              </w:rPr>
            </w:pPr>
            <w:r w:rsidRPr="00015210">
              <w:rPr>
                <w:color w:val="000000"/>
                <w:sz w:val="20"/>
                <w:szCs w:val="20"/>
              </w:rPr>
              <w:t>0.129</w:t>
            </w:r>
          </w:p>
        </w:tc>
      </w:tr>
      <w:tr w:rsidR="000A2973" w:rsidRPr="00015210" w14:paraId="3C85A0FA" w14:textId="77777777" w:rsidTr="00417957">
        <w:trPr>
          <w:jc w:val="center"/>
          <w:trPrChange w:id="2006" w:author="Xin Li" w:date="2026-08-22T08:00:00Z" w16du:dateUtc="2026-08-22T00:00:00Z">
            <w:trPr>
              <w:trHeight w:val="320"/>
              <w:jc w:val="center"/>
            </w:trPr>
          </w:trPrChange>
        </w:trPr>
        <w:tc>
          <w:tcPr>
            <w:tcW w:w="1780" w:type="dxa"/>
            <w:vMerge/>
            <w:tcBorders>
              <w:top w:val="nil"/>
              <w:left w:val="nil"/>
              <w:bottom w:val="nil"/>
              <w:right w:val="nil"/>
            </w:tcBorders>
            <w:hideMark/>
            <w:tcPrChange w:id="2007" w:author="Xin Li" w:date="2026-08-22T08:00:00Z" w16du:dateUtc="2026-08-22T00:00:00Z">
              <w:tcPr>
                <w:tcW w:w="1780" w:type="dxa"/>
                <w:vMerge/>
                <w:tcBorders>
                  <w:top w:val="nil"/>
                  <w:left w:val="nil"/>
                  <w:bottom w:val="nil"/>
                  <w:right w:val="nil"/>
                </w:tcBorders>
                <w:hideMark/>
              </w:tcPr>
            </w:tcPrChange>
          </w:tcPr>
          <w:p w14:paraId="2715D34B"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Change w:id="2008" w:author="Xin Li" w:date="2026-08-22T08:00:00Z" w16du:dateUtc="2026-08-22T00:00:00Z">
              <w:tcPr>
                <w:tcW w:w="1391" w:type="dxa"/>
                <w:tcBorders>
                  <w:top w:val="nil"/>
                  <w:left w:val="nil"/>
                  <w:bottom w:val="nil"/>
                  <w:right w:val="nil"/>
                </w:tcBorders>
                <w:noWrap/>
                <w:hideMark/>
              </w:tcPr>
            </w:tcPrChange>
          </w:tcPr>
          <w:p w14:paraId="0B57A369" w14:textId="77777777" w:rsidR="000A2973" w:rsidRPr="00015210" w:rsidRDefault="000A2973">
            <w:pPr>
              <w:jc w:val="center"/>
              <w:rPr>
                <w:color w:val="000000"/>
                <w:sz w:val="20"/>
                <w:szCs w:val="20"/>
              </w:rPr>
            </w:pPr>
            <w:r w:rsidRPr="00015210">
              <w:rPr>
                <w:color w:val="000000"/>
                <w:sz w:val="20"/>
                <w:szCs w:val="20"/>
              </w:rPr>
              <w:t>(0.078)</w:t>
            </w:r>
          </w:p>
        </w:tc>
        <w:tc>
          <w:tcPr>
            <w:tcW w:w="3489" w:type="dxa"/>
            <w:tcBorders>
              <w:top w:val="nil"/>
              <w:left w:val="nil"/>
              <w:bottom w:val="nil"/>
              <w:right w:val="nil"/>
            </w:tcBorders>
            <w:noWrap/>
            <w:hideMark/>
            <w:tcPrChange w:id="2009" w:author="Xin Li" w:date="2026-08-22T08:00:00Z" w16du:dateUtc="2026-08-22T00:00:00Z">
              <w:tcPr>
                <w:tcW w:w="3489" w:type="dxa"/>
                <w:tcBorders>
                  <w:top w:val="nil"/>
                  <w:left w:val="nil"/>
                  <w:bottom w:val="nil"/>
                  <w:right w:val="nil"/>
                </w:tcBorders>
                <w:noWrap/>
                <w:hideMark/>
              </w:tcPr>
            </w:tcPrChange>
          </w:tcPr>
          <w:p w14:paraId="3C24A3B3" w14:textId="77777777" w:rsidR="000A2973" w:rsidRPr="00015210" w:rsidRDefault="000A2973">
            <w:pPr>
              <w:jc w:val="center"/>
              <w:rPr>
                <w:color w:val="000000"/>
                <w:sz w:val="20"/>
                <w:szCs w:val="20"/>
              </w:rPr>
            </w:pPr>
            <w:r w:rsidRPr="00015210">
              <w:rPr>
                <w:color w:val="000000"/>
                <w:sz w:val="20"/>
                <w:szCs w:val="20"/>
              </w:rPr>
              <w:t>(0.080)</w:t>
            </w:r>
          </w:p>
        </w:tc>
        <w:tc>
          <w:tcPr>
            <w:tcW w:w="2700" w:type="dxa"/>
            <w:tcBorders>
              <w:top w:val="nil"/>
              <w:left w:val="nil"/>
              <w:bottom w:val="nil"/>
              <w:right w:val="nil"/>
            </w:tcBorders>
            <w:noWrap/>
            <w:hideMark/>
            <w:tcPrChange w:id="2010" w:author="Xin Li" w:date="2026-08-22T08:00:00Z" w16du:dateUtc="2026-08-22T00:00:00Z">
              <w:tcPr>
                <w:tcW w:w="2700" w:type="dxa"/>
                <w:tcBorders>
                  <w:top w:val="nil"/>
                  <w:left w:val="nil"/>
                  <w:bottom w:val="nil"/>
                  <w:right w:val="nil"/>
                </w:tcBorders>
                <w:noWrap/>
                <w:hideMark/>
              </w:tcPr>
            </w:tcPrChange>
          </w:tcPr>
          <w:p w14:paraId="64A8D87A" w14:textId="77777777" w:rsidR="000A2973" w:rsidRPr="00015210" w:rsidRDefault="000A2973">
            <w:pPr>
              <w:jc w:val="center"/>
              <w:rPr>
                <w:color w:val="000000"/>
                <w:sz w:val="20"/>
                <w:szCs w:val="20"/>
              </w:rPr>
            </w:pPr>
            <w:r w:rsidRPr="00015210">
              <w:rPr>
                <w:color w:val="000000"/>
                <w:sz w:val="20"/>
                <w:szCs w:val="20"/>
              </w:rPr>
              <w:t>(0.087)</w:t>
            </w:r>
          </w:p>
        </w:tc>
      </w:tr>
      <w:tr w:rsidR="000A2973" w:rsidRPr="00015210" w14:paraId="6F79A870" w14:textId="77777777" w:rsidTr="00417957">
        <w:trPr>
          <w:jc w:val="center"/>
          <w:trPrChange w:id="2011" w:author="Xin Li" w:date="2026-08-22T08:00:00Z" w16du:dateUtc="2026-08-22T00:00:00Z">
            <w:trPr>
              <w:trHeight w:val="320"/>
              <w:jc w:val="center"/>
            </w:trPr>
          </w:trPrChange>
        </w:trPr>
        <w:tc>
          <w:tcPr>
            <w:tcW w:w="1780" w:type="dxa"/>
            <w:vMerge w:val="restart"/>
            <w:tcBorders>
              <w:top w:val="nil"/>
              <w:left w:val="nil"/>
              <w:bottom w:val="nil"/>
              <w:right w:val="nil"/>
            </w:tcBorders>
            <w:noWrap/>
            <w:hideMark/>
            <w:tcPrChange w:id="2012" w:author="Xin Li" w:date="2026-08-22T08:00:00Z" w16du:dateUtc="2026-08-22T00:00:00Z">
              <w:tcPr>
                <w:tcW w:w="1780" w:type="dxa"/>
                <w:vMerge w:val="restart"/>
                <w:tcBorders>
                  <w:top w:val="nil"/>
                  <w:left w:val="nil"/>
                  <w:bottom w:val="nil"/>
                  <w:right w:val="nil"/>
                </w:tcBorders>
                <w:noWrap/>
                <w:hideMark/>
              </w:tcPr>
            </w:tcPrChange>
          </w:tcPr>
          <w:p w14:paraId="6D7D7CCC"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1391" w:type="dxa"/>
            <w:tcBorders>
              <w:top w:val="nil"/>
              <w:left w:val="nil"/>
              <w:bottom w:val="nil"/>
              <w:right w:val="nil"/>
            </w:tcBorders>
            <w:noWrap/>
            <w:hideMark/>
            <w:tcPrChange w:id="2013" w:author="Xin Li" w:date="2026-08-22T08:00:00Z" w16du:dateUtc="2026-08-22T00:00:00Z">
              <w:tcPr>
                <w:tcW w:w="1391" w:type="dxa"/>
                <w:tcBorders>
                  <w:top w:val="nil"/>
                  <w:left w:val="nil"/>
                  <w:bottom w:val="nil"/>
                  <w:right w:val="nil"/>
                </w:tcBorders>
                <w:noWrap/>
                <w:hideMark/>
              </w:tcPr>
            </w:tcPrChange>
          </w:tcPr>
          <w:p w14:paraId="0229801F" w14:textId="77777777" w:rsidR="000A2973" w:rsidRPr="00015210" w:rsidRDefault="000A2973">
            <w:pPr>
              <w:jc w:val="center"/>
              <w:rPr>
                <w:color w:val="000000"/>
                <w:sz w:val="20"/>
                <w:szCs w:val="20"/>
              </w:rPr>
            </w:pPr>
            <w:r w:rsidRPr="00015210">
              <w:rPr>
                <w:color w:val="000000"/>
                <w:sz w:val="20"/>
                <w:szCs w:val="20"/>
              </w:rPr>
              <w:t>-0.044**</w:t>
            </w:r>
          </w:p>
        </w:tc>
        <w:tc>
          <w:tcPr>
            <w:tcW w:w="3489" w:type="dxa"/>
            <w:tcBorders>
              <w:top w:val="nil"/>
              <w:left w:val="nil"/>
              <w:bottom w:val="nil"/>
              <w:right w:val="nil"/>
            </w:tcBorders>
            <w:noWrap/>
            <w:hideMark/>
            <w:tcPrChange w:id="2014" w:author="Xin Li" w:date="2026-08-22T08:00:00Z" w16du:dateUtc="2026-08-22T00:00:00Z">
              <w:tcPr>
                <w:tcW w:w="3489" w:type="dxa"/>
                <w:tcBorders>
                  <w:top w:val="nil"/>
                  <w:left w:val="nil"/>
                  <w:bottom w:val="nil"/>
                  <w:right w:val="nil"/>
                </w:tcBorders>
                <w:noWrap/>
                <w:hideMark/>
              </w:tcPr>
            </w:tcPrChange>
          </w:tcPr>
          <w:p w14:paraId="0D24C8DB" w14:textId="77777777" w:rsidR="000A2973" w:rsidRPr="00015210" w:rsidRDefault="000A2973">
            <w:pPr>
              <w:jc w:val="center"/>
              <w:rPr>
                <w:color w:val="000000"/>
                <w:sz w:val="20"/>
                <w:szCs w:val="20"/>
              </w:rPr>
            </w:pPr>
            <w:r w:rsidRPr="00015210">
              <w:rPr>
                <w:color w:val="000000"/>
                <w:sz w:val="20"/>
                <w:szCs w:val="20"/>
              </w:rPr>
              <w:t>-0.046***</w:t>
            </w:r>
          </w:p>
        </w:tc>
        <w:tc>
          <w:tcPr>
            <w:tcW w:w="2700" w:type="dxa"/>
            <w:tcBorders>
              <w:top w:val="nil"/>
              <w:left w:val="nil"/>
              <w:bottom w:val="nil"/>
              <w:right w:val="nil"/>
            </w:tcBorders>
            <w:noWrap/>
            <w:hideMark/>
            <w:tcPrChange w:id="2015" w:author="Xin Li" w:date="2026-08-22T08:00:00Z" w16du:dateUtc="2026-08-22T00:00:00Z">
              <w:tcPr>
                <w:tcW w:w="2700" w:type="dxa"/>
                <w:tcBorders>
                  <w:top w:val="nil"/>
                  <w:left w:val="nil"/>
                  <w:bottom w:val="nil"/>
                  <w:right w:val="nil"/>
                </w:tcBorders>
                <w:noWrap/>
                <w:hideMark/>
              </w:tcPr>
            </w:tcPrChange>
          </w:tcPr>
          <w:p w14:paraId="573A37C0" w14:textId="7D078C73" w:rsidR="000A2973" w:rsidRPr="00015210" w:rsidRDefault="000A2973">
            <w:pPr>
              <w:jc w:val="center"/>
              <w:rPr>
                <w:rFonts w:ascii="Heiti TC" w:eastAsia="Heiti TC" w:hAnsi="Heiti TC" w:cs="Heiti TC"/>
                <w:color w:val="000000"/>
                <w:sz w:val="20"/>
                <w:szCs w:val="20"/>
              </w:rPr>
            </w:pPr>
            <w:r w:rsidRPr="00015210">
              <w:rPr>
                <w:color w:val="000000"/>
                <w:sz w:val="20"/>
                <w:szCs w:val="20"/>
              </w:rPr>
              <w:t>-0.028</w:t>
            </w:r>
            <w:r w:rsidR="00BF0DF5" w:rsidRPr="00015210">
              <w:rPr>
                <w:rFonts w:ascii="Heiti TC" w:eastAsia="Heiti TC" w:hAnsi="Heiti TC" w:cs="Heiti TC"/>
                <w:color w:val="000000"/>
                <w:sz w:val="20"/>
                <w:szCs w:val="20"/>
              </w:rPr>
              <w:t>.</w:t>
            </w:r>
          </w:p>
        </w:tc>
      </w:tr>
      <w:tr w:rsidR="000A2973" w:rsidRPr="00015210" w14:paraId="51C287A4" w14:textId="77777777" w:rsidTr="00417957">
        <w:trPr>
          <w:jc w:val="center"/>
          <w:trPrChange w:id="2016" w:author="Xin Li" w:date="2026-08-22T08:00:00Z" w16du:dateUtc="2026-08-22T00:00:00Z">
            <w:trPr>
              <w:trHeight w:val="320"/>
              <w:jc w:val="center"/>
            </w:trPr>
          </w:trPrChange>
        </w:trPr>
        <w:tc>
          <w:tcPr>
            <w:tcW w:w="1780" w:type="dxa"/>
            <w:vMerge/>
            <w:tcBorders>
              <w:top w:val="nil"/>
              <w:left w:val="nil"/>
              <w:bottom w:val="nil"/>
              <w:right w:val="nil"/>
            </w:tcBorders>
            <w:hideMark/>
            <w:tcPrChange w:id="2017" w:author="Xin Li" w:date="2026-08-22T08:00:00Z" w16du:dateUtc="2026-08-22T00:00:00Z">
              <w:tcPr>
                <w:tcW w:w="1780" w:type="dxa"/>
                <w:vMerge/>
                <w:tcBorders>
                  <w:top w:val="nil"/>
                  <w:left w:val="nil"/>
                  <w:bottom w:val="nil"/>
                  <w:right w:val="nil"/>
                </w:tcBorders>
                <w:hideMark/>
              </w:tcPr>
            </w:tcPrChange>
          </w:tcPr>
          <w:p w14:paraId="293FD098"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Change w:id="2018" w:author="Xin Li" w:date="2026-08-22T08:00:00Z" w16du:dateUtc="2026-08-22T00:00:00Z">
              <w:tcPr>
                <w:tcW w:w="1391" w:type="dxa"/>
                <w:tcBorders>
                  <w:top w:val="nil"/>
                  <w:left w:val="nil"/>
                  <w:bottom w:val="nil"/>
                  <w:right w:val="nil"/>
                </w:tcBorders>
                <w:noWrap/>
                <w:hideMark/>
              </w:tcPr>
            </w:tcPrChange>
          </w:tcPr>
          <w:p w14:paraId="10320D18" w14:textId="77777777" w:rsidR="000A2973" w:rsidRPr="00015210" w:rsidRDefault="000A2973">
            <w:pPr>
              <w:jc w:val="center"/>
              <w:rPr>
                <w:color w:val="000000"/>
                <w:sz w:val="20"/>
                <w:szCs w:val="20"/>
              </w:rPr>
            </w:pPr>
            <w:r w:rsidRPr="00015210">
              <w:rPr>
                <w:color w:val="000000"/>
                <w:sz w:val="20"/>
                <w:szCs w:val="20"/>
              </w:rPr>
              <w:t>(0.014)</w:t>
            </w:r>
          </w:p>
        </w:tc>
        <w:tc>
          <w:tcPr>
            <w:tcW w:w="3489" w:type="dxa"/>
            <w:tcBorders>
              <w:top w:val="nil"/>
              <w:left w:val="nil"/>
              <w:bottom w:val="nil"/>
              <w:right w:val="nil"/>
            </w:tcBorders>
            <w:noWrap/>
            <w:hideMark/>
            <w:tcPrChange w:id="2019" w:author="Xin Li" w:date="2026-08-22T08:00:00Z" w16du:dateUtc="2026-08-22T00:00:00Z">
              <w:tcPr>
                <w:tcW w:w="3489" w:type="dxa"/>
                <w:tcBorders>
                  <w:top w:val="nil"/>
                  <w:left w:val="nil"/>
                  <w:bottom w:val="nil"/>
                  <w:right w:val="nil"/>
                </w:tcBorders>
                <w:noWrap/>
                <w:hideMark/>
              </w:tcPr>
            </w:tcPrChange>
          </w:tcPr>
          <w:p w14:paraId="6B2D1C32" w14:textId="77777777" w:rsidR="000A2973" w:rsidRPr="00015210" w:rsidRDefault="000A2973">
            <w:pPr>
              <w:jc w:val="center"/>
              <w:rPr>
                <w:color w:val="000000"/>
                <w:sz w:val="20"/>
                <w:szCs w:val="20"/>
              </w:rPr>
            </w:pPr>
            <w:r w:rsidRPr="00015210">
              <w:rPr>
                <w:color w:val="000000"/>
                <w:sz w:val="20"/>
                <w:szCs w:val="20"/>
              </w:rPr>
              <w:t>(0.014)</w:t>
            </w:r>
          </w:p>
        </w:tc>
        <w:tc>
          <w:tcPr>
            <w:tcW w:w="2700" w:type="dxa"/>
            <w:tcBorders>
              <w:top w:val="nil"/>
              <w:left w:val="nil"/>
              <w:bottom w:val="nil"/>
              <w:right w:val="nil"/>
            </w:tcBorders>
            <w:noWrap/>
            <w:hideMark/>
            <w:tcPrChange w:id="2020" w:author="Xin Li" w:date="2026-08-22T08:00:00Z" w16du:dateUtc="2026-08-22T00:00:00Z">
              <w:tcPr>
                <w:tcW w:w="2700" w:type="dxa"/>
                <w:tcBorders>
                  <w:top w:val="nil"/>
                  <w:left w:val="nil"/>
                  <w:bottom w:val="nil"/>
                  <w:right w:val="nil"/>
                </w:tcBorders>
                <w:noWrap/>
                <w:hideMark/>
              </w:tcPr>
            </w:tcPrChange>
          </w:tcPr>
          <w:p w14:paraId="3C9F9922" w14:textId="77777777" w:rsidR="000A2973" w:rsidRPr="00015210" w:rsidRDefault="000A2973">
            <w:pPr>
              <w:jc w:val="center"/>
              <w:rPr>
                <w:color w:val="000000"/>
                <w:sz w:val="20"/>
                <w:szCs w:val="20"/>
              </w:rPr>
            </w:pPr>
            <w:r w:rsidRPr="00015210">
              <w:rPr>
                <w:color w:val="000000"/>
                <w:sz w:val="20"/>
                <w:szCs w:val="20"/>
              </w:rPr>
              <w:t>(0.016)</w:t>
            </w:r>
          </w:p>
        </w:tc>
      </w:tr>
      <w:tr w:rsidR="000A2973" w:rsidRPr="00015210" w14:paraId="706EAACE" w14:textId="77777777" w:rsidTr="00417957">
        <w:trPr>
          <w:jc w:val="center"/>
          <w:trPrChange w:id="2021" w:author="Xin Li" w:date="2026-08-22T08:00:00Z" w16du:dateUtc="2026-08-22T00:00:00Z">
            <w:trPr>
              <w:trHeight w:val="320"/>
              <w:jc w:val="center"/>
            </w:trPr>
          </w:trPrChange>
        </w:trPr>
        <w:tc>
          <w:tcPr>
            <w:tcW w:w="1780" w:type="dxa"/>
            <w:vMerge w:val="restart"/>
            <w:tcBorders>
              <w:top w:val="nil"/>
              <w:left w:val="nil"/>
              <w:bottom w:val="nil"/>
              <w:right w:val="nil"/>
            </w:tcBorders>
            <w:noWrap/>
            <w:hideMark/>
            <w:tcPrChange w:id="2022" w:author="Xin Li" w:date="2026-08-22T08:00:00Z" w16du:dateUtc="2026-08-22T00:00:00Z">
              <w:tcPr>
                <w:tcW w:w="1780" w:type="dxa"/>
                <w:vMerge w:val="restart"/>
                <w:tcBorders>
                  <w:top w:val="nil"/>
                  <w:left w:val="nil"/>
                  <w:bottom w:val="nil"/>
                  <w:right w:val="nil"/>
                </w:tcBorders>
                <w:noWrap/>
                <w:hideMark/>
              </w:tcPr>
            </w:tcPrChange>
          </w:tcPr>
          <w:p w14:paraId="2EDA73B3"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1391" w:type="dxa"/>
            <w:tcBorders>
              <w:top w:val="nil"/>
              <w:left w:val="nil"/>
              <w:bottom w:val="nil"/>
              <w:right w:val="nil"/>
            </w:tcBorders>
            <w:noWrap/>
            <w:hideMark/>
            <w:tcPrChange w:id="2023" w:author="Xin Li" w:date="2026-08-22T08:00:00Z" w16du:dateUtc="2026-08-22T00:00:00Z">
              <w:tcPr>
                <w:tcW w:w="1391" w:type="dxa"/>
                <w:tcBorders>
                  <w:top w:val="nil"/>
                  <w:left w:val="nil"/>
                  <w:bottom w:val="nil"/>
                  <w:right w:val="nil"/>
                </w:tcBorders>
                <w:noWrap/>
                <w:hideMark/>
              </w:tcPr>
            </w:tcPrChange>
          </w:tcPr>
          <w:p w14:paraId="0D955AB2"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c>
          <w:tcPr>
            <w:tcW w:w="3489" w:type="dxa"/>
            <w:tcBorders>
              <w:top w:val="nil"/>
              <w:left w:val="nil"/>
              <w:bottom w:val="nil"/>
              <w:right w:val="nil"/>
            </w:tcBorders>
            <w:noWrap/>
            <w:hideMark/>
            <w:tcPrChange w:id="2024" w:author="Xin Li" w:date="2026-08-22T08:00:00Z" w16du:dateUtc="2026-08-22T00:00:00Z">
              <w:tcPr>
                <w:tcW w:w="3489" w:type="dxa"/>
                <w:tcBorders>
                  <w:top w:val="nil"/>
                  <w:left w:val="nil"/>
                  <w:bottom w:val="nil"/>
                  <w:right w:val="nil"/>
                </w:tcBorders>
                <w:noWrap/>
                <w:hideMark/>
              </w:tcPr>
            </w:tcPrChange>
          </w:tcPr>
          <w:p w14:paraId="35C508C6" w14:textId="77777777" w:rsidR="000A2973" w:rsidRPr="00015210" w:rsidRDefault="000A2973">
            <w:pPr>
              <w:jc w:val="center"/>
              <w:rPr>
                <w:color w:val="000000"/>
                <w:sz w:val="20"/>
                <w:szCs w:val="20"/>
              </w:rPr>
            </w:pPr>
            <w:r w:rsidRPr="00015210">
              <w:rPr>
                <w:color w:val="000000"/>
                <w:sz w:val="20"/>
                <w:szCs w:val="20"/>
              </w:rPr>
              <w:t>0.004</w:t>
            </w:r>
          </w:p>
        </w:tc>
        <w:tc>
          <w:tcPr>
            <w:tcW w:w="2700" w:type="dxa"/>
            <w:tcBorders>
              <w:top w:val="nil"/>
              <w:left w:val="nil"/>
              <w:bottom w:val="nil"/>
              <w:right w:val="nil"/>
            </w:tcBorders>
            <w:noWrap/>
            <w:hideMark/>
            <w:tcPrChange w:id="2025" w:author="Xin Li" w:date="2026-08-22T08:00:00Z" w16du:dateUtc="2026-08-22T00:00:00Z">
              <w:tcPr>
                <w:tcW w:w="2700" w:type="dxa"/>
                <w:tcBorders>
                  <w:top w:val="nil"/>
                  <w:left w:val="nil"/>
                  <w:bottom w:val="nil"/>
                  <w:right w:val="nil"/>
                </w:tcBorders>
                <w:noWrap/>
                <w:hideMark/>
              </w:tcPr>
            </w:tcPrChange>
          </w:tcPr>
          <w:p w14:paraId="62EE70EA"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r>
      <w:tr w:rsidR="000A2973" w:rsidRPr="00015210" w14:paraId="4658A740" w14:textId="77777777" w:rsidTr="00417957">
        <w:trPr>
          <w:jc w:val="center"/>
          <w:trPrChange w:id="2026" w:author="Xin Li" w:date="2026-08-22T08:00:00Z" w16du:dateUtc="2026-08-22T00:00:00Z">
            <w:trPr>
              <w:trHeight w:val="320"/>
              <w:jc w:val="center"/>
            </w:trPr>
          </w:trPrChange>
        </w:trPr>
        <w:tc>
          <w:tcPr>
            <w:tcW w:w="1780" w:type="dxa"/>
            <w:vMerge/>
            <w:tcBorders>
              <w:top w:val="nil"/>
              <w:left w:val="nil"/>
              <w:bottom w:val="nil"/>
              <w:right w:val="nil"/>
            </w:tcBorders>
            <w:hideMark/>
            <w:tcPrChange w:id="2027" w:author="Xin Li" w:date="2026-08-22T08:00:00Z" w16du:dateUtc="2026-08-22T00:00:00Z">
              <w:tcPr>
                <w:tcW w:w="1780" w:type="dxa"/>
                <w:vMerge/>
                <w:tcBorders>
                  <w:top w:val="nil"/>
                  <w:left w:val="nil"/>
                  <w:bottom w:val="nil"/>
                  <w:right w:val="nil"/>
                </w:tcBorders>
                <w:hideMark/>
              </w:tcPr>
            </w:tcPrChange>
          </w:tcPr>
          <w:p w14:paraId="609B8CF5"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Change w:id="2028" w:author="Xin Li" w:date="2026-08-22T08:00:00Z" w16du:dateUtc="2026-08-22T00:00:00Z">
              <w:tcPr>
                <w:tcW w:w="1391" w:type="dxa"/>
                <w:tcBorders>
                  <w:top w:val="nil"/>
                  <w:left w:val="nil"/>
                  <w:bottom w:val="nil"/>
                  <w:right w:val="nil"/>
                </w:tcBorders>
                <w:noWrap/>
                <w:hideMark/>
              </w:tcPr>
            </w:tcPrChange>
          </w:tcPr>
          <w:p w14:paraId="4A7B710A"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c>
          <w:tcPr>
            <w:tcW w:w="3489" w:type="dxa"/>
            <w:tcBorders>
              <w:top w:val="nil"/>
              <w:left w:val="nil"/>
              <w:bottom w:val="nil"/>
              <w:right w:val="nil"/>
            </w:tcBorders>
            <w:noWrap/>
            <w:hideMark/>
            <w:tcPrChange w:id="2029" w:author="Xin Li" w:date="2026-08-22T08:00:00Z" w16du:dateUtc="2026-08-22T00:00:00Z">
              <w:tcPr>
                <w:tcW w:w="3489" w:type="dxa"/>
                <w:tcBorders>
                  <w:top w:val="nil"/>
                  <w:left w:val="nil"/>
                  <w:bottom w:val="nil"/>
                  <w:right w:val="nil"/>
                </w:tcBorders>
                <w:noWrap/>
                <w:hideMark/>
              </w:tcPr>
            </w:tcPrChange>
          </w:tcPr>
          <w:p w14:paraId="7CAC64E5" w14:textId="77777777" w:rsidR="000A2973" w:rsidRPr="00015210" w:rsidRDefault="000A2973">
            <w:pPr>
              <w:jc w:val="center"/>
              <w:rPr>
                <w:color w:val="000000"/>
                <w:sz w:val="20"/>
                <w:szCs w:val="20"/>
              </w:rPr>
            </w:pPr>
            <w:r w:rsidRPr="00015210">
              <w:rPr>
                <w:color w:val="000000"/>
                <w:sz w:val="20"/>
                <w:szCs w:val="20"/>
              </w:rPr>
              <w:t>(0.004)</w:t>
            </w:r>
          </w:p>
        </w:tc>
        <w:tc>
          <w:tcPr>
            <w:tcW w:w="2700" w:type="dxa"/>
            <w:tcBorders>
              <w:top w:val="nil"/>
              <w:left w:val="nil"/>
              <w:bottom w:val="nil"/>
              <w:right w:val="nil"/>
            </w:tcBorders>
            <w:noWrap/>
            <w:hideMark/>
            <w:tcPrChange w:id="2030" w:author="Xin Li" w:date="2026-08-22T08:00:00Z" w16du:dateUtc="2026-08-22T00:00:00Z">
              <w:tcPr>
                <w:tcW w:w="2700" w:type="dxa"/>
                <w:tcBorders>
                  <w:top w:val="nil"/>
                  <w:left w:val="nil"/>
                  <w:bottom w:val="nil"/>
                  <w:right w:val="nil"/>
                </w:tcBorders>
                <w:noWrap/>
                <w:hideMark/>
              </w:tcPr>
            </w:tcPrChange>
          </w:tcPr>
          <w:p w14:paraId="7CA7A457"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r>
      <w:tr w:rsidR="000A2973" w:rsidRPr="00015210" w14:paraId="0BF1D73A" w14:textId="77777777" w:rsidTr="00417957">
        <w:trPr>
          <w:jc w:val="center"/>
          <w:trPrChange w:id="2031" w:author="Xin Li" w:date="2026-08-22T08:00:00Z" w16du:dateUtc="2026-08-22T00:00:00Z">
            <w:trPr>
              <w:trHeight w:val="320"/>
              <w:jc w:val="center"/>
            </w:trPr>
          </w:trPrChange>
        </w:trPr>
        <w:tc>
          <w:tcPr>
            <w:tcW w:w="1780" w:type="dxa"/>
            <w:vMerge w:val="restart"/>
            <w:tcBorders>
              <w:top w:val="nil"/>
              <w:left w:val="nil"/>
              <w:bottom w:val="single" w:sz="4" w:space="0" w:color="000000"/>
              <w:right w:val="nil"/>
            </w:tcBorders>
            <w:noWrap/>
            <w:hideMark/>
            <w:tcPrChange w:id="2032" w:author="Xin Li" w:date="2026-08-22T08:00:00Z" w16du:dateUtc="2026-08-22T00:00:00Z">
              <w:tcPr>
                <w:tcW w:w="1780" w:type="dxa"/>
                <w:vMerge w:val="restart"/>
                <w:tcBorders>
                  <w:top w:val="nil"/>
                  <w:left w:val="nil"/>
                  <w:bottom w:val="single" w:sz="4" w:space="0" w:color="000000"/>
                  <w:right w:val="nil"/>
                </w:tcBorders>
                <w:noWrap/>
                <w:hideMark/>
              </w:tcPr>
            </w:tcPrChange>
          </w:tcPr>
          <w:p w14:paraId="52150FA6"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Coverage</w:t>
            </w:r>
            <w:r w:rsidRPr="00015210">
              <w:rPr>
                <w:i/>
                <w:iCs/>
                <w:color w:val="000000"/>
                <w:sz w:val="20"/>
                <w:szCs w:val="20"/>
                <w:vertAlign w:val="subscript"/>
              </w:rPr>
              <w:t>i</w:t>
            </w:r>
          </w:p>
        </w:tc>
        <w:tc>
          <w:tcPr>
            <w:tcW w:w="1391" w:type="dxa"/>
            <w:tcBorders>
              <w:top w:val="nil"/>
              <w:left w:val="nil"/>
              <w:bottom w:val="nil"/>
              <w:right w:val="nil"/>
            </w:tcBorders>
            <w:noWrap/>
            <w:hideMark/>
            <w:tcPrChange w:id="2033" w:author="Xin Li" w:date="2026-08-22T08:00:00Z" w16du:dateUtc="2026-08-22T00:00:00Z">
              <w:tcPr>
                <w:tcW w:w="1391" w:type="dxa"/>
                <w:tcBorders>
                  <w:top w:val="nil"/>
                  <w:left w:val="nil"/>
                  <w:bottom w:val="nil"/>
                  <w:right w:val="nil"/>
                </w:tcBorders>
                <w:noWrap/>
                <w:hideMark/>
              </w:tcPr>
            </w:tcPrChange>
          </w:tcPr>
          <w:p w14:paraId="0D064580" w14:textId="77777777" w:rsidR="000A2973" w:rsidRPr="00015210" w:rsidRDefault="000A2973">
            <w:pPr>
              <w:jc w:val="center"/>
              <w:rPr>
                <w:color w:val="000000"/>
                <w:sz w:val="20"/>
                <w:szCs w:val="20"/>
              </w:rPr>
            </w:pPr>
            <w:r w:rsidRPr="00015210">
              <w:rPr>
                <w:color w:val="000000"/>
                <w:sz w:val="20"/>
                <w:szCs w:val="20"/>
              </w:rPr>
              <w:t xml:space="preserve"> </w:t>
            </w:r>
          </w:p>
        </w:tc>
        <w:tc>
          <w:tcPr>
            <w:tcW w:w="3489" w:type="dxa"/>
            <w:tcBorders>
              <w:top w:val="nil"/>
              <w:left w:val="nil"/>
              <w:bottom w:val="nil"/>
              <w:right w:val="nil"/>
            </w:tcBorders>
            <w:noWrap/>
            <w:hideMark/>
            <w:tcPrChange w:id="2034" w:author="Xin Li" w:date="2026-08-22T08:00:00Z" w16du:dateUtc="2026-08-22T00:00:00Z">
              <w:tcPr>
                <w:tcW w:w="3489" w:type="dxa"/>
                <w:tcBorders>
                  <w:top w:val="nil"/>
                  <w:left w:val="nil"/>
                  <w:bottom w:val="nil"/>
                  <w:right w:val="nil"/>
                </w:tcBorders>
                <w:noWrap/>
                <w:hideMark/>
              </w:tcPr>
            </w:tcPrChange>
          </w:tcPr>
          <w:p w14:paraId="44A4EC15" w14:textId="77777777" w:rsidR="000A2973" w:rsidRPr="00015210" w:rsidRDefault="000A2973">
            <w:pPr>
              <w:jc w:val="center"/>
              <w:rPr>
                <w:color w:val="000000"/>
                <w:sz w:val="20"/>
                <w:szCs w:val="20"/>
              </w:rPr>
            </w:pPr>
            <w:r w:rsidRPr="00015210">
              <w:rPr>
                <w:color w:val="000000"/>
                <w:sz w:val="20"/>
                <w:szCs w:val="20"/>
              </w:rPr>
              <w:t xml:space="preserve"> </w:t>
            </w:r>
          </w:p>
        </w:tc>
        <w:tc>
          <w:tcPr>
            <w:tcW w:w="2700" w:type="dxa"/>
            <w:tcBorders>
              <w:top w:val="nil"/>
              <w:left w:val="nil"/>
              <w:bottom w:val="nil"/>
              <w:right w:val="nil"/>
            </w:tcBorders>
            <w:noWrap/>
            <w:hideMark/>
            <w:tcPrChange w:id="2035" w:author="Xin Li" w:date="2026-08-22T08:00:00Z" w16du:dateUtc="2026-08-22T00:00:00Z">
              <w:tcPr>
                <w:tcW w:w="2700" w:type="dxa"/>
                <w:tcBorders>
                  <w:top w:val="nil"/>
                  <w:left w:val="nil"/>
                  <w:bottom w:val="nil"/>
                  <w:right w:val="nil"/>
                </w:tcBorders>
                <w:noWrap/>
                <w:hideMark/>
              </w:tcPr>
            </w:tcPrChange>
          </w:tcPr>
          <w:p w14:paraId="0601BE65" w14:textId="77777777" w:rsidR="000A2973" w:rsidRPr="00015210" w:rsidRDefault="000A2973">
            <w:pPr>
              <w:jc w:val="center"/>
              <w:rPr>
                <w:b/>
                <w:bCs/>
                <w:color w:val="000000"/>
                <w:sz w:val="20"/>
                <w:szCs w:val="20"/>
              </w:rPr>
            </w:pPr>
            <w:r w:rsidRPr="00015210">
              <w:rPr>
                <w:b/>
                <w:bCs/>
                <w:color w:val="000000"/>
                <w:sz w:val="20"/>
                <w:szCs w:val="20"/>
              </w:rPr>
              <w:t>-0.007*</w:t>
            </w:r>
          </w:p>
        </w:tc>
      </w:tr>
      <w:tr w:rsidR="000A2973" w:rsidRPr="00015210" w14:paraId="6FD11CFC" w14:textId="77777777" w:rsidTr="00417957">
        <w:trPr>
          <w:jc w:val="center"/>
          <w:trPrChange w:id="2036" w:author="Xin Li" w:date="2026-08-22T08:00:00Z" w16du:dateUtc="2026-08-22T00:00:00Z">
            <w:trPr>
              <w:trHeight w:val="320"/>
              <w:jc w:val="center"/>
            </w:trPr>
          </w:trPrChange>
        </w:trPr>
        <w:tc>
          <w:tcPr>
            <w:tcW w:w="1780" w:type="dxa"/>
            <w:vMerge/>
            <w:tcBorders>
              <w:top w:val="nil"/>
              <w:left w:val="nil"/>
              <w:bottom w:val="single" w:sz="4" w:space="0" w:color="000000"/>
              <w:right w:val="nil"/>
            </w:tcBorders>
            <w:hideMark/>
            <w:tcPrChange w:id="2037" w:author="Xin Li" w:date="2026-08-22T08:00:00Z" w16du:dateUtc="2026-08-22T00:00:00Z">
              <w:tcPr>
                <w:tcW w:w="1780" w:type="dxa"/>
                <w:vMerge/>
                <w:tcBorders>
                  <w:top w:val="nil"/>
                  <w:left w:val="nil"/>
                  <w:bottom w:val="single" w:sz="4" w:space="0" w:color="000000"/>
                  <w:right w:val="nil"/>
                </w:tcBorders>
                <w:hideMark/>
              </w:tcPr>
            </w:tcPrChange>
          </w:tcPr>
          <w:p w14:paraId="57DA77D4" w14:textId="77777777" w:rsidR="000A2973" w:rsidRPr="00015210" w:rsidRDefault="000A2973">
            <w:pPr>
              <w:rPr>
                <w:i/>
                <w:iCs/>
                <w:color w:val="000000"/>
                <w:sz w:val="20"/>
                <w:szCs w:val="20"/>
              </w:rPr>
            </w:pPr>
          </w:p>
        </w:tc>
        <w:tc>
          <w:tcPr>
            <w:tcW w:w="1391" w:type="dxa"/>
            <w:tcBorders>
              <w:top w:val="nil"/>
              <w:left w:val="nil"/>
              <w:bottom w:val="single" w:sz="4" w:space="0" w:color="auto"/>
              <w:right w:val="nil"/>
            </w:tcBorders>
            <w:noWrap/>
            <w:hideMark/>
            <w:tcPrChange w:id="2038" w:author="Xin Li" w:date="2026-08-22T08:00:00Z" w16du:dateUtc="2026-08-22T00:00:00Z">
              <w:tcPr>
                <w:tcW w:w="1391" w:type="dxa"/>
                <w:tcBorders>
                  <w:top w:val="nil"/>
                  <w:left w:val="nil"/>
                  <w:bottom w:val="single" w:sz="4" w:space="0" w:color="auto"/>
                  <w:right w:val="nil"/>
                </w:tcBorders>
                <w:noWrap/>
                <w:hideMark/>
              </w:tcPr>
            </w:tcPrChange>
          </w:tcPr>
          <w:p w14:paraId="7333DCD9" w14:textId="77777777" w:rsidR="000A2973" w:rsidRPr="00015210" w:rsidRDefault="000A2973">
            <w:pPr>
              <w:jc w:val="center"/>
              <w:rPr>
                <w:color w:val="000000"/>
                <w:sz w:val="20"/>
                <w:szCs w:val="20"/>
              </w:rPr>
            </w:pPr>
            <w:r w:rsidRPr="00015210">
              <w:rPr>
                <w:color w:val="000000"/>
                <w:sz w:val="20"/>
                <w:szCs w:val="20"/>
              </w:rPr>
              <w:t xml:space="preserve"> </w:t>
            </w:r>
          </w:p>
        </w:tc>
        <w:tc>
          <w:tcPr>
            <w:tcW w:w="3489" w:type="dxa"/>
            <w:tcBorders>
              <w:top w:val="nil"/>
              <w:left w:val="nil"/>
              <w:bottom w:val="single" w:sz="4" w:space="0" w:color="auto"/>
              <w:right w:val="nil"/>
            </w:tcBorders>
            <w:noWrap/>
            <w:hideMark/>
            <w:tcPrChange w:id="2039" w:author="Xin Li" w:date="2026-08-22T08:00:00Z" w16du:dateUtc="2026-08-22T00:00:00Z">
              <w:tcPr>
                <w:tcW w:w="3489" w:type="dxa"/>
                <w:tcBorders>
                  <w:top w:val="nil"/>
                  <w:left w:val="nil"/>
                  <w:bottom w:val="single" w:sz="4" w:space="0" w:color="auto"/>
                  <w:right w:val="nil"/>
                </w:tcBorders>
                <w:noWrap/>
                <w:hideMark/>
              </w:tcPr>
            </w:tcPrChange>
          </w:tcPr>
          <w:p w14:paraId="27AC730F" w14:textId="77777777" w:rsidR="000A2973" w:rsidRPr="00015210" w:rsidRDefault="000A2973">
            <w:pPr>
              <w:jc w:val="center"/>
              <w:rPr>
                <w:color w:val="000000"/>
                <w:sz w:val="20"/>
                <w:szCs w:val="20"/>
              </w:rPr>
            </w:pPr>
            <w:r w:rsidRPr="00015210">
              <w:rPr>
                <w:color w:val="000000"/>
                <w:sz w:val="20"/>
                <w:szCs w:val="20"/>
              </w:rPr>
              <w:t xml:space="preserve"> </w:t>
            </w:r>
          </w:p>
        </w:tc>
        <w:tc>
          <w:tcPr>
            <w:tcW w:w="2700" w:type="dxa"/>
            <w:tcBorders>
              <w:top w:val="nil"/>
              <w:left w:val="nil"/>
              <w:bottom w:val="single" w:sz="4" w:space="0" w:color="auto"/>
              <w:right w:val="nil"/>
            </w:tcBorders>
            <w:noWrap/>
            <w:hideMark/>
            <w:tcPrChange w:id="2040" w:author="Xin Li" w:date="2026-08-22T08:00:00Z" w16du:dateUtc="2026-08-22T00:00:00Z">
              <w:tcPr>
                <w:tcW w:w="2700" w:type="dxa"/>
                <w:tcBorders>
                  <w:top w:val="nil"/>
                  <w:left w:val="nil"/>
                  <w:bottom w:val="single" w:sz="4" w:space="0" w:color="auto"/>
                  <w:right w:val="nil"/>
                </w:tcBorders>
                <w:noWrap/>
                <w:hideMark/>
              </w:tcPr>
            </w:tcPrChange>
          </w:tcPr>
          <w:p w14:paraId="1DC6D474" w14:textId="77777777" w:rsidR="000A2973" w:rsidRPr="00015210" w:rsidRDefault="000A2973">
            <w:pPr>
              <w:jc w:val="center"/>
              <w:rPr>
                <w:b/>
                <w:bCs/>
                <w:color w:val="000000"/>
                <w:sz w:val="20"/>
                <w:szCs w:val="20"/>
              </w:rPr>
            </w:pPr>
            <w:r w:rsidRPr="00015210">
              <w:rPr>
                <w:b/>
                <w:bCs/>
                <w:color w:val="000000"/>
                <w:sz w:val="20"/>
                <w:szCs w:val="20"/>
              </w:rPr>
              <w:t>(0.003)</w:t>
            </w:r>
          </w:p>
        </w:tc>
      </w:tr>
      <w:tr w:rsidR="000A2973" w:rsidRPr="00015210" w14:paraId="356AC759" w14:textId="77777777" w:rsidTr="00417957">
        <w:trPr>
          <w:jc w:val="center"/>
          <w:trPrChange w:id="2041" w:author="Xin Li" w:date="2026-08-22T08:00:00Z" w16du:dateUtc="2026-08-22T00:00:00Z">
            <w:trPr>
              <w:trHeight w:val="320"/>
              <w:jc w:val="center"/>
            </w:trPr>
          </w:trPrChange>
        </w:trPr>
        <w:tc>
          <w:tcPr>
            <w:tcW w:w="1780" w:type="dxa"/>
            <w:tcBorders>
              <w:top w:val="nil"/>
              <w:left w:val="nil"/>
              <w:bottom w:val="nil"/>
              <w:right w:val="nil"/>
            </w:tcBorders>
            <w:noWrap/>
            <w:hideMark/>
            <w:tcPrChange w:id="2042" w:author="Xin Li" w:date="2026-08-22T08:00:00Z" w16du:dateUtc="2026-08-22T00:00:00Z">
              <w:tcPr>
                <w:tcW w:w="1780" w:type="dxa"/>
                <w:tcBorders>
                  <w:top w:val="nil"/>
                  <w:left w:val="nil"/>
                  <w:bottom w:val="nil"/>
                  <w:right w:val="nil"/>
                </w:tcBorders>
                <w:noWrap/>
                <w:hideMark/>
              </w:tcPr>
            </w:tcPrChange>
          </w:tcPr>
          <w:p w14:paraId="4451EE40" w14:textId="77777777" w:rsidR="000A2973" w:rsidRPr="00015210" w:rsidRDefault="000A2973">
            <w:pPr>
              <w:rPr>
                <w:color w:val="000000"/>
                <w:sz w:val="20"/>
                <w:szCs w:val="20"/>
              </w:rPr>
            </w:pPr>
            <w:r w:rsidRPr="00015210">
              <w:rPr>
                <w:color w:val="000000"/>
                <w:sz w:val="20"/>
                <w:szCs w:val="20"/>
              </w:rPr>
              <w:t>question controls</w:t>
            </w:r>
          </w:p>
        </w:tc>
        <w:tc>
          <w:tcPr>
            <w:tcW w:w="1391" w:type="dxa"/>
            <w:tcBorders>
              <w:top w:val="nil"/>
              <w:left w:val="nil"/>
              <w:bottom w:val="nil"/>
              <w:right w:val="nil"/>
            </w:tcBorders>
            <w:noWrap/>
            <w:hideMark/>
            <w:tcPrChange w:id="2043" w:author="Xin Li" w:date="2026-08-22T08:00:00Z" w16du:dateUtc="2026-08-22T00:00:00Z">
              <w:tcPr>
                <w:tcW w:w="1391" w:type="dxa"/>
                <w:tcBorders>
                  <w:top w:val="nil"/>
                  <w:left w:val="nil"/>
                  <w:bottom w:val="nil"/>
                  <w:right w:val="nil"/>
                </w:tcBorders>
                <w:noWrap/>
                <w:hideMark/>
              </w:tcPr>
            </w:tcPrChange>
          </w:tcPr>
          <w:p w14:paraId="162DED16"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Change w:id="2044" w:author="Xin Li" w:date="2026-08-22T08:00:00Z" w16du:dateUtc="2026-08-22T00:00:00Z">
              <w:tcPr>
                <w:tcW w:w="3489" w:type="dxa"/>
                <w:tcBorders>
                  <w:top w:val="nil"/>
                  <w:left w:val="nil"/>
                  <w:bottom w:val="nil"/>
                  <w:right w:val="nil"/>
                </w:tcBorders>
                <w:noWrap/>
                <w:hideMark/>
              </w:tcPr>
            </w:tcPrChange>
          </w:tcPr>
          <w:p w14:paraId="7AED24AE"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Change w:id="2045" w:author="Xin Li" w:date="2026-08-22T08:00:00Z" w16du:dateUtc="2026-08-22T00:00:00Z">
              <w:tcPr>
                <w:tcW w:w="2700" w:type="dxa"/>
                <w:tcBorders>
                  <w:top w:val="nil"/>
                  <w:left w:val="nil"/>
                  <w:bottom w:val="nil"/>
                  <w:right w:val="nil"/>
                </w:tcBorders>
                <w:noWrap/>
                <w:hideMark/>
              </w:tcPr>
            </w:tcPrChange>
          </w:tcPr>
          <w:p w14:paraId="76A5102F"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27F26BFE" w14:textId="77777777" w:rsidTr="00417957">
        <w:trPr>
          <w:jc w:val="center"/>
          <w:trPrChange w:id="2046" w:author="Xin Li" w:date="2026-08-22T08:00:00Z" w16du:dateUtc="2026-08-22T00:00:00Z">
            <w:trPr>
              <w:trHeight w:val="320"/>
              <w:jc w:val="center"/>
            </w:trPr>
          </w:trPrChange>
        </w:trPr>
        <w:tc>
          <w:tcPr>
            <w:tcW w:w="1780" w:type="dxa"/>
            <w:tcBorders>
              <w:top w:val="nil"/>
              <w:left w:val="nil"/>
              <w:bottom w:val="nil"/>
              <w:right w:val="nil"/>
            </w:tcBorders>
            <w:noWrap/>
            <w:hideMark/>
            <w:tcPrChange w:id="2047" w:author="Xin Li" w:date="2026-08-22T08:00:00Z" w16du:dateUtc="2026-08-22T00:00:00Z">
              <w:tcPr>
                <w:tcW w:w="1780" w:type="dxa"/>
                <w:tcBorders>
                  <w:top w:val="nil"/>
                  <w:left w:val="nil"/>
                  <w:bottom w:val="nil"/>
                  <w:right w:val="nil"/>
                </w:tcBorders>
                <w:noWrap/>
                <w:hideMark/>
              </w:tcPr>
            </w:tcPrChange>
          </w:tcPr>
          <w:p w14:paraId="5C6E66F0" w14:textId="77777777" w:rsidR="000A2973" w:rsidRPr="00015210" w:rsidRDefault="000A2973">
            <w:pPr>
              <w:rPr>
                <w:color w:val="000000"/>
                <w:sz w:val="20"/>
                <w:szCs w:val="20"/>
              </w:rPr>
            </w:pPr>
            <w:r w:rsidRPr="00015210">
              <w:rPr>
                <w:color w:val="000000"/>
                <w:sz w:val="20"/>
                <w:szCs w:val="20"/>
              </w:rPr>
              <w:t>questioner controls</w:t>
            </w:r>
          </w:p>
        </w:tc>
        <w:tc>
          <w:tcPr>
            <w:tcW w:w="1391" w:type="dxa"/>
            <w:tcBorders>
              <w:top w:val="nil"/>
              <w:left w:val="nil"/>
              <w:bottom w:val="nil"/>
              <w:right w:val="nil"/>
            </w:tcBorders>
            <w:noWrap/>
            <w:hideMark/>
            <w:tcPrChange w:id="2048" w:author="Xin Li" w:date="2026-08-22T08:00:00Z" w16du:dateUtc="2026-08-22T00:00:00Z">
              <w:tcPr>
                <w:tcW w:w="1391" w:type="dxa"/>
                <w:tcBorders>
                  <w:top w:val="nil"/>
                  <w:left w:val="nil"/>
                  <w:bottom w:val="nil"/>
                  <w:right w:val="nil"/>
                </w:tcBorders>
                <w:noWrap/>
                <w:hideMark/>
              </w:tcPr>
            </w:tcPrChange>
          </w:tcPr>
          <w:p w14:paraId="126FFB94"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Change w:id="2049" w:author="Xin Li" w:date="2026-08-22T08:00:00Z" w16du:dateUtc="2026-08-22T00:00:00Z">
              <w:tcPr>
                <w:tcW w:w="3489" w:type="dxa"/>
                <w:tcBorders>
                  <w:top w:val="nil"/>
                  <w:left w:val="nil"/>
                  <w:bottom w:val="nil"/>
                  <w:right w:val="nil"/>
                </w:tcBorders>
                <w:noWrap/>
                <w:hideMark/>
              </w:tcPr>
            </w:tcPrChange>
          </w:tcPr>
          <w:p w14:paraId="6D130FF0"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Change w:id="2050" w:author="Xin Li" w:date="2026-08-22T08:00:00Z" w16du:dateUtc="2026-08-22T00:00:00Z">
              <w:tcPr>
                <w:tcW w:w="2700" w:type="dxa"/>
                <w:tcBorders>
                  <w:top w:val="nil"/>
                  <w:left w:val="nil"/>
                  <w:bottom w:val="nil"/>
                  <w:right w:val="nil"/>
                </w:tcBorders>
                <w:noWrap/>
                <w:hideMark/>
              </w:tcPr>
            </w:tcPrChange>
          </w:tcPr>
          <w:p w14:paraId="0F576CB7"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0F44F0E1" w14:textId="77777777" w:rsidTr="00417957">
        <w:trPr>
          <w:jc w:val="center"/>
          <w:trPrChange w:id="2051" w:author="Xin Li" w:date="2026-08-22T08:00:00Z" w16du:dateUtc="2026-08-22T00:00:00Z">
            <w:trPr>
              <w:trHeight w:val="320"/>
              <w:jc w:val="center"/>
            </w:trPr>
          </w:trPrChange>
        </w:trPr>
        <w:tc>
          <w:tcPr>
            <w:tcW w:w="1780" w:type="dxa"/>
            <w:tcBorders>
              <w:top w:val="nil"/>
              <w:left w:val="nil"/>
              <w:bottom w:val="nil"/>
              <w:right w:val="nil"/>
            </w:tcBorders>
            <w:noWrap/>
            <w:hideMark/>
            <w:tcPrChange w:id="2052" w:author="Xin Li" w:date="2026-08-22T08:00:00Z" w16du:dateUtc="2026-08-22T00:00:00Z">
              <w:tcPr>
                <w:tcW w:w="1780" w:type="dxa"/>
                <w:tcBorders>
                  <w:top w:val="nil"/>
                  <w:left w:val="nil"/>
                  <w:bottom w:val="nil"/>
                  <w:right w:val="nil"/>
                </w:tcBorders>
                <w:noWrap/>
                <w:hideMark/>
              </w:tcPr>
            </w:tcPrChange>
          </w:tcPr>
          <w:p w14:paraId="1A25BC01" w14:textId="77777777" w:rsidR="000A2973" w:rsidRPr="00015210" w:rsidRDefault="000A2973">
            <w:pPr>
              <w:rPr>
                <w:color w:val="000000"/>
                <w:sz w:val="20"/>
                <w:szCs w:val="20"/>
              </w:rPr>
            </w:pPr>
            <w:r w:rsidRPr="00015210">
              <w:rPr>
                <w:color w:val="000000"/>
                <w:sz w:val="20"/>
                <w:szCs w:val="20"/>
              </w:rPr>
              <w:t>question timing FE</w:t>
            </w:r>
          </w:p>
        </w:tc>
        <w:tc>
          <w:tcPr>
            <w:tcW w:w="1391" w:type="dxa"/>
            <w:tcBorders>
              <w:top w:val="nil"/>
              <w:left w:val="nil"/>
              <w:bottom w:val="nil"/>
              <w:right w:val="nil"/>
            </w:tcBorders>
            <w:noWrap/>
            <w:hideMark/>
            <w:tcPrChange w:id="2053" w:author="Xin Li" w:date="2026-08-22T08:00:00Z" w16du:dateUtc="2026-08-22T00:00:00Z">
              <w:tcPr>
                <w:tcW w:w="1391" w:type="dxa"/>
                <w:tcBorders>
                  <w:top w:val="nil"/>
                  <w:left w:val="nil"/>
                  <w:bottom w:val="nil"/>
                  <w:right w:val="nil"/>
                </w:tcBorders>
                <w:noWrap/>
                <w:hideMark/>
              </w:tcPr>
            </w:tcPrChange>
          </w:tcPr>
          <w:p w14:paraId="34AA25D7"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Change w:id="2054" w:author="Xin Li" w:date="2026-08-22T08:00:00Z" w16du:dateUtc="2026-08-22T00:00:00Z">
              <w:tcPr>
                <w:tcW w:w="3489" w:type="dxa"/>
                <w:tcBorders>
                  <w:top w:val="nil"/>
                  <w:left w:val="nil"/>
                  <w:bottom w:val="nil"/>
                  <w:right w:val="nil"/>
                </w:tcBorders>
                <w:noWrap/>
                <w:hideMark/>
              </w:tcPr>
            </w:tcPrChange>
          </w:tcPr>
          <w:p w14:paraId="7E7A7AC6"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Change w:id="2055" w:author="Xin Li" w:date="2026-08-22T08:00:00Z" w16du:dateUtc="2026-08-22T00:00:00Z">
              <w:tcPr>
                <w:tcW w:w="2700" w:type="dxa"/>
                <w:tcBorders>
                  <w:top w:val="nil"/>
                  <w:left w:val="nil"/>
                  <w:bottom w:val="nil"/>
                  <w:right w:val="nil"/>
                </w:tcBorders>
                <w:noWrap/>
                <w:hideMark/>
              </w:tcPr>
            </w:tcPrChange>
          </w:tcPr>
          <w:p w14:paraId="3BC4FDAF"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161F3B8C" w14:textId="77777777" w:rsidTr="00417957">
        <w:trPr>
          <w:jc w:val="center"/>
          <w:trPrChange w:id="2056" w:author="Xin Li" w:date="2026-08-22T08:00:00Z" w16du:dateUtc="2026-08-22T00:00:00Z">
            <w:trPr>
              <w:trHeight w:val="320"/>
              <w:jc w:val="center"/>
            </w:trPr>
          </w:trPrChange>
        </w:trPr>
        <w:tc>
          <w:tcPr>
            <w:tcW w:w="1780" w:type="dxa"/>
            <w:tcBorders>
              <w:top w:val="nil"/>
              <w:left w:val="nil"/>
              <w:bottom w:val="single" w:sz="4" w:space="0" w:color="auto"/>
              <w:right w:val="nil"/>
            </w:tcBorders>
            <w:noWrap/>
            <w:hideMark/>
            <w:tcPrChange w:id="2057" w:author="Xin Li" w:date="2026-08-22T08:00:00Z" w16du:dateUtc="2026-08-22T00:00:00Z">
              <w:tcPr>
                <w:tcW w:w="1780" w:type="dxa"/>
                <w:tcBorders>
                  <w:top w:val="nil"/>
                  <w:left w:val="nil"/>
                  <w:bottom w:val="single" w:sz="4" w:space="0" w:color="auto"/>
                  <w:right w:val="nil"/>
                </w:tcBorders>
                <w:noWrap/>
                <w:hideMark/>
              </w:tcPr>
            </w:tcPrChange>
          </w:tcPr>
          <w:p w14:paraId="62D99418" w14:textId="77777777" w:rsidR="000A2973" w:rsidRPr="00015210" w:rsidRDefault="000A2973">
            <w:pPr>
              <w:rPr>
                <w:color w:val="000000"/>
                <w:sz w:val="20"/>
                <w:szCs w:val="20"/>
              </w:rPr>
            </w:pPr>
            <w:r w:rsidRPr="00015210">
              <w:rPr>
                <w:color w:val="000000"/>
                <w:sz w:val="20"/>
                <w:szCs w:val="20"/>
              </w:rPr>
              <w:t>N</w:t>
            </w:r>
          </w:p>
        </w:tc>
        <w:tc>
          <w:tcPr>
            <w:tcW w:w="1391" w:type="dxa"/>
            <w:tcBorders>
              <w:top w:val="nil"/>
              <w:left w:val="nil"/>
              <w:bottom w:val="single" w:sz="4" w:space="0" w:color="auto"/>
              <w:right w:val="nil"/>
            </w:tcBorders>
            <w:noWrap/>
            <w:hideMark/>
            <w:tcPrChange w:id="2058" w:author="Xin Li" w:date="2026-08-22T08:00:00Z" w16du:dateUtc="2026-08-22T00:00:00Z">
              <w:tcPr>
                <w:tcW w:w="1391" w:type="dxa"/>
                <w:tcBorders>
                  <w:top w:val="nil"/>
                  <w:left w:val="nil"/>
                  <w:bottom w:val="single" w:sz="4" w:space="0" w:color="auto"/>
                  <w:right w:val="nil"/>
                </w:tcBorders>
                <w:noWrap/>
                <w:hideMark/>
              </w:tcPr>
            </w:tcPrChange>
          </w:tcPr>
          <w:p w14:paraId="50134AF0" w14:textId="77777777" w:rsidR="000A2973" w:rsidRPr="00015210" w:rsidRDefault="000A2973">
            <w:pPr>
              <w:jc w:val="center"/>
              <w:rPr>
                <w:color w:val="000000"/>
                <w:sz w:val="20"/>
                <w:szCs w:val="20"/>
              </w:rPr>
            </w:pPr>
            <w:r w:rsidRPr="00015210">
              <w:rPr>
                <w:color w:val="000000"/>
                <w:sz w:val="20"/>
                <w:szCs w:val="20"/>
              </w:rPr>
              <w:t>3,613</w:t>
            </w:r>
          </w:p>
        </w:tc>
        <w:tc>
          <w:tcPr>
            <w:tcW w:w="3489" w:type="dxa"/>
            <w:tcBorders>
              <w:top w:val="nil"/>
              <w:left w:val="nil"/>
              <w:bottom w:val="single" w:sz="4" w:space="0" w:color="auto"/>
              <w:right w:val="nil"/>
            </w:tcBorders>
            <w:noWrap/>
            <w:hideMark/>
            <w:tcPrChange w:id="2059" w:author="Xin Li" w:date="2026-08-22T08:00:00Z" w16du:dateUtc="2026-08-22T00:00:00Z">
              <w:tcPr>
                <w:tcW w:w="3489" w:type="dxa"/>
                <w:tcBorders>
                  <w:top w:val="nil"/>
                  <w:left w:val="nil"/>
                  <w:bottom w:val="single" w:sz="4" w:space="0" w:color="auto"/>
                  <w:right w:val="nil"/>
                </w:tcBorders>
                <w:noWrap/>
                <w:hideMark/>
              </w:tcPr>
            </w:tcPrChange>
          </w:tcPr>
          <w:p w14:paraId="0F2EBA73" w14:textId="77777777" w:rsidR="000A2973" w:rsidRPr="00015210" w:rsidRDefault="000A2973">
            <w:pPr>
              <w:jc w:val="center"/>
              <w:rPr>
                <w:color w:val="000000"/>
                <w:sz w:val="20"/>
                <w:szCs w:val="20"/>
              </w:rPr>
            </w:pPr>
            <w:r w:rsidRPr="00015210">
              <w:rPr>
                <w:color w:val="000000"/>
                <w:sz w:val="20"/>
                <w:szCs w:val="20"/>
              </w:rPr>
              <w:t>3,612</w:t>
            </w:r>
          </w:p>
        </w:tc>
        <w:tc>
          <w:tcPr>
            <w:tcW w:w="2700" w:type="dxa"/>
            <w:tcBorders>
              <w:top w:val="nil"/>
              <w:left w:val="nil"/>
              <w:bottom w:val="single" w:sz="4" w:space="0" w:color="auto"/>
              <w:right w:val="nil"/>
            </w:tcBorders>
            <w:noWrap/>
            <w:hideMark/>
            <w:tcPrChange w:id="2060" w:author="Xin Li" w:date="2026-08-22T08:00:00Z" w16du:dateUtc="2026-08-22T00:00:00Z">
              <w:tcPr>
                <w:tcW w:w="2700" w:type="dxa"/>
                <w:tcBorders>
                  <w:top w:val="nil"/>
                  <w:left w:val="nil"/>
                  <w:bottom w:val="single" w:sz="4" w:space="0" w:color="auto"/>
                  <w:right w:val="nil"/>
                </w:tcBorders>
                <w:noWrap/>
                <w:hideMark/>
              </w:tcPr>
            </w:tcPrChange>
          </w:tcPr>
          <w:p w14:paraId="0EB3786A" w14:textId="77777777" w:rsidR="000A2973" w:rsidRPr="00015210" w:rsidRDefault="000A2973">
            <w:pPr>
              <w:jc w:val="center"/>
              <w:rPr>
                <w:color w:val="000000"/>
                <w:sz w:val="20"/>
                <w:szCs w:val="20"/>
              </w:rPr>
            </w:pPr>
            <w:r w:rsidRPr="00015210">
              <w:rPr>
                <w:color w:val="000000"/>
                <w:sz w:val="20"/>
                <w:szCs w:val="20"/>
              </w:rPr>
              <w:t>3,613</w:t>
            </w:r>
          </w:p>
        </w:tc>
      </w:tr>
    </w:tbl>
    <w:p w14:paraId="6472773C" w14:textId="00F84919" w:rsidR="00C1485A" w:rsidRPr="00015210" w:rsidRDefault="00C1485A" w:rsidP="00C1485A">
      <w:pPr>
        <w:pStyle w:val="Notes"/>
      </w:pPr>
      <w:r w:rsidRPr="00015210">
        <w:rPr>
          <w:i/>
          <w:iCs/>
        </w:rPr>
        <w:t>Notes.</w:t>
      </w:r>
      <w:r w:rsidRPr="00015210">
        <w:t xml:space="preserve"> 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Column 2 has fewer observations because computing quality is not possible for a small number of questions affected by connection issues.</w:t>
      </w:r>
    </w:p>
    <w:bookmarkEnd w:id="1983"/>
    <w:p w14:paraId="5BC72538" w14:textId="77777777" w:rsidR="00797DC6" w:rsidRPr="00015210" w:rsidRDefault="00797DC6" w:rsidP="00797DC6"/>
    <w:p w14:paraId="4BDA0CD9" w14:textId="20F3E05A" w:rsidR="00C1485A" w:rsidRPr="00015210" w:rsidRDefault="008A6F83" w:rsidP="000E4EEB">
      <w:pPr>
        <w:pStyle w:val="Heading3"/>
      </w:pPr>
      <w:r w:rsidRPr="00015210">
        <w:rPr>
          <w:lang w:eastAsia="zh-CN"/>
        </w:rPr>
        <w:t>W</w:t>
      </w:r>
      <w:r w:rsidR="00C1485A" w:rsidRPr="00015210">
        <w:rPr>
          <w:lang w:eastAsia="zh-CN"/>
        </w:rPr>
        <w:t>h</w:t>
      </w:r>
      <w:r w:rsidR="00C1485A" w:rsidRPr="00015210">
        <w:t xml:space="preserve">y </w:t>
      </w:r>
      <w:r w:rsidRPr="00015210">
        <w:rPr>
          <w:lang w:eastAsia="zh-CN"/>
        </w:rPr>
        <w:t>H</w:t>
      </w:r>
      <w:r w:rsidR="00C1485A" w:rsidRPr="00015210">
        <w:t xml:space="preserve">igher AI </w:t>
      </w:r>
      <w:r w:rsidRPr="00015210">
        <w:rPr>
          <w:lang w:eastAsia="zh-CN"/>
        </w:rPr>
        <w:t>Q</w:t>
      </w:r>
      <w:r w:rsidR="00C1485A" w:rsidRPr="00015210">
        <w:t xml:space="preserve">uality </w:t>
      </w:r>
      <w:r w:rsidR="00827D2F" w:rsidRPr="00015210">
        <w:rPr>
          <w:lang w:eastAsia="zh-CN"/>
        </w:rPr>
        <w:t>R</w:t>
      </w:r>
      <w:r w:rsidR="00C1485A" w:rsidRPr="00015210">
        <w:t xml:space="preserve">aises </w:t>
      </w:r>
      <w:r w:rsidRPr="00015210">
        <w:rPr>
          <w:lang w:eastAsia="zh-CN"/>
        </w:rPr>
        <w:t>C</w:t>
      </w:r>
      <w:r w:rsidR="00C1485A" w:rsidRPr="00015210">
        <w:t xml:space="preserve">ontribution </w:t>
      </w:r>
      <w:r w:rsidRPr="00015210">
        <w:rPr>
          <w:lang w:eastAsia="zh-CN"/>
        </w:rPr>
        <w:t>Q</w:t>
      </w:r>
      <w:r w:rsidR="00C1485A" w:rsidRPr="00015210">
        <w:t>uality</w:t>
      </w:r>
      <w:r w:rsidR="00C1485A" w:rsidRPr="00015210">
        <w:rPr>
          <w:lang w:eastAsia="zh-CN"/>
        </w:rPr>
        <w:t xml:space="preserve"> (H</w:t>
      </w:r>
      <w:r w:rsidR="0046130B" w:rsidRPr="00015210">
        <w:rPr>
          <w:lang w:eastAsia="zh-CN"/>
        </w:rPr>
        <w:t>6</w:t>
      </w:r>
      <w:r w:rsidR="00C1485A" w:rsidRPr="00015210">
        <w:rPr>
          <w:lang w:eastAsia="zh-CN"/>
        </w:rPr>
        <w:t>)</w:t>
      </w:r>
    </w:p>
    <w:p w14:paraId="237B533A" w14:textId="0C03C59D" w:rsidR="002B58E3" w:rsidDel="002B58E3" w:rsidRDefault="0039081F">
      <w:pPr>
        <w:pStyle w:val="Paragraph0"/>
        <w:rPr>
          <w:del w:id="2061" w:author="Xin Li" w:date="2026-08-22T16:20:00Z" w16du:dateUtc="2026-08-22T08:20:00Z"/>
        </w:rPr>
      </w:pPr>
      <w:r w:rsidRPr="00015210">
        <w:t xml:space="preserve">The main results show that higher AI quality raises human contribution quality. Because AI quality is a benchmark in the competition, </w:t>
      </w:r>
      <w:del w:id="2062" w:author="Xin Li" w:date="2026-08-22T16:19:00Z" w16du:dateUtc="2026-08-22T08:19:00Z">
        <w:r w:rsidRPr="00015210" w:rsidDel="002B58E3">
          <w:delText xml:space="preserve">two processes within our account could produce this pattern. The first </w:delText>
        </w:r>
        <w:r w:rsidR="00A04922" w:rsidRPr="00015210" w:rsidDel="002B58E3">
          <w:delText xml:space="preserve">is improving, in which </w:delText>
        </w:r>
      </w:del>
      <w:r w:rsidR="00A04922" w:rsidRPr="00015210">
        <w:t xml:space="preserve">humans take the AI answer as a starting point and refine it, correcting what is weak so that the final answer is better. </w:t>
      </w:r>
    </w:p>
    <w:p w14:paraId="61644EEB" w14:textId="4EC98BC3" w:rsidR="002B58E3" w:rsidRDefault="002B58E3" w:rsidP="002B58E3">
      <w:pPr>
        <w:pStyle w:val="Paragraph0"/>
        <w:rPr>
          <w:ins w:id="2063" w:author="Xin Li" w:date="2026-08-22T16:12:00Z" w16du:dateUtc="2026-08-22T08:12:00Z"/>
          <w:color w:val="000000"/>
        </w:rPr>
      </w:pPr>
      <w:del w:id="2064" w:author="Xin Li" w:date="2026-08-22T16:20:00Z" w16du:dateUtc="2026-08-22T08:20:00Z">
        <w:r w:rsidRPr="00015210" w:rsidDel="002B58E3">
          <w:rPr>
            <w:b/>
            <w:bCs/>
          </w:rPr>
          <w:delText xml:space="preserve">Evidence from quality dimensions. </w:delText>
        </w:r>
        <w:r w:rsidRPr="00015210" w:rsidDel="002B58E3">
          <w:delText xml:space="preserve">Improving and differentiation predict gains on different dimensions of the human answer, so examining where higher AI quality raises human scores lets us tell them apart. If improving drives the result, humans build on the AI answer and correct what is weak, so the gain should appear on accuracy. </w:delText>
        </w:r>
      </w:del>
      <w:r w:rsidRPr="00015210">
        <w:t>If differentiation drives the result, humans play to their distinctive strengths, so the gain should appear on dimensions where humans hold an edge over AI, such as personal experience. We therefore examine which dimensions of the human answer rise with AI quality. We use an LLM to score ten quality dimensions: clarity, readability, accuracy, relevance, detail level, and presence of personal experiences, insights, innovative approaches, alternative solutions, and engaging storytelling (see Online Appendix B for detailed definitions and validation).</w:t>
      </w:r>
      <w:r w:rsidRPr="00015210">
        <w:rPr>
          <w:color w:val="000000"/>
        </w:rPr>
        <w:t xml:space="preserve"> We regress each dimension of the first human answer on AI quality and report the one significant result in Column </w:t>
      </w:r>
      <w:ins w:id="2065" w:author="Xin Li" w:date="2026-08-22T16:20:00Z" w16du:dateUtc="2026-08-22T08:20:00Z">
        <w:r>
          <w:rPr>
            <w:color w:val="000000"/>
          </w:rPr>
          <w:t>1</w:t>
        </w:r>
      </w:ins>
      <w:del w:id="2066" w:author="Xin Li" w:date="2026-08-22T16:20:00Z" w16du:dateUtc="2026-08-22T08:20:00Z">
        <w:r w:rsidRPr="00015210" w:rsidDel="002B58E3">
          <w:rPr>
            <w:color w:val="000000"/>
          </w:rPr>
          <w:delText>2</w:delText>
        </w:r>
      </w:del>
      <w:r w:rsidRPr="00015210">
        <w:rPr>
          <w:color w:val="000000"/>
        </w:rPr>
        <w:t xml:space="preserve"> of Table 1</w:t>
      </w:r>
      <w:ins w:id="2067" w:author="Xin Li" w:date="2026-08-22T16:21:00Z" w16du:dateUtc="2026-08-22T08:21:00Z">
        <w:r>
          <w:rPr>
            <w:color w:val="000000"/>
          </w:rPr>
          <w:t>2</w:t>
        </w:r>
      </w:ins>
      <w:del w:id="2068" w:author="Xin Li" w:date="2026-08-22T16:21:00Z" w16du:dateUtc="2026-08-22T08:21:00Z">
        <w:r w:rsidRPr="00015210" w:rsidDel="002B58E3">
          <w:rPr>
            <w:color w:val="000000"/>
          </w:rPr>
          <w:delText>6</w:delText>
        </w:r>
      </w:del>
      <w:r w:rsidRPr="00015210">
        <w:rPr>
          <w:color w:val="000000"/>
        </w:rPr>
        <w:t xml:space="preserve">; for the other nine dimensions AI quality has no significant effect. The interaction between </w:t>
      </w:r>
      <w:r w:rsidRPr="00015210">
        <w:rPr>
          <w:i/>
          <w:iCs/>
          <w:color w:val="000000"/>
        </w:rPr>
        <w:t>AI</w:t>
      </w:r>
      <w:r w:rsidRPr="00015210">
        <w:rPr>
          <w:i/>
          <w:iCs/>
          <w:color w:val="000000"/>
          <w:vertAlign w:val="subscript"/>
        </w:rPr>
        <w:t>i</w:t>
      </w:r>
      <w:r w:rsidRPr="00015210">
        <w:rPr>
          <w:color w:val="000000"/>
        </w:rPr>
        <w:t xml:space="preserve"> and answer quality is positive and significant on accuracy (0.083, p &lt; 0.05): a higher-quality AI answer is followed by a more accurate human answer. This pattern is what improving predicts, </w:t>
      </w:r>
      <w:r w:rsidRPr="00015210">
        <w:rPr>
          <w:color w:val="000000"/>
        </w:rPr>
        <w:lastRenderedPageBreak/>
        <w:t>that contributors examine the AI answer, locate where it is less accurate, and repair it. It also weighs against differentiation. If humans were distinguishing themselves from a strong AI answer, the gains should appear on the dimensions where humans hold a distinctive edge, such as personal experience, but AI quality has no effect on those dimensions.</w:t>
      </w:r>
    </w:p>
    <w:p w14:paraId="4EF7D29E" w14:textId="6CEFDD01" w:rsidR="0039081F" w:rsidRPr="00015210" w:rsidRDefault="0039081F" w:rsidP="00C1485A">
      <w:pPr>
        <w:pStyle w:val="Paragraph0"/>
      </w:pPr>
      <w:moveFromRangeStart w:id="2069" w:author="Xin Li" w:date="2026-08-22T16:21:00Z" w:name="move238308129"/>
      <w:moveFrom w:id="2070" w:author="Xin Li" w:date="2026-08-22T16:21:00Z" w16du:dateUtc="2026-08-22T08:21:00Z">
        <w:r w:rsidRPr="00015210" w:rsidDel="002B58E3">
          <w:t xml:space="preserve">The second is differentiation, in which humans deliberately distinguish their answers from the AI answer. </w:t>
        </w:r>
      </w:moveFrom>
      <w:moveFromRangeEnd w:id="2069"/>
      <w:del w:id="2071" w:author="Xin Li" w:date="2026-08-22T16:21:00Z" w16du:dateUtc="2026-08-22T08:21:00Z">
        <w:r w:rsidRPr="00015210" w:rsidDel="002B58E3">
          <w:delText>Before testing these two processes</w:delText>
        </w:r>
      </w:del>
      <w:ins w:id="2072" w:author="Xin Li" w:date="2026-08-22T16:21:00Z" w16du:dateUtc="2026-08-22T08:21:00Z">
        <w:r w:rsidR="002B58E3">
          <w:t>Besides improving from AI answer</w:t>
        </w:r>
      </w:ins>
      <w:r w:rsidRPr="00015210">
        <w:t xml:space="preserve">, we </w:t>
      </w:r>
      <w:del w:id="2073" w:author="Xin Li" w:date="2026-08-22T16:21:00Z" w16du:dateUtc="2026-08-22T08:21:00Z">
        <w:r w:rsidRPr="00015210" w:rsidDel="002B58E3">
          <w:delText xml:space="preserve">first </w:delText>
        </w:r>
      </w:del>
      <w:r w:rsidRPr="00015210">
        <w:t xml:space="preserve">rule out </w:t>
      </w:r>
      <w:ins w:id="2074" w:author="Xin Li" w:date="2026-08-22T16:21:00Z" w16du:dateUtc="2026-08-22T08:21:00Z">
        <w:r w:rsidR="002B58E3">
          <w:t xml:space="preserve">two </w:t>
        </w:r>
      </w:ins>
      <w:del w:id="2075" w:author="Xin Li" w:date="2026-08-22T16:21:00Z" w16du:dateUtc="2026-08-22T08:21:00Z">
        <w:r w:rsidRPr="00015210" w:rsidDel="002B58E3">
          <w:delText xml:space="preserve">an </w:delText>
        </w:r>
      </w:del>
      <w:r w:rsidRPr="00015210">
        <w:t>alternative explanation. Th</w:t>
      </w:r>
      <w:ins w:id="2076" w:author="Xin Li" w:date="2026-08-22T16:21:00Z" w16du:dateUtc="2026-08-22T08:21:00Z">
        <w:r w:rsidR="002B58E3">
          <w:t>e firs</w:t>
        </w:r>
      </w:ins>
      <w:del w:id="2077" w:author="Xin Li" w:date="2026-08-22T16:21:00Z" w16du:dateUtc="2026-08-22T08:21:00Z">
        <w:r w:rsidRPr="00015210" w:rsidDel="002B58E3">
          <w:delText>is</w:delText>
        </w:r>
      </w:del>
      <w:r w:rsidRPr="00015210">
        <w:t xml:space="preserve"> alternative is selection, in which higher AI quality draws contributions from higher-quality users rather than changing how any given contributor writes. </w:t>
      </w:r>
      <w:moveToRangeStart w:id="2078" w:author="Xin Li" w:date="2026-08-22T16:21:00Z" w:name="move238308129"/>
      <w:moveTo w:id="2079" w:author="Xin Li" w:date="2026-08-22T16:21:00Z" w16du:dateUtc="2026-08-22T08:21:00Z">
        <w:r w:rsidR="002B58E3" w:rsidRPr="00015210">
          <w:t xml:space="preserve">The second is differentiation, in which humans deliberately distinguish their answers from the AI answer. </w:t>
        </w:r>
      </w:moveTo>
      <w:moveToRangeEnd w:id="2078"/>
      <w:r w:rsidRPr="00015210">
        <w:t>We test each in turn.</w:t>
      </w:r>
    </w:p>
    <w:p w14:paraId="1960E65D" w14:textId="77777777" w:rsidR="002B58E3" w:rsidRPr="00015210" w:rsidRDefault="002B58E3" w:rsidP="002B58E3">
      <w:pPr>
        <w:pStyle w:val="TableFiguretitle"/>
      </w:pPr>
      <w:r w:rsidRPr="00015210">
        <w:t>Table 1</w:t>
      </w:r>
      <w:ins w:id="2080" w:author="Xin Li" w:date="2026-08-22T16:13:00Z" w16du:dateUtc="2026-08-22T08:13:00Z">
        <w:r>
          <w:t>2</w:t>
        </w:r>
      </w:ins>
      <w:del w:id="2081" w:author="Xin Li" w:date="2026-08-22T16:13:00Z" w16du:dateUtc="2026-08-22T08:13:00Z">
        <w:r w:rsidRPr="00015210" w:rsidDel="00717310">
          <w:delText>6</w:delText>
        </w:r>
      </w:del>
      <w:r w:rsidRPr="00015210">
        <w:t>. First human answer expertise and accuracy (H6, selection test and evidence from quality dimension)</w:t>
      </w:r>
    </w:p>
    <w:tbl>
      <w:tblPr>
        <w:tblW w:w="4896" w:type="pct"/>
        <w:jc w:val="center"/>
        <w:tblLayout w:type="fixed"/>
        <w:tblLook w:val="04A0" w:firstRow="1" w:lastRow="0" w:firstColumn="1" w:lastColumn="0" w:noHBand="0" w:noVBand="1"/>
      </w:tblPr>
      <w:tblGrid>
        <w:gridCol w:w="3595"/>
        <w:gridCol w:w="2785"/>
        <w:gridCol w:w="2785"/>
      </w:tblGrid>
      <w:tr w:rsidR="002B58E3" w:rsidRPr="00015210" w14:paraId="0F6F4D2D" w14:textId="77777777" w:rsidTr="009A4D13">
        <w:trPr>
          <w:jc w:val="center"/>
        </w:trPr>
        <w:tc>
          <w:tcPr>
            <w:tcW w:w="3595" w:type="dxa"/>
            <w:tcBorders>
              <w:top w:val="single" w:sz="4" w:space="0" w:color="auto"/>
              <w:left w:val="nil"/>
              <w:bottom w:val="nil"/>
              <w:right w:val="nil"/>
            </w:tcBorders>
            <w:noWrap/>
            <w:hideMark/>
          </w:tcPr>
          <w:p w14:paraId="35723861" w14:textId="77777777" w:rsidR="002B58E3" w:rsidRPr="00015210" w:rsidRDefault="002B58E3" w:rsidP="009A4D13">
            <w:pPr>
              <w:rPr>
                <w:rFonts w:ascii="Georgia" w:hAnsi="Georgia"/>
                <w:color w:val="000000"/>
                <w:sz w:val="20"/>
                <w:szCs w:val="20"/>
              </w:rPr>
            </w:pPr>
            <w:r w:rsidRPr="00015210">
              <w:rPr>
                <w:rFonts w:ascii="Georgia" w:hAnsi="Georgia"/>
                <w:color w:val="000000"/>
                <w:sz w:val="20"/>
                <w:szCs w:val="20"/>
              </w:rPr>
              <w:t> </w:t>
            </w:r>
          </w:p>
        </w:tc>
        <w:tc>
          <w:tcPr>
            <w:tcW w:w="2785" w:type="dxa"/>
            <w:tcBorders>
              <w:top w:val="single" w:sz="4" w:space="0" w:color="auto"/>
              <w:left w:val="nil"/>
              <w:bottom w:val="nil"/>
              <w:right w:val="nil"/>
            </w:tcBorders>
          </w:tcPr>
          <w:p w14:paraId="79E9BCB9" w14:textId="77777777" w:rsidR="002B58E3" w:rsidRPr="00015210" w:rsidRDefault="002B58E3" w:rsidP="009A4D13">
            <w:pPr>
              <w:jc w:val="center"/>
              <w:rPr>
                <w:color w:val="000000"/>
                <w:sz w:val="20"/>
                <w:szCs w:val="20"/>
              </w:rPr>
            </w:pPr>
            <w:r w:rsidRPr="00015210">
              <w:rPr>
                <w:color w:val="000000"/>
                <w:sz w:val="20"/>
                <w:szCs w:val="20"/>
              </w:rPr>
              <w:t>(</w:t>
            </w:r>
            <w:del w:id="2082" w:author="Xin Li" w:date="2026-08-22T16:20:00Z" w16du:dateUtc="2026-08-22T08:20:00Z">
              <w:r w:rsidRPr="00015210" w:rsidDel="002B58E3">
                <w:rPr>
                  <w:color w:val="000000"/>
                  <w:sz w:val="20"/>
                  <w:szCs w:val="20"/>
                </w:rPr>
                <w:delText>2</w:delText>
              </w:r>
            </w:del>
            <w:ins w:id="2083" w:author="Xin Li" w:date="2026-08-22T16:20:00Z" w16du:dateUtc="2026-08-22T08:20:00Z">
              <w:r>
                <w:rPr>
                  <w:color w:val="000000"/>
                  <w:sz w:val="20"/>
                  <w:szCs w:val="20"/>
                </w:rPr>
                <w:t>1</w:t>
              </w:r>
            </w:ins>
            <w:r w:rsidRPr="00015210">
              <w:rPr>
                <w:color w:val="000000"/>
                <w:sz w:val="20"/>
                <w:szCs w:val="20"/>
              </w:rPr>
              <w:t>)</w:t>
            </w:r>
          </w:p>
        </w:tc>
        <w:tc>
          <w:tcPr>
            <w:tcW w:w="2785" w:type="dxa"/>
            <w:tcBorders>
              <w:top w:val="single" w:sz="4" w:space="0" w:color="auto"/>
              <w:left w:val="nil"/>
              <w:bottom w:val="nil"/>
              <w:right w:val="nil"/>
            </w:tcBorders>
            <w:noWrap/>
            <w:hideMark/>
          </w:tcPr>
          <w:p w14:paraId="16F9FD18" w14:textId="77777777" w:rsidR="002B58E3" w:rsidRPr="00015210" w:rsidRDefault="002B58E3" w:rsidP="009A4D13">
            <w:pPr>
              <w:jc w:val="center"/>
              <w:rPr>
                <w:color w:val="000000"/>
                <w:sz w:val="20"/>
                <w:szCs w:val="20"/>
              </w:rPr>
            </w:pPr>
            <w:r w:rsidRPr="00015210">
              <w:rPr>
                <w:color w:val="000000"/>
                <w:sz w:val="20"/>
                <w:szCs w:val="20"/>
              </w:rPr>
              <w:t>(</w:t>
            </w:r>
            <w:del w:id="2084" w:author="Xin Li" w:date="2026-08-22T16:20:00Z" w16du:dateUtc="2026-08-22T08:20:00Z">
              <w:r w:rsidRPr="00015210" w:rsidDel="002B58E3">
                <w:rPr>
                  <w:color w:val="000000"/>
                  <w:sz w:val="20"/>
                  <w:szCs w:val="20"/>
                </w:rPr>
                <w:delText>1</w:delText>
              </w:r>
            </w:del>
            <w:ins w:id="2085" w:author="Xin Li" w:date="2026-08-22T16:20:00Z" w16du:dateUtc="2026-08-22T08:20:00Z">
              <w:r>
                <w:rPr>
                  <w:color w:val="000000"/>
                  <w:sz w:val="20"/>
                  <w:szCs w:val="20"/>
                </w:rPr>
                <w:t>2</w:t>
              </w:r>
            </w:ins>
            <w:r w:rsidRPr="00015210">
              <w:rPr>
                <w:color w:val="000000"/>
                <w:sz w:val="20"/>
                <w:szCs w:val="20"/>
              </w:rPr>
              <w:t>)</w:t>
            </w:r>
          </w:p>
        </w:tc>
      </w:tr>
      <w:tr w:rsidR="002B58E3" w:rsidRPr="00015210" w14:paraId="30D31099" w14:textId="77777777" w:rsidTr="009A4D13">
        <w:trPr>
          <w:jc w:val="center"/>
        </w:trPr>
        <w:tc>
          <w:tcPr>
            <w:tcW w:w="3595" w:type="dxa"/>
            <w:tcBorders>
              <w:top w:val="nil"/>
              <w:left w:val="nil"/>
              <w:bottom w:val="nil"/>
              <w:right w:val="nil"/>
            </w:tcBorders>
            <w:noWrap/>
            <w:hideMark/>
          </w:tcPr>
          <w:p w14:paraId="3BF06774" w14:textId="77777777" w:rsidR="002B58E3" w:rsidRPr="00015210" w:rsidRDefault="002B58E3" w:rsidP="009A4D13">
            <w:pPr>
              <w:rPr>
                <w:rFonts w:ascii="Georgia" w:hAnsi="Georgia"/>
                <w:color w:val="000000"/>
                <w:sz w:val="20"/>
                <w:szCs w:val="20"/>
              </w:rPr>
            </w:pPr>
            <w:r w:rsidRPr="00015210">
              <w:rPr>
                <w:rFonts w:ascii="Georgia" w:hAnsi="Georgia"/>
                <w:color w:val="000000"/>
                <w:sz w:val="20"/>
                <w:szCs w:val="20"/>
              </w:rPr>
              <w:t>DV</w:t>
            </w:r>
          </w:p>
        </w:tc>
        <w:tc>
          <w:tcPr>
            <w:tcW w:w="2785" w:type="dxa"/>
            <w:tcBorders>
              <w:top w:val="nil"/>
              <w:left w:val="nil"/>
              <w:bottom w:val="single" w:sz="4" w:space="0" w:color="auto"/>
              <w:right w:val="nil"/>
            </w:tcBorders>
            <w:vAlign w:val="center"/>
          </w:tcPr>
          <w:p w14:paraId="10BD9826" w14:textId="77777777" w:rsidR="002B58E3" w:rsidRPr="00015210" w:rsidRDefault="002B58E3" w:rsidP="009A4D13">
            <w:pPr>
              <w:jc w:val="center"/>
              <w:rPr>
                <w:color w:val="000000"/>
                <w:sz w:val="20"/>
                <w:szCs w:val="20"/>
              </w:rPr>
            </w:pPr>
            <w:r w:rsidRPr="00015210">
              <w:rPr>
                <w:color w:val="000000"/>
                <w:sz w:val="20"/>
                <w:szCs w:val="20"/>
              </w:rPr>
              <w:t>Human 1 Accuracy</w:t>
            </w:r>
          </w:p>
        </w:tc>
        <w:tc>
          <w:tcPr>
            <w:tcW w:w="2785" w:type="dxa"/>
            <w:tcBorders>
              <w:top w:val="nil"/>
              <w:left w:val="nil"/>
              <w:bottom w:val="single" w:sz="4" w:space="0" w:color="auto"/>
              <w:right w:val="nil"/>
            </w:tcBorders>
            <w:vAlign w:val="center"/>
            <w:hideMark/>
          </w:tcPr>
          <w:p w14:paraId="54829676" w14:textId="77777777" w:rsidR="002B58E3" w:rsidRPr="00015210" w:rsidRDefault="002B58E3" w:rsidP="009A4D13">
            <w:pPr>
              <w:jc w:val="center"/>
              <w:rPr>
                <w:color w:val="000000"/>
                <w:sz w:val="20"/>
                <w:szCs w:val="20"/>
              </w:rPr>
            </w:pPr>
            <w:r w:rsidRPr="00015210">
              <w:rPr>
                <w:color w:val="000000"/>
                <w:sz w:val="20"/>
                <w:szCs w:val="20"/>
              </w:rPr>
              <w:t>Human 1 Expertise</w:t>
            </w:r>
          </w:p>
        </w:tc>
      </w:tr>
      <w:tr w:rsidR="002B58E3" w:rsidRPr="00015210" w14:paraId="785EA82C" w14:textId="77777777" w:rsidTr="009A4D13">
        <w:trPr>
          <w:jc w:val="center"/>
        </w:trPr>
        <w:tc>
          <w:tcPr>
            <w:tcW w:w="3595" w:type="dxa"/>
            <w:vMerge w:val="restart"/>
            <w:tcBorders>
              <w:top w:val="nil"/>
              <w:left w:val="nil"/>
              <w:bottom w:val="nil"/>
              <w:right w:val="nil"/>
            </w:tcBorders>
            <w:noWrap/>
            <w:hideMark/>
          </w:tcPr>
          <w:p w14:paraId="2C308E5B"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785" w:type="dxa"/>
            <w:tcBorders>
              <w:top w:val="nil"/>
              <w:left w:val="nil"/>
              <w:bottom w:val="nil"/>
              <w:right w:val="nil"/>
            </w:tcBorders>
          </w:tcPr>
          <w:p w14:paraId="5DD20B8E" w14:textId="77777777" w:rsidR="002B58E3" w:rsidRPr="00015210" w:rsidRDefault="002B58E3" w:rsidP="009A4D13">
            <w:pPr>
              <w:jc w:val="center"/>
              <w:rPr>
                <w:color w:val="000000"/>
                <w:sz w:val="20"/>
                <w:szCs w:val="20"/>
              </w:rPr>
            </w:pPr>
            <w:r w:rsidRPr="00015210">
              <w:rPr>
                <w:color w:val="000000"/>
                <w:sz w:val="20"/>
                <w:szCs w:val="20"/>
              </w:rPr>
              <w:t>0.852</w:t>
            </w:r>
          </w:p>
        </w:tc>
        <w:tc>
          <w:tcPr>
            <w:tcW w:w="2785" w:type="dxa"/>
            <w:tcBorders>
              <w:top w:val="nil"/>
              <w:left w:val="nil"/>
              <w:bottom w:val="nil"/>
              <w:right w:val="nil"/>
            </w:tcBorders>
            <w:noWrap/>
            <w:hideMark/>
          </w:tcPr>
          <w:p w14:paraId="5E121FE6" w14:textId="77777777" w:rsidR="002B58E3" w:rsidRPr="00015210" w:rsidRDefault="002B58E3" w:rsidP="009A4D13">
            <w:pPr>
              <w:jc w:val="center"/>
              <w:rPr>
                <w:color w:val="000000"/>
                <w:sz w:val="20"/>
                <w:szCs w:val="20"/>
              </w:rPr>
            </w:pPr>
            <w:r w:rsidRPr="00015210">
              <w:rPr>
                <w:color w:val="000000"/>
                <w:sz w:val="20"/>
                <w:szCs w:val="20"/>
              </w:rPr>
              <w:t>0.048</w:t>
            </w:r>
          </w:p>
        </w:tc>
      </w:tr>
      <w:tr w:rsidR="002B58E3" w:rsidRPr="00015210" w14:paraId="5CCB0559" w14:textId="77777777" w:rsidTr="009A4D13">
        <w:trPr>
          <w:jc w:val="center"/>
        </w:trPr>
        <w:tc>
          <w:tcPr>
            <w:tcW w:w="3595" w:type="dxa"/>
            <w:vMerge/>
            <w:tcBorders>
              <w:top w:val="nil"/>
              <w:left w:val="nil"/>
              <w:bottom w:val="nil"/>
              <w:right w:val="nil"/>
            </w:tcBorders>
            <w:hideMark/>
          </w:tcPr>
          <w:p w14:paraId="62669638" w14:textId="77777777" w:rsidR="002B58E3" w:rsidRPr="00015210" w:rsidRDefault="002B58E3" w:rsidP="009A4D13">
            <w:pPr>
              <w:rPr>
                <w:i/>
                <w:iCs/>
                <w:color w:val="000000"/>
                <w:sz w:val="20"/>
                <w:szCs w:val="20"/>
              </w:rPr>
            </w:pPr>
          </w:p>
        </w:tc>
        <w:tc>
          <w:tcPr>
            <w:tcW w:w="2785" w:type="dxa"/>
            <w:tcBorders>
              <w:top w:val="nil"/>
              <w:left w:val="nil"/>
              <w:bottom w:val="nil"/>
              <w:right w:val="nil"/>
            </w:tcBorders>
          </w:tcPr>
          <w:p w14:paraId="149DD476" w14:textId="77777777" w:rsidR="002B58E3" w:rsidRPr="00015210" w:rsidRDefault="002B58E3" w:rsidP="009A4D13">
            <w:pPr>
              <w:jc w:val="center"/>
              <w:rPr>
                <w:color w:val="000000"/>
                <w:sz w:val="20"/>
                <w:szCs w:val="20"/>
              </w:rPr>
            </w:pPr>
            <w:r w:rsidRPr="00015210">
              <w:rPr>
                <w:color w:val="000000"/>
                <w:sz w:val="20"/>
                <w:szCs w:val="20"/>
              </w:rPr>
              <w:t>(0.726)</w:t>
            </w:r>
          </w:p>
        </w:tc>
        <w:tc>
          <w:tcPr>
            <w:tcW w:w="2785" w:type="dxa"/>
            <w:tcBorders>
              <w:top w:val="nil"/>
              <w:left w:val="nil"/>
              <w:bottom w:val="nil"/>
              <w:right w:val="nil"/>
            </w:tcBorders>
            <w:noWrap/>
            <w:hideMark/>
          </w:tcPr>
          <w:p w14:paraId="05EC7ED9" w14:textId="77777777" w:rsidR="002B58E3" w:rsidRPr="00015210" w:rsidRDefault="002B58E3" w:rsidP="009A4D13">
            <w:pPr>
              <w:jc w:val="center"/>
              <w:rPr>
                <w:color w:val="000000"/>
                <w:sz w:val="20"/>
                <w:szCs w:val="20"/>
              </w:rPr>
            </w:pPr>
            <w:r w:rsidRPr="00015210">
              <w:rPr>
                <w:color w:val="000000"/>
                <w:sz w:val="20"/>
                <w:szCs w:val="20"/>
              </w:rPr>
              <w:t>(0.519)</w:t>
            </w:r>
          </w:p>
        </w:tc>
      </w:tr>
      <w:tr w:rsidR="002B58E3" w:rsidRPr="00015210" w14:paraId="56D1AAC0" w14:textId="77777777" w:rsidTr="009A4D13">
        <w:trPr>
          <w:jc w:val="center"/>
        </w:trPr>
        <w:tc>
          <w:tcPr>
            <w:tcW w:w="3595" w:type="dxa"/>
            <w:vMerge w:val="restart"/>
            <w:tcBorders>
              <w:top w:val="nil"/>
              <w:left w:val="nil"/>
              <w:bottom w:val="nil"/>
              <w:right w:val="nil"/>
            </w:tcBorders>
            <w:noWrap/>
            <w:hideMark/>
          </w:tcPr>
          <w:p w14:paraId="73992236"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2785" w:type="dxa"/>
            <w:tcBorders>
              <w:top w:val="nil"/>
              <w:left w:val="nil"/>
              <w:bottom w:val="nil"/>
              <w:right w:val="nil"/>
            </w:tcBorders>
          </w:tcPr>
          <w:p w14:paraId="54C26D9F" w14:textId="77777777" w:rsidR="002B58E3" w:rsidRPr="00015210" w:rsidRDefault="002B58E3" w:rsidP="009A4D13">
            <w:pPr>
              <w:jc w:val="center"/>
              <w:rPr>
                <w:color w:val="000000"/>
                <w:sz w:val="20"/>
                <w:szCs w:val="20"/>
              </w:rPr>
            </w:pPr>
            <w:r w:rsidRPr="00015210">
              <w:rPr>
                <w:color w:val="000000"/>
                <w:sz w:val="20"/>
                <w:szCs w:val="20"/>
              </w:rPr>
              <w:t>-0.239·</w:t>
            </w:r>
          </w:p>
        </w:tc>
        <w:tc>
          <w:tcPr>
            <w:tcW w:w="2785" w:type="dxa"/>
            <w:tcBorders>
              <w:top w:val="nil"/>
              <w:left w:val="nil"/>
              <w:bottom w:val="nil"/>
              <w:right w:val="nil"/>
            </w:tcBorders>
            <w:noWrap/>
            <w:hideMark/>
          </w:tcPr>
          <w:p w14:paraId="41F45E47" w14:textId="77777777" w:rsidR="002B58E3" w:rsidRPr="00015210" w:rsidRDefault="002B58E3" w:rsidP="009A4D13">
            <w:pPr>
              <w:jc w:val="center"/>
              <w:rPr>
                <w:color w:val="000000"/>
                <w:sz w:val="20"/>
                <w:szCs w:val="20"/>
              </w:rPr>
            </w:pPr>
            <w:r w:rsidRPr="00015210">
              <w:rPr>
                <w:color w:val="000000"/>
                <w:sz w:val="20"/>
                <w:szCs w:val="20"/>
              </w:rPr>
              <w:t>0.011</w:t>
            </w:r>
          </w:p>
        </w:tc>
      </w:tr>
      <w:tr w:rsidR="002B58E3" w:rsidRPr="00015210" w14:paraId="45410016" w14:textId="77777777" w:rsidTr="009A4D13">
        <w:trPr>
          <w:jc w:val="center"/>
        </w:trPr>
        <w:tc>
          <w:tcPr>
            <w:tcW w:w="3595" w:type="dxa"/>
            <w:vMerge/>
            <w:tcBorders>
              <w:top w:val="nil"/>
              <w:left w:val="nil"/>
              <w:bottom w:val="nil"/>
              <w:right w:val="nil"/>
            </w:tcBorders>
            <w:hideMark/>
          </w:tcPr>
          <w:p w14:paraId="4490633D" w14:textId="77777777" w:rsidR="002B58E3" w:rsidRPr="00015210" w:rsidRDefault="002B58E3" w:rsidP="009A4D13">
            <w:pPr>
              <w:rPr>
                <w:i/>
                <w:iCs/>
                <w:color w:val="000000"/>
                <w:sz w:val="20"/>
                <w:szCs w:val="20"/>
              </w:rPr>
            </w:pPr>
          </w:p>
        </w:tc>
        <w:tc>
          <w:tcPr>
            <w:tcW w:w="2785" w:type="dxa"/>
            <w:tcBorders>
              <w:top w:val="nil"/>
              <w:left w:val="nil"/>
              <w:bottom w:val="nil"/>
              <w:right w:val="nil"/>
            </w:tcBorders>
          </w:tcPr>
          <w:p w14:paraId="723BECAE" w14:textId="77777777" w:rsidR="002B58E3" w:rsidRPr="00015210" w:rsidRDefault="002B58E3" w:rsidP="009A4D13">
            <w:pPr>
              <w:jc w:val="center"/>
              <w:rPr>
                <w:color w:val="000000"/>
                <w:sz w:val="20"/>
                <w:szCs w:val="20"/>
              </w:rPr>
            </w:pPr>
            <w:r w:rsidRPr="00015210">
              <w:rPr>
                <w:color w:val="000000"/>
                <w:sz w:val="20"/>
                <w:szCs w:val="20"/>
              </w:rPr>
              <w:t>(0.129)</w:t>
            </w:r>
          </w:p>
        </w:tc>
        <w:tc>
          <w:tcPr>
            <w:tcW w:w="2785" w:type="dxa"/>
            <w:tcBorders>
              <w:top w:val="nil"/>
              <w:left w:val="nil"/>
              <w:bottom w:val="nil"/>
              <w:right w:val="nil"/>
            </w:tcBorders>
            <w:noWrap/>
            <w:hideMark/>
          </w:tcPr>
          <w:p w14:paraId="7FF3C106" w14:textId="77777777" w:rsidR="002B58E3" w:rsidRPr="00015210" w:rsidRDefault="002B58E3" w:rsidP="009A4D13">
            <w:pPr>
              <w:jc w:val="center"/>
              <w:rPr>
                <w:color w:val="000000"/>
                <w:sz w:val="20"/>
                <w:szCs w:val="20"/>
              </w:rPr>
            </w:pPr>
            <w:r w:rsidRPr="00015210">
              <w:rPr>
                <w:color w:val="000000"/>
                <w:sz w:val="20"/>
                <w:szCs w:val="20"/>
              </w:rPr>
              <w:t>(0.091)</w:t>
            </w:r>
          </w:p>
        </w:tc>
      </w:tr>
      <w:tr w:rsidR="002B58E3" w:rsidRPr="00015210" w14:paraId="7FABCBAB" w14:textId="77777777" w:rsidTr="009A4D13">
        <w:trPr>
          <w:jc w:val="center"/>
        </w:trPr>
        <w:tc>
          <w:tcPr>
            <w:tcW w:w="3595" w:type="dxa"/>
            <w:vMerge w:val="restart"/>
            <w:tcBorders>
              <w:top w:val="nil"/>
              <w:left w:val="nil"/>
              <w:bottom w:val="single" w:sz="4" w:space="0" w:color="000000"/>
              <w:right w:val="nil"/>
            </w:tcBorders>
            <w:noWrap/>
            <w:hideMark/>
          </w:tcPr>
          <w:p w14:paraId="69AD1E09"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2785" w:type="dxa"/>
            <w:tcBorders>
              <w:top w:val="nil"/>
              <w:left w:val="nil"/>
              <w:bottom w:val="nil"/>
              <w:right w:val="nil"/>
            </w:tcBorders>
          </w:tcPr>
          <w:p w14:paraId="31663B80" w14:textId="77777777" w:rsidR="002B58E3" w:rsidRPr="00015210" w:rsidRDefault="002B58E3" w:rsidP="009A4D13">
            <w:pPr>
              <w:jc w:val="center"/>
              <w:rPr>
                <w:color w:val="000000"/>
                <w:sz w:val="20"/>
                <w:szCs w:val="20"/>
              </w:rPr>
            </w:pPr>
            <w:r w:rsidRPr="00015210">
              <w:rPr>
                <w:color w:val="000000"/>
                <w:sz w:val="20"/>
                <w:szCs w:val="20"/>
              </w:rPr>
              <w:t>0.083*</w:t>
            </w:r>
          </w:p>
        </w:tc>
        <w:tc>
          <w:tcPr>
            <w:tcW w:w="2785" w:type="dxa"/>
            <w:tcBorders>
              <w:top w:val="nil"/>
              <w:left w:val="nil"/>
              <w:bottom w:val="nil"/>
              <w:right w:val="nil"/>
            </w:tcBorders>
            <w:noWrap/>
            <w:hideMark/>
          </w:tcPr>
          <w:p w14:paraId="3A057D7C" w14:textId="77777777" w:rsidR="002B58E3" w:rsidRPr="00015210" w:rsidRDefault="002B58E3" w:rsidP="009A4D13">
            <w:pPr>
              <w:jc w:val="center"/>
              <w:rPr>
                <w:color w:val="000000"/>
                <w:sz w:val="20"/>
                <w:szCs w:val="20"/>
              </w:rPr>
            </w:pPr>
            <w:r w:rsidRPr="00015210">
              <w:rPr>
                <w:color w:val="000000"/>
                <w:sz w:val="20"/>
                <w:szCs w:val="20"/>
              </w:rPr>
              <w:t>-0.005</w:t>
            </w:r>
          </w:p>
        </w:tc>
      </w:tr>
      <w:tr w:rsidR="002B58E3" w:rsidRPr="00015210" w14:paraId="6B3C0CA3" w14:textId="77777777" w:rsidTr="009A4D13">
        <w:trPr>
          <w:jc w:val="center"/>
        </w:trPr>
        <w:tc>
          <w:tcPr>
            <w:tcW w:w="3595" w:type="dxa"/>
            <w:vMerge/>
            <w:tcBorders>
              <w:top w:val="nil"/>
              <w:left w:val="nil"/>
              <w:bottom w:val="single" w:sz="4" w:space="0" w:color="000000"/>
              <w:right w:val="nil"/>
            </w:tcBorders>
            <w:hideMark/>
          </w:tcPr>
          <w:p w14:paraId="7CB16637" w14:textId="77777777" w:rsidR="002B58E3" w:rsidRPr="00015210" w:rsidRDefault="002B58E3" w:rsidP="009A4D13">
            <w:pPr>
              <w:rPr>
                <w:i/>
                <w:iCs/>
                <w:color w:val="000000"/>
                <w:sz w:val="20"/>
                <w:szCs w:val="20"/>
              </w:rPr>
            </w:pPr>
          </w:p>
        </w:tc>
        <w:tc>
          <w:tcPr>
            <w:tcW w:w="2785" w:type="dxa"/>
            <w:tcBorders>
              <w:top w:val="nil"/>
              <w:left w:val="nil"/>
              <w:bottom w:val="single" w:sz="4" w:space="0" w:color="auto"/>
              <w:right w:val="nil"/>
            </w:tcBorders>
          </w:tcPr>
          <w:p w14:paraId="3CAB3900" w14:textId="77777777" w:rsidR="002B58E3" w:rsidRPr="00015210" w:rsidRDefault="002B58E3" w:rsidP="009A4D13">
            <w:pPr>
              <w:jc w:val="center"/>
              <w:rPr>
                <w:color w:val="000000"/>
                <w:sz w:val="20"/>
                <w:szCs w:val="20"/>
              </w:rPr>
            </w:pPr>
            <w:r w:rsidRPr="00015210">
              <w:rPr>
                <w:color w:val="000000"/>
                <w:sz w:val="20"/>
                <w:szCs w:val="20"/>
              </w:rPr>
              <w:t>(0.041)</w:t>
            </w:r>
          </w:p>
        </w:tc>
        <w:tc>
          <w:tcPr>
            <w:tcW w:w="2785" w:type="dxa"/>
            <w:tcBorders>
              <w:top w:val="nil"/>
              <w:left w:val="nil"/>
              <w:bottom w:val="single" w:sz="4" w:space="0" w:color="auto"/>
              <w:right w:val="nil"/>
            </w:tcBorders>
            <w:noWrap/>
            <w:hideMark/>
          </w:tcPr>
          <w:p w14:paraId="0FB699EF" w14:textId="77777777" w:rsidR="002B58E3" w:rsidRPr="00015210" w:rsidRDefault="002B58E3" w:rsidP="009A4D13">
            <w:pPr>
              <w:jc w:val="center"/>
              <w:rPr>
                <w:color w:val="000000"/>
                <w:sz w:val="20"/>
                <w:szCs w:val="20"/>
              </w:rPr>
            </w:pPr>
            <w:r w:rsidRPr="00015210">
              <w:rPr>
                <w:color w:val="000000"/>
                <w:sz w:val="20"/>
                <w:szCs w:val="20"/>
              </w:rPr>
              <w:t>(0.032)</w:t>
            </w:r>
          </w:p>
        </w:tc>
      </w:tr>
      <w:tr w:rsidR="002B58E3" w:rsidRPr="00015210" w14:paraId="70CE0E09" w14:textId="77777777" w:rsidTr="009A4D13">
        <w:trPr>
          <w:jc w:val="center"/>
        </w:trPr>
        <w:tc>
          <w:tcPr>
            <w:tcW w:w="3595" w:type="dxa"/>
            <w:tcBorders>
              <w:top w:val="nil"/>
              <w:left w:val="nil"/>
              <w:bottom w:val="nil"/>
              <w:right w:val="nil"/>
            </w:tcBorders>
            <w:noWrap/>
            <w:hideMark/>
          </w:tcPr>
          <w:p w14:paraId="79BDA67F" w14:textId="77777777" w:rsidR="002B58E3" w:rsidRPr="00015210" w:rsidRDefault="002B58E3" w:rsidP="009A4D13">
            <w:pPr>
              <w:rPr>
                <w:color w:val="000000"/>
                <w:sz w:val="20"/>
                <w:szCs w:val="20"/>
              </w:rPr>
            </w:pPr>
            <w:r w:rsidRPr="00015210">
              <w:rPr>
                <w:color w:val="000000"/>
                <w:sz w:val="20"/>
                <w:szCs w:val="20"/>
              </w:rPr>
              <w:t>question controls</w:t>
            </w:r>
          </w:p>
        </w:tc>
        <w:tc>
          <w:tcPr>
            <w:tcW w:w="2785" w:type="dxa"/>
            <w:tcBorders>
              <w:top w:val="nil"/>
              <w:left w:val="nil"/>
              <w:bottom w:val="nil"/>
              <w:right w:val="nil"/>
            </w:tcBorders>
          </w:tcPr>
          <w:p w14:paraId="7BA95BE1"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2B36CFC9"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67BCCC72" w14:textId="77777777" w:rsidTr="009A4D13">
        <w:trPr>
          <w:jc w:val="center"/>
        </w:trPr>
        <w:tc>
          <w:tcPr>
            <w:tcW w:w="3595" w:type="dxa"/>
            <w:tcBorders>
              <w:top w:val="nil"/>
              <w:left w:val="nil"/>
              <w:bottom w:val="nil"/>
              <w:right w:val="nil"/>
            </w:tcBorders>
            <w:noWrap/>
            <w:hideMark/>
          </w:tcPr>
          <w:p w14:paraId="2BFD5C11" w14:textId="77777777" w:rsidR="002B58E3" w:rsidRPr="00015210" w:rsidRDefault="002B58E3" w:rsidP="009A4D13">
            <w:pPr>
              <w:rPr>
                <w:color w:val="000000"/>
                <w:sz w:val="20"/>
                <w:szCs w:val="20"/>
              </w:rPr>
            </w:pPr>
            <w:r w:rsidRPr="00015210">
              <w:rPr>
                <w:color w:val="000000"/>
                <w:sz w:val="20"/>
                <w:szCs w:val="20"/>
              </w:rPr>
              <w:t>questioner controls</w:t>
            </w:r>
          </w:p>
        </w:tc>
        <w:tc>
          <w:tcPr>
            <w:tcW w:w="2785" w:type="dxa"/>
            <w:tcBorders>
              <w:top w:val="nil"/>
              <w:left w:val="nil"/>
              <w:bottom w:val="nil"/>
              <w:right w:val="nil"/>
            </w:tcBorders>
          </w:tcPr>
          <w:p w14:paraId="31C1C820"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72274631"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5B110686" w14:textId="77777777" w:rsidTr="009A4D13">
        <w:trPr>
          <w:jc w:val="center"/>
        </w:trPr>
        <w:tc>
          <w:tcPr>
            <w:tcW w:w="3595" w:type="dxa"/>
            <w:tcBorders>
              <w:top w:val="nil"/>
              <w:left w:val="nil"/>
              <w:bottom w:val="nil"/>
              <w:right w:val="nil"/>
            </w:tcBorders>
            <w:noWrap/>
            <w:hideMark/>
          </w:tcPr>
          <w:p w14:paraId="50FC1AFD" w14:textId="77777777" w:rsidR="002B58E3" w:rsidRPr="00015210" w:rsidRDefault="002B58E3" w:rsidP="009A4D13">
            <w:pPr>
              <w:rPr>
                <w:color w:val="000000"/>
                <w:sz w:val="20"/>
                <w:szCs w:val="20"/>
              </w:rPr>
            </w:pPr>
            <w:r w:rsidRPr="00015210">
              <w:rPr>
                <w:color w:val="000000"/>
                <w:sz w:val="20"/>
                <w:szCs w:val="20"/>
              </w:rPr>
              <w:t>question timing FE</w:t>
            </w:r>
          </w:p>
        </w:tc>
        <w:tc>
          <w:tcPr>
            <w:tcW w:w="2785" w:type="dxa"/>
            <w:tcBorders>
              <w:top w:val="nil"/>
              <w:left w:val="nil"/>
              <w:bottom w:val="nil"/>
              <w:right w:val="nil"/>
            </w:tcBorders>
          </w:tcPr>
          <w:p w14:paraId="72A43320"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204A3CF3"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6912D9F5" w14:textId="77777777" w:rsidTr="009A4D13">
        <w:trPr>
          <w:jc w:val="center"/>
        </w:trPr>
        <w:tc>
          <w:tcPr>
            <w:tcW w:w="3595" w:type="dxa"/>
            <w:tcBorders>
              <w:top w:val="nil"/>
              <w:left w:val="nil"/>
              <w:bottom w:val="single" w:sz="4" w:space="0" w:color="auto"/>
              <w:right w:val="nil"/>
            </w:tcBorders>
            <w:noWrap/>
            <w:hideMark/>
          </w:tcPr>
          <w:p w14:paraId="37343120" w14:textId="77777777" w:rsidR="002B58E3" w:rsidRPr="00015210" w:rsidRDefault="002B58E3" w:rsidP="009A4D13">
            <w:pPr>
              <w:rPr>
                <w:color w:val="000000"/>
                <w:sz w:val="20"/>
                <w:szCs w:val="20"/>
              </w:rPr>
            </w:pPr>
            <w:r w:rsidRPr="00015210">
              <w:rPr>
                <w:color w:val="000000"/>
                <w:sz w:val="20"/>
                <w:szCs w:val="20"/>
              </w:rPr>
              <w:t>N</w:t>
            </w:r>
          </w:p>
        </w:tc>
        <w:tc>
          <w:tcPr>
            <w:tcW w:w="2785" w:type="dxa"/>
            <w:tcBorders>
              <w:top w:val="nil"/>
              <w:left w:val="nil"/>
              <w:bottom w:val="single" w:sz="4" w:space="0" w:color="auto"/>
              <w:right w:val="nil"/>
            </w:tcBorders>
          </w:tcPr>
          <w:p w14:paraId="684D686C" w14:textId="77777777" w:rsidR="002B58E3" w:rsidRPr="00015210" w:rsidRDefault="002B58E3" w:rsidP="009A4D13">
            <w:pPr>
              <w:jc w:val="center"/>
              <w:rPr>
                <w:color w:val="000000"/>
                <w:sz w:val="20"/>
                <w:szCs w:val="20"/>
              </w:rPr>
            </w:pPr>
            <w:r w:rsidRPr="00015210">
              <w:rPr>
                <w:color w:val="000000"/>
                <w:sz w:val="20"/>
                <w:szCs w:val="20"/>
              </w:rPr>
              <w:t>2,728</w:t>
            </w:r>
          </w:p>
        </w:tc>
        <w:tc>
          <w:tcPr>
            <w:tcW w:w="2785" w:type="dxa"/>
            <w:tcBorders>
              <w:top w:val="nil"/>
              <w:left w:val="nil"/>
              <w:bottom w:val="single" w:sz="4" w:space="0" w:color="auto"/>
              <w:right w:val="nil"/>
            </w:tcBorders>
            <w:noWrap/>
            <w:hideMark/>
          </w:tcPr>
          <w:p w14:paraId="7CABE23B" w14:textId="77777777" w:rsidR="002B58E3" w:rsidRPr="00015210" w:rsidRDefault="002B58E3" w:rsidP="009A4D13">
            <w:pPr>
              <w:jc w:val="center"/>
              <w:rPr>
                <w:color w:val="000000"/>
                <w:sz w:val="20"/>
                <w:szCs w:val="20"/>
              </w:rPr>
            </w:pPr>
            <w:r w:rsidRPr="00015210">
              <w:rPr>
                <w:color w:val="000000"/>
                <w:sz w:val="20"/>
                <w:szCs w:val="20"/>
              </w:rPr>
              <w:t>2,747</w:t>
            </w:r>
          </w:p>
        </w:tc>
      </w:tr>
    </w:tbl>
    <w:p w14:paraId="134074D5" w14:textId="77777777" w:rsidR="002B58E3" w:rsidRPr="00015210" w:rsidRDefault="002B58E3" w:rsidP="002B58E3">
      <w:pPr>
        <w:pStyle w:val="Notes"/>
      </w:pPr>
      <w:r w:rsidRPr="00015210">
        <w:rPr>
          <w:i/>
          <w:iCs/>
        </w:rPr>
        <w:t>Notes.</w:t>
      </w:r>
      <w:r w:rsidRPr="00015210">
        <w:t xml:space="preserve"> 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The sample includes questions with a first human answer.</w:t>
      </w:r>
    </w:p>
    <w:p w14:paraId="3839B370" w14:textId="2984754E" w:rsidR="00C1485A" w:rsidRPr="00015210" w:rsidRDefault="00C1485A" w:rsidP="00C1485A">
      <w:pPr>
        <w:pStyle w:val="Paragraph0"/>
      </w:pPr>
      <w:r w:rsidRPr="00015210">
        <w:rPr>
          <w:b/>
          <w:bCs/>
        </w:rPr>
        <w:t>Selection</w:t>
      </w:r>
      <w:ins w:id="2086" w:author="Xin Li" w:date="2026-08-22T16:23:00Z" w16du:dateUtc="2026-08-22T08:23:00Z">
        <w:r w:rsidR="002B58E3">
          <w:rPr>
            <w:b/>
            <w:bCs/>
          </w:rPr>
          <w:t xml:space="preserve"> by Experts</w:t>
        </w:r>
      </w:ins>
      <w:r w:rsidRPr="00015210">
        <w:rPr>
          <w:b/>
          <w:bCs/>
        </w:rPr>
        <w:t>.</w:t>
      </w:r>
      <w:r w:rsidR="0039081F" w:rsidRPr="00015210">
        <w:rPr>
          <w:b/>
          <w:bCs/>
        </w:rPr>
        <w:t xml:space="preserve"> </w:t>
      </w:r>
      <w:r w:rsidR="0039081F" w:rsidRPr="00015210">
        <w:t>We first address the alternative explanation of selection.</w:t>
      </w:r>
      <w:r w:rsidRPr="00015210">
        <w:t xml:space="preserve"> If selection drives the result, higher AI quality should attract more expert first human contributors. We measure the expertise of the first human contributor using the number of previously accepted answers within the relevant tag. Table 1</w:t>
      </w:r>
      <w:ins w:id="2087" w:author="Xin Li" w:date="2026-08-22T16:13:00Z" w16du:dateUtc="2026-08-22T08:13:00Z">
        <w:r w:rsidR="00717310">
          <w:t>2</w:t>
        </w:r>
      </w:ins>
      <w:del w:id="2088" w:author="Xin Li" w:date="2026-08-22T16:13:00Z" w16du:dateUtc="2026-08-22T08:13:00Z">
        <w:r w:rsidR="004D1041" w:rsidRPr="00015210" w:rsidDel="00717310">
          <w:delText>6</w:delText>
        </w:r>
      </w:del>
      <w:r w:rsidR="00041146" w:rsidRPr="00015210">
        <w:t xml:space="preserve"> </w:t>
      </w:r>
      <w:r w:rsidRPr="00015210">
        <w:t xml:space="preserve">shows no such relationship.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721D51" w:rsidRPr="00015210">
        <w:t xml:space="preserve"> </w:t>
      </w:r>
      <w:r w:rsidRPr="00015210">
        <w:t>and answer quality is not significant (</w:t>
      </w:r>
      <w:r w:rsidR="00CA6948" w:rsidRPr="00015210">
        <w:t>-0.005</w:t>
      </w:r>
      <w:r w:rsidRPr="00015210">
        <w:t xml:space="preserve">), and the other coefficients are also insignificant. </w:t>
      </w:r>
      <w:r w:rsidR="0039081F" w:rsidRPr="00015210">
        <w:t>We therefore rule out selection as an explanation and turn to the two processes within our account.</w:t>
      </w:r>
    </w:p>
    <w:p w14:paraId="7F2F4961" w14:textId="77777777" w:rsidR="00717310" w:rsidRPr="00015210" w:rsidRDefault="00717310" w:rsidP="007423EE">
      <w:pPr>
        <w:pStyle w:val="Paragraph0"/>
        <w:rPr>
          <w:color w:val="000000"/>
        </w:rPr>
      </w:pPr>
    </w:p>
    <w:p w14:paraId="1D131CC4" w14:textId="0F166692" w:rsidR="007423EE" w:rsidRPr="00015210" w:rsidRDefault="007423EE" w:rsidP="007423EE">
      <w:pPr>
        <w:pStyle w:val="Paragraph0"/>
        <w:rPr>
          <w:szCs w:val="24"/>
        </w:rPr>
      </w:pPr>
      <w:del w:id="2089" w:author="Xin Li" w:date="2026-08-22T16:22:00Z" w16du:dateUtc="2026-08-22T08:22:00Z">
        <w:r w:rsidRPr="00015210" w:rsidDel="002B58E3">
          <w:rPr>
            <w:rStyle w:val="Strong"/>
            <w:color w:val="000000"/>
          </w:rPr>
          <w:lastRenderedPageBreak/>
          <w:delText>Similarity between the</w:delText>
        </w:r>
      </w:del>
      <w:ins w:id="2090" w:author="Xin Li" w:date="2026-08-22T16:22:00Z" w16du:dateUtc="2026-08-22T08:22:00Z">
        <w:r w:rsidR="002B58E3">
          <w:rPr>
            <w:rStyle w:val="Strong"/>
            <w:color w:val="000000"/>
          </w:rPr>
          <w:t>Differentiation from</w:t>
        </w:r>
      </w:ins>
      <w:r w:rsidRPr="00015210">
        <w:rPr>
          <w:rStyle w:val="Strong"/>
          <w:color w:val="000000"/>
        </w:rPr>
        <w:t xml:space="preserve"> AI </w:t>
      </w:r>
      <w:del w:id="2091" w:author="Xin Li" w:date="2026-08-22T16:22:00Z" w16du:dateUtc="2026-08-22T08:22:00Z">
        <w:r w:rsidRPr="00015210" w:rsidDel="002B58E3">
          <w:rPr>
            <w:rStyle w:val="Strong"/>
            <w:color w:val="000000"/>
          </w:rPr>
          <w:delText xml:space="preserve">and human </w:delText>
        </w:r>
      </w:del>
      <w:r w:rsidRPr="00015210">
        <w:rPr>
          <w:rStyle w:val="Strong"/>
          <w:color w:val="000000"/>
        </w:rPr>
        <w:t>answers.</w:t>
      </w:r>
      <w:r w:rsidRPr="00015210">
        <w:t xml:space="preserve"> </w:t>
      </w:r>
      <w:del w:id="2092" w:author="Xin Li" w:date="2026-08-22T16:22:00Z" w16du:dateUtc="2026-08-22T08:22:00Z">
        <w:r w:rsidRPr="00015210" w:rsidDel="002B58E3">
          <w:delText xml:space="preserve">Improving and </w:delText>
        </w:r>
      </w:del>
      <w:ins w:id="2093" w:author="Xin Li" w:date="2026-08-22T16:22:00Z" w16du:dateUtc="2026-08-22T08:22:00Z">
        <w:r w:rsidR="002B58E3">
          <w:t xml:space="preserve">To rule out the </w:t>
        </w:r>
      </w:ins>
      <w:r w:rsidRPr="00015210">
        <w:t xml:space="preserve">differentiation </w:t>
      </w:r>
      <w:del w:id="2094" w:author="Xin Li" w:date="2026-08-22T16:22:00Z" w16du:dateUtc="2026-08-22T08:22:00Z">
        <w:r w:rsidRPr="00015210" w:rsidDel="002B58E3">
          <w:delText xml:space="preserve">also make opposite predictions about how similar the human answer is to the AI </w:delText>
        </w:r>
      </w:del>
      <w:ins w:id="2095" w:author="Xin Li" w:date="2026-08-22T16:22:00Z" w16du:dateUtc="2026-08-22T08:22:00Z">
        <w:r w:rsidR="002B58E3">
          <w:t>argument, we check</w:t>
        </w:r>
      </w:ins>
      <w:del w:id="2096" w:author="Xin Li" w:date="2026-08-22T16:22:00Z" w16du:dateUtc="2026-08-22T08:22:00Z">
        <w:r w:rsidRPr="00015210" w:rsidDel="002B58E3">
          <w:delText xml:space="preserve">answer. Within </w:delText>
        </w:r>
      </w:del>
      <w:del w:id="2097" w:author="Xin Li" w:date="2026-08-22T16:23:00Z" w16du:dateUtc="2026-08-22T08:23:00Z">
        <w:r w:rsidRPr="00015210" w:rsidDel="004B4800">
          <w:delText>the treatment group, we ask</w:delText>
        </w:r>
      </w:del>
      <w:r w:rsidRPr="00015210">
        <w:t xml:space="preserve"> whether a higher-quality AI answer is associated with greater or lower similarity to the human answer. Under improving, humans build on the AI answer, so a higher-quality AI answer should raise similarity. Under differentiation, humans move away from it, so a higher-quality AI answer should lower similarity. We measure the semantic similarity between the AI answer and the human answer using Sentence-BERT. Table </w:t>
      </w:r>
      <w:del w:id="2098" w:author="Xin Li" w:date="2026-08-22T16:24:00Z" w16du:dateUtc="2026-08-22T08:24:00Z">
        <w:r w:rsidRPr="00015210" w:rsidDel="004B4800">
          <w:delText>1</w:delText>
        </w:r>
        <w:r w:rsidR="004D1041" w:rsidRPr="00015210" w:rsidDel="004B4800">
          <w:delText>7</w:delText>
        </w:r>
        <w:r w:rsidRPr="00015210" w:rsidDel="004B4800">
          <w:delText xml:space="preserve"> </w:delText>
        </w:r>
      </w:del>
      <w:ins w:id="2099" w:author="Xin Li" w:date="2026-08-22T16:24:00Z" w16du:dateUtc="2026-08-22T08:24:00Z">
        <w:r w:rsidR="004B4800" w:rsidRPr="00015210">
          <w:t>1</w:t>
        </w:r>
        <w:r w:rsidR="004B4800">
          <w:t>3</w:t>
        </w:r>
        <w:r w:rsidR="004B4800" w:rsidRPr="00015210">
          <w:t xml:space="preserve"> </w:t>
        </w:r>
      </w:ins>
      <w:r w:rsidRPr="00015210">
        <w:t>supports</w:t>
      </w:r>
      <w:r w:rsidR="004D1041" w:rsidRPr="00015210">
        <w:t xml:space="preserve"> the</w:t>
      </w:r>
      <w:r w:rsidRPr="00015210">
        <w:t xml:space="preserve"> improving</w:t>
      </w:r>
      <w:r w:rsidR="004D1041" w:rsidRPr="00015210">
        <w:t xml:space="preserve"> explanation</w:t>
      </w:r>
      <w:r w:rsidRPr="00015210">
        <w:t xml:space="preserve">. The coefficient on </w:t>
      </w:r>
      <w:r w:rsidRPr="00015210">
        <w:rPr>
          <w:i/>
          <w:iCs/>
        </w:rPr>
        <w:t>AIAnswerQuality</w:t>
      </w:r>
      <w:r w:rsidRPr="00015210">
        <w:rPr>
          <w:i/>
          <w:iCs/>
          <w:vertAlign w:val="subscript"/>
        </w:rPr>
        <w:t>i</w:t>
      </w:r>
      <w:r w:rsidRPr="00015210">
        <w:t xml:space="preserve"> is positive and significant (0.011, p &lt; 0.001): as the AI answer improves in quality, the human answer becomes more similar to it, not less. This is the opposite of what differentiation predicts and confirms that the mechanism is improving. Humans do not walk away from a strong AI answer; they take it up and make it better.</w:t>
      </w:r>
    </w:p>
    <w:p w14:paraId="0A6316AC" w14:textId="30F9847A" w:rsidR="00D25B8E" w:rsidRPr="00015210" w:rsidRDefault="00D25B8E" w:rsidP="00D25B8E">
      <w:pPr>
        <w:pStyle w:val="TableFiguretitle"/>
      </w:pPr>
      <w:r w:rsidRPr="00015210">
        <w:t xml:space="preserve">Table </w:t>
      </w:r>
      <w:del w:id="2100" w:author="Xin Li" w:date="2026-08-22T16:24:00Z" w16du:dateUtc="2026-08-22T08:24:00Z">
        <w:r w:rsidRPr="00015210" w:rsidDel="004B4800">
          <w:delText>1</w:delText>
        </w:r>
        <w:r w:rsidR="004D1041" w:rsidRPr="00015210" w:rsidDel="004B4800">
          <w:delText>7</w:delText>
        </w:r>
      </w:del>
      <w:ins w:id="2101" w:author="Xin Li" w:date="2026-08-22T16:24:00Z" w16du:dateUtc="2026-08-22T08:24:00Z">
        <w:r w:rsidR="004B4800" w:rsidRPr="00015210">
          <w:t>1</w:t>
        </w:r>
        <w:r w:rsidR="004B4800">
          <w:t>3</w:t>
        </w:r>
      </w:ins>
      <w:r w:rsidRPr="00015210">
        <w:t>. Similarity between the first and second answers (H</w:t>
      </w:r>
      <w:r w:rsidR="00143D3A" w:rsidRPr="00015210">
        <w:t>6</w:t>
      </w:r>
      <w:r w:rsidRPr="00015210">
        <w:t xml:space="preserve">, </w:t>
      </w:r>
      <w:r w:rsidR="00A04922" w:rsidRPr="00015210">
        <w:t>improving</w:t>
      </w:r>
      <w:r w:rsidRPr="00015210">
        <w:t xml:space="preserve"> versus differentiation)</w:t>
      </w:r>
    </w:p>
    <w:tbl>
      <w:tblPr>
        <w:tblW w:w="5000" w:type="pct"/>
        <w:jc w:val="center"/>
        <w:tblLook w:val="04A0" w:firstRow="1" w:lastRow="0" w:firstColumn="1" w:lastColumn="0" w:noHBand="0" w:noVBand="1"/>
        <w:tblPrChange w:id="2102" w:author="Xin Li" w:date="2026-08-22T08:01:00Z" w16du:dateUtc="2026-08-22T00:01:00Z">
          <w:tblPr>
            <w:tblW w:w="5000" w:type="pct"/>
            <w:jc w:val="center"/>
            <w:tblLook w:val="04A0" w:firstRow="1" w:lastRow="0" w:firstColumn="1" w:lastColumn="0" w:noHBand="0" w:noVBand="1"/>
          </w:tblPr>
        </w:tblPrChange>
      </w:tblPr>
      <w:tblGrid>
        <w:gridCol w:w="4792"/>
        <w:gridCol w:w="4568"/>
        <w:tblGridChange w:id="2103">
          <w:tblGrid>
            <w:gridCol w:w="4792"/>
            <w:gridCol w:w="4568"/>
          </w:tblGrid>
        </w:tblGridChange>
      </w:tblGrid>
      <w:tr w:rsidR="00A04922" w:rsidRPr="00015210" w14:paraId="2C99FEF5" w14:textId="1C05F2F0" w:rsidTr="00417957">
        <w:trPr>
          <w:jc w:val="center"/>
          <w:trPrChange w:id="2104" w:author="Xin Li" w:date="2026-08-22T08:01:00Z" w16du:dateUtc="2026-08-22T00:01:00Z">
            <w:trPr>
              <w:trHeight w:val="320"/>
              <w:jc w:val="center"/>
            </w:trPr>
          </w:trPrChange>
        </w:trPr>
        <w:tc>
          <w:tcPr>
            <w:tcW w:w="3840" w:type="dxa"/>
            <w:tcBorders>
              <w:top w:val="single" w:sz="4" w:space="0" w:color="auto"/>
              <w:left w:val="nil"/>
              <w:bottom w:val="nil"/>
              <w:right w:val="nil"/>
            </w:tcBorders>
            <w:noWrap/>
            <w:hideMark/>
            <w:tcPrChange w:id="2105" w:author="Xin Li" w:date="2026-08-22T08:01:00Z" w16du:dateUtc="2026-08-22T00:01:00Z">
              <w:tcPr>
                <w:tcW w:w="3840" w:type="dxa"/>
                <w:tcBorders>
                  <w:top w:val="single" w:sz="4" w:space="0" w:color="auto"/>
                  <w:left w:val="nil"/>
                  <w:bottom w:val="nil"/>
                  <w:right w:val="nil"/>
                </w:tcBorders>
                <w:noWrap/>
                <w:hideMark/>
              </w:tcPr>
            </w:tcPrChange>
          </w:tcPr>
          <w:p w14:paraId="65D903F1" w14:textId="058F50E0" w:rsidR="00A04922" w:rsidRPr="00015210" w:rsidRDefault="00A04922">
            <w:pPr>
              <w:rPr>
                <w:rFonts w:ascii="Georgia" w:hAnsi="Georgia"/>
                <w:color w:val="000000"/>
                <w:sz w:val="20"/>
                <w:szCs w:val="20"/>
              </w:rPr>
            </w:pPr>
            <w:r w:rsidRPr="00015210">
              <w:rPr>
                <w:rFonts w:ascii="Georgia" w:hAnsi="Georgia"/>
                <w:color w:val="000000"/>
                <w:sz w:val="20"/>
                <w:szCs w:val="20"/>
              </w:rPr>
              <w:t> </w:t>
            </w:r>
          </w:p>
        </w:tc>
        <w:tc>
          <w:tcPr>
            <w:tcW w:w="3660" w:type="dxa"/>
            <w:tcBorders>
              <w:top w:val="single" w:sz="4" w:space="0" w:color="auto"/>
              <w:left w:val="nil"/>
              <w:bottom w:val="nil"/>
              <w:right w:val="nil"/>
            </w:tcBorders>
            <w:noWrap/>
            <w:hideMark/>
            <w:tcPrChange w:id="2106" w:author="Xin Li" w:date="2026-08-22T08:01:00Z" w16du:dateUtc="2026-08-22T00:01:00Z">
              <w:tcPr>
                <w:tcW w:w="3660" w:type="dxa"/>
                <w:tcBorders>
                  <w:top w:val="single" w:sz="4" w:space="0" w:color="auto"/>
                  <w:left w:val="nil"/>
                  <w:bottom w:val="nil"/>
                  <w:right w:val="nil"/>
                </w:tcBorders>
                <w:noWrap/>
                <w:hideMark/>
              </w:tcPr>
            </w:tcPrChange>
          </w:tcPr>
          <w:p w14:paraId="51791150" w14:textId="36D4C7E8" w:rsidR="00A04922" w:rsidRPr="00015210" w:rsidRDefault="00A04922">
            <w:pPr>
              <w:jc w:val="center"/>
              <w:rPr>
                <w:color w:val="000000"/>
                <w:sz w:val="20"/>
                <w:szCs w:val="20"/>
              </w:rPr>
            </w:pPr>
            <w:r w:rsidRPr="00015210">
              <w:rPr>
                <w:color w:val="000000"/>
                <w:sz w:val="20"/>
                <w:szCs w:val="20"/>
              </w:rPr>
              <w:t>(1)</w:t>
            </w:r>
          </w:p>
        </w:tc>
      </w:tr>
      <w:tr w:rsidR="00A04922" w:rsidRPr="00015210" w14:paraId="39F419BB" w14:textId="046DC774" w:rsidTr="00417957">
        <w:trPr>
          <w:jc w:val="center"/>
          <w:trPrChange w:id="2107" w:author="Xin Li" w:date="2026-08-22T08:01:00Z" w16du:dateUtc="2026-08-22T00:01:00Z">
            <w:trPr>
              <w:trHeight w:val="320"/>
              <w:jc w:val="center"/>
            </w:trPr>
          </w:trPrChange>
        </w:trPr>
        <w:tc>
          <w:tcPr>
            <w:tcW w:w="3840" w:type="dxa"/>
            <w:tcBorders>
              <w:top w:val="nil"/>
              <w:left w:val="nil"/>
              <w:bottom w:val="nil"/>
              <w:right w:val="nil"/>
            </w:tcBorders>
            <w:noWrap/>
            <w:hideMark/>
            <w:tcPrChange w:id="2108" w:author="Xin Li" w:date="2026-08-22T08:01:00Z" w16du:dateUtc="2026-08-22T00:01:00Z">
              <w:tcPr>
                <w:tcW w:w="3840" w:type="dxa"/>
                <w:tcBorders>
                  <w:top w:val="nil"/>
                  <w:left w:val="nil"/>
                  <w:bottom w:val="nil"/>
                  <w:right w:val="nil"/>
                </w:tcBorders>
                <w:noWrap/>
                <w:hideMark/>
              </w:tcPr>
            </w:tcPrChange>
          </w:tcPr>
          <w:p w14:paraId="2AD6CF20" w14:textId="2ABDA8E4" w:rsidR="00A04922" w:rsidRPr="00015210" w:rsidRDefault="00A04922">
            <w:pPr>
              <w:rPr>
                <w:rFonts w:ascii="Georgia" w:hAnsi="Georgia"/>
                <w:color w:val="000000"/>
                <w:sz w:val="20"/>
                <w:szCs w:val="20"/>
              </w:rPr>
            </w:pPr>
            <w:r w:rsidRPr="00015210">
              <w:rPr>
                <w:rFonts w:ascii="Georgia" w:hAnsi="Georgia"/>
                <w:color w:val="000000"/>
                <w:sz w:val="20"/>
                <w:szCs w:val="20"/>
              </w:rPr>
              <w:t>DV</w:t>
            </w:r>
          </w:p>
        </w:tc>
        <w:tc>
          <w:tcPr>
            <w:tcW w:w="3660" w:type="dxa"/>
            <w:tcBorders>
              <w:top w:val="nil"/>
              <w:left w:val="nil"/>
              <w:bottom w:val="single" w:sz="4" w:space="0" w:color="auto"/>
              <w:right w:val="nil"/>
            </w:tcBorders>
            <w:hideMark/>
            <w:tcPrChange w:id="2109" w:author="Xin Li" w:date="2026-08-22T08:01:00Z" w16du:dateUtc="2026-08-22T00:01:00Z">
              <w:tcPr>
                <w:tcW w:w="3660" w:type="dxa"/>
                <w:tcBorders>
                  <w:top w:val="nil"/>
                  <w:left w:val="nil"/>
                  <w:bottom w:val="single" w:sz="4" w:space="0" w:color="auto"/>
                  <w:right w:val="nil"/>
                </w:tcBorders>
                <w:hideMark/>
              </w:tcPr>
            </w:tcPrChange>
          </w:tcPr>
          <w:p w14:paraId="0DD4DB77" w14:textId="61A14F58" w:rsidR="00A04922" w:rsidRPr="00015210" w:rsidRDefault="00A04922">
            <w:pPr>
              <w:jc w:val="center"/>
              <w:rPr>
                <w:color w:val="000000"/>
                <w:sz w:val="20"/>
                <w:szCs w:val="20"/>
              </w:rPr>
            </w:pPr>
            <w:r w:rsidRPr="00015210">
              <w:rPr>
                <w:color w:val="000000"/>
                <w:sz w:val="20"/>
                <w:szCs w:val="20"/>
              </w:rPr>
              <w:t>Similarity (AI Answer, Human Answer)</w:t>
            </w:r>
          </w:p>
        </w:tc>
      </w:tr>
      <w:tr w:rsidR="00A04922" w:rsidRPr="00015210" w14:paraId="09B28F9D" w14:textId="53713AE7" w:rsidTr="00417957">
        <w:trPr>
          <w:jc w:val="center"/>
          <w:trPrChange w:id="2110" w:author="Xin Li" w:date="2026-08-22T08:01:00Z" w16du:dateUtc="2026-08-22T00:01:00Z">
            <w:trPr>
              <w:trHeight w:val="320"/>
              <w:jc w:val="center"/>
            </w:trPr>
          </w:trPrChange>
        </w:trPr>
        <w:tc>
          <w:tcPr>
            <w:tcW w:w="3840" w:type="dxa"/>
            <w:vMerge w:val="restart"/>
            <w:tcBorders>
              <w:top w:val="nil"/>
              <w:left w:val="nil"/>
              <w:bottom w:val="nil"/>
              <w:right w:val="nil"/>
            </w:tcBorders>
            <w:noWrap/>
            <w:hideMark/>
            <w:tcPrChange w:id="2111" w:author="Xin Li" w:date="2026-08-22T08:01:00Z" w16du:dateUtc="2026-08-22T00:01:00Z">
              <w:tcPr>
                <w:tcW w:w="3840" w:type="dxa"/>
                <w:vMerge w:val="restart"/>
                <w:tcBorders>
                  <w:top w:val="nil"/>
                  <w:left w:val="nil"/>
                  <w:bottom w:val="nil"/>
                  <w:right w:val="nil"/>
                </w:tcBorders>
                <w:noWrap/>
                <w:hideMark/>
              </w:tcPr>
            </w:tcPrChange>
          </w:tcPr>
          <w:p w14:paraId="648BE8EF" w14:textId="4EC52070" w:rsidR="00A04922" w:rsidRPr="00015210" w:rsidRDefault="00A04922">
            <w:pPr>
              <w:rPr>
                <w:i/>
                <w:iCs/>
                <w:color w:val="000000"/>
                <w:sz w:val="20"/>
                <w:szCs w:val="20"/>
              </w:rPr>
            </w:pPr>
            <w:r w:rsidRPr="00015210">
              <w:rPr>
                <w:i/>
                <w:iCs/>
                <w:color w:val="000000"/>
                <w:sz w:val="20"/>
                <w:szCs w:val="20"/>
              </w:rPr>
              <w:t>AIAnswerLength</w:t>
            </w:r>
            <w:r w:rsidRPr="00015210">
              <w:rPr>
                <w:i/>
                <w:iCs/>
                <w:color w:val="000000"/>
                <w:sz w:val="20"/>
                <w:szCs w:val="20"/>
                <w:vertAlign w:val="subscript"/>
              </w:rPr>
              <w:t>i</w:t>
            </w:r>
          </w:p>
        </w:tc>
        <w:tc>
          <w:tcPr>
            <w:tcW w:w="3660" w:type="dxa"/>
            <w:tcBorders>
              <w:top w:val="nil"/>
              <w:left w:val="nil"/>
              <w:bottom w:val="nil"/>
              <w:right w:val="nil"/>
            </w:tcBorders>
            <w:noWrap/>
            <w:hideMark/>
            <w:tcPrChange w:id="2112" w:author="Xin Li" w:date="2026-08-22T08:01:00Z" w16du:dateUtc="2026-08-22T00:01:00Z">
              <w:tcPr>
                <w:tcW w:w="3660" w:type="dxa"/>
                <w:tcBorders>
                  <w:top w:val="nil"/>
                  <w:left w:val="nil"/>
                  <w:bottom w:val="nil"/>
                  <w:right w:val="nil"/>
                </w:tcBorders>
                <w:noWrap/>
                <w:hideMark/>
              </w:tcPr>
            </w:tcPrChange>
          </w:tcPr>
          <w:p w14:paraId="6673F608" w14:textId="1D7959A8" w:rsidR="00A04922" w:rsidRPr="00015210" w:rsidRDefault="00A04922">
            <w:pPr>
              <w:jc w:val="center"/>
              <w:rPr>
                <w:color w:val="000000"/>
                <w:sz w:val="20"/>
                <w:szCs w:val="20"/>
              </w:rPr>
            </w:pPr>
            <w:r w:rsidRPr="00015210">
              <w:rPr>
                <w:color w:val="000000"/>
                <w:sz w:val="20"/>
                <w:szCs w:val="20"/>
              </w:rPr>
              <w:t>0.005</w:t>
            </w:r>
          </w:p>
        </w:tc>
      </w:tr>
      <w:tr w:rsidR="00A04922" w:rsidRPr="00015210" w14:paraId="3025AD18" w14:textId="4FBAED10" w:rsidTr="00417957">
        <w:trPr>
          <w:jc w:val="center"/>
          <w:trPrChange w:id="2113" w:author="Xin Li" w:date="2026-08-22T08:01:00Z" w16du:dateUtc="2026-08-22T00:01:00Z">
            <w:trPr>
              <w:trHeight w:val="320"/>
              <w:jc w:val="center"/>
            </w:trPr>
          </w:trPrChange>
        </w:trPr>
        <w:tc>
          <w:tcPr>
            <w:tcW w:w="3840" w:type="dxa"/>
            <w:vMerge/>
            <w:tcBorders>
              <w:top w:val="nil"/>
              <w:left w:val="nil"/>
              <w:bottom w:val="nil"/>
              <w:right w:val="nil"/>
            </w:tcBorders>
            <w:hideMark/>
            <w:tcPrChange w:id="2114" w:author="Xin Li" w:date="2026-08-22T08:01:00Z" w16du:dateUtc="2026-08-22T00:01:00Z">
              <w:tcPr>
                <w:tcW w:w="3840" w:type="dxa"/>
                <w:vMerge/>
                <w:tcBorders>
                  <w:top w:val="nil"/>
                  <w:left w:val="nil"/>
                  <w:bottom w:val="nil"/>
                  <w:right w:val="nil"/>
                </w:tcBorders>
                <w:hideMark/>
              </w:tcPr>
            </w:tcPrChange>
          </w:tcPr>
          <w:p w14:paraId="223C336F" w14:textId="39ED8496" w:rsidR="00A04922" w:rsidRPr="00015210" w:rsidRDefault="00A04922">
            <w:pPr>
              <w:rPr>
                <w:i/>
                <w:iCs/>
                <w:color w:val="000000"/>
                <w:sz w:val="20"/>
                <w:szCs w:val="20"/>
              </w:rPr>
            </w:pPr>
          </w:p>
        </w:tc>
        <w:tc>
          <w:tcPr>
            <w:tcW w:w="3660" w:type="dxa"/>
            <w:tcBorders>
              <w:top w:val="nil"/>
              <w:left w:val="nil"/>
              <w:bottom w:val="nil"/>
              <w:right w:val="nil"/>
            </w:tcBorders>
            <w:noWrap/>
            <w:hideMark/>
            <w:tcPrChange w:id="2115" w:author="Xin Li" w:date="2026-08-22T08:01:00Z" w16du:dateUtc="2026-08-22T00:01:00Z">
              <w:tcPr>
                <w:tcW w:w="3660" w:type="dxa"/>
                <w:tcBorders>
                  <w:top w:val="nil"/>
                  <w:left w:val="nil"/>
                  <w:bottom w:val="nil"/>
                  <w:right w:val="nil"/>
                </w:tcBorders>
                <w:noWrap/>
                <w:hideMark/>
              </w:tcPr>
            </w:tcPrChange>
          </w:tcPr>
          <w:p w14:paraId="7A8DE20B" w14:textId="7D94C79E" w:rsidR="00A04922" w:rsidRPr="00015210" w:rsidRDefault="00A04922">
            <w:pPr>
              <w:jc w:val="center"/>
              <w:rPr>
                <w:color w:val="000000"/>
                <w:sz w:val="20"/>
                <w:szCs w:val="20"/>
              </w:rPr>
            </w:pPr>
            <w:r w:rsidRPr="00015210">
              <w:rPr>
                <w:color w:val="000000"/>
                <w:sz w:val="20"/>
                <w:szCs w:val="20"/>
              </w:rPr>
              <w:t>(0.011)</w:t>
            </w:r>
          </w:p>
        </w:tc>
      </w:tr>
      <w:tr w:rsidR="00A04922" w:rsidRPr="00015210" w14:paraId="4A16F0E4" w14:textId="7CFF1A67" w:rsidTr="00417957">
        <w:trPr>
          <w:jc w:val="center"/>
          <w:trPrChange w:id="2116" w:author="Xin Li" w:date="2026-08-22T08:01:00Z" w16du:dateUtc="2026-08-22T00:01:00Z">
            <w:trPr>
              <w:trHeight w:val="320"/>
              <w:jc w:val="center"/>
            </w:trPr>
          </w:trPrChange>
        </w:trPr>
        <w:tc>
          <w:tcPr>
            <w:tcW w:w="3840" w:type="dxa"/>
            <w:vMerge w:val="restart"/>
            <w:tcBorders>
              <w:top w:val="nil"/>
              <w:left w:val="nil"/>
              <w:bottom w:val="single" w:sz="4" w:space="0" w:color="000000"/>
              <w:right w:val="nil"/>
            </w:tcBorders>
            <w:noWrap/>
            <w:hideMark/>
            <w:tcPrChange w:id="2117" w:author="Xin Li" w:date="2026-08-22T08:01:00Z" w16du:dateUtc="2026-08-22T00:01:00Z">
              <w:tcPr>
                <w:tcW w:w="3840" w:type="dxa"/>
                <w:vMerge w:val="restart"/>
                <w:tcBorders>
                  <w:top w:val="nil"/>
                  <w:left w:val="nil"/>
                  <w:bottom w:val="single" w:sz="4" w:space="0" w:color="000000"/>
                  <w:right w:val="nil"/>
                </w:tcBorders>
                <w:noWrap/>
                <w:hideMark/>
              </w:tcPr>
            </w:tcPrChange>
          </w:tcPr>
          <w:p w14:paraId="306E372E" w14:textId="08589147" w:rsidR="00A04922" w:rsidRPr="00015210" w:rsidRDefault="00A04922">
            <w:pPr>
              <w:rPr>
                <w:i/>
                <w:iCs/>
                <w:color w:val="000000"/>
                <w:sz w:val="20"/>
                <w:szCs w:val="20"/>
              </w:rPr>
            </w:pPr>
            <w:r w:rsidRPr="00015210">
              <w:rPr>
                <w:i/>
                <w:iCs/>
                <w:color w:val="000000"/>
                <w:sz w:val="20"/>
                <w:szCs w:val="20"/>
              </w:rPr>
              <w:t>AIAnswerQuality</w:t>
            </w:r>
            <w:r w:rsidRPr="00015210">
              <w:rPr>
                <w:i/>
                <w:iCs/>
                <w:color w:val="000000"/>
                <w:sz w:val="20"/>
                <w:szCs w:val="20"/>
                <w:vertAlign w:val="subscript"/>
              </w:rPr>
              <w:t>i</w:t>
            </w:r>
          </w:p>
        </w:tc>
        <w:tc>
          <w:tcPr>
            <w:tcW w:w="3660" w:type="dxa"/>
            <w:tcBorders>
              <w:top w:val="nil"/>
              <w:left w:val="nil"/>
              <w:bottom w:val="nil"/>
              <w:right w:val="nil"/>
            </w:tcBorders>
            <w:noWrap/>
            <w:hideMark/>
            <w:tcPrChange w:id="2118" w:author="Xin Li" w:date="2026-08-22T08:01:00Z" w16du:dateUtc="2026-08-22T00:01:00Z">
              <w:tcPr>
                <w:tcW w:w="3660" w:type="dxa"/>
                <w:tcBorders>
                  <w:top w:val="nil"/>
                  <w:left w:val="nil"/>
                  <w:bottom w:val="nil"/>
                  <w:right w:val="nil"/>
                </w:tcBorders>
                <w:noWrap/>
                <w:hideMark/>
              </w:tcPr>
            </w:tcPrChange>
          </w:tcPr>
          <w:p w14:paraId="0F47A1CD" w14:textId="07CDCB5B" w:rsidR="00A04922" w:rsidRPr="00015210" w:rsidRDefault="00A04922">
            <w:pPr>
              <w:jc w:val="center"/>
              <w:rPr>
                <w:b/>
                <w:bCs/>
                <w:color w:val="000000"/>
                <w:sz w:val="20"/>
                <w:szCs w:val="20"/>
              </w:rPr>
            </w:pPr>
            <w:r w:rsidRPr="00015210">
              <w:rPr>
                <w:b/>
                <w:bCs/>
                <w:color w:val="000000"/>
                <w:sz w:val="20"/>
                <w:szCs w:val="20"/>
              </w:rPr>
              <w:t>0.011***</w:t>
            </w:r>
          </w:p>
        </w:tc>
      </w:tr>
      <w:tr w:rsidR="00A04922" w:rsidRPr="00015210" w14:paraId="707FD5E9" w14:textId="38FC1B6C" w:rsidTr="00417957">
        <w:trPr>
          <w:jc w:val="center"/>
          <w:trPrChange w:id="2119" w:author="Xin Li" w:date="2026-08-22T08:01:00Z" w16du:dateUtc="2026-08-22T00:01:00Z">
            <w:trPr>
              <w:trHeight w:val="320"/>
              <w:jc w:val="center"/>
            </w:trPr>
          </w:trPrChange>
        </w:trPr>
        <w:tc>
          <w:tcPr>
            <w:tcW w:w="3840" w:type="dxa"/>
            <w:vMerge/>
            <w:tcBorders>
              <w:top w:val="nil"/>
              <w:left w:val="nil"/>
              <w:bottom w:val="single" w:sz="4" w:space="0" w:color="000000"/>
              <w:right w:val="nil"/>
            </w:tcBorders>
            <w:hideMark/>
            <w:tcPrChange w:id="2120" w:author="Xin Li" w:date="2026-08-22T08:01:00Z" w16du:dateUtc="2026-08-22T00:01:00Z">
              <w:tcPr>
                <w:tcW w:w="3840" w:type="dxa"/>
                <w:vMerge/>
                <w:tcBorders>
                  <w:top w:val="nil"/>
                  <w:left w:val="nil"/>
                  <w:bottom w:val="single" w:sz="4" w:space="0" w:color="000000"/>
                  <w:right w:val="nil"/>
                </w:tcBorders>
                <w:hideMark/>
              </w:tcPr>
            </w:tcPrChange>
          </w:tcPr>
          <w:p w14:paraId="6D24363D" w14:textId="61A4D209" w:rsidR="00A04922" w:rsidRPr="00015210" w:rsidRDefault="00A04922">
            <w:pPr>
              <w:rPr>
                <w:i/>
                <w:iCs/>
                <w:color w:val="000000"/>
                <w:sz w:val="20"/>
                <w:szCs w:val="20"/>
              </w:rPr>
            </w:pPr>
          </w:p>
        </w:tc>
        <w:tc>
          <w:tcPr>
            <w:tcW w:w="3660" w:type="dxa"/>
            <w:tcBorders>
              <w:top w:val="nil"/>
              <w:left w:val="nil"/>
              <w:bottom w:val="single" w:sz="4" w:space="0" w:color="auto"/>
              <w:right w:val="nil"/>
            </w:tcBorders>
            <w:noWrap/>
            <w:hideMark/>
            <w:tcPrChange w:id="2121" w:author="Xin Li" w:date="2026-08-22T08:01:00Z" w16du:dateUtc="2026-08-22T00:01:00Z">
              <w:tcPr>
                <w:tcW w:w="3660" w:type="dxa"/>
                <w:tcBorders>
                  <w:top w:val="nil"/>
                  <w:left w:val="nil"/>
                  <w:bottom w:val="single" w:sz="4" w:space="0" w:color="auto"/>
                  <w:right w:val="nil"/>
                </w:tcBorders>
                <w:noWrap/>
                <w:hideMark/>
              </w:tcPr>
            </w:tcPrChange>
          </w:tcPr>
          <w:p w14:paraId="2141B314" w14:textId="1249EC54" w:rsidR="00A04922" w:rsidRPr="00015210" w:rsidRDefault="00A04922">
            <w:pPr>
              <w:jc w:val="center"/>
              <w:rPr>
                <w:b/>
                <w:bCs/>
                <w:color w:val="000000"/>
                <w:sz w:val="20"/>
                <w:szCs w:val="20"/>
              </w:rPr>
            </w:pPr>
            <w:r w:rsidRPr="00015210">
              <w:rPr>
                <w:b/>
                <w:bCs/>
                <w:color w:val="000000"/>
                <w:sz w:val="20"/>
                <w:szCs w:val="20"/>
              </w:rPr>
              <w:t>(0.003)</w:t>
            </w:r>
          </w:p>
        </w:tc>
      </w:tr>
      <w:tr w:rsidR="00A04922" w:rsidRPr="00015210" w14:paraId="297818A1" w14:textId="25F6C866" w:rsidTr="00417957">
        <w:trPr>
          <w:jc w:val="center"/>
          <w:trPrChange w:id="2122" w:author="Xin Li" w:date="2026-08-22T08:01:00Z" w16du:dateUtc="2026-08-22T00:01:00Z">
            <w:trPr>
              <w:trHeight w:val="320"/>
              <w:jc w:val="center"/>
            </w:trPr>
          </w:trPrChange>
        </w:trPr>
        <w:tc>
          <w:tcPr>
            <w:tcW w:w="3840" w:type="dxa"/>
            <w:tcBorders>
              <w:top w:val="nil"/>
              <w:left w:val="nil"/>
              <w:bottom w:val="nil"/>
              <w:right w:val="nil"/>
            </w:tcBorders>
            <w:noWrap/>
            <w:hideMark/>
            <w:tcPrChange w:id="2123" w:author="Xin Li" w:date="2026-08-22T08:01:00Z" w16du:dateUtc="2026-08-22T00:01:00Z">
              <w:tcPr>
                <w:tcW w:w="3840" w:type="dxa"/>
                <w:tcBorders>
                  <w:top w:val="nil"/>
                  <w:left w:val="nil"/>
                  <w:bottom w:val="nil"/>
                  <w:right w:val="nil"/>
                </w:tcBorders>
                <w:noWrap/>
                <w:hideMark/>
              </w:tcPr>
            </w:tcPrChange>
          </w:tcPr>
          <w:p w14:paraId="733E4F11" w14:textId="454E1408" w:rsidR="00A04922" w:rsidRPr="00015210" w:rsidRDefault="00A04922">
            <w:pPr>
              <w:rPr>
                <w:color w:val="000000"/>
                <w:sz w:val="20"/>
                <w:szCs w:val="20"/>
              </w:rPr>
            </w:pPr>
            <w:r w:rsidRPr="00015210">
              <w:rPr>
                <w:color w:val="000000"/>
                <w:sz w:val="20"/>
                <w:szCs w:val="20"/>
              </w:rPr>
              <w:t>question controls</w:t>
            </w:r>
          </w:p>
        </w:tc>
        <w:tc>
          <w:tcPr>
            <w:tcW w:w="3660" w:type="dxa"/>
            <w:tcBorders>
              <w:top w:val="nil"/>
              <w:left w:val="nil"/>
              <w:bottom w:val="nil"/>
              <w:right w:val="nil"/>
            </w:tcBorders>
            <w:noWrap/>
            <w:hideMark/>
            <w:tcPrChange w:id="2124" w:author="Xin Li" w:date="2026-08-22T08:01:00Z" w16du:dateUtc="2026-08-22T00:01:00Z">
              <w:tcPr>
                <w:tcW w:w="3660" w:type="dxa"/>
                <w:tcBorders>
                  <w:top w:val="nil"/>
                  <w:left w:val="nil"/>
                  <w:bottom w:val="nil"/>
                  <w:right w:val="nil"/>
                </w:tcBorders>
                <w:noWrap/>
                <w:hideMark/>
              </w:tcPr>
            </w:tcPrChange>
          </w:tcPr>
          <w:p w14:paraId="386C2FF2" w14:textId="02EF009A" w:rsidR="00A04922" w:rsidRPr="00015210" w:rsidRDefault="00A04922">
            <w:pPr>
              <w:jc w:val="center"/>
              <w:rPr>
                <w:color w:val="000000"/>
                <w:sz w:val="20"/>
                <w:szCs w:val="20"/>
              </w:rPr>
            </w:pPr>
            <w:r w:rsidRPr="00015210">
              <w:rPr>
                <w:color w:val="000000"/>
                <w:sz w:val="20"/>
                <w:szCs w:val="20"/>
              </w:rPr>
              <w:t>√</w:t>
            </w:r>
          </w:p>
        </w:tc>
      </w:tr>
      <w:tr w:rsidR="00A04922" w:rsidRPr="00015210" w14:paraId="20B31628" w14:textId="56637819" w:rsidTr="00417957">
        <w:trPr>
          <w:jc w:val="center"/>
          <w:trPrChange w:id="2125" w:author="Xin Li" w:date="2026-08-22T08:01:00Z" w16du:dateUtc="2026-08-22T00:01:00Z">
            <w:trPr>
              <w:trHeight w:val="320"/>
              <w:jc w:val="center"/>
            </w:trPr>
          </w:trPrChange>
        </w:trPr>
        <w:tc>
          <w:tcPr>
            <w:tcW w:w="3840" w:type="dxa"/>
            <w:tcBorders>
              <w:top w:val="nil"/>
              <w:left w:val="nil"/>
              <w:bottom w:val="nil"/>
              <w:right w:val="nil"/>
            </w:tcBorders>
            <w:noWrap/>
            <w:hideMark/>
            <w:tcPrChange w:id="2126" w:author="Xin Li" w:date="2026-08-22T08:01:00Z" w16du:dateUtc="2026-08-22T00:01:00Z">
              <w:tcPr>
                <w:tcW w:w="3840" w:type="dxa"/>
                <w:tcBorders>
                  <w:top w:val="nil"/>
                  <w:left w:val="nil"/>
                  <w:bottom w:val="nil"/>
                  <w:right w:val="nil"/>
                </w:tcBorders>
                <w:noWrap/>
                <w:hideMark/>
              </w:tcPr>
            </w:tcPrChange>
          </w:tcPr>
          <w:p w14:paraId="7F55976D" w14:textId="54F95440" w:rsidR="00A04922" w:rsidRPr="00015210" w:rsidRDefault="00A04922">
            <w:pPr>
              <w:rPr>
                <w:color w:val="000000"/>
                <w:sz w:val="20"/>
                <w:szCs w:val="20"/>
              </w:rPr>
            </w:pPr>
            <w:r w:rsidRPr="00015210">
              <w:rPr>
                <w:color w:val="000000"/>
                <w:sz w:val="20"/>
                <w:szCs w:val="20"/>
              </w:rPr>
              <w:t>questioner controls</w:t>
            </w:r>
          </w:p>
        </w:tc>
        <w:tc>
          <w:tcPr>
            <w:tcW w:w="3660" w:type="dxa"/>
            <w:tcBorders>
              <w:top w:val="nil"/>
              <w:left w:val="nil"/>
              <w:bottom w:val="nil"/>
              <w:right w:val="nil"/>
            </w:tcBorders>
            <w:noWrap/>
            <w:hideMark/>
            <w:tcPrChange w:id="2127" w:author="Xin Li" w:date="2026-08-22T08:01:00Z" w16du:dateUtc="2026-08-22T00:01:00Z">
              <w:tcPr>
                <w:tcW w:w="3660" w:type="dxa"/>
                <w:tcBorders>
                  <w:top w:val="nil"/>
                  <w:left w:val="nil"/>
                  <w:bottom w:val="nil"/>
                  <w:right w:val="nil"/>
                </w:tcBorders>
                <w:noWrap/>
                <w:hideMark/>
              </w:tcPr>
            </w:tcPrChange>
          </w:tcPr>
          <w:p w14:paraId="119F209E" w14:textId="41257E1A" w:rsidR="00A04922" w:rsidRPr="00015210" w:rsidRDefault="00A04922">
            <w:pPr>
              <w:jc w:val="center"/>
              <w:rPr>
                <w:color w:val="000000"/>
                <w:sz w:val="20"/>
                <w:szCs w:val="20"/>
              </w:rPr>
            </w:pPr>
            <w:r w:rsidRPr="00015210">
              <w:rPr>
                <w:color w:val="000000"/>
                <w:sz w:val="20"/>
                <w:szCs w:val="20"/>
              </w:rPr>
              <w:t>√</w:t>
            </w:r>
          </w:p>
        </w:tc>
      </w:tr>
      <w:tr w:rsidR="00A04922" w:rsidRPr="00015210" w14:paraId="33A43990" w14:textId="47AFF60E" w:rsidTr="00417957">
        <w:trPr>
          <w:jc w:val="center"/>
          <w:trPrChange w:id="2128" w:author="Xin Li" w:date="2026-08-22T08:01:00Z" w16du:dateUtc="2026-08-22T00:01:00Z">
            <w:trPr>
              <w:trHeight w:val="320"/>
              <w:jc w:val="center"/>
            </w:trPr>
          </w:trPrChange>
        </w:trPr>
        <w:tc>
          <w:tcPr>
            <w:tcW w:w="3840" w:type="dxa"/>
            <w:tcBorders>
              <w:top w:val="nil"/>
              <w:left w:val="nil"/>
              <w:bottom w:val="nil"/>
              <w:right w:val="nil"/>
            </w:tcBorders>
            <w:noWrap/>
            <w:hideMark/>
            <w:tcPrChange w:id="2129" w:author="Xin Li" w:date="2026-08-22T08:01:00Z" w16du:dateUtc="2026-08-22T00:01:00Z">
              <w:tcPr>
                <w:tcW w:w="3840" w:type="dxa"/>
                <w:tcBorders>
                  <w:top w:val="nil"/>
                  <w:left w:val="nil"/>
                  <w:bottom w:val="nil"/>
                  <w:right w:val="nil"/>
                </w:tcBorders>
                <w:noWrap/>
                <w:hideMark/>
              </w:tcPr>
            </w:tcPrChange>
          </w:tcPr>
          <w:p w14:paraId="1165BE52" w14:textId="316D4B6F" w:rsidR="00A04922" w:rsidRPr="00015210" w:rsidRDefault="00A04922">
            <w:pPr>
              <w:rPr>
                <w:color w:val="000000"/>
                <w:sz w:val="20"/>
                <w:szCs w:val="20"/>
              </w:rPr>
            </w:pPr>
            <w:r w:rsidRPr="00015210">
              <w:rPr>
                <w:color w:val="000000"/>
                <w:sz w:val="20"/>
                <w:szCs w:val="20"/>
              </w:rPr>
              <w:t>question timing FE</w:t>
            </w:r>
          </w:p>
        </w:tc>
        <w:tc>
          <w:tcPr>
            <w:tcW w:w="3660" w:type="dxa"/>
            <w:tcBorders>
              <w:top w:val="nil"/>
              <w:left w:val="nil"/>
              <w:bottom w:val="nil"/>
              <w:right w:val="nil"/>
            </w:tcBorders>
            <w:noWrap/>
            <w:hideMark/>
            <w:tcPrChange w:id="2130" w:author="Xin Li" w:date="2026-08-22T08:01:00Z" w16du:dateUtc="2026-08-22T00:01:00Z">
              <w:tcPr>
                <w:tcW w:w="3660" w:type="dxa"/>
                <w:tcBorders>
                  <w:top w:val="nil"/>
                  <w:left w:val="nil"/>
                  <w:bottom w:val="nil"/>
                  <w:right w:val="nil"/>
                </w:tcBorders>
                <w:noWrap/>
                <w:hideMark/>
              </w:tcPr>
            </w:tcPrChange>
          </w:tcPr>
          <w:p w14:paraId="074315B3" w14:textId="49406D5A" w:rsidR="00A04922" w:rsidRPr="00015210" w:rsidRDefault="00A04922">
            <w:pPr>
              <w:jc w:val="center"/>
              <w:rPr>
                <w:color w:val="000000"/>
                <w:sz w:val="20"/>
                <w:szCs w:val="20"/>
              </w:rPr>
            </w:pPr>
            <w:r w:rsidRPr="00015210">
              <w:rPr>
                <w:color w:val="000000"/>
                <w:sz w:val="20"/>
                <w:szCs w:val="20"/>
              </w:rPr>
              <w:t>√</w:t>
            </w:r>
          </w:p>
        </w:tc>
      </w:tr>
      <w:tr w:rsidR="00A04922" w:rsidRPr="00015210" w14:paraId="4D6949FC" w14:textId="22040FB3" w:rsidTr="00417957">
        <w:trPr>
          <w:jc w:val="center"/>
          <w:trPrChange w:id="2131" w:author="Xin Li" w:date="2026-08-22T08:01:00Z" w16du:dateUtc="2026-08-22T00:01:00Z">
            <w:trPr>
              <w:trHeight w:val="320"/>
              <w:jc w:val="center"/>
            </w:trPr>
          </w:trPrChange>
        </w:trPr>
        <w:tc>
          <w:tcPr>
            <w:tcW w:w="3840" w:type="dxa"/>
            <w:tcBorders>
              <w:top w:val="nil"/>
              <w:left w:val="nil"/>
              <w:bottom w:val="single" w:sz="4" w:space="0" w:color="auto"/>
              <w:right w:val="nil"/>
            </w:tcBorders>
            <w:noWrap/>
            <w:hideMark/>
            <w:tcPrChange w:id="2132" w:author="Xin Li" w:date="2026-08-22T08:01:00Z" w16du:dateUtc="2026-08-22T00:01:00Z">
              <w:tcPr>
                <w:tcW w:w="3840" w:type="dxa"/>
                <w:tcBorders>
                  <w:top w:val="nil"/>
                  <w:left w:val="nil"/>
                  <w:bottom w:val="single" w:sz="4" w:space="0" w:color="auto"/>
                  <w:right w:val="nil"/>
                </w:tcBorders>
                <w:noWrap/>
                <w:hideMark/>
              </w:tcPr>
            </w:tcPrChange>
          </w:tcPr>
          <w:p w14:paraId="3E41125E" w14:textId="60F4C0ED" w:rsidR="00A04922" w:rsidRPr="00015210" w:rsidRDefault="00A04922">
            <w:pPr>
              <w:rPr>
                <w:color w:val="000000"/>
                <w:sz w:val="20"/>
                <w:szCs w:val="20"/>
              </w:rPr>
            </w:pPr>
            <w:r w:rsidRPr="00015210">
              <w:rPr>
                <w:color w:val="000000"/>
                <w:sz w:val="20"/>
                <w:szCs w:val="20"/>
              </w:rPr>
              <w:t>N</w:t>
            </w:r>
          </w:p>
        </w:tc>
        <w:tc>
          <w:tcPr>
            <w:tcW w:w="3660" w:type="dxa"/>
            <w:tcBorders>
              <w:top w:val="nil"/>
              <w:left w:val="nil"/>
              <w:bottom w:val="single" w:sz="4" w:space="0" w:color="auto"/>
              <w:right w:val="nil"/>
            </w:tcBorders>
            <w:noWrap/>
            <w:hideMark/>
            <w:tcPrChange w:id="2133" w:author="Xin Li" w:date="2026-08-22T08:01:00Z" w16du:dateUtc="2026-08-22T00:01:00Z">
              <w:tcPr>
                <w:tcW w:w="3660" w:type="dxa"/>
                <w:tcBorders>
                  <w:top w:val="nil"/>
                  <w:left w:val="nil"/>
                  <w:bottom w:val="single" w:sz="4" w:space="0" w:color="auto"/>
                  <w:right w:val="nil"/>
                </w:tcBorders>
                <w:noWrap/>
                <w:hideMark/>
              </w:tcPr>
            </w:tcPrChange>
          </w:tcPr>
          <w:p w14:paraId="616A7DCF" w14:textId="3EA02DA6" w:rsidR="00A04922" w:rsidRPr="00015210" w:rsidRDefault="00A04922">
            <w:pPr>
              <w:jc w:val="center"/>
              <w:rPr>
                <w:color w:val="000000"/>
                <w:sz w:val="20"/>
                <w:szCs w:val="20"/>
              </w:rPr>
            </w:pPr>
            <w:r w:rsidRPr="00015210">
              <w:rPr>
                <w:color w:val="000000"/>
                <w:sz w:val="20"/>
                <w:szCs w:val="20"/>
              </w:rPr>
              <w:t>1,277</w:t>
            </w:r>
          </w:p>
        </w:tc>
      </w:tr>
    </w:tbl>
    <w:p w14:paraId="5DE31550" w14:textId="5434EA1A" w:rsidR="00C1485A" w:rsidRPr="00015210" w:rsidRDefault="00D25B8E" w:rsidP="007423EE">
      <w:pPr>
        <w:pStyle w:val="Notes"/>
      </w:pPr>
      <w:r w:rsidRPr="00015210">
        <w:rPr>
          <w:i/>
          <w:iCs/>
        </w:rPr>
        <w:t>Notes.</w:t>
      </w:r>
      <w:r w:rsidRPr="00015210">
        <w:t xml:space="preserve"> 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Similarity is computed with Sentence-BERT. The sample includes questions with at least two answers.</w:t>
      </w:r>
    </w:p>
    <w:p w14:paraId="35B0529F" w14:textId="0D05D944" w:rsidR="00C1485A" w:rsidRPr="00015210" w:rsidRDefault="00C1485A" w:rsidP="00797DC6"/>
    <w:p w14:paraId="6E60D1F3" w14:textId="358597D3" w:rsidR="003961B0" w:rsidRPr="00015210" w:rsidDel="00712333" w:rsidRDefault="003961B0" w:rsidP="00D66C4E">
      <w:pPr>
        <w:pStyle w:val="Heading1"/>
        <w:rPr>
          <w:del w:id="2134" w:author="Xin Li" w:date="2026-08-22T16:27:00Z" w16du:dateUtc="2026-08-22T08:27:00Z"/>
        </w:rPr>
      </w:pPr>
      <w:del w:id="2135" w:author="Xin Li" w:date="2026-08-22T16:27:00Z" w16du:dateUtc="2026-08-22T08:27:00Z">
        <w:r w:rsidRPr="00015210" w:rsidDel="00712333">
          <w:delText>Discussion</w:delText>
        </w:r>
      </w:del>
    </w:p>
    <w:p w14:paraId="0CCC0AFB" w14:textId="33AB9B25" w:rsidR="00984445" w:rsidRPr="00015210" w:rsidRDefault="00625399" w:rsidP="00D66C4E">
      <w:pPr>
        <w:pStyle w:val="Heading1"/>
      </w:pPr>
      <w:ins w:id="2136" w:author="Xin Li" w:date="2026-08-22T16:25:00Z" w16du:dateUtc="2026-08-22T08:25:00Z">
        <w:r>
          <w:t xml:space="preserve">Discussion and </w:t>
        </w:r>
      </w:ins>
      <w:r w:rsidR="00D66C4E" w:rsidRPr="00015210">
        <w:t>Conclusions</w:t>
      </w:r>
    </w:p>
    <w:p w14:paraId="09CAC0EB" w14:textId="28022DC4" w:rsidR="00712333" w:rsidRPr="00015210" w:rsidDel="00036F6B" w:rsidRDefault="00441D07" w:rsidP="00712333">
      <w:pPr>
        <w:pStyle w:val="Paragraph0"/>
        <w:rPr>
          <w:del w:id="2137" w:author="Xin Li" w:date="2026-08-22T16:32:00Z" w16du:dateUtc="2026-08-22T08:32:00Z"/>
        </w:rPr>
      </w:pPr>
      <w:r w:rsidRPr="00015210">
        <w:rPr>
          <w:rStyle w:val="Strong"/>
          <w:color w:val="000000"/>
        </w:rPr>
        <w:t>Main results.</w:t>
      </w:r>
      <w:r w:rsidRPr="00015210">
        <w:t xml:space="preserve"> </w:t>
      </w:r>
      <w:del w:id="2138" w:author="Xin Li" w:date="2026-08-22T16:28:00Z" w16du:dateUtc="2026-08-22T08:28:00Z">
        <w:r w:rsidR="00712333" w:rsidRPr="00015210" w:rsidDel="00036F6B">
          <w:delText xml:space="preserve">Our study set out to understand how a labeled, platform-provided internal GenAI answer reshapes human contribution in an online Q&amp;A community when external GenAI tools remain freely available. </w:delText>
        </w:r>
      </w:del>
      <w:del w:id="2139" w:author="Xin Li" w:date="2026-08-22T16:29:00Z" w16du:dateUtc="2026-08-22T08:29:00Z">
        <w:r w:rsidR="00712333" w:rsidRPr="00015210" w:rsidDel="00036F6B">
          <w:delText>The central result is that the effect of internal GenAI is not one deterrence effect but the combination of a fast AI label effect and a slower AI content effect. The AI label invites human contribution because a skeptical technical community appraises the machine as a weak competitor, while the AI content pulls in the opposite direction</w:delText>
        </w:r>
      </w:del>
      <w:del w:id="2140" w:author="Xin Li" w:date="2026-08-22T16:31:00Z" w16du:dateUtc="2026-08-22T08:31:00Z">
        <w:r w:rsidR="00712333" w:rsidRPr="00015210" w:rsidDel="00036F6B">
          <w:delText xml:space="preserve">, with length signaling coverage and suppressing supply and quality setting a benchmark that raises the quality of human answers. Because typical AI answers in our setting carry substantial content, the content effect dominates the label effect on supply and the average effect turns negative, whereas on quality the content effect operates through the benchmark and raises human quality. </w:delText>
        </w:r>
      </w:del>
      <w:del w:id="2141" w:author="Xin Li" w:date="2026-08-22T16:32:00Z" w16du:dateUtc="2026-08-22T08:32:00Z">
        <w:r w:rsidR="00712333" w:rsidRPr="00015210" w:rsidDel="00036F6B">
          <w:delText xml:space="preserve">This decomposition is what allows our findings to be reconciled with, rather than opposed to, the one prior study of an identified AI </w:delText>
        </w:r>
      </w:del>
      <w:del w:id="2142" w:author="Xin Li" w:date="2026-08-22T07:37:00Z" w16du:dateUtc="2026-08-21T23:37:00Z">
        <w:r w:rsidR="00712333" w:rsidRPr="00015210" w:rsidDel="004E55FA">
          <w:delText>rival</w:delText>
        </w:r>
      </w:del>
      <w:del w:id="2143" w:author="Xin Li" w:date="2026-08-22T16:32:00Z" w16du:dateUtc="2026-08-22T08:32:00Z">
        <w:r w:rsidR="00712333" w:rsidRPr="00015210" w:rsidDel="00036F6B">
          <w:delText xml:space="preserve"> contributor.</w:delText>
        </w:r>
      </w:del>
    </w:p>
    <w:p w14:paraId="53732E3F" w14:textId="671C8407" w:rsidR="00441D07" w:rsidRPr="00015210" w:rsidRDefault="00441D07" w:rsidP="00441D07">
      <w:pPr>
        <w:pStyle w:val="Paragraph0"/>
        <w:rPr>
          <w:szCs w:val="24"/>
        </w:rPr>
      </w:pPr>
      <w:r w:rsidRPr="00015210">
        <w:t>Using a randomized field experiment at a leading technical Q&amp;A community, we examine how a labeled, platform-provided internal GenAI answer affects human contribution when external GenAI remains available. We find that the total AI effect decomposes into a fast AI label effect and a slower AI content effect</w:t>
      </w:r>
      <w:del w:id="2144" w:author="Xin Li" w:date="2026-08-22T16:28:00Z" w16du:dateUtc="2026-08-22T08:28:00Z">
        <w:r w:rsidRPr="00015210" w:rsidDel="00036F6B">
          <w:delText xml:space="preserve"> that operate in opposite directions</w:delText>
        </w:r>
      </w:del>
      <w:r w:rsidRPr="00015210">
        <w:t xml:space="preserve">. For answer supply, the AI label raises human contribution, consistent with a skeptical community appraising the machine as a weak competitor whose presence invites participation, while longer AI content signals coverage and </w:t>
      </w:r>
      <w:r w:rsidRPr="00015210">
        <w:lastRenderedPageBreak/>
        <w:t>suppresses contribution</w:t>
      </w:r>
      <w:ins w:id="2145" w:author="Xin Li" w:date="2026-08-22T16:30:00Z" w16du:dateUtc="2026-08-22T08:30:00Z">
        <w:r w:rsidR="00036F6B">
          <w:t>.</w:t>
        </w:r>
      </w:ins>
      <w:del w:id="2146" w:author="Xin Li" w:date="2026-08-22T16:30:00Z" w16du:dateUtc="2026-08-22T08:30:00Z">
        <w:r w:rsidRPr="00015210" w:rsidDel="00036F6B">
          <w:delText>;</w:delText>
        </w:r>
      </w:del>
      <w:r w:rsidRPr="00015210">
        <w:t xml:space="preserve"> </w:t>
      </w:r>
      <w:ins w:id="2147" w:author="Xin Li" w:date="2026-08-22T16:30:00Z" w16du:dateUtc="2026-08-22T08:30:00Z">
        <w:r w:rsidR="00036F6B">
          <w:t>B</w:t>
        </w:r>
      </w:ins>
      <w:del w:id="2148" w:author="Xin Li" w:date="2026-08-22T16:30:00Z" w16du:dateUtc="2026-08-22T08:30:00Z">
        <w:r w:rsidRPr="00015210" w:rsidDel="00036F6B">
          <w:delText>b</w:delText>
        </w:r>
      </w:del>
      <w:r w:rsidRPr="00015210">
        <w:t xml:space="preserve">ecause typical AI answers </w:t>
      </w:r>
      <w:ins w:id="2149" w:author="Xin Li" w:date="2026-08-22T16:29:00Z" w16du:dateUtc="2026-08-22T08:29:00Z">
        <w:r w:rsidR="00036F6B" w:rsidRPr="00015210">
          <w:t xml:space="preserve">in our setting </w:t>
        </w:r>
      </w:ins>
      <w:r w:rsidRPr="00015210">
        <w:t xml:space="preserve">carry substantial content, </w:t>
      </w:r>
      <w:ins w:id="2150" w:author="Xin Li" w:date="2026-08-22T16:30:00Z" w16du:dateUtc="2026-08-22T08:30:00Z">
        <w:r w:rsidR="00036F6B" w:rsidRPr="00015210">
          <w:t>the content effect dominates the label effect on supply and the average effect</w:t>
        </w:r>
      </w:ins>
      <w:del w:id="2151" w:author="Xin Li" w:date="2026-08-22T16:30:00Z" w16du:dateUtc="2026-08-22T08:30:00Z">
        <w:r w:rsidRPr="00015210" w:rsidDel="00036F6B">
          <w:delText>the average effect on supply</w:delText>
        </w:r>
      </w:del>
      <w:r w:rsidRPr="00015210">
        <w:t xml:space="preserve"> is negative. For contribution quality, the label alone does not change quality, but higher-quality AI raises the quality of the first human answer by setting a higher benchmark to which contributors respond. Our mechanism tests support this account: the label effect concentrates on difficult questions and accelerates the next contribution, coverage rather than perceived quality drives the length effect, and higher AI quality raises human quality through </w:t>
      </w:r>
      <w:r w:rsidR="000D48EE" w:rsidRPr="00015210">
        <w:t>improving</w:t>
      </w:r>
      <w:r w:rsidRPr="00015210">
        <w:t xml:space="preserve"> rather than through selection of stronger contributors or through </w:t>
      </w:r>
      <w:r w:rsidR="000D48EE" w:rsidRPr="00015210">
        <w:t xml:space="preserve">differentiation </w:t>
      </w:r>
      <w:r w:rsidRPr="00015210">
        <w:t>from AI content.</w:t>
      </w:r>
    </w:p>
    <w:p w14:paraId="6DE8D5A0" w14:textId="77777777" w:rsidR="00760B34" w:rsidRDefault="00441D07" w:rsidP="00441D07">
      <w:pPr>
        <w:pStyle w:val="Paragraph0"/>
        <w:rPr>
          <w:ins w:id="2152" w:author="Xin Li" w:date="2026-08-22T16:35:00Z" w16du:dateUtc="2026-08-22T08:35:00Z"/>
        </w:rPr>
      </w:pPr>
      <w:r w:rsidRPr="00015210">
        <w:rPr>
          <w:rStyle w:val="Strong"/>
          <w:color w:val="000000"/>
        </w:rPr>
        <w:t>Theoretical contribution.</w:t>
      </w:r>
      <w:r w:rsidRPr="00015210">
        <w:t xml:space="preserve"> We contribute to the emerging literature on generative AI in online communities by studying platform-provided internal GenAI as a governance arrangement distinct from external GenAI, and by examining its consequences for human contributors in a competitive setting where external GenAI remains available. </w:t>
      </w:r>
    </w:p>
    <w:p w14:paraId="3FE03175" w14:textId="77777777" w:rsidR="00760B34" w:rsidRDefault="00441D07" w:rsidP="00441D07">
      <w:pPr>
        <w:pStyle w:val="Paragraph0"/>
        <w:rPr>
          <w:ins w:id="2153" w:author="Xin Li" w:date="2026-08-22T16:37:00Z" w16du:dateUtc="2026-08-22T08:37:00Z"/>
        </w:rPr>
      </w:pPr>
      <w:r w:rsidRPr="00015210">
        <w:t xml:space="preserve">Whereas prior work </w:t>
      </w:r>
      <w:del w:id="2154" w:author="Xin Li" w:date="2026-08-22T16:36:00Z" w16du:dateUtc="2026-08-22T08:36:00Z">
        <w:r w:rsidRPr="00015210" w:rsidDel="00760B34">
          <w:delText>studies AI that diverts questions before they arrive or that enters human answers as an unobservable input, and therefore</w:delText>
        </w:r>
      </w:del>
      <w:ins w:id="2155" w:author="Xin Li" w:date="2026-08-22T16:36:00Z" w16du:dateUtc="2026-08-22T08:36:00Z">
        <w:r w:rsidR="00760B34">
          <w:t>often</w:t>
        </w:r>
      </w:ins>
      <w:r w:rsidRPr="00015210">
        <w:t xml:space="preserve"> bundles the effect of AI content with the effect of the AI label, our setting makes both the source and the content of the AI contribution visible and allows us to estimate the AI label effect separately from the AI content effect and to test the distinct decision processes through which each operates. Grounding this decomposition in dual-process theory and competition dynamics theory, we show that a community</w:t>
      </w:r>
      <w:r w:rsidR="00534D0B" w:rsidRPr="00015210">
        <w:t>’</w:t>
      </w:r>
      <w:r w:rsidRPr="00015210">
        <w:t xml:space="preserve">s response to an AI competitor </w:t>
      </w:r>
      <w:del w:id="2156" w:author="Xin Li" w:date="2026-08-22T16:36:00Z" w16du:dateUtc="2026-08-22T08:36:00Z">
        <w:r w:rsidRPr="00015210" w:rsidDel="00760B34">
          <w:delText xml:space="preserve">is neither uniformly negative nor uniformly positive but </w:delText>
        </w:r>
      </w:del>
      <w:r w:rsidRPr="00015210">
        <w:t>depends on identifiable features of the AI answer</w:t>
      </w:r>
      <w:ins w:id="2157" w:author="Xin Li" w:date="2026-08-22T16:36:00Z" w16du:dateUtc="2026-08-22T08:36:00Z">
        <w:r w:rsidR="00760B34">
          <w:t>.</w:t>
        </w:r>
      </w:ins>
      <w:del w:id="2158" w:author="Xin Li" w:date="2026-08-22T16:36:00Z" w16du:dateUtc="2026-08-22T08:36:00Z">
        <w:r w:rsidRPr="00015210" w:rsidDel="00760B34">
          <w:delText>,</w:delText>
        </w:r>
      </w:del>
      <w:r w:rsidRPr="00015210">
        <w:t xml:space="preserve"> </w:t>
      </w:r>
      <w:del w:id="2159" w:author="Xin Li" w:date="2026-08-22T16:37:00Z" w16du:dateUtc="2026-08-22T08:37:00Z">
        <w:r w:rsidRPr="00015210" w:rsidDel="00760B34">
          <w:delText>and w</w:delText>
        </w:r>
      </w:del>
    </w:p>
    <w:p w14:paraId="3BAA1CF5" w14:textId="108C1279" w:rsidR="00441D07" w:rsidRPr="00015210" w:rsidRDefault="00441D07" w:rsidP="00441D07">
      <w:pPr>
        <w:pStyle w:val="Paragraph0"/>
        <w:rPr>
          <w:szCs w:val="24"/>
        </w:rPr>
      </w:pPr>
      <w:del w:id="2160" w:author="Xin Li" w:date="2026-08-22T16:37:00Z" w16du:dateUtc="2026-08-22T08:37:00Z">
        <w:r w:rsidRPr="00015210" w:rsidDel="00760B34">
          <w:delText xml:space="preserve">e extend research on how prior contributions shape human contribution by demonstrating that the features of prior content, its presence, volume, quality, and source, do not carry the same meaning when the prior contributor is an identified machine rather than a human. </w:delText>
        </w:r>
      </w:del>
      <w:r w:rsidRPr="00015210">
        <w:t xml:space="preserve">The decomposition </w:t>
      </w:r>
      <w:del w:id="2161" w:author="Xin Li" w:date="2026-08-22T16:37:00Z" w16du:dateUtc="2026-08-22T08:37:00Z">
        <w:r w:rsidRPr="00015210" w:rsidDel="00760B34">
          <w:delText xml:space="preserve">also </w:delText>
        </w:r>
      </w:del>
      <w:r w:rsidRPr="00015210">
        <w:t xml:space="preserve">carries a forward-looking benefit. Because our results tie the total AI effect to the content characteristics of the AI answer rather than to a fixed average, they provide a basis for reasoning about settings we do not yet observe. As AI capabilities advance and the length, quality, and other properties of AI answers shift, one can combine the AI label effect with the corresponding AI content effect to anticipate how AI will reshape human contribution under </w:t>
      </w:r>
      <w:r w:rsidRPr="00015210">
        <w:lastRenderedPageBreak/>
        <w:t>the same competition mechanism.</w:t>
      </w:r>
    </w:p>
    <w:p w14:paraId="0F6BF74E" w14:textId="0A47CBE1" w:rsidR="00712333" w:rsidRPr="00015210" w:rsidDel="003D43DF" w:rsidRDefault="00712333" w:rsidP="00712333">
      <w:pPr>
        <w:pStyle w:val="Paragraph0"/>
        <w:rPr>
          <w:del w:id="2162" w:author="Xin Li" w:date="2026-08-22T16:57:00Z" w16du:dateUtc="2026-08-22T08:57:00Z"/>
        </w:rPr>
      </w:pPr>
      <w:r w:rsidRPr="00015210">
        <w:t>The most direct point of comparison is Su et al. (2025), who study Quora’s internal GenAI and report positive effects on both the quantity and the length of human contribution, whereas we find that a longer AI answer deters human contribution and that the average effect on supply is negative. The two sets of results look contradictory on the surface, but our framework</w:t>
      </w:r>
      <w:ins w:id="2163" w:author="Xin Li" w:date="2026-08-22T16:38:00Z" w16du:dateUtc="2026-08-22T08:38:00Z">
        <w:r w:rsidR="00760B34">
          <w:t xml:space="preserve"> </w:t>
        </w:r>
      </w:ins>
      <w:del w:id="2164" w:author="Xin Li" w:date="2026-08-22T16:38:00Z" w16du:dateUtc="2026-08-22T08:38:00Z">
        <w:r w:rsidRPr="00015210" w:rsidDel="00760B34">
          <w:delText xml:space="preserve">, and in particular its competition dynamics component </w:delText>
        </w:r>
        <w:r w:rsidRPr="00015210" w:rsidDel="00760B34">
          <w:fldChar w:fldCharType="begin"/>
        </w:r>
        <w:r w:rsidRPr="00015210" w:rsidDel="00760B34">
          <w:delInstrText xml:space="preserve"> ADDIN ZOTERO_ITEM CSL_CITATION {"citationID":"SjWJ3Bt7","properties":{"unsorted":false,"formattedCitation":"(Chen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three factors: relative scale, rival's attack volume, and rival's capability to contest. Our results provide a new avenue for studying competitors and the relationship between competitor analysis and interfirm rivalry.</w:delInstrText>
        </w:r>
        <w:r w:rsidRPr="00015210" w:rsidDel="00760B34">
          <w:delInstrText>本文研究竞争紧张度，即目标企业与其特定竞争对手之间的紧张关系，这种紧张关系可能导致目标企业采取行动对抗竞争对手。基于认知</w:delInstrText>
        </w:r>
        <w:r w:rsidRPr="00015210" w:rsidDel="00760B34">
          <w:delInstrText>-</w:delInstrText>
        </w:r>
        <w:r w:rsidRPr="00015210" w:rsidDel="00760B34">
          <w:delInstrText>动机</w:delInstrText>
        </w:r>
        <w:r w:rsidRPr="00015210" w:rsidDel="00760B34">
          <w:delInstrText>-</w:delInstrText>
        </w:r>
        <w:r w:rsidRPr="00015210" w:rsidDel="00760B34">
          <w:del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delInstrText>
        </w:r>
        <w:r w:rsidRPr="00015210" w:rsidDel="00760B34">
          <w:delInstrText xml:space="preserve">","archive_location":"491 </w:delInstrText>
        </w:r>
        <w:r w:rsidRPr="00015210" w:rsidDel="00760B34">
          <w:rPr>
            <w:rFonts w:ascii="Segoe UI Emoji" w:hAnsi="Segoe UI Emoji" w:cs="Segoe UI Emoji"/>
          </w:rPr>
          <w:delInstrText>📊</w:delInstrText>
        </w:r>
        <w:r w:rsidRPr="00015210" w:rsidDel="00760B34">
          <w:delInstrText>","call-number":"1","container-title":"Academy of Management Journal","DOI":"10.5465/amj.2007.24162081","ISSN":"0001-4273","issue":"1","journalAbbreviation":"AMJ","language":"en","note":"</w:delInstrText>
        </w:r>
        <w:r w:rsidRPr="00015210" w:rsidDel="00760B34">
          <w:rPr>
            <w:rFonts w:ascii="Segoe UI Emoji" w:hAnsi="Segoe UI Emoji" w:cs="Segoe UI Emoji"/>
          </w:rPr>
          <w:delInstrText>🏷️</w:delInstrText>
        </w:r>
        <w:r w:rsidRPr="00015210" w:rsidDel="00760B34">
          <w:delInstrText xml:space="preserve"> /unread</w:delInstrText>
        </w:r>
        <w:r w:rsidRPr="00015210" w:rsidDel="00760B34">
          <w:delInstrText>、</w:delInstrText>
        </w:r>
        <w:r w:rsidRPr="00015210" w:rsidDel="00760B34">
          <w:delInstrText>COMPETITION</w:delInstrText>
        </w:r>
        <w:r w:rsidRPr="00015210" w:rsidDel="00760B34">
          <w:delInstrText>、</w:delInstrText>
        </w:r>
        <w:r w:rsidRPr="00015210" w:rsidDel="00760B34">
          <w:delInstrText>MANAGEMENT</w:delInstrText>
        </w:r>
        <w:r w:rsidRPr="00015210" w:rsidDel="00760B34">
          <w:delInstrText>、</w:delInstrText>
        </w:r>
        <w:r w:rsidRPr="00015210" w:rsidDel="00760B34">
          <w:delInstrText>BUSINESS enterprises</w:delInstrText>
        </w:r>
        <w:r w:rsidRPr="00015210" w:rsidDel="00760B34">
          <w:delInstrText>、</w:delInstrText>
        </w:r>
        <w:r w:rsidRPr="00015210" w:rsidDel="00760B34">
          <w:delInstrText>COMMERCE</w:delInstrText>
        </w:r>
        <w:r w:rsidRPr="00015210" w:rsidDel="00760B34">
          <w:delInstrText>、</w:delInstrText>
        </w:r>
        <w:r w:rsidRPr="00015210" w:rsidDel="00760B34">
          <w:delInstrText>DATA analysis</w:delInstrText>
        </w:r>
        <w:r w:rsidRPr="00015210" w:rsidDel="00760B34">
          <w:delInstrText>、</w:delInstrText>
        </w:r>
        <w:r w:rsidRPr="00015210" w:rsidDel="00760B34">
          <w:delInstrText>MOTIVATION (Psychology)</w:delInstrText>
        </w:r>
        <w:r w:rsidRPr="00015210" w:rsidDel="00760B34">
          <w:delInstrText>、</w:delInstrText>
        </w:r>
        <w:r w:rsidRPr="00015210" w:rsidDel="00760B34">
          <w:delInstrText xml:space="preserve">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delInstrText>
        </w:r>
        <w:r w:rsidRPr="00015210" w:rsidDel="00760B34">
          <w:rPr>
            <w:rFonts w:ascii="Segoe UI Emoji" w:hAnsi="Segoe UI Emoji" w:cs="Segoe UI Emoji"/>
          </w:rPr>
          <w:delInstrText>📊</w:delInstrText>
        </w:r>
        <w:r w:rsidRPr="00015210" w:rsidDel="00760B34">
          <w:delInstrText>","call-number":"3","container-title":"Asia Pacific Journal of Management","DOI":"10.1007/s10490-008-9110-7","ISSN":"1572-9958","issue":"1","journalAbbreviation":"Asia Pac J Manag","language":"en","note":"</w:delInstrText>
        </w:r>
        <w:r w:rsidRPr="00015210" w:rsidDel="00760B34">
          <w:rPr>
            <w:rFonts w:ascii="Segoe UI Emoji" w:hAnsi="Segoe UI Emoji" w:cs="Segoe UI Emoji"/>
          </w:rPr>
          <w:delInstrText>🏷️</w:delInstrText>
        </w:r>
        <w:r w:rsidRPr="00015210" w:rsidDel="00760B34">
          <w:delInstrText xml:space="preserve"> /reading</w:delInstrText>
        </w:r>
        <w:r w:rsidRPr="00015210" w:rsidDel="00760B34">
          <w:delInstrText>、</w:delInstrText>
        </w:r>
        <w:r w:rsidRPr="00015210" w:rsidDel="00760B34">
          <w:delInstrText>Research</w:delInstrText>
        </w:r>
        <w:r w:rsidRPr="00015210" w:rsidDel="00760B34">
          <w:delInstrText>、</w:delInstrText>
        </w:r>
        <w:r w:rsidRPr="00015210" w:rsidDel="00760B34">
          <w:rPr>
            <w:rFonts w:ascii="Segoe UI Emoji" w:hAnsi="Segoe UI Emoji" w:cs="Segoe UI Emoji"/>
          </w:rPr>
          <w:delInstrText>🤖️</w:delInstrText>
        </w:r>
        <w:r w:rsidRPr="00015210" w:rsidDel="00760B34">
          <w:delInstrText>、</w:delInstrText>
        </w:r>
        <w:r w:rsidRPr="00015210" w:rsidDel="00760B34">
          <w:delInstrText>Competitive dynamics</w:delInstrText>
        </w:r>
        <w:r w:rsidRPr="00015210" w:rsidDel="00760B34">
          <w:delInstrText>、</w:delInstrText>
        </w:r>
        <w:r w:rsidRPr="00015210" w:rsidDel="00760B34">
          <w:delInstrText>Publishing</w:delInstrText>
        </w:r>
        <w:r w:rsidRPr="00015210" w:rsidDel="00760B34">
          <w:delInstrText>、</w:delInstrText>
        </w:r>
        <w:r w:rsidRPr="00015210" w:rsidDel="00760B34">
          <w:delInstrText>Strategic management</w:delInstrText>
        </w:r>
        <w:r w:rsidRPr="00015210" w:rsidDel="00760B34">
          <w:delInstrText>、</w:delInstrText>
        </w:r>
        <w:r w:rsidRPr="00015210" w:rsidDel="00760B34">
          <w:delInstrText xml:space="preserve">U.S.-based journal","page":"5-25","source":"9.7 (Q1)","title":"Competitive dynamics research: An insider’s odyssey","title-short":"Competitive dynamics research","URL":"https://doi.org/10.1007/s10490-008-9110-7","volume":"26","author":[{"family":"Chen","given":"Ming-Jer"}],"accessed":{"date-parts":[["2026",7,27]]},"issued":{"date-parts":[["2009",3,1]]}}}],"schema":"https://github.com/citation-style-language/schema/raw/master/csl-citation.json"} </w:delInstrText>
        </w:r>
        <w:r w:rsidRPr="00015210" w:rsidDel="00760B34">
          <w:fldChar w:fldCharType="separate"/>
        </w:r>
        <w:r w:rsidRPr="00015210" w:rsidDel="00760B34">
          <w:delText>(Chen et al. 2007; Chen 2009)</w:delText>
        </w:r>
        <w:r w:rsidRPr="00015210" w:rsidDel="00760B34">
          <w:fldChar w:fldCharType="end"/>
        </w:r>
        <w:r w:rsidRPr="00015210" w:rsidDel="00760B34">
          <w:delText xml:space="preserve">, </w:delText>
        </w:r>
      </w:del>
      <w:r w:rsidRPr="00015210">
        <w:t xml:space="preserve">shows that they are two readings of the same underlying mechanism operating under different conditions. The core of the divergence is that the AI label effect dominates in Su et al.’s (2025) setting while the deterrent effect of length is </w:t>
      </w:r>
      <w:del w:id="2165" w:author="Xin Li" w:date="2026-08-22T16:47:00Z" w16du:dateUtc="2026-08-22T08:47:00Z">
        <w:r w:rsidRPr="00015210" w:rsidDel="00811FD7">
          <w:delText>largely absent, and that the reverse holds in ours</w:delText>
        </w:r>
      </w:del>
      <w:ins w:id="2166" w:author="Xin Li" w:date="2026-08-22T16:47:00Z" w16du:dateUtc="2026-08-22T08:47:00Z">
        <w:r w:rsidR="00811FD7">
          <w:t xml:space="preserve">not </w:t>
        </w:r>
      </w:ins>
      <w:ins w:id="2167" w:author="Xin Li" w:date="2026-08-22T16:48:00Z" w16du:dateUtc="2026-08-22T08:48:00Z">
        <w:r w:rsidR="00811FD7" w:rsidRPr="00811FD7">
          <w:t xml:space="preserve">deliberately </w:t>
        </w:r>
      </w:ins>
      <w:ins w:id="2168" w:author="Xin Li" w:date="2026-08-22T16:47:00Z" w16du:dateUtc="2026-08-22T08:47:00Z">
        <w:r w:rsidR="00811FD7">
          <w:t>differentiated</w:t>
        </w:r>
      </w:ins>
      <w:r w:rsidRPr="00015210">
        <w:t>.</w:t>
      </w:r>
      <w:ins w:id="2169" w:author="Xin Li" w:date="2026-08-22T16:57:00Z" w16du:dateUtc="2026-08-22T08:57:00Z">
        <w:r w:rsidR="003D43DF">
          <w:t xml:space="preserve"> </w:t>
        </w:r>
      </w:ins>
    </w:p>
    <w:p w14:paraId="3BFB2076" w14:textId="1BC9D07E" w:rsidR="00712333" w:rsidRPr="00015210" w:rsidRDefault="00712333" w:rsidP="00712333">
      <w:pPr>
        <w:pStyle w:val="Paragraph0"/>
      </w:pPr>
      <w:del w:id="2170" w:author="Xin Li" w:date="2026-08-22T16:46:00Z" w16du:dateUtc="2026-08-22T08:46:00Z">
        <w:r w:rsidRPr="00015210" w:rsidDel="00396DFE">
          <w:delText xml:space="preserve">Competition dynamics theory holds that whether two actors are perceived as </w:delText>
        </w:r>
      </w:del>
      <w:del w:id="2171" w:author="Xin Li" w:date="2026-08-22T07:37:00Z" w16du:dateUtc="2026-08-21T23:37:00Z">
        <w:r w:rsidRPr="00015210" w:rsidDel="004E55FA">
          <w:delText>rival</w:delText>
        </w:r>
      </w:del>
      <w:del w:id="2172" w:author="Xin Li" w:date="2026-08-22T16:46:00Z" w16du:dateUtc="2026-08-22T08:46:00Z">
        <w:r w:rsidRPr="00015210" w:rsidDel="00396DFE">
          <w:delText xml:space="preserve">s depends first on their market commonality and their resource similarity, and both are low on a </w:delText>
        </w:r>
      </w:del>
      <w:ins w:id="2173" w:author="Xin Li" w:date="2026-08-22T16:45:00Z" w16du:dateUtc="2026-08-22T08:45:00Z">
        <w:r w:rsidR="00396DFE" w:rsidRPr="00015210">
          <w:t xml:space="preserve">Quora </w:t>
        </w:r>
        <w:r w:rsidR="00396DFE">
          <w:t xml:space="preserve">is a </w:t>
        </w:r>
      </w:ins>
      <w:r w:rsidRPr="00015210">
        <w:t xml:space="preserve">general-interest platform </w:t>
      </w:r>
      <w:del w:id="2174" w:author="Xin Li" w:date="2026-08-22T16:46:00Z" w16du:dateUtc="2026-08-22T08:46:00Z">
        <w:r w:rsidRPr="00015210" w:rsidDel="00396DFE">
          <w:delText>such as</w:delText>
        </w:r>
      </w:del>
      <w:del w:id="2175" w:author="Xin Li" w:date="2026-08-22T16:45:00Z" w16du:dateUtc="2026-08-22T08:45:00Z">
        <w:r w:rsidRPr="00015210" w:rsidDel="00396DFE">
          <w:delText xml:space="preserve"> Quora</w:delText>
        </w:r>
      </w:del>
      <w:del w:id="2176" w:author="Xin Li" w:date="2026-08-22T16:46:00Z" w16du:dateUtc="2026-08-22T08:46:00Z">
        <w:r w:rsidRPr="00015210" w:rsidDel="00396DFE">
          <w:delText>. Quora</w:delText>
        </w:r>
      </w:del>
      <w:ins w:id="2177" w:author="Xin Li" w:date="2026-08-22T16:46:00Z" w16du:dateUtc="2026-08-22T08:46:00Z">
        <w:r w:rsidR="00396DFE">
          <w:t>that</w:t>
        </w:r>
      </w:ins>
      <w:r w:rsidRPr="00015210">
        <w:t xml:space="preserve"> welcomes a wide range of opinions</w:t>
      </w:r>
      <w:del w:id="2178" w:author="Xin Li" w:date="2026-08-22T16:46:00Z" w16du:dateUtc="2026-08-22T08:46:00Z">
        <w:r w:rsidRPr="00015210" w:rsidDel="00396DFE">
          <w:delText>, so a prior answer rarely forecloses further participation and market commonality between a human answerer and the AI is low</w:delText>
        </w:r>
      </w:del>
      <w:r w:rsidRPr="00015210">
        <w:t>. Its content is largely experiential and open-ended, where many views coexist</w:t>
      </w:r>
      <w:del w:id="2179" w:author="Xin Li" w:date="2026-08-22T16:47:00Z" w16du:dateUtc="2026-08-22T08:47:00Z">
        <w:r w:rsidRPr="00015210" w:rsidDel="00811FD7">
          <w:delText xml:space="preserve">, and the AI tends to supply objective facts while human contributors share personal experience and judgment, so the two operate on different dimensions and their resource similarity is low. Because market commonality and resource similarity are both low, the AI is not appraised as a </w:delText>
        </w:r>
      </w:del>
      <w:del w:id="2180" w:author="Xin Li" w:date="2026-08-22T07:37:00Z" w16du:dateUtc="2026-08-21T23:37:00Z">
        <w:r w:rsidRPr="00015210" w:rsidDel="004E55FA">
          <w:delText>rival</w:delText>
        </w:r>
      </w:del>
      <w:del w:id="2181" w:author="Xin Li" w:date="2026-08-22T16:47:00Z" w16du:dateUtc="2026-08-22T08:47:00Z">
        <w:r w:rsidRPr="00015210" w:rsidDel="00811FD7">
          <w:delText xml:space="preserve"> but as a catalyst that revives an otherwise stalled discussion</w:delText>
        </w:r>
      </w:del>
      <w:r w:rsidRPr="00015210">
        <w:t xml:space="preserve">. </w:t>
      </w:r>
      <w:ins w:id="2182" w:author="Xin Li" w:date="2026-08-22T16:49:00Z" w16du:dateUtc="2026-08-22T08:49:00Z">
        <w:r w:rsidR="00CD05E0">
          <w:t xml:space="preserve">In this setting, answer length plays a weaker role in indicating the quality of the answer and thus </w:t>
        </w:r>
      </w:ins>
      <w:ins w:id="2183" w:author="Xin Li" w:date="2026-08-22T16:50:00Z" w16du:dateUtc="2026-08-22T08:50:00Z">
        <w:r w:rsidR="00CD05E0">
          <w:t xml:space="preserve">leading to a smaller deterance effect. </w:t>
        </w:r>
      </w:ins>
      <w:del w:id="2184" w:author="Xin Li" w:date="2026-08-22T16:55:00Z" w16du:dateUtc="2026-08-22T08:55:00Z">
        <w:r w:rsidRPr="00015210" w:rsidDel="00CD05E0">
          <w:delText xml:space="preserve">Under this complementary framing the length of the AI answer loses its deterrent character, because a longer and more comprehensive AI answer signals more facts rather than a larger share of the space a human contributor would otherwise occupy, so greater length does not make contributors feel crowded out. The AI label reinforces this complementary reading and works in a positive direction, and the net result is that the label effect dominates while the deterrence of length does not materialize. </w:delText>
        </w:r>
      </w:del>
      <w:r w:rsidRPr="00015210">
        <w:t>In our technical Q&amp;A setting</w:t>
      </w:r>
      <w:del w:id="2185" w:author="Xin Li" w:date="2026-08-22T16:55:00Z" w16du:dateUtc="2026-08-22T08:55:00Z">
        <w:r w:rsidRPr="00015210" w:rsidDel="003D43DF">
          <w:delText xml:space="preserve"> the two actors instead compete for the same scarce recognition under the same question</w:delText>
        </w:r>
      </w:del>
      <w:r w:rsidRPr="00015210">
        <w:t>, contributions are evaluated on correctness and</w:t>
      </w:r>
      <w:ins w:id="2186" w:author="Xin Li" w:date="2026-08-22T16:56:00Z" w16du:dateUtc="2026-08-22T08:56:00Z">
        <w:r w:rsidR="003D43DF">
          <w:t xml:space="preserve"> comprehensivenss</w:t>
        </w:r>
      </w:ins>
      <w:del w:id="2187" w:author="Xin Li" w:date="2026-08-22T16:56:00Z" w16du:dateUtc="2026-08-22T08:56:00Z">
        <w:r w:rsidRPr="00015210" w:rsidDel="003D43DF">
          <w:delText xml:space="preserve"> efficiency</w:delText>
        </w:r>
      </w:del>
      <w:r w:rsidRPr="00015210">
        <w:t xml:space="preserve">, </w:t>
      </w:r>
      <w:ins w:id="2188" w:author="Xin Li" w:date="2026-08-22T16:56:00Z" w16du:dateUtc="2026-08-22T08:56:00Z">
        <w:r w:rsidR="003D43DF">
          <w:t xml:space="preserve">where </w:t>
        </w:r>
      </w:ins>
      <w:r w:rsidRPr="00015210">
        <w:t>precise</w:t>
      </w:r>
      <w:ins w:id="2189" w:author="Xin Li" w:date="2026-08-22T16:56:00Z" w16du:dateUtc="2026-08-22T08:56:00Z">
        <w:r w:rsidR="003D43DF">
          <w:t xml:space="preserve"> and sufficient discussions will fastly signal the quality of AI answer. </w:t>
        </w:r>
      </w:ins>
      <w:del w:id="2190" w:author="Xin Li" w:date="2026-08-22T16:57:00Z" w16du:dateUtc="2026-08-22T08:57:00Z">
        <w:r w:rsidRPr="00015210" w:rsidDel="003D43DF">
          <w:delText>ly the dimensions on which the AI is strongest, and both market commonality and resource similarity are high. Here length is read as coverage of a finite solution space, and it deters contribution.</w:delText>
        </w:r>
      </w:del>
    </w:p>
    <w:p w14:paraId="2C192064" w14:textId="62B5D50F" w:rsidR="00712333" w:rsidRPr="00015210" w:rsidRDefault="00712333" w:rsidP="00712333">
      <w:pPr>
        <w:pStyle w:val="Paragraph0"/>
      </w:pPr>
      <w:r w:rsidRPr="00015210">
        <w:t xml:space="preserve">Timing compounds this contrast. In Su et al. (2025) the AI answer is added roughly three months after posting, once human answers have already accumulated, so the AI enters as a retrospective supplement to </w:t>
      </w:r>
      <w:ins w:id="2191" w:author="Xin Li" w:date="2026-08-22T16:57:00Z" w16du:dateUtc="2026-08-22T08:57:00Z">
        <w:r w:rsidR="003D43DF">
          <w:t xml:space="preserve">reactive </w:t>
        </w:r>
      </w:ins>
      <w:r w:rsidRPr="00015210">
        <w:t xml:space="preserve">an established discussion. In our setting the AI answer is generated within minutes and occupies the first position before any human contributor arrives, so the </w:t>
      </w:r>
      <w:del w:id="2192" w:author="Xin Li" w:date="2026-08-22T16:58:00Z" w16du:dateUtc="2026-08-22T08:58:00Z">
        <w:r w:rsidRPr="00015210" w:rsidDel="003D43DF">
          <w:delText xml:space="preserve">human encounters the </w:delText>
        </w:r>
      </w:del>
      <w:r w:rsidRPr="00015210">
        <w:t xml:space="preserve">AI </w:t>
      </w:r>
      <w:ins w:id="2193" w:author="Xin Li" w:date="2026-08-22T16:58:00Z" w16du:dateUtc="2026-08-22T08:58:00Z">
        <w:r w:rsidR="003D43DF">
          <w:t xml:space="preserve">plays a stronger role </w:t>
        </w:r>
      </w:ins>
      <w:r w:rsidRPr="00015210">
        <w:t xml:space="preserve">as a competitor at the moment </w:t>
      </w:r>
      <w:ins w:id="2194" w:author="Xin Li" w:date="2026-08-22T16:58:00Z" w16du:dateUtc="2026-08-22T08:58:00Z">
        <w:r w:rsidR="003D43DF">
          <w:t xml:space="preserve">human </w:t>
        </w:r>
      </w:ins>
      <w:del w:id="2195" w:author="Xin Li" w:date="2026-08-22T16:58:00Z" w16du:dateUtc="2026-08-22T08:58:00Z">
        <w:r w:rsidRPr="00015210" w:rsidDel="003D43DF">
          <w:delText xml:space="preserve">of </w:delText>
        </w:r>
      </w:del>
      <w:r w:rsidRPr="00015210">
        <w:t xml:space="preserve">deciding whether to contribute. </w:t>
      </w:r>
      <w:ins w:id="2196" w:author="Xin Li" w:date="2026-08-22T16:58:00Z" w16du:dateUtc="2026-08-22T08:58:00Z">
        <w:r w:rsidR="003D43DF">
          <w:t>As we argued in the paper, this competition gene</w:t>
        </w:r>
      </w:ins>
      <w:ins w:id="2197" w:author="Xin Li" w:date="2026-08-22T16:59:00Z" w16du:dateUtc="2026-08-22T08:59:00Z">
        <w:r w:rsidR="003D43DF">
          <w:t xml:space="preserve">rates a gradual competition participation decision-making, which may not be avaible in Su et al. (2025). </w:t>
        </w:r>
      </w:ins>
      <w:del w:id="2198" w:author="Xin Li" w:date="2026-08-22T16:58:00Z" w16du:dateUtc="2026-08-22T08:58:00Z">
        <w:r w:rsidRPr="00015210" w:rsidDel="003D43DF">
          <w:delText>The same labeled AI answer therefore plays a different structural role in the two designs, and our decomposition makes clear that the sign of the aggregate effect follows from that role rather than from any fixed property of internal GenAI.</w:delText>
        </w:r>
      </w:del>
    </w:p>
    <w:p w14:paraId="5AFC67C8" w14:textId="10384A02" w:rsidR="00712333" w:rsidRPr="00015210" w:rsidRDefault="00712333" w:rsidP="00712333">
      <w:pPr>
        <w:pStyle w:val="Paragraph0"/>
      </w:pPr>
      <w:r w:rsidRPr="00015210">
        <w:t xml:space="preserve">Taken as a whole, the comparison with Su et al. (2025) supports the broader claim of this paper. Whether an identified AI contributor complements or displaces human contribution is not a fixed property of internal GenAI but a joint function of the appraisal the AI invites and the </w:t>
      </w:r>
      <w:r w:rsidRPr="00015210">
        <w:lastRenderedPageBreak/>
        <w:t xml:space="preserve">signals its content carries. Reading both settings through the AI label effect and the AI content effect converts what looks like a conflict in the literature into a single conditional prediction, </w:t>
      </w:r>
      <w:del w:id="2199" w:author="Xin Li" w:date="2026-08-22T17:03:00Z" w16du:dateUtc="2026-08-22T09:03:00Z">
        <w:r w:rsidRPr="00015210" w:rsidDel="003D43DF">
          <w:delText xml:space="preserve">and it identifies the conditions, high market commonality, high resource similarity, immediate entry, and content evaluated on the dimensions where AI is strong, under which </w:delText>
        </w:r>
      </w:del>
      <w:ins w:id="2200" w:author="Xin Li" w:date="2026-08-22T17:03:00Z" w16du:dateUtc="2026-08-22T09:03:00Z">
        <w:r w:rsidR="003D43DF">
          <w:t xml:space="preserve">where </w:t>
        </w:r>
      </w:ins>
      <w:r w:rsidRPr="00015210">
        <w:t xml:space="preserve">an </w:t>
      </w:r>
      <w:ins w:id="2201" w:author="Xin Li" w:date="2026-08-22T17:03:00Z" w16du:dateUtc="2026-08-22T09:03:00Z">
        <w:r w:rsidR="003D43DF">
          <w:t xml:space="preserve">internal </w:t>
        </w:r>
      </w:ins>
      <w:r w:rsidRPr="00015210">
        <w:t xml:space="preserve">AI </w:t>
      </w:r>
      <w:ins w:id="2202" w:author="Xin Li" w:date="2026-08-22T17:03:00Z" w16du:dateUtc="2026-08-22T09:03:00Z">
        <w:r w:rsidR="003D43DF">
          <w:t xml:space="preserve">may play different roles as </w:t>
        </w:r>
      </w:ins>
      <w:del w:id="2203" w:author="Xin Li" w:date="2026-08-22T07:37:00Z" w16du:dateUtc="2026-08-21T23:37:00Z">
        <w:r w:rsidRPr="00015210" w:rsidDel="004E55FA">
          <w:delText>rival</w:delText>
        </w:r>
      </w:del>
      <w:del w:id="2204" w:author="Xin Li" w:date="2026-08-22T17:03:00Z" w16du:dateUtc="2026-08-22T09:03:00Z">
        <w:r w:rsidRPr="00015210" w:rsidDel="003D43DF">
          <w:delText xml:space="preserve"> shifts from </w:delText>
        </w:r>
      </w:del>
      <w:r w:rsidRPr="00015210">
        <w:t xml:space="preserve">complement </w:t>
      </w:r>
      <w:ins w:id="2205" w:author="Xin Li" w:date="2026-08-22T17:03:00Z" w16du:dateUtc="2026-08-22T09:03:00Z">
        <w:r w:rsidR="003D43DF">
          <w:t>or</w:t>
        </w:r>
      </w:ins>
      <w:del w:id="2206" w:author="Xin Li" w:date="2026-08-22T17:03:00Z" w16du:dateUtc="2026-08-22T09:03:00Z">
        <w:r w:rsidRPr="00015210" w:rsidDel="003D43DF">
          <w:delText>to</w:delText>
        </w:r>
      </w:del>
      <w:r w:rsidRPr="00015210">
        <w:t xml:space="preserve"> competitor.</w:t>
      </w:r>
    </w:p>
    <w:p w14:paraId="5FB2B92C" w14:textId="77777777" w:rsidR="00814E9D" w:rsidRDefault="00441D07" w:rsidP="00441D07">
      <w:pPr>
        <w:pStyle w:val="Paragraph0"/>
        <w:rPr>
          <w:ins w:id="2207" w:author="Xin Li" w:date="2026-08-22T17:09:00Z" w16du:dateUtc="2026-08-22T09:09:00Z"/>
        </w:rPr>
      </w:pPr>
      <w:r w:rsidRPr="00015210">
        <w:rPr>
          <w:rStyle w:val="Strong"/>
          <w:color w:val="000000"/>
        </w:rPr>
        <w:t>Practical implication.</w:t>
      </w:r>
      <w:r w:rsidRPr="00015210">
        <w:t xml:space="preserve"> For platforms that cannot eliminate external GenAI, building an internal GenAI system is the one strategic action that is both forced upon them and fully within their power to design, and our findings speak directly to how that design should proceed. The key managerial lesson is that the label and the content of an internal GenAI answer must be managed separately, because they move human contribution in opposite directions. The visible AI label is not inherently harmful and can invite human participation, especially on difficult questions where a weak competitor still leaves room to add value, so platforms need not hide the fact that an answer is machine-generated. </w:t>
      </w:r>
    </w:p>
    <w:p w14:paraId="43A5EFF9" w14:textId="20C5CF69" w:rsidR="00441D07" w:rsidRPr="00015210" w:rsidRDefault="00441D07" w:rsidP="00441D07">
      <w:pPr>
        <w:pStyle w:val="Paragraph0"/>
        <w:rPr>
          <w:szCs w:val="24"/>
        </w:rPr>
      </w:pPr>
      <w:r w:rsidRPr="00015210">
        <w:t xml:space="preserve">The deterrent force comes from content that appears to cover the question, which suggests that platforms concerned with sustaining answer volume should be cautious about displaying long, seemingly comprehensive AI answers in the first position, for example by constraining AI content in a shorter or summarized form so that it does not signal that the solution space is already occupied. At the same time, higher-quality AI raises the quality of human answers through </w:t>
      </w:r>
      <w:r w:rsidR="00572CD6" w:rsidRPr="00015210">
        <w:t>improving</w:t>
      </w:r>
      <w:r w:rsidRPr="00015210">
        <w:t xml:space="preserve"> rather than displacement, which implies that improving the internal GenAI need not erode human contribution quality and can instead push contributors toward the </w:t>
      </w:r>
      <w:r w:rsidR="00572CD6" w:rsidRPr="00015210">
        <w:t>more accurate</w:t>
      </w:r>
      <w:r w:rsidRPr="00015210">
        <w:t xml:space="preserve"> knowledge that machines do not possess. Platforms can therefore integrate capable AI while preserving the distinctive value of human contributions, provided they treat the label as an invitation and the visible extent of AI content as the lever that governs whether humans feel crowded out.</w:t>
      </w:r>
    </w:p>
    <w:p w14:paraId="1A0F2E9C" w14:textId="3C44927B" w:rsidR="00441D07" w:rsidRPr="00015210" w:rsidRDefault="00441D07" w:rsidP="00441D07">
      <w:pPr>
        <w:pStyle w:val="Paragraph0"/>
        <w:rPr>
          <w:szCs w:val="24"/>
        </w:rPr>
      </w:pPr>
      <w:r w:rsidRPr="00015210">
        <w:rPr>
          <w:rStyle w:val="Strong"/>
          <w:color w:val="000000"/>
        </w:rPr>
        <w:t>Limitations.</w:t>
      </w:r>
      <w:r w:rsidRPr="00015210">
        <w:t xml:space="preserve"> </w:t>
      </w:r>
      <w:del w:id="2208" w:author="Xin Li" w:date="2026-08-22T17:12:00Z" w16du:dateUtc="2026-08-22T09:12:00Z">
        <w:r w:rsidRPr="00015210" w:rsidDel="00814E9D">
          <w:delText xml:space="preserve">Several </w:delText>
        </w:r>
      </w:del>
      <w:ins w:id="2209" w:author="Xin Li" w:date="2026-08-22T17:12:00Z" w16du:dateUtc="2026-08-22T09:12:00Z">
        <w:r w:rsidR="00814E9D">
          <w:t>There remain</w:t>
        </w:r>
        <w:r w:rsidR="00814E9D" w:rsidRPr="00015210">
          <w:t xml:space="preserve"> </w:t>
        </w:r>
      </w:ins>
      <w:r w:rsidRPr="00015210">
        <w:t xml:space="preserve">limitations qualify our conclusions and point to future work. </w:t>
      </w:r>
      <w:ins w:id="2210" w:author="Xin Li" w:date="2026-08-22T17:12:00Z" w16du:dateUtc="2026-08-22T09:12:00Z">
        <w:r w:rsidR="00814E9D">
          <w:lastRenderedPageBreak/>
          <w:t>First, o</w:t>
        </w:r>
      </w:ins>
      <w:del w:id="2211" w:author="Xin Li" w:date="2026-08-22T17:12:00Z" w16du:dateUtc="2026-08-22T09:12:00Z">
        <w:r w:rsidRPr="00015210" w:rsidDel="00814E9D">
          <w:delText>O</w:delText>
        </w:r>
      </w:del>
      <w:r w:rsidRPr="00015210">
        <w:t xml:space="preserve">ur evidence comes from a single technical Q&amp;A community in China, where contributions are evaluated on correctness and efficiency and where practitioners at the time held domain-specific doubts about AI capability. As our comparison with Su et al. (2025) makes clear, the sign of the aggregate effect depends on domain, on market commonality and resource similarity, and on the timing of AI entry, so the specific magnitudes we report should not be generalized to general-interest platforms or to settings where AI enters after human answers have accumulated. Our framework is intended to travel across these settings, but its predictions in domains unlike ours remain to be tested directly. </w:t>
      </w:r>
      <w:ins w:id="2212" w:author="Xin Li" w:date="2026-08-22T17:12:00Z" w16du:dateUtc="2026-08-22T09:12:00Z">
        <w:r w:rsidR="00814E9D">
          <w:t xml:space="preserve">Second, </w:t>
        </w:r>
      </w:ins>
      <w:del w:id="2213" w:author="Xin Li" w:date="2026-08-22T17:12:00Z" w16du:dateUtc="2026-08-22T09:12:00Z">
        <w:r w:rsidRPr="00015210" w:rsidDel="00814E9D">
          <w:delText>T</w:delText>
        </w:r>
      </w:del>
      <w:ins w:id="2214" w:author="Xin Li" w:date="2026-08-22T17:12:00Z" w16du:dateUtc="2026-08-22T09:12:00Z">
        <w:r w:rsidR="00814E9D">
          <w:t>t</w:t>
        </w:r>
      </w:ins>
      <w:r w:rsidRPr="00015210">
        <w:t xml:space="preserve">he appraisal of AI as a weak competitor is also historically situated, and as beliefs about AI capability continue to revise, the AI label effect may </w:t>
      </w:r>
      <w:del w:id="2215" w:author="Xin Li" w:date="2026-08-22T17:13:00Z" w16du:dateUtc="2026-08-22T09:13:00Z">
        <w:r w:rsidRPr="00015210" w:rsidDel="00814E9D">
          <w:delText>weaken or reverse</w:delText>
        </w:r>
      </w:del>
      <w:ins w:id="2216" w:author="Xin Li" w:date="2026-08-22T17:13:00Z" w16du:dateUtc="2026-08-22T09:13:00Z">
        <w:r w:rsidR="00814E9D">
          <w:t>change</w:t>
        </w:r>
      </w:ins>
      <w:r w:rsidRPr="00015210">
        <w:t xml:space="preserve"> even as the content effects persist</w:t>
      </w:r>
      <w:del w:id="2217" w:author="Xin Li" w:date="2026-08-22T17:13:00Z" w16du:dateUtc="2026-08-22T09:13:00Z">
        <w:r w:rsidRPr="00015210" w:rsidDel="00814E9D">
          <w:delText>; our decomposition anticipates this shift but cannot by itself pin down when it will occur</w:delText>
        </w:r>
      </w:del>
      <w:r w:rsidRPr="00015210">
        <w:t xml:space="preserve">. </w:t>
      </w:r>
      <w:del w:id="2218" w:author="Xin Li" w:date="2026-08-22T17:16:00Z" w16du:dateUtc="2026-08-22T09:16:00Z">
        <w:r w:rsidRPr="00015210" w:rsidDel="008E3242">
          <w:delText>Because external GenAI use is private and unobservable, our estimates identify the effect of adding a visible internal GenAI answer on top of a baseline in which external tools are already used, rather than the effect of AI availability in the abstract.</w:delText>
        </w:r>
      </w:del>
      <w:ins w:id="2219" w:author="Xin Li" w:date="2026-08-22T17:16:00Z" w16du:dateUtc="2026-08-22T09:16:00Z">
        <w:r w:rsidR="008E3242">
          <w:t>Third,</w:t>
        </w:r>
      </w:ins>
      <w:r w:rsidRPr="00015210">
        <w:t xml:space="preserve"> </w:t>
      </w:r>
      <w:ins w:id="2220" w:author="Xin Li" w:date="2026-08-22T17:16:00Z" w16du:dateUtc="2026-08-22T09:16:00Z">
        <w:r w:rsidR="008E3242">
          <w:t>t</w:t>
        </w:r>
      </w:ins>
      <w:del w:id="2221" w:author="Xin Li" w:date="2026-08-22T17:16:00Z" w16du:dateUtc="2026-08-22T09:16:00Z">
        <w:r w:rsidRPr="00015210" w:rsidDel="008E3242">
          <w:delText>T</w:delText>
        </w:r>
      </w:del>
      <w:r w:rsidRPr="00015210">
        <w:t>he question-level randomization precludes any statement about question supply, and our reference-based measure of quality, though validated, captures substantive overlap with a state-of-the-art model</w:t>
      </w:r>
      <w:r w:rsidR="00534D0B" w:rsidRPr="00015210">
        <w:t>’</w:t>
      </w:r>
      <w:r w:rsidRPr="00015210">
        <w:t>s answer rather than every dimension of contribution value. Future research could examine how these effects evolve as AI capability and community beliefs change, extend the label-versus-content decomposition to other domains and other forms of platform-integrated AI, and study longer-run consequences for community membership and the composition of human expertise.</w:t>
      </w:r>
    </w:p>
    <w:p w14:paraId="697C081F" w14:textId="77777777" w:rsidR="00B96D8F" w:rsidRPr="00015210" w:rsidRDefault="00B96D8F" w:rsidP="00B460C8">
      <w:pPr>
        <w:pStyle w:val="Paragraph0"/>
        <w:rPr>
          <w:szCs w:val="24"/>
        </w:rPr>
      </w:pPr>
    </w:p>
    <w:p w14:paraId="2C717DA1" w14:textId="77777777" w:rsidR="00B96D8F" w:rsidRPr="00015210" w:rsidRDefault="00B96D8F" w:rsidP="00B96D8F">
      <w:pPr>
        <w:pStyle w:val="Heading1"/>
        <w:numPr>
          <w:ilvl w:val="0"/>
          <w:numId w:val="0"/>
        </w:numPr>
        <w:ind w:left="360" w:hanging="360"/>
      </w:pPr>
      <w:r w:rsidRPr="00015210">
        <w:t>Reference</w:t>
      </w:r>
    </w:p>
    <w:p w14:paraId="3B029E18" w14:textId="77777777" w:rsidR="00B96D8F" w:rsidRPr="00015210" w:rsidRDefault="00B96D8F" w:rsidP="00B96D8F">
      <w:pPr>
        <w:pStyle w:val="Bibliography"/>
      </w:pPr>
      <w:r w:rsidRPr="00015210">
        <w:fldChar w:fldCharType="begin"/>
      </w:r>
      <w:r w:rsidRPr="00015210">
        <w:instrText xml:space="preserve"> ADDIN ZOTERO_BIBL {"uncited":[],"omitted":[],"custom":[]} CSL_BIBLIOGRAPHY </w:instrText>
      </w:r>
      <w:r w:rsidRPr="00015210">
        <w:fldChar w:fldCharType="separate"/>
      </w:r>
      <w:r w:rsidRPr="00015210">
        <w:t>Anderson, B. R., Shah, J. H., &amp; Kreminski, M. (2024). Homogenization Effects of Large Language Models on Human Creative Ideation. In Proceedings of the 16th Conference on Creativity &amp; Cognition, 413–425.</w:t>
      </w:r>
    </w:p>
    <w:p w14:paraId="6E77CD51" w14:textId="77777777" w:rsidR="00B96D8F" w:rsidRPr="00015210" w:rsidRDefault="00B96D8F" w:rsidP="00B96D8F">
      <w:pPr>
        <w:pStyle w:val="Bibliography"/>
      </w:pPr>
      <w:r w:rsidRPr="00015210">
        <w:t>Austin, P. C. (2009). Balance Diagnostics for Comparing the Distribution of Baseline Covariates between Treatment Groups in Propensity</w:t>
      </w:r>
      <w:r w:rsidRPr="00015210">
        <w:rPr>
          <w:rFonts w:ascii="Cambria Math" w:hAnsi="Cambria Math" w:cs="Cambria Math"/>
        </w:rPr>
        <w:t>‐</w:t>
      </w:r>
      <w:r w:rsidRPr="00015210">
        <w:t>score Matched Samples. Statistics in Medicine, 28(25), 3083–3107.</w:t>
      </w:r>
    </w:p>
    <w:p w14:paraId="050C8B06" w14:textId="77777777" w:rsidR="00B96D8F" w:rsidRPr="00015210" w:rsidRDefault="00B96D8F" w:rsidP="00B96D8F">
      <w:pPr>
        <w:pStyle w:val="Bibliography"/>
      </w:pPr>
      <w:r w:rsidRPr="00015210">
        <w:t>Berger, P., Hennig, P., Bocklisch, T., Herold, T., &amp; Meinel, C. (2016). A Journey of Bounty Hunters: Analyzing the Influence of Reward Systems on StackOverflow Question Response Times. In 2016 IEEE/WIC/ACM International Conference on Web Intelligence (WI), 644–649.</w:t>
      </w:r>
    </w:p>
    <w:p w14:paraId="4D3E1C8D" w14:textId="77777777" w:rsidR="00B96D8F" w:rsidRPr="00015210" w:rsidRDefault="00B96D8F" w:rsidP="00B96D8F">
      <w:pPr>
        <w:pStyle w:val="Bibliography"/>
      </w:pPr>
      <w:r w:rsidRPr="00015210">
        <w:lastRenderedPageBreak/>
        <w:t>Borwankar, S., Khern-am-nuai, W., Pocheptsova Ghosh, A., &amp; Kannan, K. N. (2026). Unraveling the Impact: An Empirical Investigation of ChatGPT’s Exclusion from Stack Overflow. SSRN Scholarly Paper.</w:t>
      </w:r>
    </w:p>
    <w:p w14:paraId="62DA2FFA" w14:textId="77777777" w:rsidR="00B96D8F" w:rsidRPr="00015210" w:rsidRDefault="00B96D8F" w:rsidP="00B96D8F">
      <w:pPr>
        <w:pStyle w:val="Bibliography"/>
      </w:pPr>
      <w:r w:rsidRPr="00015210">
        <w:t>Burke, M., Kraut, R., &amp; Joyce, E. (2010). Membership Claims and Requests: Conversation-Level Newcomer Socialization Strategies in Online Groups. Small Group Research, 32(9), 1600–1631.</w:t>
      </w:r>
    </w:p>
    <w:p w14:paraId="676F7318" w14:textId="77777777" w:rsidR="00B96D8F" w:rsidRPr="00015210" w:rsidRDefault="00B96D8F" w:rsidP="00B96D8F">
      <w:pPr>
        <w:pStyle w:val="Bibliography"/>
      </w:pPr>
      <w:r w:rsidRPr="00015210">
        <w:t>Burtch, G., Lee, D., &amp; Chen, Z. (2024). The Consequences of Generative AI for Online Knowledge Communities. Scientific Reports, 14(1), 10413.</w:t>
      </w:r>
    </w:p>
    <w:p w14:paraId="399F416D" w14:textId="77777777" w:rsidR="00B96D8F" w:rsidRPr="00015210" w:rsidRDefault="00B96D8F" w:rsidP="00B96D8F">
      <w:pPr>
        <w:pStyle w:val="Bibliography"/>
      </w:pPr>
      <w:r w:rsidRPr="00015210">
        <w:t>Calefato, F., Lanubile, F., &amp; Novielli, N. (2018). How to Ask for Technical Help? Evidence-Based Guidelines for Writing Questions on Stack Overflow. Information and Software Technology, 94, 186–207.</w:t>
      </w:r>
    </w:p>
    <w:p w14:paraId="2D9DC70B" w14:textId="77777777" w:rsidR="00B96D8F" w:rsidRPr="00015210" w:rsidRDefault="00B96D8F" w:rsidP="00B96D8F">
      <w:pPr>
        <w:pStyle w:val="Bibliography"/>
      </w:pPr>
      <w:r w:rsidRPr="00015210">
        <w:t>Castelo, N., Bos, M. W., &amp; Lehmann, D. R. (2019). Task-Dependent Algorithm Aversion. Journal of Marketing Research, 56(5), 809–825.</w:t>
      </w:r>
    </w:p>
    <w:p w14:paraId="18E9BFAC" w14:textId="77777777" w:rsidR="00B96D8F" w:rsidRPr="00015210" w:rsidRDefault="00B96D8F" w:rsidP="00B96D8F">
      <w:pPr>
        <w:pStyle w:val="Bibliography"/>
      </w:pPr>
      <w:r w:rsidRPr="00015210">
        <w:t>Chen, J., &amp; Roth, J. (2024). Logs with Zeros? Some Problems and Solutions. The Quarterly Journal of Economics, 139(2), 891–936.</w:t>
      </w:r>
    </w:p>
    <w:p w14:paraId="5A6AF8AF" w14:textId="77777777" w:rsidR="00B96D8F" w:rsidRPr="00015210" w:rsidRDefault="00B96D8F" w:rsidP="00B96D8F">
      <w:pPr>
        <w:pStyle w:val="Bibliography"/>
      </w:pPr>
      <w:r w:rsidRPr="00015210">
        <w:t>Chen, L., Baird, A., &amp; Straub, D. (2022). The Impact of Hierarchical Privilege Levels and Non-Hierarchical Incentives on Continued Contribution in Online Q&amp;A Communities: A Motivational Model of Gamification Goals. Decision Support Systems, 153, 113667.</w:t>
      </w:r>
    </w:p>
    <w:p w14:paraId="54D32B30" w14:textId="77777777" w:rsidR="00B96D8F" w:rsidRPr="00015210" w:rsidRDefault="00B96D8F" w:rsidP="00B96D8F">
      <w:pPr>
        <w:pStyle w:val="Bibliography"/>
      </w:pPr>
      <w:r w:rsidRPr="00015210">
        <w:t>Chen, M., Su, K.-H., &amp; Tsai, W. (2007). Competitive Tension: The Awareness-Motivation-Capability Perspective. Academy of Management Journal, 50(1), 101–118.</w:t>
      </w:r>
    </w:p>
    <w:p w14:paraId="442CB391" w14:textId="77777777" w:rsidR="00B96D8F" w:rsidRPr="00015210" w:rsidRDefault="00B96D8F" w:rsidP="00B96D8F">
      <w:pPr>
        <w:pStyle w:val="Bibliography"/>
      </w:pPr>
      <w:r w:rsidRPr="00015210">
        <w:t>Chen, M.-J. (2009). Competitive Dynamics Research: An Insider’s Odyssey. Asia Pacific Journal of Management, 26(1), 5–25.</w:t>
      </w:r>
    </w:p>
    <w:p w14:paraId="01F1A76F" w14:textId="77777777" w:rsidR="00B96D8F" w:rsidRPr="00015210" w:rsidRDefault="00B96D8F" w:rsidP="00B96D8F">
      <w:pPr>
        <w:pStyle w:val="Bibliography"/>
      </w:pPr>
      <w:r w:rsidRPr="00015210">
        <w:t>Chen, Y., Harper, F. M., Konstan, J., &amp; Li, S. X. (2010). Social Comparisons and Contributions to Online Communities: A Field Experiment on MovieLens. American Economic Review, 100(4), 1358–1398.</w:t>
      </w:r>
    </w:p>
    <w:p w14:paraId="2EB0F410" w14:textId="77777777" w:rsidR="00B96D8F" w:rsidRPr="00015210" w:rsidRDefault="00B96D8F" w:rsidP="00B96D8F">
      <w:pPr>
        <w:pStyle w:val="Bibliography"/>
      </w:pPr>
      <w:r w:rsidRPr="00015210">
        <w:t>Demirci, O., Hannane, J., &amp; Zhu, X. (2024). Who Is AI Replacing? The Impact of GenAI on Online Freelancing Platforms. Management Science.</w:t>
      </w:r>
    </w:p>
    <w:p w14:paraId="558FE022" w14:textId="77777777" w:rsidR="00B96D8F" w:rsidRPr="00015210" w:rsidRDefault="00B96D8F" w:rsidP="00B96D8F">
      <w:pPr>
        <w:pStyle w:val="Bibliography"/>
      </w:pPr>
      <w:r w:rsidRPr="00015210">
        <w:t>Dietvorst, B. J., Simmons, J. P., &amp; Massey, C. (2015). Algorithm Aversion: People Erroneously Avoid Algorithms after Seeing Them Err. Journal of Experimental Psychology: General, 144(1), 114–126.</w:t>
      </w:r>
    </w:p>
    <w:p w14:paraId="0B964C6D" w14:textId="77777777" w:rsidR="00B96D8F" w:rsidRPr="00015210" w:rsidRDefault="00B96D8F" w:rsidP="00B96D8F">
      <w:pPr>
        <w:pStyle w:val="Bibliography"/>
      </w:pPr>
      <w:r w:rsidRPr="00015210">
        <w:t>Doshi, A. R., &amp; Hauser, O. P. (2024). Generative AI Enhances Individual Creativity but Reduces the Collective Diversity of Novel Content. Science Advances, 10(28), eadn5290.</w:t>
      </w:r>
    </w:p>
    <w:p w14:paraId="1FFE9D6F" w14:textId="77777777" w:rsidR="00B96D8F" w:rsidRPr="00015210" w:rsidRDefault="00B96D8F" w:rsidP="00B96D8F">
      <w:pPr>
        <w:pStyle w:val="Bibliography"/>
      </w:pPr>
      <w:r w:rsidRPr="00015210">
        <w:t>Evans, J. St. B. T., &amp; Stanovich, K. E. (2013). Dual-Process Theories of Higher Cognition: Advancing the Debate. Perspectives on Psychological Science, 8(3), 223–241.</w:t>
      </w:r>
    </w:p>
    <w:p w14:paraId="05EA68C5" w14:textId="77777777" w:rsidR="00B96D8F" w:rsidRPr="00015210" w:rsidRDefault="00B96D8F" w:rsidP="00B96D8F">
      <w:pPr>
        <w:pStyle w:val="Bibliography"/>
      </w:pPr>
      <w:r w:rsidRPr="00015210">
        <w:t>Fang, Y., &amp; Zhou, T. (2026). Impact of AI-Generated Content Restriction Policy on User Contribution: Evidence from an Online Knowledge-Sharing Platform. Information &amp; Management, 63(3), 104322.</w:t>
      </w:r>
    </w:p>
    <w:p w14:paraId="0CC1FEF3" w14:textId="77777777" w:rsidR="00B96D8F" w:rsidRPr="00015210" w:rsidRDefault="00B96D8F" w:rsidP="00B96D8F">
      <w:pPr>
        <w:pStyle w:val="Bibliography"/>
      </w:pPr>
      <w:r w:rsidRPr="00015210">
        <w:t>Hsieh, K.-Y., Tsai, W., &amp; Chen, M.-J. (2015). If They Can Do It, Why Not Us? Competitors as Reference Points for Justifying Escalation of Commitment. Academy of Management Journal, 58(1), 38–58.</w:t>
      </w:r>
    </w:p>
    <w:p w14:paraId="095E584B" w14:textId="77777777" w:rsidR="00B96D8F" w:rsidRPr="00015210" w:rsidRDefault="00B96D8F" w:rsidP="00B96D8F">
      <w:pPr>
        <w:pStyle w:val="Bibliography"/>
      </w:pPr>
      <w:r w:rsidRPr="00015210">
        <w:t>Hui, X., Reshef, O., &amp; Zhou, L. (2024). The Short-Term Effects of Generative Artificial Intelligence on Employment: Evidence from an Online Labor Market. Organization Science, 35(6), 1977–1989.</w:t>
      </w:r>
    </w:p>
    <w:p w14:paraId="036DE893" w14:textId="77777777" w:rsidR="00B96D8F" w:rsidRPr="00015210" w:rsidRDefault="00B96D8F" w:rsidP="00B96D8F">
      <w:pPr>
        <w:pStyle w:val="Bibliography"/>
      </w:pPr>
      <w:r w:rsidRPr="00015210">
        <w:lastRenderedPageBreak/>
        <w:t>Jiang, S., Nguyen, D. K., Dai, P.-F., &amp; Meng, Q. (2024). Monetary Income as Opportunity Cost: Exploring the Negative Effect on Free Knowledge Contribution of Knowledge Suppliers. Journal of Knowledge Management, 28(2), 440–462.</w:t>
      </w:r>
    </w:p>
    <w:p w14:paraId="2A801324" w14:textId="77777777" w:rsidR="00B96D8F" w:rsidRPr="00015210" w:rsidRDefault="00B96D8F" w:rsidP="00B96D8F">
      <w:pPr>
        <w:pStyle w:val="Bibliography"/>
      </w:pPr>
      <w:r w:rsidRPr="00015210">
        <w:t>Kabir, S., Udo-Imeh, D. N., Kou, B., &amp; Zhang, T. (2024). Is Stack Overflow Obsolete? An Empirical Study of the Characteristics of ChatGPT Answers to Stack Overflow Questions. In Proceedings of the 2024 CHI Conference on Human Factors in Computing Systems, 1–17.</w:t>
      </w:r>
    </w:p>
    <w:p w14:paraId="0E6B075A" w14:textId="77777777" w:rsidR="00B96D8F" w:rsidRPr="00015210" w:rsidRDefault="00B96D8F" w:rsidP="00B96D8F">
      <w:pPr>
        <w:pStyle w:val="Bibliography"/>
      </w:pPr>
      <w:r w:rsidRPr="00015210">
        <w:t>Kahneman, D. (2003). A Perspective on Judgment and Choice: Mapping Bounded Rationality. American Psychologist, 58(9), 697–720.</w:t>
      </w:r>
    </w:p>
    <w:p w14:paraId="3B05AECF" w14:textId="77777777" w:rsidR="00B96D8F" w:rsidRPr="00015210" w:rsidRDefault="00B96D8F" w:rsidP="00B96D8F">
      <w:pPr>
        <w:pStyle w:val="Bibliography"/>
      </w:pPr>
      <w:r w:rsidRPr="00015210">
        <w:t>Kahneman, D. (2011). Thinking, Fast and Slow. Farrar, Straus and Giroux.</w:t>
      </w:r>
    </w:p>
    <w:p w14:paraId="64100DFE" w14:textId="77777777" w:rsidR="00B96D8F" w:rsidRPr="00015210" w:rsidRDefault="00B96D8F" w:rsidP="00B96D8F">
      <w:pPr>
        <w:pStyle w:val="Bibliography"/>
      </w:pPr>
      <w:r w:rsidRPr="00015210">
        <w:t>Kahneman, D., &amp; Frederick, S. (2002). Representativeness Revisited: Attribute Substitution in Intuitive Judgment. Heuristics and Biases: The Psychology of Intuitive Judgment, 49(49–81), 74.</w:t>
      </w:r>
    </w:p>
    <w:p w14:paraId="56F5BE76" w14:textId="77777777" w:rsidR="00B96D8F" w:rsidRPr="00015210" w:rsidRDefault="00B96D8F" w:rsidP="00B96D8F">
      <w:pPr>
        <w:pStyle w:val="Bibliography"/>
      </w:pPr>
      <w:r w:rsidRPr="00015210">
        <w:t>Lee, J., &amp; Lee, G. G. (2025). Structured Reasoning and Answer Verification: Enhancing Question Answering System Accuracy and Explainability. Knowledge-Based Systems, 311, 113091.</w:t>
      </w:r>
    </w:p>
    <w:p w14:paraId="2C989201" w14:textId="77777777" w:rsidR="00B96D8F" w:rsidRPr="00015210" w:rsidRDefault="00B96D8F" w:rsidP="00B96D8F">
      <w:pPr>
        <w:pStyle w:val="Bibliography"/>
      </w:pPr>
      <w:r w:rsidRPr="00015210">
        <w:t>Li, H., Shankar, R., &amp; Stallaert, J. (2020). Invested or Indebted: Ex-Ante and Ex-Post Reciprocity in Online Knowledge Sharing Communities. ACM Transactions on Management Information Systems, 11(1), 1–26.</w:t>
      </w:r>
    </w:p>
    <w:p w14:paraId="742601BC" w14:textId="77777777" w:rsidR="00B96D8F" w:rsidRPr="00015210" w:rsidRDefault="00B96D8F" w:rsidP="00B96D8F">
      <w:pPr>
        <w:pStyle w:val="Bibliography"/>
      </w:pPr>
      <w:r w:rsidRPr="00015210">
        <w:t>Li, L., Li, A., Song, X., Li, X., Huang, K., &amp; Ye, E. M. (2023). Characterizing Response Quantity on Academic Social Q&amp;A Sites: A Multidiscipline Comparison of Linguistic Characteristics of Questions. Library Hi Tech, 41(3), 921–938.</w:t>
      </w:r>
    </w:p>
    <w:p w14:paraId="711D6D2C" w14:textId="77777777" w:rsidR="00B96D8F" w:rsidRPr="00015210" w:rsidRDefault="00B96D8F" w:rsidP="00B96D8F">
      <w:pPr>
        <w:pStyle w:val="Bibliography"/>
      </w:pPr>
      <w:r w:rsidRPr="00015210">
        <w:t>Li, P., Castelo, N., Katona, Z., &amp; Sarvary, M. (2024). Frontiers: Determining the Validity of Large Language Models for Automated Perceptual Analysis. Marketing Science, 43(2), 254–266.</w:t>
      </w:r>
    </w:p>
    <w:p w14:paraId="10F23623" w14:textId="77777777" w:rsidR="00B96D8F" w:rsidRPr="00015210" w:rsidRDefault="00B96D8F" w:rsidP="00B96D8F">
      <w:pPr>
        <w:pStyle w:val="Bibliography"/>
      </w:pPr>
      <w:r w:rsidRPr="00015210">
        <w:t>Li, X., &amp; Kim, K. (2025). Impacts of Generative AI on User Contributions: Evidence from a Coding Q &amp;A Platform. Marketing Letters, 36(3), 577–591.</w:t>
      </w:r>
    </w:p>
    <w:p w14:paraId="371387A6" w14:textId="77777777" w:rsidR="00B96D8F" w:rsidRPr="00015210" w:rsidRDefault="00B96D8F" w:rsidP="00B96D8F">
      <w:pPr>
        <w:pStyle w:val="Bibliography"/>
      </w:pPr>
      <w:r w:rsidRPr="00015210">
        <w:t>Logg, J. M., Minson, J. A., &amp; Moore, D. A. (2019). Algorithm Appreciation: People Prefer Algorithmic to Human Judgment. Organizational Behavior and Human Decision Processes, 151, 90–103.</w:t>
      </w:r>
    </w:p>
    <w:p w14:paraId="0347C838" w14:textId="77777777" w:rsidR="00B96D8F" w:rsidRPr="00015210" w:rsidRDefault="00B96D8F" w:rsidP="00B96D8F">
      <w:pPr>
        <w:pStyle w:val="Bibliography"/>
      </w:pPr>
      <w:r w:rsidRPr="00015210">
        <w:t>Longoni, C., Fradkin, A., Cian, L., &amp; Pennycook, G. (2022). News from Generative Artificial Intelligence Is Believed Less. In Proceedings of the 2022 ACM Conference on Fairness, Accountability, and Transparency, 97–106.</w:t>
      </w:r>
    </w:p>
    <w:p w14:paraId="73D8C8CF" w14:textId="77777777" w:rsidR="00B96D8F" w:rsidRPr="00015210" w:rsidRDefault="00B96D8F" w:rsidP="00B96D8F">
      <w:pPr>
        <w:pStyle w:val="Bibliography"/>
      </w:pPr>
      <w:r w:rsidRPr="00015210">
        <w:t>Meng, X., Webster, S. A., &amp; Butler, B. S. (2013). Motivational Effects of Badge Systems on Participation in Stack Exchange Social Q&amp;A Online Community. In Proceedings of Americas Conference on Information Systems, (Vol. 4), 2478–2484.</w:t>
      </w:r>
    </w:p>
    <w:p w14:paraId="5E9C9D71" w14:textId="77777777" w:rsidR="00B96D8F" w:rsidRPr="00015210" w:rsidRDefault="00B96D8F" w:rsidP="00B96D8F">
      <w:pPr>
        <w:pStyle w:val="Bibliography"/>
      </w:pPr>
      <w:r w:rsidRPr="00015210">
        <w:t>Moon, J. Y., &amp; Sproull, L. S. (2008). The Role of Feedback in Managing the Internet-Based Volunteer Work Force. Information Systems Research, 19(4), 494–515.</w:t>
      </w:r>
    </w:p>
    <w:p w14:paraId="3950EC91" w14:textId="77777777" w:rsidR="00B96D8F" w:rsidRPr="00015210" w:rsidRDefault="00B96D8F" w:rsidP="00B96D8F">
      <w:pPr>
        <w:pStyle w:val="Bibliography"/>
      </w:pPr>
      <w:r w:rsidRPr="00015210">
        <w:t>Olson Jr, M. (1971). The Logic of Collective Action: Public Goods and the Theory of Groups, with a New Preface and Appendix. (Vol. 124).</w:t>
      </w:r>
    </w:p>
    <w:p w14:paraId="70903B75" w14:textId="77777777" w:rsidR="00B96D8F" w:rsidRPr="00015210" w:rsidRDefault="00B96D8F" w:rsidP="00B96D8F">
      <w:pPr>
        <w:pStyle w:val="Bibliography"/>
      </w:pPr>
      <w:r w:rsidRPr="00015210">
        <w:t>Oster, E. (2019). Unobservable Selection and Coefficient Stability: Theory and Evidence. Journal of Business &amp; Economic Statistics, 37(2), 187–204.</w:t>
      </w:r>
    </w:p>
    <w:p w14:paraId="6845EDF7" w14:textId="77777777" w:rsidR="00B96D8F" w:rsidRPr="00015210" w:rsidRDefault="00B96D8F" w:rsidP="00B96D8F">
      <w:pPr>
        <w:pStyle w:val="Bibliography"/>
      </w:pPr>
      <w:r w:rsidRPr="00015210">
        <w:t>Quinn, M., &amp; Gutt, D. (2025). Heterogeneous Effects of Generative Artificial Intelligence (GenAI) on Knowledge Seeking in Online Communities. Journal of Management Information Systems, 42(2), 370–399.</w:t>
      </w:r>
    </w:p>
    <w:p w14:paraId="5DC6FD50" w14:textId="77777777" w:rsidR="00B96D8F" w:rsidRPr="00015210" w:rsidRDefault="00B96D8F" w:rsidP="00B96D8F">
      <w:pPr>
        <w:pStyle w:val="Bibliography"/>
      </w:pPr>
      <w:r w:rsidRPr="00015210">
        <w:lastRenderedPageBreak/>
        <w:t>Rao, X., Shan, G., &amp; Qiu, L. (2026). How Generative AI Transforms Questioning Behavior on Q&amp;A Platforms: Evidence from A Natural Experiment with Pilot Usage of ChatGPT. SSRN Scholarly Paper.</w:t>
      </w:r>
    </w:p>
    <w:p w14:paraId="35F0C513" w14:textId="77777777" w:rsidR="00B96D8F" w:rsidRPr="00015210" w:rsidRDefault="00B96D8F" w:rsidP="00B96D8F">
      <w:pPr>
        <w:pStyle w:val="Bibliography"/>
      </w:pPr>
      <w:r w:rsidRPr="00015210">
        <w:t>del Rio-Chanona, R. M., Laurentsyeva, N., &amp; Wachs, J. (2024). Large Language Models Reduce Public Knowledge Sharing on Online Q&amp;A Platforms. PNAS Nexus, 3(9), pgae400.</w:t>
      </w:r>
    </w:p>
    <w:p w14:paraId="70C529AA" w14:textId="77777777" w:rsidR="00B96D8F" w:rsidRPr="00015210" w:rsidRDefault="00B96D8F" w:rsidP="00B96D8F">
      <w:pPr>
        <w:pStyle w:val="Bibliography"/>
      </w:pPr>
      <w:r w:rsidRPr="00015210">
        <w:t>Sanatizadeh, A., Lu, Y., Zhao, K., &amp; Hu, Y. (2025). Engagement or Entanglement? The Dual Impact of Generative Artificial Intelligence in Online Knowledge Exchange Platforms. Information &amp; Management, 62(6), 104178.</w:t>
      </w:r>
    </w:p>
    <w:p w14:paraId="56DC4EB3" w14:textId="77777777" w:rsidR="00B96D8F" w:rsidRPr="00015210" w:rsidRDefault="00B96D8F" w:rsidP="00B96D8F">
      <w:pPr>
        <w:pStyle w:val="Bibliography"/>
      </w:pPr>
      <w:r w:rsidRPr="00015210">
        <w:t>Shan, G., &amp; Qiu, L. (2026). Examining the Impact of Generative AI on Users’ Voluntary Knowledge Contribution: Evidence from a Natural Experiment on Stack Overflow. Information Systems Research, 37(2), 1021–1041.</w:t>
      </w:r>
    </w:p>
    <w:p w14:paraId="5CC4111A" w14:textId="77777777" w:rsidR="00B96D8F" w:rsidRPr="00015210" w:rsidRDefault="00B96D8F" w:rsidP="00B96D8F">
      <w:pPr>
        <w:pStyle w:val="Bibliography"/>
      </w:pPr>
      <w:r w:rsidRPr="00015210">
        <w:t>Shi, C., Hu, P., Fan, W., &amp; Qiu, L. (2024). Competitive Peer Influence on Knowledge Contribution Behaviors in Online Q&amp;A Communities: A Social Comparison Perspective. Internet Research, 34(5), 1577–1601.</w:t>
      </w:r>
    </w:p>
    <w:p w14:paraId="68D0F7BF" w14:textId="77777777" w:rsidR="00B96D8F" w:rsidRPr="00015210" w:rsidRDefault="00B96D8F" w:rsidP="00B96D8F">
      <w:pPr>
        <w:pStyle w:val="Bibliography"/>
      </w:pPr>
      <w:r w:rsidRPr="00015210">
        <w:t>Shin, M., Kim, J., van Opheusden, B., &amp; Griffiths, T. L. (2023). Superhuman Artificial Intelligence Can Improve Human Decision-Making by Increasing Novelty. Proceedings of the National Academy of Sciences, 120(12), e2214840120.</w:t>
      </w:r>
    </w:p>
    <w:p w14:paraId="33BD4A68" w14:textId="77777777" w:rsidR="00B96D8F" w:rsidRPr="00015210" w:rsidRDefault="00B96D8F" w:rsidP="00B96D8F">
      <w:pPr>
        <w:pStyle w:val="Bibliography"/>
      </w:pPr>
      <w:r w:rsidRPr="00015210">
        <w:t>Tversky, A., &amp; Kahneman, D. (1973). Availability: A Heuristic for Judging Frequency and Probability. Cognitive Psychology, 5(2), 207–232.</w:t>
      </w:r>
    </w:p>
    <w:p w14:paraId="7FDC4075" w14:textId="77777777" w:rsidR="00B96D8F" w:rsidRPr="00015210" w:rsidRDefault="00B96D8F" w:rsidP="00B96D8F">
      <w:pPr>
        <w:pStyle w:val="Bibliography"/>
      </w:pPr>
      <w:r w:rsidRPr="00015210">
        <w:t>Wang, N., Liu, Y., &amp; Xiao, S. (2022). Which Feedback Matters? The Role of Expressions and Valence in Continuous High-Quality Knowledge Contribution in the Online Q&amp;A Community. Decision Support Systems, 156, 113750.</w:t>
      </w:r>
    </w:p>
    <w:p w14:paraId="3FA1D00D" w14:textId="77777777" w:rsidR="00B96D8F" w:rsidRPr="00015210" w:rsidRDefault="00B96D8F" w:rsidP="00B96D8F">
      <w:pPr>
        <w:pStyle w:val="Bibliography"/>
      </w:pPr>
      <w:r w:rsidRPr="00015210">
        <w:t>Wang, X. (Shawn), &amp; Zheng, J. (2024). Can Banning AI-Generated Content Save User-Generated Q&amp;A Platforms? SSRN Scholarly Paper.</w:t>
      </w:r>
    </w:p>
    <w:p w14:paraId="3DB74CD4" w14:textId="77777777" w:rsidR="00B96D8F" w:rsidRPr="00015210" w:rsidRDefault="00B96D8F" w:rsidP="00B96D8F">
      <w:pPr>
        <w:pStyle w:val="Bibliography"/>
      </w:pPr>
      <w:r w:rsidRPr="00015210">
        <w:t>Xue, J., Wang, L., Zheng, J., Li, Y., &amp; Tan, Y. (2026). Can ChatGPT Kill User-Generated Q&amp;A Platforms? Information Systems Research.</w:t>
      </w:r>
    </w:p>
    <w:p w14:paraId="3C0B2D25" w14:textId="77777777" w:rsidR="00B96D8F" w:rsidRPr="00015210" w:rsidRDefault="00B96D8F" w:rsidP="00B96D8F">
      <w:pPr>
        <w:pStyle w:val="Bibliography"/>
      </w:pPr>
      <w:r w:rsidRPr="00015210">
        <w:t>Yiu, S., Seamans, R., Raj, M., &amp; Liu, T. (2026). Worker Repositioning and Technological Change: Evidence from an Online Labor Market. Organization Science.</w:t>
      </w:r>
    </w:p>
    <w:p w14:paraId="13CFACE6" w14:textId="77777777" w:rsidR="00B96D8F" w:rsidRPr="00015210" w:rsidRDefault="00B96D8F" w:rsidP="00B96D8F">
      <w:pPr>
        <w:pStyle w:val="Bibliography"/>
      </w:pPr>
      <w:r w:rsidRPr="00015210">
        <w:t>Zhang, L., Li, Y.-N., Peng, T.-Q., &amp; Wu, Y. (2022). Dynamics of the Social Construction of Knowledge: An Empirical Study of Zhihu in China. EPJ Data Science, 11(1), 35.</w:t>
      </w:r>
    </w:p>
    <w:p w14:paraId="2128BFD5" w14:textId="77777777" w:rsidR="00B96D8F" w:rsidRPr="00015210" w:rsidRDefault="00B96D8F" w:rsidP="00B96D8F">
      <w:pPr>
        <w:pStyle w:val="Bibliography"/>
      </w:pPr>
      <w:r w:rsidRPr="00015210">
        <w:t>Zhang, X. (Michael), &amp; Zhu, F. (2011). Group Size and Incentives to Contribute: A Natural Experiment at Chinese Wikipedia. American Economic Review, 101(4), 1601–1615.</w:t>
      </w:r>
    </w:p>
    <w:p w14:paraId="4684B71E" w14:textId="335424C6" w:rsidR="00B96D8F" w:rsidRPr="00015210" w:rsidRDefault="00B96D8F" w:rsidP="00B96D8F">
      <w:pPr>
        <w:pStyle w:val="Bibliography"/>
        <w:rPr>
          <w:szCs w:val="24"/>
        </w:rPr>
      </w:pPr>
      <w:r w:rsidRPr="00015210">
        <w:fldChar w:fldCharType="end"/>
      </w:r>
    </w:p>
    <w:bookmarkEnd w:id="1"/>
    <w:p w14:paraId="4F3A3D45" w14:textId="27DBB871" w:rsidR="00D66C4E" w:rsidRPr="00015210" w:rsidRDefault="006D1BDC" w:rsidP="006D1BDC">
      <w:pPr>
        <w:pStyle w:val="Heading1"/>
        <w:numPr>
          <w:ilvl w:val="0"/>
          <w:numId w:val="0"/>
        </w:numPr>
        <w:ind w:left="360" w:hanging="360"/>
      </w:pPr>
      <w:r w:rsidRPr="00015210">
        <w:t>Appendix</w:t>
      </w:r>
    </w:p>
    <w:p w14:paraId="1F76C288" w14:textId="433F60E0" w:rsidR="006D1BDC" w:rsidRPr="00015210" w:rsidRDefault="006D1BDC" w:rsidP="006D1BDC">
      <w:pPr>
        <w:pStyle w:val="TableFiguretitle"/>
      </w:pPr>
      <w:r w:rsidRPr="00015210">
        <w:t xml:space="preserve">Table </w:t>
      </w:r>
      <w:del w:id="2222" w:author="Xin Li" w:date="2026-08-21T10:32:00Z" w16du:dateUtc="2026-08-21T02:32:00Z">
        <w:r w:rsidRPr="00015210" w:rsidDel="000E49BD">
          <w:fldChar w:fldCharType="begin"/>
        </w:r>
        <w:r w:rsidRPr="00015210" w:rsidDel="000E49BD">
          <w:delInstrText xml:space="preserve"> SEQ Table \* ARABIC </w:delInstrText>
        </w:r>
        <w:r w:rsidRPr="00015210" w:rsidDel="000E49BD">
          <w:fldChar w:fldCharType="separate"/>
        </w:r>
        <w:r w:rsidRPr="00015210" w:rsidDel="000E49BD">
          <w:delText>2</w:delText>
        </w:r>
        <w:r w:rsidRPr="00015210" w:rsidDel="000E49BD">
          <w:fldChar w:fldCharType="end"/>
        </w:r>
      </w:del>
      <w:ins w:id="2223" w:author="Xin Li" w:date="2026-08-21T10:32:00Z" w16du:dateUtc="2026-08-21T02:32:00Z">
        <w:r w:rsidR="000E49BD">
          <w:t>A1</w:t>
        </w:r>
      </w:ins>
      <w:r w:rsidRPr="00015210">
        <w:t>. Positioning relative to the three most closely related studies</w:t>
      </w:r>
    </w:p>
    <w:tbl>
      <w:tblPr>
        <w:tblW w:w="5000" w:type="pct"/>
        <w:jc w:val="center"/>
        <w:tblLayout w:type="fixed"/>
        <w:tblCellMar>
          <w:left w:w="14" w:type="dxa"/>
          <w:right w:w="14" w:type="dxa"/>
        </w:tblCellMar>
        <w:tblLook w:val="04A0" w:firstRow="1" w:lastRow="0" w:firstColumn="1" w:lastColumn="0" w:noHBand="0" w:noVBand="1"/>
      </w:tblPr>
      <w:tblGrid>
        <w:gridCol w:w="1829"/>
        <w:gridCol w:w="1640"/>
        <w:gridCol w:w="1488"/>
        <w:gridCol w:w="1957"/>
        <w:gridCol w:w="2426"/>
        <w:tblGridChange w:id="2224">
          <w:tblGrid>
            <w:gridCol w:w="10"/>
            <w:gridCol w:w="1819"/>
            <w:gridCol w:w="10"/>
            <w:gridCol w:w="1630"/>
            <w:gridCol w:w="10"/>
            <w:gridCol w:w="1478"/>
            <w:gridCol w:w="10"/>
            <w:gridCol w:w="1947"/>
            <w:gridCol w:w="10"/>
            <w:gridCol w:w="2416"/>
            <w:gridCol w:w="10"/>
          </w:tblGrid>
        </w:tblGridChange>
      </w:tblGrid>
      <w:tr w:rsidR="006D1BDC" w:rsidRPr="00015210" w14:paraId="295E65C3" w14:textId="77777777" w:rsidTr="000E49BD">
        <w:trPr>
          <w:trHeight w:val="360"/>
          <w:jc w:val="center"/>
        </w:trPr>
        <w:tc>
          <w:tcPr>
            <w:tcW w:w="1829" w:type="dxa"/>
            <w:tcBorders>
              <w:top w:val="single" w:sz="8" w:space="0" w:color="auto"/>
              <w:left w:val="single" w:sz="8" w:space="0" w:color="auto"/>
              <w:bottom w:val="single" w:sz="8" w:space="0" w:color="auto"/>
              <w:right w:val="single" w:sz="8" w:space="0" w:color="auto"/>
            </w:tcBorders>
            <w:vAlign w:val="center"/>
            <w:hideMark/>
          </w:tcPr>
          <w:p w14:paraId="2A119D0C" w14:textId="77777777" w:rsidR="006D1BDC" w:rsidRPr="00015210" w:rsidRDefault="006D1BDC" w:rsidP="00DE134C">
            <w:pPr>
              <w:jc w:val="center"/>
              <w:rPr>
                <w:b/>
                <w:bCs/>
                <w:color w:val="000000"/>
                <w:sz w:val="22"/>
                <w:szCs w:val="22"/>
              </w:rPr>
            </w:pPr>
            <w:r w:rsidRPr="00015210">
              <w:rPr>
                <w:b/>
                <w:bCs/>
                <w:color w:val="000000"/>
                <w:sz w:val="22"/>
                <w:szCs w:val="22"/>
              </w:rPr>
              <w:t>Dimension</w:t>
            </w:r>
          </w:p>
        </w:tc>
        <w:tc>
          <w:tcPr>
            <w:tcW w:w="1640" w:type="dxa"/>
            <w:tcBorders>
              <w:top w:val="single" w:sz="8" w:space="0" w:color="auto"/>
              <w:left w:val="nil"/>
              <w:bottom w:val="single" w:sz="8" w:space="0" w:color="auto"/>
              <w:right w:val="single" w:sz="8" w:space="0" w:color="auto"/>
            </w:tcBorders>
            <w:vAlign w:val="center"/>
            <w:hideMark/>
          </w:tcPr>
          <w:p w14:paraId="00C28D56" w14:textId="77777777" w:rsidR="006D1BDC" w:rsidRPr="00015210" w:rsidRDefault="006D1BDC" w:rsidP="00DE134C">
            <w:pPr>
              <w:jc w:val="center"/>
              <w:rPr>
                <w:b/>
                <w:bCs/>
                <w:color w:val="000000"/>
                <w:sz w:val="22"/>
                <w:szCs w:val="22"/>
              </w:rPr>
            </w:pPr>
            <w:r w:rsidRPr="00015210">
              <w:rPr>
                <w:b/>
                <w:bCs/>
                <w:color w:val="000000"/>
                <w:sz w:val="22"/>
                <w:szCs w:val="22"/>
              </w:rPr>
              <w:t>Xue et al. (2026)</w:t>
            </w:r>
          </w:p>
        </w:tc>
        <w:tc>
          <w:tcPr>
            <w:tcW w:w="1488" w:type="dxa"/>
            <w:tcBorders>
              <w:top w:val="single" w:sz="8" w:space="0" w:color="auto"/>
              <w:left w:val="nil"/>
              <w:bottom w:val="single" w:sz="8" w:space="0" w:color="auto"/>
              <w:right w:val="single" w:sz="8" w:space="0" w:color="auto"/>
            </w:tcBorders>
            <w:vAlign w:val="center"/>
            <w:hideMark/>
          </w:tcPr>
          <w:p w14:paraId="42B4C3A8" w14:textId="77777777" w:rsidR="006D1BDC" w:rsidRPr="00015210" w:rsidRDefault="006D1BDC" w:rsidP="00DE134C">
            <w:pPr>
              <w:jc w:val="center"/>
              <w:rPr>
                <w:b/>
                <w:bCs/>
                <w:color w:val="000000"/>
                <w:sz w:val="22"/>
                <w:szCs w:val="22"/>
              </w:rPr>
            </w:pPr>
            <w:r w:rsidRPr="00015210">
              <w:rPr>
                <w:b/>
                <w:bCs/>
                <w:color w:val="000000"/>
                <w:sz w:val="22"/>
                <w:szCs w:val="22"/>
              </w:rPr>
              <w:t>Shan &amp; Qiu (2026)</w:t>
            </w:r>
          </w:p>
        </w:tc>
        <w:tc>
          <w:tcPr>
            <w:tcW w:w="1957" w:type="dxa"/>
            <w:tcBorders>
              <w:top w:val="single" w:sz="8" w:space="0" w:color="auto"/>
              <w:left w:val="nil"/>
              <w:bottom w:val="single" w:sz="8" w:space="0" w:color="auto"/>
              <w:right w:val="single" w:sz="8" w:space="0" w:color="auto"/>
            </w:tcBorders>
            <w:vAlign w:val="center"/>
            <w:hideMark/>
          </w:tcPr>
          <w:p w14:paraId="2BC2CC57" w14:textId="77777777" w:rsidR="006D1BDC" w:rsidRPr="00015210" w:rsidRDefault="006D1BDC" w:rsidP="00DE134C">
            <w:pPr>
              <w:jc w:val="center"/>
              <w:rPr>
                <w:b/>
                <w:bCs/>
                <w:color w:val="000000"/>
                <w:sz w:val="22"/>
                <w:szCs w:val="22"/>
              </w:rPr>
            </w:pPr>
            <w:r w:rsidRPr="00015210">
              <w:rPr>
                <w:b/>
                <w:bCs/>
                <w:color w:val="000000"/>
                <w:sz w:val="22"/>
                <w:szCs w:val="22"/>
              </w:rPr>
              <w:t>Su et al. (2025)</w:t>
            </w:r>
          </w:p>
        </w:tc>
        <w:tc>
          <w:tcPr>
            <w:tcW w:w="2426" w:type="dxa"/>
            <w:tcBorders>
              <w:top w:val="single" w:sz="8" w:space="0" w:color="auto"/>
              <w:left w:val="nil"/>
              <w:bottom w:val="single" w:sz="8" w:space="0" w:color="auto"/>
              <w:right w:val="single" w:sz="8" w:space="0" w:color="auto"/>
            </w:tcBorders>
            <w:vAlign w:val="center"/>
            <w:hideMark/>
          </w:tcPr>
          <w:p w14:paraId="6B25EF68" w14:textId="77777777" w:rsidR="006D1BDC" w:rsidRPr="00015210" w:rsidRDefault="006D1BDC" w:rsidP="00DE134C">
            <w:pPr>
              <w:jc w:val="center"/>
              <w:rPr>
                <w:b/>
                <w:bCs/>
                <w:color w:val="000000"/>
                <w:sz w:val="22"/>
                <w:szCs w:val="22"/>
              </w:rPr>
            </w:pPr>
            <w:r w:rsidRPr="00015210">
              <w:rPr>
                <w:b/>
                <w:bCs/>
                <w:color w:val="000000"/>
                <w:sz w:val="22"/>
                <w:szCs w:val="22"/>
              </w:rPr>
              <w:t>This study</w:t>
            </w:r>
          </w:p>
        </w:tc>
      </w:tr>
      <w:tr w:rsidR="000E49BD" w:rsidRPr="00015210" w14:paraId="6D81F212" w14:textId="77777777" w:rsidTr="00330C61">
        <w:tblPrEx>
          <w:tblW w:w="5000" w:type="pct"/>
          <w:jc w:val="center"/>
          <w:tblLayout w:type="fixed"/>
          <w:tblCellMar>
            <w:left w:w="14" w:type="dxa"/>
            <w:right w:w="14" w:type="dxa"/>
          </w:tblCellMar>
          <w:tblPrExChange w:id="2225" w:author="Xin Li" w:date="2026-08-21T10:29:00Z" w16du:dateUtc="2026-08-21T02:29:00Z">
            <w:tblPrEx>
              <w:tblW w:w="5000" w:type="pct"/>
              <w:jc w:val="center"/>
              <w:tblLayout w:type="fixed"/>
              <w:tblCellMar>
                <w:left w:w="14" w:type="dxa"/>
                <w:right w:w="14" w:type="dxa"/>
              </w:tblCellMar>
            </w:tblPrEx>
          </w:tblPrExChange>
        </w:tblPrEx>
        <w:trPr>
          <w:trHeight w:val="40"/>
          <w:jc w:val="center"/>
          <w:trPrChange w:id="2226" w:author="Xin Li" w:date="2026-08-21T10:29:00Z" w16du:dateUtc="2026-08-21T02:29:00Z">
            <w:trPr>
              <w:gridAfter w:val="0"/>
              <w:trHeight w:val="700"/>
              <w:jc w:val="center"/>
            </w:trPr>
          </w:trPrChange>
        </w:trPr>
        <w:tc>
          <w:tcPr>
            <w:tcW w:w="1829" w:type="dxa"/>
            <w:tcBorders>
              <w:top w:val="nil"/>
              <w:left w:val="single" w:sz="8" w:space="0" w:color="auto"/>
              <w:bottom w:val="single" w:sz="8" w:space="0" w:color="auto"/>
              <w:right w:val="single" w:sz="8" w:space="0" w:color="auto"/>
            </w:tcBorders>
            <w:vAlign w:val="center"/>
            <w:hideMark/>
            <w:tcPrChange w:id="2227" w:author="Xin Li" w:date="2026-08-21T10:29:00Z" w16du:dateUtc="2026-08-21T02:29:00Z">
              <w:tcPr>
                <w:tcW w:w="1829" w:type="dxa"/>
                <w:gridSpan w:val="2"/>
                <w:tcBorders>
                  <w:top w:val="nil"/>
                  <w:left w:val="single" w:sz="8" w:space="0" w:color="auto"/>
                  <w:bottom w:val="single" w:sz="8" w:space="0" w:color="auto"/>
                  <w:right w:val="single" w:sz="8" w:space="0" w:color="auto"/>
                </w:tcBorders>
                <w:vAlign w:val="center"/>
                <w:hideMark/>
              </w:tcPr>
            </w:tcPrChange>
          </w:tcPr>
          <w:p w14:paraId="3AC12EC7" w14:textId="77777777" w:rsidR="000E49BD" w:rsidRPr="00015210" w:rsidRDefault="000E49BD" w:rsidP="00330C61">
            <w:pPr>
              <w:rPr>
                <w:color w:val="000000"/>
                <w:sz w:val="22"/>
                <w:szCs w:val="22"/>
              </w:rPr>
            </w:pPr>
            <w:r w:rsidRPr="00015210">
              <w:rPr>
                <w:color w:val="000000"/>
                <w:sz w:val="22"/>
                <w:szCs w:val="22"/>
              </w:rPr>
              <w:t>Primary outcome</w:t>
            </w:r>
          </w:p>
        </w:tc>
        <w:tc>
          <w:tcPr>
            <w:tcW w:w="1640" w:type="dxa"/>
            <w:tcBorders>
              <w:top w:val="nil"/>
              <w:left w:val="nil"/>
              <w:bottom w:val="single" w:sz="8" w:space="0" w:color="auto"/>
              <w:right w:val="single" w:sz="8" w:space="0" w:color="auto"/>
            </w:tcBorders>
            <w:vAlign w:val="center"/>
            <w:hideMark/>
            <w:tcPrChange w:id="2228" w:author="Xin Li" w:date="2026-08-21T10:29:00Z" w16du:dateUtc="2026-08-21T02:29:00Z">
              <w:tcPr>
                <w:tcW w:w="1640" w:type="dxa"/>
                <w:gridSpan w:val="2"/>
                <w:tcBorders>
                  <w:top w:val="nil"/>
                  <w:left w:val="nil"/>
                  <w:bottom w:val="single" w:sz="8" w:space="0" w:color="auto"/>
                  <w:right w:val="single" w:sz="8" w:space="0" w:color="auto"/>
                </w:tcBorders>
                <w:vAlign w:val="center"/>
                <w:hideMark/>
              </w:tcPr>
            </w:tcPrChange>
          </w:tcPr>
          <w:p w14:paraId="202C66EE" w14:textId="77777777" w:rsidR="000E49BD" w:rsidRPr="00015210" w:rsidRDefault="000E49BD" w:rsidP="00330C61">
            <w:pPr>
              <w:jc w:val="center"/>
              <w:rPr>
                <w:color w:val="000000"/>
                <w:sz w:val="22"/>
                <w:szCs w:val="22"/>
              </w:rPr>
            </w:pPr>
            <w:r w:rsidRPr="00015210">
              <w:rPr>
                <w:color w:val="000000"/>
                <w:sz w:val="22"/>
                <w:szCs w:val="22"/>
              </w:rPr>
              <w:t xml:space="preserve">Question </w:t>
            </w:r>
            <w:del w:id="2229" w:author="Xin Li" w:date="2026-08-21T10:28:00Z" w16du:dateUtc="2026-08-21T02:28:00Z">
              <w:r w:rsidRPr="00015210" w:rsidDel="000E49BD">
                <w:rPr>
                  <w:color w:val="000000"/>
                  <w:sz w:val="22"/>
                  <w:szCs w:val="22"/>
                </w:rPr>
                <w:delText>supply</w:delText>
              </w:r>
            </w:del>
          </w:p>
        </w:tc>
        <w:tc>
          <w:tcPr>
            <w:tcW w:w="1488" w:type="dxa"/>
            <w:tcBorders>
              <w:top w:val="nil"/>
              <w:left w:val="nil"/>
              <w:bottom w:val="single" w:sz="8" w:space="0" w:color="auto"/>
              <w:right w:val="single" w:sz="8" w:space="0" w:color="auto"/>
            </w:tcBorders>
            <w:vAlign w:val="center"/>
            <w:hideMark/>
            <w:tcPrChange w:id="2230" w:author="Xin Li" w:date="2026-08-21T10:29:00Z" w16du:dateUtc="2026-08-21T02:29:00Z">
              <w:tcPr>
                <w:tcW w:w="1488" w:type="dxa"/>
                <w:gridSpan w:val="2"/>
                <w:tcBorders>
                  <w:top w:val="nil"/>
                  <w:left w:val="nil"/>
                  <w:bottom w:val="single" w:sz="8" w:space="0" w:color="auto"/>
                  <w:right w:val="single" w:sz="8" w:space="0" w:color="auto"/>
                </w:tcBorders>
                <w:vAlign w:val="center"/>
                <w:hideMark/>
              </w:tcPr>
            </w:tcPrChange>
          </w:tcPr>
          <w:p w14:paraId="62757BBF" w14:textId="77777777" w:rsidR="000E49BD" w:rsidRPr="00015210" w:rsidRDefault="000E49BD" w:rsidP="00330C61">
            <w:pPr>
              <w:jc w:val="center"/>
              <w:rPr>
                <w:color w:val="000000"/>
                <w:sz w:val="22"/>
                <w:szCs w:val="22"/>
              </w:rPr>
            </w:pPr>
            <w:r w:rsidRPr="00015210">
              <w:rPr>
                <w:color w:val="000000"/>
                <w:sz w:val="22"/>
                <w:szCs w:val="22"/>
              </w:rPr>
              <w:t xml:space="preserve">Answer </w:t>
            </w:r>
            <w:del w:id="2231" w:author="Xin Li" w:date="2026-08-21T10:28:00Z" w16du:dateUtc="2026-08-21T02:28:00Z">
              <w:r w:rsidRPr="00015210" w:rsidDel="000E49BD">
                <w:rPr>
                  <w:color w:val="000000"/>
                  <w:sz w:val="22"/>
                  <w:szCs w:val="22"/>
                </w:rPr>
                <w:delText>supply and style</w:delText>
              </w:r>
            </w:del>
          </w:p>
        </w:tc>
        <w:tc>
          <w:tcPr>
            <w:tcW w:w="1957" w:type="dxa"/>
            <w:tcBorders>
              <w:top w:val="nil"/>
              <w:left w:val="nil"/>
              <w:bottom w:val="single" w:sz="8" w:space="0" w:color="auto"/>
              <w:right w:val="single" w:sz="8" w:space="0" w:color="auto"/>
            </w:tcBorders>
            <w:vAlign w:val="center"/>
            <w:hideMark/>
            <w:tcPrChange w:id="2232" w:author="Xin Li" w:date="2026-08-21T10:29:00Z" w16du:dateUtc="2026-08-21T02:29:00Z">
              <w:tcPr>
                <w:tcW w:w="1957" w:type="dxa"/>
                <w:gridSpan w:val="2"/>
                <w:tcBorders>
                  <w:top w:val="nil"/>
                  <w:left w:val="nil"/>
                  <w:bottom w:val="single" w:sz="8" w:space="0" w:color="auto"/>
                  <w:right w:val="single" w:sz="8" w:space="0" w:color="auto"/>
                </w:tcBorders>
                <w:vAlign w:val="center"/>
                <w:hideMark/>
              </w:tcPr>
            </w:tcPrChange>
          </w:tcPr>
          <w:p w14:paraId="50192C92" w14:textId="77777777" w:rsidR="000E49BD" w:rsidRPr="00015210" w:rsidRDefault="000E49BD" w:rsidP="00330C61">
            <w:pPr>
              <w:jc w:val="center"/>
              <w:rPr>
                <w:color w:val="000000"/>
                <w:sz w:val="22"/>
                <w:szCs w:val="22"/>
              </w:rPr>
            </w:pPr>
            <w:r w:rsidRPr="00015210">
              <w:rPr>
                <w:color w:val="000000"/>
                <w:sz w:val="22"/>
                <w:szCs w:val="22"/>
              </w:rPr>
              <w:t xml:space="preserve">Answer </w:t>
            </w:r>
            <w:del w:id="2233" w:author="Xin Li" w:date="2026-08-21T10:28:00Z" w16du:dateUtc="2026-08-21T02:28:00Z">
              <w:r w:rsidRPr="00015210" w:rsidDel="000E49BD">
                <w:rPr>
                  <w:color w:val="000000"/>
                  <w:sz w:val="22"/>
                  <w:szCs w:val="22"/>
                </w:rPr>
                <w:delText>supply</w:delText>
              </w:r>
            </w:del>
          </w:p>
        </w:tc>
        <w:tc>
          <w:tcPr>
            <w:tcW w:w="2426" w:type="dxa"/>
            <w:tcBorders>
              <w:top w:val="nil"/>
              <w:left w:val="nil"/>
              <w:bottom w:val="single" w:sz="8" w:space="0" w:color="auto"/>
              <w:right w:val="single" w:sz="8" w:space="0" w:color="auto"/>
            </w:tcBorders>
            <w:vAlign w:val="center"/>
            <w:hideMark/>
            <w:tcPrChange w:id="2234" w:author="Xin Li" w:date="2026-08-21T10:29:00Z" w16du:dateUtc="2026-08-21T02:29:00Z">
              <w:tcPr>
                <w:tcW w:w="2426" w:type="dxa"/>
                <w:gridSpan w:val="2"/>
                <w:tcBorders>
                  <w:top w:val="nil"/>
                  <w:left w:val="nil"/>
                  <w:bottom w:val="single" w:sz="8" w:space="0" w:color="auto"/>
                  <w:right w:val="single" w:sz="8" w:space="0" w:color="auto"/>
                </w:tcBorders>
                <w:vAlign w:val="center"/>
                <w:hideMark/>
              </w:tcPr>
            </w:tcPrChange>
          </w:tcPr>
          <w:p w14:paraId="70CFC33D" w14:textId="77777777" w:rsidR="000E49BD" w:rsidRPr="00015210" w:rsidRDefault="000E49BD" w:rsidP="00330C61">
            <w:pPr>
              <w:jc w:val="center"/>
              <w:rPr>
                <w:color w:val="000000"/>
                <w:sz w:val="22"/>
                <w:szCs w:val="22"/>
              </w:rPr>
            </w:pPr>
            <w:r w:rsidRPr="00015210">
              <w:rPr>
                <w:color w:val="000000"/>
                <w:sz w:val="22"/>
                <w:szCs w:val="22"/>
              </w:rPr>
              <w:t xml:space="preserve">Answer </w:t>
            </w:r>
            <w:del w:id="2235" w:author="Xin Li" w:date="2026-08-21T10:28:00Z" w16du:dateUtc="2026-08-21T02:28:00Z">
              <w:r w:rsidRPr="00015210" w:rsidDel="000E49BD">
                <w:rPr>
                  <w:color w:val="000000"/>
                  <w:sz w:val="22"/>
                  <w:szCs w:val="22"/>
                </w:rPr>
                <w:delText xml:space="preserve">supply </w:delText>
              </w:r>
              <w:r w:rsidRPr="00015210" w:rsidDel="000E49BD">
                <w:rPr>
                  <w:b/>
                  <w:bCs/>
                  <w:color w:val="000000"/>
                  <w:sz w:val="22"/>
                  <w:szCs w:val="22"/>
                </w:rPr>
                <w:delText>and</w:delText>
              </w:r>
              <w:r w:rsidRPr="00015210" w:rsidDel="000E49BD">
                <w:rPr>
                  <w:color w:val="000000"/>
                  <w:sz w:val="22"/>
                  <w:szCs w:val="22"/>
                </w:rPr>
                <w:delText xml:space="preserve"> contribution quality</w:delText>
              </w:r>
            </w:del>
          </w:p>
        </w:tc>
      </w:tr>
      <w:tr w:rsidR="000E49BD" w:rsidRPr="00015210" w14:paraId="377C5EC5" w14:textId="77777777" w:rsidTr="00FF04DB">
        <w:tblPrEx>
          <w:tblW w:w="5000" w:type="pct"/>
          <w:jc w:val="center"/>
          <w:tblLayout w:type="fixed"/>
          <w:tblCellMar>
            <w:left w:w="14" w:type="dxa"/>
            <w:right w:w="14" w:type="dxa"/>
          </w:tblCellMar>
          <w:tblPrExChange w:id="2236" w:author="Xin Li" w:date="2026-08-21T10:29:00Z" w16du:dateUtc="2026-08-21T02:29:00Z">
            <w:tblPrEx>
              <w:tblW w:w="5000" w:type="pct"/>
              <w:jc w:val="center"/>
              <w:tblLayout w:type="fixed"/>
              <w:tblCellMar>
                <w:left w:w="14" w:type="dxa"/>
                <w:right w:w="14" w:type="dxa"/>
              </w:tblCellMar>
            </w:tblPrEx>
          </w:tblPrExChange>
        </w:tblPrEx>
        <w:trPr>
          <w:trHeight w:val="40"/>
          <w:jc w:val="center"/>
          <w:trPrChange w:id="2237" w:author="Xin Li" w:date="2026-08-21T10:29:00Z" w16du:dateUtc="2026-08-21T02:29:00Z">
            <w:trPr>
              <w:gridAfter w:val="0"/>
              <w:trHeight w:val="700"/>
              <w:jc w:val="center"/>
            </w:trPr>
          </w:trPrChange>
        </w:trPr>
        <w:tc>
          <w:tcPr>
            <w:tcW w:w="1829" w:type="dxa"/>
            <w:tcBorders>
              <w:top w:val="nil"/>
              <w:left w:val="single" w:sz="8" w:space="0" w:color="auto"/>
              <w:bottom w:val="single" w:sz="8" w:space="0" w:color="auto"/>
              <w:right w:val="single" w:sz="8" w:space="0" w:color="auto"/>
            </w:tcBorders>
            <w:vAlign w:val="center"/>
            <w:hideMark/>
            <w:tcPrChange w:id="2238" w:author="Xin Li" w:date="2026-08-21T10:29:00Z" w16du:dateUtc="2026-08-21T02:29:00Z">
              <w:tcPr>
                <w:tcW w:w="1829" w:type="dxa"/>
                <w:gridSpan w:val="2"/>
                <w:tcBorders>
                  <w:top w:val="nil"/>
                  <w:left w:val="single" w:sz="8" w:space="0" w:color="auto"/>
                  <w:bottom w:val="single" w:sz="8" w:space="0" w:color="auto"/>
                  <w:right w:val="single" w:sz="8" w:space="0" w:color="auto"/>
                </w:tcBorders>
                <w:vAlign w:val="center"/>
                <w:hideMark/>
              </w:tcPr>
            </w:tcPrChange>
          </w:tcPr>
          <w:p w14:paraId="627F358F" w14:textId="77777777" w:rsidR="000E49BD" w:rsidRPr="00015210" w:rsidRDefault="000E49BD" w:rsidP="00FF04DB">
            <w:pPr>
              <w:rPr>
                <w:color w:val="000000"/>
                <w:sz w:val="22"/>
                <w:szCs w:val="22"/>
              </w:rPr>
            </w:pPr>
            <w:r w:rsidRPr="00015210">
              <w:rPr>
                <w:color w:val="000000"/>
                <w:sz w:val="22"/>
                <w:szCs w:val="22"/>
              </w:rPr>
              <w:t xml:space="preserve">Domain </w:t>
            </w:r>
            <w:del w:id="2239" w:author="Xin Li" w:date="2026-08-21T10:31:00Z" w16du:dateUtc="2026-08-21T02:31:00Z">
              <w:r w:rsidRPr="00015210" w:rsidDel="000E49BD">
                <w:rPr>
                  <w:color w:val="000000"/>
                  <w:sz w:val="22"/>
                  <w:szCs w:val="22"/>
                </w:rPr>
                <w:delText xml:space="preserve">and basis of </w:delText>
              </w:r>
            </w:del>
            <w:del w:id="2240" w:author="Xin Li" w:date="2026-08-21T10:30:00Z" w16du:dateUtc="2026-08-21T02:30:00Z">
              <w:r w:rsidRPr="00015210" w:rsidDel="000E49BD">
                <w:rPr>
                  <w:color w:val="000000"/>
                  <w:sz w:val="22"/>
                  <w:szCs w:val="22"/>
                </w:rPr>
                <w:delText>contribution value</w:delText>
              </w:r>
            </w:del>
          </w:p>
        </w:tc>
        <w:tc>
          <w:tcPr>
            <w:tcW w:w="1640" w:type="dxa"/>
            <w:tcBorders>
              <w:top w:val="nil"/>
              <w:left w:val="nil"/>
              <w:bottom w:val="single" w:sz="8" w:space="0" w:color="auto"/>
              <w:right w:val="single" w:sz="8" w:space="0" w:color="auto"/>
            </w:tcBorders>
            <w:vAlign w:val="center"/>
            <w:hideMark/>
            <w:tcPrChange w:id="2241" w:author="Xin Li" w:date="2026-08-21T10:29:00Z" w16du:dateUtc="2026-08-21T02:29:00Z">
              <w:tcPr>
                <w:tcW w:w="1640" w:type="dxa"/>
                <w:gridSpan w:val="2"/>
                <w:tcBorders>
                  <w:top w:val="nil"/>
                  <w:left w:val="nil"/>
                  <w:bottom w:val="single" w:sz="8" w:space="0" w:color="auto"/>
                  <w:right w:val="single" w:sz="8" w:space="0" w:color="auto"/>
                </w:tcBorders>
                <w:vAlign w:val="center"/>
                <w:hideMark/>
              </w:tcPr>
            </w:tcPrChange>
          </w:tcPr>
          <w:p w14:paraId="4536966D" w14:textId="77777777" w:rsidR="000E49BD" w:rsidRPr="00015210" w:rsidRDefault="000E49BD" w:rsidP="00FF04DB">
            <w:pPr>
              <w:jc w:val="center"/>
              <w:rPr>
                <w:color w:val="000000"/>
                <w:sz w:val="22"/>
                <w:szCs w:val="22"/>
              </w:rPr>
            </w:pPr>
            <w:r w:rsidRPr="00015210">
              <w:rPr>
                <w:color w:val="000000"/>
                <w:sz w:val="22"/>
                <w:szCs w:val="22"/>
              </w:rPr>
              <w:t xml:space="preserve">Technical; </w:t>
            </w:r>
            <w:del w:id="2242" w:author="Xin Li" w:date="2026-08-21T10:31:00Z" w16du:dateUtc="2026-08-21T02:31:00Z">
              <w:r w:rsidRPr="00015210" w:rsidDel="000E49BD">
                <w:rPr>
                  <w:color w:val="000000"/>
                  <w:sz w:val="22"/>
                  <w:szCs w:val="22"/>
                </w:rPr>
                <w:delText>correctness</w:delText>
              </w:r>
            </w:del>
          </w:p>
        </w:tc>
        <w:tc>
          <w:tcPr>
            <w:tcW w:w="1488" w:type="dxa"/>
            <w:tcBorders>
              <w:top w:val="nil"/>
              <w:left w:val="nil"/>
              <w:bottom w:val="single" w:sz="8" w:space="0" w:color="auto"/>
              <w:right w:val="single" w:sz="8" w:space="0" w:color="auto"/>
            </w:tcBorders>
            <w:vAlign w:val="center"/>
            <w:hideMark/>
            <w:tcPrChange w:id="2243" w:author="Xin Li" w:date="2026-08-21T10:29:00Z" w16du:dateUtc="2026-08-21T02:29:00Z">
              <w:tcPr>
                <w:tcW w:w="1488" w:type="dxa"/>
                <w:gridSpan w:val="2"/>
                <w:tcBorders>
                  <w:top w:val="nil"/>
                  <w:left w:val="nil"/>
                  <w:bottom w:val="single" w:sz="8" w:space="0" w:color="auto"/>
                  <w:right w:val="single" w:sz="8" w:space="0" w:color="auto"/>
                </w:tcBorders>
                <w:vAlign w:val="center"/>
                <w:hideMark/>
              </w:tcPr>
            </w:tcPrChange>
          </w:tcPr>
          <w:p w14:paraId="5A35A784" w14:textId="77777777" w:rsidR="000E49BD" w:rsidRPr="00015210" w:rsidRDefault="000E49BD" w:rsidP="00FF04DB">
            <w:pPr>
              <w:jc w:val="center"/>
              <w:rPr>
                <w:color w:val="000000"/>
                <w:sz w:val="22"/>
                <w:szCs w:val="22"/>
              </w:rPr>
            </w:pPr>
            <w:r w:rsidRPr="00015210">
              <w:rPr>
                <w:color w:val="000000"/>
                <w:sz w:val="22"/>
                <w:szCs w:val="22"/>
              </w:rPr>
              <w:t xml:space="preserve">Technical; </w:t>
            </w:r>
            <w:del w:id="2244" w:author="Xin Li" w:date="2026-08-21T10:31:00Z" w16du:dateUtc="2026-08-21T02:31:00Z">
              <w:r w:rsidRPr="00015210" w:rsidDel="000E49BD">
                <w:rPr>
                  <w:color w:val="000000"/>
                  <w:sz w:val="22"/>
                  <w:szCs w:val="22"/>
                </w:rPr>
                <w:delText>correctness</w:delText>
              </w:r>
            </w:del>
          </w:p>
        </w:tc>
        <w:tc>
          <w:tcPr>
            <w:tcW w:w="1957" w:type="dxa"/>
            <w:tcBorders>
              <w:top w:val="nil"/>
              <w:left w:val="nil"/>
              <w:bottom w:val="single" w:sz="8" w:space="0" w:color="auto"/>
              <w:right w:val="single" w:sz="8" w:space="0" w:color="auto"/>
            </w:tcBorders>
            <w:vAlign w:val="center"/>
            <w:hideMark/>
            <w:tcPrChange w:id="2245" w:author="Xin Li" w:date="2026-08-21T10:29:00Z" w16du:dateUtc="2026-08-21T02:29:00Z">
              <w:tcPr>
                <w:tcW w:w="1957" w:type="dxa"/>
                <w:gridSpan w:val="2"/>
                <w:tcBorders>
                  <w:top w:val="nil"/>
                  <w:left w:val="nil"/>
                  <w:bottom w:val="single" w:sz="8" w:space="0" w:color="auto"/>
                  <w:right w:val="single" w:sz="8" w:space="0" w:color="auto"/>
                </w:tcBorders>
                <w:vAlign w:val="center"/>
                <w:hideMark/>
              </w:tcPr>
            </w:tcPrChange>
          </w:tcPr>
          <w:p w14:paraId="57685D93" w14:textId="77777777" w:rsidR="000E49BD" w:rsidRPr="00015210" w:rsidRDefault="000E49BD" w:rsidP="00FF04DB">
            <w:pPr>
              <w:jc w:val="center"/>
              <w:rPr>
                <w:color w:val="000000"/>
                <w:sz w:val="22"/>
                <w:szCs w:val="22"/>
              </w:rPr>
            </w:pPr>
            <w:r w:rsidRPr="00015210">
              <w:rPr>
                <w:color w:val="000000"/>
                <w:sz w:val="22"/>
                <w:szCs w:val="22"/>
              </w:rPr>
              <w:t xml:space="preserve">General-interest; </w:t>
            </w:r>
            <w:del w:id="2246" w:author="Xin Li" w:date="2026-08-21T10:31:00Z" w16du:dateUtc="2026-08-21T02:31:00Z">
              <w:r w:rsidRPr="00015210" w:rsidDel="000E49BD">
                <w:rPr>
                  <w:color w:val="000000"/>
                  <w:sz w:val="22"/>
                  <w:szCs w:val="22"/>
                </w:rPr>
                <w:delText>experience and interpretation</w:delText>
              </w:r>
            </w:del>
          </w:p>
        </w:tc>
        <w:tc>
          <w:tcPr>
            <w:tcW w:w="2426" w:type="dxa"/>
            <w:tcBorders>
              <w:top w:val="nil"/>
              <w:left w:val="nil"/>
              <w:bottom w:val="single" w:sz="8" w:space="0" w:color="auto"/>
              <w:right w:val="single" w:sz="8" w:space="0" w:color="auto"/>
            </w:tcBorders>
            <w:vAlign w:val="center"/>
            <w:hideMark/>
            <w:tcPrChange w:id="2247" w:author="Xin Li" w:date="2026-08-21T10:29:00Z" w16du:dateUtc="2026-08-21T02:29:00Z">
              <w:tcPr>
                <w:tcW w:w="2426" w:type="dxa"/>
                <w:gridSpan w:val="2"/>
                <w:tcBorders>
                  <w:top w:val="nil"/>
                  <w:left w:val="nil"/>
                  <w:bottom w:val="single" w:sz="8" w:space="0" w:color="auto"/>
                  <w:right w:val="single" w:sz="8" w:space="0" w:color="auto"/>
                </w:tcBorders>
                <w:vAlign w:val="center"/>
                <w:hideMark/>
              </w:tcPr>
            </w:tcPrChange>
          </w:tcPr>
          <w:p w14:paraId="59DABC73" w14:textId="77777777" w:rsidR="000E49BD" w:rsidRPr="00015210" w:rsidRDefault="000E49BD" w:rsidP="00FF04DB">
            <w:pPr>
              <w:jc w:val="center"/>
              <w:rPr>
                <w:color w:val="000000"/>
                <w:sz w:val="22"/>
                <w:szCs w:val="22"/>
              </w:rPr>
            </w:pPr>
            <w:r w:rsidRPr="00015210">
              <w:rPr>
                <w:color w:val="000000"/>
                <w:sz w:val="22"/>
                <w:szCs w:val="22"/>
              </w:rPr>
              <w:t xml:space="preserve">Technical; </w:t>
            </w:r>
            <w:del w:id="2248" w:author="Xin Li" w:date="2026-08-21T10:31:00Z" w16du:dateUtc="2026-08-21T02:31:00Z">
              <w:r w:rsidRPr="00015210" w:rsidDel="000E49BD">
                <w:rPr>
                  <w:color w:val="000000"/>
                  <w:sz w:val="22"/>
                  <w:szCs w:val="22"/>
                </w:rPr>
                <w:delText>correctness and efficiency</w:delText>
              </w:r>
            </w:del>
          </w:p>
        </w:tc>
      </w:tr>
      <w:tr w:rsidR="000E49BD" w:rsidRPr="00015210" w14:paraId="004D4AAE" w14:textId="77777777" w:rsidTr="00FF04DB">
        <w:trPr>
          <w:trHeight w:val="40"/>
          <w:jc w:val="center"/>
          <w:ins w:id="2249" w:author="Xin Li" w:date="2026-08-21T10:30:00Z"/>
        </w:trPr>
        <w:tc>
          <w:tcPr>
            <w:tcW w:w="1829" w:type="dxa"/>
            <w:tcBorders>
              <w:top w:val="nil"/>
              <w:left w:val="single" w:sz="8" w:space="0" w:color="auto"/>
              <w:bottom w:val="single" w:sz="8" w:space="0" w:color="auto"/>
              <w:right w:val="single" w:sz="8" w:space="0" w:color="auto"/>
            </w:tcBorders>
            <w:vAlign w:val="center"/>
          </w:tcPr>
          <w:p w14:paraId="394C80FC" w14:textId="77777777" w:rsidR="000E49BD" w:rsidRPr="00015210" w:rsidRDefault="000E49BD" w:rsidP="00FF04DB">
            <w:pPr>
              <w:rPr>
                <w:ins w:id="2250" w:author="Xin Li" w:date="2026-08-21T10:30:00Z" w16du:dateUtc="2026-08-21T02:30:00Z"/>
                <w:color w:val="000000"/>
                <w:sz w:val="22"/>
                <w:szCs w:val="22"/>
              </w:rPr>
            </w:pPr>
            <w:ins w:id="2251" w:author="Xin Li" w:date="2026-08-21T10:31:00Z" w16du:dateUtc="2026-08-21T02:31:00Z">
              <w:r>
                <w:rPr>
                  <w:color w:val="000000"/>
                  <w:sz w:val="22"/>
                  <w:szCs w:val="22"/>
                </w:rPr>
                <w:lastRenderedPageBreak/>
                <w:t xml:space="preserve">Answer </w:t>
              </w:r>
            </w:ins>
            <w:ins w:id="2252" w:author="Xin Li" w:date="2026-08-21T10:30:00Z" w16du:dateUtc="2026-08-21T02:30:00Z">
              <w:r w:rsidRPr="00015210">
                <w:rPr>
                  <w:color w:val="000000"/>
                  <w:sz w:val="22"/>
                  <w:szCs w:val="22"/>
                </w:rPr>
                <w:t>value</w:t>
              </w:r>
            </w:ins>
          </w:p>
        </w:tc>
        <w:tc>
          <w:tcPr>
            <w:tcW w:w="1640" w:type="dxa"/>
            <w:tcBorders>
              <w:top w:val="nil"/>
              <w:left w:val="nil"/>
              <w:bottom w:val="single" w:sz="8" w:space="0" w:color="auto"/>
              <w:right w:val="single" w:sz="8" w:space="0" w:color="auto"/>
            </w:tcBorders>
            <w:vAlign w:val="center"/>
          </w:tcPr>
          <w:p w14:paraId="46FD2015" w14:textId="77777777" w:rsidR="000E49BD" w:rsidRPr="00015210" w:rsidRDefault="000E49BD" w:rsidP="00FF04DB">
            <w:pPr>
              <w:jc w:val="center"/>
              <w:rPr>
                <w:ins w:id="2253" w:author="Xin Li" w:date="2026-08-21T10:30:00Z" w16du:dateUtc="2026-08-21T02:30:00Z"/>
                <w:color w:val="000000"/>
                <w:sz w:val="22"/>
                <w:szCs w:val="22"/>
              </w:rPr>
            </w:pPr>
            <w:ins w:id="2254" w:author="Xin Li" w:date="2026-08-21T10:31:00Z" w16du:dateUtc="2026-08-21T02:31:00Z">
              <w:r w:rsidRPr="00015210">
                <w:rPr>
                  <w:color w:val="000000"/>
                  <w:sz w:val="22"/>
                  <w:szCs w:val="22"/>
                </w:rPr>
                <w:t>correctness</w:t>
              </w:r>
            </w:ins>
          </w:p>
        </w:tc>
        <w:tc>
          <w:tcPr>
            <w:tcW w:w="1488" w:type="dxa"/>
            <w:tcBorders>
              <w:top w:val="nil"/>
              <w:left w:val="nil"/>
              <w:bottom w:val="single" w:sz="8" w:space="0" w:color="auto"/>
              <w:right w:val="single" w:sz="8" w:space="0" w:color="auto"/>
            </w:tcBorders>
            <w:vAlign w:val="center"/>
          </w:tcPr>
          <w:p w14:paraId="77C4ABFA" w14:textId="77777777" w:rsidR="000E49BD" w:rsidRPr="00015210" w:rsidRDefault="000E49BD" w:rsidP="00FF04DB">
            <w:pPr>
              <w:jc w:val="center"/>
              <w:rPr>
                <w:ins w:id="2255" w:author="Xin Li" w:date="2026-08-21T10:30:00Z" w16du:dateUtc="2026-08-21T02:30:00Z"/>
                <w:color w:val="000000"/>
                <w:sz w:val="22"/>
                <w:szCs w:val="22"/>
              </w:rPr>
            </w:pPr>
            <w:ins w:id="2256" w:author="Xin Li" w:date="2026-08-21T10:31:00Z" w16du:dateUtc="2026-08-21T02:31:00Z">
              <w:r w:rsidRPr="00015210">
                <w:rPr>
                  <w:color w:val="000000"/>
                  <w:sz w:val="22"/>
                  <w:szCs w:val="22"/>
                </w:rPr>
                <w:t>correctness</w:t>
              </w:r>
            </w:ins>
          </w:p>
        </w:tc>
        <w:tc>
          <w:tcPr>
            <w:tcW w:w="1957" w:type="dxa"/>
            <w:tcBorders>
              <w:top w:val="nil"/>
              <w:left w:val="nil"/>
              <w:bottom w:val="single" w:sz="8" w:space="0" w:color="auto"/>
              <w:right w:val="single" w:sz="8" w:space="0" w:color="auto"/>
            </w:tcBorders>
            <w:vAlign w:val="center"/>
          </w:tcPr>
          <w:p w14:paraId="4F069AAB" w14:textId="77777777" w:rsidR="000E49BD" w:rsidRPr="00015210" w:rsidRDefault="000E49BD" w:rsidP="00FF04DB">
            <w:pPr>
              <w:jc w:val="center"/>
              <w:rPr>
                <w:ins w:id="2257" w:author="Xin Li" w:date="2026-08-21T10:30:00Z" w16du:dateUtc="2026-08-21T02:30:00Z"/>
                <w:color w:val="000000"/>
                <w:sz w:val="22"/>
                <w:szCs w:val="22"/>
              </w:rPr>
            </w:pPr>
            <w:ins w:id="2258" w:author="Xin Li" w:date="2026-08-21T10:31:00Z" w16du:dateUtc="2026-08-21T02:31:00Z">
              <w:r w:rsidRPr="00015210">
                <w:rPr>
                  <w:color w:val="000000"/>
                  <w:sz w:val="22"/>
                  <w:szCs w:val="22"/>
                </w:rPr>
                <w:t>experience and interpretation</w:t>
              </w:r>
            </w:ins>
          </w:p>
        </w:tc>
        <w:tc>
          <w:tcPr>
            <w:tcW w:w="2426" w:type="dxa"/>
            <w:tcBorders>
              <w:top w:val="nil"/>
              <w:left w:val="nil"/>
              <w:bottom w:val="single" w:sz="8" w:space="0" w:color="auto"/>
              <w:right w:val="single" w:sz="8" w:space="0" w:color="auto"/>
            </w:tcBorders>
            <w:vAlign w:val="center"/>
          </w:tcPr>
          <w:p w14:paraId="4B686DE8" w14:textId="77777777" w:rsidR="000E49BD" w:rsidRPr="00015210" w:rsidRDefault="000E49BD" w:rsidP="00FF04DB">
            <w:pPr>
              <w:jc w:val="center"/>
              <w:rPr>
                <w:ins w:id="2259" w:author="Xin Li" w:date="2026-08-21T10:30:00Z" w16du:dateUtc="2026-08-21T02:30:00Z"/>
                <w:color w:val="000000"/>
                <w:sz w:val="22"/>
                <w:szCs w:val="22"/>
              </w:rPr>
            </w:pPr>
            <w:ins w:id="2260" w:author="Xin Li" w:date="2026-08-21T10:31:00Z" w16du:dateUtc="2026-08-21T02:31:00Z">
              <w:r w:rsidRPr="00015210">
                <w:rPr>
                  <w:color w:val="000000"/>
                  <w:sz w:val="22"/>
                  <w:szCs w:val="22"/>
                </w:rPr>
                <w:t>correctness and efficiency</w:t>
              </w:r>
            </w:ins>
          </w:p>
        </w:tc>
      </w:tr>
      <w:tr w:rsidR="006D1BDC" w:rsidRPr="00015210" w14:paraId="19C7C238" w14:textId="77777777" w:rsidTr="000E49BD">
        <w:trPr>
          <w:trHeight w:val="360"/>
          <w:jc w:val="center"/>
        </w:trPr>
        <w:tc>
          <w:tcPr>
            <w:tcW w:w="1829" w:type="dxa"/>
            <w:tcBorders>
              <w:top w:val="nil"/>
              <w:left w:val="single" w:sz="8" w:space="0" w:color="auto"/>
              <w:bottom w:val="single" w:sz="8" w:space="0" w:color="auto"/>
              <w:right w:val="single" w:sz="8" w:space="0" w:color="auto"/>
            </w:tcBorders>
            <w:vAlign w:val="center"/>
            <w:hideMark/>
          </w:tcPr>
          <w:p w14:paraId="2572C2C8" w14:textId="77777777" w:rsidR="006D1BDC" w:rsidRPr="00015210" w:rsidRDefault="006D1BDC" w:rsidP="00DE134C">
            <w:pPr>
              <w:rPr>
                <w:color w:val="000000"/>
                <w:sz w:val="22"/>
                <w:szCs w:val="22"/>
              </w:rPr>
            </w:pPr>
            <w:r w:rsidRPr="00015210">
              <w:rPr>
                <w:color w:val="000000"/>
                <w:sz w:val="22"/>
                <w:szCs w:val="22"/>
              </w:rPr>
              <w:t>Locus of AI</w:t>
            </w:r>
          </w:p>
        </w:tc>
        <w:tc>
          <w:tcPr>
            <w:tcW w:w="1640" w:type="dxa"/>
            <w:tcBorders>
              <w:top w:val="nil"/>
              <w:left w:val="nil"/>
              <w:bottom w:val="single" w:sz="8" w:space="0" w:color="auto"/>
              <w:right w:val="single" w:sz="8" w:space="0" w:color="auto"/>
            </w:tcBorders>
            <w:vAlign w:val="center"/>
            <w:hideMark/>
          </w:tcPr>
          <w:p w14:paraId="3EA73D6F" w14:textId="77777777" w:rsidR="006D1BDC" w:rsidRPr="00015210" w:rsidRDefault="006D1BDC" w:rsidP="00DE134C">
            <w:pPr>
              <w:jc w:val="center"/>
              <w:rPr>
                <w:color w:val="000000"/>
                <w:sz w:val="22"/>
                <w:szCs w:val="22"/>
              </w:rPr>
            </w:pPr>
            <w:r w:rsidRPr="00015210">
              <w:rPr>
                <w:color w:val="000000"/>
                <w:sz w:val="22"/>
                <w:szCs w:val="22"/>
              </w:rPr>
              <w:t>External</w:t>
            </w:r>
          </w:p>
        </w:tc>
        <w:tc>
          <w:tcPr>
            <w:tcW w:w="1488" w:type="dxa"/>
            <w:tcBorders>
              <w:top w:val="nil"/>
              <w:left w:val="nil"/>
              <w:bottom w:val="single" w:sz="8" w:space="0" w:color="auto"/>
              <w:right w:val="single" w:sz="8" w:space="0" w:color="auto"/>
            </w:tcBorders>
            <w:vAlign w:val="center"/>
            <w:hideMark/>
          </w:tcPr>
          <w:p w14:paraId="30ECAFCE" w14:textId="77777777" w:rsidR="006D1BDC" w:rsidRPr="00015210" w:rsidRDefault="006D1BDC" w:rsidP="00DE134C">
            <w:pPr>
              <w:jc w:val="center"/>
              <w:rPr>
                <w:color w:val="000000"/>
                <w:sz w:val="22"/>
                <w:szCs w:val="22"/>
              </w:rPr>
            </w:pPr>
            <w:r w:rsidRPr="00015210">
              <w:rPr>
                <w:color w:val="000000"/>
                <w:sz w:val="22"/>
                <w:szCs w:val="22"/>
              </w:rPr>
              <w:t>External</w:t>
            </w:r>
          </w:p>
        </w:tc>
        <w:tc>
          <w:tcPr>
            <w:tcW w:w="1957" w:type="dxa"/>
            <w:tcBorders>
              <w:top w:val="nil"/>
              <w:left w:val="nil"/>
              <w:bottom w:val="single" w:sz="8" w:space="0" w:color="auto"/>
              <w:right w:val="single" w:sz="8" w:space="0" w:color="auto"/>
            </w:tcBorders>
            <w:vAlign w:val="center"/>
            <w:hideMark/>
          </w:tcPr>
          <w:p w14:paraId="03213B92" w14:textId="77777777" w:rsidR="006D1BDC" w:rsidRPr="00015210" w:rsidRDefault="006D1BDC" w:rsidP="00DE134C">
            <w:pPr>
              <w:jc w:val="center"/>
              <w:rPr>
                <w:color w:val="000000"/>
                <w:sz w:val="22"/>
                <w:szCs w:val="22"/>
              </w:rPr>
            </w:pPr>
            <w:r w:rsidRPr="00015210">
              <w:rPr>
                <w:color w:val="000000"/>
                <w:sz w:val="22"/>
                <w:szCs w:val="22"/>
              </w:rPr>
              <w:t>Platform-internal</w:t>
            </w:r>
          </w:p>
        </w:tc>
        <w:tc>
          <w:tcPr>
            <w:tcW w:w="2426" w:type="dxa"/>
            <w:tcBorders>
              <w:top w:val="nil"/>
              <w:left w:val="nil"/>
              <w:bottom w:val="single" w:sz="8" w:space="0" w:color="auto"/>
              <w:right w:val="single" w:sz="8" w:space="0" w:color="auto"/>
            </w:tcBorders>
            <w:vAlign w:val="center"/>
            <w:hideMark/>
          </w:tcPr>
          <w:p w14:paraId="2CF6F953" w14:textId="77777777" w:rsidR="006D1BDC" w:rsidRPr="00015210" w:rsidRDefault="006D1BDC" w:rsidP="00DE134C">
            <w:pPr>
              <w:jc w:val="center"/>
              <w:rPr>
                <w:color w:val="000000"/>
                <w:sz w:val="22"/>
                <w:szCs w:val="22"/>
              </w:rPr>
            </w:pPr>
            <w:r w:rsidRPr="00015210">
              <w:rPr>
                <w:color w:val="000000"/>
                <w:sz w:val="22"/>
                <w:szCs w:val="22"/>
              </w:rPr>
              <w:t>Platform-internal</w:t>
            </w:r>
          </w:p>
        </w:tc>
      </w:tr>
      <w:tr w:rsidR="000E49BD" w:rsidRPr="00015210" w14:paraId="12DA46FA" w14:textId="77777777" w:rsidTr="00EE54C3">
        <w:tblPrEx>
          <w:tblW w:w="5000" w:type="pct"/>
          <w:jc w:val="center"/>
          <w:tblLayout w:type="fixed"/>
          <w:tblCellMar>
            <w:left w:w="14" w:type="dxa"/>
            <w:right w:w="14" w:type="dxa"/>
          </w:tblCellMar>
          <w:tblPrExChange w:id="2261" w:author="Xin Li" w:date="2026-08-21T10:29:00Z" w16du:dateUtc="2026-08-21T02:29:00Z">
            <w:tblPrEx>
              <w:tblW w:w="5000" w:type="pct"/>
              <w:jc w:val="center"/>
              <w:tblLayout w:type="fixed"/>
              <w:tblCellMar>
                <w:left w:w="14" w:type="dxa"/>
                <w:right w:w="14" w:type="dxa"/>
              </w:tblCellMar>
            </w:tblPrEx>
          </w:tblPrExChange>
        </w:tblPrEx>
        <w:trPr>
          <w:trHeight w:val="43"/>
          <w:jc w:val="center"/>
          <w:trPrChange w:id="2262" w:author="Xin Li" w:date="2026-08-21T10:29:00Z" w16du:dateUtc="2026-08-21T02:29:00Z">
            <w:trPr>
              <w:gridAfter w:val="0"/>
              <w:trHeight w:val="1040"/>
              <w:jc w:val="center"/>
            </w:trPr>
          </w:trPrChange>
        </w:trPr>
        <w:tc>
          <w:tcPr>
            <w:tcW w:w="1829" w:type="dxa"/>
            <w:tcBorders>
              <w:top w:val="nil"/>
              <w:left w:val="single" w:sz="8" w:space="0" w:color="auto"/>
              <w:bottom w:val="single" w:sz="8" w:space="0" w:color="auto"/>
              <w:right w:val="single" w:sz="8" w:space="0" w:color="auto"/>
            </w:tcBorders>
            <w:vAlign w:val="center"/>
            <w:hideMark/>
            <w:tcPrChange w:id="2263" w:author="Xin Li" w:date="2026-08-21T10:29:00Z" w16du:dateUtc="2026-08-21T02:29:00Z">
              <w:tcPr>
                <w:tcW w:w="1829" w:type="dxa"/>
                <w:gridSpan w:val="2"/>
                <w:tcBorders>
                  <w:top w:val="nil"/>
                  <w:left w:val="single" w:sz="8" w:space="0" w:color="auto"/>
                  <w:bottom w:val="single" w:sz="8" w:space="0" w:color="auto"/>
                  <w:right w:val="single" w:sz="8" w:space="0" w:color="auto"/>
                </w:tcBorders>
                <w:vAlign w:val="center"/>
                <w:hideMark/>
              </w:tcPr>
            </w:tcPrChange>
          </w:tcPr>
          <w:p w14:paraId="45197733" w14:textId="77777777" w:rsidR="000E49BD" w:rsidRPr="00015210" w:rsidRDefault="000E49BD" w:rsidP="00EE54C3">
            <w:pPr>
              <w:rPr>
                <w:color w:val="000000"/>
                <w:sz w:val="22"/>
                <w:szCs w:val="22"/>
              </w:rPr>
            </w:pPr>
            <w:r w:rsidRPr="00015210">
              <w:rPr>
                <w:color w:val="000000"/>
                <w:sz w:val="22"/>
                <w:szCs w:val="22"/>
              </w:rPr>
              <w:t xml:space="preserve">Timing of AI answer </w:t>
            </w:r>
            <w:del w:id="2264" w:author="Xin Li" w:date="2026-08-21T10:27:00Z" w16du:dateUtc="2026-08-21T02:27:00Z">
              <w:r w:rsidRPr="00015210" w:rsidDel="000E49BD">
                <w:rPr>
                  <w:color w:val="000000"/>
                  <w:sz w:val="22"/>
                  <w:szCs w:val="22"/>
                </w:rPr>
                <w:delText>relative to human answers</w:delText>
              </w:r>
            </w:del>
          </w:p>
        </w:tc>
        <w:tc>
          <w:tcPr>
            <w:tcW w:w="1640" w:type="dxa"/>
            <w:tcBorders>
              <w:top w:val="nil"/>
              <w:left w:val="nil"/>
              <w:bottom w:val="single" w:sz="8" w:space="0" w:color="auto"/>
              <w:right w:val="single" w:sz="8" w:space="0" w:color="auto"/>
            </w:tcBorders>
            <w:vAlign w:val="center"/>
            <w:hideMark/>
            <w:tcPrChange w:id="2265" w:author="Xin Li" w:date="2026-08-21T10:29:00Z" w16du:dateUtc="2026-08-21T02:29:00Z">
              <w:tcPr>
                <w:tcW w:w="1640" w:type="dxa"/>
                <w:gridSpan w:val="2"/>
                <w:tcBorders>
                  <w:top w:val="nil"/>
                  <w:left w:val="nil"/>
                  <w:bottom w:val="single" w:sz="8" w:space="0" w:color="auto"/>
                  <w:right w:val="single" w:sz="8" w:space="0" w:color="auto"/>
                </w:tcBorders>
                <w:vAlign w:val="center"/>
                <w:hideMark/>
              </w:tcPr>
            </w:tcPrChange>
          </w:tcPr>
          <w:p w14:paraId="7CFEC8F3" w14:textId="77777777" w:rsidR="000E49BD" w:rsidRPr="00015210" w:rsidRDefault="000E49BD" w:rsidP="00EE54C3">
            <w:pPr>
              <w:jc w:val="center"/>
              <w:rPr>
                <w:color w:val="000000"/>
                <w:sz w:val="22"/>
                <w:szCs w:val="22"/>
              </w:rPr>
            </w:pPr>
            <w:r w:rsidRPr="00015210">
              <w:rPr>
                <w:color w:val="000000"/>
                <w:sz w:val="22"/>
                <w:szCs w:val="22"/>
              </w:rPr>
              <w:t>N</w:t>
            </w:r>
            <w:ins w:id="2266" w:author="Xin Li" w:date="2026-08-21T10:27:00Z" w16du:dateUtc="2026-08-21T02:27:00Z">
              <w:r>
                <w:rPr>
                  <w:color w:val="000000"/>
                  <w:sz w:val="22"/>
                  <w:szCs w:val="22"/>
                </w:rPr>
                <w:t>A</w:t>
              </w:r>
            </w:ins>
            <w:del w:id="2267" w:author="Xin Li" w:date="2026-08-21T10:27:00Z" w16du:dateUtc="2026-08-21T02:27:00Z">
              <w:r w:rsidRPr="00015210" w:rsidDel="000E49BD">
                <w:rPr>
                  <w:color w:val="000000"/>
                  <w:sz w:val="22"/>
                  <w:szCs w:val="22"/>
                </w:rPr>
                <w:delText>o</w:delText>
              </w:r>
            </w:del>
          </w:p>
        </w:tc>
        <w:tc>
          <w:tcPr>
            <w:tcW w:w="1488" w:type="dxa"/>
            <w:tcBorders>
              <w:top w:val="nil"/>
              <w:left w:val="nil"/>
              <w:bottom w:val="single" w:sz="8" w:space="0" w:color="auto"/>
              <w:right w:val="single" w:sz="8" w:space="0" w:color="auto"/>
            </w:tcBorders>
            <w:vAlign w:val="center"/>
            <w:hideMark/>
            <w:tcPrChange w:id="2268" w:author="Xin Li" w:date="2026-08-21T10:29:00Z" w16du:dateUtc="2026-08-21T02:29:00Z">
              <w:tcPr>
                <w:tcW w:w="1488" w:type="dxa"/>
                <w:gridSpan w:val="2"/>
                <w:tcBorders>
                  <w:top w:val="nil"/>
                  <w:left w:val="nil"/>
                  <w:bottom w:val="single" w:sz="8" w:space="0" w:color="auto"/>
                  <w:right w:val="single" w:sz="8" w:space="0" w:color="auto"/>
                </w:tcBorders>
                <w:vAlign w:val="center"/>
                <w:hideMark/>
              </w:tcPr>
            </w:tcPrChange>
          </w:tcPr>
          <w:p w14:paraId="557001EB" w14:textId="77777777" w:rsidR="000E49BD" w:rsidRPr="00015210" w:rsidRDefault="000E49BD" w:rsidP="00EE54C3">
            <w:pPr>
              <w:jc w:val="center"/>
              <w:rPr>
                <w:color w:val="000000"/>
                <w:sz w:val="22"/>
                <w:szCs w:val="22"/>
              </w:rPr>
            </w:pPr>
            <w:r w:rsidRPr="00015210">
              <w:rPr>
                <w:color w:val="000000"/>
                <w:sz w:val="22"/>
                <w:szCs w:val="22"/>
              </w:rPr>
              <w:t>N</w:t>
            </w:r>
            <w:del w:id="2269" w:author="Xin Li" w:date="2026-08-21T10:27:00Z" w16du:dateUtc="2026-08-21T02:27:00Z">
              <w:r w:rsidRPr="00015210" w:rsidDel="000E49BD">
                <w:rPr>
                  <w:color w:val="000000"/>
                  <w:sz w:val="22"/>
                  <w:szCs w:val="22"/>
                </w:rPr>
                <w:delText>o</w:delText>
              </w:r>
            </w:del>
            <w:ins w:id="2270" w:author="Xin Li" w:date="2026-08-21T10:27:00Z" w16du:dateUtc="2026-08-21T02:27:00Z">
              <w:r>
                <w:rPr>
                  <w:color w:val="000000"/>
                  <w:sz w:val="22"/>
                  <w:szCs w:val="22"/>
                </w:rPr>
                <w:t>A</w:t>
              </w:r>
            </w:ins>
          </w:p>
        </w:tc>
        <w:tc>
          <w:tcPr>
            <w:tcW w:w="1957" w:type="dxa"/>
            <w:tcBorders>
              <w:top w:val="nil"/>
              <w:left w:val="nil"/>
              <w:bottom w:val="single" w:sz="8" w:space="0" w:color="auto"/>
              <w:right w:val="single" w:sz="8" w:space="0" w:color="auto"/>
            </w:tcBorders>
            <w:vAlign w:val="center"/>
            <w:hideMark/>
            <w:tcPrChange w:id="2271" w:author="Xin Li" w:date="2026-08-21T10:29:00Z" w16du:dateUtc="2026-08-21T02:29:00Z">
              <w:tcPr>
                <w:tcW w:w="1957" w:type="dxa"/>
                <w:gridSpan w:val="2"/>
                <w:tcBorders>
                  <w:top w:val="nil"/>
                  <w:left w:val="nil"/>
                  <w:bottom w:val="single" w:sz="8" w:space="0" w:color="auto"/>
                  <w:right w:val="single" w:sz="8" w:space="0" w:color="auto"/>
                </w:tcBorders>
                <w:vAlign w:val="center"/>
                <w:hideMark/>
              </w:tcPr>
            </w:tcPrChange>
          </w:tcPr>
          <w:p w14:paraId="45068716" w14:textId="77777777" w:rsidR="000E49BD" w:rsidRPr="00015210" w:rsidRDefault="000E49BD" w:rsidP="00EE54C3">
            <w:pPr>
              <w:jc w:val="center"/>
              <w:rPr>
                <w:color w:val="000000"/>
                <w:sz w:val="22"/>
                <w:szCs w:val="22"/>
              </w:rPr>
            </w:pPr>
            <w:r w:rsidRPr="00015210">
              <w:rPr>
                <w:color w:val="000000"/>
                <w:sz w:val="22"/>
                <w:szCs w:val="22"/>
              </w:rPr>
              <w:t>≈3 months after posting</w:t>
            </w:r>
            <w:del w:id="2272" w:author="Xin Li" w:date="2026-08-21T10:27:00Z" w16du:dateUtc="2026-08-21T02:27:00Z">
              <w:r w:rsidRPr="00015210" w:rsidDel="000E49BD">
                <w:rPr>
                  <w:color w:val="000000"/>
                  <w:sz w:val="22"/>
                  <w:szCs w:val="22"/>
                </w:rPr>
                <w:delText>, once human answers have accumulated</w:delText>
              </w:r>
            </w:del>
          </w:p>
        </w:tc>
        <w:tc>
          <w:tcPr>
            <w:tcW w:w="2426" w:type="dxa"/>
            <w:tcBorders>
              <w:top w:val="nil"/>
              <w:left w:val="nil"/>
              <w:bottom w:val="single" w:sz="8" w:space="0" w:color="auto"/>
              <w:right w:val="single" w:sz="8" w:space="0" w:color="auto"/>
            </w:tcBorders>
            <w:vAlign w:val="center"/>
            <w:hideMark/>
            <w:tcPrChange w:id="2273" w:author="Xin Li" w:date="2026-08-21T10:29:00Z" w16du:dateUtc="2026-08-21T02:29:00Z">
              <w:tcPr>
                <w:tcW w:w="2426" w:type="dxa"/>
                <w:gridSpan w:val="2"/>
                <w:tcBorders>
                  <w:top w:val="nil"/>
                  <w:left w:val="nil"/>
                  <w:bottom w:val="single" w:sz="8" w:space="0" w:color="auto"/>
                  <w:right w:val="single" w:sz="8" w:space="0" w:color="auto"/>
                </w:tcBorders>
                <w:vAlign w:val="center"/>
                <w:hideMark/>
              </w:tcPr>
            </w:tcPrChange>
          </w:tcPr>
          <w:p w14:paraId="2679345B" w14:textId="77777777" w:rsidR="000E49BD" w:rsidRPr="00015210" w:rsidRDefault="000E49BD" w:rsidP="00EE54C3">
            <w:pPr>
              <w:jc w:val="center"/>
              <w:rPr>
                <w:color w:val="000000"/>
                <w:sz w:val="22"/>
                <w:szCs w:val="22"/>
              </w:rPr>
            </w:pPr>
            <w:del w:id="2274" w:author="Xin Li" w:date="2026-08-21T10:27:00Z" w16du:dateUtc="2026-08-21T02:27:00Z">
              <w:r w:rsidRPr="00015210" w:rsidDel="000E49BD">
                <w:rPr>
                  <w:color w:val="000000"/>
                  <w:sz w:val="22"/>
                  <w:szCs w:val="22"/>
                </w:rPr>
                <w:delText xml:space="preserve">AI answers are generated </w:delText>
              </w:r>
            </w:del>
            <w:r w:rsidRPr="00015210">
              <w:rPr>
                <w:color w:val="000000"/>
                <w:sz w:val="22"/>
                <w:szCs w:val="22"/>
              </w:rPr>
              <w:t xml:space="preserve">immediately after question posting </w:t>
            </w:r>
            <w:del w:id="2275" w:author="Xin Li" w:date="2026-08-21T10:27:00Z" w16du:dateUtc="2026-08-21T02:27:00Z">
              <w:r w:rsidRPr="00015210" w:rsidDel="000E49BD">
                <w:rPr>
                  <w:color w:val="000000"/>
                  <w:sz w:val="22"/>
                  <w:szCs w:val="22"/>
                </w:rPr>
                <w:delText>and listed before any human answer</w:delText>
              </w:r>
            </w:del>
          </w:p>
        </w:tc>
      </w:tr>
      <w:tr w:rsidR="00CC5F2D" w:rsidRPr="00015210" w14:paraId="5ADE1A62" w14:textId="77777777" w:rsidTr="00B46AA1">
        <w:trPr>
          <w:trHeight w:val="61"/>
          <w:jc w:val="center"/>
        </w:trPr>
        <w:tc>
          <w:tcPr>
            <w:tcW w:w="1829" w:type="dxa"/>
            <w:tcBorders>
              <w:top w:val="nil"/>
              <w:left w:val="single" w:sz="8" w:space="0" w:color="auto"/>
              <w:bottom w:val="single" w:sz="8" w:space="0" w:color="auto"/>
              <w:right w:val="single" w:sz="8" w:space="0" w:color="auto"/>
            </w:tcBorders>
            <w:vAlign w:val="center"/>
            <w:hideMark/>
          </w:tcPr>
          <w:p w14:paraId="24E349F0" w14:textId="77777777" w:rsidR="00CC5F2D" w:rsidRPr="00015210" w:rsidRDefault="00CC5F2D" w:rsidP="00B46AA1">
            <w:pPr>
              <w:rPr>
                <w:color w:val="000000"/>
                <w:sz w:val="22"/>
                <w:szCs w:val="22"/>
              </w:rPr>
            </w:pPr>
            <w:r w:rsidRPr="00015210">
              <w:rPr>
                <w:color w:val="000000"/>
                <w:sz w:val="22"/>
                <w:szCs w:val="22"/>
              </w:rPr>
              <w:t>AI’s relation to the human answerer</w:t>
            </w:r>
          </w:p>
        </w:tc>
        <w:tc>
          <w:tcPr>
            <w:tcW w:w="1640" w:type="dxa"/>
            <w:tcBorders>
              <w:top w:val="nil"/>
              <w:left w:val="nil"/>
              <w:bottom w:val="single" w:sz="8" w:space="0" w:color="auto"/>
              <w:right w:val="single" w:sz="8" w:space="0" w:color="auto"/>
            </w:tcBorders>
            <w:vAlign w:val="center"/>
            <w:hideMark/>
          </w:tcPr>
          <w:p w14:paraId="3E984E89" w14:textId="77777777" w:rsidR="00CC5F2D" w:rsidRPr="00015210" w:rsidRDefault="00CC5F2D" w:rsidP="00B46AA1">
            <w:pPr>
              <w:jc w:val="center"/>
              <w:rPr>
                <w:color w:val="000000"/>
                <w:sz w:val="22"/>
                <w:szCs w:val="22"/>
              </w:rPr>
            </w:pPr>
            <w:del w:id="2276" w:author="Xin Li" w:date="2026-08-21T10:29:00Z" w16du:dateUtc="2026-08-21T02:29:00Z">
              <w:r w:rsidRPr="00015210" w:rsidDel="000E49BD">
                <w:rPr>
                  <w:color w:val="000000"/>
                  <w:sz w:val="22"/>
                  <w:szCs w:val="22"/>
                </w:rPr>
                <w:delText>None; diverts questions before arrival</w:delText>
              </w:r>
            </w:del>
            <w:ins w:id="2277" w:author="Xin Li" w:date="2026-08-21T10:29:00Z" w16du:dateUtc="2026-08-21T02:29:00Z">
              <w:r>
                <w:rPr>
                  <w:color w:val="000000"/>
                  <w:sz w:val="22"/>
                  <w:szCs w:val="22"/>
                </w:rPr>
                <w:t>NA</w:t>
              </w:r>
            </w:ins>
          </w:p>
        </w:tc>
        <w:tc>
          <w:tcPr>
            <w:tcW w:w="1488" w:type="dxa"/>
            <w:tcBorders>
              <w:top w:val="nil"/>
              <w:left w:val="nil"/>
              <w:bottom w:val="single" w:sz="8" w:space="0" w:color="auto"/>
              <w:right w:val="single" w:sz="8" w:space="0" w:color="auto"/>
            </w:tcBorders>
            <w:vAlign w:val="center"/>
            <w:hideMark/>
          </w:tcPr>
          <w:p w14:paraId="7409A925" w14:textId="77777777" w:rsidR="00CC5F2D" w:rsidRPr="00015210" w:rsidRDefault="00CC5F2D" w:rsidP="00B46AA1">
            <w:pPr>
              <w:jc w:val="center"/>
              <w:rPr>
                <w:color w:val="000000"/>
                <w:sz w:val="22"/>
                <w:szCs w:val="22"/>
              </w:rPr>
            </w:pPr>
            <w:r w:rsidRPr="00015210">
              <w:rPr>
                <w:color w:val="000000"/>
                <w:sz w:val="22"/>
                <w:szCs w:val="22"/>
              </w:rPr>
              <w:t xml:space="preserve">Collaborator </w:t>
            </w:r>
            <w:del w:id="2278" w:author="Xin Li" w:date="2026-08-21T10:30:00Z" w16du:dateUtc="2026-08-21T02:30:00Z">
              <w:r w:rsidRPr="00015210" w:rsidDel="000E49BD">
                <w:rPr>
                  <w:color w:val="000000"/>
                  <w:sz w:val="22"/>
                  <w:szCs w:val="22"/>
                </w:rPr>
                <w:delText>and writing aid</w:delText>
              </w:r>
            </w:del>
          </w:p>
        </w:tc>
        <w:tc>
          <w:tcPr>
            <w:tcW w:w="1957" w:type="dxa"/>
            <w:tcBorders>
              <w:top w:val="nil"/>
              <w:left w:val="nil"/>
              <w:bottom w:val="single" w:sz="8" w:space="0" w:color="auto"/>
              <w:right w:val="single" w:sz="8" w:space="0" w:color="auto"/>
            </w:tcBorders>
            <w:vAlign w:val="center"/>
            <w:hideMark/>
          </w:tcPr>
          <w:p w14:paraId="31AAE64E" w14:textId="77777777" w:rsidR="00CC5F2D" w:rsidRPr="00015210" w:rsidRDefault="00CC5F2D" w:rsidP="00B46AA1">
            <w:pPr>
              <w:jc w:val="center"/>
              <w:rPr>
                <w:color w:val="000000"/>
                <w:sz w:val="22"/>
                <w:szCs w:val="22"/>
              </w:rPr>
            </w:pPr>
            <w:del w:id="2279" w:author="Xin Li" w:date="2026-08-21T10:30:00Z" w16du:dateUtc="2026-08-21T02:30:00Z">
              <w:r w:rsidRPr="00015210" w:rsidDel="000E49BD">
                <w:rPr>
                  <w:color w:val="000000"/>
                  <w:sz w:val="22"/>
                  <w:szCs w:val="22"/>
                </w:rPr>
                <w:delText>Delayed s</w:delText>
              </w:r>
            </w:del>
            <w:ins w:id="2280" w:author="Xin Li" w:date="2026-08-21T10:30:00Z" w16du:dateUtc="2026-08-21T02:30:00Z">
              <w:r>
                <w:rPr>
                  <w:color w:val="000000"/>
                  <w:sz w:val="22"/>
                  <w:szCs w:val="22"/>
                </w:rPr>
                <w:t>S</w:t>
              </w:r>
            </w:ins>
            <w:r w:rsidRPr="00015210">
              <w:rPr>
                <w:color w:val="000000"/>
                <w:sz w:val="22"/>
                <w:szCs w:val="22"/>
              </w:rPr>
              <w:t>upplement</w:t>
            </w:r>
            <w:ins w:id="2281" w:author="Xin Li" w:date="2026-08-21T10:30:00Z" w16du:dateUtc="2026-08-21T02:30:00Z">
              <w:r>
                <w:rPr>
                  <w:color w:val="000000"/>
                  <w:sz w:val="22"/>
                  <w:szCs w:val="22"/>
                </w:rPr>
                <w:t>er</w:t>
              </w:r>
            </w:ins>
            <w:del w:id="2282" w:author="Xin Li" w:date="2026-08-21T10:30:00Z" w16du:dateUtc="2026-08-21T02:30:00Z">
              <w:r w:rsidRPr="00015210" w:rsidDel="000E49BD">
                <w:rPr>
                  <w:color w:val="000000"/>
                  <w:sz w:val="22"/>
                  <w:szCs w:val="22"/>
                </w:rPr>
                <w:delText xml:space="preserve"> to an existing discussion</w:delText>
              </w:r>
            </w:del>
          </w:p>
        </w:tc>
        <w:tc>
          <w:tcPr>
            <w:tcW w:w="2426" w:type="dxa"/>
            <w:tcBorders>
              <w:top w:val="nil"/>
              <w:left w:val="nil"/>
              <w:bottom w:val="single" w:sz="8" w:space="0" w:color="auto"/>
              <w:right w:val="single" w:sz="8" w:space="0" w:color="auto"/>
            </w:tcBorders>
            <w:vAlign w:val="center"/>
            <w:hideMark/>
          </w:tcPr>
          <w:p w14:paraId="04520D8A" w14:textId="77777777" w:rsidR="00CC5F2D" w:rsidRPr="00015210" w:rsidRDefault="00CC5F2D" w:rsidP="00B46AA1">
            <w:pPr>
              <w:jc w:val="center"/>
              <w:rPr>
                <w:color w:val="000000"/>
                <w:sz w:val="22"/>
                <w:szCs w:val="22"/>
              </w:rPr>
            </w:pPr>
            <w:r w:rsidRPr="00015210">
              <w:rPr>
                <w:color w:val="000000"/>
                <w:sz w:val="22"/>
                <w:szCs w:val="22"/>
              </w:rPr>
              <w:t xml:space="preserve">Direct </w:t>
            </w:r>
            <w:del w:id="2283" w:author="Xin Li" w:date="2026-08-21T10:30:00Z" w16du:dateUtc="2026-08-21T02:30:00Z">
              <w:r w:rsidRPr="00015210" w:rsidDel="000E49BD">
                <w:rPr>
                  <w:color w:val="000000"/>
                  <w:sz w:val="22"/>
                  <w:szCs w:val="22"/>
                </w:rPr>
                <w:delText>rival on the same question</w:delText>
              </w:r>
            </w:del>
            <w:ins w:id="2284" w:author="Xin Li" w:date="2026-08-21T10:30:00Z" w16du:dateUtc="2026-08-21T02:30:00Z">
              <w:r>
                <w:rPr>
                  <w:color w:val="000000"/>
                  <w:sz w:val="22"/>
                  <w:szCs w:val="22"/>
                </w:rPr>
                <w:t>competitor</w:t>
              </w:r>
            </w:ins>
          </w:p>
        </w:tc>
      </w:tr>
      <w:tr w:rsidR="006D1BDC" w:rsidRPr="00015210" w14:paraId="07C06BD8" w14:textId="77777777" w:rsidTr="000E49BD">
        <w:tblPrEx>
          <w:tblW w:w="5000" w:type="pct"/>
          <w:jc w:val="center"/>
          <w:tblLayout w:type="fixed"/>
          <w:tblCellMar>
            <w:left w:w="14" w:type="dxa"/>
            <w:right w:w="14" w:type="dxa"/>
          </w:tblCellMar>
          <w:tblPrExChange w:id="2285" w:author="Xin Li" w:date="2026-08-21T10:29:00Z" w16du:dateUtc="2026-08-21T02:29:00Z">
            <w:tblPrEx>
              <w:tblW w:w="5000" w:type="pct"/>
              <w:jc w:val="center"/>
              <w:tblLayout w:type="fixed"/>
              <w:tblCellMar>
                <w:left w:w="14" w:type="dxa"/>
                <w:right w:w="14" w:type="dxa"/>
              </w:tblCellMar>
            </w:tblPrEx>
          </w:tblPrExChange>
        </w:tblPrEx>
        <w:trPr>
          <w:trHeight w:val="40"/>
          <w:jc w:val="center"/>
          <w:trPrChange w:id="2286" w:author="Xin Li" w:date="2026-08-21T10:29:00Z" w16du:dateUtc="2026-08-21T02:29:00Z">
            <w:trPr>
              <w:gridAfter w:val="0"/>
              <w:trHeight w:val="700"/>
              <w:jc w:val="center"/>
            </w:trPr>
          </w:trPrChange>
        </w:trPr>
        <w:tc>
          <w:tcPr>
            <w:tcW w:w="1829" w:type="dxa"/>
            <w:tcBorders>
              <w:top w:val="nil"/>
              <w:left w:val="single" w:sz="8" w:space="0" w:color="auto"/>
              <w:bottom w:val="single" w:sz="8" w:space="0" w:color="auto"/>
              <w:right w:val="single" w:sz="8" w:space="0" w:color="auto"/>
            </w:tcBorders>
            <w:vAlign w:val="center"/>
            <w:hideMark/>
            <w:tcPrChange w:id="2287" w:author="Xin Li" w:date="2026-08-21T10:29:00Z" w16du:dateUtc="2026-08-21T02:29:00Z">
              <w:tcPr>
                <w:tcW w:w="1829" w:type="dxa"/>
                <w:gridSpan w:val="2"/>
                <w:tcBorders>
                  <w:top w:val="nil"/>
                  <w:left w:val="single" w:sz="8" w:space="0" w:color="auto"/>
                  <w:bottom w:val="single" w:sz="8" w:space="0" w:color="auto"/>
                  <w:right w:val="single" w:sz="8" w:space="0" w:color="auto"/>
                </w:tcBorders>
                <w:vAlign w:val="center"/>
                <w:hideMark/>
              </w:tcPr>
            </w:tcPrChange>
          </w:tcPr>
          <w:p w14:paraId="7DC7B55A" w14:textId="34C89F34" w:rsidR="006D1BDC" w:rsidRPr="00015210" w:rsidRDefault="006D1BDC" w:rsidP="00DE134C">
            <w:pPr>
              <w:rPr>
                <w:color w:val="000000"/>
                <w:sz w:val="22"/>
                <w:szCs w:val="22"/>
              </w:rPr>
            </w:pPr>
            <w:r w:rsidRPr="00015210">
              <w:rPr>
                <w:color w:val="000000"/>
                <w:sz w:val="22"/>
                <w:szCs w:val="22"/>
              </w:rPr>
              <w:t xml:space="preserve">AI </w:t>
            </w:r>
            <w:del w:id="2288" w:author="Xin Li" w:date="2026-08-21T10:29:00Z" w16du:dateUtc="2026-08-21T02:29:00Z">
              <w:r w:rsidRPr="00015210" w:rsidDel="000E49BD">
                <w:rPr>
                  <w:color w:val="000000"/>
                  <w:sz w:val="22"/>
                  <w:szCs w:val="22"/>
                </w:rPr>
                <w:delText xml:space="preserve">content </w:delText>
              </w:r>
            </w:del>
            <w:r w:rsidRPr="00015210">
              <w:rPr>
                <w:color w:val="000000"/>
                <w:sz w:val="22"/>
                <w:szCs w:val="22"/>
              </w:rPr>
              <w:t xml:space="preserve">identifiable </w:t>
            </w:r>
            <w:del w:id="2289" w:author="Xin Li" w:date="2026-08-21T10:29:00Z" w16du:dateUtc="2026-08-21T02:29:00Z">
              <w:r w:rsidRPr="00015210" w:rsidDel="000E49BD">
                <w:rPr>
                  <w:color w:val="000000"/>
                  <w:sz w:val="22"/>
                  <w:szCs w:val="22"/>
                </w:rPr>
                <w:delText>as machine-produced</w:delText>
              </w:r>
            </w:del>
          </w:p>
        </w:tc>
        <w:tc>
          <w:tcPr>
            <w:tcW w:w="1640" w:type="dxa"/>
            <w:tcBorders>
              <w:top w:val="nil"/>
              <w:left w:val="nil"/>
              <w:bottom w:val="single" w:sz="8" w:space="0" w:color="auto"/>
              <w:right w:val="single" w:sz="8" w:space="0" w:color="auto"/>
            </w:tcBorders>
            <w:vAlign w:val="center"/>
            <w:hideMark/>
            <w:tcPrChange w:id="2290" w:author="Xin Li" w:date="2026-08-21T10:29:00Z" w16du:dateUtc="2026-08-21T02:29:00Z">
              <w:tcPr>
                <w:tcW w:w="1640" w:type="dxa"/>
                <w:gridSpan w:val="2"/>
                <w:tcBorders>
                  <w:top w:val="nil"/>
                  <w:left w:val="nil"/>
                  <w:bottom w:val="single" w:sz="8" w:space="0" w:color="auto"/>
                  <w:right w:val="single" w:sz="8" w:space="0" w:color="auto"/>
                </w:tcBorders>
                <w:vAlign w:val="center"/>
                <w:hideMark/>
              </w:tcPr>
            </w:tcPrChange>
          </w:tcPr>
          <w:p w14:paraId="71852ADD" w14:textId="77777777" w:rsidR="006D1BDC" w:rsidRPr="00015210" w:rsidRDefault="006D1BDC" w:rsidP="00DE134C">
            <w:pPr>
              <w:jc w:val="center"/>
              <w:rPr>
                <w:color w:val="000000"/>
                <w:sz w:val="22"/>
                <w:szCs w:val="22"/>
              </w:rPr>
            </w:pPr>
            <w:r w:rsidRPr="00015210">
              <w:rPr>
                <w:color w:val="000000"/>
                <w:sz w:val="22"/>
                <w:szCs w:val="22"/>
              </w:rPr>
              <w:t>No</w:t>
            </w:r>
          </w:p>
        </w:tc>
        <w:tc>
          <w:tcPr>
            <w:tcW w:w="1488" w:type="dxa"/>
            <w:tcBorders>
              <w:top w:val="nil"/>
              <w:left w:val="nil"/>
              <w:bottom w:val="single" w:sz="8" w:space="0" w:color="auto"/>
              <w:right w:val="single" w:sz="8" w:space="0" w:color="auto"/>
            </w:tcBorders>
            <w:vAlign w:val="center"/>
            <w:hideMark/>
            <w:tcPrChange w:id="2291" w:author="Xin Li" w:date="2026-08-21T10:29:00Z" w16du:dateUtc="2026-08-21T02:29:00Z">
              <w:tcPr>
                <w:tcW w:w="1488" w:type="dxa"/>
                <w:gridSpan w:val="2"/>
                <w:tcBorders>
                  <w:top w:val="nil"/>
                  <w:left w:val="nil"/>
                  <w:bottom w:val="single" w:sz="8" w:space="0" w:color="auto"/>
                  <w:right w:val="single" w:sz="8" w:space="0" w:color="auto"/>
                </w:tcBorders>
                <w:vAlign w:val="center"/>
                <w:hideMark/>
              </w:tcPr>
            </w:tcPrChange>
          </w:tcPr>
          <w:p w14:paraId="1CCA5327" w14:textId="77777777" w:rsidR="006D1BDC" w:rsidRPr="00015210" w:rsidRDefault="006D1BDC" w:rsidP="00DE134C">
            <w:pPr>
              <w:jc w:val="center"/>
              <w:rPr>
                <w:color w:val="000000"/>
                <w:sz w:val="22"/>
                <w:szCs w:val="22"/>
              </w:rPr>
            </w:pPr>
            <w:r w:rsidRPr="00015210">
              <w:rPr>
                <w:color w:val="000000"/>
                <w:sz w:val="22"/>
                <w:szCs w:val="22"/>
              </w:rPr>
              <w:t>No</w:t>
            </w:r>
          </w:p>
        </w:tc>
        <w:tc>
          <w:tcPr>
            <w:tcW w:w="1957" w:type="dxa"/>
            <w:tcBorders>
              <w:top w:val="nil"/>
              <w:left w:val="nil"/>
              <w:bottom w:val="single" w:sz="8" w:space="0" w:color="auto"/>
              <w:right w:val="single" w:sz="8" w:space="0" w:color="auto"/>
            </w:tcBorders>
            <w:vAlign w:val="center"/>
            <w:hideMark/>
            <w:tcPrChange w:id="2292" w:author="Xin Li" w:date="2026-08-21T10:29:00Z" w16du:dateUtc="2026-08-21T02:29:00Z">
              <w:tcPr>
                <w:tcW w:w="1957" w:type="dxa"/>
                <w:gridSpan w:val="2"/>
                <w:tcBorders>
                  <w:top w:val="nil"/>
                  <w:left w:val="nil"/>
                  <w:bottom w:val="single" w:sz="8" w:space="0" w:color="auto"/>
                  <w:right w:val="single" w:sz="8" w:space="0" w:color="auto"/>
                </w:tcBorders>
                <w:vAlign w:val="center"/>
                <w:hideMark/>
              </w:tcPr>
            </w:tcPrChange>
          </w:tcPr>
          <w:p w14:paraId="18E4C42E" w14:textId="62776EE1" w:rsidR="006D1BDC" w:rsidRPr="00015210" w:rsidRDefault="006D1BDC" w:rsidP="00DE134C">
            <w:pPr>
              <w:jc w:val="center"/>
              <w:rPr>
                <w:color w:val="000000"/>
                <w:sz w:val="22"/>
                <w:szCs w:val="22"/>
              </w:rPr>
            </w:pPr>
            <w:r w:rsidRPr="00015210">
              <w:rPr>
                <w:color w:val="000000"/>
                <w:sz w:val="22"/>
                <w:szCs w:val="22"/>
              </w:rPr>
              <w:t>Yes</w:t>
            </w:r>
            <w:del w:id="2293" w:author="Xin Li" w:date="2026-08-21T10:27:00Z" w16du:dateUtc="2026-08-21T02:27:00Z">
              <w:r w:rsidRPr="00015210" w:rsidDel="000E49BD">
                <w:rPr>
                  <w:color w:val="000000"/>
                  <w:sz w:val="22"/>
                  <w:szCs w:val="22"/>
                </w:rPr>
                <w:delText xml:space="preserve"> (labeled)</w:delText>
              </w:r>
            </w:del>
          </w:p>
        </w:tc>
        <w:tc>
          <w:tcPr>
            <w:tcW w:w="2426" w:type="dxa"/>
            <w:tcBorders>
              <w:top w:val="nil"/>
              <w:left w:val="nil"/>
              <w:bottom w:val="single" w:sz="8" w:space="0" w:color="auto"/>
              <w:right w:val="single" w:sz="8" w:space="0" w:color="auto"/>
            </w:tcBorders>
            <w:vAlign w:val="center"/>
            <w:hideMark/>
            <w:tcPrChange w:id="2294" w:author="Xin Li" w:date="2026-08-21T10:29:00Z" w16du:dateUtc="2026-08-21T02:29:00Z">
              <w:tcPr>
                <w:tcW w:w="2426" w:type="dxa"/>
                <w:gridSpan w:val="2"/>
                <w:tcBorders>
                  <w:top w:val="nil"/>
                  <w:left w:val="nil"/>
                  <w:bottom w:val="single" w:sz="8" w:space="0" w:color="auto"/>
                  <w:right w:val="single" w:sz="8" w:space="0" w:color="auto"/>
                </w:tcBorders>
                <w:vAlign w:val="center"/>
                <w:hideMark/>
              </w:tcPr>
            </w:tcPrChange>
          </w:tcPr>
          <w:p w14:paraId="1B46D75B" w14:textId="3B4532F3" w:rsidR="006D1BDC" w:rsidRPr="00015210" w:rsidRDefault="006D1BDC" w:rsidP="00DE134C">
            <w:pPr>
              <w:jc w:val="center"/>
              <w:rPr>
                <w:color w:val="000000"/>
                <w:sz w:val="22"/>
                <w:szCs w:val="22"/>
              </w:rPr>
            </w:pPr>
            <w:r w:rsidRPr="00015210">
              <w:rPr>
                <w:color w:val="000000"/>
                <w:sz w:val="22"/>
                <w:szCs w:val="22"/>
              </w:rPr>
              <w:t>Yes</w:t>
            </w:r>
            <w:del w:id="2295" w:author="Xin Li" w:date="2026-08-21T10:27:00Z" w16du:dateUtc="2026-08-21T02:27:00Z">
              <w:r w:rsidRPr="00015210" w:rsidDel="000E49BD">
                <w:rPr>
                  <w:color w:val="000000"/>
                  <w:sz w:val="22"/>
                  <w:szCs w:val="22"/>
                </w:rPr>
                <w:delText xml:space="preserve"> (labeled)</w:delText>
              </w:r>
            </w:del>
          </w:p>
        </w:tc>
      </w:tr>
      <w:tr w:rsidR="000E49BD" w:rsidRPr="00015210" w14:paraId="1505E93F" w14:textId="77777777" w:rsidTr="00636070">
        <w:trPr>
          <w:trHeight w:val="79"/>
          <w:jc w:val="center"/>
        </w:trPr>
        <w:tc>
          <w:tcPr>
            <w:tcW w:w="1829" w:type="dxa"/>
            <w:tcBorders>
              <w:top w:val="nil"/>
              <w:left w:val="single" w:sz="8" w:space="0" w:color="auto"/>
              <w:bottom w:val="single" w:sz="8" w:space="0" w:color="auto"/>
              <w:right w:val="single" w:sz="8" w:space="0" w:color="auto"/>
            </w:tcBorders>
            <w:vAlign w:val="center"/>
            <w:hideMark/>
          </w:tcPr>
          <w:p w14:paraId="56DCEDBE" w14:textId="77777777" w:rsidR="000E49BD" w:rsidRPr="00015210" w:rsidRDefault="000E49BD" w:rsidP="00636070">
            <w:pPr>
              <w:rPr>
                <w:color w:val="000000"/>
                <w:sz w:val="22"/>
                <w:szCs w:val="22"/>
              </w:rPr>
            </w:pPr>
            <w:r w:rsidRPr="00015210">
              <w:rPr>
                <w:color w:val="000000"/>
                <w:sz w:val="22"/>
                <w:szCs w:val="22"/>
              </w:rPr>
              <w:t xml:space="preserve">Separates AI </w:t>
            </w:r>
            <w:r w:rsidRPr="00015210">
              <w:rPr>
                <w:i/>
                <w:iCs/>
                <w:color w:val="000000"/>
                <w:sz w:val="22"/>
                <w:szCs w:val="22"/>
              </w:rPr>
              <w:t>label</w:t>
            </w:r>
            <w:r w:rsidRPr="00015210">
              <w:rPr>
                <w:color w:val="000000"/>
                <w:sz w:val="22"/>
                <w:szCs w:val="22"/>
              </w:rPr>
              <w:t xml:space="preserve"> from AI </w:t>
            </w:r>
            <w:r w:rsidRPr="00015210">
              <w:rPr>
                <w:i/>
                <w:iCs/>
                <w:color w:val="000000"/>
                <w:sz w:val="22"/>
                <w:szCs w:val="22"/>
              </w:rPr>
              <w:t>content</w:t>
            </w:r>
          </w:p>
        </w:tc>
        <w:tc>
          <w:tcPr>
            <w:tcW w:w="1640" w:type="dxa"/>
            <w:tcBorders>
              <w:top w:val="nil"/>
              <w:left w:val="nil"/>
              <w:bottom w:val="single" w:sz="8" w:space="0" w:color="auto"/>
              <w:right w:val="single" w:sz="8" w:space="0" w:color="auto"/>
            </w:tcBorders>
            <w:vAlign w:val="center"/>
            <w:hideMark/>
          </w:tcPr>
          <w:p w14:paraId="74996904" w14:textId="77777777" w:rsidR="000E49BD" w:rsidRPr="00015210" w:rsidRDefault="000E49BD" w:rsidP="00636070">
            <w:pPr>
              <w:jc w:val="center"/>
              <w:rPr>
                <w:color w:val="000000"/>
                <w:sz w:val="22"/>
                <w:szCs w:val="22"/>
              </w:rPr>
            </w:pPr>
            <w:r w:rsidRPr="00015210">
              <w:rPr>
                <w:color w:val="000000"/>
                <w:sz w:val="22"/>
                <w:szCs w:val="22"/>
              </w:rPr>
              <w:t>No</w:t>
            </w:r>
          </w:p>
        </w:tc>
        <w:tc>
          <w:tcPr>
            <w:tcW w:w="1488" w:type="dxa"/>
            <w:tcBorders>
              <w:top w:val="nil"/>
              <w:left w:val="nil"/>
              <w:bottom w:val="single" w:sz="8" w:space="0" w:color="auto"/>
              <w:right w:val="single" w:sz="8" w:space="0" w:color="auto"/>
            </w:tcBorders>
            <w:vAlign w:val="center"/>
            <w:hideMark/>
          </w:tcPr>
          <w:p w14:paraId="3C5EAAE0" w14:textId="77777777" w:rsidR="000E49BD" w:rsidRPr="00015210" w:rsidRDefault="000E49BD" w:rsidP="00636070">
            <w:pPr>
              <w:jc w:val="center"/>
              <w:rPr>
                <w:color w:val="000000"/>
                <w:sz w:val="22"/>
                <w:szCs w:val="22"/>
              </w:rPr>
            </w:pPr>
            <w:r w:rsidRPr="00015210">
              <w:rPr>
                <w:color w:val="000000"/>
                <w:sz w:val="22"/>
                <w:szCs w:val="22"/>
              </w:rPr>
              <w:t>No</w:t>
            </w:r>
          </w:p>
        </w:tc>
        <w:tc>
          <w:tcPr>
            <w:tcW w:w="1957" w:type="dxa"/>
            <w:tcBorders>
              <w:top w:val="nil"/>
              <w:left w:val="nil"/>
              <w:bottom w:val="single" w:sz="8" w:space="0" w:color="auto"/>
              <w:right w:val="single" w:sz="8" w:space="0" w:color="auto"/>
            </w:tcBorders>
            <w:vAlign w:val="center"/>
            <w:hideMark/>
          </w:tcPr>
          <w:p w14:paraId="16CE26EC" w14:textId="77777777" w:rsidR="000E49BD" w:rsidRPr="000E49BD" w:rsidRDefault="000E49BD" w:rsidP="00636070">
            <w:pPr>
              <w:jc w:val="center"/>
              <w:rPr>
                <w:color w:val="000000"/>
                <w:sz w:val="22"/>
                <w:szCs w:val="22"/>
              </w:rPr>
            </w:pPr>
            <w:r w:rsidRPr="000E49BD">
              <w:rPr>
                <w:color w:val="000000"/>
                <w:sz w:val="22"/>
                <w:szCs w:val="22"/>
              </w:rPr>
              <w:t>Not the focus</w:t>
            </w:r>
          </w:p>
        </w:tc>
        <w:tc>
          <w:tcPr>
            <w:tcW w:w="2426" w:type="dxa"/>
            <w:tcBorders>
              <w:top w:val="nil"/>
              <w:left w:val="nil"/>
              <w:bottom w:val="single" w:sz="8" w:space="0" w:color="auto"/>
              <w:right w:val="single" w:sz="8" w:space="0" w:color="auto"/>
            </w:tcBorders>
            <w:vAlign w:val="center"/>
            <w:hideMark/>
          </w:tcPr>
          <w:p w14:paraId="7DB7F383" w14:textId="77777777" w:rsidR="000E49BD" w:rsidRPr="000E49BD" w:rsidRDefault="000E49BD" w:rsidP="00636070">
            <w:pPr>
              <w:jc w:val="center"/>
              <w:rPr>
                <w:color w:val="000000"/>
                <w:sz w:val="22"/>
                <w:szCs w:val="22"/>
                <w:rPrChange w:id="2296" w:author="Xin Li" w:date="2026-08-21T10:28:00Z" w16du:dateUtc="2026-08-21T02:28:00Z">
                  <w:rPr>
                    <w:b/>
                    <w:bCs/>
                    <w:color w:val="000000"/>
                    <w:sz w:val="22"/>
                    <w:szCs w:val="22"/>
                  </w:rPr>
                </w:rPrChange>
              </w:rPr>
            </w:pPr>
            <w:r w:rsidRPr="000E49BD">
              <w:rPr>
                <w:color w:val="000000"/>
                <w:sz w:val="22"/>
                <w:szCs w:val="22"/>
                <w:rPrChange w:id="2297" w:author="Xin Li" w:date="2026-08-21T10:28:00Z" w16du:dateUtc="2026-08-21T02:28:00Z">
                  <w:rPr>
                    <w:b/>
                    <w:bCs/>
                    <w:color w:val="000000"/>
                    <w:sz w:val="22"/>
                    <w:szCs w:val="22"/>
                  </w:rPr>
                </w:rPrChange>
              </w:rPr>
              <w:t>Yes</w:t>
            </w:r>
            <w:del w:id="2298" w:author="Xin Li" w:date="2026-08-21T10:28:00Z" w16du:dateUtc="2026-08-21T02:28:00Z">
              <w:r w:rsidRPr="000E49BD" w:rsidDel="000E49BD">
                <w:rPr>
                  <w:color w:val="000000"/>
                  <w:sz w:val="22"/>
                  <w:szCs w:val="22"/>
                </w:rPr>
                <w:delText>; central to the design</w:delText>
              </w:r>
            </w:del>
          </w:p>
        </w:tc>
      </w:tr>
      <w:tr w:rsidR="006D1BDC" w:rsidRPr="00015210" w14:paraId="5E80C0D5" w14:textId="77777777" w:rsidTr="000E49BD">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15426F9F" w14:textId="77777777" w:rsidR="006D1BDC" w:rsidRPr="00015210" w:rsidRDefault="006D1BDC" w:rsidP="00DE134C">
            <w:pPr>
              <w:rPr>
                <w:color w:val="000000"/>
                <w:sz w:val="22"/>
                <w:szCs w:val="22"/>
              </w:rPr>
            </w:pPr>
            <w:r w:rsidRPr="00015210">
              <w:rPr>
                <w:color w:val="000000"/>
                <w:sz w:val="22"/>
                <w:szCs w:val="22"/>
              </w:rPr>
              <w:t>Identification strategy</w:t>
            </w:r>
          </w:p>
        </w:tc>
        <w:tc>
          <w:tcPr>
            <w:tcW w:w="1640" w:type="dxa"/>
            <w:tcBorders>
              <w:top w:val="nil"/>
              <w:left w:val="nil"/>
              <w:bottom w:val="single" w:sz="8" w:space="0" w:color="auto"/>
              <w:right w:val="single" w:sz="8" w:space="0" w:color="auto"/>
            </w:tcBorders>
            <w:vAlign w:val="center"/>
            <w:hideMark/>
          </w:tcPr>
          <w:p w14:paraId="30C0D239" w14:textId="77777777" w:rsidR="006D1BDC" w:rsidRPr="00015210" w:rsidRDefault="006D1BDC" w:rsidP="00DE134C">
            <w:pPr>
              <w:jc w:val="center"/>
              <w:rPr>
                <w:color w:val="000000"/>
                <w:sz w:val="22"/>
                <w:szCs w:val="22"/>
              </w:rPr>
            </w:pPr>
            <w:r w:rsidRPr="00015210">
              <w:rPr>
                <w:color w:val="000000"/>
                <w:sz w:val="22"/>
                <w:szCs w:val="22"/>
              </w:rPr>
              <w:t>Natural experiment</w:t>
            </w:r>
          </w:p>
        </w:tc>
        <w:tc>
          <w:tcPr>
            <w:tcW w:w="1488" w:type="dxa"/>
            <w:tcBorders>
              <w:top w:val="nil"/>
              <w:left w:val="nil"/>
              <w:bottom w:val="single" w:sz="8" w:space="0" w:color="auto"/>
              <w:right w:val="single" w:sz="8" w:space="0" w:color="auto"/>
            </w:tcBorders>
            <w:vAlign w:val="center"/>
            <w:hideMark/>
          </w:tcPr>
          <w:p w14:paraId="704D95AB" w14:textId="77777777" w:rsidR="006D1BDC" w:rsidRPr="00015210" w:rsidRDefault="006D1BDC" w:rsidP="00DE134C">
            <w:pPr>
              <w:jc w:val="center"/>
              <w:rPr>
                <w:color w:val="000000"/>
                <w:sz w:val="22"/>
                <w:szCs w:val="22"/>
              </w:rPr>
            </w:pPr>
            <w:r w:rsidRPr="00015210">
              <w:rPr>
                <w:color w:val="000000"/>
                <w:sz w:val="22"/>
                <w:szCs w:val="22"/>
              </w:rPr>
              <w:t>Natural experiment</w:t>
            </w:r>
          </w:p>
        </w:tc>
        <w:tc>
          <w:tcPr>
            <w:tcW w:w="1957" w:type="dxa"/>
            <w:tcBorders>
              <w:top w:val="nil"/>
              <w:left w:val="nil"/>
              <w:bottom w:val="single" w:sz="8" w:space="0" w:color="auto"/>
              <w:right w:val="single" w:sz="8" w:space="0" w:color="auto"/>
            </w:tcBorders>
            <w:vAlign w:val="center"/>
            <w:hideMark/>
          </w:tcPr>
          <w:p w14:paraId="6B73AD77" w14:textId="77777777" w:rsidR="006D1BDC" w:rsidRPr="00015210" w:rsidRDefault="006D1BDC" w:rsidP="00DE134C">
            <w:pPr>
              <w:jc w:val="center"/>
              <w:rPr>
                <w:color w:val="000000"/>
                <w:sz w:val="22"/>
                <w:szCs w:val="22"/>
              </w:rPr>
            </w:pPr>
            <w:r w:rsidRPr="00015210">
              <w:rPr>
                <w:color w:val="000000"/>
                <w:sz w:val="22"/>
                <w:szCs w:val="22"/>
              </w:rPr>
              <w:t>Natural experiment and lab experiment</w:t>
            </w:r>
          </w:p>
        </w:tc>
        <w:tc>
          <w:tcPr>
            <w:tcW w:w="2426" w:type="dxa"/>
            <w:tcBorders>
              <w:top w:val="nil"/>
              <w:left w:val="nil"/>
              <w:bottom w:val="single" w:sz="8" w:space="0" w:color="auto"/>
              <w:right w:val="single" w:sz="8" w:space="0" w:color="auto"/>
            </w:tcBorders>
            <w:vAlign w:val="center"/>
            <w:hideMark/>
          </w:tcPr>
          <w:p w14:paraId="4FD2A13F" w14:textId="77777777" w:rsidR="006D1BDC" w:rsidRPr="00015210" w:rsidRDefault="006D1BDC" w:rsidP="00DE134C">
            <w:pPr>
              <w:jc w:val="center"/>
              <w:rPr>
                <w:color w:val="000000"/>
                <w:sz w:val="22"/>
                <w:szCs w:val="22"/>
              </w:rPr>
            </w:pPr>
            <w:r w:rsidRPr="00015210">
              <w:rPr>
                <w:color w:val="000000"/>
                <w:sz w:val="22"/>
                <w:szCs w:val="22"/>
              </w:rPr>
              <w:t>Field randomization at the question level</w:t>
            </w:r>
          </w:p>
        </w:tc>
      </w:tr>
    </w:tbl>
    <w:p w14:paraId="258E7BBE" w14:textId="77777777" w:rsidR="006D1BDC" w:rsidRPr="00313A96" w:rsidRDefault="006D1BDC" w:rsidP="00D66C4E"/>
    <w:sectPr w:rsidR="006D1BDC" w:rsidRPr="00313A96" w:rsidSect="000862C8">
      <w:headerReference w:type="even" r:id="rId25"/>
      <w:footerReference w:type="even" r:id="rId26"/>
      <w:footerReference w:type="default" r:id="rId27"/>
      <w:headerReference w:type="first" r:id="rId28"/>
      <w:footerReference w:type="first" r:id="rId29"/>
      <w:pgSz w:w="12240" w:h="15840" w:code="1"/>
      <w:pgMar w:top="1440" w:right="1440" w:bottom="1440" w:left="1440" w:header="720" w:footer="288"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28" w:author="Xin Li" w:date="2026-08-20T23:09:00Z" w:initials="X">
    <w:p w14:paraId="77187800" w14:textId="77777777" w:rsidR="0027674F" w:rsidRDefault="0027674F" w:rsidP="0027674F">
      <w:pPr>
        <w:pStyle w:val="CommentText"/>
        <w:jc w:val="left"/>
      </w:pPr>
      <w:r>
        <w:rPr>
          <w:rStyle w:val="CommentReference"/>
        </w:rPr>
        <w:annotationRef/>
      </w:r>
      <w:r>
        <w:t>Not sure if need to touch it.</w:t>
      </w:r>
    </w:p>
  </w:comment>
  <w:comment w:id="1014" w:author="Xin Li" w:date="2026-08-22T08:27:00Z" w:initials="X">
    <w:p w14:paraId="7C76C313" w14:textId="77777777" w:rsidR="00270DFC" w:rsidRDefault="00270DFC" w:rsidP="00270DFC">
      <w:pPr>
        <w:pStyle w:val="CommentText"/>
        <w:jc w:val="left"/>
      </w:pPr>
      <w:r>
        <w:rPr>
          <w:rStyle w:val="CommentReference"/>
        </w:rPr>
        <w:annotationRef/>
      </w:r>
      <w:r>
        <w:t>I intend to change H4 to null. But I did not change this section.</w:t>
      </w:r>
    </w:p>
  </w:comment>
  <w:comment w:id="1044" w:author="Xin Li" w:date="2026-08-22T08:29:00Z" w:initials="X">
    <w:p w14:paraId="400010A3" w14:textId="77777777" w:rsidR="00270DFC" w:rsidRDefault="00270DFC" w:rsidP="00270DFC">
      <w:pPr>
        <w:pStyle w:val="CommentText"/>
        <w:jc w:val="left"/>
      </w:pPr>
      <w:r>
        <w:rPr>
          <w:rStyle w:val="CommentReference"/>
        </w:rPr>
        <w:annotationRef/>
      </w:r>
      <w:r>
        <w:t>Same reason, label does not matter.</w:t>
      </w:r>
    </w:p>
  </w:comment>
  <w:comment w:id="1392" w:author="Xin Li" w:date="2026-08-22T14:18:00Z" w:initials="X">
    <w:p w14:paraId="212745ED" w14:textId="77777777" w:rsidR="00A32714" w:rsidRDefault="00A32714" w:rsidP="00A32714">
      <w:pPr>
        <w:pStyle w:val="CommentText"/>
        <w:jc w:val="left"/>
      </w:pPr>
      <w:r>
        <w:rPr>
          <w:rStyle w:val="CommentReference"/>
        </w:rPr>
        <w:annotationRef/>
      </w:r>
      <w:r>
        <w:t>The legend should be “no ai answer”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7187800" w15:done="0"/>
  <w15:commentEx w15:paraId="7C76C313" w15:done="0"/>
  <w15:commentEx w15:paraId="400010A3" w15:done="0"/>
  <w15:commentEx w15:paraId="212745E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C8F880B" w16cex:dateUtc="2026-08-20T15:09:00Z"/>
  <w16cex:commentExtensible w16cex:durableId="16D689F2" w16cex:dateUtc="2026-08-22T00:27:00Z"/>
  <w16cex:commentExtensible w16cex:durableId="156D30BE" w16cex:dateUtc="2026-08-22T00:29:00Z"/>
  <w16cex:commentExtensible w16cex:durableId="52E17C05" w16cex:dateUtc="2026-08-22T06: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7187800" w16cid:durableId="0C8F880B"/>
  <w16cid:commentId w16cid:paraId="7C76C313" w16cid:durableId="16D689F2"/>
  <w16cid:commentId w16cid:paraId="400010A3" w16cid:durableId="156D30BE"/>
  <w16cid:commentId w16cid:paraId="212745ED" w16cid:durableId="52E17C0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D63F60" w14:textId="77777777" w:rsidR="000B7FE9" w:rsidRPr="00015210" w:rsidRDefault="000B7FE9" w:rsidP="00413127">
      <w:r w:rsidRPr="00015210">
        <w:separator/>
      </w:r>
    </w:p>
    <w:p w14:paraId="6A4A148C" w14:textId="77777777" w:rsidR="000B7FE9" w:rsidRPr="00015210" w:rsidRDefault="000B7FE9" w:rsidP="00413127"/>
    <w:p w14:paraId="3703346C" w14:textId="77777777" w:rsidR="000B7FE9" w:rsidRPr="00015210" w:rsidRDefault="000B7FE9" w:rsidP="00413127"/>
    <w:p w14:paraId="10FEECDA" w14:textId="77777777" w:rsidR="000B7FE9" w:rsidRPr="00015210" w:rsidRDefault="000B7FE9"/>
  </w:endnote>
  <w:endnote w:type="continuationSeparator" w:id="0">
    <w:p w14:paraId="585D7A1E" w14:textId="77777777" w:rsidR="000B7FE9" w:rsidRPr="00015210" w:rsidRDefault="000B7FE9" w:rsidP="00413127">
      <w:r w:rsidRPr="00015210">
        <w:continuationSeparator/>
      </w:r>
    </w:p>
    <w:p w14:paraId="1522C45E" w14:textId="77777777" w:rsidR="000B7FE9" w:rsidRPr="00015210" w:rsidRDefault="000B7FE9" w:rsidP="00413127"/>
    <w:p w14:paraId="71D3FA1A" w14:textId="77777777" w:rsidR="000B7FE9" w:rsidRPr="00015210" w:rsidRDefault="000B7FE9" w:rsidP="00413127"/>
    <w:p w14:paraId="6C2E9ADF" w14:textId="77777777" w:rsidR="000B7FE9" w:rsidRPr="00015210" w:rsidRDefault="000B7F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 Color Emoji">
    <w:panose1 w:val="00000000000000000000"/>
    <w:charset w:val="00"/>
    <w:family w:val="auto"/>
    <w:pitch w:val="variable"/>
    <w:sig w:usb0="00000003" w:usb1="18000000" w:usb2="14000000" w:usb3="00000000" w:csb0="00000001" w:csb1="00000000"/>
  </w:font>
  <w:font w:name="Aptos">
    <w:panose1 w:val="020B0004020202020204"/>
    <w:charset w:val="00"/>
    <w:family w:val="swiss"/>
    <w:pitch w:val="variable"/>
    <w:sig w:usb0="20000287" w:usb1="00000003" w:usb2="00000000" w:usb3="00000000" w:csb0="0000019F" w:csb1="00000000"/>
  </w:font>
  <w:font w:name="Heiti TC">
    <w:panose1 w:val="02000000000000000000"/>
    <w:charset w:val="80"/>
    <w:family w:val="auto"/>
    <w:pitch w:val="variable"/>
    <w:sig w:usb0="8000002F" w:usb1="0807004A" w:usb2="00000010" w:usb3="00000000" w:csb0="003E0001" w:csb1="00000000"/>
  </w:font>
  <w:font w:name="Segoe UI Emoji">
    <w:panose1 w:val="020B0502040204020203"/>
    <w:charset w:val="00"/>
    <w:family w:val="swiss"/>
    <w:pitch w:val="variable"/>
    <w:sig w:usb0="00000003" w:usb1="02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6FFEF4" w14:textId="77777777" w:rsidR="003B7867" w:rsidRPr="00015210" w:rsidRDefault="003B7867" w:rsidP="00413127">
    <w:r w:rsidRPr="00015210">
      <w:rPr>
        <w:b/>
      </w:rPr>
      <w:fldChar w:fldCharType="begin"/>
    </w:r>
    <w:r w:rsidRPr="00015210">
      <w:rPr>
        <w:b/>
      </w:rPr>
      <w:instrText>PAGE</w:instrText>
    </w:r>
    <w:r w:rsidRPr="00015210">
      <w:rPr>
        <w:b/>
      </w:rPr>
      <w:fldChar w:fldCharType="end"/>
    </w:r>
    <w:r w:rsidRPr="00015210">
      <w:rPr>
        <w:b/>
      </w:rPr>
      <w:tab/>
    </w:r>
    <w:r w:rsidRPr="00015210">
      <w:t>Thirty Fifth International Conference on Information Systems, Auckland 2014</w:t>
    </w:r>
    <w:r w:rsidRPr="00015210">
      <w:tab/>
    </w:r>
  </w:p>
  <w:p w14:paraId="49949A3A" w14:textId="77777777" w:rsidR="003B7867" w:rsidRPr="00015210" w:rsidRDefault="003B7867" w:rsidP="00413127"/>
  <w:p w14:paraId="64ED76C3" w14:textId="77777777" w:rsidR="003B7867" w:rsidRPr="00015210"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37560718"/>
      <w:docPartObj>
        <w:docPartGallery w:val="Page Numbers (Bottom of Page)"/>
        <w:docPartUnique/>
      </w:docPartObj>
    </w:sdtPr>
    <w:sdtEndPr>
      <w:rPr>
        <w:rFonts w:ascii="Times New Roman" w:hAnsi="Times New Roman" w:cs="Times New Roman"/>
        <w:sz w:val="20"/>
      </w:rPr>
    </w:sdtEndPr>
    <w:sdtContent>
      <w:p w14:paraId="1A937F16" w14:textId="14ABD1E0" w:rsidR="003B7867" w:rsidRPr="00015210" w:rsidRDefault="003B7867">
        <w:pPr>
          <w:pStyle w:val="Footer"/>
          <w:jc w:val="center"/>
        </w:pPr>
        <w:r w:rsidRPr="00015210">
          <w:rPr>
            <w:rFonts w:ascii="Times New Roman" w:hAnsi="Times New Roman" w:cs="Times New Roman"/>
            <w:sz w:val="20"/>
          </w:rPr>
          <w:fldChar w:fldCharType="begin"/>
        </w:r>
        <w:r w:rsidRPr="00015210">
          <w:rPr>
            <w:rFonts w:ascii="Times New Roman" w:hAnsi="Times New Roman" w:cs="Times New Roman"/>
            <w:sz w:val="20"/>
          </w:rPr>
          <w:instrText xml:space="preserve"> PAGE   \* MERGEFORMAT </w:instrText>
        </w:r>
        <w:r w:rsidRPr="00015210">
          <w:rPr>
            <w:rFonts w:ascii="Times New Roman" w:hAnsi="Times New Roman" w:cs="Times New Roman"/>
            <w:sz w:val="20"/>
          </w:rPr>
          <w:fldChar w:fldCharType="separate"/>
        </w:r>
        <w:r w:rsidR="004238D2" w:rsidRPr="00015210">
          <w:rPr>
            <w:rFonts w:ascii="Times New Roman" w:hAnsi="Times New Roman" w:cs="Times New Roman"/>
            <w:sz w:val="20"/>
          </w:rPr>
          <w:t>9</w:t>
        </w:r>
        <w:r w:rsidRPr="00015210">
          <w:rPr>
            <w:rFonts w:ascii="Times New Roman" w:hAnsi="Times New Roman" w:cs="Times New Roman"/>
            <w:sz w:val="20"/>
          </w:rPr>
          <w:fldChar w:fldCharType="end"/>
        </w:r>
      </w:p>
    </w:sdtContent>
  </w:sdt>
  <w:p w14:paraId="3043229C" w14:textId="77777777" w:rsidR="003B7867" w:rsidRPr="00015210" w:rsidRDefault="003B78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9A2B76" w14:textId="0602E1B2" w:rsidR="003B7867" w:rsidRPr="00015210" w:rsidRDefault="003B7867" w:rsidP="00413127">
    <w:r w:rsidRPr="00015210">
      <w:tab/>
      <w:t xml:space="preserve">Thirty-sixth International Conference on Information Systems, </w:t>
    </w:r>
    <w:r w:rsidR="00D414E1" w:rsidRPr="00015210">
      <w:t>Fort</w:t>
    </w:r>
    <w:r w:rsidRPr="00015210">
      <w:t xml:space="preserve"> Worth 2015</w:t>
    </w:r>
    <w:r w:rsidRPr="00015210">
      <w:tab/>
    </w:r>
    <w:r w:rsidRPr="00015210">
      <w:rPr>
        <w:b/>
      </w:rPr>
      <w:fldChar w:fldCharType="begin"/>
    </w:r>
    <w:r w:rsidRPr="00015210">
      <w:rPr>
        <w:b/>
      </w:rPr>
      <w:instrText>PAGE</w:instrText>
    </w:r>
    <w:r w:rsidRPr="00015210">
      <w:rPr>
        <w:b/>
      </w:rPr>
      <w:fldChar w:fldCharType="separate"/>
    </w:r>
    <w:r w:rsidRPr="00015210">
      <w:rPr>
        <w:b/>
      </w:rPr>
      <w:t>1</w:t>
    </w:r>
    <w:r w:rsidRPr="00015210">
      <w:rPr>
        <w:b/>
      </w:rPr>
      <w:fldChar w:fldCharType="end"/>
    </w:r>
  </w:p>
  <w:p w14:paraId="5A822EE6" w14:textId="77777777" w:rsidR="003B7867" w:rsidRPr="00015210" w:rsidRDefault="003B7867" w:rsidP="00413127"/>
  <w:p w14:paraId="4F4E1003" w14:textId="77777777" w:rsidR="003B7867" w:rsidRPr="00015210" w:rsidRDefault="003B7867" w:rsidP="0041312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7AD09" w14:textId="7A9A26D6" w:rsidR="003B7867" w:rsidRPr="00015210" w:rsidRDefault="003B7867" w:rsidP="00413127">
    <w:r w:rsidRPr="00015210">
      <w:rPr>
        <w:b/>
      </w:rPr>
      <w:fldChar w:fldCharType="begin"/>
    </w:r>
    <w:r w:rsidRPr="00015210">
      <w:rPr>
        <w:b/>
      </w:rPr>
      <w:instrText>PAGE</w:instrText>
    </w:r>
    <w:r w:rsidRPr="00015210">
      <w:rPr>
        <w:b/>
      </w:rPr>
      <w:fldChar w:fldCharType="end"/>
    </w:r>
    <w:r w:rsidRPr="00015210">
      <w:rPr>
        <w:b/>
      </w:rPr>
      <w:tab/>
    </w:r>
    <w:r w:rsidRPr="00015210">
      <w:t>Thirty Fifth International Conference on Information Systems, Auckland 2014</w:t>
    </w:r>
    <w:r w:rsidRPr="00015210">
      <w:tab/>
    </w:r>
  </w:p>
  <w:p w14:paraId="33088042" w14:textId="77777777" w:rsidR="003B7867" w:rsidRPr="00015210" w:rsidRDefault="003B7867" w:rsidP="00413127"/>
  <w:p w14:paraId="59D228DB" w14:textId="77777777" w:rsidR="003B7867" w:rsidRPr="00015210" w:rsidRDefault="003B7867" w:rsidP="0041312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2127645"/>
      <w:docPartObj>
        <w:docPartGallery w:val="Page Numbers (Bottom of Page)"/>
        <w:docPartUnique/>
      </w:docPartObj>
    </w:sdtPr>
    <w:sdtContent>
      <w:p w14:paraId="6E1EB2D2" w14:textId="6F2B135B" w:rsidR="003B7867" w:rsidRPr="00015210" w:rsidRDefault="003B7867">
        <w:pPr>
          <w:pStyle w:val="Footer"/>
          <w:jc w:val="center"/>
        </w:pPr>
        <w:r w:rsidRPr="00015210">
          <w:fldChar w:fldCharType="begin"/>
        </w:r>
        <w:r w:rsidRPr="00015210">
          <w:instrText xml:space="preserve"> PAGE   \* MERGEFORMAT </w:instrText>
        </w:r>
        <w:r w:rsidRPr="00015210">
          <w:fldChar w:fldCharType="separate"/>
        </w:r>
        <w:r w:rsidR="004238D2" w:rsidRPr="00015210">
          <w:t>29</w:t>
        </w:r>
        <w:r w:rsidRPr="00015210">
          <w:fldChar w:fldCharType="end"/>
        </w:r>
      </w:p>
    </w:sdtContent>
  </w:sdt>
  <w:p w14:paraId="2D0EAB23" w14:textId="77777777" w:rsidR="003B7867" w:rsidRPr="00015210" w:rsidRDefault="003B7867" w:rsidP="0041312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AEBFDB" w14:textId="37992768" w:rsidR="003B7867" w:rsidRPr="00015210" w:rsidRDefault="003B7867" w:rsidP="00413127">
    <w:r w:rsidRPr="00015210">
      <w:tab/>
      <w:t xml:space="preserve">Thirty-sixth International Conference on Information Systems, </w:t>
    </w:r>
    <w:r w:rsidR="00D414E1" w:rsidRPr="00015210">
      <w:t>Fort</w:t>
    </w:r>
    <w:r w:rsidRPr="00015210">
      <w:t xml:space="preserve"> Worth 2015</w:t>
    </w:r>
    <w:r w:rsidRPr="00015210">
      <w:tab/>
    </w:r>
    <w:r w:rsidRPr="00015210">
      <w:rPr>
        <w:b/>
      </w:rPr>
      <w:fldChar w:fldCharType="begin"/>
    </w:r>
    <w:r w:rsidRPr="00015210">
      <w:rPr>
        <w:b/>
      </w:rPr>
      <w:instrText>PAGE</w:instrText>
    </w:r>
    <w:r w:rsidRPr="00015210">
      <w:rPr>
        <w:b/>
      </w:rPr>
      <w:fldChar w:fldCharType="end"/>
    </w:r>
  </w:p>
  <w:p w14:paraId="2FD6AC45" w14:textId="77777777" w:rsidR="003B7867" w:rsidRPr="00015210" w:rsidRDefault="003B7867" w:rsidP="00413127"/>
  <w:p w14:paraId="7072FC95" w14:textId="77777777" w:rsidR="003B7867" w:rsidRPr="00015210"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5B9DFF" w14:textId="77777777" w:rsidR="000B7FE9" w:rsidRPr="00015210" w:rsidRDefault="000B7FE9">
      <w:r w:rsidRPr="00015210">
        <w:separator/>
      </w:r>
    </w:p>
  </w:footnote>
  <w:footnote w:type="continuationSeparator" w:id="0">
    <w:p w14:paraId="5B1F09D2" w14:textId="77777777" w:rsidR="000B7FE9" w:rsidRPr="00015210" w:rsidRDefault="000B7FE9" w:rsidP="00413127">
      <w:r w:rsidRPr="00015210">
        <w:continuationSeparator/>
      </w:r>
    </w:p>
  </w:footnote>
  <w:footnote w:type="continuationNotice" w:id="1">
    <w:p w14:paraId="3BB0AF45" w14:textId="77777777" w:rsidR="000B7FE9" w:rsidRPr="00015210" w:rsidRDefault="000B7FE9" w:rsidP="003549C6">
      <w:pPr>
        <w:pStyle w:val="Footer"/>
        <w:rPr>
          <w:lang w:eastAsia="zh-CN"/>
        </w:rPr>
      </w:pPr>
    </w:p>
  </w:footnote>
  <w:footnote w:id="2">
    <w:p w14:paraId="7F5EA866" w14:textId="1429C35D" w:rsidR="00E30040" w:rsidRPr="00015210" w:rsidRDefault="00E30040" w:rsidP="00E30040">
      <w:pPr>
        <w:pStyle w:val="Footnotes"/>
        <w:spacing w:after="0" w:line="240" w:lineRule="auto"/>
        <w:rPr>
          <w:lang w:eastAsia="zh-CN"/>
        </w:rPr>
      </w:pPr>
      <w:r w:rsidRPr="00015210">
        <w:rPr>
          <w:rStyle w:val="FootnoteReference"/>
        </w:rPr>
        <w:footnoteRef/>
      </w:r>
      <w:r w:rsidRPr="00015210">
        <w:t xml:space="preserve"> </w:t>
      </w:r>
      <w:r w:rsidRPr="00015210">
        <w:rPr>
          <w:rFonts w:hint="eastAsia"/>
          <w:lang w:eastAsia="zh-CN"/>
        </w:rPr>
        <w:t>Further i</w:t>
      </w:r>
      <w:r w:rsidRPr="00015210">
        <w:t>nformation about Quora</w:t>
      </w:r>
      <w:r w:rsidR="00534D0B" w:rsidRPr="00015210">
        <w:t>’</w:t>
      </w:r>
      <w:r w:rsidRPr="00015210">
        <w:t xml:space="preserve">s AI integration can be found at: </w:t>
      </w:r>
      <w:hyperlink r:id="rId1" w:history="1">
        <w:r w:rsidRPr="00015210">
          <w:rPr>
            <w:rStyle w:val="Hyperlink"/>
            <w:lang w:eastAsia="zh-CN"/>
          </w:rPr>
          <w:t>https://quorablog.quora.com/Poe-1?ch=10&amp;oid=98806369&amp;share=e6baeb55&amp;srid=C5jip&amp;target_type=post</w:t>
        </w:r>
      </w:hyperlink>
      <w:r w:rsidRPr="00015210">
        <w:rPr>
          <w:rFonts w:hint="eastAsia"/>
          <w:lang w:eastAsia="zh-CN"/>
        </w:rPr>
        <w:t>.</w:t>
      </w:r>
    </w:p>
  </w:footnote>
  <w:footnote w:id="3">
    <w:p w14:paraId="0DA8B70C" w14:textId="77777777" w:rsidR="00963733" w:rsidRPr="00015210" w:rsidRDefault="00963733" w:rsidP="00963733">
      <w:pPr>
        <w:pStyle w:val="Footnotes"/>
        <w:spacing w:after="0" w:line="240" w:lineRule="auto"/>
        <w:rPr>
          <w:lang w:eastAsia="zh-CN"/>
        </w:rPr>
      </w:pPr>
      <w:r w:rsidRPr="00015210">
        <w:rPr>
          <w:rStyle w:val="FootnoteReference"/>
          <w:sz w:val="18"/>
        </w:rPr>
        <w:footnoteRef/>
      </w:r>
      <w:r w:rsidRPr="00015210">
        <w:rPr>
          <w:lang w:eastAsia="zh-CN"/>
        </w:rPr>
        <w:t xml:space="preserve"> </w:t>
      </w:r>
      <w:r w:rsidRPr="00015210">
        <w:t xml:space="preserve">This information can be found at: </w:t>
      </w:r>
      <w:hyperlink r:id="rId2" w:anchor="technology-questions" w:history="1">
        <w:r w:rsidRPr="00015210">
          <w:rPr>
            <w:rStyle w:val="Hyperlink"/>
            <w:szCs w:val="22"/>
          </w:rPr>
          <w:t>https://stackexchange.com/sites?view=list#technology-questions</w:t>
        </w:r>
      </w:hyperlink>
      <w:r w:rsidRPr="00015210">
        <w:t>.</w:t>
      </w:r>
    </w:p>
  </w:footnote>
  <w:footnote w:id="4">
    <w:p w14:paraId="1C82F06C" w14:textId="77777777" w:rsidR="00963733" w:rsidRPr="00015210" w:rsidRDefault="00963733" w:rsidP="00963733">
      <w:pPr>
        <w:pStyle w:val="Footnotes"/>
        <w:spacing w:after="0" w:line="240" w:lineRule="auto"/>
        <w:rPr>
          <w:lang w:eastAsia="zh-CN"/>
        </w:rPr>
      </w:pPr>
      <w:r w:rsidRPr="00015210">
        <w:rPr>
          <w:rStyle w:val="FootnoteReference"/>
          <w:sz w:val="18"/>
        </w:rPr>
        <w:footnoteRef/>
      </w:r>
      <w:r w:rsidRPr="00015210">
        <w:t>The randomized experiment announcement can be accessed at: https://meta.segmentfault.com/questions/10010000053637863.</w:t>
      </w:r>
    </w:p>
  </w:footnote>
  <w:footnote w:id="5">
    <w:p w14:paraId="664E2763" w14:textId="77777777" w:rsidR="00963733" w:rsidRPr="00015210" w:rsidRDefault="00963733" w:rsidP="00963733">
      <w:pPr>
        <w:pStyle w:val="NormalWeb"/>
        <w:spacing w:before="0" w:beforeAutospacing="0" w:after="0" w:afterAutospacing="0" w:line="240" w:lineRule="auto"/>
        <w:rPr>
          <w:rFonts w:ascii="Times New Roman" w:eastAsia="Times New Roman" w:hAnsi="Times New Roman" w:cs="Times New Roman"/>
          <w:sz w:val="24"/>
          <w:szCs w:val="24"/>
        </w:rPr>
      </w:pPr>
      <w:r w:rsidRPr="00015210">
        <w:rPr>
          <w:rStyle w:val="FootnoteReference"/>
          <w:rFonts w:ascii="Times New Roman" w:eastAsiaTheme="minorEastAsia" w:hAnsi="Times New Roman" w:cs="Times New Roman"/>
          <w:sz w:val="18"/>
          <w:szCs w:val="20"/>
          <w:lang w:eastAsia="en-US"/>
        </w:rPr>
        <w:footnoteRef/>
      </w:r>
      <w:r w:rsidRPr="00015210">
        <w:rPr>
          <w:rStyle w:val="FootnoteReference"/>
          <w:rFonts w:eastAsiaTheme="minorEastAsia"/>
          <w:sz w:val="18"/>
          <w:szCs w:val="20"/>
          <w:lang w:eastAsia="en-US"/>
        </w:rPr>
        <w:t xml:space="preserve"> </w:t>
      </w:r>
      <w:r w:rsidRPr="00015210">
        <w:rPr>
          <w:rFonts w:ascii="Times New Roman" w:eastAsia="Times New Roman" w:hAnsi="Times New Roman" w:cs="Times New Roman"/>
          <w:sz w:val="20"/>
          <w:szCs w:val="20"/>
        </w:rPr>
        <w:t xml:space="preserve">We confirmed with </w:t>
      </w:r>
      <w:r w:rsidRPr="00015210">
        <w:rPr>
          <w:rFonts w:ascii="Times New Roman" w:eastAsia="Times New Roman" w:hAnsi="Times New Roman" w:cs="Times New Roman" w:hint="eastAsia"/>
          <w:sz w:val="20"/>
          <w:szCs w:val="20"/>
        </w:rPr>
        <w:t xml:space="preserve">the </w:t>
      </w:r>
      <w:r w:rsidRPr="00015210">
        <w:rPr>
          <w:rFonts w:ascii="Times New Roman" w:eastAsia="Times New Roman" w:hAnsi="Times New Roman" w:cs="Times New Roman"/>
          <w:sz w:val="20"/>
          <w:szCs w:val="20"/>
        </w:rPr>
        <w:t>SegmentFault</w:t>
      </w:r>
      <w:r w:rsidRPr="00015210">
        <w:rPr>
          <w:rFonts w:ascii="Times New Roman" w:eastAsia="Times New Roman" w:hAnsi="Times New Roman" w:cs="Times New Roman" w:hint="eastAsia"/>
          <w:sz w:val="20"/>
          <w:szCs w:val="20"/>
        </w:rPr>
        <w:t xml:space="preserve"> administrators</w:t>
      </w:r>
      <w:r w:rsidRPr="00015210">
        <w:rPr>
          <w:rFonts w:ascii="Times New Roman" w:eastAsia="Times New Roman" w:hAnsi="Times New Roman" w:cs="Times New Roman"/>
          <w:sz w:val="20"/>
          <w:szCs w:val="20"/>
        </w:rPr>
        <w:t xml:space="preserve"> who oversaw and implemented the randomized experiment that the random assignment did occur at the question level.</w:t>
      </w:r>
    </w:p>
  </w:footnote>
  <w:footnote w:id="6">
    <w:p w14:paraId="5F49FE18" w14:textId="77777777" w:rsidR="00963733" w:rsidRPr="00015210" w:rsidRDefault="00963733" w:rsidP="00963733">
      <w:pPr>
        <w:pStyle w:val="Footnotes"/>
      </w:pPr>
      <w:r w:rsidRPr="00015210">
        <w:rPr>
          <w:rStyle w:val="FootnoteReference"/>
        </w:rPr>
        <w:footnoteRef/>
      </w:r>
      <w:r w:rsidRPr="00015210">
        <w:t xml:space="preserve"> The Online Appendix is available at:</w:t>
      </w:r>
      <w:r w:rsidRPr="00015210">
        <w:rPr>
          <w:rFonts w:hint="eastAsia"/>
        </w:rPr>
        <w:t xml:space="preserve"> </w:t>
      </w:r>
      <w:r w:rsidRPr="00015210">
        <w:t>https://researchbox.org/5255&amp;PEER_REVIEW_passcode=UFACJZ</w:t>
      </w:r>
      <w:r w:rsidRPr="00015210">
        <w:rPr>
          <w:rFonts w:hint="eastAsia"/>
        </w:rPr>
        <w:t>.</w:t>
      </w:r>
    </w:p>
  </w:footnote>
  <w:footnote w:id="7">
    <w:p w14:paraId="168476C2" w14:textId="56B22F75" w:rsidR="001945B2" w:rsidRPr="00015210" w:rsidRDefault="001945B2" w:rsidP="001945B2">
      <w:pPr>
        <w:pStyle w:val="Footnotes"/>
        <w:rPr>
          <w:lang w:eastAsia="zh-CN"/>
        </w:rPr>
      </w:pPr>
      <w:r w:rsidRPr="00015210">
        <w:rPr>
          <w:rStyle w:val="FootnoteReference"/>
        </w:rPr>
        <w:footnoteRef/>
      </w:r>
      <w:r w:rsidRPr="00015210">
        <w:t xml:space="preserve"> We should be precise about the belief we attribute to this population, because it is narrower than the general </w:t>
      </w:r>
      <w:r w:rsidR="00534D0B" w:rsidRPr="00015210">
        <w:t>“</w:t>
      </w:r>
      <w:r w:rsidRPr="00015210">
        <w:t>AI slop</w:t>
      </w:r>
      <w:r w:rsidR="00534D0B" w:rsidRPr="00015210">
        <w:t>”</w:t>
      </w:r>
      <w:r w:rsidRPr="00015210">
        <w:t xml:space="preserve"> view. Members of SegmentFault are professional developers, and many had already adopted general-purpose AI tools for routine tasks, so they did not hold the blanket view that AI writes poorly. Their reservation was domain-specific. Throughout our observation window, developer discourse continued to describe AI-generated answers as unreliable on technical problems, and members had not revised that assessment in light of large language models. The belief, in short, is that the AI has probably not solved the particular problem at hand.</w:t>
      </w:r>
    </w:p>
  </w:footnote>
  <w:footnote w:id="8">
    <w:p w14:paraId="4FABCBE2" w14:textId="77777777" w:rsidR="00417957" w:rsidRPr="008C6C83" w:rsidRDefault="00417957" w:rsidP="00417957">
      <w:pPr>
        <w:pStyle w:val="Footnotes"/>
        <w:spacing w:after="0" w:line="240" w:lineRule="auto"/>
        <w:rPr>
          <w:lang w:eastAsia="zh-CN"/>
        </w:rPr>
      </w:pPr>
      <w:r w:rsidRPr="00015210">
        <w:rPr>
          <w:rStyle w:val="FootnoteReference"/>
        </w:rPr>
        <w:footnoteRef/>
      </w:r>
      <w:r w:rsidRPr="00015210">
        <w:t xml:space="preserve"> In SegmentFault, receiving downvotes on an answer can result in deductions to the answerer’s reputation score, potentially pushing it into negative territory.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2E669" w14:textId="77777777" w:rsidR="003B7867" w:rsidRPr="00015210" w:rsidRDefault="003B7867" w:rsidP="00413127">
    <w:r w:rsidRPr="00015210">
      <w:t>Track</w:t>
    </w:r>
  </w:p>
  <w:p w14:paraId="678D9890" w14:textId="77777777" w:rsidR="003B7867" w:rsidRPr="00015210" w:rsidRDefault="003B7867" w:rsidP="00413127"/>
  <w:p w14:paraId="56EA62B0" w14:textId="77777777" w:rsidR="003B7867" w:rsidRPr="00015210" w:rsidRDefault="003B7867" w:rsidP="00413127"/>
  <w:p w14:paraId="3052B5B3" w14:textId="77777777" w:rsidR="003B7867" w:rsidRPr="00015210" w:rsidRDefault="003B7867" w:rsidP="00413127"/>
  <w:p w14:paraId="6726B587" w14:textId="77777777" w:rsidR="003B7867" w:rsidRPr="00015210" w:rsidRDefault="003B7867" w:rsidP="00413127"/>
  <w:p w14:paraId="52553C42" w14:textId="77777777" w:rsidR="003B7867" w:rsidRPr="00015210" w:rsidRDefault="003B7867" w:rsidP="00413127"/>
  <w:p w14:paraId="43BF51E9" w14:textId="02640660" w:rsidR="003B7867" w:rsidRPr="00015210" w:rsidRDefault="003B7867" w:rsidP="00413127">
    <w:r w:rsidRPr="00015210">
      <w:t xml:space="preserve"> Title</w:t>
    </w:r>
  </w:p>
  <w:p w14:paraId="1DB63BC0" w14:textId="77777777" w:rsidR="003B7867" w:rsidRPr="00015210" w:rsidRDefault="003B7867" w:rsidP="00413127"/>
  <w:p w14:paraId="731F0200" w14:textId="77777777" w:rsidR="003B7867" w:rsidRPr="00015210"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04663" w14:textId="77777777" w:rsidR="003B7867" w:rsidRPr="00015210" w:rsidRDefault="003B7867" w:rsidP="00413127"/>
  <w:p w14:paraId="20E8FE56" w14:textId="77777777" w:rsidR="003B7867" w:rsidRPr="00015210" w:rsidRDefault="003B7867" w:rsidP="00413127"/>
  <w:p w14:paraId="2571EFD4" w14:textId="77777777" w:rsidR="003B7867" w:rsidRPr="00015210" w:rsidRDefault="003B7867" w:rsidP="004131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F305C" w14:textId="0B34F662" w:rsidR="003B7867" w:rsidRPr="00015210" w:rsidRDefault="003B7867" w:rsidP="00413127">
    <w:r w:rsidRPr="00015210">
      <w:t>Track Title</w:t>
    </w:r>
  </w:p>
  <w:p w14:paraId="43B47C7C" w14:textId="77777777" w:rsidR="003B7867" w:rsidRPr="00015210" w:rsidRDefault="003B7867" w:rsidP="00413127"/>
  <w:p w14:paraId="62998732" w14:textId="77777777" w:rsidR="003B7867" w:rsidRPr="00015210" w:rsidRDefault="003B7867" w:rsidP="0041312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61E4C" w14:textId="2B665E75" w:rsidR="003B7867" w:rsidRPr="00015210" w:rsidRDefault="003B7867" w:rsidP="00413127"/>
  <w:p w14:paraId="36D83C61" w14:textId="77777777" w:rsidR="003B7867" w:rsidRPr="00015210" w:rsidRDefault="003B7867" w:rsidP="00413127"/>
  <w:p w14:paraId="5724E31A" w14:textId="77777777" w:rsidR="003B7867" w:rsidRPr="00015210"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1"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0B270A6"/>
    <w:multiLevelType w:val="multilevel"/>
    <w:tmpl w:val="7D76B344"/>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0"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323219">
    <w:abstractNumId w:val="15"/>
  </w:num>
  <w:num w:numId="2" w16cid:durableId="1145466880">
    <w:abstractNumId w:val="12"/>
  </w:num>
  <w:num w:numId="3" w16cid:durableId="1804150287">
    <w:abstractNumId w:val="10"/>
  </w:num>
  <w:num w:numId="4" w16cid:durableId="12749471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09462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63161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5470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22339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80096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43626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87224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66406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27711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064770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7615300">
    <w:abstractNumId w:val="1"/>
  </w:num>
  <w:num w:numId="16" w16cid:durableId="1189414251">
    <w:abstractNumId w:val="2"/>
  </w:num>
  <w:num w:numId="17" w16cid:durableId="862942395">
    <w:abstractNumId w:val="16"/>
  </w:num>
  <w:num w:numId="18" w16cid:durableId="6142887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84148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24295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39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60313646">
    <w:abstractNumId w:val="10"/>
  </w:num>
  <w:num w:numId="23" w16cid:durableId="280649607">
    <w:abstractNumId w:val="19"/>
  </w:num>
  <w:num w:numId="24" w16cid:durableId="527137722">
    <w:abstractNumId w:val="6"/>
  </w:num>
  <w:num w:numId="25" w16cid:durableId="2107069515">
    <w:abstractNumId w:val="4"/>
  </w:num>
  <w:num w:numId="26" w16cid:durableId="770852514">
    <w:abstractNumId w:val="14"/>
  </w:num>
  <w:num w:numId="27" w16cid:durableId="1723482129">
    <w:abstractNumId w:val="7"/>
  </w:num>
  <w:num w:numId="28" w16cid:durableId="398600208">
    <w:abstractNumId w:val="21"/>
  </w:num>
  <w:num w:numId="29" w16cid:durableId="1963917999">
    <w:abstractNumId w:val="18"/>
  </w:num>
  <w:num w:numId="30" w16cid:durableId="347879171">
    <w:abstractNumId w:val="11"/>
  </w:num>
  <w:num w:numId="31" w16cid:durableId="1367218950">
    <w:abstractNumId w:val="9"/>
  </w:num>
  <w:num w:numId="32" w16cid:durableId="1615167152">
    <w:abstractNumId w:val="17"/>
  </w:num>
  <w:num w:numId="33" w16cid:durableId="1244267135">
    <w:abstractNumId w:val="24"/>
  </w:num>
  <w:num w:numId="34" w16cid:durableId="1625497491">
    <w:abstractNumId w:val="13"/>
  </w:num>
  <w:num w:numId="35" w16cid:durableId="403721713">
    <w:abstractNumId w:val="8"/>
  </w:num>
  <w:num w:numId="36" w16cid:durableId="963270583">
    <w:abstractNumId w:val="20"/>
  </w:num>
  <w:num w:numId="37" w16cid:durableId="1701929370">
    <w:abstractNumId w:val="13"/>
  </w:num>
  <w:num w:numId="38" w16cid:durableId="1270627970">
    <w:abstractNumId w:val="13"/>
  </w:num>
  <w:num w:numId="39" w16cid:durableId="13919536">
    <w:abstractNumId w:val="22"/>
  </w:num>
  <w:num w:numId="40" w16cid:durableId="746418125">
    <w:abstractNumId w:val="3"/>
  </w:num>
  <w:num w:numId="41" w16cid:durableId="2051806368">
    <w:abstractNumId w:val="23"/>
  </w:num>
  <w:num w:numId="42" w16cid:durableId="2033065691">
    <w:abstractNumId w:val="0"/>
  </w:num>
  <w:num w:numId="43" w16cid:durableId="920722745">
    <w:abstractNumId w:val="5"/>
  </w:num>
  <w:num w:numId="44" w16cid:durableId="156462228">
    <w:abstractNumId w:val="13"/>
  </w:num>
  <w:num w:numId="45" w16cid:durableId="9922180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95986242">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Xin Li">
    <w15:presenceInfo w15:providerId="None" w15:userId="Xin Li"/>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8"/>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activeWritingStyle w:appName="MSWord" w:lang="es-CO" w:vendorID="64" w:dllVersion="0" w:nlCheck="1" w:checkStyle="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8FAClBsVAtAAAA"/>
  </w:docVars>
  <w:rsids>
    <w:rsidRoot w:val="00D014C1"/>
    <w:rsid w:val="00000084"/>
    <w:rsid w:val="00000579"/>
    <w:rsid w:val="00000AE8"/>
    <w:rsid w:val="00001233"/>
    <w:rsid w:val="00001322"/>
    <w:rsid w:val="00001D65"/>
    <w:rsid w:val="00001E16"/>
    <w:rsid w:val="00002708"/>
    <w:rsid w:val="000028FF"/>
    <w:rsid w:val="00002F75"/>
    <w:rsid w:val="00002F85"/>
    <w:rsid w:val="0000302C"/>
    <w:rsid w:val="000032E4"/>
    <w:rsid w:val="000036E7"/>
    <w:rsid w:val="00003E78"/>
    <w:rsid w:val="00004C03"/>
    <w:rsid w:val="00004D3E"/>
    <w:rsid w:val="00004D86"/>
    <w:rsid w:val="00006E1F"/>
    <w:rsid w:val="00006F26"/>
    <w:rsid w:val="000110BA"/>
    <w:rsid w:val="00011171"/>
    <w:rsid w:val="00011398"/>
    <w:rsid w:val="00012144"/>
    <w:rsid w:val="00012289"/>
    <w:rsid w:val="000146CF"/>
    <w:rsid w:val="000146E5"/>
    <w:rsid w:val="00014807"/>
    <w:rsid w:val="00015206"/>
    <w:rsid w:val="00015210"/>
    <w:rsid w:val="00015C15"/>
    <w:rsid w:val="000166A0"/>
    <w:rsid w:val="000167D8"/>
    <w:rsid w:val="00017589"/>
    <w:rsid w:val="000206AB"/>
    <w:rsid w:val="000209B1"/>
    <w:rsid w:val="000213CB"/>
    <w:rsid w:val="000213DD"/>
    <w:rsid w:val="00021C3B"/>
    <w:rsid w:val="00021C90"/>
    <w:rsid w:val="00022E1F"/>
    <w:rsid w:val="00023488"/>
    <w:rsid w:val="0002355B"/>
    <w:rsid w:val="000236A2"/>
    <w:rsid w:val="00023A77"/>
    <w:rsid w:val="00024E09"/>
    <w:rsid w:val="00025135"/>
    <w:rsid w:val="0002547A"/>
    <w:rsid w:val="000260E0"/>
    <w:rsid w:val="00026451"/>
    <w:rsid w:val="0002645A"/>
    <w:rsid w:val="00026E78"/>
    <w:rsid w:val="0002780A"/>
    <w:rsid w:val="00027D8F"/>
    <w:rsid w:val="00027EB4"/>
    <w:rsid w:val="00030466"/>
    <w:rsid w:val="00030CE2"/>
    <w:rsid w:val="00030E45"/>
    <w:rsid w:val="0003118E"/>
    <w:rsid w:val="000311D4"/>
    <w:rsid w:val="0003141C"/>
    <w:rsid w:val="000318E1"/>
    <w:rsid w:val="000321A8"/>
    <w:rsid w:val="000324FB"/>
    <w:rsid w:val="000326D7"/>
    <w:rsid w:val="000335F5"/>
    <w:rsid w:val="00034808"/>
    <w:rsid w:val="000352E4"/>
    <w:rsid w:val="000354B8"/>
    <w:rsid w:val="00035A0E"/>
    <w:rsid w:val="0003641C"/>
    <w:rsid w:val="00036A9F"/>
    <w:rsid w:val="00036D6D"/>
    <w:rsid w:val="00036F6B"/>
    <w:rsid w:val="00037A68"/>
    <w:rsid w:val="00037E54"/>
    <w:rsid w:val="00040960"/>
    <w:rsid w:val="00040C07"/>
    <w:rsid w:val="00041146"/>
    <w:rsid w:val="00041688"/>
    <w:rsid w:val="00041A30"/>
    <w:rsid w:val="00041DC3"/>
    <w:rsid w:val="00041F9A"/>
    <w:rsid w:val="00041FBC"/>
    <w:rsid w:val="000423EF"/>
    <w:rsid w:val="00042D07"/>
    <w:rsid w:val="00042D1D"/>
    <w:rsid w:val="00042FE6"/>
    <w:rsid w:val="00043370"/>
    <w:rsid w:val="000437E6"/>
    <w:rsid w:val="0004401D"/>
    <w:rsid w:val="00044340"/>
    <w:rsid w:val="000445D6"/>
    <w:rsid w:val="00044D5E"/>
    <w:rsid w:val="000453E1"/>
    <w:rsid w:val="00045AE1"/>
    <w:rsid w:val="00045BF6"/>
    <w:rsid w:val="00046178"/>
    <w:rsid w:val="00046449"/>
    <w:rsid w:val="000465B7"/>
    <w:rsid w:val="000465FE"/>
    <w:rsid w:val="00046944"/>
    <w:rsid w:val="00046A16"/>
    <w:rsid w:val="00047C8D"/>
    <w:rsid w:val="00047D99"/>
    <w:rsid w:val="00047E52"/>
    <w:rsid w:val="000500C4"/>
    <w:rsid w:val="0005032E"/>
    <w:rsid w:val="00050477"/>
    <w:rsid w:val="00050E7B"/>
    <w:rsid w:val="0005151D"/>
    <w:rsid w:val="0005154B"/>
    <w:rsid w:val="0005174C"/>
    <w:rsid w:val="00051AA8"/>
    <w:rsid w:val="00051B36"/>
    <w:rsid w:val="00052CC2"/>
    <w:rsid w:val="000535FF"/>
    <w:rsid w:val="00053866"/>
    <w:rsid w:val="000538F5"/>
    <w:rsid w:val="0005397D"/>
    <w:rsid w:val="00053C26"/>
    <w:rsid w:val="0005430E"/>
    <w:rsid w:val="00054917"/>
    <w:rsid w:val="00055D33"/>
    <w:rsid w:val="00056325"/>
    <w:rsid w:val="000564AE"/>
    <w:rsid w:val="00057160"/>
    <w:rsid w:val="0005757B"/>
    <w:rsid w:val="00060396"/>
    <w:rsid w:val="00060437"/>
    <w:rsid w:val="0006164E"/>
    <w:rsid w:val="00061743"/>
    <w:rsid w:val="00061E8A"/>
    <w:rsid w:val="00061EB6"/>
    <w:rsid w:val="0006284B"/>
    <w:rsid w:val="00062CE2"/>
    <w:rsid w:val="00062D3D"/>
    <w:rsid w:val="000638B9"/>
    <w:rsid w:val="000641E7"/>
    <w:rsid w:val="000645E5"/>
    <w:rsid w:val="0006482F"/>
    <w:rsid w:val="00065040"/>
    <w:rsid w:val="00065266"/>
    <w:rsid w:val="00065602"/>
    <w:rsid w:val="00065B58"/>
    <w:rsid w:val="00065EC1"/>
    <w:rsid w:val="00065F2D"/>
    <w:rsid w:val="00066090"/>
    <w:rsid w:val="00066797"/>
    <w:rsid w:val="0006712A"/>
    <w:rsid w:val="00067436"/>
    <w:rsid w:val="000678FE"/>
    <w:rsid w:val="000704B7"/>
    <w:rsid w:val="000704C1"/>
    <w:rsid w:val="0007066E"/>
    <w:rsid w:val="000707C3"/>
    <w:rsid w:val="00071508"/>
    <w:rsid w:val="0007173B"/>
    <w:rsid w:val="00071EB3"/>
    <w:rsid w:val="00071F5A"/>
    <w:rsid w:val="00072D3B"/>
    <w:rsid w:val="00072E46"/>
    <w:rsid w:val="00073462"/>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76D85"/>
    <w:rsid w:val="00080CC1"/>
    <w:rsid w:val="00080F5D"/>
    <w:rsid w:val="000812D1"/>
    <w:rsid w:val="00081B07"/>
    <w:rsid w:val="00081EE5"/>
    <w:rsid w:val="00082550"/>
    <w:rsid w:val="00082C9F"/>
    <w:rsid w:val="00082E9E"/>
    <w:rsid w:val="00082FA4"/>
    <w:rsid w:val="0008333A"/>
    <w:rsid w:val="0008361F"/>
    <w:rsid w:val="0008398A"/>
    <w:rsid w:val="00083FF9"/>
    <w:rsid w:val="00084DA2"/>
    <w:rsid w:val="00085044"/>
    <w:rsid w:val="000852D8"/>
    <w:rsid w:val="00085A48"/>
    <w:rsid w:val="0008607E"/>
    <w:rsid w:val="000862C8"/>
    <w:rsid w:val="00086726"/>
    <w:rsid w:val="00086CD1"/>
    <w:rsid w:val="00086E47"/>
    <w:rsid w:val="00087172"/>
    <w:rsid w:val="0008741B"/>
    <w:rsid w:val="00087632"/>
    <w:rsid w:val="00087E2D"/>
    <w:rsid w:val="0009022B"/>
    <w:rsid w:val="0009053A"/>
    <w:rsid w:val="00090889"/>
    <w:rsid w:val="0009162F"/>
    <w:rsid w:val="00091B16"/>
    <w:rsid w:val="00092016"/>
    <w:rsid w:val="00092114"/>
    <w:rsid w:val="0009325B"/>
    <w:rsid w:val="00093326"/>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1B5"/>
    <w:rsid w:val="000A1D6D"/>
    <w:rsid w:val="000A23A4"/>
    <w:rsid w:val="000A2762"/>
    <w:rsid w:val="000A2973"/>
    <w:rsid w:val="000A29EC"/>
    <w:rsid w:val="000A2BF0"/>
    <w:rsid w:val="000A2C18"/>
    <w:rsid w:val="000A3094"/>
    <w:rsid w:val="000A33E5"/>
    <w:rsid w:val="000A3CDB"/>
    <w:rsid w:val="000A45C4"/>
    <w:rsid w:val="000A4B5C"/>
    <w:rsid w:val="000A4C2B"/>
    <w:rsid w:val="000A4E92"/>
    <w:rsid w:val="000A5F51"/>
    <w:rsid w:val="000A64AC"/>
    <w:rsid w:val="000A68E2"/>
    <w:rsid w:val="000A6937"/>
    <w:rsid w:val="000A6C1F"/>
    <w:rsid w:val="000A6E9B"/>
    <w:rsid w:val="000A7A16"/>
    <w:rsid w:val="000B0852"/>
    <w:rsid w:val="000B0966"/>
    <w:rsid w:val="000B0B43"/>
    <w:rsid w:val="000B1099"/>
    <w:rsid w:val="000B11D7"/>
    <w:rsid w:val="000B155F"/>
    <w:rsid w:val="000B15E5"/>
    <w:rsid w:val="000B15F4"/>
    <w:rsid w:val="000B1995"/>
    <w:rsid w:val="000B1F04"/>
    <w:rsid w:val="000B1FD7"/>
    <w:rsid w:val="000B29E1"/>
    <w:rsid w:val="000B35BE"/>
    <w:rsid w:val="000B3E87"/>
    <w:rsid w:val="000B43D8"/>
    <w:rsid w:val="000B449A"/>
    <w:rsid w:val="000B4723"/>
    <w:rsid w:val="000B5331"/>
    <w:rsid w:val="000B5E6B"/>
    <w:rsid w:val="000B6094"/>
    <w:rsid w:val="000B6420"/>
    <w:rsid w:val="000B688E"/>
    <w:rsid w:val="000B7511"/>
    <w:rsid w:val="000B7D9A"/>
    <w:rsid w:val="000B7FE9"/>
    <w:rsid w:val="000C0286"/>
    <w:rsid w:val="000C1A0B"/>
    <w:rsid w:val="000C2452"/>
    <w:rsid w:val="000C26DC"/>
    <w:rsid w:val="000C28A2"/>
    <w:rsid w:val="000C28D0"/>
    <w:rsid w:val="000C2DF4"/>
    <w:rsid w:val="000C38A5"/>
    <w:rsid w:val="000C392C"/>
    <w:rsid w:val="000C39A2"/>
    <w:rsid w:val="000C3B5C"/>
    <w:rsid w:val="000C4428"/>
    <w:rsid w:val="000C502E"/>
    <w:rsid w:val="000C51DC"/>
    <w:rsid w:val="000C59BE"/>
    <w:rsid w:val="000C616D"/>
    <w:rsid w:val="000C63BE"/>
    <w:rsid w:val="000C65E3"/>
    <w:rsid w:val="000C67DD"/>
    <w:rsid w:val="000D004E"/>
    <w:rsid w:val="000D01DB"/>
    <w:rsid w:val="000D02F9"/>
    <w:rsid w:val="000D0704"/>
    <w:rsid w:val="000D0945"/>
    <w:rsid w:val="000D186B"/>
    <w:rsid w:val="000D1BBE"/>
    <w:rsid w:val="000D2631"/>
    <w:rsid w:val="000D2BA5"/>
    <w:rsid w:val="000D2E92"/>
    <w:rsid w:val="000D303C"/>
    <w:rsid w:val="000D3852"/>
    <w:rsid w:val="000D38D0"/>
    <w:rsid w:val="000D3C7C"/>
    <w:rsid w:val="000D3D3C"/>
    <w:rsid w:val="000D3FB4"/>
    <w:rsid w:val="000D42B7"/>
    <w:rsid w:val="000D4453"/>
    <w:rsid w:val="000D4582"/>
    <w:rsid w:val="000D48EE"/>
    <w:rsid w:val="000D4937"/>
    <w:rsid w:val="000D4DDE"/>
    <w:rsid w:val="000D50E8"/>
    <w:rsid w:val="000D5425"/>
    <w:rsid w:val="000D551A"/>
    <w:rsid w:val="000D59B0"/>
    <w:rsid w:val="000D5CF7"/>
    <w:rsid w:val="000D5F32"/>
    <w:rsid w:val="000D6DDF"/>
    <w:rsid w:val="000D7275"/>
    <w:rsid w:val="000D7A36"/>
    <w:rsid w:val="000E12AF"/>
    <w:rsid w:val="000E199B"/>
    <w:rsid w:val="000E1F20"/>
    <w:rsid w:val="000E2083"/>
    <w:rsid w:val="000E27D6"/>
    <w:rsid w:val="000E2819"/>
    <w:rsid w:val="000E2F04"/>
    <w:rsid w:val="000E345B"/>
    <w:rsid w:val="000E4011"/>
    <w:rsid w:val="000E41A4"/>
    <w:rsid w:val="000E45CC"/>
    <w:rsid w:val="000E4888"/>
    <w:rsid w:val="000E49BD"/>
    <w:rsid w:val="000E4B19"/>
    <w:rsid w:val="000E4EEB"/>
    <w:rsid w:val="000E51C1"/>
    <w:rsid w:val="000E578F"/>
    <w:rsid w:val="000E5A63"/>
    <w:rsid w:val="000E6033"/>
    <w:rsid w:val="000E60E3"/>
    <w:rsid w:val="000E6268"/>
    <w:rsid w:val="000E63D3"/>
    <w:rsid w:val="000E640B"/>
    <w:rsid w:val="000E71E2"/>
    <w:rsid w:val="000E7295"/>
    <w:rsid w:val="000E7474"/>
    <w:rsid w:val="000E7A80"/>
    <w:rsid w:val="000F08CC"/>
    <w:rsid w:val="000F0C8D"/>
    <w:rsid w:val="000F0D06"/>
    <w:rsid w:val="000F15A5"/>
    <w:rsid w:val="000F1935"/>
    <w:rsid w:val="000F19CF"/>
    <w:rsid w:val="000F1D6B"/>
    <w:rsid w:val="000F1F5A"/>
    <w:rsid w:val="000F2223"/>
    <w:rsid w:val="000F227D"/>
    <w:rsid w:val="000F268B"/>
    <w:rsid w:val="000F2AB2"/>
    <w:rsid w:val="000F2FA1"/>
    <w:rsid w:val="000F30F6"/>
    <w:rsid w:val="000F332C"/>
    <w:rsid w:val="000F38FF"/>
    <w:rsid w:val="000F3E9B"/>
    <w:rsid w:val="000F40D0"/>
    <w:rsid w:val="000F42F4"/>
    <w:rsid w:val="000F43A7"/>
    <w:rsid w:val="000F4CB0"/>
    <w:rsid w:val="000F4F49"/>
    <w:rsid w:val="000F5100"/>
    <w:rsid w:val="000F53CF"/>
    <w:rsid w:val="000F5616"/>
    <w:rsid w:val="000F5917"/>
    <w:rsid w:val="000F5B3F"/>
    <w:rsid w:val="000F647A"/>
    <w:rsid w:val="000F67AC"/>
    <w:rsid w:val="000F6E17"/>
    <w:rsid w:val="000F7031"/>
    <w:rsid w:val="000F75C9"/>
    <w:rsid w:val="000F76BE"/>
    <w:rsid w:val="000F77FE"/>
    <w:rsid w:val="000F7BE4"/>
    <w:rsid w:val="00100303"/>
    <w:rsid w:val="00100680"/>
    <w:rsid w:val="0010087F"/>
    <w:rsid w:val="00100928"/>
    <w:rsid w:val="00100A16"/>
    <w:rsid w:val="001018F3"/>
    <w:rsid w:val="0010219B"/>
    <w:rsid w:val="001022CE"/>
    <w:rsid w:val="0010234B"/>
    <w:rsid w:val="001024C0"/>
    <w:rsid w:val="00102701"/>
    <w:rsid w:val="00102CD2"/>
    <w:rsid w:val="00102E7B"/>
    <w:rsid w:val="001031CB"/>
    <w:rsid w:val="001036B1"/>
    <w:rsid w:val="0010398E"/>
    <w:rsid w:val="00103E11"/>
    <w:rsid w:val="00104122"/>
    <w:rsid w:val="00104981"/>
    <w:rsid w:val="00104B50"/>
    <w:rsid w:val="00104E15"/>
    <w:rsid w:val="00105168"/>
    <w:rsid w:val="001055A6"/>
    <w:rsid w:val="00105C52"/>
    <w:rsid w:val="00106B1B"/>
    <w:rsid w:val="00106CDA"/>
    <w:rsid w:val="00107B13"/>
    <w:rsid w:val="00107C39"/>
    <w:rsid w:val="00107E66"/>
    <w:rsid w:val="00110D69"/>
    <w:rsid w:val="001110E7"/>
    <w:rsid w:val="00111114"/>
    <w:rsid w:val="001116C8"/>
    <w:rsid w:val="00111B97"/>
    <w:rsid w:val="00111D6C"/>
    <w:rsid w:val="001125DD"/>
    <w:rsid w:val="00112749"/>
    <w:rsid w:val="00112F10"/>
    <w:rsid w:val="00113053"/>
    <w:rsid w:val="00113236"/>
    <w:rsid w:val="001133AB"/>
    <w:rsid w:val="001134BD"/>
    <w:rsid w:val="00113597"/>
    <w:rsid w:val="00113894"/>
    <w:rsid w:val="00113C45"/>
    <w:rsid w:val="00113E30"/>
    <w:rsid w:val="00113E3C"/>
    <w:rsid w:val="0011409E"/>
    <w:rsid w:val="001143C5"/>
    <w:rsid w:val="00114508"/>
    <w:rsid w:val="0011458D"/>
    <w:rsid w:val="00114A8A"/>
    <w:rsid w:val="00114E1C"/>
    <w:rsid w:val="0011504F"/>
    <w:rsid w:val="001166C4"/>
    <w:rsid w:val="00117C13"/>
    <w:rsid w:val="00117D62"/>
    <w:rsid w:val="00120197"/>
    <w:rsid w:val="0012037E"/>
    <w:rsid w:val="00121A42"/>
    <w:rsid w:val="00122D1D"/>
    <w:rsid w:val="00123485"/>
    <w:rsid w:val="00123845"/>
    <w:rsid w:val="00123C6B"/>
    <w:rsid w:val="00123C82"/>
    <w:rsid w:val="00123CFD"/>
    <w:rsid w:val="00123DB5"/>
    <w:rsid w:val="00124179"/>
    <w:rsid w:val="001252BF"/>
    <w:rsid w:val="00125CAC"/>
    <w:rsid w:val="00125D8A"/>
    <w:rsid w:val="0012603E"/>
    <w:rsid w:val="001265ED"/>
    <w:rsid w:val="00127324"/>
    <w:rsid w:val="00127635"/>
    <w:rsid w:val="00127684"/>
    <w:rsid w:val="00131158"/>
    <w:rsid w:val="0013228B"/>
    <w:rsid w:val="00132319"/>
    <w:rsid w:val="001327E0"/>
    <w:rsid w:val="00132A1E"/>
    <w:rsid w:val="00132AA8"/>
    <w:rsid w:val="00132AE3"/>
    <w:rsid w:val="00133760"/>
    <w:rsid w:val="001342B6"/>
    <w:rsid w:val="00134F10"/>
    <w:rsid w:val="00135353"/>
    <w:rsid w:val="00135C3C"/>
    <w:rsid w:val="001361FB"/>
    <w:rsid w:val="00136277"/>
    <w:rsid w:val="00136E54"/>
    <w:rsid w:val="00137141"/>
    <w:rsid w:val="00137261"/>
    <w:rsid w:val="0013729C"/>
    <w:rsid w:val="00137501"/>
    <w:rsid w:val="0013794F"/>
    <w:rsid w:val="00137BD6"/>
    <w:rsid w:val="00137FB7"/>
    <w:rsid w:val="001401CA"/>
    <w:rsid w:val="001403E8"/>
    <w:rsid w:val="001407D5"/>
    <w:rsid w:val="00140BCE"/>
    <w:rsid w:val="00141167"/>
    <w:rsid w:val="001411A5"/>
    <w:rsid w:val="001413D0"/>
    <w:rsid w:val="0014160B"/>
    <w:rsid w:val="00141F20"/>
    <w:rsid w:val="00142314"/>
    <w:rsid w:val="00142B17"/>
    <w:rsid w:val="00142E42"/>
    <w:rsid w:val="00142F48"/>
    <w:rsid w:val="00142F8D"/>
    <w:rsid w:val="00143325"/>
    <w:rsid w:val="00143520"/>
    <w:rsid w:val="00143C3F"/>
    <w:rsid w:val="00143D3A"/>
    <w:rsid w:val="0014409D"/>
    <w:rsid w:val="0014412E"/>
    <w:rsid w:val="001441C3"/>
    <w:rsid w:val="00144466"/>
    <w:rsid w:val="001447C8"/>
    <w:rsid w:val="00144EC0"/>
    <w:rsid w:val="001457F5"/>
    <w:rsid w:val="00145EB1"/>
    <w:rsid w:val="001461C7"/>
    <w:rsid w:val="00146A79"/>
    <w:rsid w:val="00146A88"/>
    <w:rsid w:val="001471CF"/>
    <w:rsid w:val="001471F8"/>
    <w:rsid w:val="00147375"/>
    <w:rsid w:val="00147377"/>
    <w:rsid w:val="0014752F"/>
    <w:rsid w:val="00147BA4"/>
    <w:rsid w:val="0015025B"/>
    <w:rsid w:val="001503DB"/>
    <w:rsid w:val="00150990"/>
    <w:rsid w:val="00151A30"/>
    <w:rsid w:val="00151F21"/>
    <w:rsid w:val="00152B81"/>
    <w:rsid w:val="00152CC8"/>
    <w:rsid w:val="00152DEF"/>
    <w:rsid w:val="00153BFC"/>
    <w:rsid w:val="00154702"/>
    <w:rsid w:val="0015498F"/>
    <w:rsid w:val="001563A6"/>
    <w:rsid w:val="00156EE1"/>
    <w:rsid w:val="00157B35"/>
    <w:rsid w:val="00157B9D"/>
    <w:rsid w:val="0016027C"/>
    <w:rsid w:val="00161000"/>
    <w:rsid w:val="0016132A"/>
    <w:rsid w:val="00161399"/>
    <w:rsid w:val="00161CB5"/>
    <w:rsid w:val="00161D4D"/>
    <w:rsid w:val="00161DE1"/>
    <w:rsid w:val="001627C5"/>
    <w:rsid w:val="00162B02"/>
    <w:rsid w:val="001633FD"/>
    <w:rsid w:val="001639F3"/>
    <w:rsid w:val="001648E0"/>
    <w:rsid w:val="00164935"/>
    <w:rsid w:val="0016503D"/>
    <w:rsid w:val="0016587C"/>
    <w:rsid w:val="001658D1"/>
    <w:rsid w:val="0016591C"/>
    <w:rsid w:val="00165E3D"/>
    <w:rsid w:val="00166416"/>
    <w:rsid w:val="00166509"/>
    <w:rsid w:val="001667CA"/>
    <w:rsid w:val="001675D3"/>
    <w:rsid w:val="00167A72"/>
    <w:rsid w:val="0017147C"/>
    <w:rsid w:val="0017167E"/>
    <w:rsid w:val="00171E1E"/>
    <w:rsid w:val="001726B0"/>
    <w:rsid w:val="00172908"/>
    <w:rsid w:val="001731CD"/>
    <w:rsid w:val="00173682"/>
    <w:rsid w:val="00173BE2"/>
    <w:rsid w:val="00173E88"/>
    <w:rsid w:val="001741B1"/>
    <w:rsid w:val="001743BB"/>
    <w:rsid w:val="00175002"/>
    <w:rsid w:val="001751DB"/>
    <w:rsid w:val="00175A81"/>
    <w:rsid w:val="00175CFE"/>
    <w:rsid w:val="0017751A"/>
    <w:rsid w:val="001777D4"/>
    <w:rsid w:val="0018017D"/>
    <w:rsid w:val="00180D8B"/>
    <w:rsid w:val="0018102F"/>
    <w:rsid w:val="0018130C"/>
    <w:rsid w:val="00181365"/>
    <w:rsid w:val="00181B2B"/>
    <w:rsid w:val="00181EB2"/>
    <w:rsid w:val="00182982"/>
    <w:rsid w:val="00182C0C"/>
    <w:rsid w:val="00182E42"/>
    <w:rsid w:val="00182E4A"/>
    <w:rsid w:val="0018316E"/>
    <w:rsid w:val="00183265"/>
    <w:rsid w:val="001833EF"/>
    <w:rsid w:val="001834ED"/>
    <w:rsid w:val="00184876"/>
    <w:rsid w:val="001849BB"/>
    <w:rsid w:val="00184CF0"/>
    <w:rsid w:val="00184DF9"/>
    <w:rsid w:val="0018532D"/>
    <w:rsid w:val="0018584B"/>
    <w:rsid w:val="00185A35"/>
    <w:rsid w:val="00185BD3"/>
    <w:rsid w:val="00185CBC"/>
    <w:rsid w:val="001860A6"/>
    <w:rsid w:val="0018620F"/>
    <w:rsid w:val="00186739"/>
    <w:rsid w:val="00186A3D"/>
    <w:rsid w:val="0018719B"/>
    <w:rsid w:val="00187223"/>
    <w:rsid w:val="00187858"/>
    <w:rsid w:val="0019005F"/>
    <w:rsid w:val="001902E3"/>
    <w:rsid w:val="00190B17"/>
    <w:rsid w:val="0019162B"/>
    <w:rsid w:val="00191954"/>
    <w:rsid w:val="001919C4"/>
    <w:rsid w:val="00191D81"/>
    <w:rsid w:val="0019216E"/>
    <w:rsid w:val="001921D4"/>
    <w:rsid w:val="0019295C"/>
    <w:rsid w:val="001929B8"/>
    <w:rsid w:val="00192AB3"/>
    <w:rsid w:val="00192D39"/>
    <w:rsid w:val="00192E84"/>
    <w:rsid w:val="00194150"/>
    <w:rsid w:val="001945B2"/>
    <w:rsid w:val="001947DD"/>
    <w:rsid w:val="00194A09"/>
    <w:rsid w:val="00194AA2"/>
    <w:rsid w:val="00194E09"/>
    <w:rsid w:val="0019581E"/>
    <w:rsid w:val="00195B6A"/>
    <w:rsid w:val="00195BF5"/>
    <w:rsid w:val="001966F5"/>
    <w:rsid w:val="00196AC5"/>
    <w:rsid w:val="00197753"/>
    <w:rsid w:val="00197850"/>
    <w:rsid w:val="00197BEE"/>
    <w:rsid w:val="001A0D27"/>
    <w:rsid w:val="001A0D61"/>
    <w:rsid w:val="001A10FB"/>
    <w:rsid w:val="001A115B"/>
    <w:rsid w:val="001A1B50"/>
    <w:rsid w:val="001A2334"/>
    <w:rsid w:val="001A2C36"/>
    <w:rsid w:val="001A3026"/>
    <w:rsid w:val="001A3153"/>
    <w:rsid w:val="001A39C0"/>
    <w:rsid w:val="001A3F42"/>
    <w:rsid w:val="001A3FFE"/>
    <w:rsid w:val="001A41CB"/>
    <w:rsid w:val="001A44F2"/>
    <w:rsid w:val="001A5514"/>
    <w:rsid w:val="001A55EA"/>
    <w:rsid w:val="001A576B"/>
    <w:rsid w:val="001A5E53"/>
    <w:rsid w:val="001A5F5D"/>
    <w:rsid w:val="001A7629"/>
    <w:rsid w:val="001A77EF"/>
    <w:rsid w:val="001B06A2"/>
    <w:rsid w:val="001B06B5"/>
    <w:rsid w:val="001B09D1"/>
    <w:rsid w:val="001B0F83"/>
    <w:rsid w:val="001B1791"/>
    <w:rsid w:val="001B1D46"/>
    <w:rsid w:val="001B3076"/>
    <w:rsid w:val="001B3DAA"/>
    <w:rsid w:val="001B4134"/>
    <w:rsid w:val="001B4240"/>
    <w:rsid w:val="001B501F"/>
    <w:rsid w:val="001B50B9"/>
    <w:rsid w:val="001B5513"/>
    <w:rsid w:val="001B5D54"/>
    <w:rsid w:val="001B5EE0"/>
    <w:rsid w:val="001B6933"/>
    <w:rsid w:val="001B703A"/>
    <w:rsid w:val="001B7242"/>
    <w:rsid w:val="001B7ABF"/>
    <w:rsid w:val="001B7D4B"/>
    <w:rsid w:val="001B7E9F"/>
    <w:rsid w:val="001C080F"/>
    <w:rsid w:val="001C0F5B"/>
    <w:rsid w:val="001C100E"/>
    <w:rsid w:val="001C194A"/>
    <w:rsid w:val="001C1C90"/>
    <w:rsid w:val="001C2010"/>
    <w:rsid w:val="001C2974"/>
    <w:rsid w:val="001C2B1A"/>
    <w:rsid w:val="001C3209"/>
    <w:rsid w:val="001C35C3"/>
    <w:rsid w:val="001C370B"/>
    <w:rsid w:val="001C3949"/>
    <w:rsid w:val="001C3DEF"/>
    <w:rsid w:val="001C4316"/>
    <w:rsid w:val="001C4573"/>
    <w:rsid w:val="001C4EB7"/>
    <w:rsid w:val="001C5055"/>
    <w:rsid w:val="001C5500"/>
    <w:rsid w:val="001C646B"/>
    <w:rsid w:val="001C6731"/>
    <w:rsid w:val="001C68DA"/>
    <w:rsid w:val="001C6980"/>
    <w:rsid w:val="001C69B5"/>
    <w:rsid w:val="001C6E17"/>
    <w:rsid w:val="001C754B"/>
    <w:rsid w:val="001C75DE"/>
    <w:rsid w:val="001C772C"/>
    <w:rsid w:val="001D0421"/>
    <w:rsid w:val="001D0CDF"/>
    <w:rsid w:val="001D13F9"/>
    <w:rsid w:val="001D1695"/>
    <w:rsid w:val="001D1B69"/>
    <w:rsid w:val="001D1C59"/>
    <w:rsid w:val="001D1C5C"/>
    <w:rsid w:val="001D1DB9"/>
    <w:rsid w:val="001D2737"/>
    <w:rsid w:val="001D29AB"/>
    <w:rsid w:val="001D2BDC"/>
    <w:rsid w:val="001D3A56"/>
    <w:rsid w:val="001D3D4D"/>
    <w:rsid w:val="001D3ED4"/>
    <w:rsid w:val="001D40BF"/>
    <w:rsid w:val="001D44C7"/>
    <w:rsid w:val="001D4BA6"/>
    <w:rsid w:val="001D4D5D"/>
    <w:rsid w:val="001D5729"/>
    <w:rsid w:val="001D5DEA"/>
    <w:rsid w:val="001D6174"/>
    <w:rsid w:val="001D66A2"/>
    <w:rsid w:val="001D6939"/>
    <w:rsid w:val="001D6B2B"/>
    <w:rsid w:val="001D6B2C"/>
    <w:rsid w:val="001D6BD7"/>
    <w:rsid w:val="001D7379"/>
    <w:rsid w:val="001D7460"/>
    <w:rsid w:val="001D7BCE"/>
    <w:rsid w:val="001E11A4"/>
    <w:rsid w:val="001E13F8"/>
    <w:rsid w:val="001E155F"/>
    <w:rsid w:val="001E1C7F"/>
    <w:rsid w:val="001E1E9E"/>
    <w:rsid w:val="001E2590"/>
    <w:rsid w:val="001E2CA0"/>
    <w:rsid w:val="001E2EB1"/>
    <w:rsid w:val="001E364E"/>
    <w:rsid w:val="001E3BE3"/>
    <w:rsid w:val="001E3DEA"/>
    <w:rsid w:val="001E4501"/>
    <w:rsid w:val="001E4637"/>
    <w:rsid w:val="001E46DD"/>
    <w:rsid w:val="001E507A"/>
    <w:rsid w:val="001E5253"/>
    <w:rsid w:val="001E5368"/>
    <w:rsid w:val="001E5448"/>
    <w:rsid w:val="001E6D7B"/>
    <w:rsid w:val="001E71EA"/>
    <w:rsid w:val="001E76E6"/>
    <w:rsid w:val="001E7869"/>
    <w:rsid w:val="001E79EE"/>
    <w:rsid w:val="001E7F15"/>
    <w:rsid w:val="001F023B"/>
    <w:rsid w:val="001F0A88"/>
    <w:rsid w:val="001F0C85"/>
    <w:rsid w:val="001F1750"/>
    <w:rsid w:val="001F1BD2"/>
    <w:rsid w:val="001F1D34"/>
    <w:rsid w:val="001F2327"/>
    <w:rsid w:val="001F2883"/>
    <w:rsid w:val="001F346C"/>
    <w:rsid w:val="001F3A3C"/>
    <w:rsid w:val="001F3C82"/>
    <w:rsid w:val="001F42C4"/>
    <w:rsid w:val="001F4EA2"/>
    <w:rsid w:val="001F51E0"/>
    <w:rsid w:val="001F52E3"/>
    <w:rsid w:val="001F53A6"/>
    <w:rsid w:val="001F5883"/>
    <w:rsid w:val="001F5B7C"/>
    <w:rsid w:val="001F5B9A"/>
    <w:rsid w:val="001F62C1"/>
    <w:rsid w:val="001F63B9"/>
    <w:rsid w:val="001F6514"/>
    <w:rsid w:val="001F6921"/>
    <w:rsid w:val="001F6B2C"/>
    <w:rsid w:val="001F7231"/>
    <w:rsid w:val="001F7D6E"/>
    <w:rsid w:val="001F7DB0"/>
    <w:rsid w:val="002008B6"/>
    <w:rsid w:val="00200958"/>
    <w:rsid w:val="00200AE2"/>
    <w:rsid w:val="00200FC1"/>
    <w:rsid w:val="002011FA"/>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4FD8"/>
    <w:rsid w:val="00206021"/>
    <w:rsid w:val="00206A4E"/>
    <w:rsid w:val="00206C16"/>
    <w:rsid w:val="00207003"/>
    <w:rsid w:val="002079A8"/>
    <w:rsid w:val="0021152C"/>
    <w:rsid w:val="00211940"/>
    <w:rsid w:val="00211BBB"/>
    <w:rsid w:val="00211F61"/>
    <w:rsid w:val="002124A7"/>
    <w:rsid w:val="00212E52"/>
    <w:rsid w:val="0021300D"/>
    <w:rsid w:val="00213440"/>
    <w:rsid w:val="00213513"/>
    <w:rsid w:val="002146A4"/>
    <w:rsid w:val="00214CAF"/>
    <w:rsid w:val="00214F28"/>
    <w:rsid w:val="00215495"/>
    <w:rsid w:val="0021554F"/>
    <w:rsid w:val="00216695"/>
    <w:rsid w:val="00216DD8"/>
    <w:rsid w:val="00217669"/>
    <w:rsid w:val="00217AFA"/>
    <w:rsid w:val="00217C63"/>
    <w:rsid w:val="00217D51"/>
    <w:rsid w:val="0022038B"/>
    <w:rsid w:val="00220415"/>
    <w:rsid w:val="0022136C"/>
    <w:rsid w:val="0022166C"/>
    <w:rsid w:val="002217B8"/>
    <w:rsid w:val="0022223D"/>
    <w:rsid w:val="002223B8"/>
    <w:rsid w:val="002223DC"/>
    <w:rsid w:val="002225C1"/>
    <w:rsid w:val="0022287C"/>
    <w:rsid w:val="0022331D"/>
    <w:rsid w:val="0022350A"/>
    <w:rsid w:val="002236C5"/>
    <w:rsid w:val="00223C7A"/>
    <w:rsid w:val="00223CAA"/>
    <w:rsid w:val="00224351"/>
    <w:rsid w:val="0022478C"/>
    <w:rsid w:val="00224A79"/>
    <w:rsid w:val="00224EC5"/>
    <w:rsid w:val="00225095"/>
    <w:rsid w:val="00225833"/>
    <w:rsid w:val="00225BB8"/>
    <w:rsid w:val="00225D9A"/>
    <w:rsid w:val="00226002"/>
    <w:rsid w:val="002262D1"/>
    <w:rsid w:val="00226452"/>
    <w:rsid w:val="002267F1"/>
    <w:rsid w:val="00226BF0"/>
    <w:rsid w:val="00226D5F"/>
    <w:rsid w:val="00226D88"/>
    <w:rsid w:val="00226FD4"/>
    <w:rsid w:val="00227339"/>
    <w:rsid w:val="002275D2"/>
    <w:rsid w:val="00230363"/>
    <w:rsid w:val="00230583"/>
    <w:rsid w:val="00230A5B"/>
    <w:rsid w:val="002311B7"/>
    <w:rsid w:val="00232085"/>
    <w:rsid w:val="002321A7"/>
    <w:rsid w:val="0023220E"/>
    <w:rsid w:val="002322DC"/>
    <w:rsid w:val="0023318A"/>
    <w:rsid w:val="00233848"/>
    <w:rsid w:val="00234648"/>
    <w:rsid w:val="00235210"/>
    <w:rsid w:val="00235229"/>
    <w:rsid w:val="0023595C"/>
    <w:rsid w:val="00236598"/>
    <w:rsid w:val="00236682"/>
    <w:rsid w:val="002366B3"/>
    <w:rsid w:val="002366BB"/>
    <w:rsid w:val="0023676B"/>
    <w:rsid w:val="00236C38"/>
    <w:rsid w:val="00236D52"/>
    <w:rsid w:val="00237174"/>
    <w:rsid w:val="00237B5B"/>
    <w:rsid w:val="00240275"/>
    <w:rsid w:val="00241254"/>
    <w:rsid w:val="00241661"/>
    <w:rsid w:val="00243D35"/>
    <w:rsid w:val="00243F2B"/>
    <w:rsid w:val="00244185"/>
    <w:rsid w:val="00244216"/>
    <w:rsid w:val="002442AD"/>
    <w:rsid w:val="00244596"/>
    <w:rsid w:val="00244691"/>
    <w:rsid w:val="0024485D"/>
    <w:rsid w:val="00245A01"/>
    <w:rsid w:val="00245CA2"/>
    <w:rsid w:val="00245E27"/>
    <w:rsid w:val="002467B2"/>
    <w:rsid w:val="00246B64"/>
    <w:rsid w:val="0024705F"/>
    <w:rsid w:val="002472DE"/>
    <w:rsid w:val="0024766A"/>
    <w:rsid w:val="002505F8"/>
    <w:rsid w:val="00250695"/>
    <w:rsid w:val="00250B13"/>
    <w:rsid w:val="00250E77"/>
    <w:rsid w:val="00250FC7"/>
    <w:rsid w:val="00251FF2"/>
    <w:rsid w:val="00252442"/>
    <w:rsid w:val="00252708"/>
    <w:rsid w:val="00252BB9"/>
    <w:rsid w:val="00252C40"/>
    <w:rsid w:val="002534F0"/>
    <w:rsid w:val="00253DDA"/>
    <w:rsid w:val="002543DE"/>
    <w:rsid w:val="0025494C"/>
    <w:rsid w:val="00254995"/>
    <w:rsid w:val="00254CE0"/>
    <w:rsid w:val="0025555C"/>
    <w:rsid w:val="002555BF"/>
    <w:rsid w:val="00256337"/>
    <w:rsid w:val="00256364"/>
    <w:rsid w:val="002572B6"/>
    <w:rsid w:val="00257339"/>
    <w:rsid w:val="002577B2"/>
    <w:rsid w:val="00257ADA"/>
    <w:rsid w:val="002602FF"/>
    <w:rsid w:val="002604EB"/>
    <w:rsid w:val="002604F8"/>
    <w:rsid w:val="0026072F"/>
    <w:rsid w:val="002607CA"/>
    <w:rsid w:val="0026081D"/>
    <w:rsid w:val="002608D1"/>
    <w:rsid w:val="0026092E"/>
    <w:rsid w:val="00260D2E"/>
    <w:rsid w:val="00261053"/>
    <w:rsid w:val="00261C5D"/>
    <w:rsid w:val="00261E78"/>
    <w:rsid w:val="002622A2"/>
    <w:rsid w:val="002625CC"/>
    <w:rsid w:val="00264460"/>
    <w:rsid w:val="0026451D"/>
    <w:rsid w:val="002646C7"/>
    <w:rsid w:val="002649A2"/>
    <w:rsid w:val="00264D3F"/>
    <w:rsid w:val="002650D4"/>
    <w:rsid w:val="002663F4"/>
    <w:rsid w:val="00266960"/>
    <w:rsid w:val="00266AD1"/>
    <w:rsid w:val="00266CB1"/>
    <w:rsid w:val="00266F84"/>
    <w:rsid w:val="00267335"/>
    <w:rsid w:val="002708A5"/>
    <w:rsid w:val="00270B13"/>
    <w:rsid w:val="00270DFC"/>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74F"/>
    <w:rsid w:val="00276D6C"/>
    <w:rsid w:val="00276E7E"/>
    <w:rsid w:val="00280571"/>
    <w:rsid w:val="00281139"/>
    <w:rsid w:val="002813AF"/>
    <w:rsid w:val="0028195B"/>
    <w:rsid w:val="00281D2C"/>
    <w:rsid w:val="00281FD2"/>
    <w:rsid w:val="00282963"/>
    <w:rsid w:val="00282C58"/>
    <w:rsid w:val="00282DD2"/>
    <w:rsid w:val="002837CA"/>
    <w:rsid w:val="00283B07"/>
    <w:rsid w:val="002840CA"/>
    <w:rsid w:val="002843EA"/>
    <w:rsid w:val="002858E7"/>
    <w:rsid w:val="00285AB4"/>
    <w:rsid w:val="002860EB"/>
    <w:rsid w:val="002861B6"/>
    <w:rsid w:val="002861E0"/>
    <w:rsid w:val="002867AF"/>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86B"/>
    <w:rsid w:val="00294B62"/>
    <w:rsid w:val="00294C7D"/>
    <w:rsid w:val="00294FD7"/>
    <w:rsid w:val="0029510B"/>
    <w:rsid w:val="00295EDD"/>
    <w:rsid w:val="002961DC"/>
    <w:rsid w:val="00296410"/>
    <w:rsid w:val="002967A4"/>
    <w:rsid w:val="00296E5A"/>
    <w:rsid w:val="002971C8"/>
    <w:rsid w:val="0029770B"/>
    <w:rsid w:val="0029775D"/>
    <w:rsid w:val="00297A41"/>
    <w:rsid w:val="002A0365"/>
    <w:rsid w:val="002A0F3C"/>
    <w:rsid w:val="002A112C"/>
    <w:rsid w:val="002A1146"/>
    <w:rsid w:val="002A25C3"/>
    <w:rsid w:val="002A2FFC"/>
    <w:rsid w:val="002A34FD"/>
    <w:rsid w:val="002A3516"/>
    <w:rsid w:val="002A3A54"/>
    <w:rsid w:val="002A3DA1"/>
    <w:rsid w:val="002A3DCC"/>
    <w:rsid w:val="002A3EF5"/>
    <w:rsid w:val="002A4166"/>
    <w:rsid w:val="002A4749"/>
    <w:rsid w:val="002A4D44"/>
    <w:rsid w:val="002A5611"/>
    <w:rsid w:val="002A5BB4"/>
    <w:rsid w:val="002A5E00"/>
    <w:rsid w:val="002A69B5"/>
    <w:rsid w:val="002A6D1F"/>
    <w:rsid w:val="002A6DE9"/>
    <w:rsid w:val="002A7374"/>
    <w:rsid w:val="002A7477"/>
    <w:rsid w:val="002A7753"/>
    <w:rsid w:val="002B076A"/>
    <w:rsid w:val="002B0A41"/>
    <w:rsid w:val="002B0C22"/>
    <w:rsid w:val="002B0CAE"/>
    <w:rsid w:val="002B16F6"/>
    <w:rsid w:val="002B1A96"/>
    <w:rsid w:val="002B1AEC"/>
    <w:rsid w:val="002B1F20"/>
    <w:rsid w:val="002B2DDE"/>
    <w:rsid w:val="002B3054"/>
    <w:rsid w:val="002B3665"/>
    <w:rsid w:val="002B3B5F"/>
    <w:rsid w:val="002B4005"/>
    <w:rsid w:val="002B42D7"/>
    <w:rsid w:val="002B47B3"/>
    <w:rsid w:val="002B4DC4"/>
    <w:rsid w:val="002B58E3"/>
    <w:rsid w:val="002B5B01"/>
    <w:rsid w:val="002B5D28"/>
    <w:rsid w:val="002B6225"/>
    <w:rsid w:val="002B6565"/>
    <w:rsid w:val="002B6E40"/>
    <w:rsid w:val="002B7938"/>
    <w:rsid w:val="002B7DE4"/>
    <w:rsid w:val="002C1D26"/>
    <w:rsid w:val="002C2238"/>
    <w:rsid w:val="002C24B5"/>
    <w:rsid w:val="002C29E2"/>
    <w:rsid w:val="002C39BD"/>
    <w:rsid w:val="002C3E39"/>
    <w:rsid w:val="002C4309"/>
    <w:rsid w:val="002C47D4"/>
    <w:rsid w:val="002C541D"/>
    <w:rsid w:val="002C549D"/>
    <w:rsid w:val="002C560A"/>
    <w:rsid w:val="002C5797"/>
    <w:rsid w:val="002C58EF"/>
    <w:rsid w:val="002C6BE9"/>
    <w:rsid w:val="002C6C26"/>
    <w:rsid w:val="002C6EC2"/>
    <w:rsid w:val="002C7743"/>
    <w:rsid w:val="002C7C59"/>
    <w:rsid w:val="002D0013"/>
    <w:rsid w:val="002D03AF"/>
    <w:rsid w:val="002D0683"/>
    <w:rsid w:val="002D07DC"/>
    <w:rsid w:val="002D0ADD"/>
    <w:rsid w:val="002D1756"/>
    <w:rsid w:val="002D1B68"/>
    <w:rsid w:val="002D1C42"/>
    <w:rsid w:val="002D1C95"/>
    <w:rsid w:val="002D1D32"/>
    <w:rsid w:val="002D223D"/>
    <w:rsid w:val="002D23F6"/>
    <w:rsid w:val="002D27D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6DEF"/>
    <w:rsid w:val="002D71E7"/>
    <w:rsid w:val="002D7723"/>
    <w:rsid w:val="002D79A5"/>
    <w:rsid w:val="002E0B2D"/>
    <w:rsid w:val="002E1494"/>
    <w:rsid w:val="002E16A0"/>
    <w:rsid w:val="002E1C2D"/>
    <w:rsid w:val="002E1F7C"/>
    <w:rsid w:val="002E25FA"/>
    <w:rsid w:val="002E2872"/>
    <w:rsid w:val="002E2D21"/>
    <w:rsid w:val="002E2F5E"/>
    <w:rsid w:val="002E2F77"/>
    <w:rsid w:val="002E32A4"/>
    <w:rsid w:val="002E35F2"/>
    <w:rsid w:val="002E363E"/>
    <w:rsid w:val="002E36F6"/>
    <w:rsid w:val="002E3FE4"/>
    <w:rsid w:val="002E43D2"/>
    <w:rsid w:val="002E4456"/>
    <w:rsid w:val="002E4492"/>
    <w:rsid w:val="002E4BC7"/>
    <w:rsid w:val="002E5042"/>
    <w:rsid w:val="002E5213"/>
    <w:rsid w:val="002E5611"/>
    <w:rsid w:val="002E5BDB"/>
    <w:rsid w:val="002E5ED9"/>
    <w:rsid w:val="002E5F01"/>
    <w:rsid w:val="002E65D0"/>
    <w:rsid w:val="002E68EC"/>
    <w:rsid w:val="002E6A3C"/>
    <w:rsid w:val="002E7799"/>
    <w:rsid w:val="002E7AD5"/>
    <w:rsid w:val="002E7DBF"/>
    <w:rsid w:val="002F05AB"/>
    <w:rsid w:val="002F0D57"/>
    <w:rsid w:val="002F2138"/>
    <w:rsid w:val="002F23F4"/>
    <w:rsid w:val="002F3285"/>
    <w:rsid w:val="002F3DF8"/>
    <w:rsid w:val="002F409E"/>
    <w:rsid w:val="002F43B3"/>
    <w:rsid w:val="002F4528"/>
    <w:rsid w:val="002F4BF5"/>
    <w:rsid w:val="002F5505"/>
    <w:rsid w:val="002F653F"/>
    <w:rsid w:val="002F673F"/>
    <w:rsid w:val="002F6943"/>
    <w:rsid w:val="002F714B"/>
    <w:rsid w:val="002F7904"/>
    <w:rsid w:val="002F7C64"/>
    <w:rsid w:val="00300190"/>
    <w:rsid w:val="003006BB"/>
    <w:rsid w:val="00300900"/>
    <w:rsid w:val="00300DAE"/>
    <w:rsid w:val="00301E92"/>
    <w:rsid w:val="0030229C"/>
    <w:rsid w:val="00302976"/>
    <w:rsid w:val="0030314C"/>
    <w:rsid w:val="003034C6"/>
    <w:rsid w:val="00303544"/>
    <w:rsid w:val="00303575"/>
    <w:rsid w:val="00303651"/>
    <w:rsid w:val="00303A88"/>
    <w:rsid w:val="003046F2"/>
    <w:rsid w:val="00304A09"/>
    <w:rsid w:val="00304A59"/>
    <w:rsid w:val="003055C6"/>
    <w:rsid w:val="003058FB"/>
    <w:rsid w:val="00305BFB"/>
    <w:rsid w:val="00305E4B"/>
    <w:rsid w:val="00305F49"/>
    <w:rsid w:val="00307275"/>
    <w:rsid w:val="00307FEE"/>
    <w:rsid w:val="0031009E"/>
    <w:rsid w:val="00310909"/>
    <w:rsid w:val="00310DA6"/>
    <w:rsid w:val="003111F2"/>
    <w:rsid w:val="00311989"/>
    <w:rsid w:val="003120E9"/>
    <w:rsid w:val="00312426"/>
    <w:rsid w:val="00312935"/>
    <w:rsid w:val="00312BA1"/>
    <w:rsid w:val="00312F42"/>
    <w:rsid w:val="0031359A"/>
    <w:rsid w:val="0031362F"/>
    <w:rsid w:val="00313A96"/>
    <w:rsid w:val="00313E55"/>
    <w:rsid w:val="003143D3"/>
    <w:rsid w:val="003153CA"/>
    <w:rsid w:val="0031567A"/>
    <w:rsid w:val="00316600"/>
    <w:rsid w:val="0031666A"/>
    <w:rsid w:val="003167D3"/>
    <w:rsid w:val="00316965"/>
    <w:rsid w:val="0031715D"/>
    <w:rsid w:val="003173B5"/>
    <w:rsid w:val="003179DD"/>
    <w:rsid w:val="00317EB8"/>
    <w:rsid w:val="003207F4"/>
    <w:rsid w:val="003214AB"/>
    <w:rsid w:val="00321BAC"/>
    <w:rsid w:val="00321BEF"/>
    <w:rsid w:val="0032207A"/>
    <w:rsid w:val="0032264F"/>
    <w:rsid w:val="0032272D"/>
    <w:rsid w:val="0032354C"/>
    <w:rsid w:val="00323A00"/>
    <w:rsid w:val="00323E62"/>
    <w:rsid w:val="00324F67"/>
    <w:rsid w:val="00324FC5"/>
    <w:rsid w:val="00325B5F"/>
    <w:rsid w:val="00325E8B"/>
    <w:rsid w:val="00325F7A"/>
    <w:rsid w:val="003266E4"/>
    <w:rsid w:val="003267E3"/>
    <w:rsid w:val="00326F4B"/>
    <w:rsid w:val="0032754E"/>
    <w:rsid w:val="00327E5C"/>
    <w:rsid w:val="00331970"/>
    <w:rsid w:val="00331AAC"/>
    <w:rsid w:val="00331E35"/>
    <w:rsid w:val="00332029"/>
    <w:rsid w:val="003322EC"/>
    <w:rsid w:val="00332495"/>
    <w:rsid w:val="003324F4"/>
    <w:rsid w:val="00332B43"/>
    <w:rsid w:val="00333469"/>
    <w:rsid w:val="0033353E"/>
    <w:rsid w:val="00333885"/>
    <w:rsid w:val="00333923"/>
    <w:rsid w:val="00333E7A"/>
    <w:rsid w:val="00333EA5"/>
    <w:rsid w:val="00334A4F"/>
    <w:rsid w:val="003351A7"/>
    <w:rsid w:val="00335C71"/>
    <w:rsid w:val="00335D7D"/>
    <w:rsid w:val="00335ED8"/>
    <w:rsid w:val="00335FA7"/>
    <w:rsid w:val="00336BEB"/>
    <w:rsid w:val="0033708B"/>
    <w:rsid w:val="003374EB"/>
    <w:rsid w:val="00337629"/>
    <w:rsid w:val="003377C0"/>
    <w:rsid w:val="00337AD4"/>
    <w:rsid w:val="00340D4E"/>
    <w:rsid w:val="0034238C"/>
    <w:rsid w:val="003424FF"/>
    <w:rsid w:val="00342671"/>
    <w:rsid w:val="00342E31"/>
    <w:rsid w:val="0034328D"/>
    <w:rsid w:val="00343A0A"/>
    <w:rsid w:val="0034427C"/>
    <w:rsid w:val="0034428A"/>
    <w:rsid w:val="003444A3"/>
    <w:rsid w:val="0034490D"/>
    <w:rsid w:val="00344C51"/>
    <w:rsid w:val="0034527D"/>
    <w:rsid w:val="003454B6"/>
    <w:rsid w:val="00345701"/>
    <w:rsid w:val="003460BD"/>
    <w:rsid w:val="00346CF0"/>
    <w:rsid w:val="00346F2B"/>
    <w:rsid w:val="00347ECD"/>
    <w:rsid w:val="00347F40"/>
    <w:rsid w:val="00350F24"/>
    <w:rsid w:val="00351290"/>
    <w:rsid w:val="003523BA"/>
    <w:rsid w:val="003525EF"/>
    <w:rsid w:val="00354022"/>
    <w:rsid w:val="00354132"/>
    <w:rsid w:val="0035491A"/>
    <w:rsid w:val="003549C6"/>
    <w:rsid w:val="00354D6A"/>
    <w:rsid w:val="00354D80"/>
    <w:rsid w:val="003559FB"/>
    <w:rsid w:val="003560AF"/>
    <w:rsid w:val="00357155"/>
    <w:rsid w:val="003575D5"/>
    <w:rsid w:val="00360E0A"/>
    <w:rsid w:val="003613B4"/>
    <w:rsid w:val="003613D0"/>
    <w:rsid w:val="00361957"/>
    <w:rsid w:val="00361A77"/>
    <w:rsid w:val="00361B50"/>
    <w:rsid w:val="00361DF5"/>
    <w:rsid w:val="003622A1"/>
    <w:rsid w:val="0036234F"/>
    <w:rsid w:val="0036255D"/>
    <w:rsid w:val="003626E1"/>
    <w:rsid w:val="0036272A"/>
    <w:rsid w:val="00362D07"/>
    <w:rsid w:val="00362EE2"/>
    <w:rsid w:val="003636C5"/>
    <w:rsid w:val="00363F78"/>
    <w:rsid w:val="0036461E"/>
    <w:rsid w:val="00364F61"/>
    <w:rsid w:val="003658A6"/>
    <w:rsid w:val="003661B7"/>
    <w:rsid w:val="00366830"/>
    <w:rsid w:val="003669CD"/>
    <w:rsid w:val="0036700C"/>
    <w:rsid w:val="00367040"/>
    <w:rsid w:val="0036761E"/>
    <w:rsid w:val="0036783A"/>
    <w:rsid w:val="003678AB"/>
    <w:rsid w:val="00367ABE"/>
    <w:rsid w:val="00367F85"/>
    <w:rsid w:val="003703ED"/>
    <w:rsid w:val="00370C69"/>
    <w:rsid w:val="0037252C"/>
    <w:rsid w:val="0037292C"/>
    <w:rsid w:val="00372F9D"/>
    <w:rsid w:val="003732AE"/>
    <w:rsid w:val="0037351F"/>
    <w:rsid w:val="00373550"/>
    <w:rsid w:val="00373E8E"/>
    <w:rsid w:val="00374352"/>
    <w:rsid w:val="00374653"/>
    <w:rsid w:val="0037499A"/>
    <w:rsid w:val="003749CE"/>
    <w:rsid w:val="00374A0D"/>
    <w:rsid w:val="00374FC1"/>
    <w:rsid w:val="0037528F"/>
    <w:rsid w:val="0037569A"/>
    <w:rsid w:val="00376814"/>
    <w:rsid w:val="003769C1"/>
    <w:rsid w:val="00376DC8"/>
    <w:rsid w:val="00377055"/>
    <w:rsid w:val="00377A53"/>
    <w:rsid w:val="00377C95"/>
    <w:rsid w:val="003800BB"/>
    <w:rsid w:val="00380592"/>
    <w:rsid w:val="0038104A"/>
    <w:rsid w:val="00381626"/>
    <w:rsid w:val="003816C1"/>
    <w:rsid w:val="00381C45"/>
    <w:rsid w:val="00381E51"/>
    <w:rsid w:val="003820D3"/>
    <w:rsid w:val="00383996"/>
    <w:rsid w:val="00384371"/>
    <w:rsid w:val="00384C74"/>
    <w:rsid w:val="00385418"/>
    <w:rsid w:val="003856B5"/>
    <w:rsid w:val="003863A6"/>
    <w:rsid w:val="0038666D"/>
    <w:rsid w:val="00386E88"/>
    <w:rsid w:val="003873BE"/>
    <w:rsid w:val="003876F7"/>
    <w:rsid w:val="0038770F"/>
    <w:rsid w:val="00387847"/>
    <w:rsid w:val="003879FE"/>
    <w:rsid w:val="00387F6F"/>
    <w:rsid w:val="0039081F"/>
    <w:rsid w:val="0039084B"/>
    <w:rsid w:val="00390DF7"/>
    <w:rsid w:val="00390F78"/>
    <w:rsid w:val="00391318"/>
    <w:rsid w:val="0039282A"/>
    <w:rsid w:val="00392B1A"/>
    <w:rsid w:val="00392C6E"/>
    <w:rsid w:val="00392F52"/>
    <w:rsid w:val="00393379"/>
    <w:rsid w:val="0039341D"/>
    <w:rsid w:val="003936BE"/>
    <w:rsid w:val="00393A93"/>
    <w:rsid w:val="00393CD0"/>
    <w:rsid w:val="00394226"/>
    <w:rsid w:val="00394B16"/>
    <w:rsid w:val="00394D91"/>
    <w:rsid w:val="00395077"/>
    <w:rsid w:val="00395094"/>
    <w:rsid w:val="003954A5"/>
    <w:rsid w:val="00395865"/>
    <w:rsid w:val="00395E70"/>
    <w:rsid w:val="003961B0"/>
    <w:rsid w:val="0039651F"/>
    <w:rsid w:val="00396806"/>
    <w:rsid w:val="00396B70"/>
    <w:rsid w:val="00396DFE"/>
    <w:rsid w:val="00397245"/>
    <w:rsid w:val="00397483"/>
    <w:rsid w:val="00397AD8"/>
    <w:rsid w:val="00397C80"/>
    <w:rsid w:val="003A03BE"/>
    <w:rsid w:val="003A077E"/>
    <w:rsid w:val="003A1218"/>
    <w:rsid w:val="003A1438"/>
    <w:rsid w:val="003A174C"/>
    <w:rsid w:val="003A18BB"/>
    <w:rsid w:val="003A19AC"/>
    <w:rsid w:val="003A272E"/>
    <w:rsid w:val="003A2B8C"/>
    <w:rsid w:val="003A34B4"/>
    <w:rsid w:val="003A3A36"/>
    <w:rsid w:val="003A3B5B"/>
    <w:rsid w:val="003A3EEF"/>
    <w:rsid w:val="003A42A3"/>
    <w:rsid w:val="003A46C7"/>
    <w:rsid w:val="003A485D"/>
    <w:rsid w:val="003A4ACC"/>
    <w:rsid w:val="003A51C4"/>
    <w:rsid w:val="003A57AA"/>
    <w:rsid w:val="003A5E9D"/>
    <w:rsid w:val="003A5EB2"/>
    <w:rsid w:val="003A5F45"/>
    <w:rsid w:val="003A5F64"/>
    <w:rsid w:val="003A689D"/>
    <w:rsid w:val="003A6C1E"/>
    <w:rsid w:val="003A7A04"/>
    <w:rsid w:val="003A7F6F"/>
    <w:rsid w:val="003B0012"/>
    <w:rsid w:val="003B0AAF"/>
    <w:rsid w:val="003B0D48"/>
    <w:rsid w:val="003B1189"/>
    <w:rsid w:val="003B121A"/>
    <w:rsid w:val="003B1279"/>
    <w:rsid w:val="003B187F"/>
    <w:rsid w:val="003B1BC1"/>
    <w:rsid w:val="003B2C28"/>
    <w:rsid w:val="003B353C"/>
    <w:rsid w:val="003B3E62"/>
    <w:rsid w:val="003B413B"/>
    <w:rsid w:val="003B4275"/>
    <w:rsid w:val="003B4A39"/>
    <w:rsid w:val="003B4A88"/>
    <w:rsid w:val="003B5112"/>
    <w:rsid w:val="003B52BF"/>
    <w:rsid w:val="003B5CDC"/>
    <w:rsid w:val="003B5EA6"/>
    <w:rsid w:val="003B6D22"/>
    <w:rsid w:val="003B7867"/>
    <w:rsid w:val="003B7C3C"/>
    <w:rsid w:val="003B7F8E"/>
    <w:rsid w:val="003C017A"/>
    <w:rsid w:val="003C1049"/>
    <w:rsid w:val="003C23A6"/>
    <w:rsid w:val="003C23B9"/>
    <w:rsid w:val="003C3921"/>
    <w:rsid w:val="003C3D95"/>
    <w:rsid w:val="003C43B2"/>
    <w:rsid w:val="003C460A"/>
    <w:rsid w:val="003C49BD"/>
    <w:rsid w:val="003C4E8A"/>
    <w:rsid w:val="003C5557"/>
    <w:rsid w:val="003C5D1E"/>
    <w:rsid w:val="003C63AE"/>
    <w:rsid w:val="003C686A"/>
    <w:rsid w:val="003C6D5C"/>
    <w:rsid w:val="003C7603"/>
    <w:rsid w:val="003C76B9"/>
    <w:rsid w:val="003C7774"/>
    <w:rsid w:val="003D07D3"/>
    <w:rsid w:val="003D1372"/>
    <w:rsid w:val="003D13E6"/>
    <w:rsid w:val="003D1536"/>
    <w:rsid w:val="003D1907"/>
    <w:rsid w:val="003D1AA2"/>
    <w:rsid w:val="003D1AFF"/>
    <w:rsid w:val="003D24D8"/>
    <w:rsid w:val="003D394F"/>
    <w:rsid w:val="003D3ADB"/>
    <w:rsid w:val="003D40BF"/>
    <w:rsid w:val="003D43DF"/>
    <w:rsid w:val="003D457D"/>
    <w:rsid w:val="003D47AC"/>
    <w:rsid w:val="003D4B21"/>
    <w:rsid w:val="003D59D3"/>
    <w:rsid w:val="003D62CF"/>
    <w:rsid w:val="003D6B98"/>
    <w:rsid w:val="003D6C5C"/>
    <w:rsid w:val="003D6C61"/>
    <w:rsid w:val="003D6C8D"/>
    <w:rsid w:val="003D6D5A"/>
    <w:rsid w:val="003D70B1"/>
    <w:rsid w:val="003D73C6"/>
    <w:rsid w:val="003D7B89"/>
    <w:rsid w:val="003D7D8A"/>
    <w:rsid w:val="003E089C"/>
    <w:rsid w:val="003E0FD3"/>
    <w:rsid w:val="003E211F"/>
    <w:rsid w:val="003E2587"/>
    <w:rsid w:val="003E2BE5"/>
    <w:rsid w:val="003E2E19"/>
    <w:rsid w:val="003E3EC4"/>
    <w:rsid w:val="003E4400"/>
    <w:rsid w:val="003E45F8"/>
    <w:rsid w:val="003E49EA"/>
    <w:rsid w:val="003E5B86"/>
    <w:rsid w:val="003E5ED3"/>
    <w:rsid w:val="003E6846"/>
    <w:rsid w:val="003E7300"/>
    <w:rsid w:val="003E77CF"/>
    <w:rsid w:val="003F0B73"/>
    <w:rsid w:val="003F120A"/>
    <w:rsid w:val="003F1D07"/>
    <w:rsid w:val="003F1D6C"/>
    <w:rsid w:val="003F1F49"/>
    <w:rsid w:val="003F23D2"/>
    <w:rsid w:val="003F2494"/>
    <w:rsid w:val="003F296B"/>
    <w:rsid w:val="003F3476"/>
    <w:rsid w:val="003F3A8A"/>
    <w:rsid w:val="003F3FBD"/>
    <w:rsid w:val="003F4A05"/>
    <w:rsid w:val="003F4FC4"/>
    <w:rsid w:val="003F5869"/>
    <w:rsid w:val="003F5E2A"/>
    <w:rsid w:val="003F6004"/>
    <w:rsid w:val="003F6474"/>
    <w:rsid w:val="003F7B5B"/>
    <w:rsid w:val="0040109D"/>
    <w:rsid w:val="0040109F"/>
    <w:rsid w:val="0040159E"/>
    <w:rsid w:val="004019AE"/>
    <w:rsid w:val="00401A73"/>
    <w:rsid w:val="004026E5"/>
    <w:rsid w:val="004027CE"/>
    <w:rsid w:val="004027F6"/>
    <w:rsid w:val="0040317A"/>
    <w:rsid w:val="00404582"/>
    <w:rsid w:val="00404801"/>
    <w:rsid w:val="004052EB"/>
    <w:rsid w:val="004055A0"/>
    <w:rsid w:val="00405D21"/>
    <w:rsid w:val="00406314"/>
    <w:rsid w:val="00407A02"/>
    <w:rsid w:val="00407B57"/>
    <w:rsid w:val="00410041"/>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4F2F"/>
    <w:rsid w:val="00415060"/>
    <w:rsid w:val="00415823"/>
    <w:rsid w:val="00415AD7"/>
    <w:rsid w:val="00415EC5"/>
    <w:rsid w:val="004163C6"/>
    <w:rsid w:val="00416E33"/>
    <w:rsid w:val="00416EC6"/>
    <w:rsid w:val="004171B1"/>
    <w:rsid w:val="0041740F"/>
    <w:rsid w:val="00417631"/>
    <w:rsid w:val="00417957"/>
    <w:rsid w:val="004208E6"/>
    <w:rsid w:val="00420EB2"/>
    <w:rsid w:val="00421034"/>
    <w:rsid w:val="00421273"/>
    <w:rsid w:val="004214FC"/>
    <w:rsid w:val="00421C79"/>
    <w:rsid w:val="00421E7E"/>
    <w:rsid w:val="004221D3"/>
    <w:rsid w:val="00422527"/>
    <w:rsid w:val="00422F16"/>
    <w:rsid w:val="004230C6"/>
    <w:rsid w:val="004238D2"/>
    <w:rsid w:val="00423B56"/>
    <w:rsid w:val="00423CCD"/>
    <w:rsid w:val="00423F13"/>
    <w:rsid w:val="004244C2"/>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3100"/>
    <w:rsid w:val="00433252"/>
    <w:rsid w:val="004338A0"/>
    <w:rsid w:val="00433ABB"/>
    <w:rsid w:val="00433BFC"/>
    <w:rsid w:val="00434354"/>
    <w:rsid w:val="0043482D"/>
    <w:rsid w:val="00435259"/>
    <w:rsid w:val="004367C4"/>
    <w:rsid w:val="004371CE"/>
    <w:rsid w:val="00437599"/>
    <w:rsid w:val="00437F62"/>
    <w:rsid w:val="00437F86"/>
    <w:rsid w:val="00440309"/>
    <w:rsid w:val="00441D07"/>
    <w:rsid w:val="00442236"/>
    <w:rsid w:val="0044258F"/>
    <w:rsid w:val="004429AB"/>
    <w:rsid w:val="00442BFD"/>
    <w:rsid w:val="00443367"/>
    <w:rsid w:val="00443B74"/>
    <w:rsid w:val="00443E00"/>
    <w:rsid w:val="004448DE"/>
    <w:rsid w:val="00444ECA"/>
    <w:rsid w:val="00444FC6"/>
    <w:rsid w:val="0044678D"/>
    <w:rsid w:val="00447614"/>
    <w:rsid w:val="004478B1"/>
    <w:rsid w:val="00447D7F"/>
    <w:rsid w:val="00451754"/>
    <w:rsid w:val="00451B90"/>
    <w:rsid w:val="004521BE"/>
    <w:rsid w:val="004543C1"/>
    <w:rsid w:val="00454B0D"/>
    <w:rsid w:val="00455DEA"/>
    <w:rsid w:val="0045651A"/>
    <w:rsid w:val="00456BEF"/>
    <w:rsid w:val="00457825"/>
    <w:rsid w:val="00457E16"/>
    <w:rsid w:val="0046130B"/>
    <w:rsid w:val="004614B7"/>
    <w:rsid w:val="0046159F"/>
    <w:rsid w:val="0046171F"/>
    <w:rsid w:val="00461A6B"/>
    <w:rsid w:val="00461C25"/>
    <w:rsid w:val="00461E68"/>
    <w:rsid w:val="004626AD"/>
    <w:rsid w:val="00462B11"/>
    <w:rsid w:val="00462EDF"/>
    <w:rsid w:val="00463C95"/>
    <w:rsid w:val="00464B10"/>
    <w:rsid w:val="00464C2A"/>
    <w:rsid w:val="00464FB3"/>
    <w:rsid w:val="00465093"/>
    <w:rsid w:val="00465828"/>
    <w:rsid w:val="0046682B"/>
    <w:rsid w:val="004672FC"/>
    <w:rsid w:val="00467FEB"/>
    <w:rsid w:val="00470213"/>
    <w:rsid w:val="0047039A"/>
    <w:rsid w:val="0047039D"/>
    <w:rsid w:val="00471534"/>
    <w:rsid w:val="00472493"/>
    <w:rsid w:val="004726F4"/>
    <w:rsid w:val="0047374E"/>
    <w:rsid w:val="00473801"/>
    <w:rsid w:val="00473F8E"/>
    <w:rsid w:val="0047466A"/>
    <w:rsid w:val="004746DB"/>
    <w:rsid w:val="00474E64"/>
    <w:rsid w:val="00475513"/>
    <w:rsid w:val="00475A22"/>
    <w:rsid w:val="00475B1C"/>
    <w:rsid w:val="0047645F"/>
    <w:rsid w:val="004766DC"/>
    <w:rsid w:val="00477103"/>
    <w:rsid w:val="00477763"/>
    <w:rsid w:val="00477946"/>
    <w:rsid w:val="0047794A"/>
    <w:rsid w:val="0048038E"/>
    <w:rsid w:val="004809AB"/>
    <w:rsid w:val="00480CEC"/>
    <w:rsid w:val="00480D7C"/>
    <w:rsid w:val="00480E98"/>
    <w:rsid w:val="00481694"/>
    <w:rsid w:val="00482180"/>
    <w:rsid w:val="00482A0C"/>
    <w:rsid w:val="00482D7A"/>
    <w:rsid w:val="004839B1"/>
    <w:rsid w:val="00483F0A"/>
    <w:rsid w:val="00483FE0"/>
    <w:rsid w:val="00484225"/>
    <w:rsid w:val="0048452F"/>
    <w:rsid w:val="0048497E"/>
    <w:rsid w:val="00484A5A"/>
    <w:rsid w:val="00484A63"/>
    <w:rsid w:val="004854B1"/>
    <w:rsid w:val="0048560F"/>
    <w:rsid w:val="00485709"/>
    <w:rsid w:val="00485BFA"/>
    <w:rsid w:val="00485F2B"/>
    <w:rsid w:val="00485F9F"/>
    <w:rsid w:val="00486A9E"/>
    <w:rsid w:val="00486BC9"/>
    <w:rsid w:val="00486F3F"/>
    <w:rsid w:val="004872BA"/>
    <w:rsid w:val="004877F6"/>
    <w:rsid w:val="0049024F"/>
    <w:rsid w:val="00490A50"/>
    <w:rsid w:val="00490FA5"/>
    <w:rsid w:val="00491123"/>
    <w:rsid w:val="00491F3C"/>
    <w:rsid w:val="0049258A"/>
    <w:rsid w:val="004936F5"/>
    <w:rsid w:val="0049432D"/>
    <w:rsid w:val="00494C8F"/>
    <w:rsid w:val="004951D0"/>
    <w:rsid w:val="0049569F"/>
    <w:rsid w:val="00495A3A"/>
    <w:rsid w:val="00495BB1"/>
    <w:rsid w:val="00496245"/>
    <w:rsid w:val="00496E09"/>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6B"/>
    <w:rsid w:val="004A4EDF"/>
    <w:rsid w:val="004A4F47"/>
    <w:rsid w:val="004A5473"/>
    <w:rsid w:val="004A663F"/>
    <w:rsid w:val="004A688C"/>
    <w:rsid w:val="004A6FA5"/>
    <w:rsid w:val="004A7623"/>
    <w:rsid w:val="004B05EF"/>
    <w:rsid w:val="004B0736"/>
    <w:rsid w:val="004B0EDF"/>
    <w:rsid w:val="004B1027"/>
    <w:rsid w:val="004B1B17"/>
    <w:rsid w:val="004B260D"/>
    <w:rsid w:val="004B2F3B"/>
    <w:rsid w:val="004B32C3"/>
    <w:rsid w:val="004B363E"/>
    <w:rsid w:val="004B3C2B"/>
    <w:rsid w:val="004B3E85"/>
    <w:rsid w:val="004B40A3"/>
    <w:rsid w:val="004B449A"/>
    <w:rsid w:val="004B4800"/>
    <w:rsid w:val="004B4A11"/>
    <w:rsid w:val="004B4FC7"/>
    <w:rsid w:val="004B5AD2"/>
    <w:rsid w:val="004B6048"/>
    <w:rsid w:val="004B6A9C"/>
    <w:rsid w:val="004B6B70"/>
    <w:rsid w:val="004B6DDE"/>
    <w:rsid w:val="004B6F9D"/>
    <w:rsid w:val="004B7192"/>
    <w:rsid w:val="004B72B7"/>
    <w:rsid w:val="004B749A"/>
    <w:rsid w:val="004B7DFB"/>
    <w:rsid w:val="004B7E11"/>
    <w:rsid w:val="004C00A6"/>
    <w:rsid w:val="004C0C8C"/>
    <w:rsid w:val="004C0CEE"/>
    <w:rsid w:val="004C0D5B"/>
    <w:rsid w:val="004C1007"/>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134"/>
    <w:rsid w:val="004C7B05"/>
    <w:rsid w:val="004D0014"/>
    <w:rsid w:val="004D0078"/>
    <w:rsid w:val="004D04C1"/>
    <w:rsid w:val="004D0548"/>
    <w:rsid w:val="004D06FE"/>
    <w:rsid w:val="004D0BA4"/>
    <w:rsid w:val="004D1041"/>
    <w:rsid w:val="004D12A4"/>
    <w:rsid w:val="004D1418"/>
    <w:rsid w:val="004D1611"/>
    <w:rsid w:val="004D1926"/>
    <w:rsid w:val="004D1EF0"/>
    <w:rsid w:val="004D2A8D"/>
    <w:rsid w:val="004D4114"/>
    <w:rsid w:val="004D4497"/>
    <w:rsid w:val="004D44FA"/>
    <w:rsid w:val="004D4519"/>
    <w:rsid w:val="004D48B6"/>
    <w:rsid w:val="004D4E7E"/>
    <w:rsid w:val="004D5057"/>
    <w:rsid w:val="004D5131"/>
    <w:rsid w:val="004D5E87"/>
    <w:rsid w:val="004D5F92"/>
    <w:rsid w:val="004D6000"/>
    <w:rsid w:val="004D6081"/>
    <w:rsid w:val="004D6660"/>
    <w:rsid w:val="004D6F15"/>
    <w:rsid w:val="004D7E54"/>
    <w:rsid w:val="004D7FC7"/>
    <w:rsid w:val="004E0D90"/>
    <w:rsid w:val="004E0FEF"/>
    <w:rsid w:val="004E1015"/>
    <w:rsid w:val="004E16E6"/>
    <w:rsid w:val="004E1859"/>
    <w:rsid w:val="004E1975"/>
    <w:rsid w:val="004E1AAE"/>
    <w:rsid w:val="004E1B20"/>
    <w:rsid w:val="004E1BEB"/>
    <w:rsid w:val="004E1C8B"/>
    <w:rsid w:val="004E2427"/>
    <w:rsid w:val="004E251B"/>
    <w:rsid w:val="004E264C"/>
    <w:rsid w:val="004E2770"/>
    <w:rsid w:val="004E29B0"/>
    <w:rsid w:val="004E2D8D"/>
    <w:rsid w:val="004E34BE"/>
    <w:rsid w:val="004E3A52"/>
    <w:rsid w:val="004E47BE"/>
    <w:rsid w:val="004E50CF"/>
    <w:rsid w:val="004E55FA"/>
    <w:rsid w:val="004E56F4"/>
    <w:rsid w:val="004E595F"/>
    <w:rsid w:val="004E5F88"/>
    <w:rsid w:val="004E63E6"/>
    <w:rsid w:val="004E679D"/>
    <w:rsid w:val="004E7041"/>
    <w:rsid w:val="004E7E50"/>
    <w:rsid w:val="004E7F3A"/>
    <w:rsid w:val="004F0006"/>
    <w:rsid w:val="004F0128"/>
    <w:rsid w:val="004F0691"/>
    <w:rsid w:val="004F0BBA"/>
    <w:rsid w:val="004F0C5D"/>
    <w:rsid w:val="004F0FDC"/>
    <w:rsid w:val="004F17DF"/>
    <w:rsid w:val="004F1908"/>
    <w:rsid w:val="004F194C"/>
    <w:rsid w:val="004F1A38"/>
    <w:rsid w:val="004F20D9"/>
    <w:rsid w:val="004F2421"/>
    <w:rsid w:val="004F2531"/>
    <w:rsid w:val="004F296B"/>
    <w:rsid w:val="004F2D38"/>
    <w:rsid w:val="004F340B"/>
    <w:rsid w:val="004F487F"/>
    <w:rsid w:val="004F4BE0"/>
    <w:rsid w:val="004F6E83"/>
    <w:rsid w:val="004F764D"/>
    <w:rsid w:val="004F787B"/>
    <w:rsid w:val="004F7CE1"/>
    <w:rsid w:val="004F7D02"/>
    <w:rsid w:val="005006A0"/>
    <w:rsid w:val="00500AC7"/>
    <w:rsid w:val="0050159D"/>
    <w:rsid w:val="0050169B"/>
    <w:rsid w:val="00501BF8"/>
    <w:rsid w:val="00501DDE"/>
    <w:rsid w:val="00502B63"/>
    <w:rsid w:val="00502D9C"/>
    <w:rsid w:val="00503504"/>
    <w:rsid w:val="00503F51"/>
    <w:rsid w:val="0050403D"/>
    <w:rsid w:val="0050461A"/>
    <w:rsid w:val="00505160"/>
    <w:rsid w:val="005054D0"/>
    <w:rsid w:val="0050572F"/>
    <w:rsid w:val="00505911"/>
    <w:rsid w:val="005064CC"/>
    <w:rsid w:val="00506925"/>
    <w:rsid w:val="00506DD1"/>
    <w:rsid w:val="00507822"/>
    <w:rsid w:val="00507AD9"/>
    <w:rsid w:val="00507C87"/>
    <w:rsid w:val="00507D0F"/>
    <w:rsid w:val="0051001B"/>
    <w:rsid w:val="005111E9"/>
    <w:rsid w:val="00511E34"/>
    <w:rsid w:val="0051210C"/>
    <w:rsid w:val="005123C2"/>
    <w:rsid w:val="0051254B"/>
    <w:rsid w:val="0051280A"/>
    <w:rsid w:val="00512D38"/>
    <w:rsid w:val="00513AEC"/>
    <w:rsid w:val="00513EAA"/>
    <w:rsid w:val="005140F1"/>
    <w:rsid w:val="00514BAC"/>
    <w:rsid w:val="00514D40"/>
    <w:rsid w:val="00515604"/>
    <w:rsid w:val="005157B3"/>
    <w:rsid w:val="00516103"/>
    <w:rsid w:val="005161AB"/>
    <w:rsid w:val="005161C2"/>
    <w:rsid w:val="00516352"/>
    <w:rsid w:val="0051679F"/>
    <w:rsid w:val="005169D6"/>
    <w:rsid w:val="00516F39"/>
    <w:rsid w:val="005173C2"/>
    <w:rsid w:val="005177B6"/>
    <w:rsid w:val="00517A47"/>
    <w:rsid w:val="0052013D"/>
    <w:rsid w:val="005201CC"/>
    <w:rsid w:val="0052051B"/>
    <w:rsid w:val="00520FB7"/>
    <w:rsid w:val="00521238"/>
    <w:rsid w:val="00521620"/>
    <w:rsid w:val="005218C0"/>
    <w:rsid w:val="00521BBE"/>
    <w:rsid w:val="00521ED4"/>
    <w:rsid w:val="00522EFA"/>
    <w:rsid w:val="0052306A"/>
    <w:rsid w:val="0052347F"/>
    <w:rsid w:val="005244EC"/>
    <w:rsid w:val="005251E1"/>
    <w:rsid w:val="00525402"/>
    <w:rsid w:val="0052565F"/>
    <w:rsid w:val="00525695"/>
    <w:rsid w:val="00525B21"/>
    <w:rsid w:val="00526A06"/>
    <w:rsid w:val="005279B5"/>
    <w:rsid w:val="00530376"/>
    <w:rsid w:val="0053039D"/>
    <w:rsid w:val="00530476"/>
    <w:rsid w:val="005305DE"/>
    <w:rsid w:val="00531AFC"/>
    <w:rsid w:val="00531B3B"/>
    <w:rsid w:val="00532143"/>
    <w:rsid w:val="005330C6"/>
    <w:rsid w:val="005331FE"/>
    <w:rsid w:val="00533C9C"/>
    <w:rsid w:val="00533D09"/>
    <w:rsid w:val="00533D17"/>
    <w:rsid w:val="005342B0"/>
    <w:rsid w:val="005342F7"/>
    <w:rsid w:val="005344A1"/>
    <w:rsid w:val="00534D0B"/>
    <w:rsid w:val="00534D5F"/>
    <w:rsid w:val="00534DB6"/>
    <w:rsid w:val="00534EF7"/>
    <w:rsid w:val="00535A45"/>
    <w:rsid w:val="00535D1C"/>
    <w:rsid w:val="005367A2"/>
    <w:rsid w:val="00536C9B"/>
    <w:rsid w:val="00536CDF"/>
    <w:rsid w:val="00536F9A"/>
    <w:rsid w:val="005376BD"/>
    <w:rsid w:val="00537762"/>
    <w:rsid w:val="00537A74"/>
    <w:rsid w:val="00537D4C"/>
    <w:rsid w:val="00537FBC"/>
    <w:rsid w:val="0054011B"/>
    <w:rsid w:val="0054013F"/>
    <w:rsid w:val="00540F0B"/>
    <w:rsid w:val="0054116C"/>
    <w:rsid w:val="005414D5"/>
    <w:rsid w:val="00541688"/>
    <w:rsid w:val="00541697"/>
    <w:rsid w:val="00541CDC"/>
    <w:rsid w:val="0054231B"/>
    <w:rsid w:val="0054295B"/>
    <w:rsid w:val="00542B25"/>
    <w:rsid w:val="005433A8"/>
    <w:rsid w:val="00543462"/>
    <w:rsid w:val="00543A17"/>
    <w:rsid w:val="005441FE"/>
    <w:rsid w:val="005442EA"/>
    <w:rsid w:val="00544594"/>
    <w:rsid w:val="00544ACE"/>
    <w:rsid w:val="00546054"/>
    <w:rsid w:val="00546224"/>
    <w:rsid w:val="0054648A"/>
    <w:rsid w:val="00546825"/>
    <w:rsid w:val="005469D8"/>
    <w:rsid w:val="00546B58"/>
    <w:rsid w:val="005478AD"/>
    <w:rsid w:val="005500A0"/>
    <w:rsid w:val="0055136E"/>
    <w:rsid w:val="00551547"/>
    <w:rsid w:val="00551AAB"/>
    <w:rsid w:val="00551CFA"/>
    <w:rsid w:val="00552136"/>
    <w:rsid w:val="00552556"/>
    <w:rsid w:val="005529CF"/>
    <w:rsid w:val="00553576"/>
    <w:rsid w:val="0055381D"/>
    <w:rsid w:val="005542CC"/>
    <w:rsid w:val="00554803"/>
    <w:rsid w:val="0055533C"/>
    <w:rsid w:val="0055588A"/>
    <w:rsid w:val="00555E98"/>
    <w:rsid w:val="00555FB9"/>
    <w:rsid w:val="005562BA"/>
    <w:rsid w:val="00556330"/>
    <w:rsid w:val="00556412"/>
    <w:rsid w:val="0055716F"/>
    <w:rsid w:val="005577A2"/>
    <w:rsid w:val="00557BF6"/>
    <w:rsid w:val="00557C10"/>
    <w:rsid w:val="00557CF0"/>
    <w:rsid w:val="00560019"/>
    <w:rsid w:val="00561125"/>
    <w:rsid w:val="00561EAD"/>
    <w:rsid w:val="00561FEF"/>
    <w:rsid w:val="0056235B"/>
    <w:rsid w:val="00562527"/>
    <w:rsid w:val="005626AF"/>
    <w:rsid w:val="005628C6"/>
    <w:rsid w:val="00562A39"/>
    <w:rsid w:val="005635A9"/>
    <w:rsid w:val="00563603"/>
    <w:rsid w:val="00564351"/>
    <w:rsid w:val="00564FDD"/>
    <w:rsid w:val="0056536B"/>
    <w:rsid w:val="0056545C"/>
    <w:rsid w:val="005654C2"/>
    <w:rsid w:val="00565791"/>
    <w:rsid w:val="00566586"/>
    <w:rsid w:val="00566F44"/>
    <w:rsid w:val="005671D6"/>
    <w:rsid w:val="00570217"/>
    <w:rsid w:val="00570483"/>
    <w:rsid w:val="005704A7"/>
    <w:rsid w:val="0057050E"/>
    <w:rsid w:val="00570A20"/>
    <w:rsid w:val="00570DC1"/>
    <w:rsid w:val="00570FED"/>
    <w:rsid w:val="00571AB9"/>
    <w:rsid w:val="00571B2D"/>
    <w:rsid w:val="00571CC3"/>
    <w:rsid w:val="00572CD6"/>
    <w:rsid w:val="0057336B"/>
    <w:rsid w:val="005735E5"/>
    <w:rsid w:val="0057361D"/>
    <w:rsid w:val="005739A8"/>
    <w:rsid w:val="00573CB3"/>
    <w:rsid w:val="00574CB7"/>
    <w:rsid w:val="00574DD8"/>
    <w:rsid w:val="00574EA2"/>
    <w:rsid w:val="005751F5"/>
    <w:rsid w:val="005756D0"/>
    <w:rsid w:val="00576037"/>
    <w:rsid w:val="00576758"/>
    <w:rsid w:val="00576C0A"/>
    <w:rsid w:val="00577299"/>
    <w:rsid w:val="005773B9"/>
    <w:rsid w:val="005774E5"/>
    <w:rsid w:val="005774E8"/>
    <w:rsid w:val="00577AC5"/>
    <w:rsid w:val="00577EC0"/>
    <w:rsid w:val="0058003B"/>
    <w:rsid w:val="00580095"/>
    <w:rsid w:val="00580275"/>
    <w:rsid w:val="005804E8"/>
    <w:rsid w:val="005807AC"/>
    <w:rsid w:val="0058132E"/>
    <w:rsid w:val="0058219E"/>
    <w:rsid w:val="005827CC"/>
    <w:rsid w:val="00582974"/>
    <w:rsid w:val="00582ACD"/>
    <w:rsid w:val="00582ADF"/>
    <w:rsid w:val="0058319A"/>
    <w:rsid w:val="005837E3"/>
    <w:rsid w:val="005838DF"/>
    <w:rsid w:val="005839C3"/>
    <w:rsid w:val="00583E74"/>
    <w:rsid w:val="005842A8"/>
    <w:rsid w:val="005847B3"/>
    <w:rsid w:val="005847E1"/>
    <w:rsid w:val="00585B92"/>
    <w:rsid w:val="00586183"/>
    <w:rsid w:val="0058627C"/>
    <w:rsid w:val="0058634C"/>
    <w:rsid w:val="00586575"/>
    <w:rsid w:val="005865B3"/>
    <w:rsid w:val="0058678D"/>
    <w:rsid w:val="005869BC"/>
    <w:rsid w:val="0058722A"/>
    <w:rsid w:val="00587427"/>
    <w:rsid w:val="005879D4"/>
    <w:rsid w:val="00587C98"/>
    <w:rsid w:val="005902A7"/>
    <w:rsid w:val="00590504"/>
    <w:rsid w:val="0059080E"/>
    <w:rsid w:val="00590901"/>
    <w:rsid w:val="00590BA3"/>
    <w:rsid w:val="00590C2F"/>
    <w:rsid w:val="00591E5E"/>
    <w:rsid w:val="00592BDE"/>
    <w:rsid w:val="00592C83"/>
    <w:rsid w:val="005931C9"/>
    <w:rsid w:val="0059437A"/>
    <w:rsid w:val="005943D5"/>
    <w:rsid w:val="00594555"/>
    <w:rsid w:val="00594CA9"/>
    <w:rsid w:val="00594D08"/>
    <w:rsid w:val="00594E5F"/>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2935"/>
    <w:rsid w:val="005A407C"/>
    <w:rsid w:val="005A4AFA"/>
    <w:rsid w:val="005A4C35"/>
    <w:rsid w:val="005A4EFB"/>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349C"/>
    <w:rsid w:val="005B4A5E"/>
    <w:rsid w:val="005B4C20"/>
    <w:rsid w:val="005B586F"/>
    <w:rsid w:val="005B5B49"/>
    <w:rsid w:val="005B63F5"/>
    <w:rsid w:val="005B68E6"/>
    <w:rsid w:val="005B71F2"/>
    <w:rsid w:val="005B74C9"/>
    <w:rsid w:val="005C0148"/>
    <w:rsid w:val="005C01C1"/>
    <w:rsid w:val="005C0991"/>
    <w:rsid w:val="005C0D85"/>
    <w:rsid w:val="005C1254"/>
    <w:rsid w:val="005C1540"/>
    <w:rsid w:val="005C1D2C"/>
    <w:rsid w:val="005C2ECC"/>
    <w:rsid w:val="005C3C8D"/>
    <w:rsid w:val="005C3E41"/>
    <w:rsid w:val="005C3FC8"/>
    <w:rsid w:val="005C43F6"/>
    <w:rsid w:val="005C45A9"/>
    <w:rsid w:val="005C4615"/>
    <w:rsid w:val="005C4741"/>
    <w:rsid w:val="005C4A57"/>
    <w:rsid w:val="005C6178"/>
    <w:rsid w:val="005C65A6"/>
    <w:rsid w:val="005C6FD8"/>
    <w:rsid w:val="005C759E"/>
    <w:rsid w:val="005C75BE"/>
    <w:rsid w:val="005C779A"/>
    <w:rsid w:val="005C79A5"/>
    <w:rsid w:val="005C7A43"/>
    <w:rsid w:val="005C7F1A"/>
    <w:rsid w:val="005D017E"/>
    <w:rsid w:val="005D02D3"/>
    <w:rsid w:val="005D052F"/>
    <w:rsid w:val="005D0D86"/>
    <w:rsid w:val="005D0E8F"/>
    <w:rsid w:val="005D121D"/>
    <w:rsid w:val="005D193E"/>
    <w:rsid w:val="005D1CA2"/>
    <w:rsid w:val="005D1DAE"/>
    <w:rsid w:val="005D3546"/>
    <w:rsid w:val="005D3D4C"/>
    <w:rsid w:val="005D45AB"/>
    <w:rsid w:val="005D4D4D"/>
    <w:rsid w:val="005D5042"/>
    <w:rsid w:val="005D51C7"/>
    <w:rsid w:val="005D51D0"/>
    <w:rsid w:val="005D51FC"/>
    <w:rsid w:val="005D5D05"/>
    <w:rsid w:val="005D5DE9"/>
    <w:rsid w:val="005D60AE"/>
    <w:rsid w:val="005D67C8"/>
    <w:rsid w:val="005D6EFD"/>
    <w:rsid w:val="005D75B3"/>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2B4"/>
    <w:rsid w:val="005E43BB"/>
    <w:rsid w:val="005E525E"/>
    <w:rsid w:val="005E530F"/>
    <w:rsid w:val="005E55FC"/>
    <w:rsid w:val="005E569E"/>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143"/>
    <w:rsid w:val="005F23D7"/>
    <w:rsid w:val="005F29FF"/>
    <w:rsid w:val="005F305A"/>
    <w:rsid w:val="005F3632"/>
    <w:rsid w:val="005F3697"/>
    <w:rsid w:val="005F4064"/>
    <w:rsid w:val="005F482F"/>
    <w:rsid w:val="005F5B4C"/>
    <w:rsid w:val="005F5CF8"/>
    <w:rsid w:val="005F5E55"/>
    <w:rsid w:val="005F645B"/>
    <w:rsid w:val="005F6C9A"/>
    <w:rsid w:val="005F7002"/>
    <w:rsid w:val="005F72E6"/>
    <w:rsid w:val="005F7A3F"/>
    <w:rsid w:val="005F7A68"/>
    <w:rsid w:val="005F7E18"/>
    <w:rsid w:val="006000B0"/>
    <w:rsid w:val="00600707"/>
    <w:rsid w:val="0060071C"/>
    <w:rsid w:val="00600B6B"/>
    <w:rsid w:val="00600C62"/>
    <w:rsid w:val="00600E00"/>
    <w:rsid w:val="00601588"/>
    <w:rsid w:val="00601659"/>
    <w:rsid w:val="0060193C"/>
    <w:rsid w:val="00601E8B"/>
    <w:rsid w:val="00602C14"/>
    <w:rsid w:val="006030D7"/>
    <w:rsid w:val="006033B8"/>
    <w:rsid w:val="006040B5"/>
    <w:rsid w:val="00604642"/>
    <w:rsid w:val="0060547B"/>
    <w:rsid w:val="0060587D"/>
    <w:rsid w:val="00605EA4"/>
    <w:rsid w:val="00606C9A"/>
    <w:rsid w:val="006075F3"/>
    <w:rsid w:val="006076ED"/>
    <w:rsid w:val="00607DFA"/>
    <w:rsid w:val="0061097B"/>
    <w:rsid w:val="00610E29"/>
    <w:rsid w:val="00610F35"/>
    <w:rsid w:val="00610FA8"/>
    <w:rsid w:val="00612141"/>
    <w:rsid w:val="00612755"/>
    <w:rsid w:val="00612A40"/>
    <w:rsid w:val="00612C6B"/>
    <w:rsid w:val="00612D8E"/>
    <w:rsid w:val="006133DD"/>
    <w:rsid w:val="00613678"/>
    <w:rsid w:val="0061382A"/>
    <w:rsid w:val="00613CD6"/>
    <w:rsid w:val="00615689"/>
    <w:rsid w:val="00615E04"/>
    <w:rsid w:val="00616004"/>
    <w:rsid w:val="0061633B"/>
    <w:rsid w:val="0061671B"/>
    <w:rsid w:val="00616972"/>
    <w:rsid w:val="006201C1"/>
    <w:rsid w:val="00620266"/>
    <w:rsid w:val="0062057C"/>
    <w:rsid w:val="00620F0A"/>
    <w:rsid w:val="00620F14"/>
    <w:rsid w:val="00621432"/>
    <w:rsid w:val="00621D96"/>
    <w:rsid w:val="0062208A"/>
    <w:rsid w:val="006223FD"/>
    <w:rsid w:val="0062256E"/>
    <w:rsid w:val="006226C6"/>
    <w:rsid w:val="00622793"/>
    <w:rsid w:val="00622F48"/>
    <w:rsid w:val="0062333A"/>
    <w:rsid w:val="0062380D"/>
    <w:rsid w:val="0062502D"/>
    <w:rsid w:val="00625399"/>
    <w:rsid w:val="0062555E"/>
    <w:rsid w:val="006258B0"/>
    <w:rsid w:val="00626525"/>
    <w:rsid w:val="00626622"/>
    <w:rsid w:val="00626925"/>
    <w:rsid w:val="006269DB"/>
    <w:rsid w:val="00626A6B"/>
    <w:rsid w:val="00626E41"/>
    <w:rsid w:val="006270EE"/>
    <w:rsid w:val="00627FC5"/>
    <w:rsid w:val="00630578"/>
    <w:rsid w:val="00630B8D"/>
    <w:rsid w:val="006312F5"/>
    <w:rsid w:val="00631384"/>
    <w:rsid w:val="00631628"/>
    <w:rsid w:val="0063181D"/>
    <w:rsid w:val="006325BA"/>
    <w:rsid w:val="00632687"/>
    <w:rsid w:val="00633019"/>
    <w:rsid w:val="00633022"/>
    <w:rsid w:val="00633811"/>
    <w:rsid w:val="006340E4"/>
    <w:rsid w:val="00634164"/>
    <w:rsid w:val="0063437C"/>
    <w:rsid w:val="00634A45"/>
    <w:rsid w:val="00634B2D"/>
    <w:rsid w:val="00635298"/>
    <w:rsid w:val="006359A5"/>
    <w:rsid w:val="0063647C"/>
    <w:rsid w:val="006365A5"/>
    <w:rsid w:val="006365F1"/>
    <w:rsid w:val="00636944"/>
    <w:rsid w:val="006374C7"/>
    <w:rsid w:val="0063790A"/>
    <w:rsid w:val="00637E14"/>
    <w:rsid w:val="0064047A"/>
    <w:rsid w:val="006411CF"/>
    <w:rsid w:val="00642A6F"/>
    <w:rsid w:val="00642F44"/>
    <w:rsid w:val="0064395F"/>
    <w:rsid w:val="00643A07"/>
    <w:rsid w:val="006441C6"/>
    <w:rsid w:val="00645582"/>
    <w:rsid w:val="0064587A"/>
    <w:rsid w:val="00645E0B"/>
    <w:rsid w:val="00645F9A"/>
    <w:rsid w:val="00646012"/>
    <w:rsid w:val="00646845"/>
    <w:rsid w:val="006468F1"/>
    <w:rsid w:val="00646AD4"/>
    <w:rsid w:val="00646D7F"/>
    <w:rsid w:val="00647569"/>
    <w:rsid w:val="006477D0"/>
    <w:rsid w:val="00647C52"/>
    <w:rsid w:val="00647DD6"/>
    <w:rsid w:val="006501DB"/>
    <w:rsid w:val="0065038E"/>
    <w:rsid w:val="00650A23"/>
    <w:rsid w:val="00651266"/>
    <w:rsid w:val="0065138E"/>
    <w:rsid w:val="00651A66"/>
    <w:rsid w:val="006529B4"/>
    <w:rsid w:val="00652D17"/>
    <w:rsid w:val="00652DC5"/>
    <w:rsid w:val="00653020"/>
    <w:rsid w:val="006530E5"/>
    <w:rsid w:val="006534CB"/>
    <w:rsid w:val="00653DE5"/>
    <w:rsid w:val="006541EC"/>
    <w:rsid w:val="00654D18"/>
    <w:rsid w:val="00654E6E"/>
    <w:rsid w:val="00654F42"/>
    <w:rsid w:val="006555F0"/>
    <w:rsid w:val="00655685"/>
    <w:rsid w:val="00655EC9"/>
    <w:rsid w:val="00656532"/>
    <w:rsid w:val="00656F44"/>
    <w:rsid w:val="006576DB"/>
    <w:rsid w:val="00657BE0"/>
    <w:rsid w:val="006604F9"/>
    <w:rsid w:val="00660656"/>
    <w:rsid w:val="006608FC"/>
    <w:rsid w:val="00660CAB"/>
    <w:rsid w:val="006611C5"/>
    <w:rsid w:val="00661207"/>
    <w:rsid w:val="006613E3"/>
    <w:rsid w:val="00661B49"/>
    <w:rsid w:val="00661B9F"/>
    <w:rsid w:val="006621B2"/>
    <w:rsid w:val="00662DFC"/>
    <w:rsid w:val="00663B5D"/>
    <w:rsid w:val="00663CA9"/>
    <w:rsid w:val="006643F1"/>
    <w:rsid w:val="00664795"/>
    <w:rsid w:val="00664F43"/>
    <w:rsid w:val="00665805"/>
    <w:rsid w:val="006658FF"/>
    <w:rsid w:val="006668C8"/>
    <w:rsid w:val="00667DCC"/>
    <w:rsid w:val="00670A30"/>
    <w:rsid w:val="0067190F"/>
    <w:rsid w:val="00671A13"/>
    <w:rsid w:val="00672173"/>
    <w:rsid w:val="0067254B"/>
    <w:rsid w:val="00672750"/>
    <w:rsid w:val="00672803"/>
    <w:rsid w:val="00672E87"/>
    <w:rsid w:val="00672E91"/>
    <w:rsid w:val="00672EBD"/>
    <w:rsid w:val="006731B2"/>
    <w:rsid w:val="00673866"/>
    <w:rsid w:val="006738C6"/>
    <w:rsid w:val="0067455E"/>
    <w:rsid w:val="00674595"/>
    <w:rsid w:val="006747CE"/>
    <w:rsid w:val="00674BB1"/>
    <w:rsid w:val="00674D03"/>
    <w:rsid w:val="00674DA7"/>
    <w:rsid w:val="00674F83"/>
    <w:rsid w:val="00674F8B"/>
    <w:rsid w:val="0067548D"/>
    <w:rsid w:val="006762BB"/>
    <w:rsid w:val="0067660D"/>
    <w:rsid w:val="00676981"/>
    <w:rsid w:val="00677241"/>
    <w:rsid w:val="00677AB2"/>
    <w:rsid w:val="00677FA8"/>
    <w:rsid w:val="006803C3"/>
    <w:rsid w:val="006805F4"/>
    <w:rsid w:val="006807BB"/>
    <w:rsid w:val="006812F3"/>
    <w:rsid w:val="00681F75"/>
    <w:rsid w:val="00682140"/>
    <w:rsid w:val="006824FF"/>
    <w:rsid w:val="00682569"/>
    <w:rsid w:val="006829AE"/>
    <w:rsid w:val="00682E95"/>
    <w:rsid w:val="006833EA"/>
    <w:rsid w:val="0068371D"/>
    <w:rsid w:val="00683F54"/>
    <w:rsid w:val="00684381"/>
    <w:rsid w:val="006844F0"/>
    <w:rsid w:val="006846D3"/>
    <w:rsid w:val="00684BA5"/>
    <w:rsid w:val="0068539B"/>
    <w:rsid w:val="00685629"/>
    <w:rsid w:val="006856C7"/>
    <w:rsid w:val="006864D2"/>
    <w:rsid w:val="00686766"/>
    <w:rsid w:val="006868B7"/>
    <w:rsid w:val="00686B13"/>
    <w:rsid w:val="00686BBB"/>
    <w:rsid w:val="00686DB1"/>
    <w:rsid w:val="00687507"/>
    <w:rsid w:val="00687519"/>
    <w:rsid w:val="00690094"/>
    <w:rsid w:val="00690B28"/>
    <w:rsid w:val="00690B71"/>
    <w:rsid w:val="00690E59"/>
    <w:rsid w:val="0069196C"/>
    <w:rsid w:val="00691DC4"/>
    <w:rsid w:val="00692075"/>
    <w:rsid w:val="006921E5"/>
    <w:rsid w:val="006922EB"/>
    <w:rsid w:val="00692B7D"/>
    <w:rsid w:val="00693138"/>
    <w:rsid w:val="006939A4"/>
    <w:rsid w:val="00693B61"/>
    <w:rsid w:val="00693C74"/>
    <w:rsid w:val="00694213"/>
    <w:rsid w:val="00694BD4"/>
    <w:rsid w:val="00695036"/>
    <w:rsid w:val="00695A00"/>
    <w:rsid w:val="00695AC8"/>
    <w:rsid w:val="006968B4"/>
    <w:rsid w:val="00696D2F"/>
    <w:rsid w:val="00697C95"/>
    <w:rsid w:val="006A01BD"/>
    <w:rsid w:val="006A038C"/>
    <w:rsid w:val="006A057E"/>
    <w:rsid w:val="006A0D92"/>
    <w:rsid w:val="006A1B27"/>
    <w:rsid w:val="006A239E"/>
    <w:rsid w:val="006A2673"/>
    <w:rsid w:val="006A30C0"/>
    <w:rsid w:val="006A33D3"/>
    <w:rsid w:val="006A3BA4"/>
    <w:rsid w:val="006A46B4"/>
    <w:rsid w:val="006A4AB8"/>
    <w:rsid w:val="006A4CEE"/>
    <w:rsid w:val="006A4D16"/>
    <w:rsid w:val="006A4D67"/>
    <w:rsid w:val="006A5416"/>
    <w:rsid w:val="006A57BB"/>
    <w:rsid w:val="006A5859"/>
    <w:rsid w:val="006A58BB"/>
    <w:rsid w:val="006A5F6C"/>
    <w:rsid w:val="006A6079"/>
    <w:rsid w:val="006A6142"/>
    <w:rsid w:val="006A6991"/>
    <w:rsid w:val="006A6AAF"/>
    <w:rsid w:val="006A71C7"/>
    <w:rsid w:val="006A720C"/>
    <w:rsid w:val="006A7550"/>
    <w:rsid w:val="006A7575"/>
    <w:rsid w:val="006A764D"/>
    <w:rsid w:val="006A7894"/>
    <w:rsid w:val="006B02B3"/>
    <w:rsid w:val="006B1B2B"/>
    <w:rsid w:val="006B1FE4"/>
    <w:rsid w:val="006B217A"/>
    <w:rsid w:val="006B23A6"/>
    <w:rsid w:val="006B2BBD"/>
    <w:rsid w:val="006B30FF"/>
    <w:rsid w:val="006B4030"/>
    <w:rsid w:val="006B4415"/>
    <w:rsid w:val="006B4C94"/>
    <w:rsid w:val="006B5E9B"/>
    <w:rsid w:val="006B5EBE"/>
    <w:rsid w:val="006B6145"/>
    <w:rsid w:val="006B617F"/>
    <w:rsid w:val="006B6542"/>
    <w:rsid w:val="006B6F37"/>
    <w:rsid w:val="006B7BD7"/>
    <w:rsid w:val="006C021A"/>
    <w:rsid w:val="006C0477"/>
    <w:rsid w:val="006C0EE4"/>
    <w:rsid w:val="006C11FC"/>
    <w:rsid w:val="006C1443"/>
    <w:rsid w:val="006C25BD"/>
    <w:rsid w:val="006C2995"/>
    <w:rsid w:val="006C29A2"/>
    <w:rsid w:val="006C2E76"/>
    <w:rsid w:val="006C3B71"/>
    <w:rsid w:val="006C43E8"/>
    <w:rsid w:val="006C571B"/>
    <w:rsid w:val="006C5784"/>
    <w:rsid w:val="006C6015"/>
    <w:rsid w:val="006C6148"/>
    <w:rsid w:val="006C635D"/>
    <w:rsid w:val="006C64CC"/>
    <w:rsid w:val="006C69F1"/>
    <w:rsid w:val="006C6D9F"/>
    <w:rsid w:val="006C74C9"/>
    <w:rsid w:val="006C7A74"/>
    <w:rsid w:val="006C7BC4"/>
    <w:rsid w:val="006D00FD"/>
    <w:rsid w:val="006D0312"/>
    <w:rsid w:val="006D1A32"/>
    <w:rsid w:val="006D1BDC"/>
    <w:rsid w:val="006D1D3B"/>
    <w:rsid w:val="006D1E4E"/>
    <w:rsid w:val="006D1E61"/>
    <w:rsid w:val="006D218D"/>
    <w:rsid w:val="006D28C7"/>
    <w:rsid w:val="006D296F"/>
    <w:rsid w:val="006D323E"/>
    <w:rsid w:val="006D339A"/>
    <w:rsid w:val="006D3475"/>
    <w:rsid w:val="006D366F"/>
    <w:rsid w:val="006D370E"/>
    <w:rsid w:val="006D37A1"/>
    <w:rsid w:val="006D4728"/>
    <w:rsid w:val="006D4C88"/>
    <w:rsid w:val="006D5123"/>
    <w:rsid w:val="006D52DB"/>
    <w:rsid w:val="006D5582"/>
    <w:rsid w:val="006D56B1"/>
    <w:rsid w:val="006D57AC"/>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4DC"/>
    <w:rsid w:val="006E3561"/>
    <w:rsid w:val="006E3856"/>
    <w:rsid w:val="006E3C08"/>
    <w:rsid w:val="006E4882"/>
    <w:rsid w:val="006E49FD"/>
    <w:rsid w:val="006E54DF"/>
    <w:rsid w:val="006E575A"/>
    <w:rsid w:val="006E5CD7"/>
    <w:rsid w:val="006E5D6C"/>
    <w:rsid w:val="006E5DB3"/>
    <w:rsid w:val="006E5E39"/>
    <w:rsid w:val="006E64C2"/>
    <w:rsid w:val="006E6754"/>
    <w:rsid w:val="006E6BEC"/>
    <w:rsid w:val="006E6E80"/>
    <w:rsid w:val="006E7542"/>
    <w:rsid w:val="006E793D"/>
    <w:rsid w:val="006E796B"/>
    <w:rsid w:val="006E7F8E"/>
    <w:rsid w:val="006F1402"/>
    <w:rsid w:val="006F1955"/>
    <w:rsid w:val="006F1B00"/>
    <w:rsid w:val="006F2015"/>
    <w:rsid w:val="006F223D"/>
    <w:rsid w:val="006F2700"/>
    <w:rsid w:val="006F2921"/>
    <w:rsid w:val="006F2B1A"/>
    <w:rsid w:val="006F31A4"/>
    <w:rsid w:val="006F3293"/>
    <w:rsid w:val="006F368B"/>
    <w:rsid w:val="006F391D"/>
    <w:rsid w:val="006F3ACF"/>
    <w:rsid w:val="006F4039"/>
    <w:rsid w:val="006F4190"/>
    <w:rsid w:val="006F47CB"/>
    <w:rsid w:val="006F4DD1"/>
    <w:rsid w:val="006F4F7A"/>
    <w:rsid w:val="006F517F"/>
    <w:rsid w:val="006F524B"/>
    <w:rsid w:val="006F57DC"/>
    <w:rsid w:val="006F5EBF"/>
    <w:rsid w:val="006F6006"/>
    <w:rsid w:val="006F6B11"/>
    <w:rsid w:val="006F6E66"/>
    <w:rsid w:val="006F6F65"/>
    <w:rsid w:val="006F7136"/>
    <w:rsid w:val="006F71BF"/>
    <w:rsid w:val="006F73F6"/>
    <w:rsid w:val="006F78FA"/>
    <w:rsid w:val="006F7C81"/>
    <w:rsid w:val="006F7D5F"/>
    <w:rsid w:val="006F7DEB"/>
    <w:rsid w:val="006F7F4B"/>
    <w:rsid w:val="00700174"/>
    <w:rsid w:val="00700411"/>
    <w:rsid w:val="0070088A"/>
    <w:rsid w:val="007009D0"/>
    <w:rsid w:val="00701301"/>
    <w:rsid w:val="00701983"/>
    <w:rsid w:val="007021DF"/>
    <w:rsid w:val="00702781"/>
    <w:rsid w:val="00703736"/>
    <w:rsid w:val="00703874"/>
    <w:rsid w:val="00703ED8"/>
    <w:rsid w:val="00704129"/>
    <w:rsid w:val="0070478F"/>
    <w:rsid w:val="00704C4F"/>
    <w:rsid w:val="007055AD"/>
    <w:rsid w:val="00706246"/>
    <w:rsid w:val="0070626E"/>
    <w:rsid w:val="007069D2"/>
    <w:rsid w:val="00707DC2"/>
    <w:rsid w:val="007100DD"/>
    <w:rsid w:val="007106C5"/>
    <w:rsid w:val="00710ABE"/>
    <w:rsid w:val="00710E95"/>
    <w:rsid w:val="00710FCA"/>
    <w:rsid w:val="00711230"/>
    <w:rsid w:val="00711333"/>
    <w:rsid w:val="0071162D"/>
    <w:rsid w:val="00712333"/>
    <w:rsid w:val="007124D4"/>
    <w:rsid w:val="00712A8B"/>
    <w:rsid w:val="00712E39"/>
    <w:rsid w:val="0071339E"/>
    <w:rsid w:val="00713DE4"/>
    <w:rsid w:val="00714221"/>
    <w:rsid w:val="00714332"/>
    <w:rsid w:val="00714720"/>
    <w:rsid w:val="00714C03"/>
    <w:rsid w:val="007152A4"/>
    <w:rsid w:val="007154F4"/>
    <w:rsid w:val="00716308"/>
    <w:rsid w:val="007166B3"/>
    <w:rsid w:val="007169BE"/>
    <w:rsid w:val="00717310"/>
    <w:rsid w:val="00717541"/>
    <w:rsid w:val="00717669"/>
    <w:rsid w:val="007177EF"/>
    <w:rsid w:val="00717875"/>
    <w:rsid w:val="00717A70"/>
    <w:rsid w:val="00720205"/>
    <w:rsid w:val="00720D48"/>
    <w:rsid w:val="00721076"/>
    <w:rsid w:val="00721807"/>
    <w:rsid w:val="00721D51"/>
    <w:rsid w:val="00721E18"/>
    <w:rsid w:val="00721F70"/>
    <w:rsid w:val="007223BD"/>
    <w:rsid w:val="00723193"/>
    <w:rsid w:val="00723241"/>
    <w:rsid w:val="00723913"/>
    <w:rsid w:val="007240BB"/>
    <w:rsid w:val="00724A3D"/>
    <w:rsid w:val="00725680"/>
    <w:rsid w:val="00725743"/>
    <w:rsid w:val="00726098"/>
    <w:rsid w:val="00726144"/>
    <w:rsid w:val="0072652A"/>
    <w:rsid w:val="007266CB"/>
    <w:rsid w:val="00730206"/>
    <w:rsid w:val="00730636"/>
    <w:rsid w:val="0073098E"/>
    <w:rsid w:val="00730A54"/>
    <w:rsid w:val="00730AF4"/>
    <w:rsid w:val="00730D46"/>
    <w:rsid w:val="00730E1E"/>
    <w:rsid w:val="007311ED"/>
    <w:rsid w:val="0073122A"/>
    <w:rsid w:val="00731334"/>
    <w:rsid w:val="007313C7"/>
    <w:rsid w:val="00731822"/>
    <w:rsid w:val="00731E47"/>
    <w:rsid w:val="00732E8D"/>
    <w:rsid w:val="007338D3"/>
    <w:rsid w:val="007343D2"/>
    <w:rsid w:val="00734682"/>
    <w:rsid w:val="00735324"/>
    <w:rsid w:val="00735A58"/>
    <w:rsid w:val="00735B43"/>
    <w:rsid w:val="00735BEF"/>
    <w:rsid w:val="00735E45"/>
    <w:rsid w:val="007369B2"/>
    <w:rsid w:val="00736BA6"/>
    <w:rsid w:val="00736BC1"/>
    <w:rsid w:val="00736BF2"/>
    <w:rsid w:val="00736CA4"/>
    <w:rsid w:val="00737ABF"/>
    <w:rsid w:val="00737C79"/>
    <w:rsid w:val="0074021F"/>
    <w:rsid w:val="007402DD"/>
    <w:rsid w:val="007404D4"/>
    <w:rsid w:val="00740834"/>
    <w:rsid w:val="00740FF8"/>
    <w:rsid w:val="007414B3"/>
    <w:rsid w:val="00741A67"/>
    <w:rsid w:val="00741A6B"/>
    <w:rsid w:val="00741CF8"/>
    <w:rsid w:val="007423EE"/>
    <w:rsid w:val="00742883"/>
    <w:rsid w:val="007429B7"/>
    <w:rsid w:val="007430F6"/>
    <w:rsid w:val="007443B6"/>
    <w:rsid w:val="0074456B"/>
    <w:rsid w:val="00744C6C"/>
    <w:rsid w:val="007450BA"/>
    <w:rsid w:val="0074595E"/>
    <w:rsid w:val="00745A6A"/>
    <w:rsid w:val="0074649B"/>
    <w:rsid w:val="00746C9C"/>
    <w:rsid w:val="00747005"/>
    <w:rsid w:val="007470C5"/>
    <w:rsid w:val="00747C28"/>
    <w:rsid w:val="007508AC"/>
    <w:rsid w:val="00750A5F"/>
    <w:rsid w:val="00750B88"/>
    <w:rsid w:val="00750F22"/>
    <w:rsid w:val="00751089"/>
    <w:rsid w:val="007513A9"/>
    <w:rsid w:val="00751441"/>
    <w:rsid w:val="007515D4"/>
    <w:rsid w:val="00751EC9"/>
    <w:rsid w:val="00752120"/>
    <w:rsid w:val="0075223E"/>
    <w:rsid w:val="007527D2"/>
    <w:rsid w:val="00752F27"/>
    <w:rsid w:val="0075321D"/>
    <w:rsid w:val="00753A55"/>
    <w:rsid w:val="00753B95"/>
    <w:rsid w:val="00753D01"/>
    <w:rsid w:val="00754034"/>
    <w:rsid w:val="0075582C"/>
    <w:rsid w:val="007566A6"/>
    <w:rsid w:val="007567AF"/>
    <w:rsid w:val="00756A60"/>
    <w:rsid w:val="00756BAE"/>
    <w:rsid w:val="0075724E"/>
    <w:rsid w:val="0075751D"/>
    <w:rsid w:val="00757E70"/>
    <w:rsid w:val="00760153"/>
    <w:rsid w:val="007609E1"/>
    <w:rsid w:val="00760A47"/>
    <w:rsid w:val="00760B34"/>
    <w:rsid w:val="00760D29"/>
    <w:rsid w:val="00761314"/>
    <w:rsid w:val="007614E0"/>
    <w:rsid w:val="00761522"/>
    <w:rsid w:val="00761B5B"/>
    <w:rsid w:val="007624F7"/>
    <w:rsid w:val="007629E8"/>
    <w:rsid w:val="00762AA0"/>
    <w:rsid w:val="00763282"/>
    <w:rsid w:val="007632D3"/>
    <w:rsid w:val="00763972"/>
    <w:rsid w:val="00763D52"/>
    <w:rsid w:val="0076402C"/>
    <w:rsid w:val="00764530"/>
    <w:rsid w:val="00764D16"/>
    <w:rsid w:val="00765608"/>
    <w:rsid w:val="00765752"/>
    <w:rsid w:val="0076642F"/>
    <w:rsid w:val="0076662A"/>
    <w:rsid w:val="00767B04"/>
    <w:rsid w:val="00767C68"/>
    <w:rsid w:val="00767D50"/>
    <w:rsid w:val="00767EDF"/>
    <w:rsid w:val="00770076"/>
    <w:rsid w:val="007706F2"/>
    <w:rsid w:val="00771550"/>
    <w:rsid w:val="0077161A"/>
    <w:rsid w:val="00771772"/>
    <w:rsid w:val="00771D6B"/>
    <w:rsid w:val="00772235"/>
    <w:rsid w:val="0077227B"/>
    <w:rsid w:val="00772CFA"/>
    <w:rsid w:val="0077305E"/>
    <w:rsid w:val="00773102"/>
    <w:rsid w:val="00773BFD"/>
    <w:rsid w:val="00773E94"/>
    <w:rsid w:val="00774607"/>
    <w:rsid w:val="007751A1"/>
    <w:rsid w:val="00775268"/>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C7B"/>
    <w:rsid w:val="00780D89"/>
    <w:rsid w:val="00780FA5"/>
    <w:rsid w:val="007811B1"/>
    <w:rsid w:val="0078138C"/>
    <w:rsid w:val="007814DB"/>
    <w:rsid w:val="007815E3"/>
    <w:rsid w:val="0078219F"/>
    <w:rsid w:val="007823EC"/>
    <w:rsid w:val="00782494"/>
    <w:rsid w:val="00782AB1"/>
    <w:rsid w:val="00782C3A"/>
    <w:rsid w:val="00782F03"/>
    <w:rsid w:val="00783D63"/>
    <w:rsid w:val="00783E98"/>
    <w:rsid w:val="0078431E"/>
    <w:rsid w:val="00784445"/>
    <w:rsid w:val="0078513B"/>
    <w:rsid w:val="007852CA"/>
    <w:rsid w:val="00785A7C"/>
    <w:rsid w:val="00785A7E"/>
    <w:rsid w:val="00786BEF"/>
    <w:rsid w:val="00787D0F"/>
    <w:rsid w:val="00787DB1"/>
    <w:rsid w:val="00787DE7"/>
    <w:rsid w:val="0079045F"/>
    <w:rsid w:val="00792D6B"/>
    <w:rsid w:val="00792E13"/>
    <w:rsid w:val="0079345F"/>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DC6"/>
    <w:rsid w:val="00797FA0"/>
    <w:rsid w:val="007A0B2B"/>
    <w:rsid w:val="007A1199"/>
    <w:rsid w:val="007A226D"/>
    <w:rsid w:val="007A3874"/>
    <w:rsid w:val="007A44CA"/>
    <w:rsid w:val="007A506F"/>
    <w:rsid w:val="007A562D"/>
    <w:rsid w:val="007A5E33"/>
    <w:rsid w:val="007A62D1"/>
    <w:rsid w:val="007A631F"/>
    <w:rsid w:val="007A702B"/>
    <w:rsid w:val="007A7EF3"/>
    <w:rsid w:val="007A7F45"/>
    <w:rsid w:val="007B048C"/>
    <w:rsid w:val="007B04B9"/>
    <w:rsid w:val="007B05F6"/>
    <w:rsid w:val="007B062C"/>
    <w:rsid w:val="007B10C7"/>
    <w:rsid w:val="007B14F3"/>
    <w:rsid w:val="007B1B0F"/>
    <w:rsid w:val="007B1D73"/>
    <w:rsid w:val="007B216C"/>
    <w:rsid w:val="007B2A22"/>
    <w:rsid w:val="007B3304"/>
    <w:rsid w:val="007B3A9A"/>
    <w:rsid w:val="007B46CA"/>
    <w:rsid w:val="007B4919"/>
    <w:rsid w:val="007B6496"/>
    <w:rsid w:val="007B7727"/>
    <w:rsid w:val="007B7926"/>
    <w:rsid w:val="007B7B52"/>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803"/>
    <w:rsid w:val="007D6E26"/>
    <w:rsid w:val="007D7188"/>
    <w:rsid w:val="007D71B5"/>
    <w:rsid w:val="007D7575"/>
    <w:rsid w:val="007D7E14"/>
    <w:rsid w:val="007E0085"/>
    <w:rsid w:val="007E01FF"/>
    <w:rsid w:val="007E0C8E"/>
    <w:rsid w:val="007E128C"/>
    <w:rsid w:val="007E1B90"/>
    <w:rsid w:val="007E20E5"/>
    <w:rsid w:val="007E2EFF"/>
    <w:rsid w:val="007E2F8A"/>
    <w:rsid w:val="007E3A9C"/>
    <w:rsid w:val="007E4030"/>
    <w:rsid w:val="007E42FD"/>
    <w:rsid w:val="007E43BB"/>
    <w:rsid w:val="007E45F1"/>
    <w:rsid w:val="007E4820"/>
    <w:rsid w:val="007E4B21"/>
    <w:rsid w:val="007E5B3A"/>
    <w:rsid w:val="007E5B97"/>
    <w:rsid w:val="007E5E56"/>
    <w:rsid w:val="007E6339"/>
    <w:rsid w:val="007E6C11"/>
    <w:rsid w:val="007E6D9B"/>
    <w:rsid w:val="007E6E81"/>
    <w:rsid w:val="007E6EAA"/>
    <w:rsid w:val="007F011B"/>
    <w:rsid w:val="007F03B7"/>
    <w:rsid w:val="007F05DE"/>
    <w:rsid w:val="007F06E3"/>
    <w:rsid w:val="007F0818"/>
    <w:rsid w:val="007F18D7"/>
    <w:rsid w:val="007F2153"/>
    <w:rsid w:val="007F2201"/>
    <w:rsid w:val="007F2883"/>
    <w:rsid w:val="007F2939"/>
    <w:rsid w:val="007F3209"/>
    <w:rsid w:val="007F3A7B"/>
    <w:rsid w:val="007F4089"/>
    <w:rsid w:val="007F418B"/>
    <w:rsid w:val="007F470A"/>
    <w:rsid w:val="007F4E0B"/>
    <w:rsid w:val="007F4FEF"/>
    <w:rsid w:val="007F5DB9"/>
    <w:rsid w:val="007F5FF3"/>
    <w:rsid w:val="007F60A2"/>
    <w:rsid w:val="007F6281"/>
    <w:rsid w:val="007F67DF"/>
    <w:rsid w:val="007F687B"/>
    <w:rsid w:val="007F6A9D"/>
    <w:rsid w:val="007F6B17"/>
    <w:rsid w:val="007F6F69"/>
    <w:rsid w:val="007F6FA6"/>
    <w:rsid w:val="00800454"/>
    <w:rsid w:val="00801CEB"/>
    <w:rsid w:val="0080212D"/>
    <w:rsid w:val="00802605"/>
    <w:rsid w:val="00802A7D"/>
    <w:rsid w:val="00802F4D"/>
    <w:rsid w:val="008031CD"/>
    <w:rsid w:val="00803AD5"/>
    <w:rsid w:val="00803C9D"/>
    <w:rsid w:val="008052BE"/>
    <w:rsid w:val="008056D6"/>
    <w:rsid w:val="00805D16"/>
    <w:rsid w:val="00806501"/>
    <w:rsid w:val="00806603"/>
    <w:rsid w:val="00806B2D"/>
    <w:rsid w:val="00807251"/>
    <w:rsid w:val="008076A6"/>
    <w:rsid w:val="008076E8"/>
    <w:rsid w:val="0080784A"/>
    <w:rsid w:val="008100F7"/>
    <w:rsid w:val="00810171"/>
    <w:rsid w:val="00810708"/>
    <w:rsid w:val="00810B05"/>
    <w:rsid w:val="00810EDA"/>
    <w:rsid w:val="00811008"/>
    <w:rsid w:val="00811B3D"/>
    <w:rsid w:val="00811FD7"/>
    <w:rsid w:val="00812879"/>
    <w:rsid w:val="00812B17"/>
    <w:rsid w:val="00813A34"/>
    <w:rsid w:val="00813AED"/>
    <w:rsid w:val="00813E31"/>
    <w:rsid w:val="0081415A"/>
    <w:rsid w:val="008142A6"/>
    <w:rsid w:val="00814E9D"/>
    <w:rsid w:val="00814FB5"/>
    <w:rsid w:val="008162F2"/>
    <w:rsid w:val="008166B9"/>
    <w:rsid w:val="00816AAC"/>
    <w:rsid w:val="00816FA5"/>
    <w:rsid w:val="00817071"/>
    <w:rsid w:val="0081714D"/>
    <w:rsid w:val="008177B5"/>
    <w:rsid w:val="00817AAF"/>
    <w:rsid w:val="008201F8"/>
    <w:rsid w:val="008201FE"/>
    <w:rsid w:val="008206BF"/>
    <w:rsid w:val="00820811"/>
    <w:rsid w:val="0082096E"/>
    <w:rsid w:val="0082170B"/>
    <w:rsid w:val="00821746"/>
    <w:rsid w:val="00822BAF"/>
    <w:rsid w:val="00823A53"/>
    <w:rsid w:val="008253E9"/>
    <w:rsid w:val="00825596"/>
    <w:rsid w:val="00825D4F"/>
    <w:rsid w:val="0082604C"/>
    <w:rsid w:val="00826CD3"/>
    <w:rsid w:val="00827244"/>
    <w:rsid w:val="00827AA5"/>
    <w:rsid w:val="00827D2F"/>
    <w:rsid w:val="00827FE9"/>
    <w:rsid w:val="0083015A"/>
    <w:rsid w:val="0083127B"/>
    <w:rsid w:val="008316E6"/>
    <w:rsid w:val="008329FE"/>
    <w:rsid w:val="00832EB9"/>
    <w:rsid w:val="0083382B"/>
    <w:rsid w:val="00833D62"/>
    <w:rsid w:val="00833E43"/>
    <w:rsid w:val="00833EB1"/>
    <w:rsid w:val="00833FA9"/>
    <w:rsid w:val="008343D3"/>
    <w:rsid w:val="0083470A"/>
    <w:rsid w:val="00835734"/>
    <w:rsid w:val="00835D07"/>
    <w:rsid w:val="00835D7D"/>
    <w:rsid w:val="0083685D"/>
    <w:rsid w:val="00836CD0"/>
    <w:rsid w:val="00837AED"/>
    <w:rsid w:val="008403E6"/>
    <w:rsid w:val="00841475"/>
    <w:rsid w:val="0084155B"/>
    <w:rsid w:val="00842D48"/>
    <w:rsid w:val="00843908"/>
    <w:rsid w:val="0084395A"/>
    <w:rsid w:val="00843FE5"/>
    <w:rsid w:val="00844678"/>
    <w:rsid w:val="00844803"/>
    <w:rsid w:val="00844A86"/>
    <w:rsid w:val="00845090"/>
    <w:rsid w:val="008455CD"/>
    <w:rsid w:val="008457FE"/>
    <w:rsid w:val="00845937"/>
    <w:rsid w:val="00846204"/>
    <w:rsid w:val="00847F93"/>
    <w:rsid w:val="008500F9"/>
    <w:rsid w:val="00850862"/>
    <w:rsid w:val="00851035"/>
    <w:rsid w:val="008513E1"/>
    <w:rsid w:val="00851A40"/>
    <w:rsid w:val="00851B2F"/>
    <w:rsid w:val="008524F8"/>
    <w:rsid w:val="008525BE"/>
    <w:rsid w:val="008530C2"/>
    <w:rsid w:val="008534F2"/>
    <w:rsid w:val="0085379A"/>
    <w:rsid w:val="0085474A"/>
    <w:rsid w:val="00854902"/>
    <w:rsid w:val="00854AB2"/>
    <w:rsid w:val="00854D98"/>
    <w:rsid w:val="00854EBE"/>
    <w:rsid w:val="00854F58"/>
    <w:rsid w:val="008555C1"/>
    <w:rsid w:val="0085579E"/>
    <w:rsid w:val="0085597C"/>
    <w:rsid w:val="00855F33"/>
    <w:rsid w:val="00856073"/>
    <w:rsid w:val="00856DBE"/>
    <w:rsid w:val="008606F3"/>
    <w:rsid w:val="00861D5E"/>
    <w:rsid w:val="00861DB7"/>
    <w:rsid w:val="00862019"/>
    <w:rsid w:val="0086212D"/>
    <w:rsid w:val="0086212E"/>
    <w:rsid w:val="0086275D"/>
    <w:rsid w:val="00862A7B"/>
    <w:rsid w:val="00862BE2"/>
    <w:rsid w:val="00862C42"/>
    <w:rsid w:val="00862CDE"/>
    <w:rsid w:val="008642DC"/>
    <w:rsid w:val="00864D36"/>
    <w:rsid w:val="00864F14"/>
    <w:rsid w:val="00865650"/>
    <w:rsid w:val="00865A8E"/>
    <w:rsid w:val="00865AEF"/>
    <w:rsid w:val="00866205"/>
    <w:rsid w:val="008665E5"/>
    <w:rsid w:val="00866995"/>
    <w:rsid w:val="008670E2"/>
    <w:rsid w:val="008678D2"/>
    <w:rsid w:val="00867BDE"/>
    <w:rsid w:val="00867C4E"/>
    <w:rsid w:val="00867D9E"/>
    <w:rsid w:val="00867E23"/>
    <w:rsid w:val="00871193"/>
    <w:rsid w:val="008715B3"/>
    <w:rsid w:val="00871C40"/>
    <w:rsid w:val="00871D11"/>
    <w:rsid w:val="00872282"/>
    <w:rsid w:val="008722FA"/>
    <w:rsid w:val="00873029"/>
    <w:rsid w:val="008732CB"/>
    <w:rsid w:val="008743F2"/>
    <w:rsid w:val="0087452F"/>
    <w:rsid w:val="008746B6"/>
    <w:rsid w:val="00874910"/>
    <w:rsid w:val="0087505E"/>
    <w:rsid w:val="00875540"/>
    <w:rsid w:val="00875974"/>
    <w:rsid w:val="00875BE2"/>
    <w:rsid w:val="00875C4A"/>
    <w:rsid w:val="00876781"/>
    <w:rsid w:val="008771F0"/>
    <w:rsid w:val="008778EE"/>
    <w:rsid w:val="008801EB"/>
    <w:rsid w:val="0088079D"/>
    <w:rsid w:val="00880EF2"/>
    <w:rsid w:val="0088114A"/>
    <w:rsid w:val="00881D7E"/>
    <w:rsid w:val="0088206E"/>
    <w:rsid w:val="0088322A"/>
    <w:rsid w:val="00883B3E"/>
    <w:rsid w:val="00883BD4"/>
    <w:rsid w:val="00883D28"/>
    <w:rsid w:val="00883E29"/>
    <w:rsid w:val="00884454"/>
    <w:rsid w:val="00884882"/>
    <w:rsid w:val="00884899"/>
    <w:rsid w:val="00884E99"/>
    <w:rsid w:val="00885D60"/>
    <w:rsid w:val="00885EEB"/>
    <w:rsid w:val="008860A1"/>
    <w:rsid w:val="00886290"/>
    <w:rsid w:val="008862E7"/>
    <w:rsid w:val="0088677E"/>
    <w:rsid w:val="008879E9"/>
    <w:rsid w:val="00890017"/>
    <w:rsid w:val="0089162B"/>
    <w:rsid w:val="00891BD8"/>
    <w:rsid w:val="00893AAB"/>
    <w:rsid w:val="00894221"/>
    <w:rsid w:val="008949BF"/>
    <w:rsid w:val="008949FD"/>
    <w:rsid w:val="00895307"/>
    <w:rsid w:val="00895629"/>
    <w:rsid w:val="008958D0"/>
    <w:rsid w:val="00895D5E"/>
    <w:rsid w:val="0089688C"/>
    <w:rsid w:val="00896A27"/>
    <w:rsid w:val="00897038"/>
    <w:rsid w:val="00897820"/>
    <w:rsid w:val="008A0537"/>
    <w:rsid w:val="008A0610"/>
    <w:rsid w:val="008A07F7"/>
    <w:rsid w:val="008A08B6"/>
    <w:rsid w:val="008A08FD"/>
    <w:rsid w:val="008A0B90"/>
    <w:rsid w:val="008A0F50"/>
    <w:rsid w:val="008A0FA6"/>
    <w:rsid w:val="008A12F5"/>
    <w:rsid w:val="008A1AE2"/>
    <w:rsid w:val="008A1C7B"/>
    <w:rsid w:val="008A1ED7"/>
    <w:rsid w:val="008A2CF0"/>
    <w:rsid w:val="008A39C9"/>
    <w:rsid w:val="008A3E62"/>
    <w:rsid w:val="008A565E"/>
    <w:rsid w:val="008A5B4C"/>
    <w:rsid w:val="008A5E4C"/>
    <w:rsid w:val="008A5EB3"/>
    <w:rsid w:val="008A6060"/>
    <w:rsid w:val="008A62B7"/>
    <w:rsid w:val="008A6821"/>
    <w:rsid w:val="008A6E5F"/>
    <w:rsid w:val="008A6E78"/>
    <w:rsid w:val="008A6E8C"/>
    <w:rsid w:val="008A6F83"/>
    <w:rsid w:val="008A7AA7"/>
    <w:rsid w:val="008A7FE8"/>
    <w:rsid w:val="008B02A8"/>
    <w:rsid w:val="008B073B"/>
    <w:rsid w:val="008B0B5B"/>
    <w:rsid w:val="008B0EA7"/>
    <w:rsid w:val="008B16C4"/>
    <w:rsid w:val="008B17CC"/>
    <w:rsid w:val="008B18CD"/>
    <w:rsid w:val="008B1EC3"/>
    <w:rsid w:val="008B257E"/>
    <w:rsid w:val="008B28C7"/>
    <w:rsid w:val="008B2A85"/>
    <w:rsid w:val="008B2ED8"/>
    <w:rsid w:val="008B32E2"/>
    <w:rsid w:val="008B3838"/>
    <w:rsid w:val="008B40F4"/>
    <w:rsid w:val="008B444F"/>
    <w:rsid w:val="008B44F3"/>
    <w:rsid w:val="008B4783"/>
    <w:rsid w:val="008B4CF1"/>
    <w:rsid w:val="008B64ED"/>
    <w:rsid w:val="008B6C23"/>
    <w:rsid w:val="008B7111"/>
    <w:rsid w:val="008C01D3"/>
    <w:rsid w:val="008C05B2"/>
    <w:rsid w:val="008C08D7"/>
    <w:rsid w:val="008C1099"/>
    <w:rsid w:val="008C2AE5"/>
    <w:rsid w:val="008C360C"/>
    <w:rsid w:val="008C36F4"/>
    <w:rsid w:val="008C377B"/>
    <w:rsid w:val="008C41E0"/>
    <w:rsid w:val="008C44F8"/>
    <w:rsid w:val="008C479C"/>
    <w:rsid w:val="008C4827"/>
    <w:rsid w:val="008C483E"/>
    <w:rsid w:val="008C4F02"/>
    <w:rsid w:val="008C53D4"/>
    <w:rsid w:val="008C5754"/>
    <w:rsid w:val="008C57D6"/>
    <w:rsid w:val="008C5A8F"/>
    <w:rsid w:val="008C6107"/>
    <w:rsid w:val="008C6A96"/>
    <w:rsid w:val="008C6AF9"/>
    <w:rsid w:val="008C6C83"/>
    <w:rsid w:val="008D004F"/>
    <w:rsid w:val="008D01A1"/>
    <w:rsid w:val="008D0218"/>
    <w:rsid w:val="008D02B8"/>
    <w:rsid w:val="008D0422"/>
    <w:rsid w:val="008D0754"/>
    <w:rsid w:val="008D1615"/>
    <w:rsid w:val="008D1CE2"/>
    <w:rsid w:val="008D1D02"/>
    <w:rsid w:val="008D2979"/>
    <w:rsid w:val="008D2B5C"/>
    <w:rsid w:val="008D34AC"/>
    <w:rsid w:val="008D35B8"/>
    <w:rsid w:val="008D3EFB"/>
    <w:rsid w:val="008D5093"/>
    <w:rsid w:val="008D5138"/>
    <w:rsid w:val="008D5855"/>
    <w:rsid w:val="008D61B7"/>
    <w:rsid w:val="008D638A"/>
    <w:rsid w:val="008D6DB2"/>
    <w:rsid w:val="008D6DD1"/>
    <w:rsid w:val="008D6FBD"/>
    <w:rsid w:val="008D7781"/>
    <w:rsid w:val="008E1760"/>
    <w:rsid w:val="008E1E31"/>
    <w:rsid w:val="008E258D"/>
    <w:rsid w:val="008E2C1D"/>
    <w:rsid w:val="008E3039"/>
    <w:rsid w:val="008E3213"/>
    <w:rsid w:val="008E3242"/>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1DC8"/>
    <w:rsid w:val="008F2415"/>
    <w:rsid w:val="008F2BEB"/>
    <w:rsid w:val="008F357B"/>
    <w:rsid w:val="008F3EA1"/>
    <w:rsid w:val="008F45A3"/>
    <w:rsid w:val="008F461E"/>
    <w:rsid w:val="008F4C3F"/>
    <w:rsid w:val="008F4D2F"/>
    <w:rsid w:val="008F51C1"/>
    <w:rsid w:val="008F57DB"/>
    <w:rsid w:val="008F5809"/>
    <w:rsid w:val="008F5D95"/>
    <w:rsid w:val="008F62C4"/>
    <w:rsid w:val="008F7335"/>
    <w:rsid w:val="008F740C"/>
    <w:rsid w:val="008F7DD8"/>
    <w:rsid w:val="0090025C"/>
    <w:rsid w:val="0090068E"/>
    <w:rsid w:val="009007DC"/>
    <w:rsid w:val="00900D2F"/>
    <w:rsid w:val="00900E0B"/>
    <w:rsid w:val="0090190F"/>
    <w:rsid w:val="009023C3"/>
    <w:rsid w:val="0090296F"/>
    <w:rsid w:val="00903228"/>
    <w:rsid w:val="0090370B"/>
    <w:rsid w:val="009038ED"/>
    <w:rsid w:val="00903A2A"/>
    <w:rsid w:val="00903E34"/>
    <w:rsid w:val="009040F9"/>
    <w:rsid w:val="00904A65"/>
    <w:rsid w:val="00904E7D"/>
    <w:rsid w:val="009050EB"/>
    <w:rsid w:val="009055D5"/>
    <w:rsid w:val="0090682C"/>
    <w:rsid w:val="00906F56"/>
    <w:rsid w:val="00907888"/>
    <w:rsid w:val="00907AC0"/>
    <w:rsid w:val="00907EF3"/>
    <w:rsid w:val="00910B05"/>
    <w:rsid w:val="00911880"/>
    <w:rsid w:val="0091199B"/>
    <w:rsid w:val="00912121"/>
    <w:rsid w:val="0091238F"/>
    <w:rsid w:val="0091285D"/>
    <w:rsid w:val="00912B3B"/>
    <w:rsid w:val="00913319"/>
    <w:rsid w:val="00913326"/>
    <w:rsid w:val="009134FC"/>
    <w:rsid w:val="0091416D"/>
    <w:rsid w:val="00914346"/>
    <w:rsid w:val="00914A59"/>
    <w:rsid w:val="00914D95"/>
    <w:rsid w:val="0091501E"/>
    <w:rsid w:val="00915632"/>
    <w:rsid w:val="0091579A"/>
    <w:rsid w:val="00915CAB"/>
    <w:rsid w:val="00915E0B"/>
    <w:rsid w:val="00915F03"/>
    <w:rsid w:val="00917D29"/>
    <w:rsid w:val="00917E0B"/>
    <w:rsid w:val="009200EC"/>
    <w:rsid w:val="009206BF"/>
    <w:rsid w:val="009207F4"/>
    <w:rsid w:val="00920879"/>
    <w:rsid w:val="009208C3"/>
    <w:rsid w:val="0092092C"/>
    <w:rsid w:val="00920C20"/>
    <w:rsid w:val="00921173"/>
    <w:rsid w:val="00921569"/>
    <w:rsid w:val="00921753"/>
    <w:rsid w:val="00921D7A"/>
    <w:rsid w:val="00921DEB"/>
    <w:rsid w:val="00922ACD"/>
    <w:rsid w:val="00922B99"/>
    <w:rsid w:val="00922D2C"/>
    <w:rsid w:val="00923D30"/>
    <w:rsid w:val="00924608"/>
    <w:rsid w:val="00925A54"/>
    <w:rsid w:val="00925D93"/>
    <w:rsid w:val="00926309"/>
    <w:rsid w:val="00926818"/>
    <w:rsid w:val="00926B72"/>
    <w:rsid w:val="00926BCD"/>
    <w:rsid w:val="00926C8E"/>
    <w:rsid w:val="00926D75"/>
    <w:rsid w:val="0092753E"/>
    <w:rsid w:val="00927A08"/>
    <w:rsid w:val="00927F01"/>
    <w:rsid w:val="0093084E"/>
    <w:rsid w:val="0093101A"/>
    <w:rsid w:val="0093129F"/>
    <w:rsid w:val="009316BF"/>
    <w:rsid w:val="0093236C"/>
    <w:rsid w:val="00932E68"/>
    <w:rsid w:val="00933A10"/>
    <w:rsid w:val="009345EE"/>
    <w:rsid w:val="00935757"/>
    <w:rsid w:val="00935771"/>
    <w:rsid w:val="00935EAF"/>
    <w:rsid w:val="00935FC5"/>
    <w:rsid w:val="0093643C"/>
    <w:rsid w:val="0093672D"/>
    <w:rsid w:val="00936CC9"/>
    <w:rsid w:val="00936D05"/>
    <w:rsid w:val="00936E0D"/>
    <w:rsid w:val="00936F88"/>
    <w:rsid w:val="0093789A"/>
    <w:rsid w:val="0093790E"/>
    <w:rsid w:val="00937A3B"/>
    <w:rsid w:val="00937BD2"/>
    <w:rsid w:val="00937E83"/>
    <w:rsid w:val="00940A64"/>
    <w:rsid w:val="00941837"/>
    <w:rsid w:val="0094200E"/>
    <w:rsid w:val="00942019"/>
    <w:rsid w:val="009424E7"/>
    <w:rsid w:val="00942C2A"/>
    <w:rsid w:val="00943C85"/>
    <w:rsid w:val="00943E1F"/>
    <w:rsid w:val="0094443B"/>
    <w:rsid w:val="009445A8"/>
    <w:rsid w:val="00944BD4"/>
    <w:rsid w:val="00944CB6"/>
    <w:rsid w:val="009451CE"/>
    <w:rsid w:val="00945FF1"/>
    <w:rsid w:val="009465D6"/>
    <w:rsid w:val="00947690"/>
    <w:rsid w:val="009503E6"/>
    <w:rsid w:val="009505B8"/>
    <w:rsid w:val="00951406"/>
    <w:rsid w:val="00951B41"/>
    <w:rsid w:val="0095223A"/>
    <w:rsid w:val="0095251B"/>
    <w:rsid w:val="00952F1F"/>
    <w:rsid w:val="00953086"/>
    <w:rsid w:val="00953154"/>
    <w:rsid w:val="0095333F"/>
    <w:rsid w:val="0095381A"/>
    <w:rsid w:val="00953E86"/>
    <w:rsid w:val="00953F0A"/>
    <w:rsid w:val="00954DD3"/>
    <w:rsid w:val="00954E68"/>
    <w:rsid w:val="00955025"/>
    <w:rsid w:val="00955908"/>
    <w:rsid w:val="009559EB"/>
    <w:rsid w:val="00955BC2"/>
    <w:rsid w:val="0095622D"/>
    <w:rsid w:val="009562C2"/>
    <w:rsid w:val="00957314"/>
    <w:rsid w:val="009574E0"/>
    <w:rsid w:val="00957879"/>
    <w:rsid w:val="00957E71"/>
    <w:rsid w:val="00960013"/>
    <w:rsid w:val="00960740"/>
    <w:rsid w:val="00960960"/>
    <w:rsid w:val="00960BD3"/>
    <w:rsid w:val="00960CA8"/>
    <w:rsid w:val="00962F4B"/>
    <w:rsid w:val="0096317C"/>
    <w:rsid w:val="009632AE"/>
    <w:rsid w:val="00963733"/>
    <w:rsid w:val="009644F4"/>
    <w:rsid w:val="009653BF"/>
    <w:rsid w:val="009659AE"/>
    <w:rsid w:val="0096600F"/>
    <w:rsid w:val="009668D6"/>
    <w:rsid w:val="00966A3E"/>
    <w:rsid w:val="00966AAD"/>
    <w:rsid w:val="00967042"/>
    <w:rsid w:val="009672FC"/>
    <w:rsid w:val="00967317"/>
    <w:rsid w:val="009676F7"/>
    <w:rsid w:val="00970164"/>
    <w:rsid w:val="009701C2"/>
    <w:rsid w:val="009703D0"/>
    <w:rsid w:val="00971A7F"/>
    <w:rsid w:val="009722EB"/>
    <w:rsid w:val="009725FA"/>
    <w:rsid w:val="00973036"/>
    <w:rsid w:val="009741E6"/>
    <w:rsid w:val="00974303"/>
    <w:rsid w:val="0097462F"/>
    <w:rsid w:val="009746B1"/>
    <w:rsid w:val="0097520A"/>
    <w:rsid w:val="00975517"/>
    <w:rsid w:val="00975D14"/>
    <w:rsid w:val="00975E55"/>
    <w:rsid w:val="0097689A"/>
    <w:rsid w:val="00976D1A"/>
    <w:rsid w:val="00976FE6"/>
    <w:rsid w:val="00977799"/>
    <w:rsid w:val="0098023D"/>
    <w:rsid w:val="0098027F"/>
    <w:rsid w:val="0098098F"/>
    <w:rsid w:val="009812AE"/>
    <w:rsid w:val="0098145E"/>
    <w:rsid w:val="00981CBD"/>
    <w:rsid w:val="00982E38"/>
    <w:rsid w:val="0098359C"/>
    <w:rsid w:val="00983FF3"/>
    <w:rsid w:val="0098422A"/>
    <w:rsid w:val="00984445"/>
    <w:rsid w:val="00984826"/>
    <w:rsid w:val="00984C07"/>
    <w:rsid w:val="009851B2"/>
    <w:rsid w:val="00985327"/>
    <w:rsid w:val="00985A50"/>
    <w:rsid w:val="00985C34"/>
    <w:rsid w:val="00985CE4"/>
    <w:rsid w:val="009865D2"/>
    <w:rsid w:val="00986924"/>
    <w:rsid w:val="00986A86"/>
    <w:rsid w:val="00986D89"/>
    <w:rsid w:val="00986F25"/>
    <w:rsid w:val="00987F98"/>
    <w:rsid w:val="009902E9"/>
    <w:rsid w:val="0099041A"/>
    <w:rsid w:val="009911D9"/>
    <w:rsid w:val="00991A01"/>
    <w:rsid w:val="0099282F"/>
    <w:rsid w:val="0099316C"/>
    <w:rsid w:val="009934DC"/>
    <w:rsid w:val="0099422A"/>
    <w:rsid w:val="00994819"/>
    <w:rsid w:val="00994829"/>
    <w:rsid w:val="00994D74"/>
    <w:rsid w:val="00995011"/>
    <w:rsid w:val="009952EC"/>
    <w:rsid w:val="009953FB"/>
    <w:rsid w:val="0099543E"/>
    <w:rsid w:val="0099689D"/>
    <w:rsid w:val="0099714E"/>
    <w:rsid w:val="00997691"/>
    <w:rsid w:val="00997ED4"/>
    <w:rsid w:val="009A08C5"/>
    <w:rsid w:val="009A0926"/>
    <w:rsid w:val="009A1146"/>
    <w:rsid w:val="009A16EB"/>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11D"/>
    <w:rsid w:val="009B3150"/>
    <w:rsid w:val="009B35E4"/>
    <w:rsid w:val="009B3F98"/>
    <w:rsid w:val="009B4421"/>
    <w:rsid w:val="009B4955"/>
    <w:rsid w:val="009B4DAF"/>
    <w:rsid w:val="009B5157"/>
    <w:rsid w:val="009B55DA"/>
    <w:rsid w:val="009B5A63"/>
    <w:rsid w:val="009B62CB"/>
    <w:rsid w:val="009B64E9"/>
    <w:rsid w:val="009B68FD"/>
    <w:rsid w:val="009B6B8D"/>
    <w:rsid w:val="009B6CE6"/>
    <w:rsid w:val="009B774C"/>
    <w:rsid w:val="009B781E"/>
    <w:rsid w:val="009B78CF"/>
    <w:rsid w:val="009B7EC0"/>
    <w:rsid w:val="009C0018"/>
    <w:rsid w:val="009C078A"/>
    <w:rsid w:val="009C08A6"/>
    <w:rsid w:val="009C0E63"/>
    <w:rsid w:val="009C0F5C"/>
    <w:rsid w:val="009C0FE0"/>
    <w:rsid w:val="009C141F"/>
    <w:rsid w:val="009C160C"/>
    <w:rsid w:val="009C16B5"/>
    <w:rsid w:val="009C21A2"/>
    <w:rsid w:val="009C23C9"/>
    <w:rsid w:val="009C2415"/>
    <w:rsid w:val="009C25E4"/>
    <w:rsid w:val="009C2CC7"/>
    <w:rsid w:val="009C3917"/>
    <w:rsid w:val="009C3B02"/>
    <w:rsid w:val="009C41D7"/>
    <w:rsid w:val="009C4644"/>
    <w:rsid w:val="009C4BC4"/>
    <w:rsid w:val="009C5037"/>
    <w:rsid w:val="009C52C5"/>
    <w:rsid w:val="009C5535"/>
    <w:rsid w:val="009C578B"/>
    <w:rsid w:val="009C5B07"/>
    <w:rsid w:val="009C6105"/>
    <w:rsid w:val="009C6216"/>
    <w:rsid w:val="009C67B1"/>
    <w:rsid w:val="009C6F07"/>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867"/>
    <w:rsid w:val="009D7BE9"/>
    <w:rsid w:val="009D7C0E"/>
    <w:rsid w:val="009E0F16"/>
    <w:rsid w:val="009E14DE"/>
    <w:rsid w:val="009E14E5"/>
    <w:rsid w:val="009E18CC"/>
    <w:rsid w:val="009E1F54"/>
    <w:rsid w:val="009E2127"/>
    <w:rsid w:val="009E23F6"/>
    <w:rsid w:val="009E2568"/>
    <w:rsid w:val="009E302E"/>
    <w:rsid w:val="009E307E"/>
    <w:rsid w:val="009E41B2"/>
    <w:rsid w:val="009E4EDC"/>
    <w:rsid w:val="009E5488"/>
    <w:rsid w:val="009E56D4"/>
    <w:rsid w:val="009E5820"/>
    <w:rsid w:val="009E596B"/>
    <w:rsid w:val="009E5C08"/>
    <w:rsid w:val="009E5FDB"/>
    <w:rsid w:val="009E7E58"/>
    <w:rsid w:val="009E7ED9"/>
    <w:rsid w:val="009E7F57"/>
    <w:rsid w:val="009F0D64"/>
    <w:rsid w:val="009F10D1"/>
    <w:rsid w:val="009F1105"/>
    <w:rsid w:val="009F12EA"/>
    <w:rsid w:val="009F2029"/>
    <w:rsid w:val="009F2419"/>
    <w:rsid w:val="009F24FC"/>
    <w:rsid w:val="009F2565"/>
    <w:rsid w:val="009F2D27"/>
    <w:rsid w:val="009F2EF2"/>
    <w:rsid w:val="009F33CA"/>
    <w:rsid w:val="009F36F7"/>
    <w:rsid w:val="009F3847"/>
    <w:rsid w:val="009F3D8F"/>
    <w:rsid w:val="009F4611"/>
    <w:rsid w:val="009F4642"/>
    <w:rsid w:val="009F46C5"/>
    <w:rsid w:val="009F4982"/>
    <w:rsid w:val="009F4D0B"/>
    <w:rsid w:val="009F4EBA"/>
    <w:rsid w:val="009F5552"/>
    <w:rsid w:val="009F55E6"/>
    <w:rsid w:val="009F5A71"/>
    <w:rsid w:val="009F5AAE"/>
    <w:rsid w:val="009F6446"/>
    <w:rsid w:val="009F6698"/>
    <w:rsid w:val="009F6B12"/>
    <w:rsid w:val="009F6BFE"/>
    <w:rsid w:val="009F7240"/>
    <w:rsid w:val="009F780B"/>
    <w:rsid w:val="009F79CB"/>
    <w:rsid w:val="00A0019A"/>
    <w:rsid w:val="00A00637"/>
    <w:rsid w:val="00A007DB"/>
    <w:rsid w:val="00A009B0"/>
    <w:rsid w:val="00A00A81"/>
    <w:rsid w:val="00A00D8A"/>
    <w:rsid w:val="00A00ECC"/>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922"/>
    <w:rsid w:val="00A04BAB"/>
    <w:rsid w:val="00A050BA"/>
    <w:rsid w:val="00A05D6E"/>
    <w:rsid w:val="00A06C32"/>
    <w:rsid w:val="00A06C50"/>
    <w:rsid w:val="00A06EFA"/>
    <w:rsid w:val="00A1067E"/>
    <w:rsid w:val="00A1083E"/>
    <w:rsid w:val="00A1115B"/>
    <w:rsid w:val="00A111C0"/>
    <w:rsid w:val="00A11414"/>
    <w:rsid w:val="00A118BA"/>
    <w:rsid w:val="00A119EE"/>
    <w:rsid w:val="00A11BC4"/>
    <w:rsid w:val="00A11EA8"/>
    <w:rsid w:val="00A11FC2"/>
    <w:rsid w:val="00A123E5"/>
    <w:rsid w:val="00A133E2"/>
    <w:rsid w:val="00A1348F"/>
    <w:rsid w:val="00A13956"/>
    <w:rsid w:val="00A1395D"/>
    <w:rsid w:val="00A139E7"/>
    <w:rsid w:val="00A13B2F"/>
    <w:rsid w:val="00A14164"/>
    <w:rsid w:val="00A143C4"/>
    <w:rsid w:val="00A1445F"/>
    <w:rsid w:val="00A14647"/>
    <w:rsid w:val="00A14F24"/>
    <w:rsid w:val="00A14F54"/>
    <w:rsid w:val="00A15062"/>
    <w:rsid w:val="00A1576D"/>
    <w:rsid w:val="00A15929"/>
    <w:rsid w:val="00A160A7"/>
    <w:rsid w:val="00A16366"/>
    <w:rsid w:val="00A170A8"/>
    <w:rsid w:val="00A171F9"/>
    <w:rsid w:val="00A17665"/>
    <w:rsid w:val="00A17913"/>
    <w:rsid w:val="00A179D1"/>
    <w:rsid w:val="00A17A40"/>
    <w:rsid w:val="00A20131"/>
    <w:rsid w:val="00A201C0"/>
    <w:rsid w:val="00A204C9"/>
    <w:rsid w:val="00A20F58"/>
    <w:rsid w:val="00A217A4"/>
    <w:rsid w:val="00A22D04"/>
    <w:rsid w:val="00A23057"/>
    <w:rsid w:val="00A23474"/>
    <w:rsid w:val="00A23C33"/>
    <w:rsid w:val="00A2402C"/>
    <w:rsid w:val="00A243BE"/>
    <w:rsid w:val="00A2451D"/>
    <w:rsid w:val="00A246A7"/>
    <w:rsid w:val="00A24B53"/>
    <w:rsid w:val="00A24DA0"/>
    <w:rsid w:val="00A24E8E"/>
    <w:rsid w:val="00A24EE1"/>
    <w:rsid w:val="00A24F65"/>
    <w:rsid w:val="00A25390"/>
    <w:rsid w:val="00A25554"/>
    <w:rsid w:val="00A25B7E"/>
    <w:rsid w:val="00A2643C"/>
    <w:rsid w:val="00A26B4E"/>
    <w:rsid w:val="00A27119"/>
    <w:rsid w:val="00A275E0"/>
    <w:rsid w:val="00A279DF"/>
    <w:rsid w:val="00A27F93"/>
    <w:rsid w:val="00A3063D"/>
    <w:rsid w:val="00A308E2"/>
    <w:rsid w:val="00A30F8D"/>
    <w:rsid w:val="00A31120"/>
    <w:rsid w:val="00A316F4"/>
    <w:rsid w:val="00A31786"/>
    <w:rsid w:val="00A32145"/>
    <w:rsid w:val="00A323C8"/>
    <w:rsid w:val="00A32714"/>
    <w:rsid w:val="00A32D70"/>
    <w:rsid w:val="00A33926"/>
    <w:rsid w:val="00A33B4B"/>
    <w:rsid w:val="00A34546"/>
    <w:rsid w:val="00A345BD"/>
    <w:rsid w:val="00A3492B"/>
    <w:rsid w:val="00A34B70"/>
    <w:rsid w:val="00A34F78"/>
    <w:rsid w:val="00A35208"/>
    <w:rsid w:val="00A3542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029E"/>
    <w:rsid w:val="00A50C96"/>
    <w:rsid w:val="00A5140C"/>
    <w:rsid w:val="00A51675"/>
    <w:rsid w:val="00A519E0"/>
    <w:rsid w:val="00A524E9"/>
    <w:rsid w:val="00A52BE5"/>
    <w:rsid w:val="00A53AF6"/>
    <w:rsid w:val="00A54590"/>
    <w:rsid w:val="00A54788"/>
    <w:rsid w:val="00A548B8"/>
    <w:rsid w:val="00A54B85"/>
    <w:rsid w:val="00A55704"/>
    <w:rsid w:val="00A55B48"/>
    <w:rsid w:val="00A55D4E"/>
    <w:rsid w:val="00A55E2A"/>
    <w:rsid w:val="00A5617A"/>
    <w:rsid w:val="00A56A60"/>
    <w:rsid w:val="00A61150"/>
    <w:rsid w:val="00A62853"/>
    <w:rsid w:val="00A62C67"/>
    <w:rsid w:val="00A63984"/>
    <w:rsid w:val="00A63A0A"/>
    <w:rsid w:val="00A63B4E"/>
    <w:rsid w:val="00A63C40"/>
    <w:rsid w:val="00A63DC2"/>
    <w:rsid w:val="00A63E69"/>
    <w:rsid w:val="00A64388"/>
    <w:rsid w:val="00A64694"/>
    <w:rsid w:val="00A647BF"/>
    <w:rsid w:val="00A657F3"/>
    <w:rsid w:val="00A6584F"/>
    <w:rsid w:val="00A65B51"/>
    <w:rsid w:val="00A65D0B"/>
    <w:rsid w:val="00A6719D"/>
    <w:rsid w:val="00A672E9"/>
    <w:rsid w:val="00A679C2"/>
    <w:rsid w:val="00A703B7"/>
    <w:rsid w:val="00A70A9A"/>
    <w:rsid w:val="00A70B8A"/>
    <w:rsid w:val="00A71328"/>
    <w:rsid w:val="00A7132D"/>
    <w:rsid w:val="00A71C57"/>
    <w:rsid w:val="00A71D9C"/>
    <w:rsid w:val="00A71E99"/>
    <w:rsid w:val="00A72046"/>
    <w:rsid w:val="00A7220C"/>
    <w:rsid w:val="00A7225A"/>
    <w:rsid w:val="00A726C5"/>
    <w:rsid w:val="00A73084"/>
    <w:rsid w:val="00A73120"/>
    <w:rsid w:val="00A7323C"/>
    <w:rsid w:val="00A73424"/>
    <w:rsid w:val="00A7442B"/>
    <w:rsid w:val="00A74945"/>
    <w:rsid w:val="00A74B20"/>
    <w:rsid w:val="00A75716"/>
    <w:rsid w:val="00A75AB0"/>
    <w:rsid w:val="00A75C65"/>
    <w:rsid w:val="00A75FFB"/>
    <w:rsid w:val="00A7641F"/>
    <w:rsid w:val="00A76F8D"/>
    <w:rsid w:val="00A7764C"/>
    <w:rsid w:val="00A777B9"/>
    <w:rsid w:val="00A77BA8"/>
    <w:rsid w:val="00A77EC2"/>
    <w:rsid w:val="00A80063"/>
    <w:rsid w:val="00A807E7"/>
    <w:rsid w:val="00A80BD9"/>
    <w:rsid w:val="00A81999"/>
    <w:rsid w:val="00A81B5B"/>
    <w:rsid w:val="00A822ED"/>
    <w:rsid w:val="00A82983"/>
    <w:rsid w:val="00A82B46"/>
    <w:rsid w:val="00A82E33"/>
    <w:rsid w:val="00A830F3"/>
    <w:rsid w:val="00A8314C"/>
    <w:rsid w:val="00A8374A"/>
    <w:rsid w:val="00A83A8C"/>
    <w:rsid w:val="00A83F51"/>
    <w:rsid w:val="00A8443D"/>
    <w:rsid w:val="00A84603"/>
    <w:rsid w:val="00A84D40"/>
    <w:rsid w:val="00A85973"/>
    <w:rsid w:val="00A85EE0"/>
    <w:rsid w:val="00A86F82"/>
    <w:rsid w:val="00A86FC2"/>
    <w:rsid w:val="00A874FF"/>
    <w:rsid w:val="00A87823"/>
    <w:rsid w:val="00A87D2A"/>
    <w:rsid w:val="00A87D97"/>
    <w:rsid w:val="00A90163"/>
    <w:rsid w:val="00A9034C"/>
    <w:rsid w:val="00A90830"/>
    <w:rsid w:val="00A915A2"/>
    <w:rsid w:val="00A918A4"/>
    <w:rsid w:val="00A92740"/>
    <w:rsid w:val="00A92A46"/>
    <w:rsid w:val="00A92EE2"/>
    <w:rsid w:val="00A92F05"/>
    <w:rsid w:val="00A92FA7"/>
    <w:rsid w:val="00A93039"/>
    <w:rsid w:val="00A932D0"/>
    <w:rsid w:val="00A94025"/>
    <w:rsid w:val="00A946BB"/>
    <w:rsid w:val="00A94C73"/>
    <w:rsid w:val="00A94EFC"/>
    <w:rsid w:val="00A9566E"/>
    <w:rsid w:val="00A966DC"/>
    <w:rsid w:val="00A96CFC"/>
    <w:rsid w:val="00A971F9"/>
    <w:rsid w:val="00A97793"/>
    <w:rsid w:val="00A978C5"/>
    <w:rsid w:val="00A9797D"/>
    <w:rsid w:val="00A97DA6"/>
    <w:rsid w:val="00A97E5A"/>
    <w:rsid w:val="00AA1445"/>
    <w:rsid w:val="00AA14E9"/>
    <w:rsid w:val="00AA2492"/>
    <w:rsid w:val="00AA284E"/>
    <w:rsid w:val="00AA29A1"/>
    <w:rsid w:val="00AA30EA"/>
    <w:rsid w:val="00AA3D12"/>
    <w:rsid w:val="00AA61C6"/>
    <w:rsid w:val="00AA6525"/>
    <w:rsid w:val="00AA6C88"/>
    <w:rsid w:val="00AA71C1"/>
    <w:rsid w:val="00AA78A3"/>
    <w:rsid w:val="00AA7B6E"/>
    <w:rsid w:val="00AA7F75"/>
    <w:rsid w:val="00AB001A"/>
    <w:rsid w:val="00AB020C"/>
    <w:rsid w:val="00AB0226"/>
    <w:rsid w:val="00AB04C4"/>
    <w:rsid w:val="00AB0533"/>
    <w:rsid w:val="00AB09F8"/>
    <w:rsid w:val="00AB0D58"/>
    <w:rsid w:val="00AB1649"/>
    <w:rsid w:val="00AB1B7E"/>
    <w:rsid w:val="00AB26E2"/>
    <w:rsid w:val="00AB2A20"/>
    <w:rsid w:val="00AB2AD5"/>
    <w:rsid w:val="00AB308E"/>
    <w:rsid w:val="00AB35D3"/>
    <w:rsid w:val="00AB3EA6"/>
    <w:rsid w:val="00AB4339"/>
    <w:rsid w:val="00AB4BCA"/>
    <w:rsid w:val="00AB4D46"/>
    <w:rsid w:val="00AB5380"/>
    <w:rsid w:val="00AB56C4"/>
    <w:rsid w:val="00AB5EBB"/>
    <w:rsid w:val="00AB5F2F"/>
    <w:rsid w:val="00AB6132"/>
    <w:rsid w:val="00AB690B"/>
    <w:rsid w:val="00AB75EC"/>
    <w:rsid w:val="00AB7A15"/>
    <w:rsid w:val="00AB7B83"/>
    <w:rsid w:val="00AB7EF2"/>
    <w:rsid w:val="00AC05B3"/>
    <w:rsid w:val="00AC066F"/>
    <w:rsid w:val="00AC082F"/>
    <w:rsid w:val="00AC0FD4"/>
    <w:rsid w:val="00AC23BA"/>
    <w:rsid w:val="00AC264D"/>
    <w:rsid w:val="00AC2B8A"/>
    <w:rsid w:val="00AC2D6E"/>
    <w:rsid w:val="00AC2E7A"/>
    <w:rsid w:val="00AC312D"/>
    <w:rsid w:val="00AC38BA"/>
    <w:rsid w:val="00AC3AC2"/>
    <w:rsid w:val="00AC3B3A"/>
    <w:rsid w:val="00AC462B"/>
    <w:rsid w:val="00AC4BD3"/>
    <w:rsid w:val="00AC4C2C"/>
    <w:rsid w:val="00AC515A"/>
    <w:rsid w:val="00AC5244"/>
    <w:rsid w:val="00AC6520"/>
    <w:rsid w:val="00AC6FB1"/>
    <w:rsid w:val="00AC7029"/>
    <w:rsid w:val="00AC752F"/>
    <w:rsid w:val="00AC7AAC"/>
    <w:rsid w:val="00AC7BF4"/>
    <w:rsid w:val="00AC7DAE"/>
    <w:rsid w:val="00AC7ED9"/>
    <w:rsid w:val="00AD0B73"/>
    <w:rsid w:val="00AD115B"/>
    <w:rsid w:val="00AD1A81"/>
    <w:rsid w:val="00AD1FE5"/>
    <w:rsid w:val="00AD229A"/>
    <w:rsid w:val="00AD2CCC"/>
    <w:rsid w:val="00AD3CD9"/>
    <w:rsid w:val="00AD584A"/>
    <w:rsid w:val="00AD5C71"/>
    <w:rsid w:val="00AD66D7"/>
    <w:rsid w:val="00AD79A6"/>
    <w:rsid w:val="00AE036C"/>
    <w:rsid w:val="00AE09AB"/>
    <w:rsid w:val="00AE0A39"/>
    <w:rsid w:val="00AE0EA9"/>
    <w:rsid w:val="00AE10F0"/>
    <w:rsid w:val="00AE14B8"/>
    <w:rsid w:val="00AE14BC"/>
    <w:rsid w:val="00AE1ED2"/>
    <w:rsid w:val="00AE2669"/>
    <w:rsid w:val="00AE2769"/>
    <w:rsid w:val="00AE2BDB"/>
    <w:rsid w:val="00AE3478"/>
    <w:rsid w:val="00AE3B75"/>
    <w:rsid w:val="00AE3BC0"/>
    <w:rsid w:val="00AE3DF6"/>
    <w:rsid w:val="00AE46EE"/>
    <w:rsid w:val="00AE46F7"/>
    <w:rsid w:val="00AE480A"/>
    <w:rsid w:val="00AE50D3"/>
    <w:rsid w:val="00AE5654"/>
    <w:rsid w:val="00AE597B"/>
    <w:rsid w:val="00AE5B22"/>
    <w:rsid w:val="00AE5F28"/>
    <w:rsid w:val="00AE606E"/>
    <w:rsid w:val="00AF034A"/>
    <w:rsid w:val="00AF10A9"/>
    <w:rsid w:val="00AF10DA"/>
    <w:rsid w:val="00AF1535"/>
    <w:rsid w:val="00AF1D33"/>
    <w:rsid w:val="00AF1DCA"/>
    <w:rsid w:val="00AF2263"/>
    <w:rsid w:val="00AF22D9"/>
    <w:rsid w:val="00AF2423"/>
    <w:rsid w:val="00AF2715"/>
    <w:rsid w:val="00AF2EBF"/>
    <w:rsid w:val="00AF3645"/>
    <w:rsid w:val="00AF3816"/>
    <w:rsid w:val="00AF38FD"/>
    <w:rsid w:val="00AF3B3C"/>
    <w:rsid w:val="00AF3C3C"/>
    <w:rsid w:val="00AF3E6C"/>
    <w:rsid w:val="00AF3E75"/>
    <w:rsid w:val="00AF488F"/>
    <w:rsid w:val="00AF4DFA"/>
    <w:rsid w:val="00AF5F26"/>
    <w:rsid w:val="00AF64AA"/>
    <w:rsid w:val="00AF666F"/>
    <w:rsid w:val="00AF66C7"/>
    <w:rsid w:val="00AF69F7"/>
    <w:rsid w:val="00AF707C"/>
    <w:rsid w:val="00AF7714"/>
    <w:rsid w:val="00B001BA"/>
    <w:rsid w:val="00B0027E"/>
    <w:rsid w:val="00B008EE"/>
    <w:rsid w:val="00B00D86"/>
    <w:rsid w:val="00B0169C"/>
    <w:rsid w:val="00B01ED5"/>
    <w:rsid w:val="00B02A9A"/>
    <w:rsid w:val="00B035D3"/>
    <w:rsid w:val="00B03B0D"/>
    <w:rsid w:val="00B04148"/>
    <w:rsid w:val="00B05845"/>
    <w:rsid w:val="00B05B16"/>
    <w:rsid w:val="00B05C9A"/>
    <w:rsid w:val="00B06C39"/>
    <w:rsid w:val="00B071DC"/>
    <w:rsid w:val="00B076BB"/>
    <w:rsid w:val="00B0780D"/>
    <w:rsid w:val="00B0798F"/>
    <w:rsid w:val="00B079F0"/>
    <w:rsid w:val="00B10184"/>
    <w:rsid w:val="00B10E75"/>
    <w:rsid w:val="00B10F49"/>
    <w:rsid w:val="00B11015"/>
    <w:rsid w:val="00B11422"/>
    <w:rsid w:val="00B11883"/>
    <w:rsid w:val="00B12286"/>
    <w:rsid w:val="00B132B8"/>
    <w:rsid w:val="00B1338D"/>
    <w:rsid w:val="00B13E7C"/>
    <w:rsid w:val="00B13F5D"/>
    <w:rsid w:val="00B14503"/>
    <w:rsid w:val="00B14B4E"/>
    <w:rsid w:val="00B14D12"/>
    <w:rsid w:val="00B14DF2"/>
    <w:rsid w:val="00B14FDA"/>
    <w:rsid w:val="00B15111"/>
    <w:rsid w:val="00B15C2D"/>
    <w:rsid w:val="00B162D1"/>
    <w:rsid w:val="00B1723B"/>
    <w:rsid w:val="00B1725B"/>
    <w:rsid w:val="00B20528"/>
    <w:rsid w:val="00B20F9C"/>
    <w:rsid w:val="00B21300"/>
    <w:rsid w:val="00B21341"/>
    <w:rsid w:val="00B2181E"/>
    <w:rsid w:val="00B21E43"/>
    <w:rsid w:val="00B228B4"/>
    <w:rsid w:val="00B22978"/>
    <w:rsid w:val="00B2316F"/>
    <w:rsid w:val="00B23504"/>
    <w:rsid w:val="00B2485A"/>
    <w:rsid w:val="00B24CCE"/>
    <w:rsid w:val="00B24F0B"/>
    <w:rsid w:val="00B2524A"/>
    <w:rsid w:val="00B25542"/>
    <w:rsid w:val="00B25774"/>
    <w:rsid w:val="00B25CF5"/>
    <w:rsid w:val="00B25F46"/>
    <w:rsid w:val="00B25F49"/>
    <w:rsid w:val="00B2644D"/>
    <w:rsid w:val="00B27CC5"/>
    <w:rsid w:val="00B27DC6"/>
    <w:rsid w:val="00B27F44"/>
    <w:rsid w:val="00B30224"/>
    <w:rsid w:val="00B308EC"/>
    <w:rsid w:val="00B30902"/>
    <w:rsid w:val="00B30B47"/>
    <w:rsid w:val="00B31BBB"/>
    <w:rsid w:val="00B31CCC"/>
    <w:rsid w:val="00B31FF6"/>
    <w:rsid w:val="00B32693"/>
    <w:rsid w:val="00B32E94"/>
    <w:rsid w:val="00B32F05"/>
    <w:rsid w:val="00B332B8"/>
    <w:rsid w:val="00B33795"/>
    <w:rsid w:val="00B33A3C"/>
    <w:rsid w:val="00B33B94"/>
    <w:rsid w:val="00B33DE8"/>
    <w:rsid w:val="00B33F6B"/>
    <w:rsid w:val="00B3495F"/>
    <w:rsid w:val="00B34A98"/>
    <w:rsid w:val="00B34DB3"/>
    <w:rsid w:val="00B34E1C"/>
    <w:rsid w:val="00B351F1"/>
    <w:rsid w:val="00B35DD1"/>
    <w:rsid w:val="00B35E4B"/>
    <w:rsid w:val="00B35EC5"/>
    <w:rsid w:val="00B3724D"/>
    <w:rsid w:val="00B372CD"/>
    <w:rsid w:val="00B372E5"/>
    <w:rsid w:val="00B37CD7"/>
    <w:rsid w:val="00B37CE2"/>
    <w:rsid w:val="00B37E31"/>
    <w:rsid w:val="00B4023A"/>
    <w:rsid w:val="00B40879"/>
    <w:rsid w:val="00B40DF9"/>
    <w:rsid w:val="00B4268A"/>
    <w:rsid w:val="00B42A50"/>
    <w:rsid w:val="00B42F05"/>
    <w:rsid w:val="00B43715"/>
    <w:rsid w:val="00B437D7"/>
    <w:rsid w:val="00B43D87"/>
    <w:rsid w:val="00B453A0"/>
    <w:rsid w:val="00B4564C"/>
    <w:rsid w:val="00B45EFF"/>
    <w:rsid w:val="00B460C8"/>
    <w:rsid w:val="00B462D2"/>
    <w:rsid w:val="00B46614"/>
    <w:rsid w:val="00B46BDC"/>
    <w:rsid w:val="00B46C13"/>
    <w:rsid w:val="00B47083"/>
    <w:rsid w:val="00B47087"/>
    <w:rsid w:val="00B47324"/>
    <w:rsid w:val="00B4744E"/>
    <w:rsid w:val="00B47BFA"/>
    <w:rsid w:val="00B50DAA"/>
    <w:rsid w:val="00B51326"/>
    <w:rsid w:val="00B51783"/>
    <w:rsid w:val="00B51AB5"/>
    <w:rsid w:val="00B51D8C"/>
    <w:rsid w:val="00B51F2B"/>
    <w:rsid w:val="00B521FE"/>
    <w:rsid w:val="00B52ADA"/>
    <w:rsid w:val="00B52DD3"/>
    <w:rsid w:val="00B532DE"/>
    <w:rsid w:val="00B5357D"/>
    <w:rsid w:val="00B53C9E"/>
    <w:rsid w:val="00B544A0"/>
    <w:rsid w:val="00B55978"/>
    <w:rsid w:val="00B56E08"/>
    <w:rsid w:val="00B574FF"/>
    <w:rsid w:val="00B57FB8"/>
    <w:rsid w:val="00B6010F"/>
    <w:rsid w:val="00B60233"/>
    <w:rsid w:val="00B61A49"/>
    <w:rsid w:val="00B62376"/>
    <w:rsid w:val="00B6273E"/>
    <w:rsid w:val="00B629D8"/>
    <w:rsid w:val="00B62D79"/>
    <w:rsid w:val="00B63ACC"/>
    <w:rsid w:val="00B64002"/>
    <w:rsid w:val="00B640BB"/>
    <w:rsid w:val="00B642C8"/>
    <w:rsid w:val="00B645F0"/>
    <w:rsid w:val="00B646BC"/>
    <w:rsid w:val="00B647B3"/>
    <w:rsid w:val="00B65AD6"/>
    <w:rsid w:val="00B66075"/>
    <w:rsid w:val="00B67412"/>
    <w:rsid w:val="00B67429"/>
    <w:rsid w:val="00B67710"/>
    <w:rsid w:val="00B7063F"/>
    <w:rsid w:val="00B708F2"/>
    <w:rsid w:val="00B70EDE"/>
    <w:rsid w:val="00B70EE5"/>
    <w:rsid w:val="00B71011"/>
    <w:rsid w:val="00B71601"/>
    <w:rsid w:val="00B71A11"/>
    <w:rsid w:val="00B71C05"/>
    <w:rsid w:val="00B73545"/>
    <w:rsid w:val="00B73CD9"/>
    <w:rsid w:val="00B746C6"/>
    <w:rsid w:val="00B747B3"/>
    <w:rsid w:val="00B7495A"/>
    <w:rsid w:val="00B74BF7"/>
    <w:rsid w:val="00B75227"/>
    <w:rsid w:val="00B752C3"/>
    <w:rsid w:val="00B76152"/>
    <w:rsid w:val="00B76257"/>
    <w:rsid w:val="00B76AF5"/>
    <w:rsid w:val="00B76B85"/>
    <w:rsid w:val="00B76C32"/>
    <w:rsid w:val="00B7719A"/>
    <w:rsid w:val="00B771D5"/>
    <w:rsid w:val="00B77B12"/>
    <w:rsid w:val="00B77BCF"/>
    <w:rsid w:val="00B77E21"/>
    <w:rsid w:val="00B8018D"/>
    <w:rsid w:val="00B808DC"/>
    <w:rsid w:val="00B80D00"/>
    <w:rsid w:val="00B80D25"/>
    <w:rsid w:val="00B811E7"/>
    <w:rsid w:val="00B81270"/>
    <w:rsid w:val="00B814FD"/>
    <w:rsid w:val="00B823FA"/>
    <w:rsid w:val="00B82439"/>
    <w:rsid w:val="00B82D4F"/>
    <w:rsid w:val="00B83135"/>
    <w:rsid w:val="00B83226"/>
    <w:rsid w:val="00B83DF4"/>
    <w:rsid w:val="00B84601"/>
    <w:rsid w:val="00B84661"/>
    <w:rsid w:val="00B849C2"/>
    <w:rsid w:val="00B84B2B"/>
    <w:rsid w:val="00B84D88"/>
    <w:rsid w:val="00B84E45"/>
    <w:rsid w:val="00B8509D"/>
    <w:rsid w:val="00B85161"/>
    <w:rsid w:val="00B851B5"/>
    <w:rsid w:val="00B8522E"/>
    <w:rsid w:val="00B85CE8"/>
    <w:rsid w:val="00B870C9"/>
    <w:rsid w:val="00B87EF4"/>
    <w:rsid w:val="00B87F55"/>
    <w:rsid w:val="00B87F89"/>
    <w:rsid w:val="00B900F0"/>
    <w:rsid w:val="00B90411"/>
    <w:rsid w:val="00B9048F"/>
    <w:rsid w:val="00B9076F"/>
    <w:rsid w:val="00B90801"/>
    <w:rsid w:val="00B91BAC"/>
    <w:rsid w:val="00B92141"/>
    <w:rsid w:val="00B923D8"/>
    <w:rsid w:val="00B92809"/>
    <w:rsid w:val="00B9323A"/>
    <w:rsid w:val="00B93679"/>
    <w:rsid w:val="00B93A9A"/>
    <w:rsid w:val="00B945DF"/>
    <w:rsid w:val="00B9496F"/>
    <w:rsid w:val="00B949FD"/>
    <w:rsid w:val="00B94C7C"/>
    <w:rsid w:val="00B951E2"/>
    <w:rsid w:val="00B95976"/>
    <w:rsid w:val="00B96286"/>
    <w:rsid w:val="00B96759"/>
    <w:rsid w:val="00B96D8F"/>
    <w:rsid w:val="00B96DF3"/>
    <w:rsid w:val="00B978CE"/>
    <w:rsid w:val="00B97BE4"/>
    <w:rsid w:val="00BA06B4"/>
    <w:rsid w:val="00BA0745"/>
    <w:rsid w:val="00BA0A40"/>
    <w:rsid w:val="00BA0B82"/>
    <w:rsid w:val="00BA0DA2"/>
    <w:rsid w:val="00BA12FF"/>
    <w:rsid w:val="00BA14F6"/>
    <w:rsid w:val="00BA1893"/>
    <w:rsid w:val="00BA1DEB"/>
    <w:rsid w:val="00BA20E7"/>
    <w:rsid w:val="00BA2CA7"/>
    <w:rsid w:val="00BA2E89"/>
    <w:rsid w:val="00BA401B"/>
    <w:rsid w:val="00BA4329"/>
    <w:rsid w:val="00BA471B"/>
    <w:rsid w:val="00BA485B"/>
    <w:rsid w:val="00BA4868"/>
    <w:rsid w:val="00BA4C1C"/>
    <w:rsid w:val="00BA500C"/>
    <w:rsid w:val="00BA5F21"/>
    <w:rsid w:val="00BA662A"/>
    <w:rsid w:val="00BA75D2"/>
    <w:rsid w:val="00BB046A"/>
    <w:rsid w:val="00BB0749"/>
    <w:rsid w:val="00BB12F1"/>
    <w:rsid w:val="00BB14FC"/>
    <w:rsid w:val="00BB1820"/>
    <w:rsid w:val="00BB1A8D"/>
    <w:rsid w:val="00BB1CD3"/>
    <w:rsid w:val="00BB1F95"/>
    <w:rsid w:val="00BB2093"/>
    <w:rsid w:val="00BB2108"/>
    <w:rsid w:val="00BB2944"/>
    <w:rsid w:val="00BB350A"/>
    <w:rsid w:val="00BB4467"/>
    <w:rsid w:val="00BB45A5"/>
    <w:rsid w:val="00BB4C8B"/>
    <w:rsid w:val="00BB4F7D"/>
    <w:rsid w:val="00BB557A"/>
    <w:rsid w:val="00BB585D"/>
    <w:rsid w:val="00BB58F6"/>
    <w:rsid w:val="00BB6320"/>
    <w:rsid w:val="00BB666C"/>
    <w:rsid w:val="00BB74D2"/>
    <w:rsid w:val="00BC04EA"/>
    <w:rsid w:val="00BC080E"/>
    <w:rsid w:val="00BC083D"/>
    <w:rsid w:val="00BC0A04"/>
    <w:rsid w:val="00BC0D6A"/>
    <w:rsid w:val="00BC126D"/>
    <w:rsid w:val="00BC1C03"/>
    <w:rsid w:val="00BC2E24"/>
    <w:rsid w:val="00BC304B"/>
    <w:rsid w:val="00BC3388"/>
    <w:rsid w:val="00BC46CB"/>
    <w:rsid w:val="00BC56BE"/>
    <w:rsid w:val="00BC5749"/>
    <w:rsid w:val="00BC5FF6"/>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47EE"/>
    <w:rsid w:val="00BD506B"/>
    <w:rsid w:val="00BD6088"/>
    <w:rsid w:val="00BD72A4"/>
    <w:rsid w:val="00BD7D91"/>
    <w:rsid w:val="00BD7DAA"/>
    <w:rsid w:val="00BE0112"/>
    <w:rsid w:val="00BE01BD"/>
    <w:rsid w:val="00BE0299"/>
    <w:rsid w:val="00BE0419"/>
    <w:rsid w:val="00BE09AC"/>
    <w:rsid w:val="00BE0A7C"/>
    <w:rsid w:val="00BE0AC0"/>
    <w:rsid w:val="00BE0B7F"/>
    <w:rsid w:val="00BE1845"/>
    <w:rsid w:val="00BE1CEF"/>
    <w:rsid w:val="00BE1EC0"/>
    <w:rsid w:val="00BE23FE"/>
    <w:rsid w:val="00BE2407"/>
    <w:rsid w:val="00BE2432"/>
    <w:rsid w:val="00BE3074"/>
    <w:rsid w:val="00BE36EC"/>
    <w:rsid w:val="00BE3863"/>
    <w:rsid w:val="00BE3D75"/>
    <w:rsid w:val="00BE3F60"/>
    <w:rsid w:val="00BE413B"/>
    <w:rsid w:val="00BE4A0C"/>
    <w:rsid w:val="00BE507A"/>
    <w:rsid w:val="00BE540D"/>
    <w:rsid w:val="00BE56CB"/>
    <w:rsid w:val="00BE5AC1"/>
    <w:rsid w:val="00BE60E2"/>
    <w:rsid w:val="00BE6192"/>
    <w:rsid w:val="00BE62FA"/>
    <w:rsid w:val="00BE634D"/>
    <w:rsid w:val="00BE67C5"/>
    <w:rsid w:val="00BE6B85"/>
    <w:rsid w:val="00BE74F6"/>
    <w:rsid w:val="00BE7A8E"/>
    <w:rsid w:val="00BE7E5D"/>
    <w:rsid w:val="00BF0A82"/>
    <w:rsid w:val="00BF0DF5"/>
    <w:rsid w:val="00BF19E2"/>
    <w:rsid w:val="00BF21B1"/>
    <w:rsid w:val="00BF2A48"/>
    <w:rsid w:val="00BF2A93"/>
    <w:rsid w:val="00BF3A93"/>
    <w:rsid w:val="00BF40A2"/>
    <w:rsid w:val="00BF4758"/>
    <w:rsid w:val="00BF4BC8"/>
    <w:rsid w:val="00BF4BF2"/>
    <w:rsid w:val="00BF516F"/>
    <w:rsid w:val="00BF51FB"/>
    <w:rsid w:val="00BF54F0"/>
    <w:rsid w:val="00BF56C1"/>
    <w:rsid w:val="00BF5907"/>
    <w:rsid w:val="00BF617B"/>
    <w:rsid w:val="00BF62B7"/>
    <w:rsid w:val="00BF689D"/>
    <w:rsid w:val="00BF6D66"/>
    <w:rsid w:val="00BF72F4"/>
    <w:rsid w:val="00BF73D2"/>
    <w:rsid w:val="00C00132"/>
    <w:rsid w:val="00C00DF1"/>
    <w:rsid w:val="00C00F63"/>
    <w:rsid w:val="00C0108E"/>
    <w:rsid w:val="00C01768"/>
    <w:rsid w:val="00C01DAE"/>
    <w:rsid w:val="00C02117"/>
    <w:rsid w:val="00C0235C"/>
    <w:rsid w:val="00C02829"/>
    <w:rsid w:val="00C02978"/>
    <w:rsid w:val="00C030E2"/>
    <w:rsid w:val="00C0363D"/>
    <w:rsid w:val="00C03C85"/>
    <w:rsid w:val="00C03C8A"/>
    <w:rsid w:val="00C03E43"/>
    <w:rsid w:val="00C04377"/>
    <w:rsid w:val="00C04682"/>
    <w:rsid w:val="00C04FB1"/>
    <w:rsid w:val="00C052B6"/>
    <w:rsid w:val="00C0557A"/>
    <w:rsid w:val="00C05737"/>
    <w:rsid w:val="00C05C04"/>
    <w:rsid w:val="00C064ED"/>
    <w:rsid w:val="00C07449"/>
    <w:rsid w:val="00C0749A"/>
    <w:rsid w:val="00C07872"/>
    <w:rsid w:val="00C07D92"/>
    <w:rsid w:val="00C07DFC"/>
    <w:rsid w:val="00C10639"/>
    <w:rsid w:val="00C109FF"/>
    <w:rsid w:val="00C10FDB"/>
    <w:rsid w:val="00C111C5"/>
    <w:rsid w:val="00C1127D"/>
    <w:rsid w:val="00C1146D"/>
    <w:rsid w:val="00C11DDF"/>
    <w:rsid w:val="00C128B2"/>
    <w:rsid w:val="00C12A13"/>
    <w:rsid w:val="00C12A3F"/>
    <w:rsid w:val="00C137EE"/>
    <w:rsid w:val="00C14342"/>
    <w:rsid w:val="00C14455"/>
    <w:rsid w:val="00C14468"/>
    <w:rsid w:val="00C14556"/>
    <w:rsid w:val="00C1485A"/>
    <w:rsid w:val="00C14B95"/>
    <w:rsid w:val="00C15422"/>
    <w:rsid w:val="00C15D41"/>
    <w:rsid w:val="00C163BB"/>
    <w:rsid w:val="00C1656C"/>
    <w:rsid w:val="00C16CDA"/>
    <w:rsid w:val="00C16E64"/>
    <w:rsid w:val="00C1707D"/>
    <w:rsid w:val="00C171D1"/>
    <w:rsid w:val="00C17408"/>
    <w:rsid w:val="00C17FA4"/>
    <w:rsid w:val="00C20036"/>
    <w:rsid w:val="00C2041A"/>
    <w:rsid w:val="00C208BF"/>
    <w:rsid w:val="00C20C4C"/>
    <w:rsid w:val="00C20EE8"/>
    <w:rsid w:val="00C21071"/>
    <w:rsid w:val="00C213D3"/>
    <w:rsid w:val="00C21690"/>
    <w:rsid w:val="00C21CD1"/>
    <w:rsid w:val="00C21D40"/>
    <w:rsid w:val="00C21EA8"/>
    <w:rsid w:val="00C223B0"/>
    <w:rsid w:val="00C227B8"/>
    <w:rsid w:val="00C228D5"/>
    <w:rsid w:val="00C22B84"/>
    <w:rsid w:val="00C2325B"/>
    <w:rsid w:val="00C23832"/>
    <w:rsid w:val="00C23E57"/>
    <w:rsid w:val="00C24012"/>
    <w:rsid w:val="00C24054"/>
    <w:rsid w:val="00C24795"/>
    <w:rsid w:val="00C24D23"/>
    <w:rsid w:val="00C2532C"/>
    <w:rsid w:val="00C2553E"/>
    <w:rsid w:val="00C26FC1"/>
    <w:rsid w:val="00C2737D"/>
    <w:rsid w:val="00C273D9"/>
    <w:rsid w:val="00C30A40"/>
    <w:rsid w:val="00C30B71"/>
    <w:rsid w:val="00C30F7D"/>
    <w:rsid w:val="00C310E5"/>
    <w:rsid w:val="00C311A4"/>
    <w:rsid w:val="00C319B7"/>
    <w:rsid w:val="00C31F2A"/>
    <w:rsid w:val="00C32217"/>
    <w:rsid w:val="00C32693"/>
    <w:rsid w:val="00C326FA"/>
    <w:rsid w:val="00C32BD2"/>
    <w:rsid w:val="00C3387D"/>
    <w:rsid w:val="00C33E6D"/>
    <w:rsid w:val="00C344E5"/>
    <w:rsid w:val="00C346CD"/>
    <w:rsid w:val="00C352F3"/>
    <w:rsid w:val="00C355C1"/>
    <w:rsid w:val="00C35758"/>
    <w:rsid w:val="00C35790"/>
    <w:rsid w:val="00C35D83"/>
    <w:rsid w:val="00C36E47"/>
    <w:rsid w:val="00C37085"/>
    <w:rsid w:val="00C37D03"/>
    <w:rsid w:val="00C40741"/>
    <w:rsid w:val="00C407D6"/>
    <w:rsid w:val="00C40AFD"/>
    <w:rsid w:val="00C40DFC"/>
    <w:rsid w:val="00C41216"/>
    <w:rsid w:val="00C414D3"/>
    <w:rsid w:val="00C41649"/>
    <w:rsid w:val="00C4181C"/>
    <w:rsid w:val="00C41A58"/>
    <w:rsid w:val="00C42000"/>
    <w:rsid w:val="00C427EC"/>
    <w:rsid w:val="00C4344D"/>
    <w:rsid w:val="00C43900"/>
    <w:rsid w:val="00C44590"/>
    <w:rsid w:val="00C44991"/>
    <w:rsid w:val="00C44A47"/>
    <w:rsid w:val="00C451BA"/>
    <w:rsid w:val="00C4582F"/>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21B"/>
    <w:rsid w:val="00C5280B"/>
    <w:rsid w:val="00C52C81"/>
    <w:rsid w:val="00C52F4F"/>
    <w:rsid w:val="00C5339B"/>
    <w:rsid w:val="00C53F76"/>
    <w:rsid w:val="00C542A7"/>
    <w:rsid w:val="00C54467"/>
    <w:rsid w:val="00C55514"/>
    <w:rsid w:val="00C5592E"/>
    <w:rsid w:val="00C55A55"/>
    <w:rsid w:val="00C55C58"/>
    <w:rsid w:val="00C56191"/>
    <w:rsid w:val="00C56909"/>
    <w:rsid w:val="00C573F6"/>
    <w:rsid w:val="00C57493"/>
    <w:rsid w:val="00C575A3"/>
    <w:rsid w:val="00C57CB4"/>
    <w:rsid w:val="00C57EA4"/>
    <w:rsid w:val="00C57F47"/>
    <w:rsid w:val="00C57FE5"/>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8C9"/>
    <w:rsid w:val="00C64BF7"/>
    <w:rsid w:val="00C64C92"/>
    <w:rsid w:val="00C64E1B"/>
    <w:rsid w:val="00C6518B"/>
    <w:rsid w:val="00C654F3"/>
    <w:rsid w:val="00C65A54"/>
    <w:rsid w:val="00C65B49"/>
    <w:rsid w:val="00C65D8E"/>
    <w:rsid w:val="00C665F3"/>
    <w:rsid w:val="00C66603"/>
    <w:rsid w:val="00C666C8"/>
    <w:rsid w:val="00C66764"/>
    <w:rsid w:val="00C66CB0"/>
    <w:rsid w:val="00C66F37"/>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6F53"/>
    <w:rsid w:val="00C77717"/>
    <w:rsid w:val="00C77C42"/>
    <w:rsid w:val="00C80242"/>
    <w:rsid w:val="00C8039B"/>
    <w:rsid w:val="00C806FD"/>
    <w:rsid w:val="00C8138C"/>
    <w:rsid w:val="00C816AB"/>
    <w:rsid w:val="00C81901"/>
    <w:rsid w:val="00C8196A"/>
    <w:rsid w:val="00C82D36"/>
    <w:rsid w:val="00C82E89"/>
    <w:rsid w:val="00C831AF"/>
    <w:rsid w:val="00C83CBF"/>
    <w:rsid w:val="00C83F45"/>
    <w:rsid w:val="00C8427A"/>
    <w:rsid w:val="00C845E6"/>
    <w:rsid w:val="00C848BE"/>
    <w:rsid w:val="00C84C38"/>
    <w:rsid w:val="00C84CC3"/>
    <w:rsid w:val="00C84E2C"/>
    <w:rsid w:val="00C852F5"/>
    <w:rsid w:val="00C85353"/>
    <w:rsid w:val="00C853BB"/>
    <w:rsid w:val="00C855DF"/>
    <w:rsid w:val="00C86CB9"/>
    <w:rsid w:val="00C907CD"/>
    <w:rsid w:val="00C90837"/>
    <w:rsid w:val="00C91AEF"/>
    <w:rsid w:val="00C91CE7"/>
    <w:rsid w:val="00C91E96"/>
    <w:rsid w:val="00C939D6"/>
    <w:rsid w:val="00C94557"/>
    <w:rsid w:val="00C95805"/>
    <w:rsid w:val="00C95A9A"/>
    <w:rsid w:val="00C96913"/>
    <w:rsid w:val="00C96BF9"/>
    <w:rsid w:val="00C96D75"/>
    <w:rsid w:val="00C971A0"/>
    <w:rsid w:val="00C97A3E"/>
    <w:rsid w:val="00C97FBC"/>
    <w:rsid w:val="00CA0881"/>
    <w:rsid w:val="00CA0A62"/>
    <w:rsid w:val="00CA0DBF"/>
    <w:rsid w:val="00CA0FD3"/>
    <w:rsid w:val="00CA13F0"/>
    <w:rsid w:val="00CA14E0"/>
    <w:rsid w:val="00CA20FF"/>
    <w:rsid w:val="00CA212E"/>
    <w:rsid w:val="00CA258B"/>
    <w:rsid w:val="00CA30D1"/>
    <w:rsid w:val="00CA31C6"/>
    <w:rsid w:val="00CA33F2"/>
    <w:rsid w:val="00CA3661"/>
    <w:rsid w:val="00CA3901"/>
    <w:rsid w:val="00CA54B7"/>
    <w:rsid w:val="00CA5B4B"/>
    <w:rsid w:val="00CA5E62"/>
    <w:rsid w:val="00CA623E"/>
    <w:rsid w:val="00CA63E2"/>
    <w:rsid w:val="00CA6948"/>
    <w:rsid w:val="00CA6B34"/>
    <w:rsid w:val="00CB0017"/>
    <w:rsid w:val="00CB017C"/>
    <w:rsid w:val="00CB04EE"/>
    <w:rsid w:val="00CB100F"/>
    <w:rsid w:val="00CB184D"/>
    <w:rsid w:val="00CB1B6C"/>
    <w:rsid w:val="00CB26F2"/>
    <w:rsid w:val="00CB289E"/>
    <w:rsid w:val="00CB3052"/>
    <w:rsid w:val="00CB327E"/>
    <w:rsid w:val="00CB3B68"/>
    <w:rsid w:val="00CB3BA0"/>
    <w:rsid w:val="00CB4C94"/>
    <w:rsid w:val="00CB4E52"/>
    <w:rsid w:val="00CB5831"/>
    <w:rsid w:val="00CB5D65"/>
    <w:rsid w:val="00CB606B"/>
    <w:rsid w:val="00CB621A"/>
    <w:rsid w:val="00CB6343"/>
    <w:rsid w:val="00CB634C"/>
    <w:rsid w:val="00CB641C"/>
    <w:rsid w:val="00CB7094"/>
    <w:rsid w:val="00CB78F7"/>
    <w:rsid w:val="00CB7B06"/>
    <w:rsid w:val="00CB7F7B"/>
    <w:rsid w:val="00CC0A72"/>
    <w:rsid w:val="00CC0B02"/>
    <w:rsid w:val="00CC13FA"/>
    <w:rsid w:val="00CC199B"/>
    <w:rsid w:val="00CC22F7"/>
    <w:rsid w:val="00CC2600"/>
    <w:rsid w:val="00CC292E"/>
    <w:rsid w:val="00CC2BB7"/>
    <w:rsid w:val="00CC2EBE"/>
    <w:rsid w:val="00CC3AB0"/>
    <w:rsid w:val="00CC3B6A"/>
    <w:rsid w:val="00CC43ED"/>
    <w:rsid w:val="00CC5F2D"/>
    <w:rsid w:val="00CC63A2"/>
    <w:rsid w:val="00CC6967"/>
    <w:rsid w:val="00CC6A0A"/>
    <w:rsid w:val="00CC6AB3"/>
    <w:rsid w:val="00CC6C71"/>
    <w:rsid w:val="00CD0246"/>
    <w:rsid w:val="00CD02B9"/>
    <w:rsid w:val="00CD05E0"/>
    <w:rsid w:val="00CD06B7"/>
    <w:rsid w:val="00CD0944"/>
    <w:rsid w:val="00CD0BAA"/>
    <w:rsid w:val="00CD0D6F"/>
    <w:rsid w:val="00CD11B5"/>
    <w:rsid w:val="00CD179B"/>
    <w:rsid w:val="00CD17EB"/>
    <w:rsid w:val="00CD2181"/>
    <w:rsid w:val="00CD25D9"/>
    <w:rsid w:val="00CD2C6D"/>
    <w:rsid w:val="00CD2CB9"/>
    <w:rsid w:val="00CD34E5"/>
    <w:rsid w:val="00CD46EA"/>
    <w:rsid w:val="00CD47EA"/>
    <w:rsid w:val="00CD55D6"/>
    <w:rsid w:val="00CD661C"/>
    <w:rsid w:val="00CD6A81"/>
    <w:rsid w:val="00CD7CD3"/>
    <w:rsid w:val="00CD7E7F"/>
    <w:rsid w:val="00CD7FB6"/>
    <w:rsid w:val="00CE00D2"/>
    <w:rsid w:val="00CE02E7"/>
    <w:rsid w:val="00CE05C9"/>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5F9B"/>
    <w:rsid w:val="00CE6212"/>
    <w:rsid w:val="00CE6538"/>
    <w:rsid w:val="00CE66B2"/>
    <w:rsid w:val="00CE680A"/>
    <w:rsid w:val="00CE6BC1"/>
    <w:rsid w:val="00CE7001"/>
    <w:rsid w:val="00CF0075"/>
    <w:rsid w:val="00CF033F"/>
    <w:rsid w:val="00CF08B7"/>
    <w:rsid w:val="00CF0D0E"/>
    <w:rsid w:val="00CF121E"/>
    <w:rsid w:val="00CF183B"/>
    <w:rsid w:val="00CF1F0C"/>
    <w:rsid w:val="00CF2013"/>
    <w:rsid w:val="00CF206C"/>
    <w:rsid w:val="00CF24D3"/>
    <w:rsid w:val="00CF27C3"/>
    <w:rsid w:val="00CF2A23"/>
    <w:rsid w:val="00CF2EDA"/>
    <w:rsid w:val="00CF311A"/>
    <w:rsid w:val="00CF3D67"/>
    <w:rsid w:val="00CF3FAA"/>
    <w:rsid w:val="00CF4498"/>
    <w:rsid w:val="00CF493E"/>
    <w:rsid w:val="00CF4BEE"/>
    <w:rsid w:val="00CF5643"/>
    <w:rsid w:val="00CF5651"/>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3D32"/>
    <w:rsid w:val="00D04891"/>
    <w:rsid w:val="00D049EF"/>
    <w:rsid w:val="00D04D59"/>
    <w:rsid w:val="00D04EFF"/>
    <w:rsid w:val="00D0529E"/>
    <w:rsid w:val="00D05353"/>
    <w:rsid w:val="00D055CD"/>
    <w:rsid w:val="00D05715"/>
    <w:rsid w:val="00D05A41"/>
    <w:rsid w:val="00D05E06"/>
    <w:rsid w:val="00D06391"/>
    <w:rsid w:val="00D07328"/>
    <w:rsid w:val="00D073C9"/>
    <w:rsid w:val="00D0754C"/>
    <w:rsid w:val="00D07DA2"/>
    <w:rsid w:val="00D07DC7"/>
    <w:rsid w:val="00D102A3"/>
    <w:rsid w:val="00D10488"/>
    <w:rsid w:val="00D1059C"/>
    <w:rsid w:val="00D113B3"/>
    <w:rsid w:val="00D114D0"/>
    <w:rsid w:val="00D114F2"/>
    <w:rsid w:val="00D118F4"/>
    <w:rsid w:val="00D11A01"/>
    <w:rsid w:val="00D12078"/>
    <w:rsid w:val="00D12240"/>
    <w:rsid w:val="00D127C0"/>
    <w:rsid w:val="00D12E53"/>
    <w:rsid w:val="00D1312F"/>
    <w:rsid w:val="00D133F5"/>
    <w:rsid w:val="00D13AD6"/>
    <w:rsid w:val="00D13C44"/>
    <w:rsid w:val="00D14C66"/>
    <w:rsid w:val="00D14F60"/>
    <w:rsid w:val="00D15446"/>
    <w:rsid w:val="00D15999"/>
    <w:rsid w:val="00D160DC"/>
    <w:rsid w:val="00D16307"/>
    <w:rsid w:val="00D16619"/>
    <w:rsid w:val="00D16DA2"/>
    <w:rsid w:val="00D17E71"/>
    <w:rsid w:val="00D17EEC"/>
    <w:rsid w:val="00D20517"/>
    <w:rsid w:val="00D20D58"/>
    <w:rsid w:val="00D220A2"/>
    <w:rsid w:val="00D227CF"/>
    <w:rsid w:val="00D22BF0"/>
    <w:rsid w:val="00D233D5"/>
    <w:rsid w:val="00D2377A"/>
    <w:rsid w:val="00D23999"/>
    <w:rsid w:val="00D23A73"/>
    <w:rsid w:val="00D23B05"/>
    <w:rsid w:val="00D23B08"/>
    <w:rsid w:val="00D240F0"/>
    <w:rsid w:val="00D2411B"/>
    <w:rsid w:val="00D247BD"/>
    <w:rsid w:val="00D2485E"/>
    <w:rsid w:val="00D24BDC"/>
    <w:rsid w:val="00D24C56"/>
    <w:rsid w:val="00D24DC4"/>
    <w:rsid w:val="00D255A8"/>
    <w:rsid w:val="00D25B8E"/>
    <w:rsid w:val="00D25C29"/>
    <w:rsid w:val="00D25DF1"/>
    <w:rsid w:val="00D26048"/>
    <w:rsid w:val="00D26153"/>
    <w:rsid w:val="00D2622C"/>
    <w:rsid w:val="00D2681C"/>
    <w:rsid w:val="00D2682C"/>
    <w:rsid w:val="00D26DA2"/>
    <w:rsid w:val="00D27125"/>
    <w:rsid w:val="00D306EF"/>
    <w:rsid w:val="00D30816"/>
    <w:rsid w:val="00D314CA"/>
    <w:rsid w:val="00D31AAA"/>
    <w:rsid w:val="00D31C0C"/>
    <w:rsid w:val="00D31DB0"/>
    <w:rsid w:val="00D31DEE"/>
    <w:rsid w:val="00D32032"/>
    <w:rsid w:val="00D32B29"/>
    <w:rsid w:val="00D32CCA"/>
    <w:rsid w:val="00D3356B"/>
    <w:rsid w:val="00D337EF"/>
    <w:rsid w:val="00D339DD"/>
    <w:rsid w:val="00D33A31"/>
    <w:rsid w:val="00D3400E"/>
    <w:rsid w:val="00D34073"/>
    <w:rsid w:val="00D346ED"/>
    <w:rsid w:val="00D34E41"/>
    <w:rsid w:val="00D34FE3"/>
    <w:rsid w:val="00D35B50"/>
    <w:rsid w:val="00D35BBC"/>
    <w:rsid w:val="00D35BD9"/>
    <w:rsid w:val="00D361D9"/>
    <w:rsid w:val="00D36B4E"/>
    <w:rsid w:val="00D36D6E"/>
    <w:rsid w:val="00D36DED"/>
    <w:rsid w:val="00D36F54"/>
    <w:rsid w:val="00D378AE"/>
    <w:rsid w:val="00D37B94"/>
    <w:rsid w:val="00D37D1F"/>
    <w:rsid w:val="00D37EA8"/>
    <w:rsid w:val="00D4064B"/>
    <w:rsid w:val="00D412DF"/>
    <w:rsid w:val="00D41412"/>
    <w:rsid w:val="00D414E1"/>
    <w:rsid w:val="00D423C0"/>
    <w:rsid w:val="00D426A6"/>
    <w:rsid w:val="00D42ACE"/>
    <w:rsid w:val="00D4354D"/>
    <w:rsid w:val="00D45479"/>
    <w:rsid w:val="00D46215"/>
    <w:rsid w:val="00D467F9"/>
    <w:rsid w:val="00D471F3"/>
    <w:rsid w:val="00D4773C"/>
    <w:rsid w:val="00D47815"/>
    <w:rsid w:val="00D50C59"/>
    <w:rsid w:val="00D51208"/>
    <w:rsid w:val="00D519F5"/>
    <w:rsid w:val="00D51B35"/>
    <w:rsid w:val="00D52151"/>
    <w:rsid w:val="00D52451"/>
    <w:rsid w:val="00D52732"/>
    <w:rsid w:val="00D53146"/>
    <w:rsid w:val="00D53555"/>
    <w:rsid w:val="00D543CE"/>
    <w:rsid w:val="00D54678"/>
    <w:rsid w:val="00D54C46"/>
    <w:rsid w:val="00D54DB3"/>
    <w:rsid w:val="00D552B1"/>
    <w:rsid w:val="00D5550A"/>
    <w:rsid w:val="00D55780"/>
    <w:rsid w:val="00D56026"/>
    <w:rsid w:val="00D560F3"/>
    <w:rsid w:val="00D561A2"/>
    <w:rsid w:val="00D56292"/>
    <w:rsid w:val="00D56330"/>
    <w:rsid w:val="00D56486"/>
    <w:rsid w:val="00D5690E"/>
    <w:rsid w:val="00D5711D"/>
    <w:rsid w:val="00D573C3"/>
    <w:rsid w:val="00D574F0"/>
    <w:rsid w:val="00D575DD"/>
    <w:rsid w:val="00D57AB5"/>
    <w:rsid w:val="00D57CAA"/>
    <w:rsid w:val="00D607E9"/>
    <w:rsid w:val="00D60B98"/>
    <w:rsid w:val="00D61640"/>
    <w:rsid w:val="00D617EF"/>
    <w:rsid w:val="00D61B81"/>
    <w:rsid w:val="00D61EA7"/>
    <w:rsid w:val="00D623AF"/>
    <w:rsid w:val="00D62FC7"/>
    <w:rsid w:val="00D62FD7"/>
    <w:rsid w:val="00D631F3"/>
    <w:rsid w:val="00D63560"/>
    <w:rsid w:val="00D63752"/>
    <w:rsid w:val="00D63883"/>
    <w:rsid w:val="00D6417E"/>
    <w:rsid w:val="00D65602"/>
    <w:rsid w:val="00D6573E"/>
    <w:rsid w:val="00D657B9"/>
    <w:rsid w:val="00D65B4E"/>
    <w:rsid w:val="00D66118"/>
    <w:rsid w:val="00D6649B"/>
    <w:rsid w:val="00D66C4E"/>
    <w:rsid w:val="00D6750A"/>
    <w:rsid w:val="00D678C0"/>
    <w:rsid w:val="00D67AD6"/>
    <w:rsid w:val="00D67BC1"/>
    <w:rsid w:val="00D67CCC"/>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5269"/>
    <w:rsid w:val="00D7566C"/>
    <w:rsid w:val="00D756BC"/>
    <w:rsid w:val="00D76E37"/>
    <w:rsid w:val="00D7759A"/>
    <w:rsid w:val="00D7764E"/>
    <w:rsid w:val="00D77A4B"/>
    <w:rsid w:val="00D77B94"/>
    <w:rsid w:val="00D77CE5"/>
    <w:rsid w:val="00D80022"/>
    <w:rsid w:val="00D80040"/>
    <w:rsid w:val="00D80A95"/>
    <w:rsid w:val="00D80ACB"/>
    <w:rsid w:val="00D8126B"/>
    <w:rsid w:val="00D815C6"/>
    <w:rsid w:val="00D816B3"/>
    <w:rsid w:val="00D81C28"/>
    <w:rsid w:val="00D81DE1"/>
    <w:rsid w:val="00D81F0E"/>
    <w:rsid w:val="00D82151"/>
    <w:rsid w:val="00D826BB"/>
    <w:rsid w:val="00D826E8"/>
    <w:rsid w:val="00D83C6C"/>
    <w:rsid w:val="00D83D7F"/>
    <w:rsid w:val="00D83D85"/>
    <w:rsid w:val="00D83FFD"/>
    <w:rsid w:val="00D84430"/>
    <w:rsid w:val="00D8484F"/>
    <w:rsid w:val="00D851F2"/>
    <w:rsid w:val="00D85718"/>
    <w:rsid w:val="00D8576F"/>
    <w:rsid w:val="00D8659F"/>
    <w:rsid w:val="00D86D0E"/>
    <w:rsid w:val="00D87370"/>
    <w:rsid w:val="00D87F28"/>
    <w:rsid w:val="00D901D8"/>
    <w:rsid w:val="00D909AB"/>
    <w:rsid w:val="00D91A5A"/>
    <w:rsid w:val="00D91EDA"/>
    <w:rsid w:val="00D9224B"/>
    <w:rsid w:val="00D9264F"/>
    <w:rsid w:val="00D9298D"/>
    <w:rsid w:val="00D92B22"/>
    <w:rsid w:val="00D92FF9"/>
    <w:rsid w:val="00D935C5"/>
    <w:rsid w:val="00D940B2"/>
    <w:rsid w:val="00D94305"/>
    <w:rsid w:val="00D945B2"/>
    <w:rsid w:val="00D948C1"/>
    <w:rsid w:val="00D94901"/>
    <w:rsid w:val="00D9686B"/>
    <w:rsid w:val="00D968C0"/>
    <w:rsid w:val="00D97B4C"/>
    <w:rsid w:val="00DA017B"/>
    <w:rsid w:val="00DA0533"/>
    <w:rsid w:val="00DA0A06"/>
    <w:rsid w:val="00DA0B60"/>
    <w:rsid w:val="00DA0F90"/>
    <w:rsid w:val="00DA100F"/>
    <w:rsid w:val="00DA1567"/>
    <w:rsid w:val="00DA19D1"/>
    <w:rsid w:val="00DA1EA0"/>
    <w:rsid w:val="00DA2602"/>
    <w:rsid w:val="00DA274D"/>
    <w:rsid w:val="00DA36E6"/>
    <w:rsid w:val="00DA393D"/>
    <w:rsid w:val="00DA3BA4"/>
    <w:rsid w:val="00DA403A"/>
    <w:rsid w:val="00DA4B15"/>
    <w:rsid w:val="00DA59C4"/>
    <w:rsid w:val="00DA5DFE"/>
    <w:rsid w:val="00DA64D1"/>
    <w:rsid w:val="00DA6E94"/>
    <w:rsid w:val="00DA70ED"/>
    <w:rsid w:val="00DA7C1F"/>
    <w:rsid w:val="00DA7F83"/>
    <w:rsid w:val="00DB0101"/>
    <w:rsid w:val="00DB0115"/>
    <w:rsid w:val="00DB0A45"/>
    <w:rsid w:val="00DB12A2"/>
    <w:rsid w:val="00DB16E0"/>
    <w:rsid w:val="00DB1710"/>
    <w:rsid w:val="00DB1AEE"/>
    <w:rsid w:val="00DB2307"/>
    <w:rsid w:val="00DB2389"/>
    <w:rsid w:val="00DB242A"/>
    <w:rsid w:val="00DB2932"/>
    <w:rsid w:val="00DB3813"/>
    <w:rsid w:val="00DB3943"/>
    <w:rsid w:val="00DB3BE4"/>
    <w:rsid w:val="00DB3FCF"/>
    <w:rsid w:val="00DB47E0"/>
    <w:rsid w:val="00DB4ED1"/>
    <w:rsid w:val="00DB590D"/>
    <w:rsid w:val="00DB6A70"/>
    <w:rsid w:val="00DB6B15"/>
    <w:rsid w:val="00DB75FF"/>
    <w:rsid w:val="00DB7D9D"/>
    <w:rsid w:val="00DC0133"/>
    <w:rsid w:val="00DC050A"/>
    <w:rsid w:val="00DC09D2"/>
    <w:rsid w:val="00DC106A"/>
    <w:rsid w:val="00DC1121"/>
    <w:rsid w:val="00DC158E"/>
    <w:rsid w:val="00DC1AC2"/>
    <w:rsid w:val="00DC1EC7"/>
    <w:rsid w:val="00DC2751"/>
    <w:rsid w:val="00DC2B4C"/>
    <w:rsid w:val="00DC300A"/>
    <w:rsid w:val="00DC32B6"/>
    <w:rsid w:val="00DC35B6"/>
    <w:rsid w:val="00DC38D1"/>
    <w:rsid w:val="00DC44F4"/>
    <w:rsid w:val="00DC4534"/>
    <w:rsid w:val="00DC51E2"/>
    <w:rsid w:val="00DC6A58"/>
    <w:rsid w:val="00DC6A66"/>
    <w:rsid w:val="00DC720A"/>
    <w:rsid w:val="00DC7364"/>
    <w:rsid w:val="00DC74DF"/>
    <w:rsid w:val="00DC76F4"/>
    <w:rsid w:val="00DC79B3"/>
    <w:rsid w:val="00DD0635"/>
    <w:rsid w:val="00DD071D"/>
    <w:rsid w:val="00DD074F"/>
    <w:rsid w:val="00DD07EA"/>
    <w:rsid w:val="00DD0AEE"/>
    <w:rsid w:val="00DD0B80"/>
    <w:rsid w:val="00DD0B93"/>
    <w:rsid w:val="00DD0C8F"/>
    <w:rsid w:val="00DD0D8E"/>
    <w:rsid w:val="00DD112B"/>
    <w:rsid w:val="00DD124A"/>
    <w:rsid w:val="00DD1442"/>
    <w:rsid w:val="00DD1447"/>
    <w:rsid w:val="00DD1632"/>
    <w:rsid w:val="00DD1B4D"/>
    <w:rsid w:val="00DD1CCC"/>
    <w:rsid w:val="00DD289A"/>
    <w:rsid w:val="00DD366D"/>
    <w:rsid w:val="00DD3D35"/>
    <w:rsid w:val="00DD3D41"/>
    <w:rsid w:val="00DD45EC"/>
    <w:rsid w:val="00DD4875"/>
    <w:rsid w:val="00DD56C4"/>
    <w:rsid w:val="00DD58A1"/>
    <w:rsid w:val="00DD592F"/>
    <w:rsid w:val="00DD644D"/>
    <w:rsid w:val="00DD6894"/>
    <w:rsid w:val="00DD6EDA"/>
    <w:rsid w:val="00DD705B"/>
    <w:rsid w:val="00DD7064"/>
    <w:rsid w:val="00DD719D"/>
    <w:rsid w:val="00DD755E"/>
    <w:rsid w:val="00DD7C8E"/>
    <w:rsid w:val="00DD7EE9"/>
    <w:rsid w:val="00DE2707"/>
    <w:rsid w:val="00DE2B50"/>
    <w:rsid w:val="00DE2FF5"/>
    <w:rsid w:val="00DE353A"/>
    <w:rsid w:val="00DE3B08"/>
    <w:rsid w:val="00DE3D2C"/>
    <w:rsid w:val="00DE415F"/>
    <w:rsid w:val="00DE418A"/>
    <w:rsid w:val="00DE45DA"/>
    <w:rsid w:val="00DE48AD"/>
    <w:rsid w:val="00DE4BFC"/>
    <w:rsid w:val="00DE4EF1"/>
    <w:rsid w:val="00DE4F03"/>
    <w:rsid w:val="00DE5593"/>
    <w:rsid w:val="00DE55B9"/>
    <w:rsid w:val="00DE5725"/>
    <w:rsid w:val="00DE579D"/>
    <w:rsid w:val="00DE585D"/>
    <w:rsid w:val="00DE5DC8"/>
    <w:rsid w:val="00DE5F14"/>
    <w:rsid w:val="00DE626F"/>
    <w:rsid w:val="00DE63E2"/>
    <w:rsid w:val="00DE658D"/>
    <w:rsid w:val="00DE6D17"/>
    <w:rsid w:val="00DE6D48"/>
    <w:rsid w:val="00DE6F39"/>
    <w:rsid w:val="00DE78EA"/>
    <w:rsid w:val="00DE7985"/>
    <w:rsid w:val="00DE7B91"/>
    <w:rsid w:val="00DE7D8B"/>
    <w:rsid w:val="00DF063F"/>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5BFE"/>
    <w:rsid w:val="00DF69D8"/>
    <w:rsid w:val="00DF6B5C"/>
    <w:rsid w:val="00DF7376"/>
    <w:rsid w:val="00DF7754"/>
    <w:rsid w:val="00DF7F8A"/>
    <w:rsid w:val="00E00205"/>
    <w:rsid w:val="00E0087A"/>
    <w:rsid w:val="00E012A2"/>
    <w:rsid w:val="00E0178F"/>
    <w:rsid w:val="00E01ED4"/>
    <w:rsid w:val="00E01FE2"/>
    <w:rsid w:val="00E0214C"/>
    <w:rsid w:val="00E0263A"/>
    <w:rsid w:val="00E037D5"/>
    <w:rsid w:val="00E0380F"/>
    <w:rsid w:val="00E0427C"/>
    <w:rsid w:val="00E046D8"/>
    <w:rsid w:val="00E052EF"/>
    <w:rsid w:val="00E054AD"/>
    <w:rsid w:val="00E05FB9"/>
    <w:rsid w:val="00E06286"/>
    <w:rsid w:val="00E0652C"/>
    <w:rsid w:val="00E068A1"/>
    <w:rsid w:val="00E069EA"/>
    <w:rsid w:val="00E06A29"/>
    <w:rsid w:val="00E06C64"/>
    <w:rsid w:val="00E06E6B"/>
    <w:rsid w:val="00E0768C"/>
    <w:rsid w:val="00E07842"/>
    <w:rsid w:val="00E07983"/>
    <w:rsid w:val="00E07AD2"/>
    <w:rsid w:val="00E1042C"/>
    <w:rsid w:val="00E10598"/>
    <w:rsid w:val="00E105D2"/>
    <w:rsid w:val="00E10D13"/>
    <w:rsid w:val="00E11397"/>
    <w:rsid w:val="00E1169F"/>
    <w:rsid w:val="00E11844"/>
    <w:rsid w:val="00E11F7E"/>
    <w:rsid w:val="00E13449"/>
    <w:rsid w:val="00E14A36"/>
    <w:rsid w:val="00E14BB0"/>
    <w:rsid w:val="00E161A3"/>
    <w:rsid w:val="00E16903"/>
    <w:rsid w:val="00E172D0"/>
    <w:rsid w:val="00E1777E"/>
    <w:rsid w:val="00E17F53"/>
    <w:rsid w:val="00E2094B"/>
    <w:rsid w:val="00E209F4"/>
    <w:rsid w:val="00E20FDC"/>
    <w:rsid w:val="00E21CD0"/>
    <w:rsid w:val="00E22BE4"/>
    <w:rsid w:val="00E22E1A"/>
    <w:rsid w:val="00E2307C"/>
    <w:rsid w:val="00E23441"/>
    <w:rsid w:val="00E23861"/>
    <w:rsid w:val="00E245CF"/>
    <w:rsid w:val="00E248D5"/>
    <w:rsid w:val="00E24A84"/>
    <w:rsid w:val="00E2541D"/>
    <w:rsid w:val="00E25827"/>
    <w:rsid w:val="00E25B9E"/>
    <w:rsid w:val="00E261FA"/>
    <w:rsid w:val="00E26E58"/>
    <w:rsid w:val="00E27399"/>
    <w:rsid w:val="00E2746E"/>
    <w:rsid w:val="00E277A6"/>
    <w:rsid w:val="00E27D8B"/>
    <w:rsid w:val="00E30040"/>
    <w:rsid w:val="00E301DC"/>
    <w:rsid w:val="00E3067E"/>
    <w:rsid w:val="00E308A4"/>
    <w:rsid w:val="00E30C11"/>
    <w:rsid w:val="00E32173"/>
    <w:rsid w:val="00E32565"/>
    <w:rsid w:val="00E32A82"/>
    <w:rsid w:val="00E33ACD"/>
    <w:rsid w:val="00E33AFE"/>
    <w:rsid w:val="00E349E9"/>
    <w:rsid w:val="00E34E3C"/>
    <w:rsid w:val="00E35230"/>
    <w:rsid w:val="00E35232"/>
    <w:rsid w:val="00E352CD"/>
    <w:rsid w:val="00E3592E"/>
    <w:rsid w:val="00E36260"/>
    <w:rsid w:val="00E36608"/>
    <w:rsid w:val="00E368FA"/>
    <w:rsid w:val="00E36B2B"/>
    <w:rsid w:val="00E3707E"/>
    <w:rsid w:val="00E373B8"/>
    <w:rsid w:val="00E3771B"/>
    <w:rsid w:val="00E37798"/>
    <w:rsid w:val="00E37B08"/>
    <w:rsid w:val="00E40062"/>
    <w:rsid w:val="00E40475"/>
    <w:rsid w:val="00E4077F"/>
    <w:rsid w:val="00E40E4D"/>
    <w:rsid w:val="00E41443"/>
    <w:rsid w:val="00E415AB"/>
    <w:rsid w:val="00E4222C"/>
    <w:rsid w:val="00E422D5"/>
    <w:rsid w:val="00E4247B"/>
    <w:rsid w:val="00E4267F"/>
    <w:rsid w:val="00E429C0"/>
    <w:rsid w:val="00E42A80"/>
    <w:rsid w:val="00E42BA0"/>
    <w:rsid w:val="00E42D98"/>
    <w:rsid w:val="00E43352"/>
    <w:rsid w:val="00E43A03"/>
    <w:rsid w:val="00E43D6D"/>
    <w:rsid w:val="00E4413C"/>
    <w:rsid w:val="00E460E9"/>
    <w:rsid w:val="00E46540"/>
    <w:rsid w:val="00E4696B"/>
    <w:rsid w:val="00E46BF9"/>
    <w:rsid w:val="00E46C28"/>
    <w:rsid w:val="00E46E0C"/>
    <w:rsid w:val="00E47A90"/>
    <w:rsid w:val="00E47D8A"/>
    <w:rsid w:val="00E50E04"/>
    <w:rsid w:val="00E51066"/>
    <w:rsid w:val="00E5114B"/>
    <w:rsid w:val="00E511A5"/>
    <w:rsid w:val="00E51EC4"/>
    <w:rsid w:val="00E51FC3"/>
    <w:rsid w:val="00E52111"/>
    <w:rsid w:val="00E5263D"/>
    <w:rsid w:val="00E52D9F"/>
    <w:rsid w:val="00E52ED6"/>
    <w:rsid w:val="00E52F96"/>
    <w:rsid w:val="00E5330A"/>
    <w:rsid w:val="00E5383F"/>
    <w:rsid w:val="00E53D89"/>
    <w:rsid w:val="00E5426D"/>
    <w:rsid w:val="00E54444"/>
    <w:rsid w:val="00E54588"/>
    <w:rsid w:val="00E5503E"/>
    <w:rsid w:val="00E551E1"/>
    <w:rsid w:val="00E557BA"/>
    <w:rsid w:val="00E557BF"/>
    <w:rsid w:val="00E55C5E"/>
    <w:rsid w:val="00E56102"/>
    <w:rsid w:val="00E5614A"/>
    <w:rsid w:val="00E57C27"/>
    <w:rsid w:val="00E61D68"/>
    <w:rsid w:val="00E626AE"/>
    <w:rsid w:val="00E63587"/>
    <w:rsid w:val="00E63A39"/>
    <w:rsid w:val="00E63B7F"/>
    <w:rsid w:val="00E63D43"/>
    <w:rsid w:val="00E64070"/>
    <w:rsid w:val="00E64154"/>
    <w:rsid w:val="00E641A2"/>
    <w:rsid w:val="00E64512"/>
    <w:rsid w:val="00E6484F"/>
    <w:rsid w:val="00E64A45"/>
    <w:rsid w:val="00E66646"/>
    <w:rsid w:val="00E66E2A"/>
    <w:rsid w:val="00E671E7"/>
    <w:rsid w:val="00E67267"/>
    <w:rsid w:val="00E6735A"/>
    <w:rsid w:val="00E6754A"/>
    <w:rsid w:val="00E6789B"/>
    <w:rsid w:val="00E679E8"/>
    <w:rsid w:val="00E67E68"/>
    <w:rsid w:val="00E701AA"/>
    <w:rsid w:val="00E70A15"/>
    <w:rsid w:val="00E70B56"/>
    <w:rsid w:val="00E710FF"/>
    <w:rsid w:val="00E7143B"/>
    <w:rsid w:val="00E71F72"/>
    <w:rsid w:val="00E71FDB"/>
    <w:rsid w:val="00E7239E"/>
    <w:rsid w:val="00E7243E"/>
    <w:rsid w:val="00E72875"/>
    <w:rsid w:val="00E72D64"/>
    <w:rsid w:val="00E7382E"/>
    <w:rsid w:val="00E73E27"/>
    <w:rsid w:val="00E73EE1"/>
    <w:rsid w:val="00E7464A"/>
    <w:rsid w:val="00E74B87"/>
    <w:rsid w:val="00E74D7C"/>
    <w:rsid w:val="00E75116"/>
    <w:rsid w:val="00E75469"/>
    <w:rsid w:val="00E76701"/>
    <w:rsid w:val="00E76C4F"/>
    <w:rsid w:val="00E76F25"/>
    <w:rsid w:val="00E771D3"/>
    <w:rsid w:val="00E774DE"/>
    <w:rsid w:val="00E77C3D"/>
    <w:rsid w:val="00E77D6A"/>
    <w:rsid w:val="00E77F9F"/>
    <w:rsid w:val="00E8036F"/>
    <w:rsid w:val="00E80495"/>
    <w:rsid w:val="00E80D32"/>
    <w:rsid w:val="00E81B22"/>
    <w:rsid w:val="00E81BD7"/>
    <w:rsid w:val="00E81C9C"/>
    <w:rsid w:val="00E81F1F"/>
    <w:rsid w:val="00E820D2"/>
    <w:rsid w:val="00E82135"/>
    <w:rsid w:val="00E82CD8"/>
    <w:rsid w:val="00E83128"/>
    <w:rsid w:val="00E83631"/>
    <w:rsid w:val="00E8389F"/>
    <w:rsid w:val="00E838B9"/>
    <w:rsid w:val="00E84705"/>
    <w:rsid w:val="00E84E72"/>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2B4"/>
    <w:rsid w:val="00E91597"/>
    <w:rsid w:val="00E9172F"/>
    <w:rsid w:val="00E91871"/>
    <w:rsid w:val="00E91CEF"/>
    <w:rsid w:val="00E91EB0"/>
    <w:rsid w:val="00E92099"/>
    <w:rsid w:val="00E92748"/>
    <w:rsid w:val="00E9283D"/>
    <w:rsid w:val="00E92A64"/>
    <w:rsid w:val="00E931FA"/>
    <w:rsid w:val="00E933FF"/>
    <w:rsid w:val="00E93697"/>
    <w:rsid w:val="00E93D15"/>
    <w:rsid w:val="00E93D81"/>
    <w:rsid w:val="00E93FC3"/>
    <w:rsid w:val="00E94442"/>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93D"/>
    <w:rsid w:val="00E97A73"/>
    <w:rsid w:val="00EA1095"/>
    <w:rsid w:val="00EA10D1"/>
    <w:rsid w:val="00EA114C"/>
    <w:rsid w:val="00EA1711"/>
    <w:rsid w:val="00EA223E"/>
    <w:rsid w:val="00EA2379"/>
    <w:rsid w:val="00EA2558"/>
    <w:rsid w:val="00EA2A01"/>
    <w:rsid w:val="00EA3149"/>
    <w:rsid w:val="00EA3208"/>
    <w:rsid w:val="00EA3782"/>
    <w:rsid w:val="00EA386D"/>
    <w:rsid w:val="00EA3B39"/>
    <w:rsid w:val="00EA3D24"/>
    <w:rsid w:val="00EA4076"/>
    <w:rsid w:val="00EA410E"/>
    <w:rsid w:val="00EA4238"/>
    <w:rsid w:val="00EA435A"/>
    <w:rsid w:val="00EA4408"/>
    <w:rsid w:val="00EA4B7A"/>
    <w:rsid w:val="00EA5935"/>
    <w:rsid w:val="00EA5C8F"/>
    <w:rsid w:val="00EA6C17"/>
    <w:rsid w:val="00EA6E88"/>
    <w:rsid w:val="00EA77DC"/>
    <w:rsid w:val="00EA7B17"/>
    <w:rsid w:val="00EB01C0"/>
    <w:rsid w:val="00EB05A9"/>
    <w:rsid w:val="00EB0915"/>
    <w:rsid w:val="00EB0A34"/>
    <w:rsid w:val="00EB0D19"/>
    <w:rsid w:val="00EB1D46"/>
    <w:rsid w:val="00EB26DA"/>
    <w:rsid w:val="00EB2D1F"/>
    <w:rsid w:val="00EB2D83"/>
    <w:rsid w:val="00EB339F"/>
    <w:rsid w:val="00EB341E"/>
    <w:rsid w:val="00EB4B15"/>
    <w:rsid w:val="00EB4B7D"/>
    <w:rsid w:val="00EB5004"/>
    <w:rsid w:val="00EB51F2"/>
    <w:rsid w:val="00EB563F"/>
    <w:rsid w:val="00EB5D1F"/>
    <w:rsid w:val="00EB61E8"/>
    <w:rsid w:val="00EB67DF"/>
    <w:rsid w:val="00EB6B5B"/>
    <w:rsid w:val="00EB6F1B"/>
    <w:rsid w:val="00EB70C3"/>
    <w:rsid w:val="00EB71A4"/>
    <w:rsid w:val="00EB76D3"/>
    <w:rsid w:val="00EB78B6"/>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572E"/>
    <w:rsid w:val="00EC6237"/>
    <w:rsid w:val="00EC670A"/>
    <w:rsid w:val="00EC68E5"/>
    <w:rsid w:val="00EC71CC"/>
    <w:rsid w:val="00EC7E14"/>
    <w:rsid w:val="00ED013B"/>
    <w:rsid w:val="00ED0284"/>
    <w:rsid w:val="00ED03C0"/>
    <w:rsid w:val="00ED060F"/>
    <w:rsid w:val="00ED08E3"/>
    <w:rsid w:val="00ED10ED"/>
    <w:rsid w:val="00ED1110"/>
    <w:rsid w:val="00ED1833"/>
    <w:rsid w:val="00ED1B48"/>
    <w:rsid w:val="00ED2113"/>
    <w:rsid w:val="00ED2BCC"/>
    <w:rsid w:val="00ED2CC6"/>
    <w:rsid w:val="00ED4289"/>
    <w:rsid w:val="00ED4367"/>
    <w:rsid w:val="00ED4718"/>
    <w:rsid w:val="00ED47CD"/>
    <w:rsid w:val="00ED4FB9"/>
    <w:rsid w:val="00ED50E7"/>
    <w:rsid w:val="00ED523A"/>
    <w:rsid w:val="00ED5652"/>
    <w:rsid w:val="00ED57CD"/>
    <w:rsid w:val="00ED6356"/>
    <w:rsid w:val="00ED687A"/>
    <w:rsid w:val="00ED6B8D"/>
    <w:rsid w:val="00ED7B45"/>
    <w:rsid w:val="00EE0CF5"/>
    <w:rsid w:val="00EE1D95"/>
    <w:rsid w:val="00EE208D"/>
    <w:rsid w:val="00EE24B9"/>
    <w:rsid w:val="00EE2A39"/>
    <w:rsid w:val="00EE2ABC"/>
    <w:rsid w:val="00EE2DDB"/>
    <w:rsid w:val="00EE3DC6"/>
    <w:rsid w:val="00EE3EFF"/>
    <w:rsid w:val="00EE3F98"/>
    <w:rsid w:val="00EE4543"/>
    <w:rsid w:val="00EE4865"/>
    <w:rsid w:val="00EE4916"/>
    <w:rsid w:val="00EE4922"/>
    <w:rsid w:val="00EE4A8F"/>
    <w:rsid w:val="00EE4D9A"/>
    <w:rsid w:val="00EE5090"/>
    <w:rsid w:val="00EE5517"/>
    <w:rsid w:val="00EE5CFC"/>
    <w:rsid w:val="00EE621F"/>
    <w:rsid w:val="00EE6AC7"/>
    <w:rsid w:val="00EE6E1F"/>
    <w:rsid w:val="00EE71B2"/>
    <w:rsid w:val="00EF034C"/>
    <w:rsid w:val="00EF037D"/>
    <w:rsid w:val="00EF073F"/>
    <w:rsid w:val="00EF156D"/>
    <w:rsid w:val="00EF17D5"/>
    <w:rsid w:val="00EF1C15"/>
    <w:rsid w:val="00EF20BF"/>
    <w:rsid w:val="00EF2416"/>
    <w:rsid w:val="00EF2713"/>
    <w:rsid w:val="00EF2794"/>
    <w:rsid w:val="00EF2893"/>
    <w:rsid w:val="00EF2C78"/>
    <w:rsid w:val="00EF2D75"/>
    <w:rsid w:val="00EF376A"/>
    <w:rsid w:val="00EF3B04"/>
    <w:rsid w:val="00EF3F8F"/>
    <w:rsid w:val="00EF404E"/>
    <w:rsid w:val="00EF4B6A"/>
    <w:rsid w:val="00EF4EA0"/>
    <w:rsid w:val="00EF4EDF"/>
    <w:rsid w:val="00EF5784"/>
    <w:rsid w:val="00EF5A0F"/>
    <w:rsid w:val="00EF5AA3"/>
    <w:rsid w:val="00EF6673"/>
    <w:rsid w:val="00EF66A8"/>
    <w:rsid w:val="00EF70B8"/>
    <w:rsid w:val="00EF7362"/>
    <w:rsid w:val="00EF7BE1"/>
    <w:rsid w:val="00F006DF"/>
    <w:rsid w:val="00F009A1"/>
    <w:rsid w:val="00F0123A"/>
    <w:rsid w:val="00F01D9F"/>
    <w:rsid w:val="00F021BE"/>
    <w:rsid w:val="00F0245B"/>
    <w:rsid w:val="00F02750"/>
    <w:rsid w:val="00F032F5"/>
    <w:rsid w:val="00F03F8C"/>
    <w:rsid w:val="00F04147"/>
    <w:rsid w:val="00F045BB"/>
    <w:rsid w:val="00F0501B"/>
    <w:rsid w:val="00F05551"/>
    <w:rsid w:val="00F0558C"/>
    <w:rsid w:val="00F069D5"/>
    <w:rsid w:val="00F06DF9"/>
    <w:rsid w:val="00F0719B"/>
    <w:rsid w:val="00F07785"/>
    <w:rsid w:val="00F0780D"/>
    <w:rsid w:val="00F0783D"/>
    <w:rsid w:val="00F079B6"/>
    <w:rsid w:val="00F07F6A"/>
    <w:rsid w:val="00F1014C"/>
    <w:rsid w:val="00F10347"/>
    <w:rsid w:val="00F1069E"/>
    <w:rsid w:val="00F10712"/>
    <w:rsid w:val="00F11229"/>
    <w:rsid w:val="00F1143B"/>
    <w:rsid w:val="00F11598"/>
    <w:rsid w:val="00F11B1B"/>
    <w:rsid w:val="00F11F37"/>
    <w:rsid w:val="00F12099"/>
    <w:rsid w:val="00F1291D"/>
    <w:rsid w:val="00F12AE3"/>
    <w:rsid w:val="00F12EF5"/>
    <w:rsid w:val="00F14CFA"/>
    <w:rsid w:val="00F15092"/>
    <w:rsid w:val="00F15765"/>
    <w:rsid w:val="00F15C86"/>
    <w:rsid w:val="00F15CED"/>
    <w:rsid w:val="00F15DC1"/>
    <w:rsid w:val="00F16726"/>
    <w:rsid w:val="00F16A9C"/>
    <w:rsid w:val="00F16DD2"/>
    <w:rsid w:val="00F16DF6"/>
    <w:rsid w:val="00F17DAC"/>
    <w:rsid w:val="00F17DBF"/>
    <w:rsid w:val="00F20469"/>
    <w:rsid w:val="00F2071C"/>
    <w:rsid w:val="00F2088D"/>
    <w:rsid w:val="00F20B64"/>
    <w:rsid w:val="00F20B90"/>
    <w:rsid w:val="00F2202B"/>
    <w:rsid w:val="00F22332"/>
    <w:rsid w:val="00F228A6"/>
    <w:rsid w:val="00F22A78"/>
    <w:rsid w:val="00F22D8B"/>
    <w:rsid w:val="00F23887"/>
    <w:rsid w:val="00F241EA"/>
    <w:rsid w:val="00F2421B"/>
    <w:rsid w:val="00F24BAE"/>
    <w:rsid w:val="00F25BC3"/>
    <w:rsid w:val="00F26025"/>
    <w:rsid w:val="00F26D78"/>
    <w:rsid w:val="00F26FD3"/>
    <w:rsid w:val="00F273FD"/>
    <w:rsid w:val="00F2762A"/>
    <w:rsid w:val="00F3105D"/>
    <w:rsid w:val="00F326BD"/>
    <w:rsid w:val="00F328A9"/>
    <w:rsid w:val="00F32D0A"/>
    <w:rsid w:val="00F34363"/>
    <w:rsid w:val="00F3452E"/>
    <w:rsid w:val="00F346B2"/>
    <w:rsid w:val="00F3590D"/>
    <w:rsid w:val="00F35946"/>
    <w:rsid w:val="00F35FBA"/>
    <w:rsid w:val="00F35FE1"/>
    <w:rsid w:val="00F35FFA"/>
    <w:rsid w:val="00F36118"/>
    <w:rsid w:val="00F36521"/>
    <w:rsid w:val="00F36654"/>
    <w:rsid w:val="00F37457"/>
    <w:rsid w:val="00F374F0"/>
    <w:rsid w:val="00F37A2A"/>
    <w:rsid w:val="00F37CEC"/>
    <w:rsid w:val="00F406FB"/>
    <w:rsid w:val="00F40939"/>
    <w:rsid w:val="00F40BD7"/>
    <w:rsid w:val="00F40BFE"/>
    <w:rsid w:val="00F40DFC"/>
    <w:rsid w:val="00F4151A"/>
    <w:rsid w:val="00F415EA"/>
    <w:rsid w:val="00F4195C"/>
    <w:rsid w:val="00F41BC6"/>
    <w:rsid w:val="00F41D75"/>
    <w:rsid w:val="00F41D7C"/>
    <w:rsid w:val="00F41F4F"/>
    <w:rsid w:val="00F4254A"/>
    <w:rsid w:val="00F42C4F"/>
    <w:rsid w:val="00F42EF0"/>
    <w:rsid w:val="00F435DC"/>
    <w:rsid w:val="00F440FC"/>
    <w:rsid w:val="00F442BA"/>
    <w:rsid w:val="00F44B4F"/>
    <w:rsid w:val="00F450C9"/>
    <w:rsid w:val="00F455D4"/>
    <w:rsid w:val="00F45F44"/>
    <w:rsid w:val="00F4662E"/>
    <w:rsid w:val="00F46E8F"/>
    <w:rsid w:val="00F478CA"/>
    <w:rsid w:val="00F50077"/>
    <w:rsid w:val="00F51113"/>
    <w:rsid w:val="00F51893"/>
    <w:rsid w:val="00F51BC5"/>
    <w:rsid w:val="00F521BF"/>
    <w:rsid w:val="00F52AF4"/>
    <w:rsid w:val="00F53209"/>
    <w:rsid w:val="00F538E2"/>
    <w:rsid w:val="00F53B25"/>
    <w:rsid w:val="00F53C49"/>
    <w:rsid w:val="00F54C20"/>
    <w:rsid w:val="00F55340"/>
    <w:rsid w:val="00F55A35"/>
    <w:rsid w:val="00F55C77"/>
    <w:rsid w:val="00F566A7"/>
    <w:rsid w:val="00F566D0"/>
    <w:rsid w:val="00F603E9"/>
    <w:rsid w:val="00F60581"/>
    <w:rsid w:val="00F606DB"/>
    <w:rsid w:val="00F60E9E"/>
    <w:rsid w:val="00F610CC"/>
    <w:rsid w:val="00F61234"/>
    <w:rsid w:val="00F613A0"/>
    <w:rsid w:val="00F614F4"/>
    <w:rsid w:val="00F61512"/>
    <w:rsid w:val="00F61513"/>
    <w:rsid w:val="00F61A70"/>
    <w:rsid w:val="00F61AF5"/>
    <w:rsid w:val="00F61AF6"/>
    <w:rsid w:val="00F62311"/>
    <w:rsid w:val="00F62DB5"/>
    <w:rsid w:val="00F63986"/>
    <w:rsid w:val="00F63A00"/>
    <w:rsid w:val="00F63D92"/>
    <w:rsid w:val="00F63E01"/>
    <w:rsid w:val="00F63EE8"/>
    <w:rsid w:val="00F640CE"/>
    <w:rsid w:val="00F64266"/>
    <w:rsid w:val="00F642E9"/>
    <w:rsid w:val="00F647E6"/>
    <w:rsid w:val="00F649F4"/>
    <w:rsid w:val="00F64BA6"/>
    <w:rsid w:val="00F6591E"/>
    <w:rsid w:val="00F65C45"/>
    <w:rsid w:val="00F65FC2"/>
    <w:rsid w:val="00F6626E"/>
    <w:rsid w:val="00F6725E"/>
    <w:rsid w:val="00F67487"/>
    <w:rsid w:val="00F674EE"/>
    <w:rsid w:val="00F677B7"/>
    <w:rsid w:val="00F70690"/>
    <w:rsid w:val="00F7195A"/>
    <w:rsid w:val="00F71BC0"/>
    <w:rsid w:val="00F71D1A"/>
    <w:rsid w:val="00F71DA6"/>
    <w:rsid w:val="00F7242D"/>
    <w:rsid w:val="00F724E2"/>
    <w:rsid w:val="00F72502"/>
    <w:rsid w:val="00F72681"/>
    <w:rsid w:val="00F72C09"/>
    <w:rsid w:val="00F7331F"/>
    <w:rsid w:val="00F733A4"/>
    <w:rsid w:val="00F73A83"/>
    <w:rsid w:val="00F73D7C"/>
    <w:rsid w:val="00F741E7"/>
    <w:rsid w:val="00F74723"/>
    <w:rsid w:val="00F74CF1"/>
    <w:rsid w:val="00F74F3F"/>
    <w:rsid w:val="00F75FB0"/>
    <w:rsid w:val="00F761B2"/>
    <w:rsid w:val="00F766BE"/>
    <w:rsid w:val="00F7692C"/>
    <w:rsid w:val="00F76AFB"/>
    <w:rsid w:val="00F76CD6"/>
    <w:rsid w:val="00F76FC9"/>
    <w:rsid w:val="00F77C96"/>
    <w:rsid w:val="00F80235"/>
    <w:rsid w:val="00F803FF"/>
    <w:rsid w:val="00F804C7"/>
    <w:rsid w:val="00F81907"/>
    <w:rsid w:val="00F8235B"/>
    <w:rsid w:val="00F824F2"/>
    <w:rsid w:val="00F82A4C"/>
    <w:rsid w:val="00F831B0"/>
    <w:rsid w:val="00F8328A"/>
    <w:rsid w:val="00F83775"/>
    <w:rsid w:val="00F83EF6"/>
    <w:rsid w:val="00F8412E"/>
    <w:rsid w:val="00F84381"/>
    <w:rsid w:val="00F849A5"/>
    <w:rsid w:val="00F855BF"/>
    <w:rsid w:val="00F858A1"/>
    <w:rsid w:val="00F85A3E"/>
    <w:rsid w:val="00F85EE9"/>
    <w:rsid w:val="00F860E6"/>
    <w:rsid w:val="00F8738B"/>
    <w:rsid w:val="00F8746A"/>
    <w:rsid w:val="00F87703"/>
    <w:rsid w:val="00F87A55"/>
    <w:rsid w:val="00F87B8B"/>
    <w:rsid w:val="00F9071A"/>
    <w:rsid w:val="00F9080D"/>
    <w:rsid w:val="00F911E8"/>
    <w:rsid w:val="00F91445"/>
    <w:rsid w:val="00F919C6"/>
    <w:rsid w:val="00F919DE"/>
    <w:rsid w:val="00F91AAC"/>
    <w:rsid w:val="00F91C9D"/>
    <w:rsid w:val="00F91E78"/>
    <w:rsid w:val="00F9241B"/>
    <w:rsid w:val="00F92A50"/>
    <w:rsid w:val="00F930E4"/>
    <w:rsid w:val="00F93419"/>
    <w:rsid w:val="00F93D2D"/>
    <w:rsid w:val="00F9400A"/>
    <w:rsid w:val="00F94192"/>
    <w:rsid w:val="00F945EC"/>
    <w:rsid w:val="00F9467D"/>
    <w:rsid w:val="00F9598E"/>
    <w:rsid w:val="00F95A21"/>
    <w:rsid w:val="00F96D6F"/>
    <w:rsid w:val="00F97097"/>
    <w:rsid w:val="00F9780F"/>
    <w:rsid w:val="00F9782A"/>
    <w:rsid w:val="00F97877"/>
    <w:rsid w:val="00F97F5D"/>
    <w:rsid w:val="00FA0111"/>
    <w:rsid w:val="00FA09BF"/>
    <w:rsid w:val="00FA0C59"/>
    <w:rsid w:val="00FA0FC1"/>
    <w:rsid w:val="00FA1028"/>
    <w:rsid w:val="00FA11CC"/>
    <w:rsid w:val="00FA20BF"/>
    <w:rsid w:val="00FA21A8"/>
    <w:rsid w:val="00FA235A"/>
    <w:rsid w:val="00FA25A1"/>
    <w:rsid w:val="00FA27BF"/>
    <w:rsid w:val="00FA29A7"/>
    <w:rsid w:val="00FA2EE5"/>
    <w:rsid w:val="00FA306D"/>
    <w:rsid w:val="00FA37EC"/>
    <w:rsid w:val="00FA3969"/>
    <w:rsid w:val="00FA3B4E"/>
    <w:rsid w:val="00FA4BE7"/>
    <w:rsid w:val="00FA5544"/>
    <w:rsid w:val="00FA55F6"/>
    <w:rsid w:val="00FA5BD6"/>
    <w:rsid w:val="00FA5E7D"/>
    <w:rsid w:val="00FA67D1"/>
    <w:rsid w:val="00FA6B06"/>
    <w:rsid w:val="00FA6D2F"/>
    <w:rsid w:val="00FA7A24"/>
    <w:rsid w:val="00FA7D55"/>
    <w:rsid w:val="00FB0215"/>
    <w:rsid w:val="00FB0C54"/>
    <w:rsid w:val="00FB1936"/>
    <w:rsid w:val="00FB1DCF"/>
    <w:rsid w:val="00FB22A8"/>
    <w:rsid w:val="00FB22CA"/>
    <w:rsid w:val="00FB2337"/>
    <w:rsid w:val="00FB2706"/>
    <w:rsid w:val="00FB27FA"/>
    <w:rsid w:val="00FB2A9C"/>
    <w:rsid w:val="00FB2B15"/>
    <w:rsid w:val="00FB2BA9"/>
    <w:rsid w:val="00FB2D52"/>
    <w:rsid w:val="00FB2E07"/>
    <w:rsid w:val="00FB2F48"/>
    <w:rsid w:val="00FB3F21"/>
    <w:rsid w:val="00FB40FD"/>
    <w:rsid w:val="00FB4C42"/>
    <w:rsid w:val="00FB4EDD"/>
    <w:rsid w:val="00FB4F8B"/>
    <w:rsid w:val="00FB508B"/>
    <w:rsid w:val="00FB510E"/>
    <w:rsid w:val="00FB544A"/>
    <w:rsid w:val="00FB56C0"/>
    <w:rsid w:val="00FB5757"/>
    <w:rsid w:val="00FB5918"/>
    <w:rsid w:val="00FB59A6"/>
    <w:rsid w:val="00FB5AF7"/>
    <w:rsid w:val="00FB6D31"/>
    <w:rsid w:val="00FC047A"/>
    <w:rsid w:val="00FC06B5"/>
    <w:rsid w:val="00FC0A68"/>
    <w:rsid w:val="00FC0EB2"/>
    <w:rsid w:val="00FC0EDE"/>
    <w:rsid w:val="00FC0F0F"/>
    <w:rsid w:val="00FC0F74"/>
    <w:rsid w:val="00FC1C1C"/>
    <w:rsid w:val="00FC1D5E"/>
    <w:rsid w:val="00FC2195"/>
    <w:rsid w:val="00FC2DF8"/>
    <w:rsid w:val="00FC39CE"/>
    <w:rsid w:val="00FC3DA1"/>
    <w:rsid w:val="00FC4B4B"/>
    <w:rsid w:val="00FC55E9"/>
    <w:rsid w:val="00FC63A3"/>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4BBD"/>
    <w:rsid w:val="00FD5A43"/>
    <w:rsid w:val="00FD6C87"/>
    <w:rsid w:val="00FD73C6"/>
    <w:rsid w:val="00FE0053"/>
    <w:rsid w:val="00FE013F"/>
    <w:rsid w:val="00FE01A0"/>
    <w:rsid w:val="00FE0312"/>
    <w:rsid w:val="00FE04EF"/>
    <w:rsid w:val="00FE0706"/>
    <w:rsid w:val="00FE0D6E"/>
    <w:rsid w:val="00FE0FD1"/>
    <w:rsid w:val="00FE19FF"/>
    <w:rsid w:val="00FE2269"/>
    <w:rsid w:val="00FE22DC"/>
    <w:rsid w:val="00FE2CF2"/>
    <w:rsid w:val="00FE306E"/>
    <w:rsid w:val="00FE37BA"/>
    <w:rsid w:val="00FE3E21"/>
    <w:rsid w:val="00FE3EAE"/>
    <w:rsid w:val="00FE437F"/>
    <w:rsid w:val="00FE4AF1"/>
    <w:rsid w:val="00FE5352"/>
    <w:rsid w:val="00FE5661"/>
    <w:rsid w:val="00FE5682"/>
    <w:rsid w:val="00FE582F"/>
    <w:rsid w:val="00FE595E"/>
    <w:rsid w:val="00FE67B0"/>
    <w:rsid w:val="00FE69C9"/>
    <w:rsid w:val="00FE6AD7"/>
    <w:rsid w:val="00FE6B7F"/>
    <w:rsid w:val="00FE6CD1"/>
    <w:rsid w:val="00FE6D27"/>
    <w:rsid w:val="00FE702D"/>
    <w:rsid w:val="00FE703C"/>
    <w:rsid w:val="00FE7181"/>
    <w:rsid w:val="00FE7D59"/>
    <w:rsid w:val="00FF007F"/>
    <w:rsid w:val="00FF0389"/>
    <w:rsid w:val="00FF10D4"/>
    <w:rsid w:val="00FF16E7"/>
    <w:rsid w:val="00FF1829"/>
    <w:rsid w:val="00FF2369"/>
    <w:rsid w:val="00FF3089"/>
    <w:rsid w:val="00FF3904"/>
    <w:rsid w:val="00FF41C3"/>
    <w:rsid w:val="00FF4492"/>
    <w:rsid w:val="00FF5096"/>
    <w:rsid w:val="00FF51A6"/>
    <w:rsid w:val="00FF5429"/>
    <w:rsid w:val="00FF55A9"/>
    <w:rsid w:val="00FF5D0A"/>
    <w:rsid w:val="00FF6179"/>
    <w:rsid w:val="00FF61EE"/>
    <w:rsid w:val="00FF6322"/>
    <w:rsid w:val="00FF639F"/>
    <w:rsid w:val="00FF6454"/>
    <w:rsid w:val="00FF647E"/>
    <w:rsid w:val="00FF6572"/>
    <w:rsid w:val="00FF6742"/>
    <w:rsid w:val="00FF690B"/>
    <w:rsid w:val="00FF7331"/>
    <w:rsid w:val="00FF7594"/>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15:docId w15:val="{4C8AD15E-F4D1-44E3-B071-66D946FC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632"/>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E93697"/>
    <w:pPr>
      <w:numPr>
        <w:ilvl w:val="1"/>
        <w:numId w:val="34"/>
      </w:numPr>
      <w:spacing w:after="0" w:line="480" w:lineRule="auto"/>
      <w:ind w:left="432"/>
      <w:jc w:val="center"/>
      <w:outlineLvl w:val="1"/>
    </w:pPr>
    <w:rPr>
      <w:rFonts w:ascii="Times New Roman" w:eastAsia="Times New Roman" w:hAnsi="Times New Roman"/>
      <w:b/>
      <w:kern w:val="32"/>
      <w:sz w:val="24"/>
    </w:rPr>
  </w:style>
  <w:style w:type="paragraph" w:styleId="Heading3">
    <w:name w:val="heading 3"/>
    <w:basedOn w:val="Heading2"/>
    <w:next w:val="Normal"/>
    <w:link w:val="Heading3Char"/>
    <w:qFormat/>
    <w:rsid w:val="000E4EEB"/>
    <w:pPr>
      <w:numPr>
        <w:ilvl w:val="2"/>
      </w:numPr>
      <w:ind w:left="504"/>
      <w:jc w:val="left"/>
      <w:outlineLvl w:val="2"/>
    </w:pPr>
    <w:rPr>
      <w:rFonts w:eastAsia="DengXian Light"/>
    </w:rPr>
  </w:style>
  <w:style w:type="paragraph" w:styleId="Heading4">
    <w:name w:val="heading 4"/>
    <w:basedOn w:val="Normal"/>
    <w:next w:val="Normal"/>
    <w:link w:val="Heading4Char"/>
    <w:qFormat/>
    <w:rsid w:val="00261E78"/>
    <w:pPr>
      <w:keepNext/>
      <w:numPr>
        <w:ilvl w:val="3"/>
        <w:numId w:val="34"/>
      </w:numPr>
      <w:spacing w:before="240" w:after="60" w:line="480" w:lineRule="auto"/>
      <w:ind w:left="0"/>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37499A"/>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uiPriority w:val="22"/>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after="240"/>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E93697"/>
    <w:rPr>
      <w:rFonts w:ascii="Times New Roman" w:eastAsia="Times New Roman" w:hAnsi="Times New Roman"/>
      <w:b/>
      <w:kern w:val="32"/>
      <w:sz w:val="24"/>
    </w:rPr>
  </w:style>
  <w:style w:type="character" w:customStyle="1" w:styleId="Heading3Char">
    <w:name w:val="Heading 3 Char"/>
    <w:basedOn w:val="DefaultParagraphFont"/>
    <w:link w:val="Heading3"/>
    <w:rsid w:val="000E4EEB"/>
    <w:rPr>
      <w:rFonts w:ascii="Times New Roman" w:eastAsia="DengXian Light" w:hAnsi="Times New Roman"/>
      <w:b/>
      <w:kern w:val="32"/>
      <w:sz w:val="24"/>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261E78"/>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963733"/>
    <w:pPr>
      <w:widowControl w:val="0"/>
      <w:spacing w:after="0" w:line="480" w:lineRule="auto"/>
      <w:ind w:firstLine="533"/>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96373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 w:type="character" w:styleId="UnresolvedMention">
    <w:name w:val="Unresolved Mention"/>
    <w:basedOn w:val="DefaultParagraphFont"/>
    <w:uiPriority w:val="99"/>
    <w:semiHidden/>
    <w:unhideWhenUsed/>
    <w:rsid w:val="00701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6285">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0893910">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1705216">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89764805">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microsoft.com/office/2011/relationships/commentsExtended" Target="commentsExtended.xml"/><Relationship Id="rId26"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image" Target="media/image1.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comments" Target="comments.xm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8/08/relationships/commentsExtensible" Target="commentsExtensible.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3.png"/><Relationship Id="rId28" Type="http://schemas.openxmlformats.org/officeDocument/2006/relationships/header" Target="header4.xml"/><Relationship Id="rId10" Type="http://schemas.openxmlformats.org/officeDocument/2006/relationships/footnotes" Target="footnotes.xml"/><Relationship Id="rId19" Type="http://schemas.microsoft.com/office/2016/09/relationships/commentsIds" Target="commentsIds.xm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2.png"/><Relationship Id="rId27" Type="http://schemas.openxmlformats.org/officeDocument/2006/relationships/footer" Target="footer5.xml"/><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stackexchange.com/sites?view=list" TargetMode="External"/><Relationship Id="rId1" Type="http://schemas.openxmlformats.org/officeDocument/2006/relationships/hyperlink" Target="https://quorablog.quora.com/Poe-1?ch=10&amp;oid=98806369&amp;share=e6baeb55&amp;srid=C5jip&amp;target_type=p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A5F9E884AAE377468F77D389D2104A32" ma:contentTypeVersion="13" ma:contentTypeDescription="Create a new document." ma:contentTypeScope="" ma:versionID="27ff3405b9e2e70a7fe031e1e37cfa2d">
  <xsd:schema xmlns:xsd="http://www.w3.org/2001/XMLSchema" xmlns:xs="http://www.w3.org/2001/XMLSchema" xmlns:p="http://schemas.microsoft.com/office/2006/metadata/properties" xmlns:ns2="cd9432f9-fb79-4bde-881f-8c7772ec4b20" xmlns:ns3="03a67363-0174-4e84-b0b0-03441103e3b4" targetNamespace="http://schemas.microsoft.com/office/2006/metadata/properties" ma:root="true" ma:fieldsID="1409592f0387481b9ac09b14a657ed46" ns2:_="" ns3:_="">
    <xsd:import namespace="cd9432f9-fb79-4bde-881f-8c7772ec4b20"/>
    <xsd:import namespace="03a67363-0174-4e84-b0b0-03441103e3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432f9-fb79-4bde-881f-8c7772ec4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7e7a4b-f39d-4b45-a94f-a4b0d09f27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a67363-0174-4e84-b0b0-03441103e3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b6627-a503-4d50-a4f5-777010fc68f2}" ma:internalName="TaxCatchAll" ma:showField="CatchAllData" ma:web="03a67363-0174-4e84-b0b0-03441103e3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d9432f9-fb79-4bde-881f-8c7772ec4b20">
      <Terms xmlns="http://schemas.microsoft.com/office/infopath/2007/PartnerControls"/>
    </lcf76f155ced4ddcb4097134ff3c332f>
    <TaxCatchAll xmlns="03a67363-0174-4e84-b0b0-03441103e3b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FCF26B9-6B64-473F-99C9-52736985F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432f9-fb79-4bde-881f-8c7772ec4b20"/>
    <ds:schemaRef ds:uri="03a67363-0174-4e84-b0b0-03441103e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69D9BC-A07A-4819-9817-79693100A9C2}">
  <ds:schemaRefs>
    <ds:schemaRef ds:uri="http://schemas.microsoft.com/office/2006/metadata/properties"/>
    <ds:schemaRef ds:uri="http://schemas.microsoft.com/office/infopath/2007/PartnerControls"/>
    <ds:schemaRef ds:uri="cd9432f9-fb79-4bde-881f-8c7772ec4b20"/>
    <ds:schemaRef ds:uri="03a67363-0174-4e84-b0b0-03441103e3b4"/>
  </ds:schemaRefs>
</ds:datastoreItem>
</file>

<file path=customXml/itemProps4.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customXml/itemProps5.xml><?xml version="1.0" encoding="utf-8"?>
<ds:datastoreItem xmlns:ds="http://schemas.openxmlformats.org/officeDocument/2006/customXml" ds:itemID="{6763C4E7-5DE3-4A9E-AAA5-A97D818F10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50</Pages>
  <Words>51127</Words>
  <Characters>291427</Characters>
  <Application>Microsoft Office Word</Application>
  <DocSecurity>0</DocSecurity>
  <Lines>2428</Lines>
  <Paragraphs>683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2</cp:revision>
  <cp:lastPrinted>2026-08-20T05:58:00Z</cp:lastPrinted>
  <dcterms:created xsi:type="dcterms:W3CDTF">2026-08-23T06:49:00Z</dcterms:created>
  <dcterms:modified xsi:type="dcterms:W3CDTF">2026-08-23T06:49:00Z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ZOTERO_PREF_1">
    <vt:lpwstr>&lt;data data-version="3" zotero-version="9.0.6"&gt;&lt;session id="SsdWcs9b"/&gt;&lt;style id="http://www.zotero.org/styles/dylancsl-misq" hasBibliography="1" bibliographyStyleHasBeenSet="1"/&gt;&lt;prefs&gt;&lt;pref name="fieldType" value="Field"/&gt;&lt;/prefs&gt;&lt;/data&gt;</vt:lpwstr>
  </property>
  <property fmtid="{D5CDD505-2E9C-101B-9397-08002B2CF9AE}" pid="4" name="GrammarlyDocumentId">
    <vt:lpwstr>769f0359da22d125e6184100a619a29a8d8be09beb06f34b8b5e635954fe814c</vt:lpwstr>
  </property>
  <property fmtid="{D5CDD505-2E9C-101B-9397-08002B2CF9AE}" pid="5" name="Mendeley Document_1">
    <vt:lpwstr>True</vt:lpwstr>
  </property>
  <property fmtid="{D5CDD505-2E9C-101B-9397-08002B2CF9AE}" pid="6" name="Mendeley User Name_1">
    <vt:lpwstr>xin.li.phd@gmail.com@www.mendeley.com</vt:lpwstr>
  </property>
  <property fmtid="{D5CDD505-2E9C-101B-9397-08002B2CF9AE}" pid="7" name="Mendeley Citation Style_1">
    <vt:lpwstr>http://www.zotero.org/styles/apa</vt:lpwstr>
  </property>
  <property fmtid="{D5CDD505-2E9C-101B-9397-08002B2CF9AE}" pid="8" name="Mendeley Recent Style Id 0_1">
    <vt:lpwstr>http://www.zotero.org/styles/academy-of-management-journal</vt:lpwstr>
  </property>
  <property fmtid="{D5CDD505-2E9C-101B-9397-08002B2CF9AE}" pid="9" name="Mendeley Recent Style Name 0_1">
    <vt:lpwstr>Academy of Management Journal</vt:lpwstr>
  </property>
  <property fmtid="{D5CDD505-2E9C-101B-9397-08002B2CF9AE}" pid="10" name="Mendeley Recent Style Id 1_1">
    <vt:lpwstr>http://www.zotero.org/styles/american-sociological-association</vt:lpwstr>
  </property>
  <property fmtid="{D5CDD505-2E9C-101B-9397-08002B2CF9AE}" pid="11" name="Mendeley Recent Style Name 1_1">
    <vt:lpwstr>American Sociological Association 6th/7th edition</vt:lpwstr>
  </property>
  <property fmtid="{D5CDD505-2E9C-101B-9397-08002B2CF9AE}" pid="12" name="Mendeley Recent Style Id 2_1">
    <vt:lpwstr>http://www.zotero.org/styles/ieee</vt:lpwstr>
  </property>
  <property fmtid="{D5CDD505-2E9C-101B-9397-08002B2CF9AE}" pid="13" name="Mendeley Recent Style Name 2_1">
    <vt:lpwstr>IEEE</vt:lpwstr>
  </property>
  <property fmtid="{D5CDD505-2E9C-101B-9397-08002B2CF9AE}" pid="14" name="Mendeley Recent Style Id 3_1">
    <vt:lpwstr>http://www.zotero.org/styles/informs-journal-on-computing</vt:lpwstr>
  </property>
  <property fmtid="{D5CDD505-2E9C-101B-9397-08002B2CF9AE}" pid="15" name="Mendeley Recent Style Name 3_1">
    <vt:lpwstr>INFORMS Journal on Computing</vt:lpwstr>
  </property>
  <property fmtid="{D5CDD505-2E9C-101B-9397-08002B2CF9AE}" pid="16" name="Mendeley Recent Style Id 4_1">
    <vt:lpwstr>https://csl.mendeley.com/styles/166441951/institute-for-operations-research-and-the-management-sciences-2</vt:lpwstr>
  </property>
  <property fmtid="{D5CDD505-2E9C-101B-9397-08002B2CF9AE}" pid="17" name="Mendeley Recent Style Name 4_1">
    <vt:lpwstr>INFORMS w/ doi</vt:lpwstr>
  </property>
  <property fmtid="{D5CDD505-2E9C-101B-9397-08002B2CF9AE}" pid="18" name="Mendeley Recent Style Id 5_1">
    <vt:lpwstr>http://www.zotero.org/styles/information-systems-research</vt:lpwstr>
  </property>
  <property fmtid="{D5CDD505-2E9C-101B-9397-08002B2CF9AE}" pid="19" name="Mendeley Recent Style Name 5_1">
    <vt:lpwstr>Information Systems Research</vt:lpwstr>
  </property>
  <property fmtid="{D5CDD505-2E9C-101B-9397-08002B2CF9AE}" pid="20" name="Mendeley Recent Style Id 6_1">
    <vt:lpwstr>http://www.zotero.org/styles/journal-of-marketing</vt:lpwstr>
  </property>
  <property fmtid="{D5CDD505-2E9C-101B-9397-08002B2CF9AE}" pid="21" name="Mendeley Recent Style Name 6_1">
    <vt:lpwstr>Journal of Marketing</vt:lpwstr>
  </property>
  <property fmtid="{D5CDD505-2E9C-101B-9397-08002B2CF9AE}" pid="22" name="Mendeley Recent Style Id 7_1">
    <vt:lpwstr>http://www.zotero.org/styles/journal-of-operations-management</vt:lpwstr>
  </property>
  <property fmtid="{D5CDD505-2E9C-101B-9397-08002B2CF9AE}" pid="23" name="Mendeley Recent Style Name 7_1">
    <vt:lpwstr>Journal of Operations Management</vt:lpwstr>
  </property>
  <property fmtid="{D5CDD505-2E9C-101B-9397-08002B2CF9AE}" pid="24" name="Mendeley Recent Style Id 8_1">
    <vt:lpwstr>http://www.zotero.org/styles/mis-quarterly</vt:lpwstr>
  </property>
  <property fmtid="{D5CDD505-2E9C-101B-9397-08002B2CF9AE}" pid="25" name="Mendeley Recent Style Name 8_1">
    <vt:lpwstr>MIS Quarterly</vt:lpwstr>
  </property>
  <property fmtid="{D5CDD505-2E9C-101B-9397-08002B2CF9AE}" pid="26" name="Mendeley Recent Style Id 9_1">
    <vt:lpwstr>http://www.zotero.org/styles/modern-humanities-research-association</vt:lpwstr>
  </property>
  <property fmtid="{D5CDD505-2E9C-101B-9397-08002B2CF9AE}" pid="27" name="Mendeley Recent Style Name 9_1">
    <vt:lpwstr>Modern Humanities Research Association 3rd edition (note with bibliography)</vt:lpwstr>
  </property>
</Properties>
</file>