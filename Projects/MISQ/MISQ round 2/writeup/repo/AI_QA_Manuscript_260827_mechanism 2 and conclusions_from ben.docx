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08E7F8AB" w:rsidR="0062333A" w:rsidRPr="00015210" w:rsidRDefault="0027674F" w:rsidP="0037499A">
      <w:pPr>
        <w:pStyle w:val="Title"/>
      </w:pPr>
      <w:bookmarkStart w:id="0" w:name="OLE_LINK10"/>
      <w:bookmarkStart w:id="1" w:name="OLE_LINK6"/>
      <w:ins w:id="2" w:author="Xin Li" w:date="2026-08-20T23:10:00Z" w16du:dateUtc="2026-08-20T15:10:00Z">
        <w:r>
          <w:rPr>
            <w:lang w:eastAsia="zh-CN"/>
          </w:rPr>
          <w:t xml:space="preserve">Humans’ </w:t>
        </w:r>
      </w:ins>
      <w:r w:rsidR="0058678D" w:rsidRPr="00015210">
        <w:rPr>
          <w:lang w:eastAsia="zh-CN"/>
        </w:rPr>
        <w:t xml:space="preserve">Fast and Slow Responses to </w:t>
      </w:r>
      <w:del w:id="3" w:author="Xin Li" w:date="2026-08-20T22:17:00Z" w16du:dateUtc="2026-08-20T14:17:00Z">
        <w:r w:rsidR="0058678D" w:rsidRPr="00015210" w:rsidDel="00D03D32">
          <w:rPr>
            <w:lang w:eastAsia="zh-CN"/>
          </w:rPr>
          <w:delText xml:space="preserve">AI </w:delText>
        </w:r>
      </w:del>
      <w:r w:rsidR="0058678D" w:rsidRPr="00015210">
        <w:rPr>
          <w:lang w:eastAsia="zh-CN"/>
        </w:rPr>
        <w:t>Competition</w:t>
      </w:r>
      <w:ins w:id="4" w:author="Xin Li" w:date="2026-08-20T22:17:00Z" w16du:dateUtc="2026-08-20T14:17:00Z">
        <w:r w:rsidR="00D03D32" w:rsidRPr="00015210">
          <w:rPr>
            <w:lang w:eastAsia="zh-CN"/>
          </w:rPr>
          <w:t xml:space="preserve"> from </w:t>
        </w:r>
      </w:ins>
      <w:del w:id="5" w:author="Xin Li" w:date="2026-08-20T22:18:00Z" w16du:dateUtc="2026-08-20T14:18:00Z">
        <w:r w:rsidR="0058678D" w:rsidRPr="00015210" w:rsidDel="00D03D32">
          <w:rPr>
            <w:lang w:eastAsia="zh-CN"/>
          </w:rPr>
          <w:delText xml:space="preserve">: How </w:delText>
        </w:r>
      </w:del>
      <w:r w:rsidR="0058678D" w:rsidRPr="00015210">
        <w:rPr>
          <w:lang w:eastAsia="zh-CN"/>
        </w:rPr>
        <w:t xml:space="preserve">Internal Generative AI </w:t>
      </w:r>
      <w:del w:id="6" w:author="Xin Li" w:date="2026-08-20T22:18:00Z" w16du:dateUtc="2026-08-20T14:18:00Z">
        <w:r w:rsidR="0058678D" w:rsidRPr="00015210" w:rsidDel="00D03D32">
          <w:rPr>
            <w:lang w:eastAsia="zh-CN"/>
          </w:rPr>
          <w:delText xml:space="preserve">Reshapes Human Contribution </w:delText>
        </w:r>
      </w:del>
      <w:r w:rsidR="0058678D" w:rsidRPr="00015210">
        <w:rPr>
          <w:lang w:eastAsia="zh-CN"/>
        </w:rPr>
        <w:t>in Online Q&amp;A Communities</w:t>
      </w:r>
    </w:p>
    <w:p w14:paraId="0E29B9B1" w14:textId="0D7FFF6F" w:rsidR="00900E0B" w:rsidRPr="00015210" w:rsidRDefault="00F40939" w:rsidP="00A86F82">
      <w:pPr>
        <w:spacing w:line="360" w:lineRule="auto"/>
      </w:pPr>
      <w:r w:rsidRPr="00015210">
        <w:rPr>
          <w:b/>
        </w:rPr>
        <w:t>Abstract</w:t>
      </w:r>
    </w:p>
    <w:p w14:paraId="1F5985E3" w14:textId="3EB02D73"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ins w:id="7" w:author="Xin Li" w:date="2026-08-20T22:18:00Z" w16du:dateUtc="2026-08-20T14:18:00Z">
        <w:r w:rsidR="00D03D32" w:rsidRPr="00015210">
          <w:t>response strategies of platforms</w:t>
        </w:r>
      </w:ins>
      <w:del w:id="8" w:author="Xin Li" w:date="2026-08-20T22:18:00Z" w16du:dateUtc="2026-08-20T14:18:00Z">
        <w:r w:rsidRPr="00015210" w:rsidDel="00D03D32">
          <w:delText>managing AI and human contributions</w:delText>
        </w:r>
      </w:del>
      <w:r w:rsidRPr="00015210">
        <w:t xml:space="preserve">. </w:t>
      </w:r>
      <w:del w:id="9" w:author="Xin Li" w:date="2026-08-20T22:21:00Z" w16du:dateUtc="2026-08-20T14:21:00Z">
        <w:r w:rsidRPr="00015210" w:rsidDel="00D03D32">
          <w:delText xml:space="preserve">Unlike prior studies on external general-purpose GenAI systems like ChatGPT, </w:delText>
        </w:r>
      </w:del>
      <w:del w:id="10" w:author="Xin Li" w:date="2026-08-20T22:19:00Z" w16du:dateUtc="2026-08-20T14:19:00Z">
        <w:r w:rsidRPr="00015210" w:rsidDel="00D03D32">
          <w:delText xml:space="preserve">our </w:delText>
        </w:r>
      </w:del>
      <w:ins w:id="11" w:author="Xin Li" w:date="2026-08-20T22:19:00Z" w16du:dateUtc="2026-08-20T14:19:00Z">
        <w:r w:rsidR="00D03D32" w:rsidRPr="00015210">
          <w:t xml:space="preserve">Our </w:t>
        </w:r>
      </w:ins>
      <w:r w:rsidRPr="00015210">
        <w:t xml:space="preserve">work analyzes </w:t>
      </w:r>
      <w:ins w:id="12" w:author="Xin Li" w:date="2026-08-20T22:19:00Z" w16du:dateUtc="2026-08-20T14:19:00Z">
        <w:r w:rsidR="00D03D32" w:rsidRPr="00015210">
          <w:t xml:space="preserve">a strategy to introduce </w:t>
        </w:r>
      </w:ins>
      <w:del w:id="13" w:author="Xin Li" w:date="2026-08-20T22:19:00Z" w16du:dateUtc="2026-08-20T14:19:00Z">
        <w:r w:rsidR="00F60E9E" w:rsidRPr="00015210" w:rsidDel="00D03D32">
          <w:delText xml:space="preserve">how </w:delText>
        </w:r>
        <w:r w:rsidR="0009162F" w:rsidRPr="00015210" w:rsidDel="00D03D32">
          <w:delText xml:space="preserve">an </w:delText>
        </w:r>
        <w:r w:rsidR="00236C38" w:rsidRPr="00015210" w:rsidDel="00D03D32">
          <w:delText xml:space="preserve">additional </w:delText>
        </w:r>
      </w:del>
      <w:r w:rsidRPr="00015210">
        <w:t>platform-</w:t>
      </w:r>
      <w:r w:rsidR="00F60E9E" w:rsidRPr="00015210">
        <w:t>provided</w:t>
      </w:r>
      <w:del w:id="14" w:author="Xin Li" w:date="2026-08-20T22:19:00Z" w16du:dateUtc="2026-08-20T14:19:00Z">
        <w:r w:rsidRPr="00015210" w:rsidDel="00D03D32">
          <w:delText>,</w:delText>
        </w:r>
      </w:del>
      <w:r w:rsidRPr="00015210">
        <w:t xml:space="preserve"> </w:t>
      </w:r>
      <w:ins w:id="15" w:author="Xin Li" w:date="2026-08-20T22:19:00Z" w16du:dateUtc="2026-08-20T14:19:00Z">
        <w:r w:rsidR="00D03D32" w:rsidRPr="00015210">
          <w:t>(</w:t>
        </w:r>
      </w:ins>
      <w:r w:rsidRPr="00015210">
        <w:t>internal</w:t>
      </w:r>
      <w:ins w:id="16" w:author="Xin Li" w:date="2026-08-20T22:19:00Z" w16du:dateUtc="2026-08-20T14:19:00Z">
        <w:r w:rsidR="00D03D32" w:rsidRPr="00015210">
          <w:t>)</w:t>
        </w:r>
      </w:ins>
      <w:r w:rsidRPr="00015210">
        <w:t xml:space="preserve"> GenAI </w:t>
      </w:r>
      <w:r w:rsidR="00F60E9E" w:rsidRPr="00015210">
        <w:t>changes</w:t>
      </w:r>
      <w:ins w:id="17" w:author="Xin Li" w:date="2026-08-20T22:21:00Z" w16du:dateUtc="2026-08-20T14:21:00Z">
        <w:r w:rsidR="00D03D32" w:rsidRPr="00015210">
          <w:t>, which creates entirely different market dynamics as compared with</w:t>
        </w:r>
      </w:ins>
      <w:r w:rsidR="00F60E9E" w:rsidRPr="00015210">
        <w:t xml:space="preserve"> </w:t>
      </w:r>
      <w:ins w:id="18" w:author="Xin Li" w:date="2026-08-20T22:21:00Z" w16du:dateUtc="2026-08-20T14:21:00Z">
        <w:r w:rsidR="00D03D32" w:rsidRPr="00015210">
          <w:t xml:space="preserve">external general-purpose GenAI systems </w:t>
        </w:r>
      </w:ins>
      <w:ins w:id="19" w:author="Xin Li" w:date="2026-08-20T22:22:00Z" w16du:dateUtc="2026-08-20T14:22:00Z">
        <w:r w:rsidR="00D03D32" w:rsidRPr="00015210">
          <w:t xml:space="preserve">(like ChatGPT) studied in </w:t>
        </w:r>
      </w:ins>
      <w:ins w:id="20" w:author="Xin Li" w:date="2026-08-20T22:21:00Z" w16du:dateUtc="2026-08-20T14:21:00Z">
        <w:r w:rsidR="00D03D32" w:rsidRPr="00015210">
          <w:t xml:space="preserve">prior studies </w:t>
        </w:r>
      </w:ins>
      <w:r w:rsidR="00F60E9E" w:rsidRPr="00015210">
        <w:t>Q&amp;A communities</w:t>
      </w:r>
      <w:r w:rsidRPr="00015210">
        <w:t xml:space="preserve">. </w:t>
      </w:r>
      <w:ins w:id="21" w:author="Xin Li" w:date="2026-08-20T22:22:00Z" w16du:dateUtc="2026-08-20T14:22:00Z">
        <w:r w:rsidR="00D03D32" w:rsidRPr="00015210">
          <w:t>Taking a hum</w:t>
        </w:r>
      </w:ins>
      <w:ins w:id="22" w:author="Xin Li" w:date="2026-08-20T22:23:00Z" w16du:dateUtc="2026-08-20T14:23:00Z">
        <w:r w:rsidR="00D03D32" w:rsidRPr="00015210">
          <w:t xml:space="preserve">an-AI competition view, </w:t>
        </w:r>
      </w:ins>
      <w:del w:id="23" w:author="Xin Li" w:date="2026-08-20T22:23:00Z" w16du:dateUtc="2026-08-20T14:23:00Z">
        <w:r w:rsidR="00156EE1" w:rsidRPr="00015210" w:rsidDel="00D03D32">
          <w:delText>G</w:delText>
        </w:r>
      </w:del>
      <w:ins w:id="24" w:author="Xin Li" w:date="2026-08-20T22:23:00Z" w16du:dateUtc="2026-08-20T14:23:00Z">
        <w:r w:rsidR="00D03D32" w:rsidRPr="00015210">
          <w:t>g</w:t>
        </w:r>
      </w:ins>
      <w:r w:rsidR="00156EE1" w:rsidRPr="00015210">
        <w:t>rounded in dual-process (fast-and-slow) theory</w:t>
      </w:r>
      <w:del w:id="25" w:author="Xin Li" w:date="2026-08-20T22:24:00Z" w16du:dateUtc="2026-08-20T14:24:00Z">
        <w:r w:rsidR="00156EE1" w:rsidRPr="00015210" w:rsidDel="00D03D32">
          <w:delText xml:space="preserve"> and situated in a competitive setting</w:delText>
        </w:r>
      </w:del>
      <w:r w:rsidR="00156EE1" w:rsidRPr="00015210">
        <w:t xml:space="preserve">, we argue that the total AI effect is </w:t>
      </w:r>
      <w:del w:id="26" w:author="Xin Li" w:date="2026-08-20T22:23:00Z" w16du:dateUtc="2026-08-20T14:23:00Z">
        <w:r w:rsidR="00156EE1" w:rsidRPr="00015210" w:rsidDel="00D03D32">
          <w:delText xml:space="preserve">not one deterrence effect but </w:delText>
        </w:r>
      </w:del>
      <w:r w:rsidR="00156EE1" w:rsidRPr="00015210">
        <w:t xml:space="preserve">the sum of two separable components: a fast </w:t>
      </w:r>
      <w:ins w:id="27" w:author="Xin Li" w:date="2026-08-20T22:26:00Z" w16du:dateUtc="2026-08-20T14:26:00Z">
        <w:r w:rsidR="00E41443" w:rsidRPr="00015210">
          <w:t xml:space="preserve">response to </w:t>
        </w:r>
      </w:ins>
      <w:r w:rsidR="00156EE1" w:rsidRPr="00015210">
        <w:t xml:space="preserve">AI label </w:t>
      </w:r>
      <w:del w:id="28" w:author="Xin Li" w:date="2026-08-20T22:26:00Z" w16du:dateUtc="2026-08-20T14:26:00Z">
        <w:r w:rsidR="00156EE1" w:rsidRPr="00015210" w:rsidDel="00E41443">
          <w:delText xml:space="preserve">effect </w:delText>
        </w:r>
      </w:del>
      <w:r w:rsidR="00156EE1" w:rsidRPr="00015210">
        <w:t xml:space="preserve">and a slower </w:t>
      </w:r>
      <w:ins w:id="29" w:author="Xin Li" w:date="2026-08-20T22:26:00Z" w16du:dateUtc="2026-08-20T14:26:00Z">
        <w:r w:rsidR="00E41443" w:rsidRPr="00015210">
          <w:t xml:space="preserve">response to </w:t>
        </w:r>
      </w:ins>
      <w:r w:rsidR="00156EE1" w:rsidRPr="00015210">
        <w:t>AI content</w:t>
      </w:r>
      <w:del w:id="30" w:author="Xin Li" w:date="2026-08-20T22:26:00Z" w16du:dateUtc="2026-08-20T14:26:00Z">
        <w:r w:rsidR="00156EE1" w:rsidRPr="00015210" w:rsidDel="00E41443">
          <w:delText xml:space="preserve"> effect</w:delText>
        </w:r>
      </w:del>
      <w:r w:rsidR="00156EE1" w:rsidRPr="00015210">
        <w:t xml:space="preserve">. Using a randomized field experiment at a leading technical Q&amp;A community, we </w:t>
      </w:r>
      <w:del w:id="31" w:author="Xin Li" w:date="2026-08-20T22:27:00Z" w16du:dateUtc="2026-08-20T14:27:00Z">
        <w:r w:rsidR="00156EE1" w:rsidRPr="00015210" w:rsidDel="00C02978">
          <w:delText>examine two outcomes. For answer supply,</w:delText>
        </w:r>
      </w:del>
      <w:ins w:id="32" w:author="Xin Li" w:date="2026-08-20T22:27:00Z" w16du:dateUtc="2026-08-20T14:27:00Z">
        <w:r w:rsidR="00C02978" w:rsidRPr="00015210">
          <w:t>show</w:t>
        </w:r>
      </w:ins>
      <w:r w:rsidR="00156EE1" w:rsidRPr="00015210">
        <w:t xml:space="preserve"> the AI label invites human contribution because a skeptical community </w:t>
      </w:r>
      <w:ins w:id="33" w:author="Xin Li" w:date="2026-08-20T22:27:00Z" w16du:dateUtc="2026-08-20T14:27:00Z">
        <w:r w:rsidR="00C02978" w:rsidRPr="00015210">
          <w:t xml:space="preserve">perception to </w:t>
        </w:r>
      </w:ins>
      <w:del w:id="34" w:author="Xin Li" w:date="2026-08-20T22:27:00Z" w16du:dateUtc="2026-08-20T14:27:00Z">
        <w:r w:rsidR="00156EE1" w:rsidRPr="00015210" w:rsidDel="00C02978">
          <w:delText xml:space="preserve">treats the </w:delText>
        </w:r>
      </w:del>
      <w:r w:rsidR="00156EE1" w:rsidRPr="00015210">
        <w:t>AI</w:t>
      </w:r>
      <w:ins w:id="35" w:author="Xin Li" w:date="2026-08-20T22:29:00Z" w16du:dateUtc="2026-08-20T14:29:00Z">
        <w:r w:rsidR="00C02978" w:rsidRPr="00015210">
          <w:t>’s ability</w:t>
        </w:r>
      </w:ins>
      <w:r w:rsidR="00156EE1" w:rsidRPr="00015210">
        <w:t xml:space="preserve"> </w:t>
      </w:r>
      <w:del w:id="36" w:author="Xin Li" w:date="2026-08-20T22:27:00Z" w16du:dateUtc="2026-08-20T14:27:00Z">
        <w:r w:rsidR="00156EE1" w:rsidRPr="00015210" w:rsidDel="00C02978">
          <w:delText xml:space="preserve">as a weak </w:delText>
        </w:r>
      </w:del>
      <w:del w:id="37" w:author="Xin Li" w:date="2026-08-20T22:28:00Z" w16du:dateUtc="2026-08-20T14:28:00Z">
        <w:r w:rsidR="00156EE1" w:rsidRPr="00015210" w:rsidDel="00C02978">
          <w:delText>competitor</w:delText>
        </w:r>
      </w:del>
      <w:r w:rsidR="00156EE1" w:rsidRPr="00015210">
        <w:t xml:space="preserve">, whereas </w:t>
      </w:r>
      <w:del w:id="38" w:author="Xin Li" w:date="2026-08-20T22:28:00Z" w16du:dateUtc="2026-08-20T14:28:00Z">
        <w:r w:rsidR="00156EE1" w:rsidRPr="00015210" w:rsidDel="00C02978">
          <w:delText xml:space="preserve">longer </w:delText>
        </w:r>
      </w:del>
      <w:r w:rsidR="00156EE1" w:rsidRPr="00015210">
        <w:t xml:space="preserve">AI content signals </w:t>
      </w:r>
      <w:ins w:id="39" w:author="Xin Li" w:date="2026-08-20T22:28:00Z" w16du:dateUtc="2026-08-20T14:28:00Z">
        <w:r w:rsidR="00C02978" w:rsidRPr="00015210">
          <w:t xml:space="preserve">on length </w:t>
        </w:r>
      </w:ins>
      <w:del w:id="40" w:author="Xin Li" w:date="2026-08-20T22:28:00Z" w16du:dateUtc="2026-08-20T14:28:00Z">
        <w:r w:rsidR="00156EE1" w:rsidRPr="00015210" w:rsidDel="00C02978">
          <w:delText xml:space="preserve">coverage </w:delText>
        </w:r>
      </w:del>
      <w:r w:rsidR="00156EE1" w:rsidRPr="00015210">
        <w:t xml:space="preserve">and </w:t>
      </w:r>
      <w:ins w:id="41" w:author="Xin Li" w:date="2026-08-20T22:28:00Z" w16du:dateUtc="2026-08-20T14:28:00Z">
        <w:r w:rsidR="00C02978" w:rsidRPr="00015210">
          <w:t xml:space="preserve">quality </w:t>
        </w:r>
      </w:ins>
      <w:r w:rsidR="00156EE1" w:rsidRPr="00015210">
        <w:t xml:space="preserve">suppresses </w:t>
      </w:r>
      <w:ins w:id="42" w:author="Xin Li" w:date="2026-08-20T22:28:00Z" w16du:dateUtc="2026-08-20T14:28:00Z">
        <w:r w:rsidR="00C02978" w:rsidRPr="00015210">
          <w:t xml:space="preserve">human contribution and </w:t>
        </w:r>
      </w:ins>
      <w:del w:id="43" w:author="Xin Li" w:date="2026-08-20T22:28:00Z" w16du:dateUtc="2026-08-20T14:28:00Z">
        <w:r w:rsidR="00156EE1" w:rsidRPr="00015210" w:rsidDel="00C02978">
          <w:delText xml:space="preserve">it, yielding a negative average effect. For answer quality, higher-quality AI </w:delText>
        </w:r>
      </w:del>
      <w:r w:rsidR="00156EE1" w:rsidRPr="00015210">
        <w:t>raises the quality of human answers</w:t>
      </w:r>
      <w:ins w:id="44" w:author="Xin Li" w:date="2026-08-20T22:29:00Z" w16du:dateUtc="2026-08-20T14:29:00Z">
        <w:r w:rsidR="00C02978" w:rsidRPr="00015210">
          <w:t>, due to the</w:t>
        </w:r>
      </w:ins>
      <w:del w:id="45" w:author="Xin Li" w:date="2026-08-20T22:30:00Z" w16du:dateUtc="2026-08-20T14:30:00Z">
        <w:r w:rsidR="00156EE1" w:rsidRPr="00015210" w:rsidDel="00C02978">
          <w:delText xml:space="preserve"> as </w:delText>
        </w:r>
        <w:r w:rsidR="00B67429" w:rsidRPr="00015210" w:rsidDel="00C02978">
          <w:delText>contributors improve upon a stronger</w:delText>
        </w:r>
      </w:del>
      <w:r w:rsidR="00B67429" w:rsidRPr="00015210">
        <w:t xml:space="preserve"> </w:t>
      </w:r>
      <w:ins w:id="46" w:author="Prof. LIU Ben" w:date="2026-08-26T14:30:00Z" w16du:dateUtc="2026-08-26T06:30:00Z">
        <w:r w:rsidR="00143769">
          <w:rPr>
            <w:rFonts w:hint="eastAsia"/>
          </w:rPr>
          <w:t>standard setting</w:t>
        </w:r>
      </w:ins>
      <w:del w:id="47" w:author="Prof. LIU Ben" w:date="2026-08-26T14:30:00Z" w16du:dateUtc="2026-08-26T06:30:00Z">
        <w:r w:rsidR="00B67429" w:rsidRPr="00015210" w:rsidDel="00143769">
          <w:delText>benchmark</w:delText>
        </w:r>
      </w:del>
      <w:ins w:id="48" w:author="Xin Li" w:date="2026-08-20T22:30:00Z" w16du:dateUtc="2026-08-20T14:30:00Z">
        <w:del w:id="49" w:author="Prof. LIU Ben" w:date="2026-08-26T14:30:00Z" w16du:dateUtc="2026-08-26T06:30:00Z">
          <w:r w:rsidR="00C02978" w:rsidRPr="00015210" w:rsidDel="00143769">
            <w:delText>ing</w:delText>
          </w:r>
        </w:del>
        <w:r w:rsidR="00C02978" w:rsidRPr="00015210">
          <w:t xml:space="preserve"> of</w:t>
        </w:r>
      </w:ins>
      <w:ins w:id="50" w:author="Xin Li" w:date="2026-08-20T22:31:00Z" w16du:dateUtc="2026-08-20T14:31:00Z">
        <w:r w:rsidR="00C02978" w:rsidRPr="00015210">
          <w:t xml:space="preserve"> AI answers</w:t>
        </w:r>
      </w:ins>
      <w:r w:rsidR="00156EE1" w:rsidRPr="00015210">
        <w:t xml:space="preserve">. Decomposing the total AI effect </w:t>
      </w:r>
      <w:del w:id="51" w:author="Xin Li" w:date="2026-08-20T22:32:00Z" w16du:dateUtc="2026-08-20T14:32:00Z">
        <w:r w:rsidR="00156EE1" w:rsidRPr="00015210" w:rsidDel="00D574F0">
          <w:delText xml:space="preserve">explains </w:delText>
        </w:r>
      </w:del>
      <w:del w:id="52" w:author="Xin Li" w:date="2026-08-20T22:31:00Z" w16du:dateUtc="2026-08-20T14:31:00Z">
        <w:r w:rsidR="00156EE1" w:rsidRPr="00015210" w:rsidDel="00C02978">
          <w:delText xml:space="preserve">why aggregate effects diverge from either component and </w:delText>
        </w:r>
      </w:del>
      <w:r w:rsidR="00156EE1" w:rsidRPr="00015210">
        <w:t xml:space="preserve">offers a theory-driven framework for </w:t>
      </w:r>
      <w:ins w:id="53" w:author="Xin Li" w:date="2026-08-20T22:32:00Z" w16du:dateUtc="2026-08-20T14:32:00Z">
        <w:r w:rsidR="00D574F0" w:rsidRPr="00015210">
          <w:t xml:space="preserve">understanding seemly conflict findings in the literature and </w:t>
        </w:r>
      </w:ins>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ins w:id="54" w:author="Xin Li" w:date="2026-08-20T22:33:00Z" w16du:dateUtc="2026-08-20T14:33:00Z">
        <w:r w:rsidR="00D574F0" w:rsidRPr="00015210">
          <w:t>on human society</w:t>
        </w:r>
      </w:ins>
      <w:del w:id="55" w:author="Xin Li" w:date="2026-08-20T22:33:00Z" w16du:dateUtc="2026-08-20T14:33:00Z">
        <w:r w:rsidR="00AC05B3" w:rsidRPr="00015210" w:rsidDel="00D574F0">
          <w:delText>by differenti</w:delText>
        </w:r>
        <w:r w:rsidR="00156EE1" w:rsidRPr="00015210" w:rsidDel="00D574F0">
          <w:delText>ati</w:delText>
        </w:r>
        <w:r w:rsidR="00AC05B3" w:rsidRPr="00015210" w:rsidDel="00D574F0">
          <w:delText>ng AI</w:delText>
        </w:r>
        <w:r w:rsidR="00534D0B" w:rsidRPr="00015210" w:rsidDel="00D574F0">
          <w:delText>’</w:delText>
        </w:r>
        <w:r w:rsidR="00AC05B3" w:rsidRPr="00015210" w:rsidDel="00D574F0">
          <w:delText>s impact on different decision signals</w:delText>
        </w:r>
      </w:del>
      <w:r w:rsidR="00AC05B3" w:rsidRPr="00015210">
        <w:t>, which</w:t>
      </w:r>
      <w:r w:rsidRPr="00015210">
        <w:t xml:space="preserve"> provide</w:t>
      </w:r>
      <w:r w:rsidR="00AC05B3" w:rsidRPr="00015210">
        <w:t>s</w:t>
      </w:r>
      <w:r w:rsidRPr="00015210">
        <w:t xml:space="preserve"> practical insight for </w:t>
      </w:r>
      <w:ins w:id="56" w:author="Xin Li" w:date="2026-08-20T22:33:00Z" w16du:dateUtc="2026-08-20T14:33:00Z">
        <w:r w:rsidR="00D574F0" w:rsidRPr="00015210">
          <w:t xml:space="preserve">adoption and application of GenAI in </w:t>
        </w:r>
      </w:ins>
      <w:r w:rsidRPr="00015210">
        <w:t>platforms</w:t>
      </w:r>
      <w:del w:id="57" w:author="Xin Li" w:date="2026-08-20T22:33:00Z" w16du:dateUtc="2026-08-20T14:33:00Z">
        <w:r w:rsidRPr="00015210" w:rsidDel="00D574F0">
          <w:delText xml:space="preserve"> integrating GenAI into online Q&amp;A communities</w:delText>
        </w:r>
      </w:del>
      <w:r w:rsidRPr="00015210">
        <w:t>.</w:t>
      </w:r>
    </w:p>
    <w:p w14:paraId="44F41F14" w14:textId="4CE88371"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Online Communit</w:t>
      </w:r>
      <w:r w:rsidR="00C05C04" w:rsidRPr="00015210">
        <w:t>ies</w:t>
      </w:r>
      <w:r w:rsidR="00A03892" w:rsidRPr="00015210">
        <w:t>,</w:t>
      </w:r>
      <w:r w:rsidR="00647569" w:rsidRPr="00015210">
        <w:t xml:space="preserve"> Dual-Process Theory</w:t>
      </w:r>
      <w:del w:id="58" w:author="Xin Li" w:date="2026-08-20T22:37:00Z" w16du:dateUtc="2026-08-20T14:37:00Z">
        <w:r w:rsidR="00647569" w:rsidRPr="00015210" w:rsidDel="00730AF4">
          <w:delText>,</w:delText>
        </w:r>
      </w:del>
      <w:del w:id="59" w:author="Xin Li" w:date="2026-08-20T22:36:00Z" w16du:dateUtc="2026-08-20T14:36:00Z">
        <w:r w:rsidR="00647569" w:rsidRPr="00015210" w:rsidDel="00730AF4">
          <w:delText xml:space="preserve"> AI Label, AI Content</w:delText>
        </w:r>
      </w:del>
      <w:r w:rsidR="00647569" w:rsidRPr="00015210">
        <w:t>.</w:t>
      </w:r>
    </w:p>
    <w:p w14:paraId="618805DF" w14:textId="0217A279" w:rsidR="00E72D64" w:rsidRPr="00015210" w:rsidRDefault="00E3771B" w:rsidP="00E72D64">
      <w:pPr>
        <w:pStyle w:val="Heading1"/>
      </w:pPr>
      <w:bookmarkStart w:id="60" w:name="OLE_LINK12"/>
      <w:r w:rsidRPr="00015210">
        <w:lastRenderedPageBreak/>
        <w:t>Introduction</w:t>
      </w:r>
    </w:p>
    <w:p w14:paraId="3AA19CCE" w14:textId="399724FD" w:rsidR="00B369E9" w:rsidRPr="00B369E9" w:rsidRDefault="00B369E9">
      <w:pPr>
        <w:pStyle w:val="Paragraph0"/>
        <w:rPr>
          <w:ins w:id="61" w:author="Prof. LIU Ben" w:date="2026-08-24T21:00:00Z" w16du:dateUtc="2026-08-24T13:00:00Z"/>
          <w:rPrChange w:id="62" w:author="Prof. LIU Ben" w:date="2026-08-24T21:00:00Z" w16du:dateUtc="2026-08-24T13:00:00Z">
            <w:rPr>
              <w:ins w:id="63" w:author="Prof. LIU Ben" w:date="2026-08-24T21:00:00Z" w16du:dateUtc="2026-08-24T13:00:00Z"/>
              <w:color w:val="000000"/>
            </w:rPr>
          </w:rPrChange>
        </w:rPr>
        <w:pPrChange w:id="64" w:author="Prof. LIU Ben" w:date="2026-08-24T21:00:00Z" w16du:dateUtc="2026-08-24T13:00:00Z">
          <w:pPr>
            <w:spacing w:before="100" w:beforeAutospacing="1" w:after="100" w:afterAutospacing="1"/>
          </w:pPr>
        </w:pPrChange>
      </w:pPr>
      <w:ins w:id="65" w:author="Prof. LIU Ben" w:date="2026-08-24T21:00:00Z" w16du:dateUtc="2026-08-24T13:00:00Z">
        <w:r w:rsidRPr="00B369E9">
          <w:rPr>
            <w:rPrChange w:id="66" w:author="Prof. LIU Ben" w:date="2026-08-24T21:00:00Z" w16du:dateUtc="2026-08-24T13:00:00Z">
              <w:rPr>
                <w:color w:val="000000"/>
              </w:rPr>
            </w:rPrChange>
          </w:rPr>
          <w:t>For much of the internet</w:t>
        </w:r>
        <w:r>
          <w:t>’</w:t>
        </w:r>
        <w:r w:rsidRPr="00B369E9">
          <w:rPr>
            <w:rPrChange w:id="67" w:author="Prof. LIU Ben" w:date="2026-08-24T21:00:00Z" w16du:dateUtc="2026-08-24T13:00:00Z">
              <w:rPr>
                <w:color w:val="000000"/>
              </w:rPr>
            </w:rPrChange>
          </w:rPr>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ins>
      <w:ins w:id="68" w:author="Prof. LIU Ben" w:date="2026-08-24T21:01:00Z" w16du:dateUtc="2026-08-24T13:01:00Z">
        <w:r>
          <w:rPr>
            <w:rFonts w:hint="eastAsia"/>
          </w:rPr>
          <w:t xml:space="preserve"> few</w:t>
        </w:r>
      </w:ins>
      <w:ins w:id="69" w:author="Prof. LIU Ben" w:date="2026-08-24T21:00:00Z" w16du:dateUtc="2026-08-24T13:00:00Z">
        <w:r w:rsidRPr="00B369E9">
          <w:rPr>
            <w:rPrChange w:id="70" w:author="Prof. LIU Ben" w:date="2026-08-24T21:00:00Z" w16du:dateUtc="2026-08-24T13:00:00Z">
              <w:rPr>
                <w:color w:val="000000"/>
              </w:rPr>
            </w:rPrChange>
          </w:rPr>
          <w:t xml:space="preserve"> recent studies document a sustained decline in user participation on such platforms following the release of ChatGPT (Burtch et al. 2024; del Rio-Chanona et al. 2024; Quinn &amp; Gutt 2025; Sanatizadeh et al. 2025; Xue et al. 2026). </w:t>
        </w:r>
      </w:ins>
      <w:ins w:id="71" w:author="Prof. LIU Ben" w:date="2026-08-24T21:01:00Z" w16du:dateUtc="2026-08-24T13:01:00Z">
        <w:r>
          <w:rPr>
            <w:rFonts w:hint="eastAsia"/>
          </w:rPr>
          <w:t xml:space="preserve">The results raise </w:t>
        </w:r>
      </w:ins>
      <w:ins w:id="72" w:author="Prof. LIU Ben" w:date="2026-08-24T21:00:00Z" w16du:dateUtc="2026-08-24T13:00:00Z">
        <w:r w:rsidRPr="00B369E9">
          <w:rPr>
            <w:rPrChange w:id="73" w:author="Prof. LIU Ben" w:date="2026-08-24T21:00:00Z" w16du:dateUtc="2026-08-24T13:00:00Z">
              <w:rPr>
                <w:color w:val="000000"/>
              </w:rPr>
            </w:rPrChange>
          </w:rPr>
          <w:t>a pressing question about whether these communities remain viable, and about what, if anything, a platform can do in response.</w:t>
        </w:r>
      </w:ins>
    </w:p>
    <w:p w14:paraId="274BD21D" w14:textId="3FF53229" w:rsidR="00B369E9" w:rsidRPr="00B369E9" w:rsidRDefault="00B369E9">
      <w:pPr>
        <w:pStyle w:val="Paragraph0"/>
        <w:rPr>
          <w:ins w:id="74" w:author="Prof. LIU Ben" w:date="2026-08-24T21:48:00Z" w16du:dateUtc="2026-08-24T13:48:00Z"/>
          <w:rPrChange w:id="75" w:author="Prof. LIU Ben" w:date="2026-08-24T21:48:00Z" w16du:dateUtc="2026-08-24T13:48:00Z">
            <w:rPr>
              <w:ins w:id="76" w:author="Prof. LIU Ben" w:date="2026-08-24T21:48:00Z" w16du:dateUtc="2026-08-24T13:48:00Z"/>
              <w:color w:val="000000"/>
            </w:rPr>
          </w:rPrChange>
        </w:rPr>
        <w:pPrChange w:id="77" w:author="Prof. LIU Ben" w:date="2026-08-24T21:48:00Z" w16du:dateUtc="2026-08-24T13:48:00Z">
          <w:pPr/>
        </w:pPrChange>
      </w:pPr>
      <w:ins w:id="78" w:author="Prof. LIU Ben" w:date="2026-08-24T21:48:00Z" w16du:dateUtc="2026-08-24T13:48:00Z">
        <w:r w:rsidRPr="00B369E9">
          <w:rPr>
            <w:rPrChange w:id="79" w:author="Prof. LIU Ben" w:date="2026-08-24T21:48:00Z" w16du:dateUtc="2026-08-24T13:48:00Z">
              <w:rPr>
                <w:color w:val="000000"/>
              </w:rPr>
            </w:rPrChange>
          </w:rPr>
          <w:t>A platform cannot stop users from consulting external GenAI tools (e.g., ChatGPT), nor recover the questions those tools answer privately before they reach the community (Xue et al. 2026). One response, however, lies fully within a platform</w:t>
        </w:r>
        <w:r>
          <w:t>’</w:t>
        </w:r>
        <w:r w:rsidRPr="00B369E9">
          <w:rPr>
            <w:rPrChange w:id="80" w:author="Prof. LIU Ben" w:date="2026-08-24T21:48:00Z" w16du:dateUtc="2026-08-24T13:48:00Z">
              <w:rPr>
                <w:color w:val="000000"/>
              </w:rPr>
            </w:rPrChange>
          </w:rPr>
          <w:t xml:space="preserve">s control: deploying its own LLM to answer posted questions, an arrangement we term </w:t>
        </w:r>
        <w:r>
          <w:t>“</w:t>
        </w:r>
        <w:r w:rsidRPr="00B369E9">
          <w:rPr>
            <w:rPrChange w:id="81" w:author="Prof. LIU Ben" w:date="2026-08-24T21:48:00Z" w16du:dateUtc="2026-08-24T13:48:00Z">
              <w:rPr>
                <w:color w:val="000000"/>
              </w:rPr>
            </w:rPrChange>
          </w:rPr>
          <w:t>internal GenAI.</w:t>
        </w:r>
        <w:r>
          <w:t>”</w:t>
        </w:r>
        <w:r w:rsidRPr="00B369E9">
          <w:rPr>
            <w:rPrChange w:id="82" w:author="Prof. LIU Ben" w:date="2026-08-24T21:48:00Z" w16du:dateUtc="2026-08-24T13:48:00Z">
              <w:rPr>
                <w:color w:val="000000"/>
              </w:rPr>
            </w:rPrChange>
          </w:rPr>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ins>
    </w:p>
    <w:p w14:paraId="12FA77C6" w14:textId="77777777" w:rsidR="00B369E9" w:rsidRPr="00015210" w:rsidRDefault="00B369E9" w:rsidP="00B369E9">
      <w:pPr>
        <w:pStyle w:val="TableFiguretitle"/>
        <w:rPr>
          <w:moveTo w:id="83" w:author="Prof. LIU Ben" w:date="2026-08-24T21:45:00Z" w16du:dateUtc="2026-08-24T13:45:00Z"/>
        </w:rPr>
      </w:pPr>
      <w:moveToRangeStart w:id="84" w:author="Prof. LIU Ben" w:date="2026-08-24T21:45:00Z" w:name="move238499527"/>
      <w:moveTo w:id="85" w:author="Prof. LIU Ben" w:date="2026-08-24T21:45:00Z" w16du:dateUtc="2026-08-24T13:45:00Z">
        <w:r>
          <w:rPr>
            <w:noProof/>
          </w:rPr>
          <w:drawing>
            <wp:inline distT="0" distB="0" distL="0" distR="0" wp14:anchorId="5E22EDAF" wp14:editId="4EFF6958">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moveTo>
    </w:p>
    <w:p w14:paraId="2DD1A13A" w14:textId="6D908D6A" w:rsidR="00B369E9" w:rsidRPr="00B369E9" w:rsidDel="00B369E9" w:rsidRDefault="00B369E9" w:rsidP="00B369E9">
      <w:pPr>
        <w:pStyle w:val="TableFiguretitle"/>
        <w:spacing w:after="0" w:line="480" w:lineRule="auto"/>
        <w:rPr>
          <w:del w:id="86" w:author="Prof. LIU Ben" w:date="2026-08-24T21:32:00Z" w16du:dateUtc="2026-08-24T13:32:00Z"/>
          <w:moveTo w:id="87" w:author="Prof. LIU Ben" w:date="2026-08-24T21:45:00Z" w16du:dateUtc="2026-08-24T13:45:00Z"/>
        </w:rPr>
      </w:pPr>
      <w:moveTo w:id="88" w:author="Prof. LIU Ben" w:date="2026-08-24T21:45:00Z" w16du:dateUtc="2026-08-24T13:45:00Z">
        <w:r w:rsidRPr="00B369E9">
          <w:rPr>
            <w:b w:val="0"/>
          </w:rPr>
          <w:t>Figure</w:t>
        </w:r>
        <w:r w:rsidRPr="00B369E9">
          <w:rPr>
            <w:rFonts w:eastAsia="Georgia"/>
            <w:b w:val="0"/>
          </w:rPr>
          <w:t xml:space="preserve"> </w:t>
        </w:r>
        <w:r w:rsidRPr="00745C3B">
          <w:rPr>
            <w:b w:val="0"/>
          </w:rPr>
          <w:fldChar w:fldCharType="begin"/>
        </w:r>
        <w:r w:rsidRPr="00B369E9">
          <w:rPr>
            <w:b w:val="0"/>
          </w:rPr>
          <w:instrText xml:space="preserve"> SEQ Figure \* ARABIC </w:instrText>
        </w:r>
        <w:r w:rsidRPr="00745C3B">
          <w:rPr>
            <w:b w:val="0"/>
            <w:rPrChange w:id="89" w:author="Prof. LIU Ben" w:date="2026-08-24T21:46:00Z" w16du:dateUtc="2026-08-24T13:46:00Z">
              <w:rPr>
                <w:b w:val="0"/>
                <w:noProof/>
              </w:rPr>
            </w:rPrChange>
          </w:rPr>
          <w:fldChar w:fldCharType="separate"/>
        </w:r>
      </w:moveTo>
      <w:ins w:id="90" w:author="Prof. LIU Ben" w:date="2026-08-26T13:47:00Z" w16du:dateUtc="2026-08-26T05:47:00Z">
        <w:r w:rsidR="00723301">
          <w:rPr>
            <w:noProof/>
          </w:rPr>
          <w:t>1</w:t>
        </w:r>
      </w:ins>
      <w:moveTo w:id="91" w:author="Prof. LIU Ben" w:date="2026-08-24T21:45:00Z" w16du:dateUtc="2026-08-24T13:45:00Z">
        <w:r w:rsidRPr="00745C3B">
          <w:rPr>
            <w:b w:val="0"/>
            <w:noProof/>
          </w:rPr>
          <w:fldChar w:fldCharType="end"/>
        </w:r>
        <w:r w:rsidRPr="00B369E9">
          <w:rPr>
            <w:rFonts w:eastAsia="Georgia"/>
            <w:b w:val="0"/>
          </w:rPr>
          <w:t xml:space="preserve">. Difference between external GenAI and internal GenAI in </w:t>
        </w:r>
        <w:r w:rsidRPr="00B369E9">
          <w:rPr>
            <w:b w:val="0"/>
          </w:rPr>
          <w:t xml:space="preserve">online Q&amp;A communities </w:t>
        </w:r>
      </w:moveTo>
    </w:p>
    <w:moveToRangeEnd w:id="84"/>
    <w:p w14:paraId="71CDE646" w14:textId="77777777" w:rsidR="00B369E9" w:rsidRDefault="00B369E9">
      <w:pPr>
        <w:pStyle w:val="Paragraph0"/>
        <w:ind w:firstLine="0"/>
        <w:rPr>
          <w:ins w:id="92" w:author="Prof. LIU Ben" w:date="2026-08-24T21:38:00Z" w16du:dateUtc="2026-08-24T13:38:00Z"/>
        </w:rPr>
        <w:pPrChange w:id="93" w:author="Prof. LIU Ben" w:date="2026-08-24T21:49:00Z" w16du:dateUtc="2026-08-24T13:49:00Z">
          <w:pPr>
            <w:pStyle w:val="Paragraph0"/>
          </w:pPr>
        </w:pPrChange>
      </w:pPr>
    </w:p>
    <w:p w14:paraId="5AD19189" w14:textId="6BD85290" w:rsidR="00B369E9" w:rsidRDefault="00B369E9" w:rsidP="00B369E9">
      <w:pPr>
        <w:pStyle w:val="Paragraph0"/>
        <w:rPr>
          <w:ins w:id="94" w:author="Prof. LIU Ben" w:date="2026-08-24T21:04:00Z" w16du:dateUtc="2026-08-24T13:04:00Z"/>
        </w:rPr>
      </w:pPr>
      <w:commentRangeStart w:id="95"/>
      <w:ins w:id="96" w:author="Prof. LIU Ben" w:date="2026-08-24T21:38:00Z" w16du:dateUtc="2026-08-24T13:38:00Z">
        <w:r w:rsidRPr="000B36F7">
          <w:lastRenderedPageBreak/>
          <w:t>Whether AI answer</w:t>
        </w:r>
        <w:r>
          <w:rPr>
            <w:rFonts w:hint="eastAsia"/>
          </w:rPr>
          <w:t>s</w:t>
        </w:r>
        <w:r w:rsidRPr="000B36F7">
          <w:t xml:space="preserve"> help or harm a 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rests, implicitly, on a substitution logic, in which the AI privately performs work a human would otherwise have done, so that the human has less left to contribute (del Rio-Chanona et al. 2024; Sanatizadeh et al. 2025). </w:t>
        </w:r>
        <w:commentRangeEnd w:id="95"/>
        <w:r w:rsidRPr="000B36F7">
          <w:rPr>
            <w:rStyle w:val="CommentReference"/>
            <w:sz w:val="24"/>
          </w:rPr>
          <w:commentReference w:id="95"/>
        </w:r>
        <w:r w:rsidRPr="000B36F7">
          <w:t>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Su et al. (2025),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ins>
    </w:p>
    <w:p w14:paraId="29B23F23" w14:textId="0E3B8911" w:rsidR="00B369E9" w:rsidRPr="00B369E9" w:rsidRDefault="00B369E9">
      <w:pPr>
        <w:pStyle w:val="Paragraph0"/>
        <w:rPr>
          <w:ins w:id="97" w:author="Prof. LIU Ben" w:date="2026-08-24T21:00:00Z" w16du:dateUtc="2026-08-24T13:00:00Z"/>
          <w:rPrChange w:id="98" w:author="Prof. LIU Ben" w:date="2026-08-24T21:00:00Z" w16du:dateUtc="2026-08-24T13:00:00Z">
            <w:rPr>
              <w:ins w:id="99" w:author="Prof. LIU Ben" w:date="2026-08-24T21:00:00Z" w16du:dateUtc="2026-08-24T13:00:00Z"/>
              <w:color w:val="000000"/>
            </w:rPr>
          </w:rPrChange>
        </w:rPr>
        <w:pPrChange w:id="100" w:author="Prof. LIU Ben" w:date="2026-08-24T21:00:00Z" w16du:dateUtc="2026-08-24T13:00:00Z">
          <w:pPr>
            <w:spacing w:before="100" w:beforeAutospacing="1" w:after="100" w:afterAutospacing="1"/>
          </w:pPr>
        </w:pPrChange>
      </w:pPr>
      <w:ins w:id="101" w:author="Prof. LIU Ben" w:date="2026-08-24T21:00:00Z" w16du:dateUtc="2026-08-24T13:00:00Z">
        <w:r w:rsidRPr="00B369E9">
          <w:rPr>
            <w:rPrChange w:id="102" w:author="Prof. LIU Ben" w:date="2026-08-24T21:00:00Z" w16du:dateUtc="2026-08-24T13:00:00Z">
              <w:rPr>
                <w:color w:val="000000"/>
              </w:rPr>
            </w:rPrChange>
          </w:rPr>
          <w:t xml:space="preserve">We therefore ask how a labeled, platform-provided AI </w:t>
        </w:r>
      </w:ins>
      <w:ins w:id="103" w:author="Prof. LIU Ben" w:date="2026-08-24T21:13:00Z" w16du:dateUtc="2026-08-24T13:13:00Z">
        <w:r>
          <w:rPr>
            <w:rFonts w:hint="eastAsia"/>
          </w:rPr>
          <w:t>answer</w:t>
        </w:r>
      </w:ins>
      <w:ins w:id="104" w:author="Prof. LIU Ben" w:date="2026-08-24T21:00:00Z" w16du:dateUtc="2026-08-24T13:00:00Z">
        <w:r w:rsidRPr="00B369E9">
          <w:rPr>
            <w:rPrChange w:id="105" w:author="Prof. LIU Ben" w:date="2026-08-24T21:00:00Z" w16du:dateUtc="2026-08-24T13:00:00Z">
              <w:rPr>
                <w:color w:val="000000"/>
              </w:rPr>
            </w:rPrChange>
          </w:rPr>
          <w:t xml:space="preserve"> affects human contribution. We separate this into two concrete decisions. First, does a contributor choose to answer a question the AI has already addressed, which we call the </w:t>
        </w:r>
      </w:ins>
      <w:ins w:id="106" w:author="Prof. LIU Ben" w:date="2026-08-24T21:13:00Z" w16du:dateUtc="2026-08-24T13:13:00Z">
        <w:r>
          <w:t>“</w:t>
        </w:r>
      </w:ins>
      <w:ins w:id="107" w:author="Prof. LIU Ben" w:date="2026-08-24T21:00:00Z" w16du:dateUtc="2026-08-24T13:00:00Z">
        <w:r w:rsidRPr="00B369E9">
          <w:rPr>
            <w:rPrChange w:id="108" w:author="Prof. LIU Ben" w:date="2026-08-24T21:00:00Z" w16du:dateUtc="2026-08-24T13:00:00Z">
              <w:rPr>
                <w:color w:val="000000"/>
              </w:rPr>
            </w:rPrChange>
          </w:rPr>
          <w:t>entry</w:t>
        </w:r>
      </w:ins>
      <w:ins w:id="109" w:author="Prof. LIU Ben" w:date="2026-08-24T21:13:00Z" w16du:dateUtc="2026-08-24T13:13:00Z">
        <w:r>
          <w:t>”</w:t>
        </w:r>
      </w:ins>
      <w:ins w:id="110" w:author="Prof. LIU Ben" w:date="2026-08-24T21:00:00Z" w16du:dateUtc="2026-08-24T13:00:00Z">
        <w:r w:rsidRPr="00B369E9">
          <w:rPr>
            <w:rPrChange w:id="111" w:author="Prof. LIU Ben" w:date="2026-08-24T21:00:00Z" w16du:dateUtc="2026-08-24T13:00:00Z">
              <w:rPr>
                <w:color w:val="000000"/>
              </w:rPr>
            </w:rPrChange>
          </w:rPr>
          <w:t xml:space="preserve"> decision? Second, </w:t>
        </w:r>
      </w:ins>
      <w:ins w:id="112" w:author="Prof. LIU Ben" w:date="2026-08-24T21:14:00Z" w16du:dateUtc="2026-08-24T13:14:00Z">
        <w:r>
          <w:rPr>
            <w:rFonts w:hint="eastAsia"/>
          </w:rPr>
          <w:t>after a user decides to</w:t>
        </w:r>
      </w:ins>
      <w:ins w:id="113" w:author="Prof. LIU Ben" w:date="2026-08-24T21:00:00Z" w16du:dateUtc="2026-08-24T13:00:00Z">
        <w:r w:rsidRPr="00B369E9">
          <w:rPr>
            <w:rPrChange w:id="114" w:author="Prof. LIU Ben" w:date="2026-08-24T21:00:00Z" w16du:dateUtc="2026-08-24T13:00:00Z">
              <w:rPr>
                <w:color w:val="000000"/>
              </w:rPr>
            </w:rPrChange>
          </w:rPr>
          <w:t xml:space="preserve"> answer, how much effort does the contributor invest, which we call the </w:t>
        </w:r>
      </w:ins>
      <w:ins w:id="115" w:author="Prof. LIU Ben" w:date="2026-08-24T21:13:00Z" w16du:dateUtc="2026-08-24T13:13:00Z">
        <w:r>
          <w:t>“</w:t>
        </w:r>
      </w:ins>
      <w:ins w:id="116" w:author="Prof. LIU Ben" w:date="2026-08-24T21:00:00Z" w16du:dateUtc="2026-08-24T13:00:00Z">
        <w:r w:rsidRPr="00B369E9">
          <w:rPr>
            <w:rPrChange w:id="117" w:author="Prof. LIU Ben" w:date="2026-08-24T21:00:00Z" w16du:dateUtc="2026-08-24T13:00:00Z">
              <w:rPr>
                <w:color w:val="000000"/>
              </w:rPr>
            </w:rPrChange>
          </w:rPr>
          <w:t>quality</w:t>
        </w:r>
      </w:ins>
      <w:ins w:id="118" w:author="Prof. LIU Ben" w:date="2026-08-24T21:13:00Z" w16du:dateUtc="2026-08-24T13:13:00Z">
        <w:r>
          <w:t>”</w:t>
        </w:r>
      </w:ins>
      <w:ins w:id="119" w:author="Prof. LIU Ben" w:date="2026-08-24T21:00:00Z" w16du:dateUtc="2026-08-24T13:00:00Z">
        <w:r w:rsidRPr="00B369E9">
          <w:rPr>
            <w:rPrChange w:id="120" w:author="Prof. LIU Ben" w:date="2026-08-24T21:00:00Z" w16du:dateUtc="2026-08-24T13:00:00Z">
              <w:rPr>
                <w:color w:val="000000"/>
              </w:rPr>
            </w:rPrChange>
          </w:rPr>
          <w:t xml:space="preserve"> decision? We use the labels entry and quality throughout.</w:t>
        </w:r>
      </w:ins>
    </w:p>
    <w:p w14:paraId="362CF33D" w14:textId="3EAC1443" w:rsidR="00B369E9" w:rsidRPr="00B369E9" w:rsidRDefault="00B369E9">
      <w:pPr>
        <w:pStyle w:val="Paragraph0"/>
        <w:rPr>
          <w:ins w:id="121" w:author="Prof. LIU Ben" w:date="2026-08-24T21:00:00Z" w16du:dateUtc="2026-08-24T13:00:00Z"/>
          <w:rPrChange w:id="122" w:author="Prof. LIU Ben" w:date="2026-08-24T21:00:00Z" w16du:dateUtc="2026-08-24T13:00:00Z">
            <w:rPr>
              <w:ins w:id="123" w:author="Prof. LIU Ben" w:date="2026-08-24T21:00:00Z" w16du:dateUtc="2026-08-24T13:00:00Z"/>
              <w:color w:val="000000"/>
            </w:rPr>
          </w:rPrChange>
        </w:rPr>
        <w:pPrChange w:id="124" w:author="Prof. LIU Ben" w:date="2026-08-24T21:00:00Z" w16du:dateUtc="2026-08-24T13:00:00Z">
          <w:pPr>
            <w:spacing w:before="100" w:beforeAutospacing="1" w:after="100" w:afterAutospacing="1"/>
          </w:pPr>
        </w:pPrChange>
      </w:pPr>
      <w:ins w:id="125" w:author="Prof. LIU Ben" w:date="2026-08-24T21:00:00Z" w16du:dateUtc="2026-08-24T13:00:00Z">
        <w:r w:rsidRPr="00B369E9">
          <w:rPr>
            <w:rPrChange w:id="126" w:author="Prof. LIU Ben" w:date="2026-08-24T21:00:00Z" w16du:dateUtc="2026-08-24T13:00:00Z">
              <w:rPr>
                <w:color w:val="000000"/>
              </w:rPr>
            </w:rPrChange>
          </w:rPr>
          <w:t xml:space="preserve">Our central argument is that the effect of an AI answer cannot be summarized by a single quantity, because the presence of an AI answer is not a single condition. We adopt a competition lens (Chen et al. 2007; Chen 2009), under which contributors respond to the AI answer as they would to any rival contribution, and we draw on dual-process theory, specifically the distinction between fast and slow systems of thinking (Evans &amp; Stanovich 2013; Kahneman 2003, 2011), to explain why the different features of that rival are read differently and therefore bear on different </w:t>
        </w:r>
        <w:r w:rsidRPr="00B369E9">
          <w:rPr>
            <w:rPrChange w:id="127" w:author="Prof. LIU Ben" w:date="2026-08-24T21:00:00Z" w16du:dateUtc="2026-08-24T13:00:00Z">
              <w:rPr>
                <w:color w:val="000000"/>
              </w:rPr>
            </w:rPrChange>
          </w:rPr>
          <w:lastRenderedPageBreak/>
          <w:t xml:space="preserve">decisions. We distinguish two such features. The </w:t>
        </w:r>
      </w:ins>
      <w:ins w:id="128" w:author="Prof. LIU Ben" w:date="2026-08-24T21:16:00Z" w16du:dateUtc="2026-08-24T13:16:00Z">
        <w:r>
          <w:t>“</w:t>
        </w:r>
      </w:ins>
      <w:ins w:id="129" w:author="Prof. LIU Ben" w:date="2026-08-24T21:00:00Z" w16du:dateUtc="2026-08-24T13:00:00Z">
        <w:r w:rsidRPr="00B369E9">
          <w:rPr>
            <w:rPrChange w:id="130" w:author="Prof. LIU Ben" w:date="2026-08-24T21:00:00Z" w16du:dateUtc="2026-08-24T13:00:00Z">
              <w:rPr>
                <w:color w:val="000000"/>
              </w:rPr>
            </w:rPrChange>
          </w:rPr>
          <w:t>AI label</w:t>
        </w:r>
      </w:ins>
      <w:ins w:id="131" w:author="Prof. LIU Ben" w:date="2026-08-24T21:16:00Z" w16du:dateUtc="2026-08-24T13:16:00Z">
        <w:r>
          <w:t>”</w:t>
        </w:r>
      </w:ins>
      <w:ins w:id="132" w:author="Prof. LIU Ben" w:date="2026-08-24T21:00:00Z" w16du:dateUtc="2026-08-24T13:00:00Z">
        <w:r w:rsidRPr="00B369E9">
          <w:rPr>
            <w:rPrChange w:id="133" w:author="Prof. LIU Ben" w:date="2026-08-24T21:00:00Z" w16du:dateUtc="2026-08-24T13:00:00Z">
              <w:rPr>
                <w:color w:val="000000"/>
              </w:rPr>
            </w:rPrChange>
          </w:rPr>
          <w:t xml:space="preserve"> is the visible marker of machine authorship; it does not vary in degree and carries whatever a community already believes about AI. The </w:t>
        </w:r>
      </w:ins>
      <w:ins w:id="134" w:author="Prof. LIU Ben" w:date="2026-08-24T21:16:00Z" w16du:dateUtc="2026-08-24T13:16:00Z">
        <w:r>
          <w:t>“</w:t>
        </w:r>
      </w:ins>
      <w:ins w:id="135" w:author="Prof. LIU Ben" w:date="2026-08-24T21:00:00Z" w16du:dateUtc="2026-08-24T13:00:00Z">
        <w:r w:rsidRPr="00B369E9">
          <w:rPr>
            <w:rPrChange w:id="136" w:author="Prof. LIU Ben" w:date="2026-08-24T21:00:00Z" w16du:dateUtc="2026-08-24T13:00:00Z">
              <w:rPr>
                <w:color w:val="000000"/>
              </w:rPr>
            </w:rPrChange>
          </w:rPr>
          <w:t>AI content</w:t>
        </w:r>
      </w:ins>
      <w:ins w:id="137" w:author="Prof. LIU Ben" w:date="2026-08-24T21:16:00Z" w16du:dateUtc="2026-08-24T13:16:00Z">
        <w:r>
          <w:t>”</w:t>
        </w:r>
      </w:ins>
      <w:ins w:id="138" w:author="Prof. LIU Ben" w:date="2026-08-24T21:00:00Z" w16du:dateUtc="2026-08-24T13:00:00Z">
        <w:r w:rsidRPr="00B369E9">
          <w:rPr>
            <w:rPrChange w:id="139" w:author="Prof. LIU Ben" w:date="2026-08-24T21:00:00Z" w16du:dateUtc="2026-08-24T13:00:00Z">
              <w:rPr>
                <w:color w:val="000000"/>
              </w:rPr>
            </w:rPrChange>
          </w:rPr>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while the content can either crowd that human out or raise the bar the human aims to clear. Thus, the net effect depends on how these features combine.</w:t>
        </w:r>
      </w:ins>
    </w:p>
    <w:p w14:paraId="757C369C" w14:textId="2C88E7BB" w:rsidR="00B369E9" w:rsidRPr="00B369E9" w:rsidRDefault="00B369E9">
      <w:pPr>
        <w:pStyle w:val="Paragraph0"/>
        <w:rPr>
          <w:ins w:id="140" w:author="Prof. LIU Ben" w:date="2026-08-24T21:00:00Z" w16du:dateUtc="2026-08-24T13:00:00Z"/>
          <w:rPrChange w:id="141" w:author="Prof. LIU Ben" w:date="2026-08-24T21:00:00Z" w16du:dateUtc="2026-08-24T13:00:00Z">
            <w:rPr>
              <w:ins w:id="142" w:author="Prof. LIU Ben" w:date="2026-08-24T21:00:00Z" w16du:dateUtc="2026-08-24T13:00:00Z"/>
              <w:color w:val="000000"/>
            </w:rPr>
          </w:rPrChange>
        </w:rPr>
        <w:pPrChange w:id="143" w:author="Prof. LIU Ben" w:date="2026-08-24T21:00:00Z" w16du:dateUtc="2026-08-24T13:00:00Z">
          <w:pPr>
            <w:spacing w:before="100" w:beforeAutospacing="1" w:after="100" w:afterAutospacing="1"/>
          </w:pPr>
        </w:pPrChange>
      </w:pPr>
      <w:ins w:id="144" w:author="Prof. LIU Ben" w:date="2026-08-24T21:00:00Z" w16du:dateUtc="2026-08-24T13:00:00Z">
        <w:r w:rsidRPr="00B369E9">
          <w:rPr>
            <w:rPrChange w:id="145" w:author="Prof. LIU Ben" w:date="2026-08-24T21:00:00Z" w16du:dateUtc="2026-08-24T13:00:00Z">
              <w:rPr>
                <w:color w:val="000000"/>
              </w:rPr>
            </w:rPrChange>
          </w:rPr>
          <w: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t>
        </w:r>
      </w:ins>
    </w:p>
    <w:p w14:paraId="48079B70" w14:textId="796A597B" w:rsidR="00B369E9" w:rsidRPr="00B369E9" w:rsidRDefault="00B369E9">
      <w:pPr>
        <w:pStyle w:val="Paragraph0"/>
        <w:rPr>
          <w:ins w:id="146" w:author="Prof. LIU Ben" w:date="2026-08-24T21:25:00Z" w16du:dateUtc="2026-08-24T13:25:00Z"/>
          <w:rPrChange w:id="147" w:author="Prof. LIU Ben" w:date="2026-08-24T21:25:00Z" w16du:dateUtc="2026-08-24T13:25:00Z">
            <w:rPr>
              <w:ins w:id="148" w:author="Prof. LIU Ben" w:date="2026-08-24T21:25:00Z" w16du:dateUtc="2026-08-24T13:25:00Z"/>
              <w:color w:val="000000"/>
            </w:rPr>
          </w:rPrChange>
        </w:rPr>
        <w:pPrChange w:id="149" w:author="Prof. LIU Ben" w:date="2026-08-24T21:25:00Z" w16du:dateUtc="2026-08-24T13:25:00Z">
          <w:pPr/>
        </w:pPrChange>
      </w:pPr>
      <w:ins w:id="150" w:author="Prof. LIU Ben" w:date="2026-08-24T21:25:00Z" w16du:dateUtc="2026-08-24T13:25:00Z">
        <w:r w:rsidRPr="00B369E9">
          <w:rPr>
            <w:rPrChange w:id="151" w:author="Prof. LIU Ben" w:date="2026-08-24T21:25:00Z" w16du:dateUtc="2026-08-24T13:25:00Z">
              <w:rPr>
                <w:color w:val="000000"/>
              </w:rPr>
            </w:rPrChange>
          </w:rPr>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B369E9">
          <w:rPr>
            <w:rPrChange w:id="152" w:author="Prof. LIU Ben" w:date="2026-08-24T21:25:00Z" w16du:dateUtc="2026-08-24T13:25:00Z">
              <w:rPr>
                <w:color w:val="000000"/>
              </w:rPr>
            </w:rPrChange>
          </w:rPr>
          <w:t xml:space="preserve">On quality, a higher-quality AI answer is associated with higher-quality first human answers, consistent with </w:t>
        </w:r>
        <w:r w:rsidRPr="00B369E9">
          <w:rPr>
            <w:rPrChange w:id="153" w:author="Prof. LIU Ben" w:date="2026-08-24T21:25:00Z" w16du:dateUtc="2026-08-24T13:25:00Z">
              <w:rPr>
                <w:color w:val="000000"/>
              </w:rPr>
            </w:rPrChange>
          </w:rPr>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ins>
    </w:p>
    <w:p w14:paraId="19884EDF" w14:textId="239091BF" w:rsidR="00B369E9" w:rsidRPr="00B369E9" w:rsidRDefault="00B369E9">
      <w:pPr>
        <w:pStyle w:val="Paragraph0"/>
        <w:rPr>
          <w:ins w:id="154" w:author="Prof. LIU Ben" w:date="2026-08-24T21:00:00Z" w16du:dateUtc="2026-08-24T13:00:00Z"/>
          <w:rPrChange w:id="155" w:author="Prof. LIU Ben" w:date="2026-08-24T21:00:00Z" w16du:dateUtc="2026-08-24T13:00:00Z">
            <w:rPr>
              <w:ins w:id="156" w:author="Prof. LIU Ben" w:date="2026-08-24T21:00:00Z" w16du:dateUtc="2026-08-24T13:00:00Z"/>
              <w:color w:val="000000"/>
            </w:rPr>
          </w:rPrChange>
        </w:rPr>
        <w:pPrChange w:id="157" w:author="Prof. LIU Ben" w:date="2026-08-24T21:31:00Z" w16du:dateUtc="2026-08-24T13:31:00Z">
          <w:pPr>
            <w:spacing w:before="100" w:beforeAutospacing="1" w:after="100" w:afterAutospacing="1"/>
          </w:pPr>
        </w:pPrChange>
      </w:pPr>
      <w:ins w:id="158" w:author="Prof. LIU Ben" w:date="2026-08-24T21:00:00Z" w16du:dateUtc="2026-08-24T13:00:00Z">
        <w:r w:rsidRPr="00B369E9">
          <w:rPr>
            <w:rPrChange w:id="159" w:author="Prof. LIU Ben" w:date="2026-08-24T21:00:00Z" w16du:dateUtc="2026-08-24T13:00:00Z">
              <w:rPr>
                <w:color w:val="000000"/>
              </w:rPr>
            </w:rPrChange>
          </w:rPr>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t>
        </w:r>
      </w:ins>
      <w:ins w:id="160" w:author="Prof. LIU Ben" w:date="2026-08-24T21:26:00Z" w16du:dateUtc="2026-08-24T13:26:00Z">
        <w:r>
          <w:t>’</w:t>
        </w:r>
      </w:ins>
      <w:ins w:id="161" w:author="Prof. LIU Ben" w:date="2026-08-24T21:00:00Z" w16du:dateUtc="2026-08-24T13:00:00Z">
        <w:r w:rsidRPr="00B369E9">
          <w:rPr>
            <w:rPrChange w:id="162" w:author="Prof. LIU Ben" w:date="2026-08-24T21:00:00Z" w16du:dateUtc="2026-08-24T13:00:00Z">
              <w:rPr>
                <w:color w:val="000000"/>
              </w:rPr>
            </w:rPrChange>
          </w:rPr>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ins>
      <w:ins w:id="163" w:author="Prof. LIU Ben" w:date="2026-08-24T21:27:00Z" w16du:dateUtc="2026-08-24T13:27:00Z">
        <w:r>
          <w:rPr>
            <w:rFonts w:hint="eastAsia"/>
          </w:rPr>
          <w:t>provides</w:t>
        </w:r>
      </w:ins>
      <w:ins w:id="164" w:author="Prof. LIU Ben" w:date="2026-08-24T21:00:00Z" w16du:dateUtc="2026-08-24T13:00:00Z">
        <w:r w:rsidRPr="00B369E9">
          <w:rPr>
            <w:rPrChange w:id="165" w:author="Prof. LIU Ben" w:date="2026-08-24T21:00:00Z" w16du:dateUtc="2026-08-24T13:00:00Z">
              <w:rPr>
                <w:color w:val="000000"/>
              </w:rPr>
            </w:rPrChange>
          </w:rPr>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ins>
      <w:ins w:id="166" w:author="Prof. LIU Ben" w:date="2026-08-24T21:27:00Z" w16du:dateUtc="2026-08-24T13:27:00Z">
        <w:r>
          <w:t>’</w:t>
        </w:r>
      </w:ins>
      <w:ins w:id="167" w:author="Prof. LIU Ben" w:date="2026-08-24T21:00:00Z" w16du:dateUtc="2026-08-24T13:00:00Z">
        <w:r w:rsidRPr="00B369E9">
          <w:rPr>
            <w:rPrChange w:id="168" w:author="Prof. LIU Ben" w:date="2026-08-24T21:00:00Z" w16du:dateUtc="2026-08-24T13:00:00Z">
              <w:rPr>
                <w:color w:val="000000"/>
              </w:rPr>
            </w:rPrChange>
          </w:rPr>
          <w:t xml:space="preserve">s role is contingent on community beliefs that may themselves change. </w:t>
        </w:r>
      </w:ins>
      <w:ins w:id="169" w:author="Prof. LIU Ben" w:date="2026-08-24T21:31:00Z" w16du:dateUtc="2026-08-24T13:31:00Z">
        <w:r w:rsidRPr="00B369E9">
          <w:rPr>
            <w:rPrChange w:id="170" w:author="Prof. LIU Ben" w:date="2026-08-24T21:31:00Z" w16du:dateUtc="2026-08-24T13:31:00Z">
              <w:rPr>
                <w:color w:val="000000"/>
              </w:rPr>
            </w:rPrChange>
          </w:rPr>
          <w:t>Third, for practice, we show that platforms can manage the AI label and the amount of AI content as two independent choices</w:t>
        </w:r>
      </w:ins>
      <w:ins w:id="171" w:author="Prof. LIU Ben" w:date="2026-08-24T21:00:00Z" w16du:dateUtc="2026-08-24T13:00:00Z">
        <w:r w:rsidRPr="00B369E9">
          <w:rPr>
            <w:rPrChange w:id="172" w:author="Prof. LIU Ben" w:date="2026-08-24T21:00:00Z" w16du:dateUtc="2026-08-24T13:00:00Z">
              <w:rPr>
                <w:color w:val="000000"/>
              </w:rPr>
            </w:rPrChange>
          </w:rPr>
          <w:t>. Regardless of the precise beliefs that drive the label</w:t>
        </w:r>
      </w:ins>
      <w:ins w:id="173" w:author="Prof. LIU Ben" w:date="2026-08-24T21:27:00Z" w16du:dateUtc="2026-08-24T13:27:00Z">
        <w:r>
          <w:t>’</w:t>
        </w:r>
      </w:ins>
      <w:ins w:id="174" w:author="Prof. LIU Ben" w:date="2026-08-24T21:00:00Z" w16du:dateUtc="2026-08-24T13:00:00Z">
        <w:r w:rsidRPr="00B369E9">
          <w:rPr>
            <w:rPrChange w:id="175" w:author="Prof. LIU Ben" w:date="2026-08-24T21:00:00Z" w16du:dateUtc="2026-08-24T13:00:00Z">
              <w:rPr>
                <w:color w:val="000000"/>
              </w:rPr>
            </w:rPrChange>
          </w:rPr>
          <w:t xml:space="preserve">s effect, </w:t>
        </w:r>
        <w:r w:rsidRPr="00B369E9">
          <w:rPr>
            <w:rPrChange w:id="176" w:author="Prof. LIU Ben" w:date="2026-08-24T21:00:00Z" w16du:dateUtc="2026-08-24T13:00:00Z">
              <w:rPr>
                <w:color w:val="000000"/>
              </w:rPr>
            </w:rPrChange>
          </w:rPr>
          <w:lastRenderedPageBreak/>
          <w:t>we recommend that platforms manage the visible extent of AI content and the labeling of AI authorship as distinct decisions, because a platform can improve a capable internal GenAI to raise human answer quality without necessarily discouraging participation.</w:t>
        </w:r>
      </w:ins>
    </w:p>
    <w:p w14:paraId="4A34A7A3" w14:textId="7931C583" w:rsidR="006A01BD" w:rsidRPr="00015210" w:rsidDel="00B369E9" w:rsidRDefault="00B369E9">
      <w:pPr>
        <w:pStyle w:val="Paragraph0"/>
        <w:rPr>
          <w:del w:id="177" w:author="Prof. LIU Ben" w:date="2026-08-24T21:32:00Z" w16du:dateUtc="2026-08-24T13:32:00Z"/>
        </w:rPr>
      </w:pPr>
      <w:ins w:id="178" w:author="Prof. LIU Ben" w:date="2026-08-24T21:00:00Z" w16du:dateUtc="2026-08-24T13:00:00Z">
        <w:r w:rsidRPr="00B369E9">
          <w:rPr>
            <w:rPrChange w:id="179" w:author="Prof. LIU Ben" w:date="2026-08-24T21:00:00Z" w16du:dateUtc="2026-08-24T13:00:00Z">
              <w:rPr>
                <w:color w:val="000000"/>
              </w:rPr>
            </w:rPrChange>
          </w:rPr>
          <w:t>The remainder of the paper proceeds as follows. Section 2 reviews the literature on GenAI in online Q&amp;A communities and on human responses to prior and machine-generated contributions. Section 3 describes the research context, and Section 4 develops the hypotheses. Section 5 presents the empirical strategy, Section 6 reports the results and mechanism tests, and Section 7 discusses the findings, their limitations, and their implications.</w:t>
        </w:r>
      </w:ins>
      <w:del w:id="180" w:author="Prof. LIU Ben" w:date="2026-08-24T21:32:00Z" w16du:dateUtc="2026-08-24T13:32:00Z">
        <w:r w:rsidR="00E83631" w:rsidRPr="00015210" w:rsidDel="00B369E9">
          <w:delText xml:space="preserve">Generative artificial intelligence (GenAI) and large language models (LLMs) have transformed online information-seeking behavior and present </w:delText>
        </w:r>
        <w:r w:rsidR="00E30040" w:rsidRPr="00015210" w:rsidDel="00B369E9">
          <w:delText xml:space="preserve">a </w:delText>
        </w:r>
        <w:r w:rsidR="00E83631" w:rsidRPr="00015210" w:rsidDel="00B369E9">
          <w:delText xml:space="preserve">significant challenge to traditional </w:delText>
        </w:r>
        <w:r w:rsidR="001F5883" w:rsidRPr="00015210" w:rsidDel="00B369E9">
          <w:delText xml:space="preserve">online </w:delText>
        </w:r>
        <w:r w:rsidR="00E83631" w:rsidRPr="00015210" w:rsidDel="00B369E9">
          <w:delText xml:space="preserve">question-and-answer (Q&amp;A) communities. Recent studies document a decline in user participation on these platforms after the introduction of ChatGPT </w:delText>
        </w:r>
        <w:r w:rsidR="00C50CEE" w:rsidRPr="00015210" w:rsidDel="00B369E9">
          <w:rPr>
            <w:shd w:val="clear" w:color="auto" w:fill="FFFFFF"/>
          </w:rPr>
          <w:fldChar w:fldCharType="begin"/>
        </w:r>
        <w:r w:rsidR="00674BB1" w:rsidRPr="00015210" w:rsidDel="00B369E9">
          <w:rPr>
            <w:shd w:val="clear" w:color="auto" w:fill="FFFFFF"/>
          </w:rPr>
          <w:del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","call-number":"2","container-title":"PNAS Nexus","DOI":"10.1093/pnasnexus/pgae400","ISSN":"2752-6542","issue":"9","journalAbbreviation":"PNAS Nexus","language":"en","note":"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","call-number":"1","container-title":"Journal of Management Information Systems","DOI":"10.1080/07421222.2025.2487313","ISSN":"0742-1222","issue":"2","language":"en","note":"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w:delInstrText>
        </w:r>
        <w:r w:rsidR="00674BB1" w:rsidRPr="00015210" w:rsidDel="00B369E9">
          <w:rPr>
            <w:shd w:val="clear" w:color="auto" w:fill="FFFFFF"/>
          </w:rPr>
          <w:delInstrText>、</w:delInstrText>
        </w:r>
        <w:r w:rsidR="00674BB1" w:rsidRPr="00015210" w:rsidDel="00B369E9">
          <w:rPr>
            <w:shd w:val="clear" w:color="auto" w:fill="FFFFFF"/>
          </w:rPr>
          <w:delInstrText>Generative AI</w:delInstrText>
        </w:r>
        <w:r w:rsidR="00674BB1" w:rsidRPr="00015210" w:rsidDel="00B369E9">
          <w:rPr>
            <w:shd w:val="clear" w:color="auto" w:fill="FFFFFF"/>
          </w:rPr>
          <w:delInstrText>、</w:delInstrText>
        </w:r>
        <w:r w:rsidR="00674BB1" w:rsidRPr="00015210" w:rsidDel="00B369E9">
          <w:rPr>
            <w:shd w:val="clear" w:color="auto" w:fill="FFFFFF"/>
          </w:rPr>
          <w:delInstrText>GAI</w:delInstrText>
        </w:r>
        <w:r w:rsidR="00674BB1" w:rsidRPr="00015210" w:rsidDel="00B369E9">
          <w:rPr>
            <w:shd w:val="clear" w:color="auto" w:fill="FFFFFF"/>
          </w:rPr>
          <w:delInstrText>、</w:delInstrText>
        </w:r>
        <w:r w:rsidR="00674BB1" w:rsidRPr="00015210" w:rsidDel="00B369E9">
          <w:rPr>
            <w:shd w:val="clear" w:color="auto" w:fill="FFFFFF"/>
          </w:rPr>
          <w:delInstrText>knowledge seeking</w:delInstrText>
        </w:r>
        <w:r w:rsidR="00674BB1" w:rsidRPr="00015210" w:rsidDel="00B369E9">
          <w:rPr>
            <w:shd w:val="clear" w:color="auto" w:fill="FFFFFF"/>
          </w:rPr>
          <w:delInstrText>、</w:delInstrText>
        </w:r>
        <w:r w:rsidR="00674BB1" w:rsidRPr="00015210" w:rsidDel="00B369E9">
          <w:rPr>
            <w:shd w:val="clear" w:color="auto" w:fill="FFFFFF"/>
          </w:rPr>
          <w:delInstrText>commitment-based theory</w:delInstrText>
        </w:r>
        <w:r w:rsidR="00674BB1" w:rsidRPr="00015210" w:rsidDel="00B369E9">
          <w:rPr>
            <w:shd w:val="clear" w:color="auto" w:fill="FFFFFF"/>
          </w:rPr>
          <w:delInstrText>、</w:delInstrText>
        </w:r>
        <w:r w:rsidR="00674BB1" w:rsidRPr="00015210" w:rsidDel="00B369E9">
          <w:rPr>
            <w:shd w:val="clear" w:color="auto" w:fill="FFFFFF"/>
          </w:rPr>
          <w:delInstrText>GenAI</w:delInstrText>
        </w:r>
        <w:r w:rsidR="00674BB1" w:rsidRPr="00015210" w:rsidDel="00B369E9">
          <w:rPr>
            <w:shd w:val="clear" w:color="auto" w:fill="FFFFFF"/>
          </w:rPr>
          <w:delInstrText>、</w:delInstrText>
        </w:r>
        <w:r w:rsidR="00674BB1" w:rsidRPr="00015210" w:rsidDel="00B369E9">
          <w:rPr>
            <w:shd w:val="clear" w:color="auto" w:fill="FFFFFF"/>
          </w:rPr>
          <w:delInstrText>information foraging theory</w:delInstrText>
        </w:r>
        <w:r w:rsidR="00674BB1" w:rsidRPr="00015210" w:rsidDel="00B369E9">
          <w:rPr>
            <w:shd w:val="clear" w:color="auto" w:fill="FFFFFF"/>
          </w:rPr>
          <w:delInstrText>、</w:delInstrText>
        </w:r>
        <w:r w:rsidR="00674BB1" w:rsidRPr="00015210" w:rsidDel="00B369E9">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","call-number":"1 (CCF C)","container-title":"Information &amp; Management","DOI":"10.1016/j.im.2025.104178","ISSN":"0378-7206","issue":"6","journalAbbreviation":"Information &amp; Management","language":"en","note":"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w:delInstrText>
        </w:r>
        <w:r w:rsidR="00674BB1" w:rsidRPr="00015210" w:rsidDel="00B369E9">
          <w:rPr>
            <w:shd w:val="clear" w:color="auto" w:fill="FFFFFF"/>
          </w:rPr>
          <w:delInstrText>、</w:delInstrText>
        </w:r>
        <w:r w:rsidR="00674BB1" w:rsidRPr="00015210" w:rsidDel="00B369E9">
          <w:rPr>
            <w:shd w:val="clear" w:color="auto" w:fill="FFFFFF"/>
          </w:rPr>
          <w:delInstrText>ChatGPT</w:delInstrText>
        </w:r>
        <w:r w:rsidR="00674BB1" w:rsidRPr="00015210" w:rsidDel="00B369E9">
          <w:rPr>
            <w:shd w:val="clear" w:color="auto" w:fill="FFFFFF"/>
          </w:rPr>
          <w:delInstrText>、</w:delInstrText>
        </w:r>
        <w:r w:rsidR="00674BB1" w:rsidRPr="00015210" w:rsidDel="00B369E9">
          <w:rPr>
            <w:shd w:val="clear" w:color="auto" w:fill="FFFFFF"/>
          </w:rPr>
          <w:delInstrText>Generative AI</w:delInstrText>
        </w:r>
        <w:r w:rsidR="00674BB1" w:rsidRPr="00015210" w:rsidDel="00B369E9">
          <w:rPr>
            <w:shd w:val="clear" w:color="auto" w:fill="FFFFFF"/>
          </w:rPr>
          <w:delInstrText>、</w:delInstrText>
        </w:r>
        <w:r w:rsidR="00674BB1" w:rsidRPr="00015210" w:rsidDel="00B369E9">
          <w:rPr>
            <w:shd w:val="clear" w:color="auto" w:fill="FFFFFF"/>
          </w:rPr>
          <w:delInstrText>Online knowledge exchange platforms</w:delInstrText>
        </w:r>
        <w:r w:rsidR="00674BB1" w:rsidRPr="00015210" w:rsidDel="00B369E9">
          <w:rPr>
            <w:shd w:val="clear" w:color="auto" w:fill="FFFFFF"/>
          </w:rPr>
          <w:delInstrText>、</w:delInstrText>
        </w:r>
        <w:r w:rsidR="00674BB1" w:rsidRPr="00015210" w:rsidDel="00B369E9">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674BB1" w:rsidRPr="00015210" w:rsidDel="00B369E9">
          <w:rPr>
            <w:shd w:val="clear" w:color="auto" w:fill="FFFFFF"/>
          </w:rPr>
          <w:delInstrText>【摘要翻译】大语言模型</w:delInstrText>
        </w:r>
        <w:r w:rsidR="00674BB1" w:rsidRPr="00015210" w:rsidDel="00B369E9">
          <w:rPr>
            <w:shd w:val="clear" w:color="auto" w:fill="FFFFFF"/>
          </w:rPr>
          <w:delInstrText xml:space="preserve"> (LLMs)(</w:delInstrText>
        </w:r>
        <w:r w:rsidR="00674BB1" w:rsidRPr="00015210" w:rsidDel="00B369E9">
          <w:rPr>
            <w:shd w:val="clear" w:color="auto" w:fill="FFFFFF"/>
          </w:rPr>
          <w:delInstrText>如</w:delInstrText>
        </w:r>
        <w:r w:rsidR="00674BB1" w:rsidRPr="00015210" w:rsidDel="00B369E9">
          <w:rPr>
            <w:shd w:val="clear" w:color="auto" w:fill="FFFFFF"/>
          </w:rPr>
          <w:delInstrText xml:space="preserve"> ChatGPT) </w:delInstrText>
        </w:r>
        <w:r w:rsidR="00674BB1" w:rsidRPr="00015210" w:rsidDel="00B369E9">
          <w:rPr>
            <w:shd w:val="clear" w:color="auto" w:fill="FFFFFF"/>
          </w:rPr>
          <w:delInstrText>预计将显著重塑学习、技能获取和知识创造。它们对用户生成的知识共享问答</w:delInstrText>
        </w:r>
        <w:r w:rsidR="00674BB1" w:rsidRPr="00015210" w:rsidDel="00B369E9">
          <w:rPr>
            <w:shd w:val="clear" w:color="auto" w:fill="FFFFFF"/>
          </w:rPr>
          <w:delInstrText xml:space="preserve"> (Q&amp;A) </w:delInstrText>
        </w:r>
        <w:r w:rsidR="00674BB1" w:rsidRPr="00015210" w:rsidDel="00B369E9">
          <w:rPr>
            <w:shd w:val="clear" w:color="auto" w:fill="FFFFFF"/>
          </w:rPr>
          <w:delInstrText>平台的影响对</w:delInstrText>
        </w:r>
        <w:r w:rsidR="00674BB1" w:rsidRPr="00015210" w:rsidDel="00B369E9">
          <w:rPr>
            <w:shd w:val="clear" w:color="auto" w:fill="FFFFFF"/>
          </w:rPr>
          <w:delInstrText xml:space="preserve"> Q&amp;A </w:delInstrText>
        </w:r>
        <w:r w:rsidR="00674BB1" w:rsidRPr="00015210" w:rsidDel="00B369E9">
          <w:rPr>
            <w:shd w:val="clear" w:color="auto" w:fill="FFFFFF"/>
          </w:rPr>
          <w:delInstrText>平台和</w:delInstrText>
        </w:r>
        <w:r w:rsidR="00674BB1" w:rsidRPr="00015210" w:rsidDel="00B369E9">
          <w:rPr>
            <w:shd w:val="clear" w:color="auto" w:fill="FFFFFF"/>
          </w:rPr>
          <w:delInstrText xml:space="preserve"> LLMs </w:delInstrText>
        </w:r>
        <w:r w:rsidR="00674BB1" w:rsidRPr="00015210" w:rsidDel="00B369E9">
          <w:rPr>
            <w:shd w:val="clear" w:color="auto" w:fill="FFFFFF"/>
          </w:rPr>
          <w:delInstrText>的比较价值和未来协同演化以及</w:delInstrText>
        </w:r>
        <w:r w:rsidR="00674BB1" w:rsidRPr="00015210" w:rsidDel="00B369E9">
          <w:rPr>
            <w:shd w:val="clear" w:color="auto" w:fill="FFFFFF"/>
          </w:rPr>
          <w:delInstrText xml:space="preserve"> LLMs </w:delInstrText>
        </w:r>
        <w:r w:rsidR="00674BB1" w:rsidRPr="00015210" w:rsidDel="00B369E9">
          <w:rPr>
            <w:shd w:val="clear" w:color="auto" w:fill="FFFFFF"/>
          </w:rPr>
          <w:delInstrText>的未来学习具有重要意义。通过多种实证设计，我们估计</w:delInstrText>
        </w:r>
        <w:r w:rsidR="00674BB1" w:rsidRPr="00015210" w:rsidDel="00B369E9">
          <w:rPr>
            <w:shd w:val="clear" w:color="auto" w:fill="FFFFFF"/>
          </w:rPr>
          <w:delInstrText xml:space="preserve"> ChatGPT </w:delInstrText>
        </w:r>
        <w:r w:rsidR="00674BB1" w:rsidRPr="00015210" w:rsidDel="00B369E9">
          <w:rPr>
            <w:shd w:val="clear" w:color="auto" w:fill="FFFFFF"/>
          </w:rPr>
          <w:delInstrText>的推出导致</w:delInstrText>
        </w:r>
        <w:r w:rsidR="00674BB1" w:rsidRPr="00015210" w:rsidDel="00B369E9">
          <w:rPr>
            <w:shd w:val="clear" w:color="auto" w:fill="FFFFFF"/>
          </w:rPr>
          <w:delInstrText xml:space="preserve"> Stack Overflow </w:delInstrText>
        </w:r>
        <w:r w:rsidR="00674BB1" w:rsidRPr="00015210" w:rsidDel="00B369E9">
          <w:rPr>
            <w:shd w:val="clear" w:color="auto" w:fill="FFFFFF"/>
          </w:rPr>
          <w:delInstrText>上发布的问题数量平均减少了</w:delInstrText>
        </w:r>
        <w:r w:rsidR="00674BB1" w:rsidRPr="00015210" w:rsidDel="00B369E9">
          <w:rPr>
            <w:shd w:val="clear" w:color="auto" w:fill="FFFFFF"/>
          </w:rPr>
          <w:delInstrText xml:space="preserve"> 14.09%</w:delInstrText>
        </w:r>
        <w:r w:rsidR="00674BB1" w:rsidRPr="00015210" w:rsidDel="00B369E9">
          <w:rPr>
            <w:shd w:val="clear" w:color="auto" w:fill="FFFFFF"/>
          </w:rPr>
          <w:delInstrText>，这种影响随着时间的推移而加剧，到</w:delInstrText>
        </w:r>
        <w:r w:rsidR="00674BB1" w:rsidRPr="00015210" w:rsidDel="00B369E9">
          <w:rPr>
            <w:shd w:val="clear" w:color="auto" w:fill="FFFFFF"/>
          </w:rPr>
          <w:delInstrText xml:space="preserve"> 2023 </w:delInstrText>
        </w:r>
        <w:r w:rsidR="00674BB1" w:rsidRPr="00015210" w:rsidDel="00B369E9">
          <w:rPr>
            <w:shd w:val="clear" w:color="auto" w:fill="FFFFFF"/>
          </w:rPr>
          <w:delInstrText>年</w:delInstrText>
        </w:r>
        <w:r w:rsidR="00674BB1" w:rsidRPr="00015210" w:rsidDel="00B369E9">
          <w:rPr>
            <w:shd w:val="clear" w:color="auto" w:fill="FFFFFF"/>
          </w:rPr>
          <w:delInstrText xml:space="preserve"> 5 </w:delInstrText>
        </w:r>
        <w:r w:rsidR="00674BB1" w:rsidRPr="00015210" w:rsidDel="00B369E9">
          <w:rPr>
            <w:shd w:val="clear" w:color="auto" w:fill="FFFFFF"/>
          </w:rPr>
          <w:delInstrText>月达到</w:delInstrText>
        </w:r>
        <w:r w:rsidR="00674BB1" w:rsidRPr="00015210" w:rsidDel="00B369E9">
          <w:rPr>
            <w:shd w:val="clear" w:color="auto" w:fill="FFFFFF"/>
          </w:rPr>
          <w:delInstrText xml:space="preserve"> 27.88% </w:delInstrText>
        </w:r>
        <w:r w:rsidR="00674BB1" w:rsidRPr="00015210" w:rsidDel="00B369E9">
          <w:rPr>
            <w:shd w:val="clear" w:color="auto" w:fill="FFFFFF"/>
          </w:rPr>
          <w:delInstrText>的减少。有趣的是，这种数量的减少伴随着剩余问题平均质量的显著提高。进一步分析表明，这些数量和质量的变化可以用两种机制来解释</w:delInstrText>
        </w:r>
        <w:r w:rsidR="00674BB1" w:rsidRPr="00015210" w:rsidDel="00B369E9">
          <w:rPr>
            <w:shd w:val="clear" w:color="auto" w:fill="FFFFFF"/>
          </w:rPr>
          <w:delInstrText xml:space="preserve">:(1) ChatGPT </w:delInstrText>
        </w:r>
        <w:r w:rsidR="00674BB1" w:rsidRPr="00015210" w:rsidDel="00B369E9">
          <w:rPr>
            <w:shd w:val="clear" w:color="auto" w:fill="FFFFFF"/>
          </w:rPr>
          <w:delInstrText>的不均衡替代，其中更简单、中等到低质量的问题更容易消失</w:delInstrText>
        </w:r>
        <w:r w:rsidR="00674BB1" w:rsidRPr="00015210" w:rsidDel="00B369E9">
          <w:rPr>
            <w:shd w:val="clear" w:color="auto" w:fill="FFFFFF"/>
          </w:rPr>
          <w:delInstrText xml:space="preserve">;(2) </w:delInstrText>
        </w:r>
        <w:r w:rsidR="00674BB1" w:rsidRPr="00015210" w:rsidDel="00B369E9">
          <w:rPr>
            <w:shd w:val="clear" w:color="auto" w:fill="FFFFFF"/>
          </w:rPr>
          <w:delInstrText>在考虑数量减少后直接提高质量，表明</w:delInstrText>
        </w:r>
        <w:r w:rsidR="00674BB1" w:rsidRPr="00015210" w:rsidDel="00B369E9">
          <w:rPr>
            <w:shd w:val="clear" w:color="auto" w:fill="FFFFFF"/>
          </w:rPr>
          <w:delInstrText xml:space="preserve"> ChatGPT </w:delInstrText>
        </w:r>
        <w:r w:rsidR="00674BB1" w:rsidRPr="00015210" w:rsidDel="00B369E9">
          <w:rPr>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674BB1" w:rsidRPr="00015210" w:rsidDel="00B369E9">
          <w:rPr>
            <w:shd w:val="clear" w:color="auto" w:fill="FFFFFF"/>
          </w:rPr>
          <w:delInstrText>;</w:delInstrText>
        </w:r>
        <w:r w:rsidR="00674BB1" w:rsidRPr="00015210" w:rsidDel="00B369E9">
          <w:rPr>
            <w:shd w:val="clear" w:color="auto" w:fill="FFFFFF"/>
          </w:rPr>
          <w:delInstrText>用户保留率和新用户获取率都显著下降</w:delInstrText>
        </w:r>
        <w:r w:rsidR="00674BB1" w:rsidRPr="00015210" w:rsidDel="00B369E9">
          <w:rPr>
            <w:shd w:val="clear" w:color="auto" w:fill="FFFFFF"/>
          </w:rPr>
          <w:delInstrText>;</w:delInstrText>
        </w:r>
        <w:r w:rsidR="00674BB1" w:rsidRPr="00015210" w:rsidDel="00B369E9">
          <w:rPr>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674BB1" w:rsidRPr="00015210" w:rsidDel="00B369E9">
          <w:rPr>
            <w:shd w:val="clear" w:color="auto" w:fill="FFFFFF"/>
          </w:rPr>
          <w:delInstrText>·</w:delInstrText>
        </w:r>
        <w:r w:rsidR="00674BB1" w:rsidRPr="00015210" w:rsidDel="00B369E9">
          <w:rPr>
            <w:shd w:val="clear" w:color="auto" w:fill="FFFFFF"/>
          </w:rPr>
          <w:delInstrText>冯</w:delInstrText>
        </w:r>
        <w:r w:rsidR="00674BB1" w:rsidRPr="00015210" w:rsidDel="00B369E9">
          <w:rPr>
            <w:shd w:val="clear" w:color="auto" w:fill="FFFFFF"/>
          </w:rPr>
          <w:delInstrText>;</w:delInstrText>
        </w:r>
        <w:r w:rsidR="00674BB1" w:rsidRPr="00015210" w:rsidDel="00B369E9">
          <w:rPr>
            <w:shd w:val="clear" w:color="auto" w:fill="FFFFFF"/>
          </w:rPr>
          <w:delInstrText>助理编辑陈建清。资金：薛建清获得上海金融经济大学中央大学基础研究基金的支持。王立军获得中国国家自然科学基金会的支持</w:delInstrText>
        </w:r>
        <w:r w:rsidR="00674BB1" w:rsidRPr="00015210" w:rsidDel="00B369E9">
          <w:rPr>
            <w:shd w:val="clear" w:color="auto" w:fill="FFFFFF"/>
          </w:rPr>
          <w:delInstrText xml:space="preserve"> [</w:delInstrText>
        </w:r>
        <w:r w:rsidR="00674BB1" w:rsidRPr="00015210" w:rsidDel="00B369E9">
          <w:rPr>
            <w:shd w:val="clear" w:color="auto" w:fill="FFFFFF"/>
          </w:rPr>
          <w:delInstrText>资助金额</w:delInstrText>
        </w:r>
        <w:r w:rsidR="00674BB1" w:rsidRPr="00015210" w:rsidDel="00B369E9">
          <w:rPr>
            <w:shd w:val="clear" w:color="auto" w:fill="FFFFFF"/>
          </w:rPr>
          <w:delInstrText xml:space="preserve"> 72301259]</w:delInstrText>
        </w:r>
        <w:r w:rsidR="00674BB1" w:rsidRPr="00015210" w:rsidDel="00B369E9">
          <w:rPr>
            <w:shd w:val="clear" w:color="auto" w:fill="FFFFFF"/>
          </w:rPr>
          <w:delInstrText>。李建清获得中国国家自然科学基础的支持</w:delInstrText>
        </w:r>
        <w:r w:rsidR="00674BB1" w:rsidRPr="00015210" w:rsidDel="00B369E9">
          <w:rPr>
            <w:shd w:val="clear" w:color="auto" w:fill="FFFFFF"/>
          </w:rPr>
          <w:delInstrText xml:space="preserve"> [</w:delInstrText>
        </w:r>
        <w:r w:rsidR="00674BB1" w:rsidRPr="00015210" w:rsidDel="00B369E9">
          <w:rPr>
            <w:shd w:val="clear" w:color="auto" w:fill="FFFFFF"/>
          </w:rPr>
          <w:delInstrText>资助金额</w:delInstrText>
        </w:r>
        <w:r w:rsidR="00674BB1" w:rsidRPr="00015210" w:rsidDel="00B369E9">
          <w:rPr>
            <w:shd w:val="clear" w:color="auto" w:fill="FFFFFF"/>
          </w:rPr>
          <w:delInstrText xml:space="preserve"> 72188101 </w:delInstrText>
        </w:r>
        <w:r w:rsidR="00674BB1" w:rsidRPr="00015210" w:rsidDel="00B369E9">
          <w:rPr>
            <w:shd w:val="clear" w:color="auto" w:fill="FFFFFF"/>
          </w:rPr>
          <w:delInstrText>和</w:delInstrText>
        </w:r>
        <w:r w:rsidR="00674BB1" w:rsidRPr="00015210" w:rsidDel="00B369E9">
          <w:rPr>
            <w:shd w:val="clear" w:color="auto" w:fill="FFFFFF"/>
          </w:rPr>
          <w:delInstrText xml:space="preserve"> 72595864]</w:delInstrText>
        </w:r>
        <w:r w:rsidR="00674BB1" w:rsidRPr="00015210" w:rsidDel="00B369E9">
          <w:rPr>
            <w:shd w:val="clear" w:color="auto" w:fill="FFFFFF"/>
          </w:rPr>
          <w:delInstrText>。补充资料：在线附录可访问</w:delInstrText>
        </w:r>
        <w:r w:rsidR="00674BB1" w:rsidRPr="00015210" w:rsidDel="00B369E9">
          <w:rPr>
            <w:shd w:val="clear" w:color="auto" w:fill="FFFFFF"/>
          </w:rPr>
          <w:delInstrText xml:space="preserve"> https://doi.org/10.1287/isre.2023.0561</w:delInstrText>
        </w:r>
        <w:r w:rsidR="00674BB1" w:rsidRPr="00015210" w:rsidDel="00B369E9">
          <w:rPr>
            <w:shd w:val="clear" w:color="auto" w:fill="FFFFFF"/>
          </w:rPr>
          <w:delInstrText>。</w:delInstrText>
        </w:r>
        <w:r w:rsidR="00674BB1" w:rsidRPr="00015210" w:rsidDel="00B369E9">
          <w:rPr>
            <w:shd w:val="clear" w:color="auto" w:fill="FFFFFF"/>
          </w:rPr>
          <w:delInstrText>","call-number":"1","container-title":"Information Systems Research","DOI":"10.1287/isre.2023.0561","ISSN":"1047-7047","language":"en","note":"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w:delInstrText>
        </w:r>
        <w:r w:rsidR="00674BB1" w:rsidRPr="00015210" w:rsidDel="00B369E9">
          <w:rPr>
            <w:shd w:val="clear" w:color="auto" w:fill="FFFFFF"/>
          </w:rPr>
          <w:delInstrText>、</w:delInstrText>
        </w:r>
        <w:r w:rsidR="00674BB1" w:rsidRPr="00015210" w:rsidDel="00B369E9">
          <w:rPr>
            <w:shd w:val="clear" w:color="auto" w:fill="FFFFFF"/>
          </w:rPr>
          <w:delInstrText>generative AI</w:delInstrText>
        </w:r>
        <w:r w:rsidR="00674BB1" w:rsidRPr="00015210" w:rsidDel="00B369E9">
          <w:rPr>
            <w:shd w:val="clear" w:color="auto" w:fill="FFFFFF"/>
          </w:rPr>
          <w:delInstrText>、</w:delInstrText>
        </w:r>
        <w:r w:rsidR="00674BB1" w:rsidRPr="00015210" w:rsidDel="00B369E9">
          <w:rPr>
            <w:shd w:val="clear" w:color="auto" w:fill="FFFFFF"/>
          </w:rPr>
          <w:delInstrText>large language models</w:delInstrText>
        </w:r>
        <w:r w:rsidR="00674BB1" w:rsidRPr="00015210" w:rsidDel="00B369E9">
          <w:rPr>
            <w:shd w:val="clear" w:color="auto" w:fill="FFFFFF"/>
          </w:rPr>
          <w:delInstrText>、</w:delInstrText>
        </w:r>
        <w:r w:rsidR="00674BB1" w:rsidRPr="00015210" w:rsidDel="00B369E9">
          <w:rPr>
            <w:shd w:val="clear" w:color="auto" w:fill="FFFFFF"/>
          </w:rPr>
          <w:delInstrText>ChatGPT</w:delInstrText>
        </w:r>
        <w:r w:rsidR="00674BB1" w:rsidRPr="00015210" w:rsidDel="00B369E9">
          <w:rPr>
            <w:shd w:val="clear" w:color="auto" w:fill="FFFFFF"/>
          </w:rPr>
          <w:delInstrText>、</w:delInstrText>
        </w:r>
        <w:r w:rsidR="00674BB1" w:rsidRPr="00015210" w:rsidDel="00B369E9">
          <w:rPr>
            <w:shd w:val="clear" w:color="auto" w:fill="FFFFFF"/>
          </w:rPr>
          <w:delInstrText>Q&amp;A platform</w:delInstrText>
        </w:r>
        <w:r w:rsidR="00674BB1" w:rsidRPr="00015210" w:rsidDel="00B369E9">
          <w:rPr>
            <w:shd w:val="clear" w:color="auto" w:fill="FFFFFF"/>
          </w:rPr>
          <w:delInstrText>、</w:delInstrText>
        </w:r>
        <w:r w:rsidR="00674BB1" w:rsidRPr="00015210" w:rsidDel="00B369E9">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C50CEE" w:rsidRPr="00015210" w:rsidDel="00B369E9">
          <w:rPr>
            <w:shd w:val="clear" w:color="auto" w:fill="FFFFFF"/>
          </w:rPr>
          <w:fldChar w:fldCharType="separate"/>
        </w:r>
        <w:r w:rsidR="00546B58" w:rsidRPr="00015210" w:rsidDel="00B369E9">
          <w:delText>(Quinn &amp; Gutt 2025; del Rio-Chanona et al. 2024; Sanatizadeh et al. 2025; Xue et al. 2026)</w:delText>
        </w:r>
        <w:r w:rsidR="00C50CEE" w:rsidRPr="00015210" w:rsidDel="00B369E9">
          <w:rPr>
            <w:shd w:val="clear" w:color="auto" w:fill="FFFFFF"/>
          </w:rPr>
          <w:fldChar w:fldCharType="end"/>
        </w:r>
        <w:r w:rsidR="00E30040" w:rsidRPr="00015210" w:rsidDel="00B369E9">
          <w:rPr>
            <w:shd w:val="clear" w:color="auto" w:fill="FFFFFF"/>
          </w:rPr>
          <w:delText xml:space="preserve">, which </w:delText>
        </w:r>
        <w:r w:rsidR="00E83631" w:rsidRPr="00015210" w:rsidDel="00B369E9">
          <w:delText>raise</w:delText>
        </w:r>
        <w:r w:rsidR="00E30040" w:rsidRPr="00015210" w:rsidDel="00B369E9">
          <w:delText>s</w:delText>
        </w:r>
        <w:r w:rsidR="00E83631" w:rsidRPr="00015210" w:rsidDel="00B369E9">
          <w:delText xml:space="preserve"> concerns about the future viability of </w:delText>
        </w:r>
        <w:r w:rsidR="00E30040" w:rsidRPr="00015210" w:rsidDel="00B369E9">
          <w:delText>online</w:delText>
        </w:r>
        <w:r w:rsidR="00E83631" w:rsidRPr="00015210" w:rsidDel="00B369E9">
          <w:delText xml:space="preserve"> </w:delText>
        </w:r>
        <w:r w:rsidR="00E30040" w:rsidRPr="00015210" w:rsidDel="00B369E9">
          <w:delText>Q&amp;A</w:delText>
        </w:r>
        <w:r w:rsidR="00E83631" w:rsidRPr="00015210" w:rsidDel="00B369E9">
          <w:delText xml:space="preserve"> </w:delText>
        </w:r>
        <w:r w:rsidR="00E30040" w:rsidRPr="00015210" w:rsidDel="00B369E9">
          <w:delText>communities</w:delText>
        </w:r>
        <w:r w:rsidR="00E83631" w:rsidRPr="00015210" w:rsidDel="00B369E9">
          <w:delText>.</w:delText>
        </w:r>
      </w:del>
    </w:p>
    <w:p w14:paraId="7C25BD5E" w14:textId="0A6A96D2" w:rsidR="00E72D64" w:rsidRPr="00015210" w:rsidDel="00B369E9" w:rsidRDefault="00E83631">
      <w:pPr>
        <w:pStyle w:val="Paragraph0"/>
        <w:rPr>
          <w:del w:id="181" w:author="Prof. LIU Ben" w:date="2026-08-24T21:32:00Z" w16du:dateUtc="2026-08-24T13:32:00Z"/>
        </w:rPr>
      </w:pPr>
      <w:del w:id="182" w:author="Prof. LIU Ben" w:date="2026-08-24T21:32:00Z" w16du:dateUtc="2026-08-24T13:32:00Z">
        <w:r w:rsidRPr="00015210" w:rsidDel="00B369E9">
          <w:delText>In response</w:delText>
        </w:r>
        <w:r w:rsidR="00CE05C9" w:rsidRPr="00015210" w:rsidDel="00B369E9">
          <w:delText xml:space="preserve"> to the emergence of GenAI</w:delText>
        </w:r>
        <w:r w:rsidRPr="00015210" w:rsidDel="00B369E9">
          <w:delText xml:space="preserve">, many </w:delText>
        </w:r>
        <w:r w:rsidR="001F5883" w:rsidRPr="00015210" w:rsidDel="00B369E9">
          <w:delText xml:space="preserve">online </w:delText>
        </w:r>
        <w:r w:rsidRPr="00015210" w:rsidDel="00B369E9">
          <w:delText>Q&amp;A platforms</w:delText>
        </w:r>
        <w:r w:rsidR="00E30040" w:rsidRPr="00015210" w:rsidDel="00B369E9">
          <w:delText>, such as Quora,</w:delText>
        </w:r>
        <w:r w:rsidR="00E30040" w:rsidRPr="00015210" w:rsidDel="00B369E9">
          <w:rPr>
            <w:rStyle w:val="FootnoteReference"/>
          </w:rPr>
          <w:footnoteReference w:id="2"/>
        </w:r>
        <w:r w:rsidRPr="00015210" w:rsidDel="00B369E9">
          <w:delText xml:space="preserve"> </w:delText>
        </w:r>
        <w:r w:rsidR="00FD4BBD" w:rsidRPr="00015210" w:rsidDel="00B369E9">
          <w:delText xml:space="preserve">have </w:delText>
        </w:r>
        <w:r w:rsidRPr="00015210" w:rsidDel="00B369E9">
          <w:delText>now develop</w:delText>
        </w:r>
        <w:r w:rsidR="00FD4BBD" w:rsidRPr="00015210" w:rsidDel="00B369E9">
          <w:delText>ed</w:delText>
        </w:r>
        <w:r w:rsidRPr="00015210" w:rsidDel="00B369E9">
          <w:delText xml:space="preserve"> their own LLMs that leverage their historical data repositories</w:delText>
        </w:r>
        <w:r w:rsidR="00E30040" w:rsidRPr="00015210" w:rsidDel="00B369E9">
          <w:delText xml:space="preserve"> to answer questions</w:delText>
        </w:r>
        <w:r w:rsidRPr="00015210" w:rsidDel="00B369E9">
          <w:delText>. This integration of customized GenAI within communities (</w:delText>
        </w:r>
        <w:r w:rsidR="006A01BD" w:rsidRPr="00015210" w:rsidDel="00B369E9">
          <w:delText xml:space="preserve">hereafter </w:delText>
        </w:r>
        <w:r w:rsidR="00534D0B" w:rsidRPr="00015210" w:rsidDel="00B369E9">
          <w:delText>“</w:delText>
        </w:r>
        <w:r w:rsidRPr="00015210" w:rsidDel="00B369E9">
          <w:delText>internal GenAI</w:delText>
        </w:r>
        <w:r w:rsidR="00CE05C9" w:rsidRPr="00015210" w:rsidDel="00B369E9">
          <w:delText>;</w:delText>
        </w:r>
        <w:r w:rsidR="00534D0B" w:rsidRPr="00015210" w:rsidDel="00B369E9">
          <w:delText>”</w:delText>
        </w:r>
        <w:r w:rsidRPr="00015210" w:rsidDel="00B369E9">
          <w:delText xml:space="preserve"> </w:delText>
        </w:r>
        <w:bookmarkStart w:id="185" w:name="_Hlk194953410"/>
        <w:r w:rsidR="006A01BD" w:rsidRPr="00015210" w:rsidDel="00B369E9">
          <w:delText>see</w:delText>
        </w:r>
        <w:r w:rsidR="00C76F53" w:rsidRPr="00015210" w:rsidDel="00B369E9">
          <w:delText xml:space="preserve"> Figure 1</w:delText>
        </w:r>
        <w:bookmarkEnd w:id="185"/>
        <w:r w:rsidRPr="00015210" w:rsidDel="00B369E9">
          <w:delText xml:space="preserve">) aims to enhance user experience </w:delText>
        </w:r>
        <w:r w:rsidR="00313A96" w:rsidRPr="00015210" w:rsidDel="00B369E9">
          <w:delText xml:space="preserve"> </w:delText>
        </w:r>
      </w:del>
      <w:ins w:id="186" w:author="Xin Li" w:date="2026-08-20T22:41:00Z" w16du:dateUtc="2026-08-20T14:41:00Z">
        <w:del w:id="187" w:author="Prof. LIU Ben" w:date="2026-08-24T21:32:00Z" w16du:dateUtc="2026-08-24T13:32:00Z">
          <w:r w:rsidR="00313A96" w:rsidRPr="00015210" w:rsidDel="00B369E9">
            <w:delText>(</w:delText>
          </w:r>
        </w:del>
      </w:ins>
      <w:ins w:id="188" w:author="Xin Li" w:date="2026-08-20T22:42:00Z" w16du:dateUtc="2026-08-20T14:42:00Z">
        <w:del w:id="189" w:author="Prof. LIU Ben" w:date="2026-08-24T21:32:00Z" w16du:dateUtc="2026-08-24T13:32:00Z">
          <w:r w:rsidR="0052347F" w:rsidRPr="00015210" w:rsidDel="00B369E9">
            <w:delText>such</w:delText>
          </w:r>
        </w:del>
      </w:ins>
      <w:ins w:id="190" w:author="Xin Li" w:date="2026-08-20T22:41:00Z" w16du:dateUtc="2026-08-20T14:41:00Z">
        <w:del w:id="191" w:author="Prof. LIU Ben" w:date="2026-08-24T21:32:00Z" w16du:dateUtc="2026-08-24T13:32:00Z">
          <w:r w:rsidR="00313A96" w:rsidRPr="00015210" w:rsidDel="00B369E9">
            <w:delText xml:space="preserve"> as </w:delText>
          </w:r>
        </w:del>
      </w:ins>
      <w:del w:id="192" w:author="Prof. LIU Ben" w:date="2026-08-24T21:32:00Z" w16du:dateUtc="2026-08-24T13:32:00Z">
        <w:r w:rsidRPr="00015210" w:rsidDel="00B369E9">
          <w:delText xml:space="preserve">through </w:delText>
        </w:r>
      </w:del>
      <w:ins w:id="193" w:author="Xin Li" w:date="2026-08-20T22:41:00Z" w16du:dateUtc="2026-08-20T14:41:00Z">
        <w:del w:id="194" w:author="Prof. LIU Ben" w:date="2026-08-24T21:32:00Z" w16du:dateUtc="2026-08-24T13:32:00Z">
          <w:r w:rsidR="00313A96" w:rsidRPr="00015210" w:rsidDel="00B369E9">
            <w:delText xml:space="preserve">providing </w:delText>
          </w:r>
        </w:del>
      </w:ins>
      <w:del w:id="195" w:author="Prof. LIU Ben" w:date="2026-08-24T21:32:00Z" w16du:dateUtc="2026-08-24T13:32:00Z">
        <w:r w:rsidR="00D25C29" w:rsidRPr="00015210" w:rsidDel="00B369E9">
          <w:delText>quick response</w:delText>
        </w:r>
      </w:del>
      <w:ins w:id="196" w:author="Xin Li" w:date="2026-08-20T22:41:00Z" w16du:dateUtc="2026-08-20T14:41:00Z">
        <w:del w:id="197" w:author="Prof. LIU Ben" w:date="2026-08-24T21:32:00Z" w16du:dateUtc="2026-08-24T13:32:00Z">
          <w:r w:rsidR="00313A96" w:rsidRPr="00015210" w:rsidDel="00B369E9">
            <w:delText>)</w:delText>
          </w:r>
        </w:del>
      </w:ins>
      <w:del w:id="198" w:author="Prof. LIU Ben" w:date="2026-08-24T21:32:00Z" w16du:dateUtc="2026-08-24T13:32:00Z">
        <w:r w:rsidR="00D25C29" w:rsidRPr="00015210" w:rsidDel="00B369E9">
          <w:delText xml:space="preserve"> </w:delText>
        </w:r>
        <w:r w:rsidR="00E72D64" w:rsidRPr="00015210" w:rsidDel="00B369E9">
          <w:delText xml:space="preserve">and </w:delText>
        </w:r>
      </w:del>
      <w:ins w:id="199" w:author="Xin Li" w:date="2026-08-20T22:41:00Z" w16du:dateUtc="2026-08-20T14:41:00Z">
        <w:del w:id="200" w:author="Prof. LIU Ben" w:date="2026-08-24T21:32:00Z" w16du:dateUtc="2026-08-24T13:32:00Z">
          <w:r w:rsidR="00313A96" w:rsidRPr="00015210" w:rsidDel="00B369E9">
            <w:delText xml:space="preserve">compete with </w:delText>
          </w:r>
        </w:del>
      </w:ins>
      <w:del w:id="201" w:author="Prof. LIU Ben" w:date="2026-08-24T21:32:00Z" w16du:dateUtc="2026-08-24T13:32:00Z">
        <w:r w:rsidR="00E72D64" w:rsidRPr="00015210" w:rsidDel="00B369E9">
          <w:delText>to recapture question demand in an environment where external GenAI tools remain widely accessible.</w:delText>
        </w:r>
        <w:r w:rsidR="00EA4408" w:rsidRPr="00015210" w:rsidDel="00B369E9">
          <w:delText xml:space="preserve"> </w:delText>
        </w:r>
        <w:r w:rsidR="003D1907" w:rsidRPr="00015210" w:rsidDel="00B369E9">
          <w:delText>This setting reflects the practical reality facing online Q&amp;A platforms</w:delText>
        </w:r>
      </w:del>
      <w:ins w:id="202" w:author="Xin Li" w:date="2026-08-20T23:01:00Z" w16du:dateUtc="2026-08-20T15:01:00Z">
        <w:del w:id="203" w:author="Prof. LIU Ben" w:date="2026-08-24T21:32:00Z" w16du:dateUtc="2026-08-24T13:32:00Z">
          <w:r w:rsidR="00E23441" w:rsidDel="00B369E9">
            <w:delText>:</w:delText>
          </w:r>
        </w:del>
      </w:ins>
      <w:del w:id="204" w:author="Prof. LIU Ben" w:date="2026-08-24T21:32:00Z" w16du:dateUtc="2026-08-24T13:32:00Z">
        <w:r w:rsidR="003D1907" w:rsidRPr="00015210" w:rsidDel="00B369E9">
          <w:delText>: because they cannot eliminate external GenAI usage</w:delText>
        </w:r>
      </w:del>
      <w:ins w:id="205" w:author="Xin Li" w:date="2026-08-20T22:46:00Z" w16du:dateUtc="2026-08-20T14:46:00Z">
        <w:del w:id="206" w:author="Prof. LIU Ben" w:date="2026-08-24T21:32:00Z" w16du:dateUtc="2026-08-24T13:32:00Z">
          <w:r w:rsidR="006C0EE4" w:rsidDel="00B369E9">
            <w:delText xml:space="preserve"> can not be eliminated</w:delText>
          </w:r>
        </w:del>
      </w:ins>
      <w:ins w:id="207" w:author="Xin Li" w:date="2026-08-20T23:02:00Z" w16du:dateUtc="2026-08-20T15:02:00Z">
        <w:del w:id="208" w:author="Prof. LIU Ben" w:date="2026-08-24T21:32:00Z" w16du:dateUtc="2026-08-24T13:32:00Z">
          <w:r w:rsidR="00E23441" w:rsidDel="00B369E9">
            <w:delText xml:space="preserve"> and it is necessary to co-exist with external GenAI</w:delText>
          </w:r>
        </w:del>
      </w:ins>
      <w:del w:id="209" w:author="Prof. LIU Ben" w:date="2026-08-24T21:32:00Z" w16du:dateUtc="2026-08-24T13:32:00Z">
        <w:r w:rsidR="003D1907" w:rsidRPr="00015210" w:rsidDel="00B369E9">
          <w:delText>, building an internal GenAI system becomes the one strategic action that is simultaneously forced upon them and fully within their power to design.</w:delText>
        </w:r>
      </w:del>
    </w:p>
    <w:p w14:paraId="5D0CB1D3" w14:textId="0EC7C326" w:rsidR="00E23441" w:rsidRPr="00015210" w:rsidDel="00B369E9" w:rsidRDefault="00A777B9">
      <w:pPr>
        <w:pStyle w:val="Paragraph0"/>
        <w:rPr>
          <w:del w:id="210" w:author="Prof. LIU Ben" w:date="2026-08-24T21:32:00Z" w16du:dateUtc="2026-08-24T13:32:00Z"/>
        </w:rPr>
      </w:pPr>
      <w:bookmarkStart w:id="211" w:name="OLE_LINK11"/>
      <w:del w:id="212" w:author="Prof. LIU Ben" w:date="2026-08-24T21:32:00Z" w16du:dateUtc="2026-08-24T13:32:00Z">
        <w:r w:rsidRPr="00015210" w:rsidDel="00B369E9">
          <w:delText xml:space="preserve">Internal GenAI is not external GenAI relocated inside the platform. It is a distinct sociotechnical and governance </w:delText>
        </w:r>
      </w:del>
      <w:ins w:id="213" w:author="Xin Li" w:date="2026-08-20T22:50:00Z" w16du:dateUtc="2026-08-20T14:50:00Z">
        <w:del w:id="214" w:author="Prof. LIU Ben" w:date="2026-08-24T21:32:00Z" w16du:dateUtc="2026-08-24T13:32:00Z">
          <w:r w:rsidR="006C0EE4" w:rsidDel="00B369E9">
            <w:delText xml:space="preserve">artifact from </w:delText>
          </w:r>
          <w:r w:rsidR="006C0EE4" w:rsidRPr="00015210" w:rsidDel="00B369E9">
            <w:delText>external GenAI</w:delText>
          </w:r>
        </w:del>
      </w:ins>
      <w:del w:id="215" w:author="Prof. LIU Ben" w:date="2026-08-24T21:32:00Z" w16du:dateUtc="2026-08-24T13:32:00Z">
        <w:r w:rsidRPr="00015210" w:rsidDel="00B369E9">
          <w:delText xml:space="preserve">arrangement, </w:delText>
        </w:r>
      </w:del>
      <w:ins w:id="216" w:author="Xin Li" w:date="2026-08-20T22:51:00Z" w16du:dateUtc="2026-08-20T14:51:00Z">
        <w:del w:id="217" w:author="Prof. LIU Ben" w:date="2026-08-24T21:32:00Z" w16du:dateUtc="2026-08-24T13:32:00Z">
          <w:r w:rsidR="006C0EE4" w:rsidDel="00B369E9">
            <w:delText xml:space="preserve">which </w:delText>
          </w:r>
        </w:del>
      </w:ins>
      <w:del w:id="218" w:author="Prof. LIU Ben" w:date="2026-08-24T21:32:00Z" w16du:dateUtc="2026-08-24T13:32:00Z">
        <w:r w:rsidRPr="00015210" w:rsidDel="00B369E9">
          <w:delText xml:space="preserve">and this distinction is what makes </w:delText>
        </w:r>
      </w:del>
      <w:ins w:id="219" w:author="Xin Li" w:date="2026-08-20T22:51:00Z" w16du:dateUtc="2026-08-20T14:51:00Z">
        <w:del w:id="220" w:author="Prof. LIU Ben" w:date="2026-08-24T21:32:00Z" w16du:dateUtc="2026-08-24T13:32:00Z">
          <w:r w:rsidR="006C0EE4" w:rsidDel="00B369E9">
            <w:delText xml:space="preserve">it </w:delText>
          </w:r>
        </w:del>
      </w:ins>
      <w:del w:id="221" w:author="Prof. LIU Ben" w:date="2026-08-24T21:32:00Z" w16du:dateUtc="2026-08-24T13:32:00Z">
        <w:r w:rsidRPr="00015210" w:rsidDel="00B369E9">
          <w:delText>the phenomenon theoretically important. As the left panel of Figure 1 shows, external GenAI tools operate independently of any platform. On the demand side they divert questions away from Q&amp;A communities</w:delText>
        </w:r>
      </w:del>
      <w:ins w:id="222" w:author="Xin Li" w:date="2026-08-20T22:52:00Z" w16du:dateUtc="2026-08-20T14:52:00Z">
        <w:del w:id="223" w:author="Prof. LIU Ben" w:date="2026-08-24T21:32:00Z" w16du:dateUtc="2026-08-24T13:32:00Z">
          <w:r w:rsidR="00CF27C3" w:rsidDel="00B369E9">
            <w:delText xml:space="preserve">, which forms </w:delText>
          </w:r>
        </w:del>
      </w:ins>
      <w:ins w:id="224" w:author="Xin Li" w:date="2026-08-20T22:53:00Z" w16du:dateUtc="2026-08-20T14:53:00Z">
        <w:del w:id="225" w:author="Prof. LIU Ben" w:date="2026-08-24T21:32:00Z" w16du:dateUtc="2026-08-24T13:32:00Z">
          <w:r w:rsidR="00CF27C3" w:rsidDel="00B369E9">
            <w:delText>an competitor of the platform</w:delText>
          </w:r>
        </w:del>
      </w:ins>
      <w:del w:id="226" w:author="Prof. LIU Ben" w:date="2026-08-24T21:32:00Z" w16du:dateUtc="2026-08-24T13:32:00Z">
        <w:r w:rsidRPr="00015210" w:rsidDel="00B369E9">
          <w:delText>. On the supply side, human answerers can consult them privately when they write responses</w:delText>
        </w:r>
      </w:del>
      <w:ins w:id="227" w:author="Xin Li" w:date="2026-08-20T22:53:00Z" w16du:dateUtc="2026-08-20T14:53:00Z">
        <w:del w:id="228" w:author="Prof. LIU Ben" w:date="2026-08-24T21:32:00Z" w16du:dateUtc="2026-08-24T13:32:00Z">
          <w:r w:rsidR="00CF27C3" w:rsidDel="00B369E9">
            <w:delText xml:space="preserve">, which forms a </w:delText>
          </w:r>
        </w:del>
      </w:ins>
      <w:ins w:id="229" w:author="Xin Li" w:date="2026-08-20T22:54:00Z" w16du:dateUtc="2026-08-20T14:54:00Z">
        <w:del w:id="230" w:author="Prof. LIU Ben" w:date="2026-08-24T21:32:00Z" w16du:dateUtc="2026-08-24T13:32:00Z">
          <w:r w:rsidR="00CF27C3" w:rsidDel="00B369E9">
            <w:delText>facilitator to supply</w:delText>
          </w:r>
        </w:del>
      </w:ins>
      <w:del w:id="231" w:author="Prof. LIU Ben" w:date="2026-08-24T21:32:00Z" w16du:dateUtc="2026-08-24T13:32:00Z">
        <w:r w:rsidRPr="00015210" w:rsidDel="00B369E9">
          <w:delText xml:space="preserve">. This private use leaves no visible trace and blurs the line between human and AI contributions. </w:delText>
        </w:r>
      </w:del>
      <w:ins w:id="232" w:author="Xin Li" w:date="2026-08-20T22:55:00Z" w16du:dateUtc="2026-08-20T14:55:00Z">
        <w:del w:id="233" w:author="Prof. LIU Ben" w:date="2026-08-24T21:32:00Z" w16du:dateUtc="2026-08-24T13:32:00Z">
          <w:r w:rsidR="00CF27C3" w:rsidDel="00B369E9">
            <w:delText xml:space="preserve">As a comparison, </w:delText>
          </w:r>
        </w:del>
      </w:ins>
      <w:del w:id="234" w:author="Prof. LIU Ben" w:date="2026-08-24T21:32:00Z" w16du:dateUtc="2026-08-24T13:32:00Z">
        <w:r w:rsidRPr="00015210" w:rsidDel="00B369E9">
          <w:delText>I</w:delText>
        </w:r>
      </w:del>
      <w:ins w:id="235" w:author="Xin Li" w:date="2026-08-20T22:55:00Z" w16du:dateUtc="2026-08-20T14:55:00Z">
        <w:del w:id="236" w:author="Prof. LIU Ben" w:date="2026-08-24T21:32:00Z" w16du:dateUtc="2026-08-24T13:32:00Z">
          <w:r w:rsidR="00CF27C3" w:rsidDel="00B369E9">
            <w:delText>i</w:delText>
          </w:r>
        </w:del>
      </w:ins>
      <w:del w:id="237" w:author="Prof. LIU Ben" w:date="2026-08-24T21:32:00Z" w16du:dateUtc="2026-08-24T13:32:00Z">
        <w:r w:rsidRPr="00015210" w:rsidDel="00B369E9">
          <w:delText>nternal GenAI operates under a different set of rules.</w:delText>
        </w:r>
      </w:del>
      <w:ins w:id="238" w:author="Xin Li" w:date="2026-08-20T22:57:00Z" w16du:dateUtc="2026-08-20T14:57:00Z">
        <w:del w:id="239" w:author="Prof. LIU Ben" w:date="2026-08-24T21:32:00Z" w16du:dateUtc="2026-08-24T13:32:00Z">
          <w:r w:rsidR="00A33926" w:rsidDel="00B369E9">
            <w:delText>the control of</w:delText>
          </w:r>
        </w:del>
      </w:ins>
      <w:del w:id="240" w:author="Prof. LIU Ben" w:date="2026-08-24T21:32:00Z" w16du:dateUtc="2026-08-24T13:32:00Z">
        <w:r w:rsidRPr="00015210" w:rsidDel="00B369E9">
          <w:delText xml:space="preserve"> </w:delText>
        </w:r>
      </w:del>
      <w:ins w:id="241" w:author="Xin Li" w:date="2026-08-20T22:57:00Z" w16du:dateUtc="2026-08-20T14:57:00Z">
        <w:del w:id="242" w:author="Prof. LIU Ben" w:date="2026-08-24T21:32:00Z" w16du:dateUtc="2026-08-24T13:32:00Z">
          <w:r w:rsidR="00A33926" w:rsidDel="00B369E9">
            <w:delText>t</w:delText>
          </w:r>
        </w:del>
      </w:ins>
      <w:del w:id="243" w:author="Prof. LIU Ben" w:date="2026-08-24T21:32:00Z" w16du:dateUtc="2026-08-24T13:32:00Z">
        <w:r w:rsidRPr="00015210" w:rsidDel="00B369E9">
          <w:delText>The platform controls it directly, labels its output explicitly as AI-generated, and places it in the first-answer position (Figure 1, right panel)</w:delText>
        </w:r>
      </w:del>
      <w:ins w:id="244" w:author="Xin Li" w:date="2026-08-20T22:58:00Z" w16du:dateUtc="2026-08-20T14:58:00Z">
        <w:del w:id="245" w:author="Prof. LIU Ben" w:date="2026-08-24T21:32:00Z" w16du:dateUtc="2026-08-24T13:32:00Z">
          <w:r w:rsidR="00A33926" w:rsidDel="00B369E9">
            <w:delText xml:space="preserve">, which improves the capability of the platform to combate external GenAI’s challenge and </w:delText>
          </w:r>
        </w:del>
      </w:ins>
      <w:ins w:id="246" w:author="Xin Li" w:date="2026-08-20T22:59:00Z" w16du:dateUtc="2026-08-20T14:59:00Z">
        <w:del w:id="247" w:author="Prof. LIU Ben" w:date="2026-08-24T21:32:00Z" w16du:dateUtc="2026-08-24T13:32:00Z">
          <w:r w:rsidR="00A33926" w:rsidDel="00B369E9">
            <w:delText xml:space="preserve">partially improves </w:delText>
          </w:r>
        </w:del>
      </w:ins>
      <w:del w:id="248" w:author="Prof. LIU Ben" w:date="2026-08-24T21:32:00Z" w16du:dateUtc="2026-08-24T13:32:00Z">
        <w:r w:rsidRPr="00015210" w:rsidDel="00B369E9">
          <w:delText>. These features change the legitimacy and accountability of the AI answer</w:delText>
        </w:r>
      </w:del>
      <w:ins w:id="249" w:author="Xin Li" w:date="2026-08-20T22:59:00Z" w16du:dateUtc="2026-08-20T14:59:00Z">
        <w:del w:id="250" w:author="Prof. LIU Ben" w:date="2026-08-24T21:32:00Z" w16du:dateUtc="2026-08-24T13:32:00Z">
          <w:r w:rsidR="00A33926" w:rsidDel="00B369E9">
            <w:delText>s</w:delText>
          </w:r>
        </w:del>
      </w:ins>
      <w:del w:id="251" w:author="Prof. LIU Ben" w:date="2026-08-24T21:32:00Z" w16du:dateUtc="2026-08-24T13:32:00Z">
        <w:r w:rsidRPr="00015210" w:rsidDel="00B369E9">
          <w:delText xml:space="preserve"> within the community. The AI answer is no longer a hidden aid to individual answerers but </w:delText>
        </w:r>
      </w:del>
      <w:ins w:id="252" w:author="Xin Li" w:date="2026-08-20T22:59:00Z" w16du:dateUtc="2026-08-20T14:59:00Z">
        <w:del w:id="253" w:author="Prof. LIU Ben" w:date="2026-08-24T21:32:00Z" w16du:dateUtc="2026-08-24T13:32:00Z">
          <w:r w:rsidR="00A33926" w:rsidDel="00B369E9">
            <w:delText xml:space="preserve">as </w:delText>
          </w:r>
        </w:del>
      </w:ins>
      <w:del w:id="254" w:author="Prof. LIU Ben" w:date="2026-08-24T21:32:00Z" w16du:dateUtc="2026-08-24T13:32:00Z">
        <w:r w:rsidRPr="00015210" w:rsidDel="00B369E9">
          <w:delText xml:space="preserve">a visible, platform-backed </w:delText>
        </w:r>
      </w:del>
      <w:ins w:id="255" w:author="Xin Li" w:date="2026-08-20T22:59:00Z" w16du:dateUtc="2026-08-20T14:59:00Z">
        <w:del w:id="256" w:author="Prof. LIU Ben" w:date="2026-08-24T21:32:00Z" w16du:dateUtc="2026-08-24T13:32:00Z">
          <w:r w:rsidR="00A33926" w:rsidDel="00B369E9">
            <w:delText>source</w:delText>
          </w:r>
        </w:del>
      </w:ins>
      <w:del w:id="257" w:author="Prof. LIU Ben" w:date="2026-08-24T21:32:00Z" w16du:dateUtc="2026-08-24T13:32:00Z">
        <w:r w:rsidRPr="00015210" w:rsidDel="00B369E9">
          <w:delText>participant</w:delText>
        </w:r>
      </w:del>
      <w:ins w:id="258" w:author="Xin Li" w:date="2026-08-20T22:59:00Z" w16du:dateUtc="2026-08-20T14:59:00Z">
        <w:del w:id="259" w:author="Prof. LIU Ben" w:date="2026-08-24T21:32:00Z" w16du:dateUtc="2026-08-24T13:32:00Z">
          <w:r w:rsidR="00A33926" w:rsidDel="00B369E9">
            <w:delText xml:space="preserve">. </w:delText>
          </w:r>
        </w:del>
      </w:ins>
      <w:del w:id="260" w:author="Prof. LIU Ben" w:date="2026-08-24T21:32:00Z" w16du:dateUtc="2026-08-24T13:32:00Z">
        <w:r w:rsidR="00E23441" w:rsidRPr="00015210" w:rsidDel="00B369E9">
          <w:delTex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w:delText>
        </w:r>
      </w:del>
      <w:ins w:id="261" w:author="Xin Li" w:date="2026-08-20T23:07:00Z" w16du:dateUtc="2026-08-20T15:07:00Z">
        <w:del w:id="262" w:author="Prof. LIU Ben" w:date="2026-08-24T21:32:00Z" w16du:dateUtc="2026-08-24T13:32:00Z">
          <w:r w:rsidR="00E23441" w:rsidDel="00B369E9">
            <w:delText>(</w:delText>
          </w:r>
        </w:del>
      </w:ins>
      <w:del w:id="263" w:author="Prof. LIU Ben" w:date="2026-08-24T21:32:00Z" w16du:dateUtc="2026-08-24T13:32:00Z">
        <w:r w:rsidR="00E23441" w:rsidRPr="00015210" w:rsidDel="00B369E9">
          <w:delText xml:space="preserve"> This visibility is what allows us to isolate the effect of an AI answer on human contribution, an effect that remains obscured in the external GenAI setting.</w:delText>
        </w:r>
      </w:del>
      <w:ins w:id="264" w:author="Xin Li" w:date="2026-08-20T23:08:00Z" w16du:dateUtc="2026-08-20T15:08:00Z">
        <w:del w:id="265" w:author="Prof. LIU Ben" w:date="2026-08-24T21:32:00Z" w16du:dateUtc="2026-08-24T13:32:00Z">
          <w:r w:rsidR="00E23441" w:rsidDel="00B369E9">
            <w:delText>)</w:delText>
          </w:r>
        </w:del>
      </w:ins>
    </w:p>
    <w:p w14:paraId="6CDD8EE6" w14:textId="32BAA653" w:rsidR="007814DB" w:rsidRPr="00015210" w:rsidDel="00B369E9" w:rsidRDefault="00E23441">
      <w:pPr>
        <w:pStyle w:val="Paragraph0"/>
        <w:rPr>
          <w:del w:id="266" w:author="Prof. LIU Ben" w:date="2026-08-24T21:32:00Z" w16du:dateUtc="2026-08-24T13:32:00Z"/>
        </w:rPr>
        <w:pPrChange w:id="267" w:author="Prof. LIU Ben" w:date="2026-08-24T21:32:00Z" w16du:dateUtc="2026-08-24T13:32:00Z">
          <w:pPr>
            <w:pStyle w:val="Paragraph0"/>
            <w:widowControl/>
            <w:ind w:firstLine="539"/>
          </w:pPr>
        </w:pPrChange>
      </w:pPr>
      <w:ins w:id="268" w:author="Xin Li" w:date="2026-08-20T23:08:00Z" w16du:dateUtc="2026-08-20T15:08:00Z">
        <w:del w:id="269" w:author="Prof. LIU Ben" w:date="2026-08-24T21:32:00Z" w16du:dateUtc="2026-08-24T13:32:00Z">
          <w:r w:rsidDel="00B369E9">
            <w:delText xml:space="preserve"> </w:delText>
          </w:r>
        </w:del>
      </w:ins>
      <w:ins w:id="270" w:author="Xin Li" w:date="2026-08-20T23:00:00Z" w16du:dateUtc="2026-08-20T15:00:00Z">
        <w:del w:id="271" w:author="Prof. LIU Ben" w:date="2026-08-24T21:32:00Z" w16du:dateUtc="2026-08-24T13:32:00Z">
          <w:r w:rsidR="00A33926" w:rsidDel="00B369E9">
            <w:delText>However,</w:delText>
          </w:r>
        </w:del>
      </w:ins>
      <w:del w:id="272" w:author="Prof. LIU Ben" w:date="2026-08-24T21:32:00Z" w16du:dateUtc="2026-08-24T13:32:00Z">
        <w:r w:rsidR="00A777B9" w:rsidRPr="00015210" w:rsidDel="00B369E9">
          <w:delText xml:space="preserve"> that </w:delText>
        </w:r>
      </w:del>
      <w:ins w:id="273" w:author="Xin Li" w:date="2026-08-20T23:02:00Z" w16du:dateUtc="2026-08-20T15:02:00Z">
        <w:del w:id="274" w:author="Prof. LIU Ben" w:date="2026-08-24T21:32:00Z" w16du:dateUtc="2026-08-24T13:32:00Z">
          <w:r w:rsidDel="00B369E9">
            <w:delText xml:space="preserve">internal GenAI </w:delText>
          </w:r>
        </w:del>
      </w:ins>
      <w:ins w:id="275" w:author="Xin Li" w:date="2026-08-20T23:09:00Z" w16du:dateUtc="2026-08-20T15:09:00Z">
        <w:del w:id="276" w:author="Prof. LIU Ben" w:date="2026-08-24T21:32:00Z" w16du:dateUtc="2026-08-24T13:32:00Z">
          <w:r w:rsidDel="00B369E9">
            <w:delText xml:space="preserve">also </w:delText>
          </w:r>
        </w:del>
      </w:ins>
      <w:del w:id="277" w:author="Prof. LIU Ben" w:date="2026-08-24T21:32:00Z" w16du:dateUtc="2026-08-24T13:32:00Z">
        <w:r w:rsidR="00A777B9" w:rsidRPr="00015210" w:rsidDel="00B369E9">
          <w:delText>competes directly with human answer</w:delText>
        </w:r>
      </w:del>
      <w:ins w:id="278" w:author="Xin Li" w:date="2026-08-20T23:09:00Z" w16du:dateUtc="2026-08-20T15:09:00Z">
        <w:del w:id="279" w:author="Prof. LIU Ben" w:date="2026-08-24T21:32:00Z" w16du:dateUtc="2026-08-24T13:32:00Z">
          <w:r w:rsidDel="00B369E9">
            <w:delText>er</w:delText>
          </w:r>
        </w:del>
      </w:ins>
      <w:del w:id="280" w:author="Prof. LIU Ben" w:date="2026-08-24T21:32:00Z" w16du:dateUtc="2026-08-24T13:32:00Z">
        <w:r w:rsidR="00A777B9" w:rsidRPr="00015210" w:rsidDel="00B369E9">
          <w:delText>s for the same scarce resource, the limited attention and recognition of viewers.</w:delText>
        </w:r>
      </w:del>
      <w:ins w:id="281" w:author="Xin Li" w:date="2026-08-20T23:04:00Z" w16du:dateUtc="2026-08-20T15:04:00Z">
        <w:del w:id="282" w:author="Prof. LIU Ben" w:date="2026-08-24T21:32:00Z" w16du:dateUtc="2026-08-24T13:32:00Z">
          <w:r w:rsidDel="00B369E9">
            <w:delText xml:space="preserve"> As a result, internal GenAI’s impact represent a entirely different setting from external </w:delText>
          </w:r>
        </w:del>
      </w:ins>
      <w:ins w:id="283" w:author="Xin Li" w:date="2026-08-20T23:05:00Z" w16du:dateUtc="2026-08-20T15:05:00Z">
        <w:del w:id="284" w:author="Prof. LIU Ben" w:date="2026-08-24T21:32:00Z" w16du:dateUtc="2026-08-24T13:32:00Z">
          <w:r w:rsidDel="00B369E9">
            <w:delText>Gen</w:delText>
          </w:r>
        </w:del>
      </w:ins>
      <w:ins w:id="285" w:author="Xin Li" w:date="2026-08-20T23:04:00Z" w16du:dateUtc="2026-08-20T15:04:00Z">
        <w:del w:id="286" w:author="Prof. LIU Ben" w:date="2026-08-24T21:32:00Z" w16du:dateUtc="2026-08-24T13:32:00Z">
          <w:r w:rsidDel="00B369E9">
            <w:delText xml:space="preserve">AI to study, </w:delText>
          </w:r>
          <w:commentRangeStart w:id="287"/>
          <w:r w:rsidRPr="00E23441" w:rsidDel="00B369E9">
            <w:rPr>
              <w:highlight w:val="yellow"/>
              <w:rPrChange w:id="288" w:author="Xin Li" w:date="2026-08-20T23:05:00Z" w16du:dateUtc="2026-08-20T15:05:00Z">
                <w:rPr/>
              </w:rPrChange>
            </w:rPr>
            <w:delText xml:space="preserve">which </w:delText>
          </w:r>
        </w:del>
      </w:ins>
      <w:commentRangeEnd w:id="287"/>
      <w:del w:id="289" w:author="Prof. LIU Ben" w:date="2026-08-24T21:32:00Z" w16du:dateUtc="2026-08-24T13:32:00Z">
        <w:r w:rsidR="0027674F" w:rsidRPr="00E23441" w:rsidDel="00B369E9">
          <w:rPr>
            <w:rStyle w:val="CommentReference"/>
            <w:sz w:val="24"/>
            <w:highlight w:val="yellow"/>
            <w:rPrChange w:id="290" w:author="Xin Li" w:date="2026-08-20T23:05:00Z" w16du:dateUtc="2026-08-20T15:05:00Z">
              <w:rPr>
                <w:rStyle w:val="CommentReference"/>
                <w:sz w:val="24"/>
              </w:rPr>
            </w:rPrChange>
          </w:rPr>
          <w:commentReference w:id="287"/>
        </w:r>
      </w:del>
      <w:ins w:id="291" w:author="Xin Li" w:date="2026-08-20T23:04:00Z" w16du:dateUtc="2026-08-20T15:04:00Z">
        <w:del w:id="292" w:author="Prof. LIU Ben" w:date="2026-08-24T21:32:00Z" w16du:dateUtc="2026-08-24T13:32:00Z">
          <w:r w:rsidRPr="00E23441" w:rsidDel="00B369E9">
            <w:rPr>
              <w:highlight w:val="yellow"/>
              <w:rPrChange w:id="293" w:author="Xin Li" w:date="2026-08-20T23:05:00Z" w16du:dateUtc="2026-08-20T15:05:00Z">
                <w:rPr/>
              </w:rPrChange>
            </w:rPr>
            <w:delText xml:space="preserve">is </w:delText>
          </w:r>
        </w:del>
      </w:ins>
      <w:ins w:id="294" w:author="Xin Li" w:date="2026-08-20T23:05:00Z" w16du:dateUtc="2026-08-20T15:05:00Z">
        <w:del w:id="295" w:author="Prof. LIU Ben" w:date="2026-08-24T21:32:00Z" w16du:dateUtc="2026-08-24T13:32:00Z">
          <w:r w:rsidDel="00B369E9">
            <w:rPr>
              <w:highlight w:val="yellow"/>
            </w:rPr>
            <w:delText xml:space="preserve">also </w:delText>
          </w:r>
        </w:del>
      </w:ins>
      <w:ins w:id="296" w:author="Xin Li" w:date="2026-08-20T23:04:00Z" w16du:dateUtc="2026-08-20T15:04:00Z">
        <w:del w:id="297" w:author="Prof. LIU Ben" w:date="2026-08-24T21:32:00Z" w16du:dateUtc="2026-08-24T13:32:00Z">
          <w:r w:rsidRPr="00E23441" w:rsidDel="00B369E9">
            <w:rPr>
              <w:highlight w:val="yellow"/>
              <w:rPrChange w:id="298" w:author="Xin Li" w:date="2026-08-20T23:05:00Z" w16du:dateUtc="2026-08-20T15:05:00Z">
                <w:rPr/>
              </w:rPrChange>
            </w:rPr>
            <w:delText xml:space="preserve">closely related to the ongoing </w:delText>
          </w:r>
        </w:del>
      </w:ins>
      <w:ins w:id="299" w:author="Xin Li" w:date="2026-08-20T23:05:00Z" w16du:dateUtc="2026-08-20T15:05:00Z">
        <w:del w:id="300" w:author="Prof. LIU Ben" w:date="2026-08-24T21:32:00Z" w16du:dateUtc="2026-08-24T13:32:00Z">
          <w:r w:rsidDel="00B369E9">
            <w:rPr>
              <w:highlight w:val="yellow"/>
            </w:rPr>
            <w:delText>development</w:delText>
          </w:r>
        </w:del>
      </w:ins>
      <w:ins w:id="301" w:author="Xin Li" w:date="2026-08-20T23:04:00Z" w16du:dateUtc="2026-08-20T15:04:00Z">
        <w:del w:id="302" w:author="Prof. LIU Ben" w:date="2026-08-24T21:32:00Z" w16du:dateUtc="2026-08-24T13:32:00Z">
          <w:r w:rsidRPr="00E23441" w:rsidDel="00B369E9">
            <w:rPr>
              <w:highlight w:val="yellow"/>
              <w:rPrChange w:id="303" w:author="Xin Li" w:date="2026-08-20T23:05:00Z" w16du:dateUtc="2026-08-20T15:05:00Z">
                <w:rPr/>
              </w:rPrChange>
            </w:rPr>
            <w:delText xml:space="preserve"> of agentic AI in </w:delText>
          </w:r>
        </w:del>
      </w:ins>
      <w:ins w:id="304" w:author="Xin Li" w:date="2026-08-20T23:05:00Z" w16du:dateUtc="2026-08-20T15:05:00Z">
        <w:del w:id="305" w:author="Prof. LIU Ben" w:date="2026-08-24T21:32:00Z" w16du:dateUtc="2026-08-24T13:32:00Z">
          <w:r w:rsidRPr="00E23441" w:rsidDel="00B369E9">
            <w:rPr>
              <w:highlight w:val="yellow"/>
              <w:rPrChange w:id="306" w:author="Xin Li" w:date="2026-08-20T23:05:00Z" w16du:dateUtc="2026-08-20T15:05:00Z">
                <w:rPr/>
              </w:rPrChange>
            </w:rPr>
            <w:delText>firms</w:delText>
          </w:r>
          <w:r w:rsidDel="00B369E9">
            <w:delText>.</w:delText>
          </w:r>
        </w:del>
      </w:ins>
    </w:p>
    <w:p w14:paraId="4D90C7B7" w14:textId="2E8F45BE" w:rsidR="006C0EE4" w:rsidRPr="00015210" w:rsidDel="00B369E9" w:rsidRDefault="006C0EE4">
      <w:pPr>
        <w:pStyle w:val="Paragraph0"/>
        <w:rPr>
          <w:moveFrom w:id="307" w:author="Prof. LIU Ben" w:date="2026-08-24T21:45:00Z" w16du:dateUtc="2026-08-24T13:45:00Z"/>
        </w:rPr>
        <w:pPrChange w:id="308" w:author="Prof. LIU Ben" w:date="2026-08-24T21:32:00Z" w16du:dateUtc="2026-08-24T13:32:00Z">
          <w:pPr>
            <w:pStyle w:val="TableFiguretitle"/>
          </w:pPr>
        </w:pPrChange>
      </w:pPr>
      <w:moveFromRangeStart w:id="309" w:author="Prof. LIU Ben" w:date="2026-08-24T21:45:00Z" w:name="move238499527"/>
      <w:moveFrom w:id="310" w:author="Prof. LIU Ben" w:date="2026-08-24T21:45:00Z" w16du:dateUtc="2026-08-24T13:45:00Z">
        <w:r w:rsidDel="00B369E9">
          <w:rPr>
            <w:noProof/>
          </w:rPr>
          <w:drawing>
            <wp:inline distT="0" distB="0" distL="0" distR="0" wp14:anchorId="5B634297" wp14:editId="32902CD3">
              <wp:extent cx="5029200" cy="2620050"/>
              <wp:effectExtent l="0" t="0" r="0" b="8890"/>
              <wp:docPr id="137928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2620050"/>
                      </a:xfrm>
                      <a:prstGeom prst="rect">
                        <a:avLst/>
                      </a:prstGeom>
                      <a:noFill/>
                    </pic:spPr>
                  </pic:pic>
                </a:graphicData>
              </a:graphic>
            </wp:inline>
          </w:drawing>
        </w:r>
      </w:moveFrom>
    </w:p>
    <w:p w14:paraId="464A88DA" w14:textId="45D202DB" w:rsidR="006C0EE4" w:rsidRPr="00015210" w:rsidDel="00B369E9" w:rsidRDefault="006C0EE4">
      <w:pPr>
        <w:pStyle w:val="Paragraph0"/>
        <w:rPr>
          <w:moveFrom w:id="311" w:author="Prof. LIU Ben" w:date="2026-08-24T21:45:00Z" w16du:dateUtc="2026-08-24T13:45:00Z"/>
        </w:rPr>
        <w:pPrChange w:id="312" w:author="Prof. LIU Ben" w:date="2026-08-24T21:32:00Z" w16du:dateUtc="2026-08-24T13:32:00Z">
          <w:pPr>
            <w:pStyle w:val="TableFiguretitle"/>
            <w:spacing w:after="0" w:line="480" w:lineRule="auto"/>
          </w:pPr>
        </w:pPrChange>
      </w:pPr>
      <w:moveFrom w:id="313" w:author="Prof. LIU Ben" w:date="2026-08-24T21:45:00Z" w16du:dateUtc="2026-08-24T13:45:00Z">
        <w:r w:rsidRPr="00015210" w:rsidDel="00B369E9">
          <w:t>Figure</w:t>
        </w:r>
        <w:r w:rsidRPr="00015210" w:rsidDel="00B369E9">
          <w:rPr>
            <w:rFonts w:eastAsia="Georgia"/>
          </w:rPr>
          <w:t xml:space="preserve"> </w:t>
        </w:r>
        <w:r w:rsidR="00CD1A54" w:rsidDel="00B369E9">
          <w:fldChar w:fldCharType="begin"/>
        </w:r>
        <w:r w:rsidR="00CD1A54" w:rsidDel="00B369E9">
          <w:instrText xml:space="preserve"> SEQ Figure \* ARABIC </w:instrText>
        </w:r>
        <w:r w:rsidR="00CD1A54" w:rsidDel="00B369E9">
          <w:fldChar w:fldCharType="separate"/>
        </w:r>
        <w:r w:rsidR="00CD1A54" w:rsidDel="00B369E9">
          <w:rPr>
            <w:noProof/>
          </w:rPr>
          <w:t>1</w:t>
        </w:r>
        <w:r w:rsidR="00CD1A54" w:rsidDel="00B369E9">
          <w:rPr>
            <w:noProof/>
          </w:rPr>
          <w:fldChar w:fldCharType="end"/>
        </w:r>
        <w:r w:rsidRPr="00015210" w:rsidDel="00B369E9">
          <w:rPr>
            <w:rFonts w:eastAsia="Georgia"/>
          </w:rPr>
          <w:t xml:space="preserve">. Difference between external GenAI and internal GenAI in </w:t>
        </w:r>
        <w:r w:rsidRPr="00015210" w:rsidDel="00B369E9">
          <w:t xml:space="preserve">online Q&amp;A communities </w:t>
        </w:r>
      </w:moveFrom>
    </w:p>
    <w:bookmarkEnd w:id="211"/>
    <w:moveFromRangeEnd w:id="309"/>
    <w:p w14:paraId="11D0E110" w14:textId="333D24DA" w:rsidR="00A777B9" w:rsidRPr="00015210" w:rsidDel="00B369E9" w:rsidRDefault="00A777B9">
      <w:pPr>
        <w:pStyle w:val="Paragraph0"/>
        <w:rPr>
          <w:del w:id="314" w:author="Prof. LIU Ben" w:date="2026-08-24T21:32:00Z" w16du:dateUtc="2026-08-24T13:32:00Z"/>
        </w:rPr>
      </w:pPr>
      <w:del w:id="315" w:author="Prof. LIU Ben" w:date="2026-08-24T21:32:00Z" w16du:dateUtc="2026-08-24T13:32:00Z">
        <w:r w:rsidRPr="00015210" w:rsidDel="00B369E9">
          <w:delText>This competiti</w:delText>
        </w:r>
      </w:del>
      <w:ins w:id="316" w:author="Xin Li" w:date="2026-08-20T23:10:00Z" w16du:dateUtc="2026-08-20T15:10:00Z">
        <w:del w:id="317" w:author="Prof. LIU Ben" w:date="2026-08-24T21:32:00Z" w16du:dateUtc="2026-08-24T13:32:00Z">
          <w:r w:rsidR="00DB3813" w:rsidDel="00B369E9">
            <w:delText xml:space="preserve">on from internal GenAI </w:delText>
          </w:r>
        </w:del>
      </w:ins>
      <w:del w:id="318" w:author="Prof. LIU Ben" w:date="2026-08-24T21:32:00Z" w16du:dateUtc="2026-08-24T13:32:00Z">
        <w:r w:rsidRPr="00015210" w:rsidDel="00B369E9">
          <w:delText>ve arrangement raises questions that are central to the design and sustainability of online Q&amp;A communities.</w:delText>
        </w:r>
        <w:r w:rsidR="003D1907" w:rsidRPr="00015210" w:rsidDel="00B369E9">
          <w:delText xml:space="preserve"> Precisely because internal GenAI is the only lever a platform can pull, understanding its consequences for human contributors is not a peripheral design question but the decisive one.</w:delText>
        </w:r>
        <w:r w:rsidRPr="00015210" w:rsidDel="00B369E9">
          <w:delText xml:space="preserve"> When a</w:delText>
        </w:r>
      </w:del>
      <w:del w:id="319" w:author="Prof. LIU Ben" w:date="2026-08-24T20:05:00Z" w16du:dateUtc="2026-08-24T12:05:00Z">
        <w:r w:rsidRPr="00015210" w:rsidDel="00CD1A54">
          <w:delText xml:space="preserve"> labeled, platform-endorsed, f</w:delText>
        </w:r>
      </w:del>
      <w:del w:id="320" w:author="Prof. LIU Ben" w:date="2026-08-24T20:04:00Z" w16du:dateUtc="2026-08-24T12:04:00Z">
        <w:r w:rsidRPr="00015210" w:rsidDel="00CD1A54">
          <w:delText xml:space="preserve">irst-position </w:delText>
        </w:r>
      </w:del>
      <w:del w:id="321" w:author="Prof. LIU Ben" w:date="2026-08-24T21:32:00Z" w16du:dateUtc="2026-08-24T13:32:00Z">
        <w:r w:rsidRPr="00015210" w:rsidDel="00B369E9">
          <w:delText>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delText>
        </w:r>
      </w:del>
    </w:p>
    <w:p w14:paraId="4D9AC062" w14:textId="270DCCE3" w:rsidR="00A777B9" w:rsidRPr="00015210" w:rsidDel="00B369E9" w:rsidRDefault="00A777B9">
      <w:pPr>
        <w:pStyle w:val="Paragraph0"/>
        <w:rPr>
          <w:del w:id="322" w:author="Prof. LIU Ben" w:date="2026-08-24T21:32:00Z" w16du:dateUtc="2026-08-24T13:32:00Z"/>
          <w:moveFrom w:id="323" w:author="Xin Li" w:date="2026-08-20T23:13:00Z" w16du:dateUtc="2026-08-20T15:13:00Z"/>
        </w:rPr>
      </w:pPr>
      <w:moveFromRangeStart w:id="324" w:author="Xin Li" w:date="2026-08-20T23:13:00Z" w:name="move238160053"/>
      <w:moveFrom w:id="325" w:author="Xin Li" w:date="2026-08-20T23:13:00Z" w16du:dateUtc="2026-08-20T15:13:00Z">
        <w:del w:id="326" w:author="Prof. LIU Ben" w:date="2026-08-24T21:32:00Z" w16du:dateUtc="2026-08-24T13:32:00Z">
          <w:r w:rsidRPr="00015210" w:rsidDel="00B369E9">
            <w:delText>We study these questions in a setting where users retain access to external GenAI, and it is useful to be precise about what the platform does and does not restrict. The community in our setting discourages the posting of AI-generated answers, that is, answers that a user copies from an external tool and submits as the user</w:delText>
          </w:r>
          <w:r w:rsidR="00534D0B" w:rsidRPr="00015210" w:rsidDel="00B369E9">
            <w:delText>’</w:delText>
          </w:r>
          <w:r w:rsidRPr="00015210" w:rsidDel="00B369E9">
            <w:delTex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delText>
          </w:r>
        </w:del>
      </w:moveFrom>
    </w:p>
    <w:moveFromRangeEnd w:id="324"/>
    <w:p w14:paraId="143F84BE" w14:textId="2E2A562B" w:rsidR="00A777B9" w:rsidRPr="00015210" w:rsidDel="00B369E9" w:rsidRDefault="00245A01">
      <w:pPr>
        <w:pStyle w:val="Paragraph0"/>
        <w:rPr>
          <w:del w:id="327" w:author="Prof. LIU Ben" w:date="2026-08-24T21:32:00Z" w16du:dateUtc="2026-08-24T13:32:00Z"/>
        </w:rPr>
      </w:pPr>
      <w:del w:id="328" w:author="Prof. LIU Ben" w:date="2026-08-24T21:32:00Z" w16du:dateUtc="2026-08-24T13:32:00Z">
        <w:r w:rsidRPr="00015210" w:rsidDel="00B369E9">
          <w:delText>While t</w:delText>
        </w:r>
        <w:r w:rsidR="00A03BC6" w:rsidRPr="00015210" w:rsidDel="00B369E9">
          <w:delText xml:space="preserve">hese questions have important implications for the design and sustainability of </w:delText>
        </w:r>
        <w:r w:rsidR="00565791" w:rsidRPr="00015210" w:rsidDel="00B369E9">
          <w:delText xml:space="preserve">online </w:delText>
        </w:r>
        <w:r w:rsidR="00E30040" w:rsidRPr="00015210" w:rsidDel="00B369E9">
          <w:delText>Q&amp;A</w:delText>
        </w:r>
        <w:r w:rsidR="00A03BC6" w:rsidRPr="00015210" w:rsidDel="00B369E9">
          <w:delText xml:space="preserve"> communities</w:delText>
        </w:r>
        <w:r w:rsidRPr="00015210" w:rsidDel="00B369E9">
          <w:delText>, the answers</w:delText>
        </w:r>
        <w:r w:rsidR="00A03BC6" w:rsidRPr="00015210" w:rsidDel="00B369E9">
          <w:delText xml:space="preserve"> are characterized by theoretical tensions.</w:delText>
        </w:r>
        <w:r w:rsidRPr="00015210" w:rsidDel="00B369E9">
          <w:delText xml:space="preserve"> </w:delText>
        </w:r>
        <w:r w:rsidR="00A777B9" w:rsidRPr="00015210" w:rsidDel="00B369E9">
          <w:delText xml:space="preserve">The answers to our questions are not obvious, because the entry of a competing AI </w:delText>
        </w:r>
      </w:del>
      <w:ins w:id="329" w:author="Xin Li" w:date="2026-08-20T23:14:00Z" w16du:dateUtc="2026-08-20T15:14:00Z">
        <w:del w:id="330" w:author="Prof. LIU Ben" w:date="2026-08-24T21:32:00Z" w16du:dateUtc="2026-08-24T13:32:00Z">
          <w:r w:rsidR="00F919DE" w:rsidDel="00B369E9">
            <w:delText xml:space="preserve">is an developing artifact, with </w:delText>
          </w:r>
        </w:del>
      </w:ins>
      <w:ins w:id="331" w:author="Xin Li" w:date="2026-08-20T23:15:00Z" w16du:dateUtc="2026-08-20T15:15:00Z">
        <w:del w:id="332" w:author="Prof. LIU Ben" w:date="2026-08-24T21:32:00Z" w16du:dateUtc="2026-08-24T13:32:00Z">
          <w:r w:rsidR="00F919DE" w:rsidDel="00B369E9">
            <w:delText>changing capabilities</w:delText>
          </w:r>
        </w:del>
      </w:ins>
      <w:del w:id="333" w:author="Prof. LIU Ben" w:date="2026-08-24T21:32:00Z" w16du:dateUtc="2026-08-24T13:32:00Z">
        <w:r w:rsidR="00A777B9" w:rsidRPr="00015210" w:rsidDel="00B369E9">
          <w:delText>answer pulls human behavior in opposing directions. Based on Kahneman</w:delText>
        </w:r>
        <w:r w:rsidR="00534D0B" w:rsidRPr="00015210" w:rsidDel="00B369E9">
          <w:delText>’</w:delText>
        </w:r>
        <w:r w:rsidR="00A777B9" w:rsidRPr="00015210" w:rsidDel="00B369E9">
          <w:delText xml:space="preserve">s dual-process theory </w:delText>
        </w:r>
        <w:r w:rsidR="00A777B9" w:rsidRPr="00015210" w:rsidDel="00B369E9">
          <w:fldChar w:fldCharType="begin"/>
        </w:r>
        <w:r w:rsidR="00674BB1" w:rsidRPr="00015210" w:rsidDel="00B369E9">
          <w:delInstrText xml:space="preserve"> ADDIN ZOTERO_ITEM CSL_CITATION {"citationID":"HbqYHzJe","properties":{"unsorted":false,"formattedCitation":"(Evans &amp; Stanovich 2013; Kahneman 2003, 2011)","plainCitation":"(Evans &amp; Stanovich 2013; Kahneman 2003, 2011)","noteIndex":0},"citationItems":[{"id":167162,"uris":["http://zotero.org/users/8905122/items/MLPZAYYR"],"itemData":{"id":167162,"type":"article-journal","abstract":"</w:delInstrText>
        </w:r>
        <w:r w:rsidR="00674BB1" w:rsidRPr="00015210" w:rsidDel="00B369E9">
          <w:delInstrText>抽象的</w:delInstrText>
        </w:r>
        <w:r w:rsidR="00674BB1" w:rsidRPr="00015210" w:rsidDel="00B369E9">
          <w:delInstrTex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delInstrText>
        </w:r>
        <w:r w:rsidR="00674BB1" w:rsidRPr="00015210" w:rsidDel="00B369E9">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674BB1" w:rsidRPr="00015210" w:rsidDel="00B369E9">
          <w:delInstrText>1</w:delInstrText>
        </w:r>
        <w:r w:rsidR="00674BB1" w:rsidRPr="00015210" w:rsidDel="00B369E9">
          <w:delInstrText>）默认产生默认反应，除非受到独特的、更高阶的推理加工（类型</w:delInstrText>
        </w:r>
        <w:r w:rsidR="00674BB1" w:rsidRPr="00015210" w:rsidDel="00B369E9">
          <w:delInstrText>2</w:delInstrText>
        </w:r>
        <w:r w:rsidR="00674BB1" w:rsidRPr="00015210" w:rsidDel="00B369E9">
          <w:delInstrText>）的干预。二者的区别在于，类型</w:delInstrText>
        </w:r>
        <w:r w:rsidR="00674BB1" w:rsidRPr="00015210" w:rsidDel="00B369E9">
          <w:delInstrText>2</w:delInstrText>
        </w:r>
        <w:r w:rsidR="00674BB1" w:rsidRPr="00015210" w:rsidDel="00B369E9">
          <w:delInstrText>加工支持假设性思维，并且会大量占用工作记忆。</w:delInstrText>
        </w:r>
        <w:r w:rsidR="00674BB1" w:rsidRPr="00015210" w:rsidDel="00B369E9">
          <w:delInstrText xml:space="preserve">","archive_location":"3296 </w:delInstrText>
        </w:r>
        <w:r w:rsidR="00674BB1" w:rsidRPr="00015210" w:rsidDel="00B369E9">
          <w:rPr>
            <w:rFonts w:ascii="Apple Color Emoji" w:hAnsi="Apple Color Emoji" w:cs="Apple Color Emoji"/>
          </w:rPr>
          <w:delInstrText>📊</w:delInstrText>
        </w:r>
        <w:r w:rsidR="00674BB1" w:rsidRPr="00015210" w:rsidDel="00B369E9">
          <w:delInstrText>","call-number":"1","container-title":"Perspectives on Psychological Science","DOI":"10.1177/1745691612460685","ISSN":"1745-6916","issue":"3","journalAbbreviation":"Perspect Psychol Sci","language":"en","note":"</w:delInstrText>
        </w:r>
        <w:r w:rsidR="00674BB1" w:rsidRPr="00015210" w:rsidDel="00B369E9">
          <w:rPr>
            <w:rFonts w:ascii="Apple Color Emoji" w:hAnsi="Apple Color Emoji" w:cs="Apple Color Emoji"/>
          </w:rPr>
          <w:delInstrText>🏷️</w:delInstrText>
        </w:r>
        <w:r w:rsidR="00674BB1" w:rsidRPr="00015210" w:rsidDel="00B369E9">
          <w:delInstrText xml:space="preserve"> /reading</w:delInstrText>
        </w:r>
        <w:r w:rsidR="00674BB1" w:rsidRPr="00015210" w:rsidDel="00B369E9">
          <w:delInstrText>、</w:delInstrText>
        </w:r>
        <w:r w:rsidR="00674BB1" w:rsidRPr="00015210" w:rsidDel="00B369E9">
          <w:rPr>
            <w:rFonts w:ascii="Apple Color Emoji" w:hAnsi="Apple Color Emoji" w:cs="Apple Color Emoji"/>
          </w:rPr>
          <w:delInstrText>🤖️</w:delInstrText>
        </w:r>
        <w:r w:rsidR="00674BB1" w:rsidRPr="00015210" w:rsidDel="00B369E9">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674BB1" w:rsidRPr="00015210" w:rsidDel="00B369E9">
          <w:rPr>
            <w:rFonts w:ascii="Apple Color Emoji" w:hAnsi="Apple Color Emoji" w:cs="Apple Color Emoji"/>
          </w:rPr>
          <w:delInstrText>📊</w:delInstrText>
        </w:r>
        <w:r w:rsidR="00674BB1" w:rsidRPr="00015210" w:rsidDel="00B369E9">
          <w:delInstrText>","call-number":"1","container-title":"American Psychologist","DOI":"10.1037/0003-066X.58.9.697","ISSN":"1935-990X","issue":"9","language":"en","note":"</w:delInstrText>
        </w:r>
        <w:r w:rsidR="00674BB1" w:rsidRPr="00015210" w:rsidDel="00B369E9">
          <w:rPr>
            <w:rFonts w:ascii="Apple Color Emoji" w:hAnsi="Apple Color Emoji" w:cs="Apple Color Emoji"/>
          </w:rPr>
          <w:delInstrText>🏷️</w:delInstrText>
        </w:r>
        <w:r w:rsidR="00674BB1" w:rsidRPr="00015210" w:rsidDel="00B369E9">
          <w:delInstrText xml:space="preserve"> /unread</w:delInstrText>
        </w:r>
        <w:r w:rsidR="00674BB1" w:rsidRPr="00015210" w:rsidDel="00B369E9">
          <w:delInstrText>、</w:delInstrText>
        </w:r>
        <w:r w:rsidR="00674BB1" w:rsidRPr="00015210" w:rsidDel="00B369E9">
          <w:delInstrText>Choice Behavior</w:delInstrText>
        </w:r>
        <w:r w:rsidR="00674BB1" w:rsidRPr="00015210" w:rsidDel="00B369E9">
          <w:delInstrText>、</w:delInstrText>
        </w:r>
        <w:r w:rsidR="00674BB1" w:rsidRPr="00015210" w:rsidDel="00B369E9">
          <w:delInstrText>Decision Making</w:delInstrText>
        </w:r>
        <w:r w:rsidR="00674BB1" w:rsidRPr="00015210" w:rsidDel="00B369E9">
          <w:delInstrText>、</w:delInstrText>
        </w:r>
        <w:r w:rsidR="00674BB1" w:rsidRPr="00015210" w:rsidDel="00B369E9">
          <w:delInstrText>Judgment</w:delInstrText>
        </w:r>
        <w:r w:rsidR="00674BB1" w:rsidRPr="00015210" w:rsidDel="00B369E9">
          <w:delInstrText>、</w:delInstrText>
        </w:r>
        <w:r w:rsidR="00674BB1" w:rsidRPr="00015210" w:rsidDel="00B369E9">
          <w:delInstrText>Intuition</w:delInstrText>
        </w:r>
        <w:r w:rsidR="00674BB1" w:rsidRPr="00015210" w:rsidDel="00B369E9">
          <w:delInstrText>、</w:delInstrText>
        </w:r>
        <w:r w:rsidR="00674BB1" w:rsidRPr="00015210" w:rsidDel="00B369E9">
          <w:delInstrText>Rationality</w:delInstrText>
        </w:r>
        <w:r w:rsidR="00674BB1" w:rsidRPr="00015210" w:rsidDel="00B369E9">
          <w:delInstrText>、</w:delInstrText>
        </w:r>
        <w:r w:rsidR="00674BB1" w:rsidRPr="00015210" w:rsidDel="00B369E9">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674BB1" w:rsidRPr="00015210" w:rsidDel="00B369E9">
          <w:rPr>
            <w:rFonts w:ascii="Apple Color Emoji" w:hAnsi="Apple Color Emoji" w:cs="Apple Color Emoji"/>
          </w:rPr>
          <w:delInstrText>🏷️</w:delInstrText>
        </w:r>
        <w:r w:rsidR="00674BB1" w:rsidRPr="00015210" w:rsidDel="00B369E9">
          <w:delInstrText xml:space="preserve"> /reading","title":"Thinking, fast and slow","author":[{"family":"Kahneman","given":"Daniel"}],"issued":{"date-parts":[["2011"]]}}}],"schema":"https://github.com/citation-style-language/schema/raw/master/csl-citation.json"} </w:delInstrText>
        </w:r>
        <w:r w:rsidR="00A777B9" w:rsidRPr="00015210" w:rsidDel="00B369E9">
          <w:fldChar w:fldCharType="separate"/>
        </w:r>
        <w:r w:rsidR="00546B58" w:rsidRPr="00015210" w:rsidDel="00B369E9">
          <w:delText>(Evans &amp; Stanovich 2013; Kahneman 2003, 2011)</w:delText>
        </w:r>
        <w:r w:rsidR="00A777B9" w:rsidRPr="00015210" w:rsidDel="00B369E9">
          <w:fldChar w:fldCharType="end"/>
        </w:r>
        <w:r w:rsidR="00A777B9" w:rsidRPr="00015210" w:rsidDel="00B369E9">
          <w:delText xml:space="preserve"> and competition dynamics theory </w:delText>
        </w:r>
        <w:r w:rsidR="00A777B9" w:rsidRPr="00015210" w:rsidDel="00B369E9">
          <w:fldChar w:fldCharType="begin"/>
        </w:r>
        <w:r w:rsidR="002B3B5F" w:rsidRPr="00015210" w:rsidDel="00B369E9">
          <w:del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2B3B5F" w:rsidRPr="00015210" w:rsidDel="00B369E9">
          <w:delInstrText>本文研究竞争紧张度，即目标企业与其特定竞争对手之间的紧张关系，这种紧张关系可能导致目标企业采取行动对抗竞争对手。基于认知</w:delInstrText>
        </w:r>
        <w:r w:rsidR="002B3B5F" w:rsidRPr="00015210" w:rsidDel="00B369E9">
          <w:delInstrText>-</w:delInstrText>
        </w:r>
        <w:r w:rsidR="002B3B5F" w:rsidRPr="00015210" w:rsidDel="00B369E9">
          <w:delInstrText>动机</w:delInstrText>
        </w:r>
        <w:r w:rsidR="002B3B5F" w:rsidRPr="00015210" w:rsidDel="00B369E9">
          <w:delInstrText>-</w:delInstrText>
        </w:r>
        <w:r w:rsidR="002B3B5F" w:rsidRPr="00015210" w:rsidDel="00B369E9">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2B3B5F" w:rsidRPr="00015210" w:rsidDel="00B369E9">
          <w:delInstrText xml:space="preserve">","archive_location":"491 </w:delInstrText>
        </w:r>
        <w:r w:rsidR="002B3B5F" w:rsidRPr="00015210" w:rsidDel="00B369E9">
          <w:rPr>
            <w:rFonts w:ascii="Apple Color Emoji" w:hAnsi="Apple Color Emoji" w:cs="Apple Color Emoji"/>
          </w:rPr>
          <w:delInstrText>📊</w:delInstrText>
        </w:r>
        <w:r w:rsidR="002B3B5F" w:rsidRPr="00015210" w:rsidDel="00B369E9">
          <w:delInstrText>","call-number":"1","container-title":"Academy of Management Journal","DOI":"10.5465/amj.2007.24162081","ISSN":"0001-4273","issue":"1","journalAbbreviation":"AMJ","language":"en","note":"</w:delInstrText>
        </w:r>
        <w:r w:rsidR="002B3B5F" w:rsidRPr="00015210" w:rsidDel="00B369E9">
          <w:rPr>
            <w:rFonts w:ascii="Apple Color Emoji" w:hAnsi="Apple Color Emoji" w:cs="Apple Color Emoji"/>
          </w:rPr>
          <w:delInstrText>🏷️</w:delInstrText>
        </w:r>
        <w:r w:rsidR="002B3B5F" w:rsidRPr="00015210" w:rsidDel="00B369E9">
          <w:delInstrText xml:space="preserve"> /unread</w:delInstrText>
        </w:r>
        <w:r w:rsidR="002B3B5F" w:rsidRPr="00015210" w:rsidDel="00B369E9">
          <w:delInstrText>、</w:delInstrText>
        </w:r>
        <w:r w:rsidR="002B3B5F" w:rsidRPr="00015210" w:rsidDel="00B369E9">
          <w:delInstrText>COMPETITION</w:delInstrText>
        </w:r>
        <w:r w:rsidR="002B3B5F" w:rsidRPr="00015210" w:rsidDel="00B369E9">
          <w:delInstrText>、</w:delInstrText>
        </w:r>
        <w:r w:rsidR="002B3B5F" w:rsidRPr="00015210" w:rsidDel="00B369E9">
          <w:delInstrText>MANAGEMENT</w:delInstrText>
        </w:r>
        <w:r w:rsidR="002B3B5F" w:rsidRPr="00015210" w:rsidDel="00B369E9">
          <w:delInstrText>、</w:delInstrText>
        </w:r>
        <w:r w:rsidR="002B3B5F" w:rsidRPr="00015210" w:rsidDel="00B369E9">
          <w:delInstrText>BUSINESS enterprises</w:delInstrText>
        </w:r>
        <w:r w:rsidR="002B3B5F" w:rsidRPr="00015210" w:rsidDel="00B369E9">
          <w:delInstrText>、</w:delInstrText>
        </w:r>
        <w:r w:rsidR="002B3B5F" w:rsidRPr="00015210" w:rsidDel="00B369E9">
          <w:delInstrText>COMMERCE</w:delInstrText>
        </w:r>
        <w:r w:rsidR="002B3B5F" w:rsidRPr="00015210" w:rsidDel="00B369E9">
          <w:delInstrText>、</w:delInstrText>
        </w:r>
        <w:r w:rsidR="002B3B5F" w:rsidRPr="00015210" w:rsidDel="00B369E9">
          <w:delInstrText>DATA analysis</w:delInstrText>
        </w:r>
        <w:r w:rsidR="002B3B5F" w:rsidRPr="00015210" w:rsidDel="00B369E9">
          <w:delInstrText>、</w:delInstrText>
        </w:r>
        <w:r w:rsidR="002B3B5F" w:rsidRPr="00015210" w:rsidDel="00B369E9">
          <w:delInstrText>MOTIVATION (Psychology)</w:delInstrText>
        </w:r>
        <w:r w:rsidR="002B3B5F" w:rsidRPr="00015210" w:rsidDel="00B369E9">
          <w:delInstrText>、</w:delInstrText>
        </w:r>
        <w:r w:rsidR="002B3B5F" w:rsidRPr="00015210" w:rsidDel="00B369E9">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2B3B5F" w:rsidRPr="00015210" w:rsidDel="00B369E9">
          <w:rPr>
            <w:rFonts w:ascii="Apple Color Emoji" w:hAnsi="Apple Color Emoji" w:cs="Apple Color Emoji"/>
          </w:rPr>
          <w:delInstrText>📊</w:delInstrText>
        </w:r>
        <w:r w:rsidR="002B3B5F" w:rsidRPr="00015210" w:rsidDel="00B369E9">
          <w:delInstrText>","call-number":"3","container-title":"Asia Pacific Journal of Management","DOI":"10.1007/s10490-008-9110-7","ISSN":"1572-9958","issue":"1","journalAbbreviation":"Asia Pac J Manag","language":"en","note":"</w:delInstrText>
        </w:r>
        <w:r w:rsidR="002B3B5F" w:rsidRPr="00015210" w:rsidDel="00B369E9">
          <w:rPr>
            <w:rFonts w:ascii="Apple Color Emoji" w:hAnsi="Apple Color Emoji" w:cs="Apple Color Emoji"/>
          </w:rPr>
          <w:delInstrText>🏷️</w:delInstrText>
        </w:r>
        <w:r w:rsidR="002B3B5F" w:rsidRPr="00015210" w:rsidDel="00B369E9">
          <w:delInstrText xml:space="preserve"> /reading</w:delInstrText>
        </w:r>
        <w:r w:rsidR="002B3B5F" w:rsidRPr="00015210" w:rsidDel="00B369E9">
          <w:delInstrText>、</w:delInstrText>
        </w:r>
        <w:r w:rsidR="002B3B5F" w:rsidRPr="00015210" w:rsidDel="00B369E9">
          <w:delInstrText>Research</w:delInstrText>
        </w:r>
        <w:r w:rsidR="002B3B5F" w:rsidRPr="00015210" w:rsidDel="00B369E9">
          <w:delInstrText>、</w:delInstrText>
        </w:r>
        <w:r w:rsidR="002B3B5F" w:rsidRPr="00015210" w:rsidDel="00B369E9">
          <w:rPr>
            <w:rFonts w:ascii="Apple Color Emoji" w:hAnsi="Apple Color Emoji" w:cs="Apple Color Emoji"/>
          </w:rPr>
          <w:delInstrText>🤖️</w:delInstrText>
        </w:r>
        <w:r w:rsidR="002B3B5F" w:rsidRPr="00015210" w:rsidDel="00B369E9">
          <w:delInstrText>、</w:delInstrText>
        </w:r>
        <w:r w:rsidR="002B3B5F" w:rsidRPr="00015210" w:rsidDel="00B369E9">
          <w:delInstrText>Competitive dynamics</w:delInstrText>
        </w:r>
        <w:r w:rsidR="002B3B5F" w:rsidRPr="00015210" w:rsidDel="00B369E9">
          <w:delInstrText>、</w:delInstrText>
        </w:r>
        <w:r w:rsidR="002B3B5F" w:rsidRPr="00015210" w:rsidDel="00B369E9">
          <w:delInstrText>Publishing</w:delInstrText>
        </w:r>
        <w:r w:rsidR="002B3B5F" w:rsidRPr="00015210" w:rsidDel="00B369E9">
          <w:delInstrText>、</w:delInstrText>
        </w:r>
        <w:r w:rsidR="002B3B5F" w:rsidRPr="00015210" w:rsidDel="00B369E9">
          <w:delInstrText>Strategic management</w:delInstrText>
        </w:r>
        <w:r w:rsidR="002B3B5F" w:rsidRPr="00015210" w:rsidDel="00B369E9">
          <w:delInstrText>、</w:delInstrText>
        </w:r>
        <w:r w:rsidR="002B3B5F" w:rsidRPr="00015210" w:rsidDel="00B369E9">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00A777B9" w:rsidRPr="00015210" w:rsidDel="00B369E9">
          <w:fldChar w:fldCharType="separate"/>
        </w:r>
        <w:r w:rsidR="002B3B5F" w:rsidRPr="00015210" w:rsidDel="00B369E9">
          <w:delText>(Chen et al. 2007; Chen 2009)</w:delText>
        </w:r>
        <w:r w:rsidR="00A777B9" w:rsidRPr="00015210" w:rsidDel="00B369E9">
          <w:fldChar w:fldCharType="end"/>
        </w:r>
        <w:r w:rsidR="00A777B9" w:rsidRPr="00015210" w:rsidDel="00B369E9">
          <w:delText xml:space="preserve">, we organize </w:delText>
        </w:r>
      </w:del>
      <w:ins w:id="334" w:author="Xin Li" w:date="2026-08-20T23:15:00Z" w16du:dateUtc="2026-08-20T15:15:00Z">
        <w:del w:id="335" w:author="Prof. LIU Ben" w:date="2026-08-24T21:32:00Z" w16du:dateUtc="2026-08-24T13:32:00Z">
          <w:r w:rsidR="00F919DE" w:rsidDel="00B369E9">
            <w:delText>isolate</w:delText>
          </w:r>
          <w:r w:rsidR="00F919DE" w:rsidRPr="00015210" w:rsidDel="00B369E9">
            <w:delText xml:space="preserve"> </w:delText>
          </w:r>
          <w:r w:rsidR="00F919DE" w:rsidDel="00B369E9">
            <w:delText xml:space="preserve">AI’s impact </w:delText>
          </w:r>
        </w:del>
      </w:ins>
      <w:del w:id="336" w:author="Prof. LIU Ben" w:date="2026-08-24T21:32:00Z" w16du:dateUtc="2026-08-24T13:32:00Z">
        <w:r w:rsidR="00A777B9" w:rsidRPr="00015210" w:rsidDel="00B369E9">
          <w:delText xml:space="preserve">these forces around two parts of the internal GenAI answer: its label and its content. The AI label signals </w:delText>
        </w:r>
      </w:del>
      <w:ins w:id="337" w:author="Xin Li" w:date="2026-08-20T23:16:00Z" w16du:dateUtc="2026-08-20T15:16:00Z">
        <w:del w:id="338" w:author="Prof. LIU Ben" w:date="2026-08-24T21:32:00Z" w16du:dateUtc="2026-08-24T13:32:00Z">
          <w:r w:rsidR="00F919DE" w:rsidDel="00B369E9">
            <w:delText xml:space="preserve">a relative static perception of population to the technology. AI content reflects a even changing </w:delText>
          </w:r>
        </w:del>
      </w:ins>
      <w:ins w:id="339" w:author="Xin Li" w:date="2026-08-20T23:17:00Z" w16du:dateUtc="2026-08-20T15:17:00Z">
        <w:del w:id="340" w:author="Prof. LIU Ben" w:date="2026-08-24T21:32:00Z" w16du:dateUtc="2026-08-24T13:32:00Z">
          <w:r w:rsidR="00F919DE" w:rsidDel="00B369E9">
            <w:delText>abilities that is independent from AI identity for human’s consumption</w:delText>
          </w:r>
        </w:del>
      </w:ins>
      <w:del w:id="341" w:author="Prof. LIU Ben" w:date="2026-08-24T21:32:00Z" w16du:dateUtc="2026-08-24T13:32:00Z">
        <w:r w:rsidR="00A777B9" w:rsidRPr="00015210" w:rsidDel="00B369E9">
          <w:delText xml:space="preserve">that a competitor has entered the question. In a community that already views AI-generated content with suspicion, </w:delText>
        </w:r>
      </w:del>
      <w:ins w:id="342" w:author="Xin Li" w:date="2026-08-20T23:18:00Z" w16du:dateUtc="2026-08-20T15:18:00Z">
        <w:del w:id="343" w:author="Prof. LIU Ben" w:date="2026-08-24T21:32:00Z" w16du:dateUtc="2026-08-24T13:32:00Z">
          <w:r w:rsidR="00F919DE" w:rsidDel="00B369E9">
            <w:delText xml:space="preserve">we argue </w:delText>
          </w:r>
        </w:del>
      </w:ins>
      <w:del w:id="344" w:author="Prof. LIU Ben" w:date="2026-08-24T21:32:00Z" w16du:dateUtc="2026-08-24T13:32:00Z">
        <w:r w:rsidR="00A777B9" w:rsidRPr="00015210" w:rsidDel="00B369E9">
          <w:delText xml:space="preserve">users </w:delText>
        </w:r>
      </w:del>
      <w:ins w:id="345" w:author="Xin Li" w:date="2026-08-20T23:18:00Z" w16du:dateUtc="2026-08-20T15:18:00Z">
        <w:del w:id="346" w:author="Prof. LIU Ben" w:date="2026-08-24T21:32:00Z" w16du:dateUtc="2026-08-24T13:32:00Z">
          <w:r w:rsidR="00F919DE" w:rsidDel="00B369E9">
            <w:delText xml:space="preserve">may </w:delText>
          </w:r>
        </w:del>
      </w:ins>
      <w:del w:id="347" w:author="Prof. LIU Ben" w:date="2026-08-24T21:32:00Z" w16du:dateUtc="2026-08-24T13:32:00Z">
        <w:r w:rsidR="00A777B9" w:rsidRPr="00015210" w:rsidDel="00B369E9">
          <w:delText>treat this competitor as a weak one. The presence of a weak competitor</w:delText>
        </w:r>
      </w:del>
      <w:ins w:id="348" w:author="Xin Li" w:date="2026-08-20T23:18:00Z" w16du:dateUtc="2026-08-20T15:18:00Z">
        <w:del w:id="349" w:author="Prof. LIU Ben" w:date="2026-08-24T21:32:00Z" w16du:dateUtc="2026-08-24T13:32:00Z">
          <w:r w:rsidR="00F919DE" w:rsidDel="00B369E9">
            <w:delText>, which</w:delText>
          </w:r>
        </w:del>
      </w:ins>
      <w:del w:id="350" w:author="Prof. LIU Ben" w:date="2026-08-24T21:32:00Z" w16du:dateUtc="2026-08-24T13:32:00Z">
        <w:r w:rsidR="00A777B9" w:rsidRPr="00015210" w:rsidDel="00B369E9">
          <w:delText xml:space="preserve"> can motivate human contribution rather than discourage it. The AI content works in the other direction</w:delText>
        </w:r>
      </w:del>
      <w:ins w:id="351" w:author="Xin Li" w:date="2026-08-20T23:18:00Z" w16du:dateUtc="2026-08-20T15:18:00Z">
        <w:del w:id="352" w:author="Prof. LIU Ben" w:date="2026-08-24T21:32:00Z" w16du:dateUtc="2026-08-24T13:32:00Z">
          <w:r w:rsidR="00F919DE" w:rsidDel="00B369E9">
            <w:delText>Meanwhile,</w:delText>
          </w:r>
        </w:del>
      </w:ins>
      <w:del w:id="353" w:author="Prof. LIU Ben" w:date="2026-08-24T21:32:00Z" w16du:dateUtc="2026-08-24T13:32:00Z">
        <w:r w:rsidR="00A777B9" w:rsidRPr="00015210" w:rsidDel="00B369E9">
          <w:delText xml:space="preserve">. When the </w:delText>
        </w:r>
      </w:del>
      <w:ins w:id="354" w:author="Xin Li" w:date="2026-08-20T23:19:00Z" w16du:dateUtc="2026-08-20T15:19:00Z">
        <w:del w:id="355" w:author="Prof. LIU Ben" w:date="2026-08-24T21:32:00Z" w16du:dateUtc="2026-08-24T13:32:00Z">
          <w:r w:rsidR="00F919DE" w:rsidDel="00B369E9">
            <w:delText xml:space="preserve">length and quality of </w:delText>
          </w:r>
        </w:del>
      </w:ins>
      <w:del w:id="356" w:author="Prof. LIU Ben" w:date="2026-08-24T21:32:00Z" w16du:dateUtc="2026-08-24T13:32:00Z">
        <w:r w:rsidR="00A777B9" w:rsidRPr="00015210" w:rsidDel="00B369E9">
          <w:delText xml:space="preserve">AI answer </w:delText>
        </w:r>
      </w:del>
      <w:ins w:id="357" w:author="Xin Li" w:date="2026-08-20T23:19:00Z" w16du:dateUtc="2026-08-20T15:19:00Z">
        <w:del w:id="358" w:author="Prof. LIU Ben" w:date="2026-08-24T21:32:00Z" w16du:dateUtc="2026-08-24T13:32:00Z">
          <w:r w:rsidR="00F919DE" w:rsidDel="00B369E9">
            <w:delText xml:space="preserve">show the abilities of AI, which </w:delText>
          </w:r>
        </w:del>
      </w:ins>
      <w:ins w:id="359" w:author="Xin Li" w:date="2026-08-20T23:21:00Z" w16du:dateUtc="2026-08-20T15:21:00Z">
        <w:del w:id="360" w:author="Prof. LIU Ben" w:date="2026-08-24T21:32:00Z" w16du:dateUtc="2026-08-24T13:32:00Z">
          <w:r w:rsidR="00F05551" w:rsidDel="00B369E9">
            <w:delText xml:space="preserve">may deter answerers </w:delText>
          </w:r>
        </w:del>
      </w:ins>
      <w:del w:id="361" w:author="Prof. LIU Ben" w:date="2026-08-24T21:32:00Z" w16du:dateUtc="2026-08-24T13:32:00Z">
        <w:r w:rsidR="00A777B9" w:rsidRPr="00015210" w:rsidDel="00B369E9">
          <w:delText xml:space="preserve">is long and appears comprehensive, </w:delText>
        </w:r>
      </w:del>
      <w:ins w:id="362" w:author="Xin Li" w:date="2026-08-20T23:21:00Z" w16du:dateUtc="2026-08-20T15:21:00Z">
        <w:del w:id="363" w:author="Prof. LIU Ben" w:date="2026-08-24T21:32:00Z" w16du:dateUtc="2026-08-24T13:32:00Z">
          <w:r w:rsidR="00F05551" w:rsidDel="00B369E9">
            <w:delText xml:space="preserve">who </w:delText>
          </w:r>
        </w:del>
      </w:ins>
      <w:del w:id="364" w:author="Prof. LIU Ben" w:date="2026-08-24T21:32:00Z" w16du:dateUtc="2026-08-24T13:32:00Z">
        <w:r w:rsidR="00A777B9" w:rsidRPr="00015210" w:rsidDel="00B369E9">
          <w:delText xml:space="preserve">potential answerers may judge that little of value remains to add, </w:delText>
        </w:r>
      </w:del>
      <w:ins w:id="365" w:author="Xin Li" w:date="2026-08-20T23:21:00Z" w16du:dateUtc="2026-08-20T15:21:00Z">
        <w:del w:id="366" w:author="Prof. LIU Ben" w:date="2026-08-24T21:32:00Z" w16du:dateUtc="2026-08-24T13:32:00Z">
          <w:r w:rsidR="00F05551" w:rsidDel="00B369E9">
            <w:delText xml:space="preserve">and motivate </w:delText>
          </w:r>
        </w:del>
      </w:ins>
      <w:del w:id="367" w:author="Prof. LIU Ben" w:date="2026-08-24T21:32:00Z" w16du:dateUtc="2026-08-24T13:32:00Z">
        <w:r w:rsidR="00A777B9" w:rsidRPr="00015210" w:rsidDel="00B369E9">
          <w:delText xml:space="preserve">and their contribution falls. The same two-part logic applies to the quality of human answers, </w:delText>
        </w:r>
      </w:del>
      <w:ins w:id="368" w:author="Xin Li" w:date="2026-08-20T23:21:00Z" w16du:dateUtc="2026-08-20T15:21:00Z">
        <w:del w:id="369" w:author="Prof. LIU Ben" w:date="2026-08-24T21:32:00Z" w16du:dateUtc="2026-08-24T13:32:00Z">
          <w:r w:rsidR="00F05551" w:rsidDel="00B369E9">
            <w:delText xml:space="preserve">answerers who are more motivated to </w:delText>
          </w:r>
        </w:del>
      </w:ins>
      <w:del w:id="370" w:author="Prof. LIU Ben" w:date="2026-08-24T21:32:00Z" w16du:dateUtc="2026-08-24T13:32:00Z">
        <w:r w:rsidR="00A777B9" w:rsidRPr="00015210" w:rsidDel="00B369E9">
          <w:delText>where a higher-</w:delText>
        </w:r>
      </w:del>
      <w:ins w:id="371" w:author="Xin Li" w:date="2026-08-20T23:22:00Z" w16du:dateUtc="2026-08-20T15:22:00Z">
        <w:del w:id="372" w:author="Prof. LIU Ben" w:date="2026-08-24T21:32:00Z" w16du:dateUtc="2026-08-24T13:32:00Z">
          <w:r w:rsidR="00F05551" w:rsidDel="00B369E9">
            <w:delText xml:space="preserve">contribute more using </w:delText>
          </w:r>
        </w:del>
      </w:ins>
      <w:del w:id="373" w:author="Prof. LIU Ben" w:date="2026-08-24T21:32:00Z" w16du:dateUtc="2026-08-24T13:32:00Z">
        <w:r w:rsidR="00A777B9" w:rsidRPr="00015210" w:rsidDel="00B369E9">
          <w:delText xml:space="preserve">quality AI answer sets </w:delText>
        </w:r>
      </w:del>
      <w:ins w:id="374" w:author="Xin Li" w:date="2026-08-20T23:22:00Z" w16du:dateUtc="2026-08-20T15:22:00Z">
        <w:del w:id="375" w:author="Prof. LIU Ben" w:date="2026-08-24T21:32:00Z" w16du:dateUtc="2026-08-24T13:32:00Z">
          <w:r w:rsidR="00F05551" w:rsidDel="00B369E9">
            <w:delText xml:space="preserve">as </w:delText>
          </w:r>
        </w:del>
      </w:ins>
      <w:del w:id="376" w:author="Prof. LIU Ben" w:date="2026-08-24T21:32:00Z" w16du:dateUtc="2026-08-24T13:32:00Z">
        <w:r w:rsidR="00A777B9" w:rsidRPr="00015210" w:rsidDel="00B369E9">
          <w:delText>a higher benchmark that human contributors respond to. The net effect therefore depends on how the label and the content combine.</w:delText>
        </w:r>
      </w:del>
    </w:p>
    <w:p w14:paraId="7A0A285C" w14:textId="786C58E9" w:rsidR="00F919DE" w:rsidRPr="00015210" w:rsidDel="00B369E9" w:rsidRDefault="007515D4">
      <w:pPr>
        <w:pStyle w:val="Paragraph0"/>
        <w:rPr>
          <w:del w:id="377" w:author="Prof. LIU Ben" w:date="2026-08-24T21:32:00Z" w16du:dateUtc="2026-08-24T13:32:00Z"/>
          <w:moveTo w:id="378" w:author="Xin Li" w:date="2026-08-20T23:13:00Z" w16du:dateUtc="2026-08-20T15:13:00Z"/>
        </w:rPr>
      </w:pPr>
      <w:del w:id="379" w:author="Prof. LIU Ben" w:date="2026-08-24T21:32:00Z" w16du:dateUtc="2026-08-24T13:32:00Z">
        <w:r w:rsidRPr="00015210" w:rsidDel="00B369E9">
          <w:delText xml:space="preserve">To </w:delText>
        </w:r>
        <w:r w:rsidR="00B84E45" w:rsidRPr="00015210" w:rsidDel="00B369E9">
          <w:delText>investigate</w:delText>
        </w:r>
        <w:r w:rsidR="00AC2B8A" w:rsidRPr="00015210" w:rsidDel="00B369E9">
          <w:delText xml:space="preserve"> internal GenAI</w:delText>
        </w:r>
        <w:r w:rsidR="00534D0B" w:rsidRPr="00015210" w:rsidDel="00B369E9">
          <w:delText>’</w:delText>
        </w:r>
        <w:r w:rsidR="001F5883" w:rsidRPr="00015210" w:rsidDel="00B369E9">
          <w:delText>s</w:delText>
        </w:r>
        <w:r w:rsidR="00FB27FA" w:rsidRPr="00015210" w:rsidDel="00B369E9">
          <w:delText xml:space="preserve"> impacts</w:delText>
        </w:r>
        <w:r w:rsidR="00374FC1" w:rsidRPr="00015210" w:rsidDel="00B369E9">
          <w:delText xml:space="preserve"> in the presence of external GenAI availability</w:delText>
        </w:r>
        <w:r w:rsidRPr="00015210" w:rsidDel="00B369E9">
          <w:delText>, we leverage a randomized experiment conducted by a leading</w:delText>
        </w:r>
        <w:r w:rsidR="001F5883" w:rsidRPr="00015210" w:rsidDel="00B369E9">
          <w:delText xml:space="preserve"> online</w:delText>
        </w:r>
        <w:r w:rsidRPr="00015210" w:rsidDel="00B369E9">
          <w:delText xml:space="preserve"> technical Q&amp;A community</w:delText>
        </w:r>
        <w:r w:rsidR="00B9048F" w:rsidRPr="00015210" w:rsidDel="00B369E9">
          <w:delText xml:space="preserve"> in China</w:delText>
        </w:r>
        <w:r w:rsidR="002C29E2" w:rsidRPr="00015210" w:rsidDel="00B369E9">
          <w:delText>,</w:delText>
        </w:r>
        <w:r w:rsidR="00245A01" w:rsidRPr="00015210" w:rsidDel="00B369E9">
          <w:delText xml:space="preserve"> where the platform introduced a GenAI bot to provide answers to randomly selected questions. </w:delText>
        </w:r>
        <w:r w:rsidRPr="00015210" w:rsidDel="00B369E9">
          <w:delText xml:space="preserve">This setting is particularly </w:delText>
        </w:r>
        <w:r w:rsidR="001F5883" w:rsidRPr="00015210" w:rsidDel="00B369E9">
          <w:delText>well</w:delText>
        </w:r>
        <w:r w:rsidR="003C63AE" w:rsidRPr="00015210" w:rsidDel="00B369E9">
          <w:delText>-</w:delText>
        </w:r>
        <w:r w:rsidR="009D3766" w:rsidRPr="00015210" w:rsidDel="00B369E9">
          <w:delText>suited</w:delText>
        </w:r>
        <w:r w:rsidRPr="00015210" w:rsidDel="00B369E9">
          <w:delText xml:space="preserve"> for our study due to </w:delText>
        </w:r>
        <w:r w:rsidR="00245A01" w:rsidRPr="00015210" w:rsidDel="00B369E9">
          <w:delText>the platform</w:delText>
        </w:r>
        <w:r w:rsidR="00534D0B" w:rsidRPr="00015210" w:rsidDel="00B369E9">
          <w:delText>’</w:delText>
        </w:r>
        <w:r w:rsidR="00245A01" w:rsidRPr="00015210" w:rsidDel="00B369E9">
          <w:delText>s early adoption of internal GenAI, its IT professional user base</w:delText>
        </w:r>
        <w:r w:rsidR="00A777B9" w:rsidRPr="00015210" w:rsidDel="00B369E9">
          <w:delText xml:space="preserve"> that faces a competitive environment where internal GenAI directly competes for limited recognition and user attention</w:delText>
        </w:r>
        <w:r w:rsidR="00245A01" w:rsidRPr="00015210" w:rsidDel="00B369E9">
          <w:delText>, and the randomized design that enables clean causal inference.</w:delText>
        </w:r>
        <w:r w:rsidR="00374FC1" w:rsidRPr="00015210" w:rsidDel="00B369E9">
          <w:delText xml:space="preserve"> Critically, our treatment effect should be interpreted as the impact of adding visible, platform-integrated </w:delText>
        </w:r>
        <w:r w:rsidR="00E76C4F" w:rsidRPr="00015210" w:rsidDel="00B369E9">
          <w:delText>internal Gen</w:delText>
        </w:r>
        <w:r w:rsidR="00374FC1" w:rsidRPr="00015210" w:rsidDel="00B369E9">
          <w:delText>AI answers on top of a baseline where users have access to external GenAI tools like ChatGPT.</w:delText>
        </w:r>
      </w:del>
      <w:ins w:id="380" w:author="Xin Li" w:date="2026-08-20T23:13:00Z" w16du:dateUtc="2026-08-20T15:13:00Z">
        <w:del w:id="381" w:author="Prof. LIU Ben" w:date="2026-08-24T21:32:00Z" w16du:dateUtc="2026-08-24T13:32:00Z">
          <w:r w:rsidR="00F919DE" w:rsidRPr="00F919DE" w:rsidDel="00B369E9">
            <w:delText xml:space="preserve"> </w:delText>
          </w:r>
        </w:del>
      </w:ins>
      <w:moveToRangeStart w:id="382" w:author="Xin Li" w:date="2026-08-20T23:13:00Z" w:name="move238160053"/>
      <w:moveTo w:id="383" w:author="Xin Li" w:date="2026-08-20T23:13:00Z" w16du:dateUtc="2026-08-20T15:13:00Z">
        <w:del w:id="384" w:author="Prof. LIU Ben" w:date="2026-08-24T21:32:00Z" w16du:dateUtc="2026-08-24T13:32:00Z">
          <w:r w:rsidR="00F919DE" w:rsidRPr="00015210" w:rsidDel="00B369E9">
            <w:delText>We study these questions in a setting where users retain access to external GenAI, and i</w:delText>
          </w:r>
        </w:del>
      </w:moveTo>
      <w:ins w:id="385" w:author="Xin Li" w:date="2026-08-20T23:23:00Z" w16du:dateUtc="2026-08-20T15:23:00Z">
        <w:del w:id="386" w:author="Prof. LIU Ben" w:date="2026-08-24T21:32:00Z" w16du:dateUtc="2026-08-24T13:32:00Z">
          <w:r w:rsidR="00F05551" w:rsidDel="00B369E9">
            <w:delText>I</w:delText>
          </w:r>
        </w:del>
      </w:ins>
      <w:moveTo w:id="387" w:author="Xin Li" w:date="2026-08-20T23:13:00Z" w16du:dateUtc="2026-08-20T15:13:00Z">
        <w:del w:id="388" w:author="Prof. LIU Ben" w:date="2026-08-24T21:32:00Z" w16du:dateUtc="2026-08-24T13:32:00Z">
          <w:r w:rsidR="00F919DE" w:rsidRPr="00015210" w:rsidDel="00B369E9">
            <w:delText xml:space="preserve">t is useful to be precise about what the platform does and does not restrict. </w:delText>
          </w:r>
        </w:del>
      </w:moveTo>
      <w:ins w:id="389" w:author="Xin Li" w:date="2026-08-20T23:23:00Z" w16du:dateUtc="2026-08-20T15:23:00Z">
        <w:del w:id="390" w:author="Prof. LIU Ben" w:date="2026-08-24T21:32:00Z" w16du:dateUtc="2026-08-24T13:32:00Z">
          <w:r w:rsidR="00F05551" w:rsidDel="00B369E9">
            <w:delText xml:space="preserve">On the one hand, </w:delText>
          </w:r>
        </w:del>
      </w:ins>
      <w:moveTo w:id="391" w:author="Xin Li" w:date="2026-08-20T23:13:00Z" w16du:dateUtc="2026-08-20T15:13:00Z">
        <w:del w:id="392" w:author="Prof. LIU Ben" w:date="2026-08-24T21:32:00Z" w16du:dateUtc="2026-08-24T13:32:00Z">
          <w:r w:rsidR="00F919DE" w:rsidRPr="00015210" w:rsidDel="00B369E9">
            <w:delText>T</w:delText>
          </w:r>
        </w:del>
      </w:moveTo>
      <w:ins w:id="393" w:author="Xin Li" w:date="2026-08-20T23:23:00Z" w16du:dateUtc="2026-08-20T15:23:00Z">
        <w:del w:id="394" w:author="Prof. LIU Ben" w:date="2026-08-24T21:32:00Z" w16du:dateUtc="2026-08-24T13:32:00Z">
          <w:r w:rsidR="00F05551" w:rsidDel="00B369E9">
            <w:delText>t</w:delText>
          </w:r>
        </w:del>
      </w:ins>
      <w:moveTo w:id="395" w:author="Xin Li" w:date="2026-08-20T23:13:00Z" w16du:dateUtc="2026-08-20T15:13:00Z">
        <w:del w:id="396" w:author="Prof. LIU Ben" w:date="2026-08-24T21:32:00Z" w16du:dateUtc="2026-08-24T13:32:00Z">
          <w:r w:rsidR="00F919DE" w:rsidRPr="00015210" w:rsidDel="00B369E9">
            <w:delText xml:space="preserve">he community in our setting discourages the posting of AI-generated answers, that is, answers that a user copies from an external </w:delText>
          </w:r>
        </w:del>
      </w:moveTo>
      <w:ins w:id="397" w:author="Xin Li" w:date="2026-08-20T23:23:00Z" w16du:dateUtc="2026-08-20T15:23:00Z">
        <w:del w:id="398" w:author="Prof. LIU Ben" w:date="2026-08-24T21:32:00Z" w16du:dateUtc="2026-08-24T13:32:00Z">
          <w:r w:rsidR="00F05551" w:rsidRPr="00015210" w:rsidDel="00B369E9">
            <w:delText xml:space="preserve">AI-generated answer </w:delText>
          </w:r>
        </w:del>
      </w:ins>
      <w:moveTo w:id="399" w:author="Xin Li" w:date="2026-08-20T23:13:00Z" w16du:dateUtc="2026-08-20T15:13:00Z">
        <w:del w:id="400" w:author="Prof. LIU Ben" w:date="2026-08-24T21:32:00Z" w16du:dateUtc="2026-08-24T13:32:00Z">
          <w:r w:rsidR="00F919DE" w:rsidRPr="00015210" w:rsidDel="00B369E9">
            <w:delText xml:space="preserve">tool and submits as the user’s own work. </w:delText>
          </w:r>
        </w:del>
      </w:moveTo>
      <w:ins w:id="401" w:author="Xin Li" w:date="2026-08-20T23:24:00Z" w16du:dateUtc="2026-08-20T15:24:00Z">
        <w:del w:id="402" w:author="Prof. LIU Ben" w:date="2026-08-24T21:32:00Z" w16du:dateUtc="2026-08-24T13:32:00Z">
          <w:r w:rsidR="00F05551" w:rsidDel="00B369E9">
            <w:delText xml:space="preserve">On the other hand, </w:delText>
          </w:r>
        </w:del>
      </w:ins>
      <w:moveTo w:id="403" w:author="Xin Li" w:date="2026-08-20T23:13:00Z" w16du:dateUtc="2026-08-20T15:13:00Z">
        <w:del w:id="404" w:author="Prof. LIU Ben" w:date="2026-08-24T21:32:00Z" w16du:dateUtc="2026-08-24T13:32:00Z">
          <w:r w:rsidR="00F919DE" w:rsidRPr="00015210" w:rsidDel="00B369E9">
            <w:delText>I</w:delText>
          </w:r>
        </w:del>
      </w:moveTo>
      <w:ins w:id="405" w:author="Xin Li" w:date="2026-08-20T23:24:00Z" w16du:dateUtc="2026-08-20T15:24:00Z">
        <w:del w:id="406" w:author="Prof. LIU Ben" w:date="2026-08-24T21:32:00Z" w16du:dateUtc="2026-08-24T13:32:00Z">
          <w:r w:rsidR="00F05551" w:rsidDel="00B369E9">
            <w:delText>i</w:delText>
          </w:r>
        </w:del>
      </w:ins>
      <w:moveTo w:id="407" w:author="Xin Li" w:date="2026-08-20T23:13:00Z" w16du:dateUtc="2026-08-20T15:13:00Z">
        <w:del w:id="408" w:author="Prof. LIU Ben" w:date="2026-08-24T21:32:00Z" w16du:dateUtc="2026-08-24T13:32:00Z">
          <w:r w:rsidR="00F919DE" w:rsidRPr="00015210" w:rsidDel="00B369E9">
            <w:delText>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delText>
          </w:r>
        </w:del>
      </w:moveTo>
    </w:p>
    <w:moveToRangeEnd w:id="382"/>
    <w:p w14:paraId="62E49C7A" w14:textId="6F9BDB0D" w:rsidR="00374FC1" w:rsidRPr="00015210" w:rsidDel="00B369E9" w:rsidRDefault="00374FC1">
      <w:pPr>
        <w:pStyle w:val="Paragraph0"/>
        <w:rPr>
          <w:del w:id="409" w:author="Prof. LIU Ben" w:date="2026-08-24T21:32:00Z" w16du:dateUtc="2026-08-24T13:32:00Z"/>
        </w:rPr>
      </w:pPr>
    </w:p>
    <w:p w14:paraId="417B18B4" w14:textId="7C6ABE06" w:rsidR="00A777B9" w:rsidRPr="00015210" w:rsidDel="00B369E9" w:rsidRDefault="00A777B9">
      <w:pPr>
        <w:pStyle w:val="Paragraph0"/>
        <w:rPr>
          <w:del w:id="410" w:author="Prof. LIU Ben" w:date="2026-08-24T21:32:00Z" w16du:dateUtc="2026-08-24T13:32:00Z"/>
        </w:rPr>
      </w:pPr>
      <w:bookmarkStart w:id="411" w:name="OLE_LINK14"/>
      <w:del w:id="412" w:author="Prof. LIU Ben" w:date="2026-08-24T21:32:00Z" w16du:dateUtc="2026-08-24T13:32:00Z">
        <w:r w:rsidRPr="00015210" w:rsidDel="00B369E9">
          <w:delText xml:space="preserve">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w:delText>
        </w:r>
      </w:del>
      <w:ins w:id="413" w:author="Xin Li" w:date="2026-08-20T23:26:00Z" w16du:dateUtc="2026-08-20T15:26:00Z">
        <w:del w:id="414" w:author="Prof. LIU Ben" w:date="2026-08-24T21:32:00Z" w16du:dateUtc="2026-08-24T13:32:00Z">
          <w:r w:rsidR="00B31BBB" w:rsidDel="00B369E9">
            <w:delText xml:space="preserve">Meanwhile, </w:delText>
          </w:r>
        </w:del>
      </w:ins>
      <w:del w:id="415" w:author="Prof. LIU Ben" w:date="2026-08-24T21:32:00Z" w16du:dateUtc="2026-08-24T13:32:00Z">
        <w:r w:rsidRPr="00015210" w:rsidDel="00B369E9">
          <w:delText>L</w:delText>
        </w:r>
      </w:del>
      <w:ins w:id="416" w:author="Xin Li" w:date="2026-08-20T23:26:00Z" w16du:dateUtc="2026-08-20T15:26:00Z">
        <w:del w:id="417" w:author="Prof. LIU Ben" w:date="2026-08-24T21:32:00Z" w16du:dateUtc="2026-08-24T13:32:00Z">
          <w:r w:rsidR="00B31BBB" w:rsidDel="00B369E9">
            <w:delText>l</w:delText>
          </w:r>
        </w:del>
      </w:ins>
      <w:del w:id="418" w:author="Prof. LIU Ben" w:date="2026-08-24T21:32:00Z" w16du:dateUtc="2026-08-24T13:32:00Z">
        <w:r w:rsidRPr="00015210" w:rsidDel="00B369E9">
          <w:delText>onger AI content works against this, but not because length signals higher quality. A longer answer creates a perception of coverage</w:delText>
        </w:r>
      </w:del>
      <w:ins w:id="419" w:author="Xin Li" w:date="2026-08-20T23:27:00Z" w16du:dateUtc="2026-08-20T15:27:00Z">
        <w:del w:id="420" w:author="Prof. LIU Ben" w:date="2026-08-24T21:32:00Z" w16du:dateUtc="2026-08-24T13:32:00Z">
          <w:r w:rsidR="00B31BBB" w:rsidDel="00B369E9">
            <w:delText xml:space="preserve"> and reduces </w:delText>
          </w:r>
        </w:del>
      </w:ins>
      <w:del w:id="421" w:author="Prof. LIU Ben" w:date="2026-08-24T21:32:00Z" w16du:dateUtc="2026-08-24T13:32:00Z">
        <w:r w:rsidRPr="00015210" w:rsidDel="00B369E9">
          <w:delText>: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w:delText>
        </w:r>
      </w:del>
      <w:ins w:id="422" w:author="Xin Li" w:date="2026-08-20T23:27:00Z" w16du:dateUtc="2026-08-20T15:27:00Z">
        <w:del w:id="423" w:author="Prof. LIU Ben" w:date="2026-08-24T21:32:00Z" w16du:dateUtc="2026-08-24T13:32:00Z">
          <w:r w:rsidR="00B31BBB" w:rsidDel="00B369E9">
            <w:delText>h</w:delText>
          </w:r>
        </w:del>
      </w:ins>
      <w:del w:id="424" w:author="Prof. LIU Ben" w:date="2026-08-24T21:32:00Z" w16du:dateUtc="2026-08-24T13:32:00Z">
        <w:r w:rsidRPr="00015210" w:rsidDel="00B369E9">
          <w:delText xml:space="preserve">igher-quality AI answers raise the quality of the first human answer, and they do so because human contributors respond by </w:delText>
        </w:r>
        <w:r w:rsidR="00534D0B" w:rsidRPr="00015210" w:rsidDel="00B369E9">
          <w:delText>improving</w:delText>
        </w:r>
        <w:r w:rsidRPr="00015210" w:rsidDel="00B369E9">
          <w:delText xml:space="preserve"> their answers</w:delText>
        </w:r>
        <w:r w:rsidR="00534D0B" w:rsidRPr="00015210" w:rsidDel="00B369E9">
          <w:delText>’ accuracy</w:delText>
        </w:r>
        <w:r w:rsidRPr="00015210" w:rsidDel="00B369E9">
          <w:delText xml:space="preserve"> </w:delText>
        </w:r>
        <w:r w:rsidR="00534D0B" w:rsidRPr="00015210" w:rsidDel="00B369E9">
          <w:delText>based on</w:delText>
        </w:r>
        <w:r w:rsidRPr="00015210" w:rsidDel="00B369E9">
          <w:delText xml:space="preserve"> the AI answer. Separating the AI label effect from the AI content effect explains why the average effect can differ from either part on its own, and it provides a framework for reasoning about how AI will affect human contribution as its content characteristics change</w:delText>
        </w:r>
      </w:del>
      <w:ins w:id="425" w:author="Xin Li" w:date="2026-08-20T23:28:00Z" w16du:dateUtc="2026-08-20T15:28:00Z">
        <w:del w:id="426" w:author="Prof. LIU Ben" w:date="2026-08-24T21:32:00Z" w16du:dateUtc="2026-08-24T13:32:00Z">
          <w:r w:rsidR="00B31BBB" w:rsidDel="00B369E9">
            <w:delText xml:space="preserve"> with capability improvement</w:delText>
          </w:r>
        </w:del>
      </w:ins>
      <w:del w:id="427" w:author="Prof. LIU Ben" w:date="2026-08-24T21:32:00Z" w16du:dateUtc="2026-08-24T13:32:00Z">
        <w:r w:rsidRPr="00015210" w:rsidDel="00B369E9">
          <w:delText xml:space="preserve">. </w:delText>
        </w:r>
      </w:del>
    </w:p>
    <w:bookmarkEnd w:id="411"/>
    <w:p w14:paraId="0123B0A9" w14:textId="06C4EF71" w:rsidR="00CF121E" w:rsidRPr="00015210" w:rsidDel="00B369E9" w:rsidRDefault="008D2979">
      <w:pPr>
        <w:pStyle w:val="Paragraph0"/>
        <w:rPr>
          <w:del w:id="428" w:author="Prof. LIU Ben" w:date="2026-08-24T21:32:00Z" w16du:dateUtc="2026-08-24T13:32:00Z"/>
        </w:rPr>
      </w:pPr>
      <w:del w:id="429" w:author="Prof. LIU Ben" w:date="2026-08-24T21:32:00Z" w16du:dateUtc="2026-08-24T13:32:00Z">
        <w:r w:rsidRPr="00015210" w:rsidDel="00B369E9">
          <w:delText>Our paper makes theoretical and practical contributions. We extend research on GenAI in online communities by studying platform-provided internal GenAI as a governance arrangement distinct from external GenAI, and by examining its effect on human contributors in a competitive environment where external GenAI remains available. Building on dual-process theory and the logic of competition dynamics, and by</w:delText>
        </w:r>
      </w:del>
      <w:ins w:id="430" w:author="Xin Li" w:date="2026-08-20T23:29:00Z" w16du:dateUtc="2026-08-20T15:29:00Z">
        <w:del w:id="431" w:author="Prof. LIU Ben" w:date="2026-08-24T21:32:00Z" w16du:dateUtc="2026-08-24T13:32:00Z">
          <w:r w:rsidR="00B31BBB" w:rsidDel="00B369E9">
            <w:delText>we</w:delText>
          </w:r>
        </w:del>
      </w:ins>
      <w:del w:id="432" w:author="Prof. LIU Ben" w:date="2026-08-24T21:32:00Z" w16du:dateUtc="2026-08-24T13:32:00Z">
        <w:r w:rsidRPr="00015210" w:rsidDel="00B369E9">
          <w:delText xml:space="preserve"> separat</w:delText>
        </w:r>
      </w:del>
      <w:ins w:id="433" w:author="Xin Li" w:date="2026-08-20T23:29:00Z" w16du:dateUtc="2026-08-20T15:29:00Z">
        <w:del w:id="434" w:author="Prof. LIU Ben" w:date="2026-08-24T21:32:00Z" w16du:dateUtc="2026-08-24T13:32:00Z">
          <w:r w:rsidR="00B31BBB" w:rsidDel="00B369E9">
            <w:delText>e</w:delText>
          </w:r>
        </w:del>
      </w:ins>
      <w:del w:id="435" w:author="Prof. LIU Ben" w:date="2026-08-24T21:32:00Z" w16du:dateUtc="2026-08-24T13:32:00Z">
        <w:r w:rsidRPr="00015210" w:rsidDel="00B369E9">
          <w:delText xml:space="preserve">ing the AI label effect from the AI content effect, we </w:delText>
        </w:r>
      </w:del>
      <w:ins w:id="436" w:author="Xin Li" w:date="2026-08-20T23:29:00Z" w16du:dateUtc="2026-08-20T15:29:00Z">
        <w:del w:id="437" w:author="Prof. LIU Ben" w:date="2026-08-24T21:32:00Z" w16du:dateUtc="2026-08-24T13:32:00Z">
          <w:r w:rsidR="00B31BBB" w:rsidDel="00B369E9">
            <w:delText>and</w:delText>
          </w:r>
          <w:r w:rsidR="00B31BBB" w:rsidRPr="00015210" w:rsidDel="00B369E9">
            <w:delText xml:space="preserve"> </w:delText>
          </w:r>
        </w:del>
      </w:ins>
      <w:del w:id="438" w:author="Prof. LIU Ben" w:date="2026-08-24T21:32:00Z" w16du:dateUtc="2026-08-24T13:32:00Z">
        <w:r w:rsidRPr="00015210" w:rsidDel="00B369E9">
          <w:delText>show that the community</w:delText>
        </w:r>
        <w:r w:rsidR="00534D0B" w:rsidRPr="00015210" w:rsidDel="00B369E9">
          <w:delText>’</w:delText>
        </w:r>
        <w:r w:rsidRPr="00015210" w:rsidDel="00B369E9">
          <w:delText>s response to an AI competitor is neither uniformly negative nor uniformly positive and depends on identifiable features of the AI answer</w:delText>
        </w:r>
      </w:del>
      <w:ins w:id="439" w:author="Xin Li" w:date="2026-08-20T23:30:00Z" w16du:dateUtc="2026-08-20T15:30:00Z">
        <w:del w:id="440" w:author="Prof. LIU Ben" w:date="2026-08-24T21:32:00Z" w16du:dateUtc="2026-08-24T13:32:00Z">
          <w:r w:rsidR="008606F3" w:rsidDel="00B369E9">
            <w:delText>, such as length and quality</w:delText>
          </w:r>
        </w:del>
      </w:ins>
      <w:del w:id="441" w:author="Prof. LIU Ben" w:date="2026-08-24T21:32:00Z" w16du:dateUtc="2026-08-24T13:32:00Z">
        <w:r w:rsidRPr="00015210" w:rsidDel="00B369E9">
          <w:delText>. This decomposition also lets us reason about future settings in which AI content continues to improve. For practice, our findings help platforms integrate AI while preserving the distinctive value of human contributions in a world where external AI tools are ubiquitous.</w:delText>
        </w:r>
      </w:del>
    </w:p>
    <w:bookmarkEnd w:id="60"/>
    <w:p w14:paraId="1344DC29" w14:textId="5DC8EB01" w:rsidR="000E4EEB" w:rsidRPr="00015210" w:rsidRDefault="000E4EEB">
      <w:pPr>
        <w:pStyle w:val="Paragraph0"/>
        <w:rPr>
          <w:rFonts w:cs="Georgia"/>
          <w:b/>
          <w:caps/>
          <w:kern w:val="32"/>
        </w:rPr>
        <w:pPrChange w:id="442" w:author="Prof. LIU Ben" w:date="2026-08-24T21:32:00Z" w16du:dateUtc="2026-08-24T13:32:00Z">
          <w:pPr>
            <w:spacing w:after="120"/>
            <w:jc w:val="both"/>
          </w:pPr>
        </w:pPrChange>
      </w:pPr>
    </w:p>
    <w:p w14:paraId="54DB66C0" w14:textId="446C8C08" w:rsidR="00F40939" w:rsidRPr="00015210" w:rsidRDefault="00F40939" w:rsidP="0057336B">
      <w:pPr>
        <w:pStyle w:val="Heading1"/>
      </w:pPr>
      <w:bookmarkStart w:id="443" w:name="OLE_LINK13"/>
      <w:r w:rsidRPr="00015210">
        <w:t>Literature Review</w:t>
      </w:r>
    </w:p>
    <w:p w14:paraId="75098FDC" w14:textId="63E303EE" w:rsidR="000A4E92" w:rsidRPr="00015210" w:rsidDel="00B369E9" w:rsidRDefault="00B369E9">
      <w:pPr>
        <w:pStyle w:val="Paragraph0"/>
        <w:ind w:firstLine="360"/>
        <w:rPr>
          <w:del w:id="444" w:author="Prof. LIU Ben" w:date="2026-08-24T22:18:00Z" w16du:dateUtc="2026-08-24T14:18:00Z"/>
        </w:rPr>
        <w:pPrChange w:id="445" w:author="Prof. LIU Ben" w:date="2026-08-24T22:19:00Z" w16du:dateUtc="2026-08-24T14:19:00Z">
          <w:pPr>
            <w:pStyle w:val="Paragraph0"/>
          </w:pPr>
        </w:pPrChange>
      </w:pPr>
      <w:ins w:id="446" w:author="Prof. LIU Ben" w:date="2026-08-24T22:17:00Z" w16du:dateUtc="2026-08-24T14:17:00Z">
        <w:r w:rsidRPr="00B369E9">
          <w:rPr>
            <w:rPrChange w:id="447" w:author="Prof. LIU Ben" w:date="2026-08-24T22:17:00Z" w16du:dateUtc="2026-08-24T14:17:00Z">
              <w:rPr>
                <w:color w:val="000000"/>
              </w:rPr>
            </w:rPrChange>
          </w:rPr>
          <w:t xml:space="preserve">Our study draws on </w:t>
        </w:r>
        <w:r w:rsidRPr="00B369E9">
          <w:rPr>
            <w:rPrChange w:id="448" w:author="Prof. LIU Ben" w:date="2026-08-24T22:17:00Z" w16du:dateUtc="2026-08-24T14:17:00Z">
              <w:rPr>
                <w:rStyle w:val="Strong"/>
                <w:color w:val="000000"/>
              </w:rPr>
            </w:rPrChange>
          </w:rPr>
          <w:t>three literatures</w:t>
        </w:r>
        <w:r w:rsidRPr="00B369E9">
          <w:rPr>
            <w:rPrChange w:id="449" w:author="Prof. LIU Ben" w:date="2026-08-24T22:17:00Z" w16du:dateUtc="2026-08-24T14:17:00Z">
              <w:rPr>
                <w:color w:val="000000"/>
              </w:rPr>
            </w:rPrChange>
          </w:rPr>
          <w:t xml:space="preserve">. The first concerns how </w:t>
        </w:r>
      </w:ins>
      <w:ins w:id="450" w:author="Prof. LIU Ben" w:date="2026-08-24T22:18:00Z" w16du:dateUtc="2026-08-24T14:18:00Z">
        <w:r>
          <w:rPr>
            <w:rFonts w:hint="eastAsia"/>
          </w:rPr>
          <w:t>Gen</w:t>
        </w:r>
      </w:ins>
      <w:ins w:id="451" w:author="Prof. LIU Ben" w:date="2026-08-24T22:17:00Z" w16du:dateUtc="2026-08-24T14:17:00Z">
        <w:r w:rsidRPr="00B369E9">
          <w:rPr>
            <w:rPrChange w:id="452" w:author="Prof. LIU Ben" w:date="2026-08-24T22:17:00Z" w16du:dateUtc="2026-08-24T14:17:00Z">
              <w:rPr>
                <w:color w:val="000000"/>
              </w:rPr>
            </w:rPrChange>
          </w:rPr>
          <w:t>AI has reshaped online Q&amp;A communities; we organize this literature by the structural role AI occupies, because that role determines both what each study is able to identify and what it necessarily leaves open. The second concerns what drives a community answerer</w:t>
        </w:r>
      </w:ins>
      <w:ins w:id="453" w:author="Prof. LIU Ben" w:date="2026-08-24T22:18:00Z" w16du:dateUtc="2026-08-24T14:18:00Z">
        <w:r>
          <w:t>’</w:t>
        </w:r>
      </w:ins>
      <w:ins w:id="454" w:author="Prof. LIU Ben" w:date="2026-08-24T22:17:00Z" w16du:dateUtc="2026-08-24T14:17:00Z">
        <w:r w:rsidRPr="00B369E9">
          <w:rPr>
            <w:rPrChange w:id="455" w:author="Prof. LIU Ben" w:date="2026-08-24T22:17:00Z" w16du:dateUtc="2026-08-24T14:17:00Z">
              <w:rPr>
                <w:color w:val="000000"/>
              </w:rPr>
            </w:rPrChange>
          </w:rPr>
          <w:t xml:space="preserve">s decision to answer a question that already </w:t>
        </w:r>
      </w:ins>
      <w:ins w:id="456" w:author="Prof. LIU Ben" w:date="2026-08-24T22:18:00Z" w16du:dateUtc="2026-08-24T14:18:00Z">
        <w:r>
          <w:rPr>
            <w:rFonts w:hint="eastAsia"/>
          </w:rPr>
          <w:t>has</w:t>
        </w:r>
      </w:ins>
      <w:ins w:id="457" w:author="Prof. LIU Ben" w:date="2026-08-24T22:17:00Z" w16du:dateUtc="2026-08-24T14:17:00Z">
        <w:r w:rsidRPr="00B369E9">
          <w:rPr>
            <w:rPrChange w:id="458" w:author="Prof. LIU Ben" w:date="2026-08-24T22:17:00Z" w16du:dateUtc="2026-08-24T14:17:00Z">
              <w:rPr>
                <w:color w:val="000000"/>
              </w:rPr>
            </w:rPrChange>
          </w:rPr>
          <w:t xml:space="preserve"> prior contributions. The third, on human responses to identified machine agents, bridges the first two.</w:t>
        </w:r>
      </w:ins>
      <w:del w:id="459" w:author="Prof. LIU Ben" w:date="2026-08-24T22:18:00Z" w16du:dateUtc="2026-08-24T14:18:00Z">
        <w:r w:rsidR="00254CE0" w:rsidRPr="00015210" w:rsidDel="00B369E9">
          <w:delText xml:space="preserve">Our study draws on two literatures. </w:delText>
        </w:r>
      </w:del>
      <w:moveFromRangeStart w:id="460" w:author="Xin Li" w:date="2026-08-20T23:30:00Z" w:name="move238161047"/>
      <w:moveFrom w:id="461" w:author="Xin Li" w:date="2026-08-20T23:30:00Z" w16du:dateUtc="2026-08-20T15:30:00Z">
        <w:del w:id="462" w:author="Prof. LIU Ben" w:date="2026-08-24T22:18:00Z" w16du:dateUtc="2026-08-24T14:18:00Z">
          <w:r w:rsidR="00254CE0" w:rsidRPr="00015210" w:rsidDel="00B369E9">
            <w:delText>The first concerns what drives a community member</w:delText>
          </w:r>
          <w:r w:rsidR="00534D0B" w:rsidRPr="00015210" w:rsidDel="00B369E9">
            <w:delText>’</w:delText>
          </w:r>
          <w:r w:rsidR="00254CE0" w:rsidRPr="00015210" w:rsidDel="00B369E9">
            <w:delText xml:space="preserve">s decision to answer a question that already has prior contributions. </w:delText>
          </w:r>
        </w:del>
      </w:moveFrom>
      <w:moveFromRangeEnd w:id="460"/>
      <w:del w:id="463" w:author="Prof. LIU Ben" w:date="2026-08-24T22:18:00Z" w16du:dateUtc="2026-08-24T14:18:00Z">
        <w:r w:rsidR="00254CE0" w:rsidRPr="00015210" w:rsidDel="00B369E9">
          <w:delText xml:space="preserve">The second </w:delText>
        </w:r>
      </w:del>
      <w:ins w:id="464" w:author="Xin Li" w:date="2026-08-20T23:30:00Z" w16du:dateUtc="2026-08-20T15:30:00Z">
        <w:del w:id="465" w:author="Prof. LIU Ben" w:date="2026-08-24T22:18:00Z" w16du:dateUtc="2026-08-24T14:18:00Z">
          <w:r w:rsidR="008606F3" w:rsidDel="00B369E9">
            <w:delText>first</w:delText>
          </w:r>
          <w:r w:rsidR="008606F3" w:rsidRPr="00015210" w:rsidDel="00B369E9">
            <w:delText xml:space="preserve"> </w:delText>
          </w:r>
        </w:del>
      </w:ins>
      <w:del w:id="466" w:author="Prof. LIU Ben" w:date="2026-08-24T22:18:00Z" w16du:dateUtc="2026-08-24T14:18:00Z">
        <w:r w:rsidR="00254CE0" w:rsidRPr="00015210" w:rsidDel="00B369E9">
          <w:delText xml:space="preserve">concerns how generative AI has reshaped online Q&amp;A communities. </w:delText>
        </w:r>
      </w:del>
      <w:moveToRangeStart w:id="467" w:author="Xin Li" w:date="2026-08-20T23:30:00Z" w:name="move238161047"/>
      <w:moveTo w:id="468" w:author="Xin Li" w:date="2026-08-20T23:30:00Z" w16du:dateUtc="2026-08-20T15:30:00Z">
        <w:del w:id="469" w:author="Prof. LIU Ben" w:date="2026-08-24T22:18:00Z" w16du:dateUtc="2026-08-24T14:18:00Z">
          <w:r w:rsidR="008606F3" w:rsidRPr="00015210" w:rsidDel="00B369E9">
            <w:delText>The first</w:delText>
          </w:r>
        </w:del>
      </w:moveTo>
      <w:ins w:id="470" w:author="Xin Li" w:date="2026-08-20T23:30:00Z" w16du:dateUtc="2026-08-20T15:30:00Z">
        <w:del w:id="471" w:author="Prof. LIU Ben" w:date="2026-08-24T22:18:00Z" w16du:dateUtc="2026-08-24T14:18:00Z">
          <w:r w:rsidR="008606F3" w:rsidDel="00B369E9">
            <w:delText>second</w:delText>
          </w:r>
        </w:del>
      </w:ins>
      <w:moveTo w:id="472" w:author="Xin Li" w:date="2026-08-20T23:30:00Z" w16du:dateUtc="2026-08-20T15:30:00Z">
        <w:del w:id="473" w:author="Prof. LIU Ben" w:date="2026-08-24T22:18:00Z" w16du:dateUtc="2026-08-24T14:18:00Z">
          <w:r w:rsidR="008606F3" w:rsidRPr="00015210" w:rsidDel="00B369E9">
            <w:delText xml:space="preserve"> concerns what drives a community member</w:delText>
          </w:r>
        </w:del>
      </w:moveTo>
      <w:ins w:id="474" w:author="Xin Li" w:date="2026-08-22T07:42:00Z" w16du:dateUtc="2026-08-21T23:42:00Z">
        <w:del w:id="475" w:author="Prof. LIU Ben" w:date="2026-08-24T22:18:00Z" w16du:dateUtc="2026-08-24T14:18:00Z">
          <w:r w:rsidR="004E55FA" w:rsidDel="00B369E9">
            <w:delText>answerer</w:delText>
          </w:r>
        </w:del>
      </w:ins>
      <w:moveTo w:id="476" w:author="Xin Li" w:date="2026-08-20T23:30:00Z" w16du:dateUtc="2026-08-20T15:30:00Z">
        <w:del w:id="477" w:author="Prof. LIU Ben" w:date="2026-08-24T22:18:00Z" w16du:dateUtc="2026-08-24T14:18:00Z">
          <w:r w:rsidR="008606F3" w:rsidRPr="00015210" w:rsidDel="00B369E9">
            <w:delText xml:space="preserve">’s decision to answer a question that already has prior contributions. </w:delText>
          </w:r>
        </w:del>
      </w:moveTo>
      <w:moveToRangeEnd w:id="467"/>
      <w:del w:id="478" w:author="Prof. LIU Ben" w:date="2026-08-24T22:18:00Z" w16du:dateUtc="2026-08-24T14:18:00Z">
        <w:r w:rsidR="00254CE0" w:rsidRPr="00015210" w:rsidDel="00B369E9">
          <w:delText>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w:delText>
        </w:r>
      </w:del>
      <w:ins w:id="479" w:author="Xin Li" w:date="2026-08-20T23:31:00Z" w16du:dateUtc="2026-08-20T15:31:00Z">
        <w:del w:id="480" w:author="Prof. LIU Ben" w:date="2026-08-24T22:18:00Z" w16du:dateUtc="2026-08-24T14:18:00Z">
          <w:r w:rsidR="008606F3" w:rsidDel="00B369E9">
            <w:delText>s</w:delText>
          </w:r>
        </w:del>
      </w:ins>
      <w:del w:id="481" w:author="Prof. LIU Ben" w:date="2026-08-24T22:18:00Z" w16du:dateUtc="2026-08-24T14:18:00Z">
        <w:r w:rsidR="00254CE0" w:rsidRPr="00015210" w:rsidDel="00B369E9">
          <w:delText xml:space="preserve"> between the two.</w:delText>
        </w:r>
      </w:del>
    </w:p>
    <w:bookmarkEnd w:id="443"/>
    <w:p w14:paraId="1B2AC68D" w14:textId="77777777" w:rsidR="00E912B4" w:rsidRPr="00015210" w:rsidRDefault="00E912B4">
      <w:pPr>
        <w:pStyle w:val="Paragraph0"/>
        <w:ind w:firstLine="360"/>
        <w:sectPr w:rsidR="00E912B4" w:rsidRPr="00015210" w:rsidSect="00E912B4">
          <w:pgSz w:w="12240" w:h="15840" w:code="1"/>
          <w:pgMar w:top="1440" w:right="1440" w:bottom="1440" w:left="1440" w:header="720" w:footer="144" w:gutter="0"/>
          <w:cols w:space="720"/>
          <w:docGrid w:linePitch="299"/>
        </w:sectPr>
        <w:pPrChange w:id="482" w:author="Prof. LIU Ben" w:date="2026-08-24T22:19:00Z" w16du:dateUtc="2026-08-24T14:19:00Z">
          <w:pPr>
            <w:pStyle w:val="Paragraph0"/>
          </w:pPr>
        </w:pPrChange>
      </w:pPr>
    </w:p>
    <w:p w14:paraId="530FD548" w14:textId="0A249E9D" w:rsidR="00E912B4" w:rsidRPr="00015210" w:rsidRDefault="00E912B4" w:rsidP="00E912B4">
      <w:pPr>
        <w:pStyle w:val="TableFiguretitle"/>
      </w:pPr>
      <w:bookmarkStart w:id="483" w:name="_Ref177391594"/>
      <w:bookmarkStart w:id="484" w:name="_Ref177391587"/>
      <w:r w:rsidRPr="00015210">
        <w:lastRenderedPageBreak/>
        <w:t xml:space="preserve">Table </w:t>
      </w:r>
      <w:fldSimple w:instr=" SEQ Table \* ARABIC ">
        <w:r w:rsidR="00723301">
          <w:rPr>
            <w:noProof/>
          </w:rPr>
          <w:t>1</w:t>
        </w:r>
      </w:fldSimple>
      <w:bookmarkEnd w:id="483"/>
      <w:r w:rsidRPr="00015210">
        <w:t xml:space="preserve">. </w:t>
      </w:r>
      <w:bookmarkEnd w:id="484"/>
      <w:r w:rsidRPr="00015210">
        <w:t>Summary of empirical research on the effects of generative AI on online Q&amp;A communities</w:t>
      </w:r>
    </w:p>
    <w:tbl>
      <w:tblPr>
        <w:tblW w:w="4934" w:type="pct"/>
        <w:jc w:val="center"/>
        <w:tblLayout w:type="fixed"/>
        <w:tblCellMar>
          <w:left w:w="14" w:type="dxa"/>
          <w:right w:w="14" w:type="dxa"/>
        </w:tblCellMar>
        <w:tblLook w:val="04A0" w:firstRow="1" w:lastRow="0" w:firstColumn="1" w:lastColumn="0" w:noHBand="0" w:noVBand="1"/>
        <w:tblPrChange w:id="485" w:author="Xin Li" w:date="2026-08-20T23:34:00Z" w16du:dateUtc="2026-08-20T15:34:00Z">
          <w:tblPr>
            <w:tblW w:w="5015" w:type="pct"/>
            <w:jc w:val="center"/>
            <w:tblLayout w:type="fixed"/>
            <w:tblCellMar>
              <w:left w:w="14" w:type="dxa"/>
              <w:right w:w="14" w:type="dxa"/>
            </w:tblCellMar>
            <w:tblLook w:val="04A0" w:firstRow="1" w:lastRow="0" w:firstColumn="1" w:lastColumn="0" w:noHBand="0" w:noVBand="1"/>
          </w:tblPr>
        </w:tblPrChange>
      </w:tblPr>
      <w:tblGrid>
        <w:gridCol w:w="2113"/>
        <w:gridCol w:w="2018"/>
        <w:gridCol w:w="1800"/>
        <w:gridCol w:w="1088"/>
        <w:gridCol w:w="1168"/>
        <w:gridCol w:w="2604"/>
        <w:gridCol w:w="1978"/>
        <w:tblGridChange w:id="486">
          <w:tblGrid>
            <w:gridCol w:w="2113"/>
            <w:gridCol w:w="3"/>
            <w:gridCol w:w="1597"/>
            <w:gridCol w:w="418"/>
            <w:gridCol w:w="1800"/>
            <w:gridCol w:w="608"/>
            <w:gridCol w:w="480"/>
            <w:gridCol w:w="577"/>
            <w:gridCol w:w="591"/>
            <w:gridCol w:w="579"/>
            <w:gridCol w:w="2025"/>
            <w:gridCol w:w="215"/>
            <w:gridCol w:w="1763"/>
            <w:gridCol w:w="210"/>
          </w:tblGrid>
        </w:tblGridChange>
      </w:tblGrid>
      <w:tr w:rsidR="00E912B4" w:rsidRPr="00015210" w14:paraId="6E74DCDC" w14:textId="77777777" w:rsidTr="00CC6967">
        <w:trPr>
          <w:trHeight w:val="40"/>
          <w:jc w:val="center"/>
          <w:trPrChange w:id="487" w:author="Xin Li" w:date="2026-08-20T23:34:00Z" w16du:dateUtc="2026-08-20T15:34:00Z">
            <w:trPr>
              <w:trHeight w:val="891"/>
              <w:jc w:val="center"/>
            </w:trPr>
          </w:trPrChange>
        </w:trPr>
        <w:tc>
          <w:tcPr>
            <w:tcW w:w="2114" w:type="dxa"/>
            <w:tcBorders>
              <w:top w:val="single" w:sz="8" w:space="0" w:color="auto"/>
              <w:left w:val="single" w:sz="8" w:space="0" w:color="auto"/>
              <w:bottom w:val="single" w:sz="8" w:space="0" w:color="auto"/>
              <w:right w:val="single" w:sz="8" w:space="0" w:color="auto"/>
            </w:tcBorders>
            <w:vAlign w:val="center"/>
            <w:hideMark/>
            <w:tcPrChange w:id="488" w:author="Xin Li" w:date="2026-08-20T23:34:00Z" w16du:dateUtc="2026-08-20T15:34:00Z">
              <w:tcPr>
                <w:tcW w:w="2116" w:type="dxa"/>
                <w:gridSpan w:val="2"/>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018" w:type="dxa"/>
            <w:tcBorders>
              <w:top w:val="single" w:sz="8" w:space="0" w:color="auto"/>
              <w:left w:val="nil"/>
              <w:bottom w:val="single" w:sz="8" w:space="0" w:color="auto"/>
              <w:right w:val="single" w:sz="8" w:space="0" w:color="auto"/>
            </w:tcBorders>
            <w:vAlign w:val="center"/>
            <w:hideMark/>
            <w:tcPrChange w:id="489" w:author="Xin Li" w:date="2026-08-20T23:34:00Z" w16du:dateUtc="2026-08-20T15:34:00Z">
              <w:tcPr>
                <w:tcW w:w="1597" w:type="dxa"/>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00" w:type="dxa"/>
            <w:tcBorders>
              <w:top w:val="single" w:sz="8" w:space="0" w:color="auto"/>
              <w:left w:val="nil"/>
              <w:bottom w:val="single" w:sz="8" w:space="0" w:color="auto"/>
              <w:right w:val="single" w:sz="8" w:space="0" w:color="auto"/>
            </w:tcBorders>
            <w:vAlign w:val="center"/>
            <w:hideMark/>
            <w:tcPrChange w:id="490" w:author="Xin Li" w:date="2026-08-20T23:34:00Z" w16du:dateUtc="2026-08-20T15:34:00Z">
              <w:tcPr>
                <w:tcW w:w="2826" w:type="dxa"/>
                <w:gridSpan w:val="3"/>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1088" w:type="dxa"/>
            <w:tcBorders>
              <w:top w:val="single" w:sz="8" w:space="0" w:color="auto"/>
              <w:left w:val="nil"/>
              <w:bottom w:val="single" w:sz="8" w:space="0" w:color="auto"/>
              <w:right w:val="single" w:sz="8" w:space="0" w:color="auto"/>
            </w:tcBorders>
            <w:vAlign w:val="center"/>
            <w:hideMark/>
            <w:tcPrChange w:id="491" w:author="Xin Li" w:date="2026-08-20T23:34:00Z" w16du:dateUtc="2026-08-20T15:34:00Z">
              <w:tcPr>
                <w:tcW w:w="1057"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1168" w:type="dxa"/>
            <w:tcBorders>
              <w:top w:val="single" w:sz="8" w:space="0" w:color="auto"/>
              <w:left w:val="nil"/>
              <w:bottom w:val="single" w:sz="8" w:space="0" w:color="auto"/>
              <w:right w:val="single" w:sz="8" w:space="0" w:color="auto"/>
            </w:tcBorders>
            <w:vAlign w:val="center"/>
            <w:hideMark/>
            <w:tcPrChange w:id="492" w:author="Xin Li" w:date="2026-08-20T23:34:00Z" w16du:dateUtc="2026-08-20T15:34:00Z">
              <w:tcPr>
                <w:tcW w:w="1170" w:type="dxa"/>
                <w:gridSpan w:val="2"/>
                <w:tcBorders>
                  <w:top w:val="single" w:sz="8" w:space="0" w:color="auto"/>
                  <w:left w:val="nil"/>
                  <w:bottom w:val="single" w:sz="8" w:space="0" w:color="auto"/>
                  <w:right w:val="single" w:sz="8" w:space="0" w:color="auto"/>
                </w:tcBorders>
                <w:vAlign w:val="center"/>
                <w:hideMark/>
              </w:tcPr>
            </w:tcPrChange>
          </w:tcPr>
          <w:p w14:paraId="41A97984" w14:textId="6F2E7006" w:rsidR="00E912B4" w:rsidRPr="00015210" w:rsidRDefault="00E912B4" w:rsidP="00DE134C">
            <w:pPr>
              <w:jc w:val="center"/>
              <w:rPr>
                <w:b/>
                <w:bCs/>
                <w:color w:val="000000"/>
                <w:sz w:val="18"/>
                <w:szCs w:val="18"/>
              </w:rPr>
            </w:pPr>
            <w:r w:rsidRPr="00015210">
              <w:rPr>
                <w:b/>
                <w:bCs/>
                <w:color w:val="000000"/>
                <w:sz w:val="18"/>
                <w:szCs w:val="18"/>
              </w:rPr>
              <w:t xml:space="preserve">AI </w:t>
            </w:r>
            <w:del w:id="493" w:author="Xin Li" w:date="2026-08-20T23:33:00Z" w16du:dateUtc="2026-08-20T15:33:00Z">
              <w:r w:rsidRPr="00015210" w:rsidDel="001471CF">
                <w:rPr>
                  <w:b/>
                  <w:bCs/>
                  <w:color w:val="000000"/>
                  <w:sz w:val="18"/>
                  <w:szCs w:val="18"/>
                </w:rPr>
                <w:delText xml:space="preserve">source </w:delText>
              </w:r>
            </w:del>
            <w:r w:rsidRPr="00015210">
              <w:rPr>
                <w:b/>
                <w:bCs/>
                <w:color w:val="000000"/>
                <w:sz w:val="18"/>
                <w:szCs w:val="18"/>
              </w:rPr>
              <w:t xml:space="preserve">identifiable </w:t>
            </w:r>
            <w:del w:id="494" w:author="Xin Li" w:date="2026-08-20T23:33:00Z" w16du:dateUtc="2026-08-20T15:33:00Z">
              <w:r w:rsidRPr="00015210" w:rsidDel="001471CF">
                <w:rPr>
                  <w:b/>
                  <w:bCs/>
                  <w:color w:val="000000"/>
                  <w:sz w:val="18"/>
                  <w:szCs w:val="18"/>
                </w:rPr>
                <w:delText>to users</w:delText>
              </w:r>
            </w:del>
          </w:p>
        </w:tc>
        <w:tc>
          <w:tcPr>
            <w:tcW w:w="2604" w:type="dxa"/>
            <w:tcBorders>
              <w:top w:val="single" w:sz="8" w:space="0" w:color="auto"/>
              <w:left w:val="nil"/>
              <w:bottom w:val="single" w:sz="8" w:space="0" w:color="auto"/>
              <w:right w:val="single" w:sz="8" w:space="0" w:color="auto"/>
            </w:tcBorders>
            <w:vAlign w:val="center"/>
            <w:hideMark/>
            <w:tcPrChange w:id="495" w:author="Xin Li" w:date="2026-08-20T23:34:00Z" w16du:dateUtc="2026-08-20T15:34:00Z">
              <w:tcPr>
                <w:tcW w:w="2240" w:type="dxa"/>
                <w:gridSpan w:val="2"/>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978" w:type="dxa"/>
            <w:tcBorders>
              <w:top w:val="single" w:sz="8" w:space="0" w:color="auto"/>
              <w:left w:val="nil"/>
              <w:bottom w:val="single" w:sz="8" w:space="0" w:color="auto"/>
              <w:right w:val="single" w:sz="8" w:space="0" w:color="auto"/>
            </w:tcBorders>
            <w:vAlign w:val="center"/>
            <w:hideMark/>
            <w:tcPrChange w:id="496" w:author="Xin Li" w:date="2026-08-20T23:34:00Z" w16du:dateUtc="2026-08-20T15:34:00Z">
              <w:tcPr>
                <w:tcW w:w="197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48873BE8" w:rsidR="00E912B4" w:rsidRPr="00015210" w:rsidRDefault="00E912B4" w:rsidP="00DE134C">
            <w:pPr>
              <w:rPr>
                <w:b/>
                <w:bCs/>
                <w:color w:val="000000"/>
                <w:sz w:val="18"/>
                <w:szCs w:val="18"/>
              </w:rPr>
            </w:pPr>
            <w:r w:rsidRPr="00015210">
              <w:rPr>
                <w:b/>
                <w:bCs/>
                <w:color w:val="000000"/>
                <w:sz w:val="18"/>
                <w:szCs w:val="18"/>
              </w:rPr>
              <w:t xml:space="preserve">Role 1. </w:t>
            </w:r>
            <w:ins w:id="497" w:author="Xin Li" w:date="2026-08-20T23:41:00Z" w16du:dateUtc="2026-08-20T15:41:00Z">
              <w:r w:rsidR="001471CF">
                <w:rPr>
                  <w:b/>
                  <w:bCs/>
                  <w:color w:val="000000"/>
                  <w:sz w:val="18"/>
                  <w:szCs w:val="18"/>
                </w:rPr>
                <w:t>External Gen</w:t>
              </w:r>
            </w:ins>
            <w:r w:rsidRPr="00015210">
              <w:rPr>
                <w:b/>
                <w:bCs/>
                <w:color w:val="000000"/>
                <w:sz w:val="18"/>
                <w:szCs w:val="18"/>
              </w:rPr>
              <w:t xml:space="preserve">AI as a </w:t>
            </w:r>
            <w:del w:id="498" w:author="Xin Li" w:date="2026-08-20T23:41:00Z" w16du:dateUtc="2026-08-20T15:41:00Z">
              <w:r w:rsidRPr="00015210" w:rsidDel="001471CF">
                <w:rPr>
                  <w:b/>
                  <w:bCs/>
                  <w:color w:val="000000"/>
                  <w:sz w:val="18"/>
                  <w:szCs w:val="18"/>
                </w:rPr>
                <w:delText xml:space="preserve">substitute for the </w:delText>
              </w:r>
            </w:del>
            <w:ins w:id="499" w:author="Xin Li" w:date="2026-08-20T23:41:00Z" w16du:dateUtc="2026-08-20T15:41:00Z">
              <w:r w:rsidR="001471CF">
                <w:rPr>
                  <w:b/>
                  <w:bCs/>
                  <w:color w:val="000000"/>
                  <w:sz w:val="18"/>
                  <w:szCs w:val="18"/>
                </w:rPr>
                <w:t xml:space="preserve">platform competitor </w:t>
              </w:r>
            </w:ins>
            <w:del w:id="500" w:author="Xin Li" w:date="2026-08-20T23:41:00Z" w16du:dateUtc="2026-08-20T15:41:00Z">
              <w:r w:rsidRPr="00015210" w:rsidDel="001471CF">
                <w:rPr>
                  <w:b/>
                  <w:bCs/>
                  <w:color w:val="000000"/>
                  <w:sz w:val="18"/>
                  <w:szCs w:val="18"/>
                </w:rPr>
                <w:delText>community</w:delText>
              </w:r>
              <w:r w:rsidRPr="00015210" w:rsidDel="001471CF">
                <w:rPr>
                  <w:color w:val="000000"/>
                  <w:sz w:val="18"/>
                  <w:szCs w:val="18"/>
                </w:rPr>
                <w:delText xml:space="preserve"> (AI acts before questions reach the platform)</w:delText>
              </w:r>
            </w:del>
          </w:p>
        </w:tc>
      </w:tr>
      <w:tr w:rsidR="00E912B4" w:rsidRPr="00015210" w14:paraId="0A935C42"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592A96A5" w14:textId="77777777" w:rsidR="00E912B4" w:rsidRPr="00015210" w:rsidRDefault="00E912B4" w:rsidP="00DE134C">
            <w:pPr>
              <w:rPr>
                <w:color w:val="000000"/>
                <w:sz w:val="18"/>
                <w:szCs w:val="18"/>
              </w:rPr>
            </w:pPr>
            <w:r w:rsidRPr="00015210">
              <w:rPr>
                <w:color w:val="000000"/>
                <w:sz w:val="18"/>
                <w:szCs w:val="18"/>
              </w:rPr>
              <w:t>Xue et al. (2026, ISR)</w:t>
            </w:r>
          </w:p>
        </w:tc>
        <w:tc>
          <w:tcPr>
            <w:tcW w:w="2018" w:type="dxa"/>
            <w:tcBorders>
              <w:top w:val="nil"/>
              <w:left w:val="nil"/>
              <w:bottom w:val="single" w:sz="8" w:space="0" w:color="auto"/>
              <w:right w:val="single" w:sz="8" w:space="0" w:color="auto"/>
            </w:tcBorders>
            <w:vAlign w:val="center"/>
            <w:hideMark/>
          </w:tcPr>
          <w:p w14:paraId="51E21D2B"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A85E3AB"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2D7C0A4A" w14:textId="77777777" w:rsidR="00E912B4" w:rsidRPr="00015210" w:rsidRDefault="00E912B4" w:rsidP="00DE134C">
            <w:pPr>
              <w:rPr>
                <w:color w:val="000000"/>
                <w:sz w:val="18"/>
                <w:szCs w:val="18"/>
              </w:rPr>
            </w:pPr>
            <w:r w:rsidRPr="00015210">
              <w:rPr>
                <w:color w:val="000000"/>
                <w:sz w:val="18"/>
                <w:szCs w:val="18"/>
              </w:rPr>
              <w:t>Topic-day</w:t>
            </w:r>
          </w:p>
        </w:tc>
        <w:tc>
          <w:tcPr>
            <w:tcW w:w="1168" w:type="dxa"/>
            <w:tcBorders>
              <w:top w:val="nil"/>
              <w:left w:val="nil"/>
              <w:bottom w:val="single" w:sz="8" w:space="0" w:color="auto"/>
              <w:right w:val="single" w:sz="8" w:space="0" w:color="auto"/>
            </w:tcBorders>
            <w:vAlign w:val="center"/>
            <w:hideMark/>
          </w:tcPr>
          <w:p w14:paraId="0AA37355" w14:textId="435AFEF8" w:rsidR="00E912B4" w:rsidRPr="00015210" w:rsidRDefault="00E912B4" w:rsidP="00DE134C">
            <w:pPr>
              <w:rPr>
                <w:color w:val="000000"/>
                <w:sz w:val="18"/>
                <w:szCs w:val="18"/>
              </w:rPr>
            </w:pPr>
            <w:r w:rsidRPr="00015210">
              <w:rPr>
                <w:color w:val="000000"/>
                <w:sz w:val="18"/>
                <w:szCs w:val="18"/>
              </w:rPr>
              <w:t>N</w:t>
            </w:r>
            <w:ins w:id="501" w:author="Prof. LIU Ben" w:date="2026-08-24T23:24:00Z" w16du:dateUtc="2026-08-24T15:24:00Z">
              <w:r w:rsidR="00B369E9">
                <w:rPr>
                  <w:rFonts w:hint="eastAsia"/>
                  <w:color w:val="000000"/>
                  <w:sz w:val="18"/>
                  <w:szCs w:val="18"/>
                </w:rPr>
                <w:t>A</w:t>
              </w:r>
            </w:ins>
            <w:del w:id="502"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092A47E6" w14:textId="77777777" w:rsidR="001471CF" w:rsidRDefault="001471CF" w:rsidP="00DE134C">
            <w:pPr>
              <w:rPr>
                <w:ins w:id="503" w:author="Xin Li" w:date="2026-08-20T23:38:00Z" w16du:dateUtc="2026-08-20T15:38:00Z"/>
                <w:color w:val="000000"/>
                <w:sz w:val="18"/>
                <w:szCs w:val="18"/>
              </w:rPr>
            </w:pPr>
            <w:ins w:id="504" w:author="Xin Li" w:date="2026-08-20T23:38:00Z" w16du:dateUtc="2026-08-20T15:38:00Z">
              <w:r>
                <w:rPr>
                  <w:color w:val="000000"/>
                  <w:sz w:val="18"/>
                  <w:szCs w:val="18"/>
                </w:rPr>
                <w:t xml:space="preserve">Reduce question </w:t>
              </w:r>
            </w:ins>
            <w:del w:id="505" w:author="Xin Li" w:date="2026-08-20T23:38:00Z" w16du:dateUtc="2026-08-20T15:38:00Z">
              <w:r w:rsidR="00E912B4" w:rsidRPr="00015210" w:rsidDel="001471CF">
                <w:rPr>
                  <w:color w:val="000000"/>
                  <w:sz w:val="18"/>
                  <w:szCs w:val="18"/>
                </w:rPr>
                <w:delText xml:space="preserve">−; </w:delText>
              </w:r>
            </w:del>
            <w:ins w:id="506" w:author="Xin Li" w:date="2026-08-20T23:38:00Z" w16du:dateUtc="2026-08-20T15:38:00Z">
              <w:r>
                <w:rPr>
                  <w:color w:val="000000"/>
                  <w:sz w:val="18"/>
                  <w:szCs w:val="18"/>
                </w:rPr>
                <w:t>supply;</w:t>
              </w:r>
            </w:ins>
          </w:p>
          <w:p w14:paraId="3B8C2B11" w14:textId="0E1CFD33" w:rsidR="00E912B4" w:rsidRPr="00015210" w:rsidRDefault="00E912B4" w:rsidP="00DE134C">
            <w:pPr>
              <w:rPr>
                <w:color w:val="000000"/>
                <w:sz w:val="18"/>
                <w:szCs w:val="18"/>
              </w:rPr>
            </w:pPr>
            <w:r w:rsidRPr="00015210">
              <w:rPr>
                <w:color w:val="000000"/>
                <w:sz w:val="18"/>
                <w:szCs w:val="18"/>
              </w:rPr>
              <w:t>remaining questions higher quality</w:t>
            </w:r>
          </w:p>
        </w:tc>
        <w:tc>
          <w:tcPr>
            <w:tcW w:w="1978" w:type="dxa"/>
            <w:tcBorders>
              <w:top w:val="nil"/>
              <w:left w:val="nil"/>
              <w:bottom w:val="single" w:sz="8" w:space="0" w:color="auto"/>
              <w:right w:val="single" w:sz="8" w:space="0" w:color="auto"/>
            </w:tcBorders>
            <w:vAlign w:val="center"/>
            <w:hideMark/>
          </w:tcPr>
          <w:p w14:paraId="0B5D04F2"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2FD45B28" w14:textId="77777777" w:rsidTr="00CC6967">
        <w:trPr>
          <w:trHeight w:val="40"/>
          <w:jc w:val="center"/>
        </w:trPr>
        <w:tc>
          <w:tcPr>
            <w:tcW w:w="2114" w:type="dxa"/>
            <w:tcBorders>
              <w:top w:val="nil"/>
              <w:left w:val="single" w:sz="8" w:space="0" w:color="auto"/>
              <w:bottom w:val="single" w:sz="8" w:space="0" w:color="auto"/>
              <w:right w:val="single" w:sz="8" w:space="0" w:color="auto"/>
            </w:tcBorders>
            <w:vAlign w:val="center"/>
            <w:hideMark/>
          </w:tcPr>
          <w:p w14:paraId="5247071F" w14:textId="77777777" w:rsidR="00E912B4" w:rsidRPr="00015210" w:rsidRDefault="00E912B4" w:rsidP="00DE134C">
            <w:pPr>
              <w:rPr>
                <w:color w:val="000000"/>
                <w:sz w:val="18"/>
                <w:szCs w:val="18"/>
              </w:rPr>
            </w:pPr>
            <w:r w:rsidRPr="00015210">
              <w:rPr>
                <w:color w:val="000000"/>
                <w:sz w:val="18"/>
                <w:szCs w:val="18"/>
              </w:rPr>
              <w:t>Quinn &amp; Gutt (2025, JMIS)</w:t>
            </w:r>
          </w:p>
        </w:tc>
        <w:tc>
          <w:tcPr>
            <w:tcW w:w="2018" w:type="dxa"/>
            <w:tcBorders>
              <w:top w:val="nil"/>
              <w:left w:val="nil"/>
              <w:bottom w:val="single" w:sz="8" w:space="0" w:color="auto"/>
              <w:right w:val="single" w:sz="8" w:space="0" w:color="auto"/>
            </w:tcBorders>
            <w:vAlign w:val="center"/>
            <w:hideMark/>
          </w:tcPr>
          <w:p w14:paraId="09E9247B" w14:textId="77777777" w:rsidR="00E912B4" w:rsidRPr="00015210" w:rsidRDefault="00E912B4" w:rsidP="00DE134C">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50292B98"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567A46CD"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2BFB057C" w14:textId="610BA972" w:rsidR="00E912B4" w:rsidRPr="00015210" w:rsidRDefault="00E912B4" w:rsidP="00DE134C">
            <w:pPr>
              <w:rPr>
                <w:color w:val="000000"/>
                <w:sz w:val="18"/>
                <w:szCs w:val="18"/>
              </w:rPr>
            </w:pPr>
            <w:r w:rsidRPr="00015210">
              <w:rPr>
                <w:color w:val="000000"/>
                <w:sz w:val="18"/>
                <w:szCs w:val="18"/>
              </w:rPr>
              <w:t>N</w:t>
            </w:r>
            <w:ins w:id="507" w:author="Prof. LIU Ben" w:date="2026-08-24T23:24:00Z" w16du:dateUtc="2026-08-24T15:24:00Z">
              <w:r w:rsidR="00B369E9">
                <w:rPr>
                  <w:rFonts w:hint="eastAsia"/>
                  <w:color w:val="000000"/>
                  <w:sz w:val="18"/>
                  <w:szCs w:val="18"/>
                </w:rPr>
                <w:t>A</w:t>
              </w:r>
            </w:ins>
            <w:del w:id="508"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580E25CF" w14:textId="4EA2C808" w:rsidR="00E912B4" w:rsidRPr="00015210" w:rsidRDefault="001471CF" w:rsidP="00D36F54">
            <w:pPr>
              <w:rPr>
                <w:color w:val="000000"/>
                <w:sz w:val="18"/>
                <w:szCs w:val="18"/>
              </w:rPr>
            </w:pPr>
            <w:ins w:id="509" w:author="Xin Li" w:date="2026-08-20T23:39:00Z" w16du:dateUtc="2026-08-20T15:39:00Z">
              <w:r>
                <w:rPr>
                  <w:color w:val="000000"/>
                  <w:sz w:val="18"/>
                  <w:szCs w:val="18"/>
                </w:rPr>
                <w:t>Reduce question supply;</w:t>
              </w:r>
            </w:ins>
            <w:del w:id="510"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31CD6625"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6B28D8D5"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0B9CC7A" w14:textId="77777777" w:rsidR="00E912B4" w:rsidRPr="00015210" w:rsidRDefault="00E912B4" w:rsidP="00DE134C">
            <w:pPr>
              <w:rPr>
                <w:color w:val="000000"/>
                <w:sz w:val="18"/>
                <w:szCs w:val="18"/>
              </w:rPr>
            </w:pPr>
            <w:commentRangeStart w:id="511"/>
            <w:r w:rsidRPr="00015210">
              <w:rPr>
                <w:color w:val="000000"/>
                <w:sz w:val="18"/>
                <w:szCs w:val="18"/>
              </w:rPr>
              <w:t>Sanatizadeh et al. (2025, I&amp;M)</w:t>
            </w:r>
          </w:p>
        </w:tc>
        <w:tc>
          <w:tcPr>
            <w:tcW w:w="2018" w:type="dxa"/>
            <w:tcBorders>
              <w:top w:val="nil"/>
              <w:left w:val="nil"/>
              <w:bottom w:val="single" w:sz="8" w:space="0" w:color="auto"/>
              <w:right w:val="single" w:sz="8" w:space="0" w:color="auto"/>
            </w:tcBorders>
            <w:vAlign w:val="center"/>
            <w:hideMark/>
          </w:tcPr>
          <w:p w14:paraId="72E6079C" w14:textId="77777777" w:rsidR="00E912B4" w:rsidRPr="00015210" w:rsidRDefault="00E912B4" w:rsidP="00DE134C">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7DBEDAB7"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1DD98B34" w14:textId="77777777" w:rsidR="00E912B4" w:rsidRPr="00015210" w:rsidRDefault="00E912B4" w:rsidP="00DE134C">
            <w:pPr>
              <w:rPr>
                <w:color w:val="000000"/>
                <w:sz w:val="18"/>
                <w:szCs w:val="18"/>
              </w:rPr>
            </w:pPr>
            <w:r w:rsidRPr="00015210">
              <w:rPr>
                <w:color w:val="000000"/>
                <w:sz w:val="18"/>
                <w:szCs w:val="18"/>
              </w:rPr>
              <w:t>Post-day</w:t>
            </w:r>
          </w:p>
        </w:tc>
        <w:tc>
          <w:tcPr>
            <w:tcW w:w="1168" w:type="dxa"/>
            <w:tcBorders>
              <w:top w:val="nil"/>
              <w:left w:val="nil"/>
              <w:bottom w:val="single" w:sz="8" w:space="0" w:color="auto"/>
              <w:right w:val="single" w:sz="8" w:space="0" w:color="auto"/>
            </w:tcBorders>
            <w:vAlign w:val="center"/>
            <w:hideMark/>
          </w:tcPr>
          <w:p w14:paraId="3DBE12F2" w14:textId="340F4AB0" w:rsidR="00E912B4" w:rsidRPr="00015210" w:rsidRDefault="00E912B4" w:rsidP="00DE134C">
            <w:pPr>
              <w:rPr>
                <w:color w:val="000000"/>
                <w:sz w:val="18"/>
                <w:szCs w:val="18"/>
              </w:rPr>
            </w:pPr>
            <w:r w:rsidRPr="00015210">
              <w:rPr>
                <w:color w:val="000000"/>
                <w:sz w:val="18"/>
                <w:szCs w:val="18"/>
              </w:rPr>
              <w:t>N</w:t>
            </w:r>
            <w:ins w:id="512" w:author="Prof. LIU Ben" w:date="2026-08-24T23:24:00Z" w16du:dateUtc="2026-08-24T15:24:00Z">
              <w:r w:rsidR="00B369E9">
                <w:rPr>
                  <w:rFonts w:hint="eastAsia"/>
                  <w:color w:val="000000"/>
                  <w:sz w:val="18"/>
                  <w:szCs w:val="18"/>
                </w:rPr>
                <w:t>A</w:t>
              </w:r>
            </w:ins>
            <w:del w:id="513"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6F1AA52E" w14:textId="77777777" w:rsidR="001471CF" w:rsidRDefault="001471CF" w:rsidP="001471CF">
            <w:pPr>
              <w:rPr>
                <w:ins w:id="514" w:author="Xin Li" w:date="2026-08-20T23:39:00Z" w16du:dateUtc="2026-08-20T15:39:00Z"/>
                <w:color w:val="000000"/>
                <w:sz w:val="18"/>
                <w:szCs w:val="18"/>
              </w:rPr>
            </w:pPr>
            <w:ins w:id="515" w:author="Xin Li" w:date="2026-08-20T23:39:00Z" w16du:dateUtc="2026-08-20T15:39:00Z">
              <w:r>
                <w:rPr>
                  <w:color w:val="000000"/>
                  <w:sz w:val="18"/>
                  <w:szCs w:val="18"/>
                </w:rPr>
                <w:t>Reduce question supply</w:t>
              </w:r>
            </w:ins>
            <w:del w:id="516" w:author="Xin Li" w:date="2026-08-20T23:39:00Z" w16du:dateUtc="2026-08-20T15:39:00Z">
              <w:r w:rsidR="00E912B4" w:rsidRPr="00015210" w:rsidDel="001471CF">
                <w:rPr>
                  <w:color w:val="000000"/>
                  <w:sz w:val="18"/>
                  <w:szCs w:val="18"/>
                </w:rPr>
                <w:delText>−</w:delText>
              </w:r>
            </w:del>
            <w:r w:rsidR="00E912B4" w:rsidRPr="00015210">
              <w:rPr>
                <w:color w:val="000000"/>
                <w:sz w:val="18"/>
                <w:szCs w:val="18"/>
              </w:rPr>
              <w:t xml:space="preserve">; </w:t>
            </w:r>
          </w:p>
          <w:p w14:paraId="3FE9AB93" w14:textId="3081655E" w:rsidR="00E912B4" w:rsidRPr="00015210" w:rsidRDefault="00E912B4" w:rsidP="001471CF">
            <w:pPr>
              <w:rPr>
                <w:color w:val="000000"/>
                <w:sz w:val="18"/>
                <w:szCs w:val="18"/>
              </w:rPr>
            </w:pPr>
            <w:r w:rsidRPr="00015210">
              <w:rPr>
                <w:color w:val="000000"/>
                <w:sz w:val="18"/>
                <w:szCs w:val="18"/>
              </w:rPr>
              <w:t>remaining questions more complex</w:t>
            </w:r>
          </w:p>
        </w:tc>
        <w:tc>
          <w:tcPr>
            <w:tcW w:w="1978" w:type="dxa"/>
            <w:tcBorders>
              <w:top w:val="nil"/>
              <w:left w:val="nil"/>
              <w:bottom w:val="single" w:sz="8" w:space="0" w:color="auto"/>
              <w:right w:val="single" w:sz="8" w:space="0" w:color="auto"/>
            </w:tcBorders>
            <w:vAlign w:val="center"/>
            <w:hideMark/>
          </w:tcPr>
          <w:p w14:paraId="505F8415" w14:textId="77777777" w:rsidR="00CC6967" w:rsidRDefault="001471CF" w:rsidP="00DE134C">
            <w:pPr>
              <w:rPr>
                <w:color w:val="000000"/>
                <w:sz w:val="18"/>
                <w:szCs w:val="18"/>
              </w:rPr>
            </w:pPr>
            <w:ins w:id="517" w:author="Xin Li" w:date="2026-08-20T23:40:00Z" w16du:dateUtc="2026-08-20T15:40:00Z">
              <w:r>
                <w:rPr>
                  <w:color w:val="000000"/>
                  <w:sz w:val="18"/>
                  <w:szCs w:val="18"/>
                </w:rPr>
                <w:t>Reduce answer supply</w:t>
              </w:r>
            </w:ins>
            <w:del w:id="518" w:author="Xin Li" w:date="2026-08-20T23:40:00Z" w16du:dateUtc="2026-08-20T15:40:00Z">
              <w:r w:rsidR="00E912B4" w:rsidRPr="00015210" w:rsidDel="001471CF">
                <w:rPr>
                  <w:color w:val="000000"/>
                  <w:sz w:val="18"/>
                  <w:szCs w:val="18"/>
                </w:rPr>
                <w:delText>−</w:delText>
              </w:r>
            </w:del>
            <w:r w:rsidR="00E912B4" w:rsidRPr="00015210">
              <w:rPr>
                <w:color w:val="000000"/>
                <w:sz w:val="18"/>
                <w:szCs w:val="18"/>
              </w:rPr>
              <w:t xml:space="preserve">; </w:t>
            </w:r>
          </w:p>
          <w:p w14:paraId="02680232" w14:textId="725F62D5" w:rsidR="00E912B4" w:rsidRPr="00015210" w:rsidRDefault="00E912B4" w:rsidP="00DE134C">
            <w:pPr>
              <w:rPr>
                <w:color w:val="000000"/>
                <w:sz w:val="18"/>
                <w:szCs w:val="18"/>
              </w:rPr>
            </w:pPr>
            <w:r w:rsidRPr="00015210">
              <w:rPr>
                <w:color w:val="000000"/>
                <w:sz w:val="18"/>
                <w:szCs w:val="18"/>
              </w:rPr>
              <w:t>longer, less readable</w:t>
            </w:r>
            <w:commentRangeEnd w:id="511"/>
            <w:r w:rsidR="006A50F6" w:rsidRPr="00015210">
              <w:rPr>
                <w:rStyle w:val="CommentReference"/>
                <w:color w:val="000000"/>
                <w:sz w:val="18"/>
                <w:szCs w:val="18"/>
              </w:rPr>
              <w:commentReference w:id="511"/>
            </w:r>
          </w:p>
        </w:tc>
      </w:tr>
      <w:tr w:rsidR="00E912B4" w:rsidRPr="00015210" w14:paraId="34F74A83" w14:textId="77777777" w:rsidTr="00CC6967">
        <w:trPr>
          <w:trHeight w:val="600"/>
          <w:jc w:val="center"/>
        </w:trPr>
        <w:tc>
          <w:tcPr>
            <w:tcW w:w="2114" w:type="dxa"/>
            <w:tcBorders>
              <w:top w:val="nil"/>
              <w:left w:val="single" w:sz="8" w:space="0" w:color="auto"/>
              <w:bottom w:val="single" w:sz="8" w:space="0" w:color="auto"/>
              <w:right w:val="single" w:sz="8" w:space="0" w:color="auto"/>
            </w:tcBorders>
            <w:vAlign w:val="center"/>
            <w:hideMark/>
          </w:tcPr>
          <w:p w14:paraId="191344B7" w14:textId="77777777" w:rsidR="00E912B4" w:rsidRPr="00015210" w:rsidRDefault="00E912B4" w:rsidP="00DE134C">
            <w:pPr>
              <w:rPr>
                <w:color w:val="000000"/>
                <w:sz w:val="18"/>
                <w:szCs w:val="18"/>
              </w:rPr>
            </w:pPr>
            <w:r w:rsidRPr="00015210">
              <w:rPr>
                <w:color w:val="000000"/>
                <w:sz w:val="18"/>
                <w:szCs w:val="18"/>
              </w:rPr>
              <w:t>Rao et al. (2026)</w:t>
            </w:r>
          </w:p>
        </w:tc>
        <w:tc>
          <w:tcPr>
            <w:tcW w:w="2018" w:type="dxa"/>
            <w:tcBorders>
              <w:top w:val="nil"/>
              <w:left w:val="nil"/>
              <w:bottom w:val="single" w:sz="8" w:space="0" w:color="auto"/>
              <w:right w:val="single" w:sz="8" w:space="0" w:color="auto"/>
            </w:tcBorders>
            <w:vAlign w:val="center"/>
            <w:hideMark/>
          </w:tcPr>
          <w:p w14:paraId="133FE917"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DDCB35"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8C97E67" w14:textId="77777777" w:rsidR="00E912B4" w:rsidRPr="00015210" w:rsidRDefault="00E912B4" w:rsidP="00DE134C">
            <w:pPr>
              <w:rPr>
                <w:color w:val="000000"/>
                <w:sz w:val="18"/>
                <w:szCs w:val="18"/>
              </w:rPr>
            </w:pPr>
            <w:r w:rsidRPr="00015210">
              <w:rPr>
                <w:color w:val="000000"/>
                <w:sz w:val="18"/>
                <w:szCs w:val="18"/>
              </w:rPr>
              <w:t>User-week</w:t>
            </w:r>
          </w:p>
        </w:tc>
        <w:tc>
          <w:tcPr>
            <w:tcW w:w="1168" w:type="dxa"/>
            <w:tcBorders>
              <w:top w:val="nil"/>
              <w:left w:val="nil"/>
              <w:bottom w:val="single" w:sz="8" w:space="0" w:color="auto"/>
              <w:right w:val="single" w:sz="8" w:space="0" w:color="auto"/>
            </w:tcBorders>
            <w:vAlign w:val="center"/>
            <w:hideMark/>
          </w:tcPr>
          <w:p w14:paraId="65032090" w14:textId="65A739CD" w:rsidR="00E912B4" w:rsidRPr="00015210" w:rsidRDefault="00E912B4" w:rsidP="00DE134C">
            <w:pPr>
              <w:rPr>
                <w:color w:val="000000"/>
                <w:sz w:val="18"/>
                <w:szCs w:val="18"/>
              </w:rPr>
            </w:pPr>
            <w:r w:rsidRPr="00015210">
              <w:rPr>
                <w:color w:val="000000"/>
                <w:sz w:val="18"/>
                <w:szCs w:val="18"/>
              </w:rPr>
              <w:t>N</w:t>
            </w:r>
            <w:ins w:id="519" w:author="Prof. LIU Ben" w:date="2026-08-24T23:24:00Z" w16du:dateUtc="2026-08-24T15:24:00Z">
              <w:r w:rsidR="00B369E9">
                <w:rPr>
                  <w:rFonts w:hint="eastAsia"/>
                  <w:color w:val="000000"/>
                  <w:sz w:val="18"/>
                  <w:szCs w:val="18"/>
                </w:rPr>
                <w:t>A</w:t>
              </w:r>
            </w:ins>
            <w:del w:id="520"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44052AED" w14:textId="44FC3857" w:rsidR="00E912B4" w:rsidRPr="00015210" w:rsidRDefault="001471CF" w:rsidP="001471CF">
            <w:pPr>
              <w:rPr>
                <w:color w:val="000000"/>
                <w:sz w:val="18"/>
                <w:szCs w:val="18"/>
              </w:rPr>
            </w:pPr>
            <w:ins w:id="521" w:author="Xin Li" w:date="2026-08-20T23:39:00Z" w16du:dateUtc="2026-08-20T15:39:00Z">
              <w:r>
                <w:rPr>
                  <w:color w:val="000000"/>
                  <w:sz w:val="18"/>
                  <w:szCs w:val="18"/>
                </w:rPr>
                <w:t>Increase question supply</w:t>
              </w:r>
            </w:ins>
            <w:del w:id="522" w:author="Xin Li" w:date="2026-08-20T23:39:00Z" w16du:dateUtc="2026-08-20T15:39:00Z">
              <w:r w:rsidR="00E912B4" w:rsidRPr="00015210" w:rsidDel="001471CF">
                <w:rPr>
                  <w:color w:val="000000"/>
                  <w:sz w:val="18"/>
                  <w:szCs w:val="18"/>
                </w:rPr>
                <w:delText>+</w:delText>
              </w:r>
            </w:del>
            <w:r w:rsidR="00E912B4" w:rsidRPr="00015210">
              <w:rPr>
                <w:color w:val="000000"/>
                <w:sz w:val="18"/>
                <w:szCs w:val="18"/>
              </w:rPr>
              <w:t xml:space="preserve"> (individual level); remaining questions longer &amp; more novel</w:t>
            </w:r>
          </w:p>
        </w:tc>
        <w:tc>
          <w:tcPr>
            <w:tcW w:w="1978" w:type="dxa"/>
            <w:tcBorders>
              <w:top w:val="nil"/>
              <w:left w:val="nil"/>
              <w:bottom w:val="single" w:sz="8" w:space="0" w:color="auto"/>
              <w:right w:val="single" w:sz="8" w:space="0" w:color="auto"/>
            </w:tcBorders>
            <w:vAlign w:val="center"/>
            <w:hideMark/>
          </w:tcPr>
          <w:p w14:paraId="154C8E2E"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2452A031"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DF2483A" w14:textId="77777777" w:rsidR="00E912B4" w:rsidRPr="00015210" w:rsidRDefault="00E912B4" w:rsidP="00DE134C">
            <w:pPr>
              <w:rPr>
                <w:color w:val="000000"/>
                <w:sz w:val="18"/>
                <w:szCs w:val="18"/>
              </w:rPr>
            </w:pPr>
            <w:r w:rsidRPr="00015210">
              <w:rPr>
                <w:color w:val="000000"/>
                <w:sz w:val="18"/>
                <w:szCs w:val="18"/>
              </w:rPr>
              <w:t>Burtch et al. (2024)</w:t>
            </w:r>
          </w:p>
        </w:tc>
        <w:tc>
          <w:tcPr>
            <w:tcW w:w="2018" w:type="dxa"/>
            <w:tcBorders>
              <w:top w:val="nil"/>
              <w:left w:val="nil"/>
              <w:bottom w:val="single" w:sz="8" w:space="0" w:color="auto"/>
              <w:right w:val="single" w:sz="8" w:space="0" w:color="auto"/>
            </w:tcBorders>
            <w:vAlign w:val="center"/>
            <w:hideMark/>
          </w:tcPr>
          <w:p w14:paraId="22C99B3C"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2B550F2F"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934555D"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67BBC213" w14:textId="15E58BF3" w:rsidR="00E912B4" w:rsidRPr="00015210" w:rsidRDefault="00E912B4" w:rsidP="00DE134C">
            <w:pPr>
              <w:rPr>
                <w:color w:val="000000"/>
                <w:sz w:val="18"/>
                <w:szCs w:val="18"/>
              </w:rPr>
            </w:pPr>
            <w:r w:rsidRPr="00015210">
              <w:rPr>
                <w:color w:val="000000"/>
                <w:sz w:val="18"/>
                <w:szCs w:val="18"/>
              </w:rPr>
              <w:t>N</w:t>
            </w:r>
            <w:ins w:id="523" w:author="Prof. LIU Ben" w:date="2026-08-24T23:24:00Z" w16du:dateUtc="2026-08-24T15:24:00Z">
              <w:r w:rsidR="00B369E9">
                <w:rPr>
                  <w:rFonts w:hint="eastAsia"/>
                  <w:color w:val="000000"/>
                  <w:sz w:val="18"/>
                  <w:szCs w:val="18"/>
                </w:rPr>
                <w:t>A</w:t>
              </w:r>
            </w:ins>
            <w:del w:id="524"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29114552" w14:textId="6BC6EDB3" w:rsidR="00E912B4" w:rsidRPr="00015210" w:rsidRDefault="001471CF" w:rsidP="001471CF">
            <w:pPr>
              <w:rPr>
                <w:color w:val="000000"/>
                <w:sz w:val="18"/>
                <w:szCs w:val="18"/>
              </w:rPr>
            </w:pPr>
            <w:ins w:id="525" w:author="Xin Li" w:date="2026-08-20T23:39:00Z" w16du:dateUtc="2026-08-20T15:39:00Z">
              <w:r>
                <w:rPr>
                  <w:color w:val="000000"/>
                  <w:sz w:val="18"/>
                  <w:szCs w:val="18"/>
                </w:rPr>
                <w:t>Reduce question supply;</w:t>
              </w:r>
            </w:ins>
            <w:del w:id="526"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169D1C47"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1EC3E8A7"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10D84DD2" w14:textId="77777777" w:rsidR="00E912B4" w:rsidRPr="00015210" w:rsidRDefault="00E912B4" w:rsidP="00DE134C">
            <w:pPr>
              <w:rPr>
                <w:color w:val="000000"/>
                <w:sz w:val="18"/>
                <w:szCs w:val="18"/>
              </w:rPr>
            </w:pPr>
            <w:r w:rsidRPr="00015210">
              <w:rPr>
                <w:color w:val="000000"/>
                <w:sz w:val="18"/>
                <w:szCs w:val="18"/>
              </w:rPr>
              <w:t>del Rio-Chanona et al. (2024)</w:t>
            </w:r>
          </w:p>
        </w:tc>
        <w:tc>
          <w:tcPr>
            <w:tcW w:w="2018" w:type="dxa"/>
            <w:tcBorders>
              <w:top w:val="nil"/>
              <w:left w:val="nil"/>
              <w:bottom w:val="single" w:sz="8" w:space="0" w:color="auto"/>
              <w:right w:val="single" w:sz="8" w:space="0" w:color="auto"/>
            </w:tcBorders>
            <w:vAlign w:val="center"/>
            <w:hideMark/>
          </w:tcPr>
          <w:p w14:paraId="552E38D8"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947A237"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C26F975"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7E3D09C4" w14:textId="0818FDC8" w:rsidR="00E912B4" w:rsidRPr="00015210" w:rsidRDefault="00E912B4" w:rsidP="00DE134C">
            <w:pPr>
              <w:rPr>
                <w:color w:val="000000"/>
                <w:sz w:val="18"/>
                <w:szCs w:val="18"/>
              </w:rPr>
            </w:pPr>
            <w:r w:rsidRPr="00015210">
              <w:rPr>
                <w:color w:val="000000"/>
                <w:sz w:val="18"/>
                <w:szCs w:val="18"/>
              </w:rPr>
              <w:t>N</w:t>
            </w:r>
            <w:ins w:id="527" w:author="Prof. LIU Ben" w:date="2026-08-24T23:24:00Z" w16du:dateUtc="2026-08-24T15:24:00Z">
              <w:r w:rsidR="00B369E9">
                <w:rPr>
                  <w:rFonts w:hint="eastAsia"/>
                  <w:color w:val="000000"/>
                  <w:sz w:val="18"/>
                  <w:szCs w:val="18"/>
                </w:rPr>
                <w:t>A</w:t>
              </w:r>
            </w:ins>
            <w:del w:id="528"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06ACA59C" w14:textId="615C3763" w:rsidR="00E912B4" w:rsidRPr="00015210" w:rsidRDefault="001471CF" w:rsidP="001471CF">
            <w:pPr>
              <w:rPr>
                <w:color w:val="000000"/>
                <w:sz w:val="18"/>
                <w:szCs w:val="18"/>
              </w:rPr>
            </w:pPr>
            <w:ins w:id="529" w:author="Xin Li" w:date="2026-08-20T23:39:00Z" w16du:dateUtc="2026-08-20T15:39:00Z">
              <w:r>
                <w:rPr>
                  <w:color w:val="000000"/>
                  <w:sz w:val="18"/>
                  <w:szCs w:val="18"/>
                </w:rPr>
                <w:t>Reduce question supply;</w:t>
              </w:r>
            </w:ins>
            <w:del w:id="530"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2859F976"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77C625B5"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04B3A36D" w:rsidR="00E912B4" w:rsidRPr="00015210" w:rsidRDefault="00E912B4" w:rsidP="00DE134C">
            <w:pPr>
              <w:rPr>
                <w:b/>
                <w:bCs/>
                <w:color w:val="000000"/>
                <w:sz w:val="18"/>
                <w:szCs w:val="18"/>
              </w:rPr>
            </w:pPr>
            <w:r w:rsidRPr="00015210">
              <w:rPr>
                <w:b/>
                <w:bCs/>
                <w:color w:val="000000"/>
                <w:sz w:val="18"/>
                <w:szCs w:val="18"/>
              </w:rPr>
              <w:t xml:space="preserve">Role 2. </w:t>
            </w:r>
            <w:ins w:id="531" w:author="Xin Li" w:date="2026-08-20T23:41:00Z" w16du:dateUtc="2026-08-20T15:41:00Z">
              <w:r w:rsidR="001471CF">
                <w:rPr>
                  <w:b/>
                  <w:bCs/>
                  <w:color w:val="000000"/>
                  <w:sz w:val="18"/>
                  <w:szCs w:val="18"/>
                </w:rPr>
                <w:t>External Gen</w:t>
              </w:r>
            </w:ins>
            <w:r w:rsidRPr="00015210">
              <w:rPr>
                <w:b/>
                <w:bCs/>
                <w:color w:val="000000"/>
                <w:sz w:val="18"/>
                <w:szCs w:val="18"/>
              </w:rPr>
              <w:t>AI as the answerer’s instrument</w:t>
            </w:r>
            <w:r w:rsidRPr="00015210">
              <w:rPr>
                <w:color w:val="000000"/>
                <w:sz w:val="18"/>
                <w:szCs w:val="18"/>
              </w:rPr>
              <w:t xml:space="preserve"> </w:t>
            </w:r>
            <w:del w:id="532" w:author="Xin Li" w:date="2026-08-20T23:41:00Z" w16du:dateUtc="2026-08-20T15:41:00Z">
              <w:r w:rsidRPr="00015210" w:rsidDel="001471CF">
                <w:rPr>
                  <w:color w:val="000000"/>
                  <w:sz w:val="18"/>
                  <w:szCs w:val="18"/>
                </w:rPr>
                <w:delText>(AI enters human answers as an unattributed input)</w:delText>
              </w:r>
            </w:del>
          </w:p>
        </w:tc>
      </w:tr>
      <w:tr w:rsidR="00D36F54" w:rsidRPr="00015210" w14:paraId="71204193"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50016B0F" w14:textId="77777777" w:rsidR="00D36F54" w:rsidRPr="00015210" w:rsidRDefault="00D36F54" w:rsidP="00D36F54">
            <w:pPr>
              <w:rPr>
                <w:color w:val="000000"/>
                <w:sz w:val="18"/>
                <w:szCs w:val="18"/>
              </w:rPr>
            </w:pPr>
            <w:r w:rsidRPr="00015210">
              <w:rPr>
                <w:color w:val="000000"/>
                <w:sz w:val="18"/>
                <w:szCs w:val="18"/>
              </w:rPr>
              <w:t>Fang &amp; Zhou (2026, I&amp;M)</w:t>
            </w:r>
          </w:p>
        </w:tc>
        <w:tc>
          <w:tcPr>
            <w:tcW w:w="2018" w:type="dxa"/>
            <w:tcBorders>
              <w:top w:val="nil"/>
              <w:left w:val="nil"/>
              <w:bottom w:val="single" w:sz="8" w:space="0" w:color="auto"/>
              <w:right w:val="single" w:sz="8" w:space="0" w:color="auto"/>
            </w:tcBorders>
            <w:vAlign w:val="center"/>
            <w:hideMark/>
          </w:tcPr>
          <w:p w14:paraId="617504F3" w14:textId="77777777" w:rsidR="00D36F54" w:rsidRPr="00015210" w:rsidRDefault="00D36F54" w:rsidP="00D36F54">
            <w:pPr>
              <w:rPr>
                <w:color w:val="000000"/>
                <w:sz w:val="18"/>
                <w:szCs w:val="18"/>
              </w:rPr>
            </w:pPr>
            <w:r w:rsidRPr="00015210">
              <w:rPr>
                <w:color w:val="000000"/>
                <w:sz w:val="18"/>
                <w:szCs w:val="18"/>
              </w:rPr>
              <w:t>Zhihu (general)</w:t>
            </w:r>
          </w:p>
        </w:tc>
        <w:tc>
          <w:tcPr>
            <w:tcW w:w="1800" w:type="dxa"/>
            <w:tcBorders>
              <w:top w:val="nil"/>
              <w:left w:val="nil"/>
              <w:bottom w:val="single" w:sz="8" w:space="0" w:color="auto"/>
              <w:right w:val="single" w:sz="8" w:space="0" w:color="auto"/>
            </w:tcBorders>
            <w:vAlign w:val="center"/>
            <w:hideMark/>
          </w:tcPr>
          <w:p w14:paraId="614BCAB2"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33AC0880" w14:textId="77777777" w:rsidR="00D36F54" w:rsidRPr="00015210" w:rsidRDefault="00D36F54" w:rsidP="00D36F54">
            <w:pPr>
              <w:rPr>
                <w:color w:val="000000"/>
                <w:sz w:val="18"/>
                <w:szCs w:val="18"/>
              </w:rPr>
            </w:pPr>
            <w:r w:rsidRPr="00015210">
              <w:rPr>
                <w:color w:val="000000"/>
                <w:sz w:val="18"/>
                <w:szCs w:val="18"/>
              </w:rPr>
              <w:t>User-month</w:t>
            </w:r>
          </w:p>
        </w:tc>
        <w:tc>
          <w:tcPr>
            <w:tcW w:w="1168" w:type="dxa"/>
            <w:tcBorders>
              <w:top w:val="nil"/>
              <w:left w:val="nil"/>
              <w:bottom w:val="single" w:sz="8" w:space="0" w:color="auto"/>
              <w:right w:val="single" w:sz="8" w:space="0" w:color="auto"/>
            </w:tcBorders>
            <w:vAlign w:val="center"/>
            <w:hideMark/>
          </w:tcPr>
          <w:p w14:paraId="69CED75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F26F679"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4CA54B3" w14:textId="0F0890E4" w:rsidR="00D36F54" w:rsidRPr="00015210" w:rsidRDefault="00D36F54" w:rsidP="00D36F54">
            <w:pPr>
              <w:rPr>
                <w:color w:val="000000"/>
                <w:sz w:val="18"/>
                <w:szCs w:val="18"/>
              </w:rPr>
            </w:pPr>
            <w:ins w:id="533" w:author="Xin Li" w:date="2026-08-20T23:44:00Z" w16du:dateUtc="2026-08-20T15:44:00Z">
              <w:r>
                <w:rPr>
                  <w:color w:val="000000"/>
                  <w:sz w:val="18"/>
                  <w:szCs w:val="18"/>
                </w:rPr>
                <w:t>Increase answer supply</w:t>
              </w:r>
            </w:ins>
            <w:del w:id="534" w:author="Xin Li" w:date="2026-08-20T23:44:00Z" w16du:dateUtc="2026-08-20T15:44:00Z">
              <w:r w:rsidRPr="00015210" w:rsidDel="001852F9">
                <w:rPr>
                  <w:color w:val="000000"/>
                  <w:sz w:val="18"/>
                  <w:szCs w:val="18"/>
                </w:rPr>
                <w:delText>+; shorter</w:delText>
              </w:r>
            </w:del>
          </w:p>
        </w:tc>
      </w:tr>
      <w:tr w:rsidR="00D36F54" w:rsidRPr="00015210" w14:paraId="7F093680"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7A18F29" w14:textId="77777777" w:rsidR="00D36F54" w:rsidRPr="00015210" w:rsidRDefault="00D36F54" w:rsidP="00D36F54">
            <w:pPr>
              <w:rPr>
                <w:color w:val="000000"/>
                <w:sz w:val="18"/>
                <w:szCs w:val="18"/>
              </w:rPr>
            </w:pPr>
            <w:r w:rsidRPr="00015210">
              <w:rPr>
                <w:color w:val="000000"/>
                <w:sz w:val="18"/>
                <w:szCs w:val="18"/>
              </w:rPr>
              <w:t>Shan &amp; Qiu (2026, ISR)</w:t>
            </w:r>
          </w:p>
        </w:tc>
        <w:tc>
          <w:tcPr>
            <w:tcW w:w="2018" w:type="dxa"/>
            <w:tcBorders>
              <w:top w:val="nil"/>
              <w:left w:val="nil"/>
              <w:bottom w:val="single" w:sz="8" w:space="0" w:color="auto"/>
              <w:right w:val="single" w:sz="8" w:space="0" w:color="auto"/>
            </w:tcBorders>
            <w:vAlign w:val="center"/>
            <w:hideMark/>
          </w:tcPr>
          <w:p w14:paraId="5BFDDBDA"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4E830BC"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4AA25D69"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51E6591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F3A570"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7A1E7F5E" w14:textId="13FF43AE" w:rsidR="00D36F54" w:rsidRPr="00015210" w:rsidRDefault="00D36F54" w:rsidP="00D36F54">
            <w:pPr>
              <w:rPr>
                <w:color w:val="000000"/>
                <w:sz w:val="18"/>
                <w:szCs w:val="18"/>
              </w:rPr>
            </w:pPr>
            <w:ins w:id="535" w:author="Xin Li" w:date="2026-08-20T23:45:00Z" w16du:dateUtc="2026-08-20T15:45:00Z">
              <w:r>
                <w:rPr>
                  <w:color w:val="000000"/>
                  <w:sz w:val="18"/>
                  <w:szCs w:val="18"/>
                </w:rPr>
                <w:t>Increase answer supply</w:t>
              </w:r>
            </w:ins>
            <w:del w:id="536" w:author="Xin Li" w:date="2026-08-20T23:45:00Z" w16du:dateUtc="2026-08-20T15:45:00Z">
              <w:r w:rsidRPr="00015210" w:rsidDel="00D36F54">
                <w:rPr>
                  <w:color w:val="000000"/>
                  <w:sz w:val="18"/>
                  <w:szCs w:val="18"/>
                </w:rPr>
                <w:delText>+</w:delText>
              </w:r>
            </w:del>
            <w:r w:rsidRPr="00015210">
              <w:rPr>
                <w:color w:val="000000"/>
                <w:sz w:val="18"/>
                <w:szCs w:val="18"/>
              </w:rPr>
              <w:t>; shorter, more readable</w:t>
            </w:r>
          </w:p>
        </w:tc>
      </w:tr>
      <w:tr w:rsidR="00D36F54" w:rsidRPr="00015210" w14:paraId="51F42C0C" w14:textId="77777777" w:rsidTr="00CC6967">
        <w:trPr>
          <w:trHeight w:val="291"/>
          <w:jc w:val="center"/>
        </w:trPr>
        <w:tc>
          <w:tcPr>
            <w:tcW w:w="2114" w:type="dxa"/>
            <w:tcBorders>
              <w:top w:val="nil"/>
              <w:left w:val="single" w:sz="8" w:space="0" w:color="auto"/>
              <w:bottom w:val="single" w:sz="8" w:space="0" w:color="auto"/>
              <w:right w:val="single" w:sz="8" w:space="0" w:color="auto"/>
            </w:tcBorders>
            <w:vAlign w:val="center"/>
            <w:hideMark/>
          </w:tcPr>
          <w:p w14:paraId="4B77D5A5" w14:textId="77777777" w:rsidR="00D36F54" w:rsidRPr="00015210" w:rsidRDefault="00D36F54" w:rsidP="00D36F54">
            <w:pPr>
              <w:rPr>
                <w:color w:val="000000"/>
                <w:sz w:val="18"/>
                <w:szCs w:val="18"/>
              </w:rPr>
            </w:pPr>
            <w:r w:rsidRPr="00015210">
              <w:rPr>
                <w:color w:val="000000"/>
                <w:sz w:val="18"/>
                <w:szCs w:val="18"/>
              </w:rPr>
              <w:t>Borwankar et al. (2026)</w:t>
            </w:r>
          </w:p>
        </w:tc>
        <w:tc>
          <w:tcPr>
            <w:tcW w:w="2018" w:type="dxa"/>
            <w:tcBorders>
              <w:top w:val="nil"/>
              <w:left w:val="nil"/>
              <w:bottom w:val="single" w:sz="8" w:space="0" w:color="auto"/>
              <w:right w:val="single" w:sz="8" w:space="0" w:color="auto"/>
            </w:tcBorders>
            <w:vAlign w:val="center"/>
            <w:hideMark/>
          </w:tcPr>
          <w:p w14:paraId="4F4BFDB2"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1507EF1"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78229EE4" w14:textId="77777777" w:rsidR="00D36F54" w:rsidRPr="00015210" w:rsidRDefault="00D36F54" w:rsidP="00D36F54">
            <w:pPr>
              <w:rPr>
                <w:color w:val="000000"/>
                <w:sz w:val="18"/>
                <w:szCs w:val="18"/>
              </w:rPr>
            </w:pPr>
            <w:r w:rsidRPr="00015210">
              <w:rPr>
                <w:color w:val="000000"/>
                <w:sz w:val="18"/>
                <w:szCs w:val="18"/>
              </w:rPr>
              <w:t>Answer-user-day</w:t>
            </w:r>
          </w:p>
        </w:tc>
        <w:tc>
          <w:tcPr>
            <w:tcW w:w="1168" w:type="dxa"/>
            <w:tcBorders>
              <w:top w:val="nil"/>
              <w:left w:val="nil"/>
              <w:bottom w:val="single" w:sz="8" w:space="0" w:color="auto"/>
              <w:right w:val="single" w:sz="8" w:space="0" w:color="auto"/>
            </w:tcBorders>
            <w:vAlign w:val="center"/>
            <w:hideMark/>
          </w:tcPr>
          <w:p w14:paraId="63368BA2"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E97BAF7"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DEC6BE6" w14:textId="77777777" w:rsidR="00D36F54" w:rsidRPr="00015210" w:rsidRDefault="00D36F54" w:rsidP="00D36F54">
            <w:pPr>
              <w:rPr>
                <w:color w:val="000000"/>
                <w:sz w:val="18"/>
                <w:szCs w:val="18"/>
              </w:rPr>
            </w:pPr>
            <w:r w:rsidRPr="00015210">
              <w:rPr>
                <w:color w:val="000000"/>
                <w:sz w:val="18"/>
                <w:szCs w:val="18"/>
              </w:rPr>
              <w:t>Answers shorter &amp; more negative</w:t>
            </w:r>
          </w:p>
        </w:tc>
      </w:tr>
      <w:tr w:rsidR="00D36F54" w:rsidRPr="00015210" w14:paraId="0A835BAC"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1F4AABDE" w14:textId="77777777" w:rsidR="00D36F54" w:rsidRPr="00015210" w:rsidRDefault="00D36F54" w:rsidP="00D36F54">
            <w:pPr>
              <w:rPr>
                <w:color w:val="000000"/>
                <w:sz w:val="18"/>
                <w:szCs w:val="18"/>
              </w:rPr>
            </w:pPr>
            <w:r w:rsidRPr="00015210">
              <w:rPr>
                <w:color w:val="000000"/>
                <w:sz w:val="18"/>
                <w:szCs w:val="18"/>
              </w:rPr>
              <w:t>Li &amp; Kim (2025)</w:t>
            </w:r>
          </w:p>
        </w:tc>
        <w:tc>
          <w:tcPr>
            <w:tcW w:w="2018" w:type="dxa"/>
            <w:tcBorders>
              <w:top w:val="nil"/>
              <w:left w:val="nil"/>
              <w:bottom w:val="single" w:sz="8" w:space="0" w:color="auto"/>
              <w:right w:val="single" w:sz="8" w:space="0" w:color="auto"/>
            </w:tcBorders>
            <w:vAlign w:val="center"/>
            <w:hideMark/>
          </w:tcPr>
          <w:p w14:paraId="0EB01F85"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B5E9D1"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ED7A8C0"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3271C5F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1C34926"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4BDA2327" w14:textId="4C52CFAC" w:rsidR="00D36F54" w:rsidRPr="00015210" w:rsidRDefault="00D36F54" w:rsidP="00D36F54">
            <w:pPr>
              <w:rPr>
                <w:color w:val="000000"/>
                <w:sz w:val="18"/>
                <w:szCs w:val="18"/>
              </w:rPr>
            </w:pPr>
            <w:ins w:id="537" w:author="Xin Li" w:date="2026-08-20T23:40:00Z" w16du:dateUtc="2026-08-20T15:40:00Z">
              <w:r>
                <w:rPr>
                  <w:color w:val="000000"/>
                  <w:sz w:val="18"/>
                  <w:szCs w:val="18"/>
                </w:rPr>
                <w:t>Reduce answer supply</w:t>
              </w:r>
            </w:ins>
            <w:del w:id="538" w:author="Xin Li" w:date="2026-08-20T23:40:00Z" w16du:dateUtc="2026-08-20T15:40:00Z">
              <w:r w:rsidRPr="00015210" w:rsidDel="001471CF">
                <w:rPr>
                  <w:color w:val="000000"/>
                  <w:sz w:val="18"/>
                  <w:szCs w:val="18"/>
                </w:rPr>
                <w:delText>−</w:delText>
              </w:r>
            </w:del>
          </w:p>
        </w:tc>
      </w:tr>
      <w:tr w:rsidR="00D36F54" w:rsidRPr="00015210" w14:paraId="02C9F994"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6C609A6B" w14:textId="77777777" w:rsidR="00D36F54" w:rsidRPr="00015210" w:rsidRDefault="00D36F54" w:rsidP="00D36F54">
            <w:pPr>
              <w:rPr>
                <w:color w:val="000000"/>
                <w:sz w:val="18"/>
                <w:szCs w:val="18"/>
              </w:rPr>
            </w:pPr>
            <w:r w:rsidRPr="00015210">
              <w:rPr>
                <w:color w:val="000000"/>
                <w:sz w:val="18"/>
                <w:szCs w:val="18"/>
              </w:rPr>
              <w:t>Wang &amp; Zheng (2024)</w:t>
            </w:r>
          </w:p>
        </w:tc>
        <w:tc>
          <w:tcPr>
            <w:tcW w:w="2018" w:type="dxa"/>
            <w:tcBorders>
              <w:top w:val="nil"/>
              <w:left w:val="nil"/>
              <w:bottom w:val="single" w:sz="8" w:space="0" w:color="auto"/>
              <w:right w:val="single" w:sz="8" w:space="0" w:color="auto"/>
            </w:tcBorders>
            <w:vAlign w:val="center"/>
            <w:hideMark/>
          </w:tcPr>
          <w:p w14:paraId="5110D8E8" w14:textId="77777777" w:rsidR="00D36F54" w:rsidRPr="00015210" w:rsidRDefault="00D36F54" w:rsidP="00D36F54">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0E5E14A0"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4A49F785" w14:textId="77777777" w:rsidR="00D36F54" w:rsidRPr="00015210" w:rsidRDefault="00D36F54" w:rsidP="00D36F54">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12A98867"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E29E27" w14:textId="14D7D64A" w:rsidR="00D36F54" w:rsidRPr="00015210" w:rsidRDefault="00D36F54" w:rsidP="00D36F54">
            <w:pPr>
              <w:rPr>
                <w:color w:val="000000"/>
                <w:sz w:val="18"/>
                <w:szCs w:val="18"/>
              </w:rPr>
            </w:pPr>
            <w:ins w:id="539" w:author="Xin Li" w:date="2026-08-20T23:40:00Z" w16du:dateUtc="2026-08-20T15:40:00Z">
              <w:r>
                <w:rPr>
                  <w:color w:val="000000"/>
                  <w:sz w:val="18"/>
                  <w:szCs w:val="18"/>
                </w:rPr>
                <w:t>Increase question supply</w:t>
              </w:r>
            </w:ins>
            <w:del w:id="540" w:author="Xin Li" w:date="2026-08-20T23:40:00Z" w16du:dateUtc="2026-08-20T15:40:00Z">
              <w:r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6CDA03A0" w14:textId="18EF4377" w:rsidR="00D36F54" w:rsidRPr="00015210" w:rsidRDefault="00D36F54" w:rsidP="00D36F54">
            <w:pPr>
              <w:rPr>
                <w:color w:val="000000"/>
                <w:sz w:val="18"/>
                <w:szCs w:val="18"/>
              </w:rPr>
            </w:pPr>
            <w:ins w:id="541" w:author="Xin Li" w:date="2026-08-20T23:45:00Z" w16du:dateUtc="2026-08-20T15:45:00Z">
              <w:r>
                <w:rPr>
                  <w:color w:val="000000"/>
                  <w:sz w:val="18"/>
                  <w:szCs w:val="18"/>
                </w:rPr>
                <w:t>Increase answer supply</w:t>
              </w:r>
              <w:del w:id="542" w:author="Prof. LIU Ben" w:date="2026-08-24T23:23:00Z" w16du:dateUtc="2026-08-24T15:23:00Z">
                <w:r w:rsidRPr="00015210" w:rsidDel="00B369E9">
                  <w:rPr>
                    <w:color w:val="000000"/>
                    <w:sz w:val="18"/>
                    <w:szCs w:val="18"/>
                  </w:rPr>
                  <w:delText xml:space="preserve"> </w:delText>
                </w:r>
              </w:del>
            </w:ins>
            <w:del w:id="543" w:author="Xin Li" w:date="2026-08-20T23:45:00Z" w16du:dateUtc="2026-08-20T15:45:00Z">
              <w:r w:rsidRPr="00015210" w:rsidDel="00D36F54">
                <w:rPr>
                  <w:color w:val="000000"/>
                  <w:sz w:val="18"/>
                  <w:szCs w:val="18"/>
                </w:rPr>
                <w:delText>+</w:delText>
              </w:r>
            </w:del>
            <w:r w:rsidRPr="00015210">
              <w:rPr>
                <w:color w:val="000000"/>
                <w:sz w:val="18"/>
                <w:szCs w:val="18"/>
              </w:rPr>
              <w:t xml:space="preserve">; </w:t>
            </w:r>
            <w:ins w:id="544" w:author="Xin Li" w:date="2026-08-20T23:45:00Z" w16du:dateUtc="2026-08-20T15:45:00Z">
              <w:r>
                <w:rPr>
                  <w:color w:val="000000"/>
                  <w:sz w:val="18"/>
                  <w:szCs w:val="18"/>
                </w:rPr>
                <w:t xml:space="preserve">Increase </w:t>
              </w:r>
            </w:ins>
            <w:r w:rsidRPr="00015210">
              <w:rPr>
                <w:color w:val="000000"/>
                <w:sz w:val="18"/>
                <w:szCs w:val="18"/>
              </w:rPr>
              <w:t xml:space="preserve">acceptance </w:t>
            </w:r>
            <w:del w:id="545" w:author="Xin Li" w:date="2026-08-20T23:45:00Z" w16du:dateUtc="2026-08-20T15:45:00Z">
              <w:r w:rsidRPr="00015210" w:rsidDel="00D36F54">
                <w:rPr>
                  <w:color w:val="000000"/>
                  <w:sz w:val="18"/>
                  <w:szCs w:val="18"/>
                </w:rPr>
                <w:delText>+</w:delText>
              </w:r>
            </w:del>
          </w:p>
        </w:tc>
      </w:tr>
      <w:tr w:rsidR="00D36F54" w:rsidRPr="00015210" w14:paraId="39C7CC3B"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4FBABD22" w:rsidR="00D36F54" w:rsidRPr="00015210" w:rsidRDefault="00D36F54" w:rsidP="00D36F54">
            <w:pPr>
              <w:rPr>
                <w:b/>
                <w:bCs/>
                <w:color w:val="000000"/>
                <w:sz w:val="18"/>
                <w:szCs w:val="18"/>
              </w:rPr>
            </w:pPr>
            <w:r w:rsidRPr="00015210">
              <w:rPr>
                <w:b/>
                <w:bCs/>
                <w:color w:val="000000"/>
                <w:sz w:val="18"/>
                <w:szCs w:val="18"/>
              </w:rPr>
              <w:t xml:space="preserve">Role 3. </w:t>
            </w:r>
            <w:ins w:id="546" w:author="Xin Li" w:date="2026-08-20T23:41:00Z" w16du:dateUtc="2026-08-20T15:41:00Z">
              <w:r>
                <w:rPr>
                  <w:b/>
                  <w:bCs/>
                  <w:color w:val="000000"/>
                  <w:sz w:val="18"/>
                  <w:szCs w:val="18"/>
                </w:rPr>
                <w:t xml:space="preserve">Internal </w:t>
              </w:r>
            </w:ins>
            <w:r w:rsidRPr="00015210">
              <w:rPr>
                <w:b/>
                <w:bCs/>
                <w:color w:val="000000"/>
                <w:sz w:val="18"/>
                <w:szCs w:val="18"/>
              </w:rPr>
              <w:t xml:space="preserve">AI as </w:t>
            </w:r>
            <w:del w:id="547" w:author="Prof. LIU Ben" w:date="2026-08-24T23:19:00Z" w16du:dateUtc="2026-08-24T15:19:00Z">
              <w:r w:rsidRPr="00015210" w:rsidDel="00B369E9">
                <w:rPr>
                  <w:b/>
                  <w:bCs/>
                  <w:color w:val="000000"/>
                  <w:sz w:val="18"/>
                  <w:szCs w:val="18"/>
                </w:rPr>
                <w:delText xml:space="preserve">an </w:delText>
              </w:r>
            </w:del>
            <w:del w:id="548" w:author="Xin Li" w:date="2026-08-20T23:41:00Z" w16du:dateUtc="2026-08-20T15:41:00Z">
              <w:r w:rsidRPr="00015210" w:rsidDel="001471CF">
                <w:rPr>
                  <w:b/>
                  <w:bCs/>
                  <w:color w:val="000000"/>
                  <w:sz w:val="18"/>
                  <w:szCs w:val="18"/>
                </w:rPr>
                <w:delText xml:space="preserve">identified </w:delText>
              </w:r>
            </w:del>
            <w:ins w:id="549" w:author="Xin Li" w:date="2026-08-20T23:41:00Z" w16du:dateUtc="2026-08-20T15:41:00Z">
              <w:r>
                <w:rPr>
                  <w:b/>
                  <w:bCs/>
                  <w:color w:val="000000"/>
                  <w:sz w:val="18"/>
                  <w:szCs w:val="18"/>
                </w:rPr>
                <w:t>the answerer</w:t>
              </w:r>
              <w:del w:id="550" w:author="Prof. LIU Ben" w:date="2026-08-24T23:19:00Z" w16du:dateUtc="2026-08-24T15:19:00Z">
                <w:r w:rsidDel="00B369E9">
                  <w:rPr>
                    <w:b/>
                    <w:bCs/>
                    <w:color w:val="000000"/>
                    <w:sz w:val="18"/>
                    <w:szCs w:val="18"/>
                  </w:rPr>
                  <w:delText>s</w:delText>
                </w:r>
              </w:del>
              <w:r>
                <w:rPr>
                  <w:b/>
                  <w:bCs/>
                  <w:color w:val="000000"/>
                  <w:sz w:val="18"/>
                  <w:szCs w:val="18"/>
                </w:rPr>
                <w:t>’</w:t>
              </w:r>
            </w:ins>
            <w:ins w:id="551" w:author="Prof. LIU Ben" w:date="2026-08-24T23:19:00Z" w16du:dateUtc="2026-08-24T15:19:00Z">
              <w:r w:rsidR="00B369E9">
                <w:rPr>
                  <w:rFonts w:hint="eastAsia"/>
                  <w:b/>
                  <w:bCs/>
                  <w:color w:val="000000"/>
                  <w:sz w:val="18"/>
                  <w:szCs w:val="18"/>
                </w:rPr>
                <w:t>s</w:t>
              </w:r>
            </w:ins>
            <w:ins w:id="552" w:author="Xin Li" w:date="2026-08-20T23:42:00Z" w16du:dateUtc="2026-08-20T15:42:00Z">
              <w:r>
                <w:rPr>
                  <w:rFonts w:hint="eastAsia"/>
                  <w:b/>
                  <w:bCs/>
                  <w:color w:val="000000"/>
                  <w:sz w:val="18"/>
                  <w:szCs w:val="18"/>
                </w:rPr>
                <w:t xml:space="preserve"> </w:t>
              </w:r>
              <w:r>
                <w:rPr>
                  <w:b/>
                  <w:bCs/>
                  <w:color w:val="000000"/>
                  <w:sz w:val="18"/>
                  <w:szCs w:val="18"/>
                </w:rPr>
                <w:t>competitor</w:t>
              </w:r>
            </w:ins>
            <w:del w:id="553" w:author="Xin Li" w:date="2026-08-20T23:42:00Z" w16du:dateUtc="2026-08-20T15:42:00Z">
              <w:r w:rsidRPr="00015210" w:rsidDel="001471CF">
                <w:rPr>
                  <w:b/>
                  <w:bCs/>
                  <w:color w:val="000000"/>
                  <w:sz w:val="18"/>
                  <w:szCs w:val="18"/>
                </w:rPr>
                <w:delText>rival contributor</w:delText>
              </w:r>
              <w:r w:rsidRPr="00015210" w:rsidDel="001471CF">
                <w:rPr>
                  <w:color w:val="000000"/>
                  <w:sz w:val="18"/>
                  <w:szCs w:val="18"/>
                </w:rPr>
                <w:delText xml:space="preserve"> (AI posts labeled answers alongside humans)</w:delText>
              </w:r>
            </w:del>
          </w:p>
        </w:tc>
      </w:tr>
      <w:tr w:rsidR="00D36F54" w:rsidRPr="00015210" w14:paraId="66C5E3AF" w14:textId="77777777" w:rsidTr="00CC6967">
        <w:trPr>
          <w:trHeight w:val="40"/>
          <w:jc w:val="center"/>
          <w:trPrChange w:id="554" w:author="Xin Li" w:date="2026-08-20T23:39:00Z" w16du:dateUtc="2026-08-20T15:39:00Z">
            <w:trPr>
              <w:trHeight w:val="600"/>
              <w:jc w:val="center"/>
            </w:trPr>
          </w:trPrChange>
        </w:trPr>
        <w:tc>
          <w:tcPr>
            <w:tcW w:w="2114" w:type="dxa"/>
            <w:tcBorders>
              <w:top w:val="nil"/>
              <w:left w:val="single" w:sz="8" w:space="0" w:color="auto"/>
              <w:bottom w:val="single" w:sz="8" w:space="0" w:color="auto"/>
              <w:right w:val="single" w:sz="8" w:space="0" w:color="auto"/>
            </w:tcBorders>
            <w:vAlign w:val="center"/>
            <w:hideMark/>
            <w:tcPrChange w:id="555" w:author="Xin Li" w:date="2026-08-20T23:39:00Z" w16du:dateUtc="2026-08-20T15:39:00Z">
              <w:tcPr>
                <w:tcW w:w="2116" w:type="dxa"/>
                <w:gridSpan w:val="2"/>
                <w:tcBorders>
                  <w:top w:val="nil"/>
                  <w:left w:val="single" w:sz="8" w:space="0" w:color="auto"/>
                  <w:bottom w:val="single" w:sz="8" w:space="0" w:color="auto"/>
                  <w:right w:val="single" w:sz="8" w:space="0" w:color="auto"/>
                </w:tcBorders>
                <w:vAlign w:val="center"/>
                <w:hideMark/>
              </w:tcPr>
            </w:tcPrChange>
          </w:tcPr>
          <w:p w14:paraId="40F2CCC0" w14:textId="77777777" w:rsidR="00D36F54" w:rsidRPr="00015210" w:rsidRDefault="00D36F54" w:rsidP="00D36F54">
            <w:pPr>
              <w:rPr>
                <w:color w:val="000000"/>
                <w:sz w:val="18"/>
                <w:szCs w:val="18"/>
              </w:rPr>
            </w:pPr>
            <w:r w:rsidRPr="00015210">
              <w:rPr>
                <w:color w:val="000000"/>
                <w:sz w:val="18"/>
                <w:szCs w:val="18"/>
              </w:rPr>
              <w:t>Su et al. (2025)</w:t>
            </w:r>
          </w:p>
        </w:tc>
        <w:tc>
          <w:tcPr>
            <w:tcW w:w="2018" w:type="dxa"/>
            <w:tcBorders>
              <w:top w:val="nil"/>
              <w:left w:val="nil"/>
              <w:bottom w:val="single" w:sz="8" w:space="0" w:color="auto"/>
              <w:right w:val="single" w:sz="8" w:space="0" w:color="auto"/>
            </w:tcBorders>
            <w:vAlign w:val="center"/>
            <w:hideMark/>
            <w:tcPrChange w:id="556" w:author="Xin Li" w:date="2026-08-20T23:39:00Z" w16du:dateUtc="2026-08-20T15:39:00Z">
              <w:tcPr>
                <w:tcW w:w="1597" w:type="dxa"/>
                <w:tcBorders>
                  <w:top w:val="nil"/>
                  <w:left w:val="nil"/>
                  <w:bottom w:val="single" w:sz="8" w:space="0" w:color="auto"/>
                  <w:right w:val="single" w:sz="8" w:space="0" w:color="auto"/>
                </w:tcBorders>
                <w:vAlign w:val="center"/>
                <w:hideMark/>
              </w:tcPr>
            </w:tcPrChange>
          </w:tcPr>
          <w:p w14:paraId="3DA5A902" w14:textId="77777777" w:rsidR="00D36F54" w:rsidRPr="00015210" w:rsidRDefault="00D36F54" w:rsidP="00D36F54">
            <w:pPr>
              <w:rPr>
                <w:color w:val="000000"/>
                <w:sz w:val="18"/>
                <w:szCs w:val="18"/>
              </w:rPr>
            </w:pPr>
            <w:r w:rsidRPr="00015210">
              <w:rPr>
                <w:color w:val="000000"/>
                <w:sz w:val="18"/>
                <w:szCs w:val="18"/>
              </w:rPr>
              <w:t>Quora (general)</w:t>
            </w:r>
          </w:p>
        </w:tc>
        <w:tc>
          <w:tcPr>
            <w:tcW w:w="1800" w:type="dxa"/>
            <w:tcBorders>
              <w:top w:val="nil"/>
              <w:left w:val="nil"/>
              <w:bottom w:val="single" w:sz="8" w:space="0" w:color="auto"/>
              <w:right w:val="single" w:sz="8" w:space="0" w:color="auto"/>
            </w:tcBorders>
            <w:vAlign w:val="center"/>
            <w:hideMark/>
            <w:tcPrChange w:id="557" w:author="Xin Li" w:date="2026-08-20T23:39:00Z" w16du:dateUtc="2026-08-20T15:39:00Z">
              <w:tcPr>
                <w:tcW w:w="2826" w:type="dxa"/>
                <w:gridSpan w:val="3"/>
                <w:tcBorders>
                  <w:top w:val="nil"/>
                  <w:left w:val="nil"/>
                  <w:bottom w:val="single" w:sz="8" w:space="0" w:color="auto"/>
                  <w:right w:val="single" w:sz="8" w:space="0" w:color="auto"/>
                </w:tcBorders>
                <w:vAlign w:val="center"/>
                <w:hideMark/>
              </w:tcPr>
            </w:tcPrChange>
          </w:tcPr>
          <w:p w14:paraId="1751819A" w14:textId="1DDC9852" w:rsidR="00D36F54" w:rsidRPr="00015210" w:rsidRDefault="00D36F54" w:rsidP="00D36F54">
            <w:pPr>
              <w:rPr>
                <w:color w:val="000000"/>
                <w:sz w:val="18"/>
                <w:szCs w:val="18"/>
              </w:rPr>
            </w:pPr>
            <w:r w:rsidRPr="00015210">
              <w:rPr>
                <w:color w:val="000000"/>
                <w:sz w:val="18"/>
                <w:szCs w:val="18"/>
              </w:rPr>
              <w:t>Internal GenAI</w:t>
            </w:r>
            <w:ins w:id="558" w:author="Xin Li" w:date="2026-08-20T23:34:00Z" w16du:dateUtc="2026-08-20T15:34:00Z">
              <w:r>
                <w:rPr>
                  <w:color w:val="000000"/>
                  <w:sz w:val="18"/>
                  <w:szCs w:val="18"/>
                </w:rPr>
                <w:t xml:space="preserve"> (</w:t>
              </w:r>
            </w:ins>
            <w:ins w:id="559" w:author="Xin Li" w:date="2026-08-20T23:35:00Z" w16du:dateUtc="2026-08-20T15:35:00Z">
              <w:r>
                <w:rPr>
                  <w:color w:val="000000"/>
                  <w:sz w:val="18"/>
                  <w:szCs w:val="18"/>
                </w:rPr>
                <w:t xml:space="preserve">applied </w:t>
              </w:r>
            </w:ins>
            <w:ins w:id="560" w:author="Xin Li" w:date="2026-08-20T23:34:00Z" w16du:dateUtc="2026-08-20T15:34:00Z">
              <w:r>
                <w:rPr>
                  <w:color w:val="000000"/>
                  <w:sz w:val="18"/>
                  <w:szCs w:val="18"/>
                </w:rPr>
                <w:t>on old q</w:t>
              </w:r>
            </w:ins>
            <w:ins w:id="561" w:author="Xin Li" w:date="2026-08-20T23:35:00Z" w16du:dateUtc="2026-08-20T15:35:00Z">
              <w:r>
                <w:rPr>
                  <w:color w:val="000000"/>
                  <w:sz w:val="18"/>
                  <w:szCs w:val="18"/>
                </w:rPr>
                <w:t>uestions)</w:t>
              </w:r>
            </w:ins>
            <w:del w:id="562" w:author="Xin Li" w:date="2026-08-20T23:35:00Z" w16du:dateUtc="2026-08-20T15:35:00Z">
              <w:r w:rsidRPr="00015210" w:rsidDel="001471CF">
                <w:rPr>
                  <w:color w:val="000000"/>
                  <w:sz w:val="18"/>
                  <w:szCs w:val="18"/>
                </w:rPr>
                <w:delText xml:space="preserve">; </w:delText>
              </w:r>
              <w:r w:rsidRPr="00015210" w:rsidDel="001471CF">
                <w:rPr>
                  <w:color w:val="000000"/>
                  <w:sz w:val="18"/>
                  <w:szCs w:val="18"/>
                </w:rPr>
                <w:br/>
                <w:delText>Answers added ≈3 months after posting</w:delText>
              </w:r>
            </w:del>
          </w:p>
        </w:tc>
        <w:tc>
          <w:tcPr>
            <w:tcW w:w="1088" w:type="dxa"/>
            <w:tcBorders>
              <w:top w:val="nil"/>
              <w:left w:val="nil"/>
              <w:bottom w:val="single" w:sz="8" w:space="0" w:color="auto"/>
              <w:right w:val="single" w:sz="8" w:space="0" w:color="auto"/>
            </w:tcBorders>
            <w:vAlign w:val="center"/>
            <w:hideMark/>
            <w:tcPrChange w:id="563" w:author="Xin Li" w:date="2026-08-20T23:39:00Z" w16du:dateUtc="2026-08-20T15:39:00Z">
              <w:tcPr>
                <w:tcW w:w="1057" w:type="dxa"/>
                <w:gridSpan w:val="2"/>
                <w:tcBorders>
                  <w:top w:val="nil"/>
                  <w:left w:val="nil"/>
                  <w:bottom w:val="single" w:sz="8" w:space="0" w:color="auto"/>
                  <w:right w:val="single" w:sz="8" w:space="0" w:color="auto"/>
                </w:tcBorders>
                <w:vAlign w:val="center"/>
                <w:hideMark/>
              </w:tcPr>
            </w:tcPrChange>
          </w:tcPr>
          <w:p w14:paraId="2CE5BC8D" w14:textId="77777777" w:rsidR="00D36F54" w:rsidRPr="00015210" w:rsidRDefault="00D36F54" w:rsidP="00D36F54">
            <w:pPr>
              <w:rPr>
                <w:color w:val="000000"/>
                <w:sz w:val="18"/>
                <w:szCs w:val="18"/>
              </w:rPr>
            </w:pPr>
            <w:r w:rsidRPr="00015210">
              <w:rPr>
                <w:color w:val="000000"/>
                <w:sz w:val="18"/>
                <w:szCs w:val="18"/>
              </w:rPr>
              <w:t>Question-week</w:t>
            </w:r>
          </w:p>
        </w:tc>
        <w:tc>
          <w:tcPr>
            <w:tcW w:w="1168" w:type="dxa"/>
            <w:tcBorders>
              <w:top w:val="nil"/>
              <w:left w:val="nil"/>
              <w:bottom w:val="single" w:sz="8" w:space="0" w:color="auto"/>
              <w:right w:val="single" w:sz="8" w:space="0" w:color="auto"/>
            </w:tcBorders>
            <w:vAlign w:val="center"/>
            <w:hideMark/>
            <w:tcPrChange w:id="564" w:author="Xin Li" w:date="2026-08-20T23:39:00Z" w16du:dateUtc="2026-08-20T15:39:00Z">
              <w:tcPr>
                <w:tcW w:w="1170" w:type="dxa"/>
                <w:gridSpan w:val="2"/>
                <w:tcBorders>
                  <w:top w:val="nil"/>
                  <w:left w:val="nil"/>
                  <w:bottom w:val="single" w:sz="8" w:space="0" w:color="auto"/>
                  <w:right w:val="single" w:sz="8" w:space="0" w:color="auto"/>
                </w:tcBorders>
                <w:vAlign w:val="center"/>
                <w:hideMark/>
              </w:tcPr>
            </w:tcPrChange>
          </w:tcPr>
          <w:p w14:paraId="047F2B44" w14:textId="686F3311" w:rsidR="00D36F54" w:rsidRPr="00015210" w:rsidRDefault="00D36F54" w:rsidP="00D36F54">
            <w:pPr>
              <w:rPr>
                <w:color w:val="000000"/>
                <w:sz w:val="18"/>
                <w:szCs w:val="18"/>
              </w:rPr>
            </w:pPr>
            <w:r w:rsidRPr="00015210">
              <w:rPr>
                <w:color w:val="000000"/>
                <w:sz w:val="18"/>
                <w:szCs w:val="18"/>
              </w:rPr>
              <w:t xml:space="preserve">Yes </w:t>
            </w:r>
            <w:del w:id="565" w:author="Xin Li" w:date="2026-08-20T23:37:00Z" w16du:dateUtc="2026-08-20T15:37:00Z">
              <w:r w:rsidRPr="00015210" w:rsidDel="001471CF">
                <w:rPr>
                  <w:color w:val="000000"/>
                  <w:sz w:val="18"/>
                  <w:szCs w:val="18"/>
                </w:rPr>
                <w:delText>(labeled)</w:delText>
              </w:r>
            </w:del>
          </w:p>
        </w:tc>
        <w:tc>
          <w:tcPr>
            <w:tcW w:w="2604" w:type="dxa"/>
            <w:tcBorders>
              <w:top w:val="nil"/>
              <w:left w:val="nil"/>
              <w:bottom w:val="single" w:sz="8" w:space="0" w:color="auto"/>
              <w:right w:val="single" w:sz="8" w:space="0" w:color="auto"/>
            </w:tcBorders>
            <w:vAlign w:val="center"/>
            <w:tcPrChange w:id="566" w:author="Xin Li" w:date="2026-08-20T23:39:00Z" w16du:dateUtc="2026-08-20T15:39:00Z">
              <w:tcPr>
                <w:tcW w:w="2240" w:type="dxa"/>
                <w:gridSpan w:val="2"/>
                <w:tcBorders>
                  <w:top w:val="nil"/>
                  <w:left w:val="nil"/>
                  <w:bottom w:val="single" w:sz="8" w:space="0" w:color="auto"/>
                  <w:right w:val="single" w:sz="8" w:space="0" w:color="auto"/>
                </w:tcBorders>
                <w:vAlign w:val="center"/>
              </w:tcPr>
            </w:tcPrChange>
          </w:tcPr>
          <w:p w14:paraId="1DAB9277" w14:textId="6D092D82" w:rsidR="00D36F54" w:rsidRPr="00015210" w:rsidRDefault="00D36F54" w:rsidP="00D36F54">
            <w:pPr>
              <w:rPr>
                <w:rFonts w:ascii="Aptos" w:hAnsi="Aptos"/>
                <w:color w:val="000000"/>
                <w:sz w:val="18"/>
                <w:szCs w:val="18"/>
              </w:rPr>
            </w:pPr>
            <w:del w:id="567" w:author="Xin Li" w:date="2026-08-20T23:39:00Z" w16du:dateUtc="2026-08-20T15:39:00Z">
              <w:r w:rsidRPr="00015210" w:rsidDel="001471CF">
                <w:rPr>
                  <w:rFonts w:ascii="Aptos" w:hAnsi="Aptos"/>
                  <w:color w:val="000000"/>
                  <w:sz w:val="18"/>
                  <w:szCs w:val="18"/>
                </w:rPr>
                <w:delText> </w:delText>
              </w:r>
            </w:del>
          </w:p>
        </w:tc>
        <w:tc>
          <w:tcPr>
            <w:tcW w:w="1978" w:type="dxa"/>
            <w:tcBorders>
              <w:top w:val="nil"/>
              <w:left w:val="nil"/>
              <w:bottom w:val="single" w:sz="8" w:space="0" w:color="auto"/>
              <w:right w:val="single" w:sz="8" w:space="0" w:color="auto"/>
            </w:tcBorders>
            <w:vAlign w:val="center"/>
            <w:hideMark/>
            <w:tcPrChange w:id="568" w:author="Xin Li" w:date="2026-08-20T23:39:00Z" w16du:dateUtc="2026-08-20T15:39:00Z">
              <w:tcPr>
                <w:tcW w:w="1970" w:type="dxa"/>
                <w:gridSpan w:val="2"/>
                <w:tcBorders>
                  <w:top w:val="nil"/>
                  <w:left w:val="nil"/>
                  <w:bottom w:val="single" w:sz="8" w:space="0" w:color="auto"/>
                  <w:right w:val="single" w:sz="8" w:space="0" w:color="auto"/>
                </w:tcBorders>
                <w:vAlign w:val="center"/>
                <w:hideMark/>
              </w:tcPr>
            </w:tcPrChange>
          </w:tcPr>
          <w:p w14:paraId="5A1EB300" w14:textId="07B5AA55" w:rsidR="00D36F54" w:rsidRPr="00015210" w:rsidRDefault="00D36F54" w:rsidP="00D36F54">
            <w:pPr>
              <w:rPr>
                <w:color w:val="000000"/>
                <w:sz w:val="18"/>
                <w:szCs w:val="18"/>
              </w:rPr>
            </w:pPr>
            <w:ins w:id="569" w:author="Xin Li" w:date="2026-08-20T23:40:00Z" w16du:dateUtc="2026-08-20T15:40:00Z">
              <w:r>
                <w:rPr>
                  <w:color w:val="000000"/>
                  <w:sz w:val="18"/>
                  <w:szCs w:val="18"/>
                </w:rPr>
                <w:t>Increase answer supply</w:t>
              </w:r>
            </w:ins>
            <w:del w:id="570" w:author="Xin Li" w:date="2026-08-20T23:40:00Z" w16du:dateUtc="2026-08-20T15:40:00Z">
              <w:r w:rsidRPr="00015210" w:rsidDel="001471CF">
                <w:rPr>
                  <w:color w:val="000000"/>
                  <w:sz w:val="18"/>
                  <w:szCs w:val="18"/>
                </w:rPr>
                <w:delText>+</w:delText>
              </w:r>
            </w:del>
          </w:p>
        </w:tc>
      </w:tr>
      <w:tr w:rsidR="00D36F54" w:rsidRPr="00015210" w14:paraId="65003E90" w14:textId="77777777" w:rsidTr="00CC6967">
        <w:trPr>
          <w:trHeight w:val="40"/>
          <w:jc w:val="center"/>
          <w:trPrChange w:id="571" w:author="Xin Li" w:date="2026-08-20T23:39:00Z" w16du:dateUtc="2026-08-20T15:39:00Z">
            <w:trPr>
              <w:trHeight w:val="1268"/>
              <w:jc w:val="center"/>
            </w:trPr>
          </w:trPrChange>
        </w:trPr>
        <w:tc>
          <w:tcPr>
            <w:tcW w:w="2114" w:type="dxa"/>
            <w:tcBorders>
              <w:top w:val="nil"/>
              <w:left w:val="single" w:sz="8" w:space="0" w:color="auto"/>
              <w:bottom w:val="single" w:sz="8" w:space="0" w:color="auto"/>
              <w:right w:val="single" w:sz="8" w:space="0" w:color="auto"/>
            </w:tcBorders>
            <w:vAlign w:val="center"/>
            <w:hideMark/>
            <w:tcPrChange w:id="572" w:author="Xin Li" w:date="2026-08-20T23:39:00Z" w16du:dateUtc="2026-08-20T15:39:00Z">
              <w:tcPr>
                <w:tcW w:w="2116" w:type="dxa"/>
                <w:gridSpan w:val="2"/>
                <w:tcBorders>
                  <w:top w:val="nil"/>
                  <w:left w:val="single" w:sz="8" w:space="0" w:color="auto"/>
                  <w:bottom w:val="single" w:sz="8" w:space="0" w:color="auto"/>
                  <w:right w:val="single" w:sz="8" w:space="0" w:color="auto"/>
                </w:tcBorders>
                <w:vAlign w:val="center"/>
                <w:hideMark/>
              </w:tcPr>
            </w:tcPrChange>
          </w:tcPr>
          <w:p w14:paraId="50BCA4DD" w14:textId="77777777" w:rsidR="00D36F54" w:rsidRPr="00015210" w:rsidRDefault="00D36F54" w:rsidP="00D36F54">
            <w:pPr>
              <w:rPr>
                <w:b/>
                <w:bCs/>
                <w:color w:val="000000"/>
                <w:sz w:val="18"/>
                <w:szCs w:val="18"/>
              </w:rPr>
            </w:pPr>
            <w:r w:rsidRPr="00015210">
              <w:rPr>
                <w:b/>
                <w:bCs/>
                <w:color w:val="000000"/>
                <w:sz w:val="18"/>
                <w:szCs w:val="18"/>
              </w:rPr>
              <w:t>This study</w:t>
            </w:r>
          </w:p>
        </w:tc>
        <w:tc>
          <w:tcPr>
            <w:tcW w:w="2018" w:type="dxa"/>
            <w:tcBorders>
              <w:top w:val="nil"/>
              <w:left w:val="nil"/>
              <w:bottom w:val="single" w:sz="8" w:space="0" w:color="auto"/>
              <w:right w:val="single" w:sz="8" w:space="0" w:color="auto"/>
            </w:tcBorders>
            <w:vAlign w:val="center"/>
            <w:hideMark/>
            <w:tcPrChange w:id="573" w:author="Xin Li" w:date="2026-08-20T23:39:00Z" w16du:dateUtc="2026-08-20T15:39:00Z">
              <w:tcPr>
                <w:tcW w:w="1597" w:type="dxa"/>
                <w:tcBorders>
                  <w:top w:val="nil"/>
                  <w:left w:val="nil"/>
                  <w:bottom w:val="single" w:sz="8" w:space="0" w:color="auto"/>
                  <w:right w:val="single" w:sz="8" w:space="0" w:color="auto"/>
                </w:tcBorders>
                <w:vAlign w:val="center"/>
                <w:hideMark/>
              </w:tcPr>
            </w:tcPrChange>
          </w:tcPr>
          <w:p w14:paraId="700D8886" w14:textId="77777777" w:rsidR="00D36F54" w:rsidRPr="00015210" w:rsidRDefault="00D36F54" w:rsidP="00D36F54">
            <w:pPr>
              <w:rPr>
                <w:color w:val="000000"/>
                <w:sz w:val="18"/>
                <w:szCs w:val="18"/>
              </w:rPr>
            </w:pPr>
            <w:r w:rsidRPr="00015210">
              <w:rPr>
                <w:color w:val="000000"/>
                <w:sz w:val="18"/>
                <w:szCs w:val="18"/>
              </w:rPr>
              <w:t>SegmentFault (technical)</w:t>
            </w:r>
          </w:p>
        </w:tc>
        <w:tc>
          <w:tcPr>
            <w:tcW w:w="1800" w:type="dxa"/>
            <w:tcBorders>
              <w:top w:val="nil"/>
              <w:left w:val="nil"/>
              <w:bottom w:val="single" w:sz="8" w:space="0" w:color="auto"/>
              <w:right w:val="single" w:sz="8" w:space="0" w:color="auto"/>
            </w:tcBorders>
            <w:vAlign w:val="center"/>
            <w:hideMark/>
            <w:tcPrChange w:id="574" w:author="Xin Li" w:date="2026-08-20T23:39:00Z" w16du:dateUtc="2026-08-20T15:39:00Z">
              <w:tcPr>
                <w:tcW w:w="2826" w:type="dxa"/>
                <w:gridSpan w:val="3"/>
                <w:tcBorders>
                  <w:top w:val="nil"/>
                  <w:left w:val="nil"/>
                  <w:bottom w:val="single" w:sz="8" w:space="0" w:color="auto"/>
                  <w:right w:val="single" w:sz="8" w:space="0" w:color="auto"/>
                </w:tcBorders>
                <w:vAlign w:val="center"/>
                <w:hideMark/>
              </w:tcPr>
            </w:tcPrChange>
          </w:tcPr>
          <w:p w14:paraId="523B7F81" w14:textId="4F5C00C9" w:rsidR="00D36F54" w:rsidRPr="00015210" w:rsidRDefault="00D36F54" w:rsidP="00D36F54">
            <w:pPr>
              <w:rPr>
                <w:color w:val="000000"/>
                <w:sz w:val="18"/>
                <w:szCs w:val="18"/>
              </w:rPr>
            </w:pPr>
            <w:r w:rsidRPr="00015210">
              <w:rPr>
                <w:color w:val="000000"/>
                <w:sz w:val="18"/>
                <w:szCs w:val="18"/>
              </w:rPr>
              <w:t>Internal GenAI</w:t>
            </w:r>
            <w:ins w:id="575" w:author="Xin Li" w:date="2026-08-20T23:35:00Z" w16du:dateUtc="2026-08-20T15:35:00Z">
              <w:r>
                <w:rPr>
                  <w:color w:val="000000"/>
                  <w:sz w:val="18"/>
                  <w:szCs w:val="18"/>
                </w:rPr>
                <w:t xml:space="preserve"> (applied on new questions)</w:t>
              </w:r>
            </w:ins>
            <w:del w:id="576" w:author="Xin Li" w:date="2026-08-20T23:35:00Z" w16du:dateUtc="2026-08-20T15:35:00Z">
              <w:r w:rsidRPr="00015210" w:rsidDel="001471CF">
                <w:rPr>
                  <w:color w:val="000000"/>
                  <w:sz w:val="18"/>
                  <w:szCs w:val="18"/>
                </w:rPr>
                <w:delText xml:space="preserve">; </w:delText>
              </w:r>
              <w:r w:rsidRPr="00015210" w:rsidDel="001471CF">
                <w:rPr>
                  <w:color w:val="000000"/>
                  <w:sz w:val="18"/>
                  <w:szCs w:val="18"/>
                </w:rPr>
                <w:br/>
              </w:r>
              <w:r w:rsidRPr="00015210" w:rsidDel="001471CF">
                <w:rPr>
                  <w:b/>
                  <w:bCs/>
                  <w:color w:val="000000"/>
                  <w:sz w:val="18"/>
                  <w:szCs w:val="18"/>
                </w:rPr>
                <w:delText>Randomized exp. at question level</w:delText>
              </w:r>
              <w:r w:rsidRPr="00015210" w:rsidDel="001471CF">
                <w:rPr>
                  <w:color w:val="000000"/>
                  <w:sz w:val="18"/>
                  <w:szCs w:val="18"/>
                </w:rPr>
                <w:delText xml:space="preserve">; </w:delText>
              </w:r>
              <w:r w:rsidRPr="00015210" w:rsidDel="001471CF">
                <w:rPr>
                  <w:color w:val="000000"/>
                  <w:sz w:val="18"/>
                  <w:szCs w:val="18"/>
                </w:rPr>
                <w:br/>
                <w:delText>AI answers generated immediately after question posting and listed before any human answer</w:delText>
              </w:r>
            </w:del>
          </w:p>
        </w:tc>
        <w:tc>
          <w:tcPr>
            <w:tcW w:w="1088" w:type="dxa"/>
            <w:tcBorders>
              <w:top w:val="nil"/>
              <w:left w:val="nil"/>
              <w:bottom w:val="single" w:sz="8" w:space="0" w:color="auto"/>
              <w:right w:val="single" w:sz="8" w:space="0" w:color="auto"/>
            </w:tcBorders>
            <w:vAlign w:val="center"/>
            <w:hideMark/>
            <w:tcPrChange w:id="577" w:author="Xin Li" w:date="2026-08-20T23:39:00Z" w16du:dateUtc="2026-08-20T15:39:00Z">
              <w:tcPr>
                <w:tcW w:w="1057" w:type="dxa"/>
                <w:gridSpan w:val="2"/>
                <w:tcBorders>
                  <w:top w:val="nil"/>
                  <w:left w:val="nil"/>
                  <w:bottom w:val="single" w:sz="8" w:space="0" w:color="auto"/>
                  <w:right w:val="single" w:sz="8" w:space="0" w:color="auto"/>
                </w:tcBorders>
                <w:vAlign w:val="center"/>
                <w:hideMark/>
              </w:tcPr>
            </w:tcPrChange>
          </w:tcPr>
          <w:p w14:paraId="4F975765" w14:textId="77777777" w:rsidR="00D36F54" w:rsidRPr="00015210" w:rsidRDefault="00D36F54" w:rsidP="00D36F54">
            <w:pPr>
              <w:rPr>
                <w:color w:val="000000"/>
                <w:sz w:val="18"/>
                <w:szCs w:val="18"/>
              </w:rPr>
            </w:pPr>
            <w:r w:rsidRPr="00015210">
              <w:rPr>
                <w:color w:val="000000"/>
                <w:sz w:val="18"/>
                <w:szCs w:val="18"/>
              </w:rPr>
              <w:t>Question</w:t>
            </w:r>
          </w:p>
        </w:tc>
        <w:tc>
          <w:tcPr>
            <w:tcW w:w="1168" w:type="dxa"/>
            <w:tcBorders>
              <w:top w:val="nil"/>
              <w:left w:val="nil"/>
              <w:bottom w:val="single" w:sz="8" w:space="0" w:color="auto"/>
              <w:right w:val="single" w:sz="8" w:space="0" w:color="auto"/>
            </w:tcBorders>
            <w:vAlign w:val="center"/>
            <w:hideMark/>
            <w:tcPrChange w:id="578" w:author="Xin Li" w:date="2026-08-20T23:39:00Z" w16du:dateUtc="2026-08-20T15:39:00Z">
              <w:tcPr>
                <w:tcW w:w="1170" w:type="dxa"/>
                <w:gridSpan w:val="2"/>
                <w:tcBorders>
                  <w:top w:val="nil"/>
                  <w:left w:val="nil"/>
                  <w:bottom w:val="single" w:sz="8" w:space="0" w:color="auto"/>
                  <w:right w:val="single" w:sz="8" w:space="0" w:color="auto"/>
                </w:tcBorders>
                <w:vAlign w:val="center"/>
                <w:hideMark/>
              </w:tcPr>
            </w:tcPrChange>
          </w:tcPr>
          <w:p w14:paraId="7C00AE3B" w14:textId="4DA166F4" w:rsidR="00D36F54" w:rsidRPr="00015210" w:rsidRDefault="00D36F54" w:rsidP="00D36F54">
            <w:pPr>
              <w:rPr>
                <w:color w:val="000000"/>
                <w:sz w:val="18"/>
                <w:szCs w:val="18"/>
              </w:rPr>
            </w:pPr>
            <w:r w:rsidRPr="00015210">
              <w:rPr>
                <w:color w:val="000000"/>
                <w:sz w:val="18"/>
                <w:szCs w:val="18"/>
              </w:rPr>
              <w:t xml:space="preserve">Yes </w:t>
            </w:r>
            <w:del w:id="579" w:author="Xin Li" w:date="2026-08-20T23:37:00Z" w16du:dateUtc="2026-08-20T15:37:00Z">
              <w:r w:rsidRPr="00015210" w:rsidDel="001471CF">
                <w:rPr>
                  <w:color w:val="000000"/>
                  <w:sz w:val="18"/>
                  <w:szCs w:val="18"/>
                </w:rPr>
                <w:delText>(labeled)</w:delText>
              </w:r>
            </w:del>
          </w:p>
        </w:tc>
        <w:tc>
          <w:tcPr>
            <w:tcW w:w="2604" w:type="dxa"/>
            <w:tcBorders>
              <w:top w:val="nil"/>
              <w:left w:val="nil"/>
              <w:bottom w:val="single" w:sz="8" w:space="0" w:color="auto"/>
              <w:right w:val="single" w:sz="8" w:space="0" w:color="auto"/>
            </w:tcBorders>
            <w:vAlign w:val="center"/>
            <w:tcPrChange w:id="580" w:author="Xin Li" w:date="2026-08-20T23:39:00Z" w16du:dateUtc="2026-08-20T15:39:00Z">
              <w:tcPr>
                <w:tcW w:w="2240" w:type="dxa"/>
                <w:gridSpan w:val="2"/>
                <w:tcBorders>
                  <w:top w:val="nil"/>
                  <w:left w:val="nil"/>
                  <w:bottom w:val="single" w:sz="8" w:space="0" w:color="auto"/>
                  <w:right w:val="single" w:sz="8" w:space="0" w:color="auto"/>
                </w:tcBorders>
                <w:vAlign w:val="center"/>
              </w:tcPr>
            </w:tcPrChange>
          </w:tcPr>
          <w:p w14:paraId="412906E5" w14:textId="1423D063" w:rsidR="00D36F54" w:rsidRPr="00015210" w:rsidRDefault="00D36F54" w:rsidP="00D36F54">
            <w:pPr>
              <w:rPr>
                <w:color w:val="000000"/>
                <w:sz w:val="18"/>
                <w:szCs w:val="18"/>
              </w:rPr>
            </w:pPr>
            <w:del w:id="581" w:author="Xin Li" w:date="2026-08-20T23:39:00Z" w16du:dateUtc="2026-08-20T15:39:00Z">
              <w:r w:rsidRPr="00015210" w:rsidDel="001471CF">
                <w:rPr>
                  <w:color w:val="000000"/>
                  <w:sz w:val="18"/>
                  <w:szCs w:val="18"/>
                </w:rPr>
                <w:delText>Not applicable</w:delText>
              </w:r>
              <w:r w:rsidRPr="00015210" w:rsidDel="001471CF">
                <w:rPr>
                  <w:color w:val="000000"/>
                  <w:sz w:val="18"/>
                  <w:szCs w:val="18"/>
                </w:rPr>
                <w:br/>
                <w:delText>(due to question level randomization)</w:delText>
              </w:r>
            </w:del>
          </w:p>
        </w:tc>
        <w:tc>
          <w:tcPr>
            <w:tcW w:w="1978" w:type="dxa"/>
            <w:tcBorders>
              <w:top w:val="nil"/>
              <w:left w:val="nil"/>
              <w:bottom w:val="single" w:sz="8" w:space="0" w:color="auto"/>
              <w:right w:val="single" w:sz="8" w:space="0" w:color="auto"/>
            </w:tcBorders>
            <w:vAlign w:val="center"/>
            <w:hideMark/>
            <w:tcPrChange w:id="582" w:author="Xin Li" w:date="2026-08-20T23:39:00Z" w16du:dateUtc="2026-08-20T15:39:00Z">
              <w:tcPr>
                <w:tcW w:w="1970" w:type="dxa"/>
                <w:gridSpan w:val="2"/>
                <w:tcBorders>
                  <w:top w:val="nil"/>
                  <w:left w:val="nil"/>
                  <w:bottom w:val="single" w:sz="8" w:space="0" w:color="auto"/>
                  <w:right w:val="single" w:sz="8" w:space="0" w:color="auto"/>
                </w:tcBorders>
                <w:vAlign w:val="center"/>
                <w:hideMark/>
              </w:tcPr>
            </w:tcPrChange>
          </w:tcPr>
          <w:p w14:paraId="5DFA4399" w14:textId="00C41727" w:rsidR="00D36F54" w:rsidRPr="00015210" w:rsidRDefault="00D36F54" w:rsidP="00D36F54">
            <w:pPr>
              <w:rPr>
                <w:color w:val="000000"/>
                <w:sz w:val="18"/>
                <w:szCs w:val="18"/>
              </w:rPr>
            </w:pPr>
            <w:ins w:id="583" w:author="Xin Li" w:date="2026-08-20T23:40:00Z" w16du:dateUtc="2026-08-20T15:40:00Z">
              <w:r>
                <w:rPr>
                  <w:color w:val="000000"/>
                  <w:sz w:val="18"/>
                  <w:szCs w:val="18"/>
                </w:rPr>
                <w:t>Reduce answer supply</w:t>
              </w:r>
            </w:ins>
            <w:del w:id="584" w:author="Xin Li" w:date="2026-08-20T23:40:00Z" w16du:dateUtc="2026-08-20T15:40:00Z">
              <w:r w:rsidRPr="00015210" w:rsidDel="001471CF">
                <w:rPr>
                  <w:color w:val="000000"/>
                  <w:sz w:val="18"/>
                  <w:szCs w:val="18"/>
                </w:rPr>
                <w:delText>−</w:delText>
              </w:r>
            </w:del>
          </w:p>
        </w:tc>
      </w:tr>
    </w:tbl>
    <w:p w14:paraId="556D0F6D" w14:textId="0DA4641A" w:rsidR="00E912B4" w:rsidRPr="00015210" w:rsidDel="001471CF" w:rsidRDefault="00E912B4" w:rsidP="00E912B4">
      <w:pPr>
        <w:pStyle w:val="Notes"/>
        <w:rPr>
          <w:del w:id="585" w:author="Xin Li" w:date="2026-08-20T23:36:00Z" w16du:dateUtc="2026-08-20T15:36:00Z"/>
        </w:rPr>
      </w:pPr>
    </w:p>
    <w:p w14:paraId="53F59EC4" w14:textId="565B0F96" w:rsidR="00E912B4" w:rsidRPr="00015210" w:rsidDel="00D36F54" w:rsidRDefault="00E912B4" w:rsidP="00E912B4">
      <w:pPr>
        <w:pStyle w:val="Notes"/>
        <w:rPr>
          <w:del w:id="586" w:author="Xin Li" w:date="2026-08-20T23:45:00Z" w16du:dateUtc="2026-08-20T15:45:00Z"/>
        </w:rPr>
      </w:pPr>
      <w:r w:rsidRPr="00015210">
        <w:t xml:space="preserve">Notes. </w:t>
      </w:r>
      <w:del w:id="587" w:author="Xin Li" w:date="2026-08-20T23:38:00Z" w16du:dateUtc="2026-08-20T15:38:00Z">
        <w:r w:rsidRPr="00015210" w:rsidDel="001471CF">
          <w:delText>1. Signs (“+”/”−”) denote the direction of each study’s estimated effect; blank cells indicate outcomes not reported here by design.</w:delText>
        </w:r>
        <w:r w:rsidRPr="00015210" w:rsidDel="001471CF">
          <w:br/>
        </w:r>
      </w:del>
      <w:r w:rsidR="00A06EFA">
        <w:t>1</w:t>
      </w:r>
      <w:r w:rsidRPr="00015210">
        <w:t xml:space="preserve">. Sign convention for ban-based studies. Most studies identify effects from the </w:t>
      </w:r>
      <w:ins w:id="588" w:author="Prof. LIU Ben" w:date="2026-08-24T23:37:00Z" w16du:dateUtc="2026-08-24T15:37:00Z">
        <w:r w:rsidR="006A50F6">
          <w:rPr>
            <w:rFonts w:hint="eastAsia"/>
          </w:rPr>
          <w:t>introduction</w:t>
        </w:r>
      </w:ins>
      <w:del w:id="589" w:author="Prof. LIU Ben" w:date="2026-08-24T23:37:00Z" w16du:dateUtc="2026-08-24T15:37:00Z">
        <w:r w:rsidRPr="00015210" w:rsidDel="006A50F6">
          <w:delText>release</w:delText>
        </w:r>
      </w:del>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w:t>
      </w:r>
      <w:commentRangeStart w:id="590"/>
      <w:r w:rsidRPr="00015210">
        <w:t>To keep all rows comparable, we reverse their signs</w:t>
      </w:r>
      <w:commentRangeEnd w:id="590"/>
      <w:r w:rsidR="006A50F6" w:rsidRPr="00015210">
        <w:rPr>
          <w:rStyle w:val="CommentReference"/>
          <w:sz w:val="20"/>
        </w:rPr>
        <w:commentReference w:id="590"/>
      </w:r>
      <w:r w:rsidRPr="00015210">
        <w:t xml:space="preserve">. For example, Wang &amp; Zheng (2024) find that banning ChatGPT decreases question supply, answer supply, and answer acceptance; equivalently, the availability of ChatGPT increases </w:t>
      </w:r>
      <w:del w:id="591" w:author="Xin Li" w:date="2026-08-20T23:47:00Z" w16du:dateUtc="2026-08-20T15:47:00Z">
        <w:r w:rsidRPr="00015210" w:rsidDel="00A06EFA">
          <w:delText xml:space="preserve">these outcomes, which is why this row is recorded as “+” for </w:delText>
        </w:r>
      </w:del>
      <w:r w:rsidRPr="00015210">
        <w:t>question and answer supply.</w:t>
      </w:r>
      <w:r w:rsidRPr="00015210">
        <w:br/>
      </w:r>
      <w:r w:rsidR="00A06EFA">
        <w:t>2</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10D89AB3" w14:textId="77777777" w:rsidR="00E912B4" w:rsidRPr="00015210" w:rsidRDefault="00E912B4">
      <w:pPr>
        <w:pStyle w:val="Notes"/>
        <w:rPr>
          <w:szCs w:val="22"/>
        </w:rPr>
        <w:pPrChange w:id="592" w:author="Xin Li" w:date="2026-08-20T23:45:00Z" w16du:dateUtc="2026-08-20T15:45:00Z">
          <w:pPr>
            <w:spacing w:after="120"/>
            <w:jc w:val="both"/>
          </w:pPr>
        </w:pPrChange>
      </w:pP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E93697">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w:t>
      </w:r>
      <w:r w:rsidRPr="00015210">
        <w:rPr>
          <w:lang w:eastAsia="zh-CN"/>
        </w:rPr>
        <w:t>&amp;</w:t>
      </w:r>
      <w:r w:rsidRPr="00015210">
        <w:t>A Communities</w:t>
      </w:r>
    </w:p>
    <w:p w14:paraId="0B2A36C4" w14:textId="2E12887D" w:rsidR="00B369E9" w:rsidRPr="00B369E9" w:rsidRDefault="00B369E9">
      <w:pPr>
        <w:pStyle w:val="Paragraph0"/>
        <w:rPr>
          <w:ins w:id="593" w:author="Prof. LIU Ben" w:date="2026-08-24T22:28:00Z" w16du:dateUtc="2026-08-24T14:28:00Z"/>
          <w:rPrChange w:id="594" w:author="Prof. LIU Ben" w:date="2026-08-24T22:28:00Z" w16du:dateUtc="2026-08-24T14:28:00Z">
            <w:rPr>
              <w:ins w:id="595" w:author="Prof. LIU Ben" w:date="2026-08-24T22:28:00Z" w16du:dateUtc="2026-08-24T14:28:00Z"/>
              <w:color w:val="000000"/>
            </w:rPr>
          </w:rPrChange>
        </w:rPr>
        <w:pPrChange w:id="596" w:author="Prof. LIU Ben" w:date="2026-08-24T22:28:00Z" w16du:dateUtc="2026-08-24T14:28:00Z">
          <w:pPr>
            <w:spacing w:before="100" w:beforeAutospacing="1" w:after="100" w:afterAutospacing="1"/>
          </w:pPr>
        </w:pPrChange>
      </w:pPr>
      <w:ins w:id="597" w:author="Prof. LIU Ben" w:date="2026-08-24T22:28:00Z" w16du:dateUtc="2026-08-24T14:28:00Z">
        <w:r w:rsidRPr="00B369E9">
          <w:rPr>
            <w:rPrChange w:id="598" w:author="Prof. LIU Ben" w:date="2026-08-24T22:28:00Z" w16du:dateUtc="2026-08-24T14:28:00Z">
              <w:rPr>
                <w:color w:val="000000"/>
              </w:rPr>
            </w:rPrChange>
          </w:rPr>
          <w:t xml:space="preserve">A large and fast-growing literature documents the consequences of </w:t>
        </w:r>
      </w:ins>
      <w:ins w:id="599" w:author="Prof. LIU Ben" w:date="2026-08-24T22:30:00Z" w16du:dateUtc="2026-08-24T14:30:00Z">
        <w:r>
          <w:rPr>
            <w:rFonts w:hint="eastAsia"/>
          </w:rPr>
          <w:t>Gen</w:t>
        </w:r>
      </w:ins>
      <w:ins w:id="600" w:author="Prof. LIU Ben" w:date="2026-08-24T22:28:00Z" w16du:dateUtc="2026-08-24T14:28:00Z">
        <w:r w:rsidRPr="00B369E9">
          <w:rPr>
            <w:rPrChange w:id="601" w:author="Prof. LIU Ben" w:date="2026-08-24T22:28:00Z" w16du:dateUtc="2026-08-24T14:28:00Z">
              <w:rPr>
                <w:color w:val="000000"/>
              </w:rPr>
            </w:rPrChange>
          </w:rPr>
          <w:t xml:space="preserve">AI for online Q&amp;A communities. Table 1 summarizes this work, grouped by the </w:t>
        </w:r>
      </w:ins>
      <w:ins w:id="602" w:author="Prof. LIU Ben" w:date="2026-08-24T22:29:00Z" w16du:dateUtc="2026-08-24T14:29:00Z">
        <w:r>
          <w:rPr>
            <w:rFonts w:hint="eastAsia"/>
          </w:rPr>
          <w:t>structural</w:t>
        </w:r>
      </w:ins>
      <w:ins w:id="603" w:author="Prof. LIU Ben" w:date="2026-08-24T22:28:00Z" w16du:dateUtc="2026-08-24T14:28:00Z">
        <w:r w:rsidRPr="00B369E9">
          <w:rPr>
            <w:rPrChange w:id="604" w:author="Prof. LIU Ben" w:date="2026-08-24T22:28:00Z" w16du:dateUtc="2026-08-24T14:28:00Z">
              <w:rPr>
                <w:color w:val="000000"/>
              </w:rPr>
            </w:rPrChange>
          </w:rPr>
          <w:t xml:space="preserve"> role of AI. As illustrated in Figure 1 and Table 1, the review yields three roles. AI can answer incoming questions and compete with the platform itself; AI can serve as the answerer</w:t>
        </w:r>
      </w:ins>
      <w:ins w:id="605" w:author="Prof. LIU Ben" w:date="2026-08-24T22:30:00Z" w16du:dateUtc="2026-08-24T14:30:00Z">
        <w:r>
          <w:t>’</w:t>
        </w:r>
      </w:ins>
      <w:ins w:id="606" w:author="Prof. LIU Ben" w:date="2026-08-24T22:28:00Z" w16du:dateUtc="2026-08-24T14:28:00Z">
        <w:r w:rsidRPr="00B369E9">
          <w:rPr>
            <w:rPrChange w:id="607" w:author="Prof. LIU Ben" w:date="2026-08-24T22:28:00Z" w16du:dateUtc="2026-08-24T14:28:00Z">
              <w:rPr>
                <w:color w:val="000000"/>
              </w:rPr>
            </w:rPrChange>
          </w:rPr>
          <w:t xml:space="preserve">s instrument; or </w:t>
        </w:r>
      </w:ins>
      <w:ins w:id="608" w:author="Prof. LIU Ben" w:date="2026-08-24T22:31:00Z" w16du:dateUtc="2026-08-24T14:31:00Z">
        <w:r w:rsidRPr="00015210">
          <w:t>it can enter as an identified rival contributor</w:t>
        </w:r>
      </w:ins>
      <w:ins w:id="609" w:author="Prof. LIU Ben" w:date="2026-08-24T22:28:00Z" w16du:dateUtc="2026-08-24T14:28:00Z">
        <w:r w:rsidRPr="00B369E9">
          <w:rPr>
            <w:rPrChange w:id="610" w:author="Prof. LIU Ben" w:date="2026-08-24T22:28:00Z" w16du:dateUtc="2026-08-24T14:28:00Z">
              <w:rPr>
                <w:color w:val="000000"/>
              </w:rPr>
            </w:rPrChange>
          </w:rPr>
          <w:t>. The first two roles have been studied entirely in the context of external GenAI, tools that operate independently of any platform. The third role, which our study examines, is occupied by internal GenAI, which constitutes a distinct phenomenon from external GenAI.</w:t>
        </w:r>
      </w:ins>
    </w:p>
    <w:p w14:paraId="4B57DE1C" w14:textId="510C2A07" w:rsidR="000E4EEB" w:rsidRPr="00015210" w:rsidDel="00B369E9" w:rsidRDefault="000E4EEB" w:rsidP="000E4EEB">
      <w:pPr>
        <w:pStyle w:val="Paragraph0"/>
        <w:rPr>
          <w:del w:id="611" w:author="Prof. LIU Ben" w:date="2026-08-24T22:34:00Z" w16du:dateUtc="2026-08-24T14:34:00Z"/>
        </w:rPr>
      </w:pPr>
      <w:del w:id="612" w:author="Prof. LIU Ben" w:date="2026-08-24T22:34:00Z" w16du:dateUtc="2026-08-24T14:34:00Z">
        <w:r w:rsidRPr="00015210" w:rsidDel="00B369E9">
          <w:delText>A large and fast-growing literature documents the consequences of generative AI for online Q&amp;A communities. Table 1 summarizes this work. Rather than group studies by platform or by outcome, we</w:delText>
        </w:r>
      </w:del>
      <w:ins w:id="613" w:author="Xin Li" w:date="2026-08-21T07:04:00Z" w16du:dateUtc="2026-08-20T23:04:00Z">
        <w:del w:id="614" w:author="Prof. LIU Ben" w:date="2026-08-24T22:34:00Z" w16du:dateUtc="2026-08-24T14:34:00Z">
          <w:r w:rsidR="007021DF" w:rsidDel="00B369E9">
            <w:delText>, which are</w:delText>
          </w:r>
        </w:del>
      </w:ins>
      <w:del w:id="615" w:author="Prof. LIU Ben" w:date="2026-08-24T22:34:00Z" w16du:dateUtc="2026-08-24T14:34:00Z">
        <w:r w:rsidRPr="00015210" w:rsidDel="00B369E9">
          <w:delText xml:space="preserve"> group</w:delText>
        </w:r>
      </w:del>
      <w:ins w:id="616" w:author="Xin Li" w:date="2026-08-21T07:04:00Z" w16du:dateUtc="2026-08-20T23:04:00Z">
        <w:del w:id="617" w:author="Prof. LIU Ben" w:date="2026-08-24T22:34:00Z" w16du:dateUtc="2026-08-24T14:34:00Z">
          <w:r w:rsidR="007021DF" w:rsidDel="00B369E9">
            <w:delText>ed</w:delText>
          </w:r>
        </w:del>
      </w:ins>
      <w:del w:id="618" w:author="Prof. LIU Ben" w:date="2026-08-24T22:34:00Z" w16du:dateUtc="2026-08-24T14:34:00Z">
        <w:r w:rsidRPr="00015210" w:rsidDel="00B369E9">
          <w:delText xml:space="preserve"> </w:delText>
        </w:r>
      </w:del>
      <w:ins w:id="619" w:author="Xin Li" w:date="2026-08-21T07:04:00Z" w16du:dateUtc="2026-08-20T23:04:00Z">
        <w:del w:id="620" w:author="Prof. LIU Ben" w:date="2026-08-24T22:34:00Z" w16du:dateUtc="2026-08-24T14:34:00Z">
          <w:r w:rsidR="007021DF" w:rsidDel="00B369E9">
            <w:delText xml:space="preserve">based on </w:delText>
          </w:r>
        </w:del>
      </w:ins>
      <w:del w:id="621" w:author="Prof. LIU Ben" w:date="2026-08-24T22:34:00Z" w16du:dateUtc="2026-08-24T14:34:00Z">
        <w:r w:rsidRPr="00015210" w:rsidDel="00B369E9">
          <w:delText xml:space="preserve">them by the </w:delText>
        </w:r>
      </w:del>
      <w:ins w:id="622" w:author="Xin Li" w:date="2026-08-21T07:04:00Z" w16du:dateUtc="2026-08-20T23:04:00Z">
        <w:del w:id="623" w:author="Prof. LIU Ben" w:date="2026-08-24T22:34:00Z" w16du:dateUtc="2026-08-24T14:34:00Z">
          <w:r w:rsidR="007021DF" w:rsidDel="00B369E9">
            <w:delText xml:space="preserve">organizational </w:delText>
          </w:r>
        </w:del>
      </w:ins>
      <w:del w:id="624" w:author="Prof. LIU Ben" w:date="2026-08-24T22:34:00Z" w16du:dateUtc="2026-08-24T14:34:00Z">
        <w:r w:rsidRPr="00015210" w:rsidDel="00B369E9">
          <w:delText xml:space="preserve">structural role AI occupies, because the role </w:delText>
        </w:r>
      </w:del>
      <w:ins w:id="625" w:author="Xin Li" w:date="2026-08-21T07:05:00Z" w16du:dateUtc="2026-08-20T23:05:00Z">
        <w:del w:id="626" w:author="Prof. LIU Ben" w:date="2026-08-24T22:34:00Z" w16du:dateUtc="2026-08-24T14:34:00Z">
          <w:r w:rsidR="007021DF" w:rsidDel="00B369E9">
            <w:delText>of AI</w:delText>
          </w:r>
        </w:del>
      </w:ins>
      <w:del w:id="627" w:author="Prof. LIU Ben" w:date="2026-08-24T22:34:00Z" w16du:dateUtc="2026-08-24T14:34:00Z">
        <w:r w:rsidRPr="00015210" w:rsidDel="00B369E9">
          <w:delText xml:space="preserve">determines the causal channel a study can isolate. Two dimensions define this role. The first is </w:delText>
        </w:r>
        <w:r w:rsidRPr="00015210" w:rsidDel="00B369E9">
          <w:rPr>
            <w:b/>
            <w:bCs/>
            <w:i/>
            <w:iCs/>
          </w:rPr>
          <w:delText>where AI acts</w:delText>
        </w:r>
        <w:r w:rsidRPr="00015210" w:rsidDel="00B369E9">
          <w:delText xml:space="preserve">: on the flow of questions into the community, or on the production of answers within it. The second applies once AI acts within the answering process, and concerns </w:delText>
        </w:r>
        <w:r w:rsidRPr="00015210" w:rsidDel="00B369E9">
          <w:rPr>
            <w:b/>
            <w:bCs/>
            <w:i/>
            <w:iCs/>
          </w:rPr>
          <w:delText>what AI is to the human answerer</w:delText>
        </w:r>
        <w:r w:rsidRPr="00015210" w:rsidDel="00B369E9">
          <w:delText xml:space="preserve">: an instrument the answerer uses while retaining authorship, or a rival that competes with the answerer under its own explicit label. </w:delText>
        </w:r>
      </w:del>
      <w:ins w:id="628" w:author="Xin Li" w:date="2026-08-21T07:05:00Z" w16du:dateUtc="2026-08-20T23:05:00Z">
        <w:del w:id="629" w:author="Prof. LIU Ben" w:date="2026-08-24T22:34:00Z" w16du:dateUtc="2026-08-24T14:34:00Z">
          <w:r w:rsidR="007021DF" w:rsidDel="00B369E9">
            <w:delText xml:space="preserve">As illustrated in Figure </w:delText>
          </w:r>
        </w:del>
      </w:ins>
      <w:ins w:id="630" w:author="Xin Li" w:date="2026-08-21T07:06:00Z" w16du:dateUtc="2026-08-20T23:06:00Z">
        <w:del w:id="631" w:author="Prof. LIU Ben" w:date="2026-08-24T22:34:00Z" w16du:dateUtc="2026-08-24T14:34:00Z">
          <w:r w:rsidR="007021DF" w:rsidDel="00B369E9">
            <w:delText>1 and Table 1</w:delText>
          </w:r>
        </w:del>
      </w:ins>
      <w:del w:id="632" w:author="Prof. LIU Ben" w:date="2026-08-24T22:34:00Z" w16du:dateUtc="2026-08-24T14:34:00Z">
        <w:r w:rsidRPr="00015210" w:rsidDel="00B369E9">
          <w:delText>These</w:delText>
        </w:r>
      </w:del>
      <w:ins w:id="633" w:author="Xin Li" w:date="2026-08-21T07:06:00Z" w16du:dateUtc="2026-08-20T23:06:00Z">
        <w:del w:id="634" w:author="Prof. LIU Ben" w:date="2026-08-24T22:34:00Z" w16du:dateUtc="2026-08-24T14:34:00Z">
          <w:r w:rsidR="007021DF" w:rsidDel="00B369E9">
            <w:delText>, the review</w:delText>
          </w:r>
        </w:del>
      </w:ins>
      <w:del w:id="635" w:author="Prof. LIU Ben" w:date="2026-08-24T22:34:00Z" w16du:dateUtc="2026-08-24T14:34:00Z">
        <w:r w:rsidRPr="00015210" w:rsidDel="00B369E9">
          <w:delText xml:space="preserve"> dimensions yield</w:delText>
        </w:r>
      </w:del>
      <w:ins w:id="636" w:author="Xin Li" w:date="2026-08-21T07:06:00Z" w16du:dateUtc="2026-08-20T23:06:00Z">
        <w:del w:id="637" w:author="Prof. LIU Ben" w:date="2026-08-24T22:34:00Z" w16du:dateUtc="2026-08-24T14:34:00Z">
          <w:r w:rsidR="007021DF" w:rsidDel="00B369E9">
            <w:delText>s</w:delText>
          </w:r>
        </w:del>
      </w:ins>
      <w:del w:id="638" w:author="Prof. LIU Ben" w:date="2026-08-24T22:34:00Z" w16du:dateUtc="2026-08-24T14:34:00Z">
        <w:r w:rsidRPr="00015210" w:rsidDel="00B369E9">
          <w:delText xml:space="preserve"> three roles. AI can act on the incoming questions and thereby substitute for the community itself; within the answering process, </w:delText>
        </w:r>
      </w:del>
      <w:del w:id="639" w:author="Prof. LIU Ben" w:date="2026-08-24T22:33:00Z" w16du:dateUtc="2026-08-24T14:33:00Z">
        <w:r w:rsidRPr="00015210" w:rsidDel="00B369E9">
          <w:delText xml:space="preserve">it </w:delText>
        </w:r>
      </w:del>
      <w:ins w:id="640" w:author="Xin Li" w:date="2026-08-21T07:06:00Z" w16du:dateUtc="2026-08-20T23:06:00Z">
        <w:del w:id="641" w:author="Prof. LIU Ben" w:date="2026-08-24T22:34:00Z" w16du:dateUtc="2026-08-24T14:34:00Z">
          <w:r w:rsidR="007021DF" w:rsidDel="00B369E9">
            <w:delText xml:space="preserve">AI </w:delText>
          </w:r>
        </w:del>
      </w:ins>
      <w:del w:id="642" w:author="Prof. LIU Ben" w:date="2026-08-24T22:34:00Z" w16du:dateUtc="2026-08-24T14:34:00Z">
        <w:r w:rsidRPr="00015210" w:rsidDel="00B369E9">
          <w:delText>can serve as the answerer</w:delText>
        </w:r>
        <w:r w:rsidR="00534D0B" w:rsidRPr="00015210" w:rsidDel="00B369E9">
          <w:delText>’</w:delText>
        </w:r>
        <w:r w:rsidRPr="00015210" w:rsidDel="00B369E9">
          <w:delText>s instrument</w:delText>
        </w:r>
      </w:del>
      <w:ins w:id="643" w:author="Xin Li" w:date="2026-08-21T07:07:00Z" w16du:dateUtc="2026-08-20T23:07:00Z">
        <w:del w:id="644" w:author="Prof. LIU Ben" w:date="2026-08-24T22:34:00Z" w16du:dateUtc="2026-08-24T14:34:00Z">
          <w:r w:rsidR="007021DF" w:rsidDel="00B369E9">
            <w:delText>;</w:delText>
          </w:r>
        </w:del>
      </w:ins>
      <w:del w:id="645" w:author="Prof. LIU Ben" w:date="2026-08-24T22:34:00Z" w16du:dateUtc="2026-08-24T14:34:00Z">
        <w:r w:rsidRPr="00015210" w:rsidDel="00B369E9">
          <w:delText xml:space="preserve">,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w:delText>
        </w:r>
      </w:del>
      <w:ins w:id="646" w:author="Xin Li" w:date="2026-08-21T07:07:00Z" w16du:dateUtc="2026-08-20T23:07:00Z">
        <w:del w:id="647" w:author="Prof. LIU Ben" w:date="2026-08-24T22:34:00Z" w16du:dateUtc="2026-08-24T14:34:00Z">
          <w:r w:rsidR="007021DF" w:rsidDel="00B369E9">
            <w:delText xml:space="preserve">which </w:delText>
          </w:r>
        </w:del>
      </w:ins>
      <w:del w:id="648" w:author="Prof. LIU Ben" w:date="2026-08-24T22:34:00Z" w16du:dateUtc="2026-08-24T14:34:00Z">
        <w:r w:rsidRPr="00015210" w:rsidDel="00B369E9">
          <w:delText>constitutes a distinct phenomenon rather than external GenAI relocated inside the platform.</w:delText>
        </w:r>
      </w:del>
    </w:p>
    <w:p w14:paraId="4277F582" w14:textId="2120D9EB" w:rsidR="000E4EEB" w:rsidRPr="00015210" w:rsidRDefault="001471CF" w:rsidP="000E4EEB">
      <w:pPr>
        <w:pStyle w:val="Heading3"/>
      </w:pPr>
      <w:ins w:id="649" w:author="Xin Li" w:date="2026-08-20T23:42:00Z" w16du:dateUtc="2026-08-20T15:42:00Z">
        <w:r>
          <w:t xml:space="preserve">External </w:t>
        </w:r>
      </w:ins>
      <w:ins w:id="650" w:author="Prof. LIU Ben" w:date="2026-08-24T22:39:00Z" w16du:dateUtc="2026-08-24T14:39:00Z">
        <w:r w:rsidR="00B369E9">
          <w:rPr>
            <w:rFonts w:hint="eastAsia"/>
            <w:lang w:eastAsia="zh-CN"/>
          </w:rPr>
          <w:t>Gen</w:t>
        </w:r>
      </w:ins>
      <w:r w:rsidR="000E4EEB" w:rsidRPr="00015210">
        <w:t xml:space="preserve">AI as a </w:t>
      </w:r>
      <w:del w:id="651" w:author="Xin Li" w:date="2026-08-20T23:42:00Z" w16du:dateUtc="2026-08-20T15:42:00Z">
        <w:r w:rsidR="000E4EEB" w:rsidRPr="00015210" w:rsidDel="001471CF">
          <w:delText>Substitute for the Community</w:delText>
        </w:r>
      </w:del>
      <w:ins w:id="652" w:author="Xin Li" w:date="2026-08-20T23:42:00Z" w16du:dateUtc="2026-08-20T15:42:00Z">
        <w:r>
          <w:t>Platform Competitor</w:t>
        </w:r>
      </w:ins>
    </w:p>
    <w:p w14:paraId="3FC7AAE9" w14:textId="4CFC94C3" w:rsidR="00B369E9" w:rsidRPr="00B369E9" w:rsidRDefault="00B369E9">
      <w:pPr>
        <w:pStyle w:val="Paragraph0"/>
        <w:rPr>
          <w:ins w:id="653" w:author="Prof. LIU Ben" w:date="2026-08-24T22:35:00Z" w16du:dateUtc="2026-08-24T14:35:00Z"/>
          <w:rPrChange w:id="654" w:author="Prof. LIU Ben" w:date="2026-08-24T22:35:00Z" w16du:dateUtc="2026-08-24T14:35:00Z">
            <w:rPr>
              <w:ins w:id="655" w:author="Prof. LIU Ben" w:date="2026-08-24T22:35:00Z" w16du:dateUtc="2026-08-24T14:35:00Z"/>
              <w:color w:val="000000"/>
            </w:rPr>
          </w:rPrChange>
        </w:rPr>
        <w:pPrChange w:id="656" w:author="Prof. LIU Ben" w:date="2026-08-24T22:35:00Z" w16du:dateUtc="2026-08-24T14:35:00Z">
          <w:pPr>
            <w:spacing w:before="100" w:beforeAutospacing="1" w:after="100" w:afterAutospacing="1"/>
          </w:pPr>
        </w:pPrChange>
      </w:pPr>
      <w:ins w:id="657" w:author="Prof. LIU Ben" w:date="2026-08-24T22:35:00Z" w16du:dateUtc="2026-08-24T14:35:00Z">
        <w:r w:rsidRPr="00B369E9">
          <w:rPr>
            <w:rPrChange w:id="658" w:author="Prof. LIU Ben" w:date="2026-08-24T22:35:00Z" w16du:dateUtc="2026-08-24T14:35:00Z">
              <w:rPr>
                <w:color w:val="000000"/>
              </w:rPr>
            </w:rPrChange>
          </w:rPr>
          <w:t xml:space="preserve">The first and largest stream </w:t>
        </w:r>
        <w:r>
          <w:rPr>
            <w:rFonts w:hint="eastAsia"/>
          </w:rPr>
          <w:t>examines</w:t>
        </w:r>
        <w:r w:rsidRPr="00B369E9">
          <w:rPr>
            <w:rPrChange w:id="659" w:author="Prof. LIU Ben" w:date="2026-08-24T22:35:00Z" w16du:dateUtc="2026-08-24T14:35:00Z">
              <w:rPr>
                <w:color w:val="000000"/>
              </w:rPr>
            </w:rPrChange>
          </w:rPr>
          <w:t xml:space="preserve"> AI operating </w:t>
        </w:r>
        <w:r w:rsidRPr="00B369E9">
          <w:rPr>
            <w:i/>
            <w:iCs/>
            <w:rPrChange w:id="660" w:author="Prof. LIU Ben" w:date="2026-08-24T22:35:00Z" w16du:dateUtc="2026-08-24T14:35:00Z">
              <w:rPr>
                <w:i/>
                <w:iCs/>
                <w:color w:val="000000"/>
              </w:rPr>
            </w:rPrChange>
          </w:rPr>
          <w:t>before</w:t>
        </w:r>
        <w:r w:rsidRPr="00B369E9">
          <w:rPr>
            <w:i/>
            <w:iCs/>
            <w:rPrChange w:id="661" w:author="Prof. LIU Ben" w:date="2026-08-24T22:35:00Z" w16du:dateUtc="2026-08-24T14:35:00Z">
              <w:rPr>
                <w:color w:val="000000"/>
              </w:rPr>
            </w:rPrChange>
          </w:rPr>
          <w:t xml:space="preserve"> </w:t>
        </w:r>
        <w:r w:rsidRPr="00B369E9">
          <w:rPr>
            <w:rPrChange w:id="662" w:author="Prof. LIU Ben" w:date="2026-08-24T22:35:00Z" w16du:dateUtc="2026-08-24T14:35:00Z">
              <w:rPr>
                <w:color w:val="000000"/>
              </w:rPr>
            </w:rPrChange>
          </w:rPr>
          <w:t xml:space="preserve">questions reach the community. General-purpose tools such as ChatGPT answer questions directly, and the consistent finding across platforms and time windows is a decline in question supply (Burtch et al. 2024; Quinn &amp; Gutt 2025; del Rio-Chanona et al. 2024; Sanatizadeh et al. 2025; Xue et al. 2026). A notable exception is Rao et al. (2026),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(Quinn &amp; Gutt 2025; Sanatizadeh et al. 2025; Xue et al. 2026). In this stream AI is a competitor to the </w:t>
        </w:r>
        <w:r w:rsidRPr="00B369E9">
          <w:rPr>
            <w:i/>
            <w:iCs/>
            <w:rPrChange w:id="663" w:author="Prof. LIU Ben" w:date="2026-08-24T22:38:00Z" w16du:dateUtc="2026-08-24T14:38:00Z">
              <w:rPr>
                <w:i/>
                <w:iCs/>
                <w:color w:val="000000"/>
              </w:rPr>
            </w:rPrChange>
          </w:rPr>
          <w:t>platform</w:t>
        </w:r>
        <w:r w:rsidRPr="00B369E9">
          <w:rPr>
            <w:rPrChange w:id="664" w:author="Prof. LIU Ben" w:date="2026-08-24T22:35:00Z" w16du:dateUtc="2026-08-24T14:35:00Z">
              <w:rPr>
                <w:color w:val="000000"/>
              </w:rPr>
            </w:rPrChange>
          </w:rPr>
          <w:t>: it competes for the question itself and does not appear inside the community.</w:t>
        </w:r>
      </w:ins>
    </w:p>
    <w:p w14:paraId="69F48582" w14:textId="77777777" w:rsidR="00B369E9" w:rsidRPr="00B369E9" w:rsidRDefault="00B369E9">
      <w:pPr>
        <w:pStyle w:val="Paragraph0"/>
        <w:rPr>
          <w:ins w:id="665" w:author="Prof. LIU Ben" w:date="2026-08-24T22:35:00Z" w16du:dateUtc="2026-08-24T14:35:00Z"/>
          <w:rPrChange w:id="666" w:author="Prof. LIU Ben" w:date="2026-08-24T22:35:00Z" w16du:dateUtc="2026-08-24T14:35:00Z">
            <w:rPr>
              <w:ins w:id="667" w:author="Prof. LIU Ben" w:date="2026-08-24T22:35:00Z" w16du:dateUtc="2026-08-24T14:35:00Z"/>
              <w:color w:val="000000"/>
            </w:rPr>
          </w:rPrChange>
        </w:rPr>
        <w:pPrChange w:id="668" w:author="Prof. LIU Ben" w:date="2026-08-24T22:35:00Z" w16du:dateUtc="2026-08-24T14:35:00Z">
          <w:pPr>
            <w:spacing w:before="100" w:beforeAutospacing="1" w:after="100" w:afterAutospacing="1"/>
          </w:pPr>
        </w:pPrChange>
      </w:pPr>
      <w:ins w:id="669" w:author="Prof. LIU Ben" w:date="2026-08-24T22:35:00Z" w16du:dateUtc="2026-08-24T14:35:00Z">
        <w:r w:rsidRPr="00B369E9">
          <w:rPr>
            <w:rPrChange w:id="670" w:author="Prof. LIU Ben" w:date="2026-08-24T22:35:00Z" w16du:dateUtc="2026-08-24T14:35:00Z">
              <w:rPr>
                <w:color w:val="000000"/>
              </w:rPr>
            </w:rPrChange>
          </w:rPr>
          <w:lastRenderedPageBreak/>
          <w:t>This stream establishes an important empirical baseline, and Xue et al. (2026)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ins>
    </w:p>
    <w:p w14:paraId="79005E05" w14:textId="1C04A0B2" w:rsidR="000E4EEB" w:rsidRPr="00015210" w:rsidDel="00B369E9" w:rsidRDefault="000E4EEB" w:rsidP="00613CD6">
      <w:pPr>
        <w:pStyle w:val="Paragraph0"/>
        <w:rPr>
          <w:del w:id="671" w:author="Prof. LIU Ben" w:date="2026-08-24T22:38:00Z" w16du:dateUtc="2026-08-24T14:38:00Z"/>
        </w:rPr>
      </w:pPr>
      <w:del w:id="672" w:author="Prof. LIU Ben" w:date="2026-08-24T22:38:00Z" w16du:dateUtc="2026-08-24T14:38:00Z">
        <w:r w:rsidRPr="00015210" w:rsidDel="00B369E9">
          <w:delText xml:space="preserve">The first and largest stream studies AI operating </w:delText>
        </w:r>
        <w:r w:rsidRPr="00015210" w:rsidDel="00B369E9">
          <w:rPr>
            <w:i/>
            <w:iCs/>
          </w:rPr>
          <w:delText>before</w:delText>
        </w:r>
        <w:r w:rsidRPr="00015210" w:rsidDel="00B369E9">
          <w:delText xml:space="preserve"> questions reach the community. General-purpose tools such as ChatGPT answer questions directly, and the consistent finding across platforms and time windows is a decline in question supply </w:delText>
        </w:r>
        <w:r w:rsidR="00613CD6" w:rsidRPr="00015210" w:rsidDel="00B369E9">
          <w:rPr>
            <w:shd w:val="clear" w:color="auto" w:fill="FFFFFF"/>
          </w:rPr>
          <w:fldChar w:fldCharType="begin" w:fldLock="1"/>
        </w:r>
        <w:r w:rsidR="00613CD6" w:rsidRPr="00015210" w:rsidDel="00B369E9">
          <w:rPr>
            <w:shd w:val="clear" w:color="auto" w:fill="FFFFFF"/>
          </w:rPr>
          <w:del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","call-number":"3","container-title":"Scientific Reports","DOI":"10.1038/s41598-024-61221-0","ISSN":"2045-2322","issue":"1","journalAbbreviation":"Sci Rep","language":"en","license":"2024 The Author(s)","note":"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Human behaviour</w:delInstrText>
        </w:r>
        <w:r w:rsidR="00613CD6" w:rsidRPr="00015210" w:rsidDel="00B369E9">
          <w:rPr>
            <w:shd w:val="clear" w:color="auto" w:fill="FFFFFF"/>
          </w:rPr>
          <w:delInstrText>、</w:delInstrText>
        </w:r>
        <w:r w:rsidR="00613CD6" w:rsidRPr="00015210" w:rsidDel="00B369E9">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","call-number":"2","container-title":"PNAS Nexus","DOI":"10.1093/pnasnexus/pgae400","ISSN":"2752-6542","issue":"9","journalAbbreviation":"PNAS Nexus","language":"en","note":"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","call-number":"1","container-title":"Journal of Management Information Systems","DOI":"10.1080/07421222.2025.2487313","ISSN":"0742-1222","issue":"2","language":"en","note":"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GAI</w:delInstrText>
        </w:r>
        <w:r w:rsidR="00613CD6" w:rsidRPr="00015210" w:rsidDel="00B369E9">
          <w:rPr>
            <w:shd w:val="clear" w:color="auto" w:fill="FFFFFF"/>
          </w:rPr>
          <w:delInstrText>、</w:delInstrText>
        </w:r>
        <w:r w:rsidR="00613CD6" w:rsidRPr="00015210" w:rsidDel="00B369E9">
          <w:rPr>
            <w:shd w:val="clear" w:color="auto" w:fill="FFFFFF"/>
          </w:rPr>
          <w:delInstrText>knowledge seeking</w:delInstrText>
        </w:r>
        <w:r w:rsidR="00613CD6" w:rsidRPr="00015210" w:rsidDel="00B369E9">
          <w:rPr>
            <w:shd w:val="clear" w:color="auto" w:fill="FFFFFF"/>
          </w:rPr>
          <w:delInstrText>、</w:delInstrText>
        </w:r>
        <w:r w:rsidR="00613CD6" w:rsidRPr="00015210" w:rsidDel="00B369E9">
          <w:rPr>
            <w:shd w:val="clear" w:color="auto" w:fill="FFFFFF"/>
          </w:rPr>
          <w:delInstrText>commitment-based theory</w:delInstrText>
        </w:r>
        <w:r w:rsidR="00613CD6" w:rsidRPr="00015210" w:rsidDel="00B369E9">
          <w:rPr>
            <w:shd w:val="clear" w:color="auto" w:fill="FFFFFF"/>
          </w:rPr>
          <w:delInstrText>、</w:delInstrText>
        </w:r>
        <w:r w:rsidR="00613CD6" w:rsidRPr="00015210" w:rsidDel="00B369E9">
          <w:rPr>
            <w:shd w:val="clear" w:color="auto" w:fill="FFFFFF"/>
          </w:rPr>
          <w:delInstrText>GenAI</w:delInstrText>
        </w:r>
        <w:r w:rsidR="00613CD6" w:rsidRPr="00015210" w:rsidDel="00B369E9">
          <w:rPr>
            <w:shd w:val="clear" w:color="auto" w:fill="FFFFFF"/>
          </w:rPr>
          <w:delInstrText>、</w:delInstrText>
        </w:r>
        <w:r w:rsidR="00613CD6" w:rsidRPr="00015210" w:rsidDel="00B369E9">
          <w:rPr>
            <w:shd w:val="clear" w:color="auto" w:fill="FFFFFF"/>
          </w:rPr>
          <w:delInstrText>information foraging theory</w:delInstrText>
        </w:r>
        <w:r w:rsidR="00613CD6" w:rsidRPr="00015210" w:rsidDel="00B369E9">
          <w:rPr>
            <w:shd w:val="clear" w:color="auto" w:fill="FFFFFF"/>
          </w:rPr>
          <w:delInstrText>、</w:delInstrText>
        </w:r>
        <w:r w:rsidR="00613CD6" w:rsidRPr="00015210" w:rsidDel="00B369E9">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 (CCF C)","container-title":"Information &amp; Management","DOI":"10.1016/j.im.2025.104178","ISSN":"0378-7206","issue":"6","journalAbbreviation":"Information &amp; Management","language":"en","note":"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Online knowledge exchange platforms</w:delInstrText>
        </w:r>
        <w:r w:rsidR="00613CD6" w:rsidRPr="00015210" w:rsidDel="00B369E9">
          <w:rPr>
            <w:shd w:val="clear" w:color="auto" w:fill="FFFFFF"/>
          </w:rPr>
          <w:delInstrText>、</w:delInstrText>
        </w:r>
        <w:r w:rsidR="00613CD6" w:rsidRPr="00015210" w:rsidDel="00B369E9">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613CD6" w:rsidRPr="00015210" w:rsidDel="00B369E9">
          <w:rPr>
            <w:shd w:val="clear" w:color="auto" w:fill="FFFFFF"/>
          </w:rPr>
          <w:delInstrText>【摘要翻译】大语言模型</w:delInstrText>
        </w:r>
        <w:r w:rsidR="00613CD6" w:rsidRPr="00015210" w:rsidDel="00B369E9">
          <w:rPr>
            <w:shd w:val="clear" w:color="auto" w:fill="FFFFFF"/>
          </w:rPr>
          <w:delInstrText xml:space="preserve"> (LLMs)(</w:delInstrText>
        </w:r>
        <w:r w:rsidR="00613CD6" w:rsidRPr="00015210" w:rsidDel="00B369E9">
          <w:rPr>
            <w:shd w:val="clear" w:color="auto" w:fill="FFFFFF"/>
          </w:rPr>
          <w:delInstrText>如</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预计将显著重塑学习、技能获取和知识创造。它们对用户生成的知识共享问答</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平台的影响对</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平台和</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的比较价值和未来协同演化以及</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的未来学习具有重要意义。通过多种实证设计，我们估计</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的推出导致</w:delInstrText>
        </w:r>
        <w:r w:rsidR="00613CD6" w:rsidRPr="00015210" w:rsidDel="00B369E9">
          <w:rPr>
            <w:shd w:val="clear" w:color="auto" w:fill="FFFFFF"/>
          </w:rPr>
          <w:delInstrText xml:space="preserve"> Stack Overflow </w:delInstrText>
        </w:r>
        <w:r w:rsidR="00613CD6" w:rsidRPr="00015210" w:rsidDel="00B369E9">
          <w:rPr>
            <w:shd w:val="clear" w:color="auto" w:fill="FFFFFF"/>
          </w:rPr>
          <w:delInstrText>上发布的问题数量平均减少了</w:delInstrText>
        </w:r>
        <w:r w:rsidR="00613CD6" w:rsidRPr="00015210" w:rsidDel="00B369E9">
          <w:rPr>
            <w:shd w:val="clear" w:color="auto" w:fill="FFFFFF"/>
          </w:rPr>
          <w:delInstrText xml:space="preserve"> 14.09%</w:delInstrText>
        </w:r>
        <w:r w:rsidR="00613CD6" w:rsidRPr="00015210" w:rsidDel="00B369E9">
          <w:rPr>
            <w:shd w:val="clear" w:color="auto" w:fill="FFFFFF"/>
          </w:rPr>
          <w:delInstrText>，这种影响随着时间的推移而加剧，到</w:delInstrText>
        </w:r>
        <w:r w:rsidR="00613CD6" w:rsidRPr="00015210" w:rsidDel="00B369E9">
          <w:rPr>
            <w:shd w:val="clear" w:color="auto" w:fill="FFFFFF"/>
          </w:rPr>
          <w:delInstrText xml:space="preserve"> 2023 </w:delInstrText>
        </w:r>
        <w:r w:rsidR="00613CD6" w:rsidRPr="00015210" w:rsidDel="00B369E9">
          <w:rPr>
            <w:shd w:val="clear" w:color="auto" w:fill="FFFFFF"/>
          </w:rPr>
          <w:delInstrText>年</w:delInstrText>
        </w:r>
        <w:r w:rsidR="00613CD6" w:rsidRPr="00015210" w:rsidDel="00B369E9">
          <w:rPr>
            <w:shd w:val="clear" w:color="auto" w:fill="FFFFFF"/>
          </w:rPr>
          <w:delInstrText xml:space="preserve"> 5 </w:delInstrText>
        </w:r>
        <w:r w:rsidR="00613CD6" w:rsidRPr="00015210" w:rsidDel="00B369E9">
          <w:rPr>
            <w:shd w:val="clear" w:color="auto" w:fill="FFFFFF"/>
          </w:rPr>
          <w:delInstrText>月达到</w:delInstrText>
        </w:r>
        <w:r w:rsidR="00613CD6" w:rsidRPr="00015210" w:rsidDel="00B369E9">
          <w:rPr>
            <w:shd w:val="clear" w:color="auto" w:fill="FFFFFF"/>
          </w:rPr>
          <w:delInstrText xml:space="preserve"> 27.88% </w:delInstrText>
        </w:r>
        <w:r w:rsidR="00613CD6" w:rsidRPr="00015210" w:rsidDel="00B369E9">
          <w:rPr>
            <w:shd w:val="clear" w:color="auto" w:fill="FFFFFF"/>
          </w:rPr>
          <w:delInstrText>的减少。有趣的是，这种数量的减少伴随着剩余问题平均质量的显著提高。进一步分析表明，这些数量和质量的变化可以用两种机制来解释</w:delInstrText>
        </w:r>
        <w:r w:rsidR="00613CD6" w:rsidRPr="00015210" w:rsidDel="00B369E9">
          <w:rPr>
            <w:shd w:val="clear" w:color="auto" w:fill="FFFFFF"/>
          </w:rPr>
          <w:delInstrText xml:space="preserve">:(1) ChatGPT </w:delInstrText>
        </w:r>
        <w:r w:rsidR="00613CD6" w:rsidRPr="00015210" w:rsidDel="00B369E9">
          <w:rPr>
            <w:shd w:val="clear" w:color="auto" w:fill="FFFFFF"/>
          </w:rPr>
          <w:delInstrText>的不均衡替代，其中更简单、中等到低质量的问题更容易消失</w:delInstrText>
        </w:r>
        <w:r w:rsidR="00613CD6" w:rsidRPr="00015210" w:rsidDel="00B369E9">
          <w:rPr>
            <w:shd w:val="clear" w:color="auto" w:fill="FFFFFF"/>
          </w:rPr>
          <w:delInstrText xml:space="preserve">;(2) </w:delInstrText>
        </w:r>
        <w:r w:rsidR="00613CD6" w:rsidRPr="00015210" w:rsidDel="00B369E9">
          <w:rPr>
            <w:shd w:val="clear" w:color="auto" w:fill="FFFFFF"/>
          </w:rPr>
          <w:delInstrText>在考虑数量减少后直接提高质量，表明</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613CD6" w:rsidRPr="00015210" w:rsidDel="00B369E9">
          <w:rPr>
            <w:shd w:val="clear" w:color="auto" w:fill="FFFFFF"/>
          </w:rPr>
          <w:delInstrText>;</w:delInstrText>
        </w:r>
        <w:r w:rsidR="00613CD6" w:rsidRPr="00015210" w:rsidDel="00B369E9">
          <w:rPr>
            <w:shd w:val="clear" w:color="auto" w:fill="FFFFFF"/>
          </w:rPr>
          <w:delInstrText>用户保留率和新用户获取率都显著下降</w:delInstrText>
        </w:r>
        <w:r w:rsidR="00613CD6" w:rsidRPr="00015210" w:rsidDel="00B369E9">
          <w:rPr>
            <w:shd w:val="clear" w:color="auto" w:fill="FFFFFF"/>
          </w:rPr>
          <w:delInstrText>;</w:delInstrText>
        </w:r>
        <w:r w:rsidR="00613CD6" w:rsidRPr="00015210" w:rsidDel="00B369E9">
          <w:rPr>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613CD6" w:rsidRPr="00015210" w:rsidDel="00B369E9">
          <w:rPr>
            <w:shd w:val="clear" w:color="auto" w:fill="FFFFFF"/>
          </w:rPr>
          <w:delInstrText>·</w:delInstrText>
        </w:r>
        <w:r w:rsidR="00613CD6" w:rsidRPr="00015210" w:rsidDel="00B369E9">
          <w:rPr>
            <w:shd w:val="clear" w:color="auto" w:fill="FFFFFF"/>
          </w:rPr>
          <w:delInstrText>冯</w:delInstrText>
        </w:r>
        <w:r w:rsidR="00613CD6" w:rsidRPr="00015210" w:rsidDel="00B369E9">
          <w:rPr>
            <w:shd w:val="clear" w:color="auto" w:fill="FFFFFF"/>
          </w:rPr>
          <w:delInstrText>;</w:delInstrText>
        </w:r>
        <w:r w:rsidR="00613CD6" w:rsidRPr="00015210" w:rsidDel="00B369E9">
          <w:rPr>
            <w:shd w:val="clear" w:color="auto" w:fill="FFFFFF"/>
          </w:rPr>
          <w:delInstrText>助理编辑陈建清。资金：薛建清获得上海金融经济大学中央大学基础研究基金的支持。王立军获得中国国家自然科学基金会的支持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72301259]</w:delInstrText>
        </w:r>
        <w:r w:rsidR="00613CD6" w:rsidRPr="00015210" w:rsidDel="00B369E9">
          <w:rPr>
            <w:shd w:val="clear" w:color="auto" w:fill="FFFFFF"/>
          </w:rPr>
          <w:delInstrText>。李建清获得中国国家自然科学基础的支持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72188101 </w:delInstrText>
        </w:r>
        <w:r w:rsidR="00613CD6" w:rsidRPr="00015210" w:rsidDel="00B369E9">
          <w:rPr>
            <w:shd w:val="clear" w:color="auto" w:fill="FFFFFF"/>
          </w:rPr>
          <w:delInstrText>和</w:delInstrText>
        </w:r>
        <w:r w:rsidR="00613CD6" w:rsidRPr="00015210" w:rsidDel="00B369E9">
          <w:rPr>
            <w:shd w:val="clear" w:color="auto" w:fill="FFFFFF"/>
          </w:rPr>
          <w:delInstrText xml:space="preserve"> 72595864]</w:delInstrText>
        </w:r>
        <w:r w:rsidR="00613CD6" w:rsidRPr="00015210" w:rsidDel="00B369E9">
          <w:rPr>
            <w:shd w:val="clear" w:color="auto" w:fill="FFFFFF"/>
          </w:rPr>
          <w:delInstrText>。补充资料：在线附录可访问</w:delInstrText>
        </w:r>
        <w:r w:rsidR="00613CD6" w:rsidRPr="00015210" w:rsidDel="00B369E9">
          <w:rPr>
            <w:shd w:val="clear" w:color="auto" w:fill="FFFFFF"/>
          </w:rPr>
          <w:delInstrText xml:space="preserve"> https://doi.org/10.1287/isre.2023.0561</w:delInstrText>
        </w:r>
        <w:r w:rsidR="00613CD6" w:rsidRPr="00015210" w:rsidDel="00B369E9">
          <w:rPr>
            <w:shd w:val="clear" w:color="auto" w:fill="FFFFFF"/>
          </w:rPr>
          <w:delInstrText>。</w:delInstrText>
        </w:r>
        <w:r w:rsidR="00613CD6" w:rsidRPr="00015210" w:rsidDel="00B369E9">
          <w:rPr>
            <w:shd w:val="clear" w:color="auto" w:fill="FFFFFF"/>
          </w:rPr>
          <w:delInstrText>","call-number":"1","container-title":"Information Systems Research","DOI":"10.1287/isre.2023.0561","ISSN":"1047-7047","language":"en","note":"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large language models</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Q&amp;A platform</w:delInstrText>
        </w:r>
        <w:r w:rsidR="00613CD6" w:rsidRPr="00015210" w:rsidDel="00B369E9">
          <w:rPr>
            <w:shd w:val="clear" w:color="auto" w:fill="FFFFFF"/>
          </w:rPr>
          <w:delInstrText>、</w:delInstrText>
        </w:r>
        <w:r w:rsidR="00613CD6" w:rsidRPr="00015210" w:rsidDel="00B369E9">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613CD6" w:rsidRPr="00015210" w:rsidDel="00B369E9">
          <w:rPr>
            <w:shd w:val="clear" w:color="auto" w:fill="FFFFFF"/>
          </w:rPr>
          <w:fldChar w:fldCharType="separate"/>
        </w:r>
        <w:r w:rsidR="00546B58" w:rsidRPr="00015210" w:rsidDel="00B369E9">
          <w:delText>(Burtch et al. 2024; Quinn &amp; Gutt 2025; del Rio-Chanona et al. 2024; Sanatizadeh et al. 2025; Xue et al. 2026)</w:delText>
        </w:r>
        <w:r w:rsidR="00613CD6" w:rsidRPr="00015210" w:rsidDel="00B369E9">
          <w:rPr>
            <w:shd w:val="clear" w:color="auto" w:fill="FFFFFF"/>
          </w:rPr>
          <w:fldChar w:fldCharType="end"/>
        </w:r>
        <w:r w:rsidRPr="00015210" w:rsidDel="00B369E9">
          <w:delText xml:space="preserve">. </w:delText>
        </w:r>
        <w:r w:rsidR="00613CD6" w:rsidRPr="00015210" w:rsidDel="00B369E9">
          <w:delText xml:space="preserve">A notable exception is </w:delText>
        </w:r>
        <w:r w:rsidR="00613CD6" w:rsidRPr="00015210" w:rsidDel="00B369E9">
          <w:fldChar w:fldCharType="begin"/>
        </w:r>
        <w:r w:rsidR="00613CD6" w:rsidRPr="00015210" w:rsidDel="00B369E9">
          <w:del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delInstrText>
        </w:r>
        <w:r w:rsidR="00613CD6" w:rsidRPr="00015210" w:rsidDel="00B369E9">
          <w:rPr>
            <w:rFonts w:ascii="Apple Color Emoji" w:hAnsi="Apple Color Emoji" w:cs="Apple Color Emoji"/>
          </w:rPr>
          <w:delInstrText>🏷️</w:delInstrText>
        </w:r>
        <w:r w:rsidR="00613CD6" w:rsidRPr="00015210" w:rsidDel="00B369E9">
          <w:delInstrText xml:space="preserve"> /reading</w:delInstrText>
        </w:r>
        <w:r w:rsidR="00613CD6" w:rsidRPr="00015210" w:rsidDel="00B369E9">
          <w:delInstrText>、</w:delInstrText>
        </w:r>
        <w:r w:rsidR="00613CD6" w:rsidRPr="00015210" w:rsidDel="00B369E9">
          <w:delInstrText>Generative AI</w:delInstrText>
        </w:r>
        <w:r w:rsidR="00613CD6" w:rsidRPr="00015210" w:rsidDel="00B369E9">
          <w:delInstrText>、</w:delInstrText>
        </w:r>
        <w:r w:rsidR="00613CD6" w:rsidRPr="00015210" w:rsidDel="00B369E9">
          <w:delInstrText>voluntary Q&amp;A platforms</w:delInstrText>
        </w:r>
        <w:r w:rsidR="00613CD6" w:rsidRPr="00015210" w:rsidDel="00B369E9">
          <w:delInstrText>、</w:delInstrText>
        </w:r>
        <w:r w:rsidR="00613CD6" w:rsidRPr="00015210" w:rsidDel="00B369E9">
          <w:delInstrText>difference-indifferences</w:delInstrText>
        </w:r>
        <w:r w:rsidR="00613CD6" w:rsidRPr="00015210" w:rsidDel="00B369E9">
          <w:delInstrText>、</w:delInstrText>
        </w:r>
        <w:r w:rsidR="00613CD6" w:rsidRPr="00015210" w:rsidDel="00B369E9">
          <w:del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delInstrText>
        </w:r>
        <w:r w:rsidR="00613CD6" w:rsidRPr="00015210" w:rsidDel="00B369E9">
          <w:fldChar w:fldCharType="separate"/>
        </w:r>
        <w:r w:rsidR="00613CD6" w:rsidRPr="00015210" w:rsidDel="00B369E9">
          <w:delText>Rao et al. (2026)</w:delText>
        </w:r>
        <w:r w:rsidR="00613CD6" w:rsidRPr="00015210" w:rsidDel="00B369E9">
          <w:fldChar w:fldCharType="end"/>
        </w:r>
        <w:r w:rsidR="00613CD6" w:rsidRPr="00015210" w:rsidDel="00B369E9">
          <w:delText xml:space="preserve">,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w:delText>
        </w:r>
        <w:r w:rsidR="00613CD6" w:rsidRPr="00015210" w:rsidDel="00B369E9">
          <w:rPr>
            <w:shd w:val="clear" w:color="auto" w:fill="FFFFFF"/>
          </w:rPr>
          <w:fldChar w:fldCharType="begin" w:fldLock="1"/>
        </w:r>
        <w:r w:rsidR="00613CD6" w:rsidRPr="00015210" w:rsidDel="00B369E9">
          <w:rPr>
            <w:shd w:val="clear" w:color="auto" w:fill="FFFFFF"/>
          </w:rPr>
          <w:del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","call-number":"1","container-title":"Journal of Management Information Systems","DOI":"10.1080/07421222.2025.2487313","ISSN":"0742-1222","issue":"2","language":"en","note":"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GAI</w:delInstrText>
        </w:r>
        <w:r w:rsidR="00613CD6" w:rsidRPr="00015210" w:rsidDel="00B369E9">
          <w:rPr>
            <w:shd w:val="clear" w:color="auto" w:fill="FFFFFF"/>
          </w:rPr>
          <w:delInstrText>、</w:delInstrText>
        </w:r>
        <w:r w:rsidR="00613CD6" w:rsidRPr="00015210" w:rsidDel="00B369E9">
          <w:rPr>
            <w:shd w:val="clear" w:color="auto" w:fill="FFFFFF"/>
          </w:rPr>
          <w:delInstrText>knowledge seeking</w:delInstrText>
        </w:r>
        <w:r w:rsidR="00613CD6" w:rsidRPr="00015210" w:rsidDel="00B369E9">
          <w:rPr>
            <w:shd w:val="clear" w:color="auto" w:fill="FFFFFF"/>
          </w:rPr>
          <w:delInstrText>、</w:delInstrText>
        </w:r>
        <w:r w:rsidR="00613CD6" w:rsidRPr="00015210" w:rsidDel="00B369E9">
          <w:rPr>
            <w:shd w:val="clear" w:color="auto" w:fill="FFFFFF"/>
          </w:rPr>
          <w:delInstrText>commitment-based theory</w:delInstrText>
        </w:r>
        <w:r w:rsidR="00613CD6" w:rsidRPr="00015210" w:rsidDel="00B369E9">
          <w:rPr>
            <w:shd w:val="clear" w:color="auto" w:fill="FFFFFF"/>
          </w:rPr>
          <w:delInstrText>、</w:delInstrText>
        </w:r>
        <w:r w:rsidR="00613CD6" w:rsidRPr="00015210" w:rsidDel="00B369E9">
          <w:rPr>
            <w:shd w:val="clear" w:color="auto" w:fill="FFFFFF"/>
          </w:rPr>
          <w:delInstrText>GenAI</w:delInstrText>
        </w:r>
        <w:r w:rsidR="00613CD6" w:rsidRPr="00015210" w:rsidDel="00B369E9">
          <w:rPr>
            <w:shd w:val="clear" w:color="auto" w:fill="FFFFFF"/>
          </w:rPr>
          <w:delInstrText>、</w:delInstrText>
        </w:r>
        <w:r w:rsidR="00613CD6" w:rsidRPr="00015210" w:rsidDel="00B369E9">
          <w:rPr>
            <w:shd w:val="clear" w:color="auto" w:fill="FFFFFF"/>
          </w:rPr>
          <w:delInstrText>information foraging theory</w:delInstrText>
        </w:r>
        <w:r w:rsidR="00613CD6" w:rsidRPr="00015210" w:rsidDel="00B369E9">
          <w:rPr>
            <w:shd w:val="clear" w:color="auto" w:fill="FFFFFF"/>
          </w:rPr>
          <w:delInstrText>、</w:delInstrText>
        </w:r>
        <w:r w:rsidR="00613CD6" w:rsidRPr="00015210" w:rsidDel="00B369E9">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 (CCF C)","container-title":"Information &amp; Management","DOI":"10.1016/j.im.2025.104178","ISSN":"0378-7206","issue":"6","journalAbbreviation":"Information &amp; Management","language":"en","note":"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Online knowledge exchange platforms</w:delInstrText>
        </w:r>
        <w:r w:rsidR="00613CD6" w:rsidRPr="00015210" w:rsidDel="00B369E9">
          <w:rPr>
            <w:shd w:val="clear" w:color="auto" w:fill="FFFFFF"/>
          </w:rPr>
          <w:delInstrText>、</w:delInstrText>
        </w:r>
        <w:r w:rsidR="00613CD6" w:rsidRPr="00015210" w:rsidDel="00B369E9">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613CD6" w:rsidRPr="00015210" w:rsidDel="00B369E9">
          <w:rPr>
            <w:shd w:val="clear" w:color="auto" w:fill="FFFFFF"/>
          </w:rPr>
          <w:delInstrText>【摘要翻译】大语言模型</w:delInstrText>
        </w:r>
        <w:r w:rsidR="00613CD6" w:rsidRPr="00015210" w:rsidDel="00B369E9">
          <w:rPr>
            <w:shd w:val="clear" w:color="auto" w:fill="FFFFFF"/>
          </w:rPr>
          <w:delInstrText xml:space="preserve"> (LLMs)(</w:delInstrText>
        </w:r>
        <w:r w:rsidR="00613CD6" w:rsidRPr="00015210" w:rsidDel="00B369E9">
          <w:rPr>
            <w:shd w:val="clear" w:color="auto" w:fill="FFFFFF"/>
          </w:rPr>
          <w:delInstrText>如</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预计将显著重塑学习、技能获取和知识创造。它们对用户生成的知识共享问答</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平台的影响对</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平台和</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的比较价值和未来协同演化以及</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的未来学习具有重要意义。通过多种实证设计，我们估计</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的推出导致</w:delInstrText>
        </w:r>
        <w:r w:rsidR="00613CD6" w:rsidRPr="00015210" w:rsidDel="00B369E9">
          <w:rPr>
            <w:shd w:val="clear" w:color="auto" w:fill="FFFFFF"/>
          </w:rPr>
          <w:delInstrText xml:space="preserve"> Stack Overflow </w:delInstrText>
        </w:r>
        <w:r w:rsidR="00613CD6" w:rsidRPr="00015210" w:rsidDel="00B369E9">
          <w:rPr>
            <w:shd w:val="clear" w:color="auto" w:fill="FFFFFF"/>
          </w:rPr>
          <w:delInstrText>上发布的问题数量平均减少了</w:delInstrText>
        </w:r>
        <w:r w:rsidR="00613CD6" w:rsidRPr="00015210" w:rsidDel="00B369E9">
          <w:rPr>
            <w:shd w:val="clear" w:color="auto" w:fill="FFFFFF"/>
          </w:rPr>
          <w:delInstrText xml:space="preserve"> 14.09%</w:delInstrText>
        </w:r>
        <w:r w:rsidR="00613CD6" w:rsidRPr="00015210" w:rsidDel="00B369E9">
          <w:rPr>
            <w:shd w:val="clear" w:color="auto" w:fill="FFFFFF"/>
          </w:rPr>
          <w:delInstrText>，这种影响随着时间的推移而加剧，到</w:delInstrText>
        </w:r>
        <w:r w:rsidR="00613CD6" w:rsidRPr="00015210" w:rsidDel="00B369E9">
          <w:rPr>
            <w:shd w:val="clear" w:color="auto" w:fill="FFFFFF"/>
          </w:rPr>
          <w:delInstrText xml:space="preserve"> 2023 </w:delInstrText>
        </w:r>
        <w:r w:rsidR="00613CD6" w:rsidRPr="00015210" w:rsidDel="00B369E9">
          <w:rPr>
            <w:shd w:val="clear" w:color="auto" w:fill="FFFFFF"/>
          </w:rPr>
          <w:delInstrText>年</w:delInstrText>
        </w:r>
        <w:r w:rsidR="00613CD6" w:rsidRPr="00015210" w:rsidDel="00B369E9">
          <w:rPr>
            <w:shd w:val="clear" w:color="auto" w:fill="FFFFFF"/>
          </w:rPr>
          <w:delInstrText xml:space="preserve"> 5 </w:delInstrText>
        </w:r>
        <w:r w:rsidR="00613CD6" w:rsidRPr="00015210" w:rsidDel="00B369E9">
          <w:rPr>
            <w:shd w:val="clear" w:color="auto" w:fill="FFFFFF"/>
          </w:rPr>
          <w:delInstrText>月达到</w:delInstrText>
        </w:r>
        <w:r w:rsidR="00613CD6" w:rsidRPr="00015210" w:rsidDel="00B369E9">
          <w:rPr>
            <w:shd w:val="clear" w:color="auto" w:fill="FFFFFF"/>
          </w:rPr>
          <w:delInstrText xml:space="preserve"> 27.88% </w:delInstrText>
        </w:r>
        <w:r w:rsidR="00613CD6" w:rsidRPr="00015210" w:rsidDel="00B369E9">
          <w:rPr>
            <w:shd w:val="clear" w:color="auto" w:fill="FFFFFF"/>
          </w:rPr>
          <w:delInstrText>的减少。有趣的是，这种数量的减少伴随着剩余问题平均质量的显著提高。进一步分析表明，这些数量和质量的变化可以用两种机制来解释</w:delInstrText>
        </w:r>
        <w:r w:rsidR="00613CD6" w:rsidRPr="00015210" w:rsidDel="00B369E9">
          <w:rPr>
            <w:shd w:val="clear" w:color="auto" w:fill="FFFFFF"/>
          </w:rPr>
          <w:delInstrText xml:space="preserve">:(1) ChatGPT </w:delInstrText>
        </w:r>
        <w:r w:rsidR="00613CD6" w:rsidRPr="00015210" w:rsidDel="00B369E9">
          <w:rPr>
            <w:shd w:val="clear" w:color="auto" w:fill="FFFFFF"/>
          </w:rPr>
          <w:delInstrText>的不均衡替代，其中更简单、中等到低质量的问题更容易消失</w:delInstrText>
        </w:r>
        <w:r w:rsidR="00613CD6" w:rsidRPr="00015210" w:rsidDel="00B369E9">
          <w:rPr>
            <w:shd w:val="clear" w:color="auto" w:fill="FFFFFF"/>
          </w:rPr>
          <w:delInstrText xml:space="preserve">;(2) </w:delInstrText>
        </w:r>
        <w:r w:rsidR="00613CD6" w:rsidRPr="00015210" w:rsidDel="00B369E9">
          <w:rPr>
            <w:shd w:val="clear" w:color="auto" w:fill="FFFFFF"/>
          </w:rPr>
          <w:delInstrText>在考虑数量减少后直接提高质量，表明</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613CD6" w:rsidRPr="00015210" w:rsidDel="00B369E9">
          <w:rPr>
            <w:shd w:val="clear" w:color="auto" w:fill="FFFFFF"/>
          </w:rPr>
          <w:delInstrText>;</w:delInstrText>
        </w:r>
        <w:r w:rsidR="00613CD6" w:rsidRPr="00015210" w:rsidDel="00B369E9">
          <w:rPr>
            <w:shd w:val="clear" w:color="auto" w:fill="FFFFFF"/>
          </w:rPr>
          <w:delInstrText>用户保留率和新用户获取率都显著下降</w:delInstrText>
        </w:r>
        <w:r w:rsidR="00613CD6" w:rsidRPr="00015210" w:rsidDel="00B369E9">
          <w:rPr>
            <w:shd w:val="clear" w:color="auto" w:fill="FFFFFF"/>
          </w:rPr>
          <w:delInstrText>;</w:delInstrText>
        </w:r>
        <w:r w:rsidR="00613CD6" w:rsidRPr="00015210" w:rsidDel="00B369E9">
          <w:rPr>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613CD6" w:rsidRPr="00015210" w:rsidDel="00B369E9">
          <w:rPr>
            <w:shd w:val="clear" w:color="auto" w:fill="FFFFFF"/>
          </w:rPr>
          <w:delInstrText>·</w:delInstrText>
        </w:r>
        <w:r w:rsidR="00613CD6" w:rsidRPr="00015210" w:rsidDel="00B369E9">
          <w:rPr>
            <w:shd w:val="clear" w:color="auto" w:fill="FFFFFF"/>
          </w:rPr>
          <w:delInstrText>冯</w:delInstrText>
        </w:r>
        <w:r w:rsidR="00613CD6" w:rsidRPr="00015210" w:rsidDel="00B369E9">
          <w:rPr>
            <w:shd w:val="clear" w:color="auto" w:fill="FFFFFF"/>
          </w:rPr>
          <w:delInstrText>;</w:delInstrText>
        </w:r>
        <w:r w:rsidR="00613CD6" w:rsidRPr="00015210" w:rsidDel="00B369E9">
          <w:rPr>
            <w:shd w:val="clear" w:color="auto" w:fill="FFFFFF"/>
          </w:rPr>
          <w:delInstrText>助理编辑陈建清。资金：薛建清获得上海金融经济大学中央大学基础研究基金的支持。王立军获得中国国家自然科学基金会的支持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72301259]</w:delInstrText>
        </w:r>
        <w:r w:rsidR="00613CD6" w:rsidRPr="00015210" w:rsidDel="00B369E9">
          <w:rPr>
            <w:shd w:val="clear" w:color="auto" w:fill="FFFFFF"/>
          </w:rPr>
          <w:delInstrText>。李建清获得中国国家自然科学基础的支持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72188101 </w:delInstrText>
        </w:r>
        <w:r w:rsidR="00613CD6" w:rsidRPr="00015210" w:rsidDel="00B369E9">
          <w:rPr>
            <w:shd w:val="clear" w:color="auto" w:fill="FFFFFF"/>
          </w:rPr>
          <w:delInstrText>和</w:delInstrText>
        </w:r>
        <w:r w:rsidR="00613CD6" w:rsidRPr="00015210" w:rsidDel="00B369E9">
          <w:rPr>
            <w:shd w:val="clear" w:color="auto" w:fill="FFFFFF"/>
          </w:rPr>
          <w:delInstrText xml:space="preserve"> 72595864]</w:delInstrText>
        </w:r>
        <w:r w:rsidR="00613CD6" w:rsidRPr="00015210" w:rsidDel="00B369E9">
          <w:rPr>
            <w:shd w:val="clear" w:color="auto" w:fill="FFFFFF"/>
          </w:rPr>
          <w:delInstrText>。补充资料：在线附录可访问</w:delInstrText>
        </w:r>
        <w:r w:rsidR="00613CD6" w:rsidRPr="00015210" w:rsidDel="00B369E9">
          <w:rPr>
            <w:shd w:val="clear" w:color="auto" w:fill="FFFFFF"/>
          </w:rPr>
          <w:delInstrText xml:space="preserve"> https://doi.org/10.1287/isre.2023.0561</w:delInstrText>
        </w:r>
        <w:r w:rsidR="00613CD6" w:rsidRPr="00015210" w:rsidDel="00B369E9">
          <w:rPr>
            <w:shd w:val="clear" w:color="auto" w:fill="FFFFFF"/>
          </w:rPr>
          <w:delInstrText>。</w:delInstrText>
        </w:r>
        <w:r w:rsidR="00613CD6" w:rsidRPr="00015210" w:rsidDel="00B369E9">
          <w:rPr>
            <w:shd w:val="clear" w:color="auto" w:fill="FFFFFF"/>
          </w:rPr>
          <w:delInstrText>","call-number":"1","container-title":"Information Systems Research","DOI":"10.1287/isre.2023.0561","ISSN":"1047-7047","language":"en","note":"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large language models</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Q&amp;A platform</w:delInstrText>
        </w:r>
        <w:r w:rsidR="00613CD6" w:rsidRPr="00015210" w:rsidDel="00B369E9">
          <w:rPr>
            <w:shd w:val="clear" w:color="auto" w:fill="FFFFFF"/>
          </w:rPr>
          <w:delInstrText>、</w:delInstrText>
        </w:r>
        <w:r w:rsidR="00613CD6" w:rsidRPr="00015210" w:rsidDel="00B369E9">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613CD6" w:rsidRPr="00015210" w:rsidDel="00B369E9">
          <w:rPr>
            <w:shd w:val="clear" w:color="auto" w:fill="FFFFFF"/>
          </w:rPr>
          <w:fldChar w:fldCharType="separate"/>
        </w:r>
        <w:r w:rsidR="00546B58" w:rsidRPr="00015210" w:rsidDel="00B369E9">
          <w:delText>(Quinn &amp; Gutt 2025; Sanatizadeh et al. 2025; Xue et al. 2026)</w:delText>
        </w:r>
        <w:r w:rsidR="00613CD6" w:rsidRPr="00015210" w:rsidDel="00B369E9">
          <w:rPr>
            <w:shd w:val="clear" w:color="auto" w:fill="FFFFFF"/>
          </w:rPr>
          <w:fldChar w:fldCharType="end"/>
        </w:r>
        <w:r w:rsidR="00613CD6" w:rsidRPr="00015210" w:rsidDel="00B369E9">
          <w:delText>.</w:delText>
        </w:r>
        <w:r w:rsidRPr="00015210" w:rsidDel="00B369E9">
          <w:delText xml:space="preserve"> In this stream AI is a rival</w:delText>
        </w:r>
      </w:del>
      <w:ins w:id="673" w:author="Xin Li" w:date="2026-08-22T07:37:00Z" w16du:dateUtc="2026-08-21T23:37:00Z">
        <w:del w:id="674" w:author="Prof. LIU Ben" w:date="2026-08-24T22:38:00Z" w16du:dateUtc="2026-08-24T14:38:00Z">
          <w:r w:rsidR="004E55FA" w:rsidDel="00B369E9">
            <w:delText>competitor</w:delText>
          </w:r>
        </w:del>
      </w:ins>
      <w:del w:id="675" w:author="Prof. LIU Ben" w:date="2026-08-24T22:38:00Z" w16du:dateUtc="2026-08-24T14:38:00Z">
        <w:r w:rsidRPr="00015210" w:rsidDel="00B369E9">
          <w:delText xml:space="preserve"> to the </w:delText>
        </w:r>
        <w:r w:rsidRPr="00015210" w:rsidDel="00B369E9">
          <w:rPr>
            <w:i/>
            <w:iCs/>
          </w:rPr>
          <w:delText>platform</w:delText>
        </w:r>
        <w:r w:rsidRPr="00015210" w:rsidDel="00B369E9">
          <w:delText>: it competes for the question itself and does not appear inside the community.</w:delText>
        </w:r>
      </w:del>
    </w:p>
    <w:p w14:paraId="2391F57D" w14:textId="0B495D2A" w:rsidR="000E4EEB" w:rsidRPr="00015210" w:rsidDel="00B369E9" w:rsidRDefault="000E4EEB" w:rsidP="000E4EEB">
      <w:pPr>
        <w:pStyle w:val="Paragraph0"/>
        <w:rPr>
          <w:del w:id="676" w:author="Prof. LIU Ben" w:date="2026-08-24T22:39:00Z" w16du:dateUtc="2026-08-24T14:39:00Z"/>
        </w:rPr>
      </w:pPr>
      <w:del w:id="677" w:author="Prof. LIU Ben" w:date="2026-08-24T22:39:00Z" w16du:dateUtc="2026-08-24T14:39:00Z">
        <w:r w:rsidRPr="00015210" w:rsidDel="00B369E9">
          <w:delText xml:space="preserve">This stream establishes an important empirical baseline, and </w:delText>
        </w:r>
        <w:r w:rsidR="00613CD6" w:rsidRPr="00015210" w:rsidDel="00B369E9">
          <w:fldChar w:fldCharType="begin"/>
        </w:r>
        <w:r w:rsidR="00546B58" w:rsidRPr="00015210" w:rsidDel="00B369E9">
          <w:del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546B58" w:rsidRPr="00015210" w:rsidDel="00B369E9">
          <w:delInstrText>【摘要翻译】大语言模型</w:delInstrText>
        </w:r>
        <w:r w:rsidR="00546B58" w:rsidRPr="00015210" w:rsidDel="00B369E9">
          <w:delInstrText xml:space="preserve"> (LLMs)(</w:delInstrText>
        </w:r>
        <w:r w:rsidR="00546B58" w:rsidRPr="00015210" w:rsidDel="00B369E9">
          <w:delInstrText>如</w:delInstrText>
        </w:r>
        <w:r w:rsidR="00546B58" w:rsidRPr="00015210" w:rsidDel="00B369E9">
          <w:delInstrText xml:space="preserve"> ChatGPT) </w:delInstrText>
        </w:r>
        <w:r w:rsidR="00546B58" w:rsidRPr="00015210" w:rsidDel="00B369E9">
          <w:delInstrText>预计将显著重塑学习、技能获取和知识创造。它们对用户生成的知识共享问答</w:delInstrText>
        </w:r>
        <w:r w:rsidR="00546B58" w:rsidRPr="00015210" w:rsidDel="00B369E9">
          <w:delInstrText xml:space="preserve"> (Q&amp;A) </w:delInstrText>
        </w:r>
        <w:r w:rsidR="00546B58" w:rsidRPr="00015210" w:rsidDel="00B369E9">
          <w:delInstrText>平台的影响对</w:delInstrText>
        </w:r>
        <w:r w:rsidR="00546B58" w:rsidRPr="00015210" w:rsidDel="00B369E9">
          <w:delInstrText xml:space="preserve"> Q&amp;A </w:delInstrText>
        </w:r>
        <w:r w:rsidR="00546B58" w:rsidRPr="00015210" w:rsidDel="00B369E9">
          <w:delInstrText>平台和</w:delInstrText>
        </w:r>
        <w:r w:rsidR="00546B58" w:rsidRPr="00015210" w:rsidDel="00B369E9">
          <w:delInstrText xml:space="preserve"> LLMs </w:delInstrText>
        </w:r>
        <w:r w:rsidR="00546B58" w:rsidRPr="00015210" w:rsidDel="00B369E9">
          <w:delInstrText>的比较价值和未来协同演化以及</w:delInstrText>
        </w:r>
        <w:r w:rsidR="00546B58" w:rsidRPr="00015210" w:rsidDel="00B369E9">
          <w:delInstrText xml:space="preserve"> LLMs </w:delInstrText>
        </w:r>
        <w:r w:rsidR="00546B58" w:rsidRPr="00015210" w:rsidDel="00B369E9">
          <w:delInstrText>的未来学习具有重要意义。通过多种实证设计，我们估计</w:delInstrText>
        </w:r>
        <w:r w:rsidR="00546B58" w:rsidRPr="00015210" w:rsidDel="00B369E9">
          <w:delInstrText xml:space="preserve"> ChatGPT </w:delInstrText>
        </w:r>
        <w:r w:rsidR="00546B58" w:rsidRPr="00015210" w:rsidDel="00B369E9">
          <w:delInstrText>的推出导致</w:delInstrText>
        </w:r>
        <w:r w:rsidR="00546B58" w:rsidRPr="00015210" w:rsidDel="00B369E9">
          <w:delInstrText xml:space="preserve"> Stack Overflow </w:delInstrText>
        </w:r>
        <w:r w:rsidR="00546B58" w:rsidRPr="00015210" w:rsidDel="00B369E9">
          <w:delInstrText>上发布的问题数量平均减少了</w:delInstrText>
        </w:r>
        <w:r w:rsidR="00546B58" w:rsidRPr="00015210" w:rsidDel="00B369E9">
          <w:delInstrText xml:space="preserve"> 14.09%</w:delInstrText>
        </w:r>
        <w:r w:rsidR="00546B58" w:rsidRPr="00015210" w:rsidDel="00B369E9">
          <w:delInstrText>，这种影响随着时间的推移而加剧，到</w:delInstrText>
        </w:r>
        <w:r w:rsidR="00546B58" w:rsidRPr="00015210" w:rsidDel="00B369E9">
          <w:delInstrText xml:space="preserve"> 2023 </w:delInstrText>
        </w:r>
        <w:r w:rsidR="00546B58" w:rsidRPr="00015210" w:rsidDel="00B369E9">
          <w:delInstrText>年</w:delInstrText>
        </w:r>
        <w:r w:rsidR="00546B58" w:rsidRPr="00015210" w:rsidDel="00B369E9">
          <w:delInstrText xml:space="preserve"> 5 </w:delInstrText>
        </w:r>
        <w:r w:rsidR="00546B58" w:rsidRPr="00015210" w:rsidDel="00B369E9">
          <w:delInstrText>月达到</w:delInstrText>
        </w:r>
        <w:r w:rsidR="00546B58" w:rsidRPr="00015210" w:rsidDel="00B369E9">
          <w:delInstrText xml:space="preserve"> 27.88% </w:delInstrText>
        </w:r>
        <w:r w:rsidR="00546B58" w:rsidRPr="00015210" w:rsidDel="00B369E9">
          <w:delInstrText>的减少。有趣的是，这种数量的减少伴随着剩余问题平均质量的显著提高。进一步分析表明，这些数量和质量的变化可以用两种机制来解释</w:delInstrText>
        </w:r>
        <w:r w:rsidR="00546B58" w:rsidRPr="00015210" w:rsidDel="00B369E9">
          <w:delInstrText xml:space="preserve">:(1) ChatGPT </w:delInstrText>
        </w:r>
        <w:r w:rsidR="00546B58" w:rsidRPr="00015210" w:rsidDel="00B369E9">
          <w:delInstrText>的不均衡替代，其中更简单、中等到低质量的问题更容易消失</w:delInstrText>
        </w:r>
        <w:r w:rsidR="00546B58" w:rsidRPr="00015210" w:rsidDel="00B369E9">
          <w:delInstrText xml:space="preserve">;(2) </w:delInstrText>
        </w:r>
        <w:r w:rsidR="00546B58" w:rsidRPr="00015210" w:rsidDel="00B369E9">
          <w:delInstrText>在考虑数量减少后直接提高质量，表明</w:delInstrText>
        </w:r>
        <w:r w:rsidR="00546B58" w:rsidRPr="00015210" w:rsidDel="00B369E9">
          <w:delInstrText xml:space="preserve"> ChatGPT </w:delInstrText>
        </w:r>
        <w:r w:rsidR="00546B58" w:rsidRPr="00015210" w:rsidDel="00B369E9">
          <w:delInstrText>帮助提供的时间和搜索成本节约对问题质量的改善具有积极外溢效应。进一步的异质性分析显示，这对缺乏经验的用户的问题数量和质量都有更强的影响</w:delInstrText>
        </w:r>
        <w:r w:rsidR="00546B58" w:rsidRPr="00015210" w:rsidDel="00B369E9">
          <w:delInstrText>;</w:delInstrText>
        </w:r>
        <w:r w:rsidR="00546B58" w:rsidRPr="00015210" w:rsidDel="00B369E9">
          <w:delInstrText>用户保留率和新用户获取率都显著下降</w:delInstrText>
        </w:r>
        <w:r w:rsidR="00546B58" w:rsidRPr="00015210" w:rsidDel="00B369E9">
          <w:delInstrText>;</w:delInstrText>
        </w:r>
        <w:r w:rsidR="00546B58" w:rsidRPr="00015210" w:rsidDel="00B369E9">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546B58" w:rsidRPr="00015210" w:rsidDel="00B369E9">
          <w:delInstrText>·</w:delInstrText>
        </w:r>
        <w:r w:rsidR="00546B58" w:rsidRPr="00015210" w:rsidDel="00B369E9">
          <w:delInstrText>冯</w:delInstrText>
        </w:r>
        <w:r w:rsidR="00546B58" w:rsidRPr="00015210" w:rsidDel="00B369E9">
          <w:delInstrText>;</w:delInstrText>
        </w:r>
        <w:r w:rsidR="00546B58" w:rsidRPr="00015210" w:rsidDel="00B369E9">
          <w:delInstrText>助理编辑陈建清。资金：薛建清获得上海金融经济大学中央大学基础研究基金的支持。王立军获得中国国家自然科学基金会的支持</w:delInstrText>
        </w:r>
        <w:r w:rsidR="00546B58" w:rsidRPr="00015210" w:rsidDel="00B369E9">
          <w:delInstrText xml:space="preserve"> [</w:delInstrText>
        </w:r>
        <w:r w:rsidR="00546B58" w:rsidRPr="00015210" w:rsidDel="00B369E9">
          <w:delInstrText>资助金额</w:delInstrText>
        </w:r>
        <w:r w:rsidR="00546B58" w:rsidRPr="00015210" w:rsidDel="00B369E9">
          <w:delInstrText xml:space="preserve"> 72301259]</w:delInstrText>
        </w:r>
        <w:r w:rsidR="00546B58" w:rsidRPr="00015210" w:rsidDel="00B369E9">
          <w:delInstrText>。李建清获得中国国家自然科学基础的支持</w:delInstrText>
        </w:r>
        <w:r w:rsidR="00546B58" w:rsidRPr="00015210" w:rsidDel="00B369E9">
          <w:delInstrText xml:space="preserve"> [</w:delInstrText>
        </w:r>
        <w:r w:rsidR="00546B58" w:rsidRPr="00015210" w:rsidDel="00B369E9">
          <w:delInstrText>资助金额</w:delInstrText>
        </w:r>
        <w:r w:rsidR="00546B58" w:rsidRPr="00015210" w:rsidDel="00B369E9">
          <w:delInstrText xml:space="preserve"> 72188101 </w:delInstrText>
        </w:r>
        <w:r w:rsidR="00546B58" w:rsidRPr="00015210" w:rsidDel="00B369E9">
          <w:delInstrText>和</w:delInstrText>
        </w:r>
        <w:r w:rsidR="00546B58" w:rsidRPr="00015210" w:rsidDel="00B369E9">
          <w:delInstrText xml:space="preserve"> 72595864]</w:delInstrText>
        </w:r>
        <w:r w:rsidR="00546B58" w:rsidRPr="00015210" w:rsidDel="00B369E9">
          <w:delInstrText>。补充资料：在线附录可访问</w:delInstrText>
        </w:r>
        <w:r w:rsidR="00546B58" w:rsidRPr="00015210" w:rsidDel="00B369E9">
          <w:delInstrText xml:space="preserve"> https://doi.org/10.1287/isre.2023.0561</w:delInstrText>
        </w:r>
        <w:r w:rsidR="00546B58" w:rsidRPr="00015210" w:rsidDel="00B369E9">
          <w:delInstrText>。</w:delInstrText>
        </w:r>
        <w:r w:rsidR="00546B58" w:rsidRPr="00015210" w:rsidDel="00B369E9">
          <w:delInstrText>","call-number":"1","container-title":"Information Systems Research","DOI":"10.1287/isre.2023.0561","ISSN":"1047-7047","language":"en","note":"</w:delInstrText>
        </w:r>
        <w:r w:rsidR="00546B58" w:rsidRPr="00015210" w:rsidDel="00B369E9">
          <w:rPr>
            <w:rFonts w:ascii="Apple Color Emoji" w:hAnsi="Apple Color Emoji" w:cs="Apple Color Emoji"/>
          </w:rPr>
          <w:delInstrText>🏷️</w:delInstrText>
        </w:r>
        <w:r w:rsidR="00546B58" w:rsidRPr="00015210" w:rsidDel="00B369E9">
          <w:delInstrText xml:space="preserve"> /unread</w:delInstrText>
        </w:r>
        <w:r w:rsidR="00546B58" w:rsidRPr="00015210" w:rsidDel="00B369E9">
          <w:delInstrText>、</w:delInstrText>
        </w:r>
        <w:r w:rsidR="00546B58" w:rsidRPr="00015210" w:rsidDel="00B369E9">
          <w:delInstrText>generative AI</w:delInstrText>
        </w:r>
        <w:r w:rsidR="00546B58" w:rsidRPr="00015210" w:rsidDel="00B369E9">
          <w:delInstrText>、</w:delInstrText>
        </w:r>
        <w:r w:rsidR="00546B58" w:rsidRPr="00015210" w:rsidDel="00B369E9">
          <w:delInstrText>large language models</w:delInstrText>
        </w:r>
        <w:r w:rsidR="00546B58" w:rsidRPr="00015210" w:rsidDel="00B369E9">
          <w:delInstrText>、</w:delInstrText>
        </w:r>
        <w:r w:rsidR="00546B58" w:rsidRPr="00015210" w:rsidDel="00B369E9">
          <w:delInstrText>ChatGPT</w:delInstrText>
        </w:r>
        <w:r w:rsidR="00546B58" w:rsidRPr="00015210" w:rsidDel="00B369E9">
          <w:delInstrText>、</w:delInstrText>
        </w:r>
        <w:r w:rsidR="00546B58" w:rsidRPr="00015210" w:rsidDel="00B369E9">
          <w:delInstrText>Q&amp;A platform</w:delInstrText>
        </w:r>
        <w:r w:rsidR="00546B58" w:rsidRPr="00015210" w:rsidDel="00B369E9">
          <w:delInstrText>、</w:delInstrText>
        </w:r>
        <w:r w:rsidR="00546B58" w:rsidRPr="00015210" w:rsidDel="00B369E9">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613CD6" w:rsidRPr="00015210" w:rsidDel="00B369E9">
          <w:fldChar w:fldCharType="separate"/>
        </w:r>
        <w:r w:rsidR="00613CD6" w:rsidRPr="00015210" w:rsidDel="00B369E9">
          <w:delText>Xue et al. (2026)</w:delText>
        </w:r>
        <w:r w:rsidR="00613CD6" w:rsidRPr="00015210" w:rsidDel="00B369E9">
          <w:fldChar w:fldCharType="end"/>
        </w:r>
        <w:r w:rsidRPr="00015210" w:rsidDel="00B369E9">
          <w:delTex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delText>
        </w:r>
      </w:del>
    </w:p>
    <w:p w14:paraId="614AAA6D" w14:textId="65D05055" w:rsidR="000E4EEB" w:rsidRPr="00015210" w:rsidRDefault="001471CF" w:rsidP="000E4EEB">
      <w:pPr>
        <w:pStyle w:val="Heading3"/>
        <w:rPr>
          <w:rFonts w:eastAsiaTheme="minorEastAsia" w:cs="Times New Roman"/>
        </w:rPr>
      </w:pPr>
      <w:ins w:id="678" w:author="Xin Li" w:date="2026-08-20T23:42:00Z" w16du:dateUtc="2026-08-20T15:42:00Z">
        <w:r>
          <w:t xml:space="preserve">External </w:t>
        </w:r>
      </w:ins>
      <w:ins w:id="679" w:author="Prof. LIU Ben" w:date="2026-08-24T22:40:00Z" w16du:dateUtc="2026-08-24T14:40:00Z">
        <w:r w:rsidR="00B369E9">
          <w:rPr>
            <w:rFonts w:hint="eastAsia"/>
            <w:lang w:eastAsia="zh-CN"/>
          </w:rPr>
          <w:t>Gen</w:t>
        </w:r>
      </w:ins>
      <w:r w:rsidR="000E4EEB" w:rsidRPr="00015210">
        <w:t>AI as the Answerer</w:t>
      </w:r>
      <w:r w:rsidR="00534D0B" w:rsidRPr="00015210">
        <w:t>’</w:t>
      </w:r>
      <w:r w:rsidR="000E4EEB" w:rsidRPr="00015210">
        <w:t>s Instrument</w:t>
      </w:r>
    </w:p>
    <w:p w14:paraId="0878F8DC" w14:textId="64E4396F" w:rsidR="000E4EEB" w:rsidRPr="00015210" w:rsidDel="00B369E9" w:rsidRDefault="000E4EEB" w:rsidP="000E4EEB">
      <w:pPr>
        <w:pStyle w:val="Paragraph0"/>
        <w:rPr>
          <w:del w:id="680" w:author="Prof. LIU Ben" w:date="2026-08-24T22:42:00Z" w16du:dateUtc="2026-08-24T14:42:00Z"/>
        </w:rPr>
      </w:pPr>
      <w:r w:rsidRPr="00015210">
        <w:t xml:space="preserve">A second stream </w:t>
      </w:r>
      <w:ins w:id="681" w:author="Prof. LIU Ben" w:date="2026-08-24T22:40:00Z" w16du:dateUtc="2026-08-24T14:40:00Z">
        <w:r w:rsidR="00B369E9">
          <w:rPr>
            <w:rFonts w:hint="eastAsia"/>
          </w:rPr>
          <w:t>examines</w:t>
        </w:r>
      </w:ins>
      <w:del w:id="682" w:author="Prof. LIU Ben" w:date="2026-08-24T22:40:00Z" w16du:dateUtc="2026-08-24T14:40:00Z">
        <w:r w:rsidRPr="00015210" w:rsidDel="00B369E9">
          <w:delText>studies</w:delText>
        </w:r>
      </w:del>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r w:rsidR="006C29A2" w:rsidRPr="00015210">
        <w:fldChar w:fldCharType="begin" w:fldLock="1"/>
      </w:r>
      <w:r w:rsidR="006C29A2" w:rsidRPr="000152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(Fang &amp; Zhou 2026; Shan &amp; Qiu 2026)</w:t>
      </w:r>
      <w:r w:rsidR="006C29A2" w:rsidRPr="00015210">
        <w:fldChar w:fldCharType="end"/>
      </w:r>
      <w:r w:rsidRPr="00015210">
        <w:t>, and evidence from the reverse direction points the same way, as bans on AI-generated content reduce both answer volume and acceptance rates</w:t>
      </w:r>
      <w:r w:rsidR="006C29A2" w:rsidRPr="00015210">
        <w:t xml:space="preserve"> </w:t>
      </w:r>
      <w:r w:rsidR="006C29A2" w:rsidRPr="00015210">
        <w:fldChar w:fldCharType="begin" w:fldLock="1"/>
      </w:r>
      <w:r w:rsidR="006C29A2" w:rsidRPr="000152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6C29A2" w:rsidRPr="00015210">
        <w:instrText>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\n\n</w:instrText>
      </w:r>
      <w:r w:rsidR="006C29A2" w:rsidRPr="00015210">
        <w:instrText>【摘要翻译】以</w:instrText>
      </w:r>
      <w:r w:rsidR="006C29A2" w:rsidRPr="00015210">
        <w:instrText>ChatGPT</w:instrText>
      </w:r>
      <w:r w:rsidR="006C29A2" w:rsidRPr="00015210">
        <w:instrText>为例的大型语言模型（</w:instrText>
      </w:r>
      <w:r w:rsidR="006C29A2" w:rsidRPr="00015210">
        <w:instrText>LLM</w:instrText>
      </w:r>
      <w:r w:rsidR="006C29A2" w:rsidRPr="00015210">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sidRPr="00015210">
        <w:instrText>Stack Exchange</w:instrText>
      </w:r>
      <w:r w:rsidR="006C29A2" w:rsidRPr="00015210">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 xml:space="preserve">","archive_location":"1 </w:instrText>
      </w:r>
      <w:r w:rsidR="006C29A2" w:rsidRPr="00015210">
        <w:rPr>
          <w:rFonts w:ascii="Apple Color Emoji" w:hAnsi="Apple Color Emoji" w:cs="Apple Color Emoji"/>
        </w:rPr>
        <w:instrText>📊</w:instrText>
      </w:r>
      <w:r w:rsidR="006C29A2" w:rsidRPr="00015210">
        <w:instrText>","DOI":"10.2139/ssrn.4750326","genre":"SSRN Scholarly Paper","language":"en","note":"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/reading</w:instrText>
      </w:r>
      <w:r w:rsidR="006C29A2" w:rsidRPr="00015210">
        <w:instrText>、</w:instrText>
      </w:r>
      <w:r w:rsidR="006C29A2" w:rsidRPr="00015210">
        <w:instrText>Q&amp;A platform</w:instrText>
      </w:r>
      <w:r w:rsidR="006C29A2" w:rsidRPr="00015210">
        <w:instrText>、</w:instrText>
      </w:r>
      <w:r w:rsidR="006C29A2" w:rsidRPr="00015210">
        <w:instrText>ChatGPT</w:instrText>
      </w:r>
      <w:r w:rsidR="006C29A2" w:rsidRPr="00015210">
        <w:instrText>、</w:instrText>
      </w:r>
      <w:r w:rsidR="006C29A2" w:rsidRPr="00015210">
        <w:instrText>AI-generated content</w:instrText>
      </w:r>
      <w:r w:rsidR="006C29A2" w:rsidRPr="00015210">
        <w:instrText>、</w:instrText>
      </w:r>
      <w:r w:rsidR="006C29A2" w:rsidRPr="00015210">
        <w:instrText>ban</w:instrText>
      </w:r>
      <w:r w:rsidR="006C29A2" w:rsidRPr="00015210">
        <w:instrText>、</w:instrText>
      </w:r>
      <w:r w:rsidR="006C29A2" w:rsidRPr="000152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015210">
        <w:fldChar w:fldCharType="separate"/>
      </w:r>
      <w:r w:rsidR="00546B58" w:rsidRPr="00015210">
        <w:t>(Wang &amp; Zheng 2024)</w:t>
      </w:r>
      <w:r w:rsidR="006C29A2" w:rsidRPr="00015210">
        <w:fldChar w:fldCharType="end"/>
      </w:r>
      <w:r w:rsidRPr="00015210">
        <w:t xml:space="preserve">. Other studies report declines in </w:t>
      </w:r>
      <w:del w:id="683" w:author="Xin Li" w:date="2026-08-21T07:09:00Z" w16du:dateUtc="2026-08-20T23:09:00Z">
        <w:r w:rsidRPr="00015210" w:rsidDel="000C65E3">
          <w:delText xml:space="preserve">the volume of </w:delText>
        </w:r>
      </w:del>
      <w:r w:rsidRPr="00015210">
        <w:t xml:space="preserve">qualified contributions </w:t>
      </w:r>
      <w:r w:rsidR="006C29A2" w:rsidRPr="00015210">
        <w:fldChar w:fldCharType="begin" w:fldLock="1"/>
      </w:r>
      <w:r w:rsidR="006C29A2" w:rsidRPr="000152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sidRPr="00015210">
        <w:rPr>
          <w:rFonts w:ascii="Apple Color Emoji" w:hAnsi="Apple Color Emoji" w:cs="Apple Color Emoji"/>
        </w:rPr>
        <w:instrText>📊</w:instrText>
      </w:r>
      <w:r w:rsidR="006C29A2" w:rsidRPr="00015210">
        <w:instrText>","call-number":"3","container-title":"Marketing Letters","DOI":"10.1007/s11002-024-09747-1","ISSN":"1573-059X","issue":"3","journalAbbreviation":"Mark Lett","language":"en","note":"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User contribution</w:instrText>
      </w:r>
      <w:r w:rsidR="006C29A2" w:rsidRPr="00015210">
        <w:instrText>、</w:instrText>
      </w:r>
      <w:r w:rsidR="006C29A2" w:rsidRPr="00015210">
        <w:instrText>Content policy</w:instrText>
      </w:r>
      <w:r w:rsidR="006C29A2" w:rsidRPr="00015210">
        <w:instrText>、</w:instrText>
      </w:r>
      <w:r w:rsidR="006C29A2" w:rsidRPr="000152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sidRPr="00015210">
        <w:rPr>
          <w:rFonts w:ascii="Apple Color Emoji" w:hAnsi="Apple Color Emoji" w:cs="Apple Color Emoji"/>
        </w:rPr>
        <w:instrText>📊</w:instrText>
      </w:r>
      <w:r w:rsidR="006C29A2" w:rsidRPr="00015210">
        <w:instrText>","call-number":"1 (CCF C)","container-title":"Information &amp; Management","DOI":"10.1016/j.im.2025.104178","ISSN":"0378-7206","issue":"6","journalAbbreviation":"Information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ChatGPT</w:instrText>
      </w:r>
      <w:r w:rsidR="006C29A2" w:rsidRPr="00015210">
        <w:instrText>、</w:instrText>
      </w:r>
      <w:r w:rsidR="006C29A2" w:rsidRPr="00015210">
        <w:instrText>Generative AI</w:instrText>
      </w:r>
      <w:r w:rsidR="006C29A2" w:rsidRPr="00015210">
        <w:instrText>、</w:instrText>
      </w:r>
      <w:r w:rsidR="006C29A2" w:rsidRPr="00015210">
        <w:instrText>Online knowledge exchange platforms</w:instrText>
      </w:r>
      <w:r w:rsidR="006C29A2" w:rsidRPr="00015210">
        <w:instrText>、</w:instrText>
      </w:r>
      <w:r w:rsidR="006C29A2"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546B58" w:rsidRPr="00015210">
        <w:t>(Li &amp; Kim 2025; Sanatizadeh et al. 2025)</w:t>
      </w:r>
      <w:r w:rsidR="006C29A2" w:rsidRPr="00015210">
        <w:fldChar w:fldCharType="end"/>
      </w:r>
      <w:r w:rsidR="006C29A2" w:rsidRPr="00015210">
        <w:t xml:space="preserve">, </w:t>
      </w:r>
      <w:r w:rsidRPr="00015210">
        <w:t>so the evidence is not uniform.</w:t>
      </w:r>
      <w:ins w:id="684" w:author="Prof. LIU Ben" w:date="2026-08-24T22:42:00Z" w16du:dateUtc="2026-08-24T14:42:00Z">
        <w:r w:rsidR="00B369E9">
          <w:rPr>
            <w:rFonts w:hint="eastAsia"/>
          </w:rPr>
          <w:t xml:space="preserve"> </w:t>
        </w:r>
      </w:ins>
    </w:p>
    <w:p w14:paraId="23EFBA8F" w14:textId="6AC87AF1" w:rsidR="000E4EEB" w:rsidRPr="00015210" w:rsidRDefault="000E4EEB" w:rsidP="00B369E9">
      <w:pPr>
        <w:pStyle w:val="Paragraph0"/>
      </w:pP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B369E9" w:rsidRDefault="00B369E9">
      <w:pPr>
        <w:pStyle w:val="Paragraph0"/>
        <w:rPr>
          <w:ins w:id="685" w:author="Prof. LIU Ben" w:date="2026-08-24T22:43:00Z" w16du:dateUtc="2026-08-24T14:43:00Z"/>
          <w:rPrChange w:id="686" w:author="Prof. LIU Ben" w:date="2026-08-24T22:43:00Z" w16du:dateUtc="2026-08-24T14:43:00Z">
            <w:rPr>
              <w:ins w:id="687" w:author="Prof. LIU Ben" w:date="2026-08-24T22:43:00Z" w16du:dateUtc="2026-08-24T14:43:00Z"/>
              <w:color w:val="000000"/>
            </w:rPr>
          </w:rPrChange>
        </w:rPr>
        <w:pPrChange w:id="688" w:author="Prof. LIU Ben" w:date="2026-08-24T22:43:00Z" w16du:dateUtc="2026-08-24T14:43:00Z">
          <w:pPr>
            <w:spacing w:before="100" w:beforeAutospacing="1" w:after="100" w:afterAutospacing="1"/>
          </w:pPr>
        </w:pPrChange>
      </w:pPr>
      <w:ins w:id="689" w:author="Prof. LIU Ben" w:date="2026-08-24T22:43:00Z" w16du:dateUtc="2026-08-24T14:43:00Z">
        <w:r w:rsidRPr="00B369E9">
          <w:rPr>
            <w:rPrChange w:id="690" w:author="Prof. LIU Ben" w:date="2026-08-24T22:43:00Z" w16du:dateUtc="2026-08-24T14:43:00Z">
              <w:rPr>
                <w:color w:val="000000"/>
              </w:rPr>
            </w:rPrChange>
          </w:rPr>
          <w:t xml:space="preserve">Part of this divergence might reflect differences in platform, unit of analysis, and how </w:t>
        </w:r>
        <w:r>
          <w:rPr>
            <w:rFonts w:hint="eastAsia"/>
          </w:rPr>
          <w:t xml:space="preserve">answer </w:t>
        </w:r>
        <w:r w:rsidRPr="00B369E9">
          <w:rPr>
            <w:rPrChange w:id="691" w:author="Prof. LIU Ben" w:date="2026-08-24T22:43:00Z" w16du:dateUtc="2026-08-24T14:43:00Z">
              <w:rPr>
                <w:color w:val="000000"/>
              </w:rPr>
            </w:rPrChange>
          </w:rPr>
          <w:t xml:space="preserve">style is operationalized. Taken together, these studies establish an important and non-obvious result: AI adoption changes not only how much answerers write but how they write. This stream cannot pin down </w:t>
        </w:r>
        <w:r w:rsidRPr="00B369E9">
          <w:rPr>
            <w:rPrChange w:id="692" w:author="Prof. LIU Ben" w:date="2026-08-24T22:43:00Z" w16du:dateUtc="2026-08-24T14:43:00Z">
              <w:rPr>
                <w:i/>
                <w:iCs/>
                <w:color w:val="000000"/>
              </w:rPr>
            </w:rPrChange>
          </w:rPr>
          <w:t>how</w:t>
        </w:r>
        <w:r w:rsidRPr="00B369E9">
          <w:rPr>
            <w:rPrChange w:id="693" w:author="Prof. LIU Ben" w:date="2026-08-24T22:43:00Z" w16du:dateUtc="2026-08-24T14:43:00Z">
              <w:rPr>
                <w:color w:val="000000"/>
              </w:rPr>
            </w:rPrChange>
          </w:rPr>
          <w:t xml:space="preserve"> AI produces these effects, however, because AI</w:t>
        </w:r>
      </w:ins>
      <w:ins w:id="694" w:author="Prof. LIU Ben" w:date="2026-08-24T22:44:00Z" w16du:dateUtc="2026-08-24T14:44:00Z">
        <w:r>
          <w:t>’</w:t>
        </w:r>
      </w:ins>
      <w:ins w:id="695" w:author="Prof. LIU Ben" w:date="2026-08-24T22:43:00Z" w16du:dateUtc="2026-08-24T14:43:00Z">
        <w:r w:rsidRPr="00B369E9">
          <w:rPr>
            <w:rPrChange w:id="696" w:author="Prof. LIU Ben" w:date="2026-08-24T22:43:00Z" w16du:dateUtc="2026-08-24T14:43:00Z">
              <w:rPr>
                <w:color w:val="000000"/>
              </w:rPr>
            </w:rPrChange>
          </w:rPr>
          <w:t xml:space="preserve">s contribution is </w:t>
        </w:r>
      </w:ins>
      <w:ins w:id="697" w:author="Prof. LIU Ben" w:date="2026-08-24T22:44:00Z" w16du:dateUtc="2026-08-24T14:44:00Z">
        <w:r>
          <w:rPr>
            <w:rFonts w:hint="eastAsia"/>
          </w:rPr>
          <w:t>unobservable</w:t>
        </w:r>
      </w:ins>
      <w:ins w:id="698" w:author="Prof. LIU Ben" w:date="2026-08-24T22:43:00Z" w16du:dateUtc="2026-08-24T14:43:00Z">
        <w:r w:rsidRPr="00B369E9">
          <w:rPr>
            <w:rPrChange w:id="699" w:author="Prof. LIU Ben" w:date="2026-08-24T22:43:00Z" w16du:dateUtc="2026-08-24T14:43:00Z">
              <w:rPr>
                <w:color w:val="000000"/>
              </w:rPr>
            </w:rPrChange>
          </w:rPr>
          <w:t>. A human answerer</w:t>
        </w:r>
      </w:ins>
      <w:ins w:id="700" w:author="Prof. LIU Ben" w:date="2026-08-24T22:44:00Z" w16du:dateUtc="2026-08-24T14:44:00Z">
        <w:r>
          <w:t>’</w:t>
        </w:r>
      </w:ins>
      <w:ins w:id="701" w:author="Prof. LIU Ben" w:date="2026-08-24T22:43:00Z" w16du:dateUtc="2026-08-24T14:43:00Z">
        <w:r w:rsidRPr="00B369E9">
          <w:rPr>
            <w:rPrChange w:id="702" w:author="Prof. LIU Ben" w:date="2026-08-24T22:43:00Z" w16du:dateUtc="2026-08-24T14:43:00Z">
              <w:rPr>
                <w:color w:val="000000"/>
              </w:rPr>
            </w:rPrChange>
          </w:rPr>
          <w:t xml:space="preserve">s private use of AI cannot be observed by other community members, and in most cases cannot be observed by the researcher either. </w:t>
        </w:r>
      </w:ins>
      <w:ins w:id="703" w:author="Prof. LIU Ben" w:date="2026-08-24T22:44:00Z" w16du:dateUtc="2026-08-24T14:44:00Z">
        <w:r>
          <w:rPr>
            <w:rFonts w:hint="eastAsia"/>
          </w:rPr>
          <w:t>Therefore, s</w:t>
        </w:r>
      </w:ins>
      <w:ins w:id="704" w:author="Prof. LIU Ben" w:date="2026-08-24T22:43:00Z" w16du:dateUtc="2026-08-24T14:43:00Z">
        <w:r w:rsidRPr="00B369E9">
          <w:rPr>
            <w:rPrChange w:id="705" w:author="Prof. LIU Ben" w:date="2026-08-24T22:43:00Z" w16du:dateUtc="2026-08-24T14:43:00Z">
              <w:rPr>
                <w:color w:val="000000"/>
              </w:rPr>
            </w:rPrChange>
          </w:rPr>
          <w:t xml:space="preserve">tudies here </w:t>
        </w:r>
        <w:r w:rsidRPr="00B369E9">
          <w:rPr>
            <w:rPrChange w:id="706" w:author="Prof. LIU Ben" w:date="2026-08-24T22:43:00Z" w16du:dateUtc="2026-08-24T14:43:00Z">
              <w:rPr>
                <w:color w:val="000000"/>
              </w:rPr>
            </w:rPrChange>
          </w:rPr>
          <w:lastRenderedPageBreak/>
          <w:t xml:space="preserve">can detect that answering behavior changed, but cannot </w:t>
        </w:r>
      </w:ins>
      <w:ins w:id="707" w:author="Prof. LIU Ben" w:date="2026-08-24T22:46:00Z" w16du:dateUtc="2026-08-24T14:46:00Z">
        <w:r>
          <w:rPr>
            <w:rFonts w:hint="eastAsia"/>
          </w:rPr>
          <w:t>measure</w:t>
        </w:r>
      </w:ins>
      <w:ins w:id="708" w:author="Prof. LIU Ben" w:date="2026-08-24T22:43:00Z" w16du:dateUtc="2026-08-24T14:43:00Z">
        <w:r w:rsidRPr="00B369E9">
          <w:rPr>
            <w:rPrChange w:id="709" w:author="Prof. LIU Ben" w:date="2026-08-24T22:43:00Z" w16du:dateUtc="2026-08-24T14:43:00Z">
              <w:rPr>
                <w:color w:val="000000"/>
              </w:rPr>
            </w:rPrChange>
          </w:rPr>
          <w:t xml:space="preserve"> how much of the answer the AI produced or connect that contribution to the observed change.</w:t>
        </w:r>
      </w:ins>
    </w:p>
    <w:p w14:paraId="3ED4C0FD" w14:textId="55E45990" w:rsidR="000E4EEB" w:rsidRPr="00015210" w:rsidDel="00B369E9" w:rsidRDefault="000E4EEB">
      <w:pPr>
        <w:pStyle w:val="Paragraph0"/>
        <w:rPr>
          <w:del w:id="710" w:author="Prof. LIU Ben" w:date="2026-08-24T22:46:00Z" w16du:dateUtc="2026-08-24T14:46:00Z"/>
        </w:rPr>
      </w:pPr>
      <w:del w:id="711" w:author="Prof. LIU Ben" w:date="2026-08-24T22:46:00Z" w16du:dateUtc="2026-08-24T14:46:00Z">
        <w:r w:rsidRPr="00015210" w:rsidDel="00B369E9">
          <w:delText xml:space="preserve">Part of this divergence might reflect differences in platform, unit of analysis, and how style is operationalized. Taken together, these studies establish an important and non-obvious result: AI adoption changes not only how much answerers write but how they write. </w:delText>
        </w:r>
      </w:del>
      <w:ins w:id="712" w:author="Xin Li" w:date="2026-08-21T07:13:00Z" w16du:dateUtc="2026-08-20T23:13:00Z">
        <w:del w:id="713" w:author="Prof. LIU Ben" w:date="2026-08-24T22:46:00Z" w16du:dateUtc="2026-08-24T14:46:00Z">
          <w:r w:rsidR="000C65E3" w:rsidDel="00B369E9">
            <w:delText xml:space="preserve">While </w:delText>
          </w:r>
        </w:del>
      </w:ins>
      <w:del w:id="714" w:author="Prof. LIU Ben" w:date="2026-08-24T22:46:00Z" w16du:dateUtc="2026-08-24T14:46:00Z">
        <w:r w:rsidRPr="00015210" w:rsidDel="00B369E9">
          <w:delText xml:space="preserve">We suggest that the divergence is consistent with AI </w:delText>
        </w:r>
      </w:del>
      <w:ins w:id="715" w:author="Xin Li" w:date="2026-08-21T07:14:00Z" w16du:dateUtc="2026-08-20T23:14:00Z">
        <w:del w:id="716" w:author="Prof. LIU Ben" w:date="2026-08-24T22:46:00Z" w16du:dateUtc="2026-08-24T14:46:00Z">
          <w:r w:rsidR="000C65E3" w:rsidDel="00B369E9">
            <w:delText xml:space="preserve">may </w:delText>
          </w:r>
        </w:del>
      </w:ins>
      <w:del w:id="717" w:author="Prof. LIU Ben" w:date="2026-08-24T22:46:00Z" w16du:dateUtc="2026-08-24T14:46:00Z">
        <w:r w:rsidRPr="00015210" w:rsidDel="00B369E9">
          <w:delText xml:space="preserve">exerting </w:delText>
        </w:r>
      </w:del>
      <w:ins w:id="718" w:author="Xin Li" w:date="2026-08-21T07:14:00Z" w16du:dateUtc="2026-08-20T23:14:00Z">
        <w:del w:id="719" w:author="Prof. LIU Ben" w:date="2026-08-24T22:46:00Z" w16du:dateUtc="2026-08-24T14:46:00Z">
          <w:r w:rsidR="000C65E3" w:rsidDel="00B369E9">
            <w:delText xml:space="preserve">complicated impacts on </w:delText>
          </w:r>
        </w:del>
      </w:ins>
      <w:del w:id="720" w:author="Prof. LIU Ben" w:date="2026-08-24T22:46:00Z" w16du:dateUtc="2026-08-24T14:46:00Z">
        <w:r w:rsidRPr="00015210" w:rsidDel="00B369E9">
          <w:delText xml:space="preserve">two forces </w:delText>
        </w:r>
      </w:del>
      <w:ins w:id="721" w:author="Xin Li" w:date="2026-08-21T07:14:00Z" w16du:dateUtc="2026-08-20T23:14:00Z">
        <w:del w:id="722" w:author="Prof. LIU Ben" w:date="2026-08-24T22:46:00Z" w16du:dateUtc="2026-08-24T14:46:00Z">
          <w:r w:rsidR="000C65E3" w:rsidDel="00B369E9">
            <w:delText xml:space="preserve">answerers in the process, </w:delText>
          </w:r>
        </w:del>
      </w:ins>
      <w:del w:id="723" w:author="Prof. LIU Ben" w:date="2026-08-24T22:46:00Z" w16du:dateUtc="2026-08-24T14:46:00Z">
        <w:r w:rsidRPr="00015210" w:rsidDel="00B369E9">
          <w:delText>that this stream</w:delText>
        </w:r>
        <w:r w:rsidR="00534D0B" w:rsidRPr="00015210" w:rsidDel="00B369E9">
          <w:delText>’</w:delText>
        </w:r>
        <w:r w:rsidRPr="00015210" w:rsidDel="00B369E9">
          <w:delTex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w:delText>
        </w:r>
      </w:del>
      <w:ins w:id="724" w:author="Xin Li" w:date="2026-08-21T07:15:00Z" w16du:dateUtc="2026-08-20T23:15:00Z">
        <w:del w:id="725" w:author="Prof. LIU Ben" w:date="2026-08-24T22:46:00Z" w16du:dateUtc="2026-08-24T14:46:00Z">
          <w:r w:rsidR="000C65E3" w:rsidDel="00B369E9">
            <w:delText>it is</w:delText>
          </w:r>
        </w:del>
      </w:ins>
      <w:del w:id="726" w:author="Prof. LIU Ben" w:date="2026-08-24T22:46:00Z" w16du:dateUtc="2026-08-24T14:46:00Z">
        <w:r w:rsidRPr="00015210" w:rsidDel="00B369E9">
          <w:delText xml:space="preserve"> cannot </w:delText>
        </w:r>
      </w:del>
      <w:ins w:id="727" w:author="Xin Li" w:date="2026-08-21T07:15:00Z" w16du:dateUtc="2026-08-20T23:15:00Z">
        <w:del w:id="728" w:author="Prof. LIU Ben" w:date="2026-08-24T22:46:00Z" w16du:dateUtc="2026-08-24T14:46:00Z">
          <w:r w:rsidR="000C65E3" w:rsidDel="00B369E9">
            <w:delText xml:space="preserve">easy to </w:delText>
          </w:r>
        </w:del>
      </w:ins>
      <w:del w:id="729" w:author="Prof. LIU Ben" w:date="2026-08-24T22:46:00Z" w16du:dateUtc="2026-08-24T14:46:00Z">
        <w:r w:rsidRPr="00015210" w:rsidDel="00B369E9">
          <w:delText>answer the question because AI</w:delText>
        </w:r>
        <w:r w:rsidR="00534D0B" w:rsidRPr="00015210" w:rsidDel="00B369E9">
          <w:delText>’</w:delText>
        </w:r>
        <w:r w:rsidRPr="00015210" w:rsidDel="00B369E9">
          <w:delText>s contribution is not visible as such.</w:delText>
        </w:r>
      </w:del>
    </w:p>
    <w:p w14:paraId="02FC76DE" w14:textId="71D1282E" w:rsidR="000E4EEB" w:rsidRPr="00015210" w:rsidDel="00B369E9" w:rsidRDefault="000E4EEB" w:rsidP="000C65E3">
      <w:pPr>
        <w:pStyle w:val="Paragraph0"/>
        <w:rPr>
          <w:del w:id="730" w:author="Prof. LIU Ben" w:date="2026-08-24T22:46:00Z" w16du:dateUtc="2026-08-24T14:46:00Z"/>
        </w:rPr>
      </w:pPr>
      <w:del w:id="731" w:author="Prof. LIU Ben" w:date="2026-08-24T22:46:00Z" w16du:dateUtc="2026-08-24T14:46:00Z">
        <w:r w:rsidRPr="00015210" w:rsidDel="00B369E9">
          <w:delText>That invisibility is the stream</w:delText>
        </w:r>
        <w:r w:rsidR="00534D0B" w:rsidRPr="00015210" w:rsidDel="00B369E9">
          <w:delText>’</w:delText>
        </w:r>
        <w:r w:rsidRPr="00015210" w:rsidDel="00B369E9">
          <w:delText>s defining limitation. A human answerer</w:delText>
        </w:r>
        <w:r w:rsidR="00534D0B" w:rsidRPr="00015210" w:rsidDel="00B369E9">
          <w:delText>’</w:delText>
        </w:r>
        <w:r w:rsidRPr="00015210" w:rsidDel="00B369E9">
          <w:delTex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delText>
        </w:r>
        <w:r w:rsidRPr="00015210" w:rsidDel="00B369E9">
          <w:rPr>
            <w:i/>
            <w:iCs/>
          </w:rPr>
          <w:delText>content</w:delText>
        </w:r>
        <w:r w:rsidRPr="00015210" w:rsidDel="00B369E9">
          <w:delText xml:space="preserve"> or by the </w:delText>
        </w:r>
        <w:r w:rsidRPr="00015210" w:rsidDel="00B369E9">
          <w:rPr>
            <w:i/>
            <w:iCs/>
          </w:rPr>
          <w:delText>knowledge</w:delText>
        </w:r>
        <w:r w:rsidRPr="00015210" w:rsidDel="00B369E9">
          <w:delText xml:space="preserve"> that a contribution is AI-generated. Nor can they observe the competitive signal an answerer faced at the moment of deciding, since no answerer in this stream ever sees a contribution identified as machine-produced.</w:delText>
        </w:r>
      </w:del>
    </w:p>
    <w:p w14:paraId="2A68C4AB" w14:textId="563F1A77" w:rsidR="000E4EEB" w:rsidRPr="00015210" w:rsidRDefault="001471CF" w:rsidP="000E4EEB">
      <w:pPr>
        <w:pStyle w:val="Heading3"/>
      </w:pPr>
      <w:ins w:id="732" w:author="Xin Li" w:date="2026-08-20T23:42:00Z" w16du:dateUtc="2026-08-20T15:42:00Z">
        <w:r>
          <w:t xml:space="preserve">Internal </w:t>
        </w:r>
      </w:ins>
      <w:ins w:id="733" w:author="Prof. LIU Ben" w:date="2026-08-24T22:46:00Z" w16du:dateUtc="2026-08-24T14:46:00Z">
        <w:r w:rsidR="00B369E9">
          <w:rPr>
            <w:rFonts w:hint="eastAsia"/>
            <w:lang w:eastAsia="zh-CN"/>
          </w:rPr>
          <w:t>Gen</w:t>
        </w:r>
      </w:ins>
      <w:r w:rsidR="000E4EEB" w:rsidRPr="00015210">
        <w:t xml:space="preserve">AI as </w:t>
      </w:r>
      <w:del w:id="734" w:author="Prof. LIU Ben" w:date="2026-08-24T22:46:00Z" w16du:dateUtc="2026-08-24T14:46:00Z">
        <w:r w:rsidR="000E4EEB" w:rsidRPr="00015210" w:rsidDel="00B369E9">
          <w:delText xml:space="preserve">an </w:delText>
        </w:r>
      </w:del>
      <w:ins w:id="735" w:author="Prof. LIU Ben" w:date="2026-08-24T22:46:00Z" w16du:dateUtc="2026-08-24T14:46:00Z">
        <w:r w:rsidR="00B369E9">
          <w:rPr>
            <w:rFonts w:hint="eastAsia"/>
            <w:lang w:eastAsia="zh-CN"/>
          </w:rPr>
          <w:t xml:space="preserve">the </w:t>
        </w:r>
      </w:ins>
      <w:del w:id="736" w:author="Xin Li" w:date="2026-08-20T23:42:00Z" w16du:dateUtc="2026-08-20T15:42:00Z">
        <w:r w:rsidR="000E4EEB" w:rsidRPr="00015210" w:rsidDel="001471CF">
          <w:delText xml:space="preserve">Identified </w:delText>
        </w:r>
      </w:del>
      <w:ins w:id="737" w:author="Xin Li" w:date="2026-08-20T23:42:00Z" w16du:dateUtc="2026-08-20T15:42:00Z">
        <w:r>
          <w:t>Answerer</w:t>
        </w:r>
      </w:ins>
      <w:ins w:id="738" w:author="Prof. LIU Ben" w:date="2026-08-24T22:46:00Z" w16du:dateUtc="2026-08-24T14:46:00Z">
        <w:r w:rsidR="00B369E9">
          <w:rPr>
            <w:lang w:eastAsia="zh-CN"/>
          </w:rPr>
          <w:t>’</w:t>
        </w:r>
        <w:r w:rsidR="00B369E9">
          <w:rPr>
            <w:rFonts w:hint="eastAsia"/>
            <w:lang w:eastAsia="zh-CN"/>
          </w:rPr>
          <w:t>s</w:t>
        </w:r>
      </w:ins>
      <w:ins w:id="739" w:author="Xin Li" w:date="2026-08-20T23:42:00Z" w16du:dateUtc="2026-08-20T15:42:00Z">
        <w:r>
          <w:t xml:space="preserve"> Competitor</w:t>
        </w:r>
      </w:ins>
      <w:del w:id="740" w:author="Xin Li" w:date="2026-08-20T23:42:00Z" w16du:dateUtc="2026-08-20T15:42:00Z">
        <w:r w:rsidR="000E4EEB" w:rsidRPr="00015210" w:rsidDel="001471CF">
          <w:delText>Rival Contributor</w:delText>
        </w:r>
      </w:del>
    </w:p>
    <w:p w14:paraId="536EC3ED" w14:textId="57EB6829" w:rsidR="00B369E9" w:rsidRPr="00B369E9" w:rsidRDefault="00B369E9">
      <w:pPr>
        <w:pStyle w:val="Paragraph0"/>
        <w:rPr>
          <w:ins w:id="741" w:author="Prof. LIU Ben" w:date="2026-08-24T22:47:00Z" w16du:dateUtc="2026-08-24T14:47:00Z"/>
          <w:rPrChange w:id="742" w:author="Prof. LIU Ben" w:date="2026-08-24T22:47:00Z" w16du:dateUtc="2026-08-24T14:47:00Z">
            <w:rPr>
              <w:ins w:id="743" w:author="Prof. LIU Ben" w:date="2026-08-24T22:47:00Z" w16du:dateUtc="2026-08-24T14:47:00Z"/>
              <w:color w:val="000000"/>
            </w:rPr>
          </w:rPrChange>
        </w:rPr>
        <w:pPrChange w:id="744" w:author="Prof. LIU Ben" w:date="2026-08-24T22:47:00Z" w16du:dateUtc="2026-08-24T14:47:00Z">
          <w:pPr>
            <w:spacing w:before="100" w:beforeAutospacing="1" w:after="100" w:afterAutospacing="1"/>
          </w:pPr>
        </w:pPrChange>
      </w:pPr>
      <w:ins w:id="745" w:author="Prof. LIU Ben" w:date="2026-08-24T22:47:00Z" w16du:dateUtc="2026-08-24T14:47:00Z">
        <w:r w:rsidRPr="00B369E9">
          <w:rPr>
            <w:rPrChange w:id="746" w:author="Prof. LIU Ben" w:date="2026-08-24T22:47:00Z" w16du:dateUtc="2026-08-24T14:47:00Z">
              <w:rPr>
                <w:color w:val="000000"/>
              </w:rPr>
            </w:rPrChange>
          </w:rPr>
          <w:t xml:space="preserve">A third and much smaller stream examines </w:t>
        </w:r>
        <w:r>
          <w:rPr>
            <w:rFonts w:hint="eastAsia"/>
          </w:rPr>
          <w:t>Gen</w:t>
        </w:r>
        <w:r w:rsidRPr="00B369E9">
          <w:rPr>
            <w:rPrChange w:id="747" w:author="Prof. LIU Ben" w:date="2026-08-24T22:47:00Z" w16du:dateUtc="2026-08-24T14:47:00Z">
              <w:rPr>
                <w:color w:val="000000"/>
              </w:rPr>
            </w:rPrChange>
          </w:rPr>
          <w:t xml:space="preserve">AI that posts answers under its own explicit label, alongside human contributors, on the same questions. Here </w:t>
        </w:r>
        <w:r>
          <w:rPr>
            <w:rFonts w:hint="eastAsia"/>
          </w:rPr>
          <w:t>Gen</w:t>
        </w:r>
        <w:r w:rsidRPr="00B369E9">
          <w:rPr>
            <w:rPrChange w:id="748" w:author="Prof. LIU Ben" w:date="2026-08-24T22:47:00Z" w16du:dateUtc="2026-08-24T14:47:00Z">
              <w:rPr>
                <w:color w:val="000000"/>
              </w:rPr>
            </w:rPrChange>
          </w:rPr>
          <w:t xml:space="preserve">AI is a competitor to the </w:t>
        </w:r>
        <w:r w:rsidRPr="00B369E9">
          <w:rPr>
            <w:i/>
            <w:iCs/>
            <w:rPrChange w:id="749" w:author="Prof. LIU Ben" w:date="2026-08-24T22:48:00Z" w16du:dateUtc="2026-08-24T14:48:00Z">
              <w:rPr>
                <w:color w:val="000000"/>
              </w:rPr>
            </w:rPrChange>
          </w:rPr>
          <w:t>human answerer</w:t>
        </w:r>
        <w:r w:rsidRPr="00B369E9">
          <w:rPr>
            <w:rPrChange w:id="750" w:author="Prof. LIU Ben" w:date="2026-08-24T22:47:00Z" w16du:dateUtc="2026-08-24T14:47:00Z">
              <w:rPr>
                <w:color w:val="000000"/>
              </w:rPr>
            </w:rPrChange>
          </w:rPr>
          <w:t>, competing for the same viewers</w:t>
        </w:r>
      </w:ins>
      <w:ins w:id="751" w:author="Prof. LIU Ben" w:date="2026-08-24T22:48:00Z" w16du:dateUtc="2026-08-24T14:48:00Z">
        <w:r>
          <w:t>’</w:t>
        </w:r>
      </w:ins>
      <w:ins w:id="752" w:author="Prof. LIU Ben" w:date="2026-08-24T22:47:00Z" w16du:dateUtc="2026-08-24T14:47:00Z">
        <w:r w:rsidRPr="00B369E9">
          <w:rPr>
            <w:rPrChange w:id="753" w:author="Prof. LIU Ben" w:date="2026-08-24T22:47:00Z" w16du:dateUtc="2026-08-24T14:47:00Z">
              <w:rPr>
                <w:color w:val="000000"/>
              </w:rPr>
            </w:rPrChange>
          </w:rPr>
          <w:t xml:space="preserve"> attention, and both the source and the content of its contribution are visible. Only Su et al. (2025) has examined this configuration empirically. Studying Quora</w:t>
        </w:r>
      </w:ins>
      <w:ins w:id="754" w:author="Prof. LIU Ben" w:date="2026-08-24T22:49:00Z" w16du:dateUtc="2026-08-24T14:49:00Z">
        <w:r>
          <w:t>’</w:t>
        </w:r>
      </w:ins>
      <w:ins w:id="755" w:author="Prof. LIU Ben" w:date="2026-08-24T22:47:00Z" w16du:dateUtc="2026-08-24T14:47:00Z">
        <w:r w:rsidRPr="00B369E9">
          <w:rPr>
            <w:rPrChange w:id="756" w:author="Prof. LIU Ben" w:date="2026-08-24T22:47:00Z" w16du:dateUtc="2026-08-24T14:47:00Z">
              <w:rPr>
                <w:color w:val="000000"/>
              </w:rPr>
            </w:rPrChange>
          </w:rPr>
          <w:t>s deployment of Sage, they report positive effects on human contribution, including increases in the number and length of answers. Two features of their setting d</w:t>
        </w:r>
      </w:ins>
      <w:ins w:id="757" w:author="Prof. LIU Ben" w:date="2026-08-24T22:50:00Z" w16du:dateUtc="2026-08-24T14:50:00Z">
        <w:r>
          <w:rPr>
            <w:rFonts w:hint="eastAsia"/>
          </w:rPr>
          <w:t>iffer</w:t>
        </w:r>
      </w:ins>
      <w:ins w:id="758" w:author="Prof. LIU Ben" w:date="2026-08-24T22:47:00Z" w16du:dateUtc="2026-08-24T14:47:00Z">
        <w:r w:rsidRPr="00B369E9">
          <w:rPr>
            <w:rPrChange w:id="759" w:author="Prof. LIU Ben" w:date="2026-08-24T22:47:00Z" w16du:dateUtc="2026-08-24T14:47:00Z">
              <w:rPr>
                <w:color w:val="000000"/>
              </w:rPr>
            </w:rPrChange>
          </w:rPr>
          <w:t xml:space="preserve"> from</w:t>
        </w:r>
      </w:ins>
      <w:ins w:id="760" w:author="Prof. LIU Ben" w:date="2026-08-24T22:52:00Z" w16du:dateUtc="2026-08-24T14:52:00Z">
        <w:r>
          <w:rPr>
            <w:rFonts w:hint="eastAsia"/>
          </w:rPr>
          <w:t xml:space="preserve"> a </w:t>
        </w:r>
        <w:r>
          <w:t>“</w:t>
        </w:r>
      </w:ins>
      <w:ins w:id="761" w:author="Prof. LIU Ben" w:date="2026-08-24T22:47:00Z" w16du:dateUtc="2026-08-24T14:47:00Z">
        <w:r w:rsidRPr="00B369E9">
          <w:rPr>
            <w:rPrChange w:id="762" w:author="Prof. LIU Ben" w:date="2026-08-24T22:47:00Z" w16du:dateUtc="2026-08-24T14:47:00Z">
              <w:rPr>
                <w:color w:val="000000"/>
              </w:rPr>
            </w:rPrChange>
          </w:rPr>
          <w:t>competit</w:t>
        </w:r>
      </w:ins>
      <w:ins w:id="763" w:author="Prof. LIU Ben" w:date="2026-08-24T22:52:00Z" w16du:dateUtc="2026-08-24T14:52:00Z">
        <w:r>
          <w:rPr>
            <w:rFonts w:hint="eastAsia"/>
          </w:rPr>
          <w:t>ion</w:t>
        </w:r>
        <w:r>
          <w:t>”</w:t>
        </w:r>
      </w:ins>
      <w:ins w:id="764" w:author="Prof. LIU Ben" w:date="2026-08-24T22:47:00Z" w16du:dateUtc="2026-08-24T14:47:00Z">
        <w:r w:rsidRPr="00B369E9">
          <w:rPr>
            <w:rPrChange w:id="765" w:author="Prof. LIU Ben" w:date="2026-08-24T22:47:00Z" w16du:dateUtc="2026-08-24T14:47:00Z">
              <w:rPr>
                <w:color w:val="000000"/>
              </w:rPr>
            </w:rPrChange>
          </w:rPr>
          <w:t xml:space="preserve"> configuration in ways that plausibly determine the sign of the effect. First, </w:t>
        </w:r>
        <w:r w:rsidRPr="00B369E9">
          <w:rPr>
            <w:i/>
            <w:iCs/>
            <w:rPrChange w:id="766" w:author="Prof. LIU Ben" w:date="2026-08-24T22:53:00Z" w16du:dateUtc="2026-08-24T14:53:00Z">
              <w:rPr>
                <w:color w:val="000000"/>
              </w:rPr>
            </w:rPrChange>
          </w:rPr>
          <w:t>timing</w:t>
        </w:r>
        <w:r w:rsidRPr="00B369E9">
          <w:rPr>
            <w:rPrChange w:id="767" w:author="Prof. LIU Ben" w:date="2026-08-24T22:47:00Z" w16du:dateUtc="2026-08-24T14:47:00Z">
              <w:rPr>
                <w:color w:val="000000"/>
              </w:rPr>
            </w:rPrChange>
          </w:rPr>
          <w:t xml:space="preserve">: </w:t>
        </w:r>
        <w:commentRangeStart w:id="768"/>
        <w:r w:rsidRPr="00B369E9">
          <w:rPr>
            <w:rPrChange w:id="769" w:author="Prof. LIU Ben" w:date="2026-08-24T22:47:00Z" w16du:dateUtc="2026-08-24T14:47:00Z">
              <w:rPr>
                <w:color w:val="000000"/>
              </w:rPr>
            </w:rPrChange>
          </w:rPr>
          <w:t>their AI answers are added roughly three months after the original post</w:t>
        </w:r>
      </w:ins>
      <w:commentRangeEnd w:id="768"/>
      <w:r w:rsidRPr="00B369E9">
        <w:rPr>
          <w:rStyle w:val="CommentReference"/>
          <w:sz w:val="24"/>
          <w:rPrChange w:id="770" w:author="Prof. LIU Ben" w:date="2026-08-24T22:47:00Z" w16du:dateUtc="2026-08-24T14:47:00Z">
            <w:rPr>
              <w:rStyle w:val="CommentReference"/>
              <w:color w:val="000000"/>
              <w:sz w:val="24"/>
            </w:rPr>
          </w:rPrChange>
        </w:rPr>
        <w:commentReference w:id="768"/>
      </w:r>
      <w:ins w:id="771" w:author="Prof. LIU Ben" w:date="2026-08-24T22:47:00Z" w16du:dateUtc="2026-08-24T14:47:00Z">
        <w:r w:rsidRPr="00B369E9">
          <w:rPr>
            <w:rPrChange w:id="772" w:author="Prof. LIU Ben" w:date="2026-08-24T22:47:00Z" w16du:dateUtc="2026-08-24T14:47:00Z">
              <w:rPr>
                <w:color w:val="000000"/>
              </w:rPr>
            </w:rPrChange>
          </w:rPr>
          <w:t xml:space="preserve">, so AI enters as a retrospective supplement to an established discussion rather than as a competitor whom human contributors encounter on arrival. Second, </w:t>
        </w:r>
        <w:r w:rsidRPr="00B369E9">
          <w:rPr>
            <w:i/>
            <w:iCs/>
            <w:rPrChange w:id="773" w:author="Prof. LIU Ben" w:date="2026-08-24T22:53:00Z" w16du:dateUtc="2026-08-24T14:53:00Z">
              <w:rPr>
                <w:color w:val="000000"/>
              </w:rPr>
            </w:rPrChange>
          </w:rPr>
          <w:t>domain</w:t>
        </w:r>
        <w:r w:rsidRPr="00B369E9">
          <w:rPr>
            <w:rPrChange w:id="774" w:author="Prof. LIU Ben" w:date="2026-08-24T22:47:00Z" w16du:dateUtc="2026-08-24T14:47:00Z">
              <w:rPr>
                <w:color w:val="000000"/>
              </w:rPr>
            </w:rPrChange>
          </w:rPr>
          <w: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t>
        </w:r>
      </w:ins>
    </w:p>
    <w:p w14:paraId="104D996F" w14:textId="01AF86BB" w:rsidR="000E4EEB" w:rsidRPr="00015210" w:rsidDel="00B369E9" w:rsidRDefault="000E4EEB" w:rsidP="000E4EEB">
      <w:pPr>
        <w:pStyle w:val="Paragraph0"/>
        <w:rPr>
          <w:del w:id="775" w:author="Prof. LIU Ben" w:date="2026-08-24T22:54:00Z" w16du:dateUtc="2026-08-24T14:54:00Z"/>
        </w:rPr>
      </w:pPr>
      <w:del w:id="776" w:author="Prof. LIU Ben" w:date="2026-08-24T22:54:00Z" w16du:dateUtc="2026-08-24T14:54:00Z">
        <w:r w:rsidRPr="00015210" w:rsidDel="00B369E9">
          <w:delText>A third and much smaller stream examines AI that posts answers under its own explicit label, alongside human contributors, on the same questions. Here AI is a rival</w:delText>
        </w:r>
      </w:del>
      <w:ins w:id="777" w:author="Xin Li" w:date="2026-08-22T07:37:00Z" w16du:dateUtc="2026-08-21T23:37:00Z">
        <w:del w:id="778" w:author="Prof. LIU Ben" w:date="2026-08-24T22:54:00Z" w16du:dateUtc="2026-08-24T14:54:00Z">
          <w:r w:rsidR="004E55FA" w:rsidDel="00B369E9">
            <w:delText>competitor</w:delText>
          </w:r>
        </w:del>
      </w:ins>
      <w:del w:id="779" w:author="Prof. LIU Ben" w:date="2026-08-24T22:54:00Z" w16du:dateUtc="2026-08-24T14:54:00Z">
        <w:r w:rsidRPr="00015210" w:rsidDel="00B369E9">
          <w:delText xml:space="preserve"> to the </w:delText>
        </w:r>
        <w:r w:rsidRPr="00015210" w:rsidDel="00B369E9">
          <w:rPr>
            <w:i/>
            <w:iCs/>
          </w:rPr>
          <w:delText>human answerer</w:delText>
        </w:r>
        <w:r w:rsidRPr="00015210" w:rsidDel="00B369E9">
          <w:delText>, competing for the same viewers</w:delText>
        </w:r>
        <w:r w:rsidR="00534D0B" w:rsidRPr="00015210" w:rsidDel="00B369E9">
          <w:delText>’</w:delText>
        </w:r>
        <w:r w:rsidRPr="00015210" w:rsidDel="00B369E9">
          <w:delText xml:space="preserve"> attention and recognition, and both the source and the content of its contribution are visible.</w:delText>
        </w:r>
      </w:del>
    </w:p>
    <w:p w14:paraId="0C04027B" w14:textId="71ADD33C" w:rsidR="000E4EEB" w:rsidDel="00B369E9" w:rsidRDefault="00C41A58" w:rsidP="000E4EEB">
      <w:pPr>
        <w:pStyle w:val="Paragraph0"/>
        <w:rPr>
          <w:ins w:id="780" w:author="Xin Li" w:date="2026-08-21T09:51:00Z" w16du:dateUtc="2026-08-21T01:51:00Z"/>
          <w:del w:id="781" w:author="Prof. LIU Ben" w:date="2026-08-24T22:54:00Z" w16du:dateUtc="2026-08-24T14:54:00Z"/>
        </w:rPr>
      </w:pPr>
      <w:ins w:id="782" w:author="Xin Li" w:date="2026-08-21T07:23:00Z" w16du:dateUtc="2026-08-20T23:23:00Z">
        <w:del w:id="783" w:author="Prof. LIU Ben" w:date="2026-08-24T22:54:00Z" w16du:dateUtc="2026-08-24T14:54:00Z">
          <w:r w:rsidDel="00B369E9">
            <w:delText xml:space="preserve"> </w:delText>
          </w:r>
        </w:del>
      </w:ins>
      <w:del w:id="784" w:author="Prof. LIU Ben" w:date="2026-08-24T22:54:00Z" w16du:dateUtc="2026-08-24T14:54:00Z">
        <w:r w:rsidR="000E4EEB" w:rsidRPr="00015210" w:rsidDel="00B369E9">
          <w:delText>Only Su et al. (2025) has examined this configuration empirically. Studying Quora</w:delText>
        </w:r>
        <w:r w:rsidR="00534D0B" w:rsidRPr="00015210" w:rsidDel="00B369E9">
          <w:delText>’</w:delText>
        </w:r>
        <w:r w:rsidR="000E4EEB" w:rsidRPr="00015210" w:rsidDel="00B369E9">
          <w:delText xml:space="preserve">s deployment of Sage, they report positive effects on human contribution, including increases in the number and length of answers. Two features of their setting differ from ours </w:delText>
        </w:r>
      </w:del>
      <w:ins w:id="785" w:author="Xin Li" w:date="2026-08-21T07:22:00Z" w16du:dateUtc="2026-08-20T23:22:00Z">
        <w:del w:id="786" w:author="Prof. LIU Ben" w:date="2026-08-24T22:54:00Z" w16du:dateUtc="2026-08-24T14:54:00Z">
          <w:r w:rsidDel="00B369E9">
            <w:delText>the “competitor” nature of AI</w:delText>
          </w:r>
          <w:r w:rsidRPr="00015210" w:rsidDel="00B369E9">
            <w:delText xml:space="preserve"> </w:delText>
          </w:r>
        </w:del>
      </w:ins>
      <w:del w:id="787" w:author="Prof. LIU Ben" w:date="2026-08-24T22:54:00Z" w16du:dateUtc="2026-08-24T14:54:00Z">
        <w:r w:rsidR="000E4EEB" w:rsidRPr="00015210" w:rsidDel="00B369E9">
          <w:delText xml:space="preserve">in ways that plausibly determine the sign of the effect. First, </w:delText>
        </w:r>
        <w:r w:rsidR="000E4EEB" w:rsidRPr="00015210" w:rsidDel="00B369E9">
          <w:rPr>
            <w:i/>
            <w:iCs/>
          </w:rPr>
          <w:delText>timing</w:delText>
        </w:r>
        <w:r w:rsidR="000E4EEB" w:rsidRPr="00015210" w:rsidDel="00B369E9">
          <w:delTex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delText>
        </w:r>
        <w:r w:rsidR="000E4EEB" w:rsidRPr="00015210" w:rsidDel="00B369E9">
          <w:rPr>
            <w:i/>
            <w:iCs/>
          </w:rPr>
          <w:delText>domain</w:delText>
        </w:r>
        <w:r w:rsidR="000E4EEB" w:rsidRPr="00015210" w:rsidDel="00B369E9">
          <w:delTex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w:delText>
        </w:r>
      </w:del>
      <w:ins w:id="788" w:author="Xin Li" w:date="2026-08-21T07:23:00Z" w16du:dateUtc="2026-08-20T23:23:00Z">
        <w:del w:id="789" w:author="Prof. LIU Ben" w:date="2026-08-24T22:54:00Z" w16du:dateUtc="2026-08-24T14:54:00Z">
          <w:r w:rsidDel="00B369E9">
            <w:delText xml:space="preserve">’s competition with </w:delText>
          </w:r>
        </w:del>
      </w:ins>
      <w:del w:id="790" w:author="Prof. LIU Ben" w:date="2026-08-24T22:54:00Z" w16du:dateUtc="2026-08-24T14:54:00Z">
        <w:r w:rsidR="000E4EEB" w:rsidRPr="00015210" w:rsidDel="00B369E9">
          <w:delText xml:space="preserve"> that arrives within minutes competes directly with human answer</w:delText>
        </w:r>
      </w:del>
      <w:ins w:id="791" w:author="Xin Li" w:date="2026-08-21T07:23:00Z" w16du:dateUtc="2026-08-20T23:23:00Z">
        <w:del w:id="792" w:author="Prof. LIU Ben" w:date="2026-08-24T22:54:00Z" w16du:dateUtc="2026-08-24T14:54:00Z">
          <w:r w:rsidDel="00B369E9">
            <w:delText xml:space="preserve"> may be stronger, which are not fully</w:delText>
          </w:r>
        </w:del>
      </w:ins>
      <w:ins w:id="793" w:author="Xin Li" w:date="2026-08-21T07:24:00Z" w16du:dateUtc="2026-08-20T23:24:00Z">
        <w:del w:id="794" w:author="Prof. LIU Ben" w:date="2026-08-24T22:54:00Z" w16du:dateUtc="2026-08-24T14:54:00Z">
          <w:r w:rsidDel="00B369E9">
            <w:delText xml:space="preserve"> elaborated in the literature and will be investigated in this study</w:delText>
          </w:r>
        </w:del>
      </w:ins>
      <w:ins w:id="795" w:author="Xin Li" w:date="2026-08-21T07:23:00Z" w16du:dateUtc="2026-08-20T23:23:00Z">
        <w:del w:id="796" w:author="Prof. LIU Ben" w:date="2026-08-24T22:54:00Z" w16du:dateUtc="2026-08-24T14:54:00Z">
          <w:r w:rsidDel="00B369E9">
            <w:delText xml:space="preserve">. </w:delText>
          </w:r>
        </w:del>
      </w:ins>
      <w:del w:id="797" w:author="Prof. LIU Ben" w:date="2026-08-24T22:54:00Z" w16du:dateUtc="2026-08-24T14:54:00Z">
        <w:r w:rsidR="000E4EEB" w:rsidRPr="00015210" w:rsidDel="00B369E9">
          <w:delText>ers from the outset.</w:delText>
        </w:r>
      </w:del>
    </w:p>
    <w:p w14:paraId="05BEBF95" w14:textId="7473037D" w:rsidR="00CF1F0C" w:rsidRDefault="00B369E9">
      <w:pPr>
        <w:pStyle w:val="Heading2"/>
        <w:rPr>
          <w:ins w:id="798" w:author="Xin Li" w:date="2026-08-21T07:24:00Z" w16du:dateUtc="2026-08-20T23:24:00Z"/>
        </w:rPr>
        <w:pPrChange w:id="799" w:author="Xin Li" w:date="2026-08-21T09:51:00Z" w16du:dateUtc="2026-08-21T01:51:00Z">
          <w:pPr>
            <w:pStyle w:val="Paragraph0"/>
          </w:pPr>
        </w:pPrChange>
      </w:pPr>
      <w:ins w:id="800" w:author="Prof. LIU Ben" w:date="2026-08-24T22:54:00Z" w16du:dateUtc="2026-08-24T14:54:00Z">
        <w:r>
          <w:rPr>
            <w:rFonts w:hint="eastAsia"/>
            <w:lang w:eastAsia="zh-CN"/>
          </w:rPr>
          <w:t>How Content and Label Shape</w:t>
        </w:r>
      </w:ins>
      <w:ins w:id="801" w:author="Xin Li" w:date="2026-08-21T09:51:00Z" w16du:dateUtc="2026-08-21T01:51:00Z">
        <w:del w:id="802" w:author="Prof. LIU Ben" w:date="2026-08-24T22:54:00Z" w16du:dateUtc="2026-08-24T14:54:00Z">
          <w:r w:rsidR="00CF1F0C" w:rsidDel="00B369E9">
            <w:delText>Content vs. Label in Affecting</w:delText>
          </w:r>
        </w:del>
        <w:r w:rsidR="00CF1F0C">
          <w:t xml:space="preserve"> Human Contribution </w:t>
        </w:r>
      </w:ins>
    </w:p>
    <w:p w14:paraId="10DFE348" w14:textId="566D7FEB" w:rsidR="000E4EEB" w:rsidRPr="00015210" w:rsidDel="00C41A58" w:rsidRDefault="000E4EEB" w:rsidP="003A2B8C">
      <w:pPr>
        <w:pStyle w:val="Heading2"/>
        <w:rPr>
          <w:del w:id="803" w:author="Xin Li" w:date="2026-08-21T07:24:00Z" w16du:dateUtc="2026-08-20T23:24:00Z"/>
          <w:rFonts w:ascii="Heiti TC" w:eastAsia="Heiti TC" w:hAnsi="Heiti TC" w:cs="Heiti TC"/>
        </w:rPr>
      </w:pPr>
      <w:del w:id="804" w:author="Xin Li" w:date="2026-08-21T07:24:00Z" w16du:dateUtc="2026-08-20T23:24:00Z">
        <w:r w:rsidRPr="00015210" w:rsidDel="00C41A58">
          <w:delTex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delText>
        </w:r>
        <w:r w:rsidRPr="00015210" w:rsidDel="00C41A58">
          <w:rPr>
            <w:rFonts w:ascii="Heiti TC" w:eastAsia="Heiti TC" w:hAnsi="Heiti TC" w:cs="Heiti TC"/>
          </w:rPr>
          <w:delText xml:space="preserve"> </w:delText>
        </w:r>
      </w:del>
    </w:p>
    <w:p w14:paraId="6A4E53A4" w14:textId="054AD27D" w:rsidR="003A2B8C" w:rsidRPr="00015210" w:rsidRDefault="003A2B8C">
      <w:pPr>
        <w:pStyle w:val="Heading3"/>
        <w:pPrChange w:id="805" w:author="Xin Li" w:date="2026-08-21T09:51:00Z" w16du:dateUtc="2026-08-21T01:51:00Z">
          <w:pPr>
            <w:pStyle w:val="Heading2"/>
          </w:pPr>
        </w:pPrChange>
      </w:pPr>
      <w:ins w:id="806" w:author="Xin Li" w:date="2026-08-21T07:28:00Z" w16du:dateUtc="2026-08-20T23:28:00Z">
        <w:r w:rsidRPr="00015210">
          <w:t xml:space="preserve">Human Responses to </w:t>
        </w:r>
      </w:ins>
      <w:del w:id="807" w:author="Xin Li" w:date="2026-08-21T07:28:00Z" w16du:dateUtc="2026-08-20T23:28:00Z">
        <w:r w:rsidRPr="00015210" w:rsidDel="00045AE1">
          <w:delText xml:space="preserve">How </w:delText>
        </w:r>
      </w:del>
      <w:r w:rsidRPr="00015210">
        <w:t xml:space="preserve">Prior Contributions </w:t>
      </w:r>
      <w:del w:id="808" w:author="Xin Li" w:date="2026-08-21T07:29:00Z" w16du:dateUtc="2026-08-20T23:29:00Z">
        <w:r w:rsidRPr="00015210" w:rsidDel="00045AE1">
          <w:delText xml:space="preserve">Shape Human Contribution </w:delText>
        </w:r>
      </w:del>
      <w:r w:rsidRPr="00015210">
        <w:t>in Online Q&amp;A Communities</w:t>
      </w:r>
    </w:p>
    <w:p w14:paraId="3A8BC442" w14:textId="77777777" w:rsidR="00B369E9" w:rsidRPr="00B369E9" w:rsidRDefault="00B369E9">
      <w:pPr>
        <w:pStyle w:val="Paragraph0"/>
        <w:rPr>
          <w:ins w:id="809" w:author="Prof. LIU Ben" w:date="2026-08-24T22:55:00Z" w16du:dateUtc="2026-08-24T14:55:00Z"/>
          <w:rPrChange w:id="810" w:author="Prof. LIU Ben" w:date="2026-08-24T22:56:00Z" w16du:dateUtc="2026-08-24T14:56:00Z">
            <w:rPr>
              <w:ins w:id="811" w:author="Prof. LIU Ben" w:date="2026-08-24T22:55:00Z" w16du:dateUtc="2026-08-24T14:55:00Z"/>
              <w:color w:val="000000"/>
            </w:rPr>
          </w:rPrChange>
        </w:rPr>
        <w:pPrChange w:id="812" w:author="Prof. LIU Ben" w:date="2026-08-24T22:56:00Z" w16du:dateUtc="2026-08-24T14:56:00Z">
          <w:pPr>
            <w:spacing w:before="100" w:beforeAutospacing="1" w:after="100" w:afterAutospacing="1"/>
          </w:pPr>
        </w:pPrChange>
      </w:pPr>
      <w:ins w:id="813" w:author="Prof. LIU Ben" w:date="2026-08-24T22:55:00Z" w16du:dateUtc="2026-08-24T14:55:00Z">
        <w:r w:rsidRPr="00B369E9">
          <w:rPr>
            <w:rPrChange w:id="814" w:author="Prof. LIU Ben" w:date="2026-08-24T22:56:00Z" w16du:dateUtc="2026-08-24T14:56:00Z">
              <w:rPr>
                <w:color w:val="000000"/>
              </w:rPr>
            </w:rPrChange>
          </w:rPr>
          <w:t xml:space="preserve">A broad body of work identifies determinants of participation. These include question formulation and formatting (Burke et al. 2010; Calefato et al. 2018; Li et al. 2023), monetary and </w:t>
        </w:r>
        <w:r w:rsidRPr="00B369E9">
          <w:rPr>
            <w:rPrChange w:id="815" w:author="Prof. LIU Ben" w:date="2026-08-24T22:56:00Z" w16du:dateUtc="2026-08-24T14:56:00Z">
              <w:rPr>
                <w:color w:val="000000"/>
              </w:rPr>
            </w:rPrChange>
          </w:rPr>
          <w:lastRenderedPageBreak/>
          <w:t>non-monetary incentives (Berger et al. 2016; Jiang et al. 2024; Wang et al. 2022), feedback and reciprocity (Li et al. 2020; Moon &amp; Sproull 2008), and gamification (Chen et al. 2022; Meng et al. 2013).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ins>
    </w:p>
    <w:p w14:paraId="65E44217" w14:textId="2714928F" w:rsidR="003A2B8C" w:rsidRPr="00015210" w:rsidDel="00B369E9" w:rsidRDefault="003A2B8C" w:rsidP="003A2B8C">
      <w:pPr>
        <w:pStyle w:val="Paragraph0"/>
        <w:rPr>
          <w:del w:id="816" w:author="Prof. LIU Ben" w:date="2026-08-24T22:57:00Z" w16du:dateUtc="2026-08-24T14:57:00Z"/>
          <w:moveTo w:id="817" w:author="Xin Li" w:date="2026-08-21T07:42:00Z" w16du:dateUtc="2026-08-20T23:42:00Z"/>
        </w:rPr>
      </w:pPr>
      <w:moveToRangeStart w:id="818" w:author="Xin Li" w:date="2026-08-21T07:42:00Z" w:name="move238190562"/>
      <w:moveTo w:id="819" w:author="Xin Li" w:date="2026-08-21T07:42:00Z" w16du:dateUtc="2026-08-20T23:42:00Z">
        <w:del w:id="820" w:author="Prof. LIU Ben" w:date="2026-08-24T22:57:00Z" w16du:dateUtc="2026-08-24T14:57:00Z">
          <w:r w:rsidRPr="00015210" w:rsidDel="00B369E9">
            <w:delText xml:space="preserve">A broader but separate body of work identifies other determinants of participation. These include question formulation and formatting </w:delText>
          </w:r>
          <w:r w:rsidRPr="00015210" w:rsidDel="00B369E9">
            <w:fldChar w:fldCharType="begin"/>
          </w:r>
          <w:r w:rsidRPr="00015210" w:rsidDel="00B369E9">
            <w:del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delInstrText>
          </w:r>
          <w:r w:rsidRPr="00015210" w:rsidDel="00B369E9">
            <w:del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delInstrText>
          </w:r>
          <w:r w:rsidRPr="00015210" w:rsidDel="00B369E9">
            <w:delInstrText>a</w:delInstrText>
          </w:r>
          <w:r w:rsidRPr="00015210" w:rsidDel="00B369E9">
            <w:delInstrText>）基于群体的成员声明，其中新成员描述了最初参与群体的情况；</w:delInstrText>
          </w:r>
          <w:r w:rsidRPr="00015210" w:rsidDel="00B369E9">
            <w:delInstrText>(b)</w:delInstrText>
          </w:r>
          <w:r w:rsidRPr="00015210" w:rsidDel="00B369E9">
            <w:delInstrText>基于身份的成员资格声明，其中他们描述了他们与群体的焦点社会类别的相似性；以及（</w:delInstrText>
          </w:r>
          <w:r w:rsidRPr="00015210" w:rsidDel="00B369E9">
            <w:delInstrText>c</w:delInstrText>
          </w:r>
          <w:r w:rsidRPr="00015210" w:rsidDel="00B369E9">
            <w:delInstrText>）信息请求，其中他们寻求帮助。使用机器学习在大约</w:delInstrText>
          </w:r>
          <w:r w:rsidRPr="00015210" w:rsidDel="00B369E9">
            <w:delInstrText>100</w:delInstrText>
          </w:r>
          <w:r w:rsidRPr="00015210" w:rsidDel="00B369E9">
            <w:delInstrText>个在线群组的</w:delInstrText>
          </w:r>
          <w:r w:rsidRPr="00015210" w:rsidDel="00B369E9">
            <w:delInstrText>12,000</w:delInstrText>
          </w:r>
          <w:r w:rsidRPr="00015210" w:rsidDel="00B369E9">
            <w:del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delInstrText>
          </w:r>
          <w:r w:rsidRPr="00015210" w:rsidDel="00B369E9">
            <w:delInstrText xml:space="preserve">","archive_location":"82 </w:delInstrText>
          </w:r>
          <w:r w:rsidRPr="00015210" w:rsidDel="00B369E9">
            <w:rPr>
              <w:rFonts w:ascii="Apple Color Emoji" w:hAnsi="Apple Color Emoji" w:cs="Apple Color Emoji"/>
            </w:rPr>
            <w:delInstrText>📊</w:delInstrText>
          </w:r>
          <w:r w:rsidRPr="00015210" w:rsidDel="00B369E9">
            <w:delInstrText>","call-number":"3","container-title":"Small Group Research","DOI":"10.1177/1046496409351936","ISSN":"1046-4964","issue":"9","journalAbbreviation":"Small Gr. Res.","language":"en","note":"</w:delInstrText>
          </w:r>
          <w:r w:rsidRPr="00015210" w:rsidDel="00B369E9">
            <w:rPr>
              <w:rFonts w:ascii="Apple Color Emoji" w:hAnsi="Apple Color Emoji" w:cs="Apple Color Emoji"/>
            </w:rPr>
            <w:delInstrText>🏷️</w:delInstrText>
          </w:r>
          <w:r w:rsidRPr="00015210" w:rsidDel="00B369E9">
            <w:del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delInstrText>
          </w:r>
          <w:r w:rsidRPr="00015210" w:rsidDel="00B369E9">
            <w:delInstrText>【摘要翻译】</w:delInstrText>
          </w:r>
          <w:r w:rsidRPr="00015210" w:rsidDel="00B369E9">
            <w:delInstrText>Stack Overflow</w:delInstrText>
          </w:r>
          <w:r w:rsidRPr="00015210" w:rsidDel="00B369E9">
            <w:delInstrText>和其他基于社区的问答（</w:delInstrText>
          </w:r>
          <w:r w:rsidRPr="00015210" w:rsidDel="00B369E9">
            <w:delInstrText>Q&amp;A</w:delInstrText>
          </w:r>
          <w:r w:rsidRPr="00015210" w:rsidDel="00B369E9">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Pr="00015210" w:rsidDel="00B369E9">
            <w:delInstrText>87 K</w:delInstrText>
          </w:r>
          <w:r w:rsidRPr="00015210" w:rsidDel="00B369E9">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Pr="00015210" w:rsidDel="00B369E9">
            <w:delInstrText xml:space="preserve">","archive_location":"106 </w:delInstrText>
          </w:r>
          <w:r w:rsidRPr="00015210" w:rsidDel="00B369E9">
            <w:rPr>
              <w:rFonts w:ascii="Apple Color Emoji" w:hAnsi="Apple Color Emoji" w:cs="Apple Color Emoji"/>
            </w:rPr>
            <w:delInstrText>📊</w:delInstrText>
          </w:r>
          <w:r w:rsidRPr="00015210" w:rsidDel="00B369E9">
            <w:delInstrText>","call-number":"2","container-title":"Information and Software Technology","DOI":"10.1016/j.infsof.2017.10.009","ISSN":"0950-5849","journalAbbreviation":"Inform. Software Tech.","language":"en","note":"</w:delInstrText>
          </w:r>
          <w:r w:rsidRPr="00015210" w:rsidDel="00B369E9">
            <w:rPr>
              <w:rFonts w:ascii="Apple Color Emoji" w:hAnsi="Apple Color Emoji" w:cs="Apple Color Emoji"/>
            </w:rPr>
            <w:delInstrText>🏷️</w:delInstrText>
          </w:r>
          <w:r w:rsidRPr="00015210" w:rsidDel="00B369E9">
            <w:delInstrText xml:space="preserve"> /reading</w:delInstrText>
          </w:r>
          <w:r w:rsidRPr="00015210" w:rsidDel="00B369E9">
            <w:delInstrText>、</w:delInstrText>
          </w:r>
          <w:r w:rsidRPr="00015210" w:rsidDel="00B369E9">
            <w:delInstrText>/unread</w:delInstrText>
          </w:r>
          <w:r w:rsidRPr="00015210" w:rsidDel="00B369E9">
            <w:delInstrText>、</w:delInstrText>
          </w:r>
          <w:r w:rsidRPr="00015210" w:rsidDel="00B369E9">
            <w:rPr>
              <w:rFonts w:ascii="Apple Color Emoji" w:hAnsi="Apple Color Emoji" w:cs="Apple Color Emoji"/>
            </w:rPr>
            <w:delInstrText>📒</w:delInstrText>
          </w:r>
          <w:r w:rsidRPr="00015210" w:rsidDel="00B369E9">
            <w:delInstrText>、</w:delInstrText>
          </w:r>
          <w:r w:rsidRPr="00015210" w:rsidDel="00B369E9">
            <w:delInstrText>Crowdsourcing</w:delInstrText>
          </w:r>
          <w:r w:rsidRPr="00015210" w:rsidDel="00B369E9">
            <w:delInstrText>、</w:delInstrText>
          </w:r>
          <w:r w:rsidRPr="00015210" w:rsidDel="00B369E9">
            <w:delInstrText>Emotion mining</w:delInstrText>
          </w:r>
          <w:r w:rsidRPr="00015210" w:rsidDel="00B369E9">
            <w:delInstrText>、</w:delInstrText>
          </w:r>
          <w:r w:rsidRPr="00015210" w:rsidDel="00B369E9">
            <w:delInstrText>Question answering</w:delInstrText>
          </w:r>
          <w:r w:rsidRPr="00015210" w:rsidDel="00B369E9">
            <w:delInstrText>、</w:delInstrText>
          </w:r>
          <w:r w:rsidRPr="00015210" w:rsidDel="00B369E9">
            <w:delInstrText>Sentiment analysis</w:delInstrText>
          </w:r>
          <w:r w:rsidRPr="00015210" w:rsidDel="00B369E9">
            <w:delInstrText>、</w:delInstrText>
          </w:r>
          <w:r w:rsidRPr="00015210" w:rsidDel="00B369E9">
            <w:delInstrText>Social software engineering</w:delInstrText>
          </w:r>
          <w:r w:rsidRPr="00015210" w:rsidDel="00B369E9">
            <w:delInstrText>、</w:delInstrText>
          </w:r>
          <w:r w:rsidRPr="00015210" w:rsidDel="00B369E9">
            <w:del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delInstrText>
          </w:r>
          <w:r w:rsidRPr="00015210" w:rsidDel="00B369E9">
            <w:del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delInstrText>
          </w:r>
          <w:r w:rsidRPr="00015210" w:rsidDel="00B369E9">
            <w:delInstrText>quantity.Design/methodology/approachThe</w:delInstrText>
          </w:r>
          <w:r w:rsidRPr="00015210" w:rsidDel="00B369E9">
            <w:delInstrText>研究在学术社交问答平台</w:delInstrText>
          </w:r>
          <w:r w:rsidRPr="00015210" w:rsidDel="00B369E9">
            <w:delInstrText>Research chGate Q&amp;A</w:delInstrText>
          </w:r>
          <w:r w:rsidRPr="00015210" w:rsidDel="00B369E9">
            <w:delInstrText>上考察了五个学科的</w:delInstrText>
          </w:r>
          <w:r w:rsidRPr="00015210" w:rsidDel="00B369E9">
            <w:delInstrText>1,968</w:delInstrText>
          </w:r>
          <w:r w:rsidRPr="00015210" w:rsidDel="00B369E9">
            <w:del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delInstrText>
          </w:r>
          <w:r w:rsidRPr="00015210" w:rsidDel="00B369E9">
            <w:delInstrText>/</w:delInstrText>
          </w:r>
          <w:r w:rsidRPr="00015210" w:rsidDel="00B369E9">
            <w:delInstrText>价值本研究为学术社会问答平台提供支持，以帮助学者提出更丰富的问题，这些问题可能会产生更多的跨学科答案，从而促进学者之间改善学术交流。</w:delInstrText>
          </w:r>
          <w:r w:rsidRPr="00015210" w:rsidDel="00B369E9">
            <w:delInstrText xml:space="preserve">","archive_location":"8 </w:delInstrText>
          </w:r>
          <w:r w:rsidRPr="00015210" w:rsidDel="00B369E9">
            <w:rPr>
              <w:rFonts w:ascii="Apple Color Emoji" w:hAnsi="Apple Color Emoji" w:cs="Apple Color Emoji"/>
            </w:rPr>
            <w:delInstrText>📊</w:delInstrText>
          </w:r>
          <w:r w:rsidRPr="00015210" w:rsidDel="00B369E9">
            <w:delInstrText>","call-number":"3","container-title":"Library Hi Tech","DOI":"10.1108/LHT-05-2021-0161","ISSN":"0737-8831","issue":"3","journalAbbreviation":"Libr. Hi Tech","language":"en","note":"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Information seeking</w:delInstrText>
          </w:r>
          <w:r w:rsidRPr="00015210" w:rsidDel="00B369E9">
            <w:delInstrText>、</w:delInstrText>
          </w:r>
          <w:r w:rsidRPr="00015210" w:rsidDel="00B369E9">
            <w:delInstrText>Academic questions</w:delInstrText>
          </w:r>
          <w:r w:rsidRPr="00015210" w:rsidDel="00B369E9">
            <w:delInstrText>、</w:delInstrText>
          </w:r>
          <w:r w:rsidRPr="00015210" w:rsidDel="00B369E9">
            <w:delInstrText>Academic social Q&amp;A</w:delInstrText>
          </w:r>
          <w:r w:rsidRPr="00015210" w:rsidDel="00B369E9">
            <w:delInstrText>、</w:delInstrText>
          </w:r>
          <w:r w:rsidRPr="00015210" w:rsidDel="00B369E9">
            <w:delInstrText>COMMUNITIES</w:delInstrText>
          </w:r>
          <w:r w:rsidRPr="00015210" w:rsidDel="00B369E9">
            <w:delInstrText>、</w:delInstrText>
          </w:r>
          <w:r w:rsidRPr="00015210" w:rsidDel="00B369E9">
            <w:delInstrText>Information communication</w:delInstrText>
          </w:r>
          <w:r w:rsidRPr="00015210" w:rsidDel="00B369E9">
            <w:delInstrText>、</w:delInstrText>
          </w:r>
          <w:r w:rsidRPr="00015210" w:rsidDel="00B369E9">
            <w:delInstrText>KNOWLEDGE</w:delInstrText>
          </w:r>
          <w:r w:rsidRPr="00015210" w:rsidDel="00B369E9">
            <w:delInstrText>、</w:delInstrText>
          </w:r>
          <w:r w:rsidRPr="00015210" w:rsidDel="00B369E9">
            <w:delInstrText>Linguistic characteristics</w:delInstrText>
          </w:r>
          <w:r w:rsidRPr="00015210" w:rsidDel="00B369E9">
            <w:delInstrText>、</w:delInstrText>
          </w:r>
          <w:r w:rsidRPr="00015210" w:rsidDel="00B369E9">
            <w:delInstrText>LIWC</w:delInstrText>
          </w:r>
          <w:r w:rsidRPr="00015210" w:rsidDel="00B369E9">
            <w:delInstrText>、</w:delInstrText>
          </w:r>
          <w:r w:rsidRPr="00015210" w:rsidDel="00B369E9">
            <w:delInstrText>NETWORKING</w:delInstrText>
          </w:r>
          <w:r w:rsidRPr="00015210" w:rsidDel="00B369E9">
            <w:delInstrText>、</w:delInstrText>
          </w:r>
          <w:r w:rsidRPr="00015210" w:rsidDel="00B369E9">
            <w:delInstrText>QUALITY</w:delInstrText>
          </w:r>
          <w:r w:rsidRPr="00015210" w:rsidDel="00B369E9">
            <w:delInstrText>、</w:delInstrText>
          </w:r>
          <w:r w:rsidRPr="00015210" w:rsidDel="00B369E9">
            <w:del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delInstrText>
          </w:r>
          <w:r w:rsidRPr="00015210" w:rsidDel="00B369E9">
            <w:fldChar w:fldCharType="separate"/>
          </w:r>
          <w:r w:rsidRPr="00015210" w:rsidDel="00B369E9">
            <w:delText>(Burke et al. 2010; Calefato et al. 2018; Li et al. 2023)</w:delText>
          </w:r>
          <w:r w:rsidRPr="00015210" w:rsidDel="00B369E9">
            <w:fldChar w:fldCharType="end"/>
          </w:r>
          <w:r w:rsidRPr="00015210" w:rsidDel="00B369E9">
            <w:delText xml:space="preserve">, monetary and non-monetary incentives whose effects depend on context </w:delText>
          </w:r>
          <w:r w:rsidRPr="00015210" w:rsidDel="00B369E9">
            <w:fldChar w:fldCharType="begin"/>
          </w:r>
          <w:r w:rsidRPr="00015210" w:rsidDel="00B369E9">
            <w:del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delInstrText>
          </w:r>
          <w:r w:rsidRPr="00015210" w:rsidDel="00B369E9">
            <w:delInstrText>【摘要翻译】问答（</w:delInstrText>
          </w:r>
          <w:r w:rsidRPr="00015210" w:rsidDel="00B369E9">
            <w:delInstrText>Q&amp;a</w:delInstrText>
          </w:r>
          <w:r w:rsidRPr="00015210" w:rsidDel="00B369E9">
            <w:delInstrText>）平台是重要的信息来源，也是寻求帮助的首选。像</w:delInstrText>
          </w:r>
          <w:r w:rsidRPr="00015210" w:rsidDel="00B369E9">
            <w:delInstrText>StackOverflow</w:delInstrText>
          </w:r>
          <w:r w:rsidRPr="00015210" w:rsidDel="00B369E9">
            <w:delInstrText>（</w:delInstrText>
          </w:r>
          <w:r w:rsidRPr="00015210" w:rsidDel="00B369E9">
            <w:delInstrText>SO</w:delInstrText>
          </w:r>
          <w:r w:rsidRPr="00015210" w:rsidDel="00B369E9">
            <w:delInstrText>）这样的问答网站使用奖励系统来激励用户快速准确地回答问题。在本文中，我们研究并预测了</w:delInstrText>
          </w:r>
          <w:r w:rsidRPr="00015210" w:rsidDel="00B369E9">
            <w:delInstrText>StackOverflow</w:delInstrText>
          </w:r>
          <w:r w:rsidRPr="00015210" w:rsidDel="00B369E9">
            <w:del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delInstrText>
          </w:r>
          <w:r w:rsidRPr="00015210" w:rsidDel="00B369E9">
            <w:delInstrText>","container-title":"2016 IEEE/WIC/ACM International Conference on Web Intelligence (WI)","DOI":"10.1109/WI.2016.0114","event-title":"IEEE/WIC/ACM International Conference on Web Intelligence","ISBN":"978-1-5090-4470-2","language":"en","note":"</w:delInstrText>
          </w:r>
          <w:r w:rsidRPr="00015210" w:rsidDel="00B369E9">
            <w:rPr>
              <w:rFonts w:ascii="Apple Color Emoji" w:hAnsi="Apple Color Emoji" w:cs="Apple Color Emoji"/>
            </w:rPr>
            <w:delInstrText>🏷️</w:delInstrText>
          </w:r>
          <w:r w:rsidRPr="00015210" w:rsidDel="00B369E9">
            <w:del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delInstrText>
          </w:r>
          <w:r w:rsidRPr="00015210" w:rsidDel="00B369E9">
            <w:delInstrText>【摘要翻译】目的在有偿和非有偿（</w:delInstrText>
          </w:r>
          <w:r w:rsidRPr="00015210" w:rsidDel="00B369E9">
            <w:delInstrText>“</w:delInstrText>
          </w:r>
          <w:r w:rsidRPr="00015210" w:rsidDel="00B369E9">
            <w:delInstrText>免费</w:delInstrText>
          </w:r>
          <w:r w:rsidRPr="00015210" w:rsidDel="00B369E9">
            <w:delInstrText>”</w:delInstrText>
          </w:r>
          <w:r w:rsidRPr="00015210" w:rsidDel="00B369E9">
            <w:del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delInstrText>
          </w:r>
          <w:r w:rsidRPr="00015210" w:rsidDel="00B369E9">
            <w:delInstrText>/</w:delInstrText>
          </w:r>
          <w:r w:rsidRPr="00015210" w:rsidDel="00B369E9">
            <w:delInstrText>方法</w:delInstrText>
          </w:r>
          <w:r w:rsidRPr="00015210" w:rsidDel="00B369E9">
            <w:delInstrText>/</w:delInstrText>
          </w:r>
          <w:r w:rsidRPr="00015210" w:rsidDel="00B369E9">
            <w:del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delInstrText>
          </w:r>
          <w:r w:rsidRPr="00015210" w:rsidDel="00B369E9">
            <w:delInstrText>/</w:delInstrText>
          </w:r>
          <w:r w:rsidRPr="00015210" w:rsidDel="00B369E9">
            <w:del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delInstrText>
          </w:r>
          <w:r w:rsidRPr="00015210" w:rsidDel="00B369E9">
            <w:delInstrText>","call-number":"2","container-title":"Journal of Knowledge Management","DOI":"10.1108/JKM-09-2022-0694","ISSN":"1367-3270","issue":"2","journalAbbreviation":"JKM","language":"en","note":"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INCENTIVES</w:delInstrText>
          </w:r>
          <w:r w:rsidRPr="00015210" w:rsidDel="00B369E9">
            <w:delInstrText>、</w:delInstrText>
          </w:r>
          <w:r w:rsidRPr="00015210" w:rsidDel="00B369E9">
            <w:delInstrText>MODEL</w:delInstrText>
          </w:r>
          <w:r w:rsidRPr="00015210" w:rsidDel="00B369E9">
            <w:delInstrText>、</w:delInstrText>
          </w:r>
          <w:r w:rsidRPr="00015210" w:rsidDel="00B369E9">
            <w:delInstrText>SELF-DETERMINATION</w:delInstrText>
          </w:r>
          <w:r w:rsidRPr="00015210" w:rsidDel="00B369E9">
            <w:delInstrText>、</w:delInstrText>
          </w:r>
          <w:r w:rsidRPr="00015210" w:rsidDel="00B369E9">
            <w:delInstrText>DESIGN</w:delInstrText>
          </w:r>
          <w:r w:rsidRPr="00015210" w:rsidDel="00B369E9">
            <w:delInstrText>、</w:delInstrText>
          </w:r>
          <w:r w:rsidRPr="00015210" w:rsidDel="00B369E9">
            <w:delInstrText>DETERMINANTS</w:delInstrText>
          </w:r>
          <w:r w:rsidRPr="00015210" w:rsidDel="00B369E9">
            <w:delInstrText>、</w:delInstrText>
          </w:r>
          <w:r w:rsidRPr="00015210" w:rsidDel="00B369E9">
            <w:delInstrText>ENGAGEMENT</w:delInstrText>
          </w:r>
          <w:r w:rsidRPr="00015210" w:rsidDel="00B369E9">
            <w:delInstrText>、</w:delInstrText>
          </w:r>
          <w:r w:rsidRPr="00015210" w:rsidDel="00B369E9">
            <w:delInstrText>Experience</w:delInstrText>
          </w:r>
          <w:r w:rsidRPr="00015210" w:rsidDel="00B369E9">
            <w:delInstrText>、</w:delInstrText>
          </w:r>
          <w:r w:rsidRPr="00015210" w:rsidDel="00B369E9">
            <w:delInstrText>Free knowledge contribution</w:delInstrText>
          </w:r>
          <w:r w:rsidRPr="00015210" w:rsidDel="00B369E9">
            <w:delInstrText>、</w:delInstrText>
          </w:r>
          <w:r w:rsidRPr="00015210" w:rsidDel="00B369E9">
            <w:delInstrText>Hybrid knowledge-sharing platforms</w:delInstrText>
          </w:r>
          <w:r w:rsidRPr="00015210" w:rsidDel="00B369E9">
            <w:delInstrText>、</w:delInstrText>
          </w:r>
          <w:r w:rsidRPr="00015210" w:rsidDel="00B369E9">
            <w:delInstrText>IMPACT</w:delInstrText>
          </w:r>
          <w:r w:rsidRPr="00015210" w:rsidDel="00B369E9">
            <w:delInstrText>、</w:delInstrText>
          </w:r>
          <w:r w:rsidRPr="00015210" w:rsidDel="00B369E9">
            <w:delInstrText>INFORMATION</w:delInstrText>
          </w:r>
          <w:r w:rsidRPr="00015210" w:rsidDel="00B369E9">
            <w:delInstrText>、</w:delInstrText>
          </w:r>
          <w:r w:rsidRPr="00015210" w:rsidDel="00B369E9">
            <w:delInstrText>Monetary income</w:delInstrText>
          </w:r>
          <w:r w:rsidRPr="00015210" w:rsidDel="00B369E9">
            <w:delInstrText>、</w:delInstrText>
          </w:r>
          <w:r w:rsidRPr="00015210" w:rsidDel="00B369E9">
            <w:delInstrText>MOTIVATION</w:delInstrText>
          </w:r>
          <w:r w:rsidRPr="00015210" w:rsidDel="00B369E9">
            <w:delInstrText>、</w:delInstrText>
          </w:r>
          <w:r w:rsidRPr="00015210" w:rsidDel="00B369E9">
            <w:delInstrText>ONLINE COMMUNITIES</w:delInstrText>
          </w:r>
          <w:r w:rsidRPr="00015210" w:rsidDel="00B369E9">
            <w:delInstrText>、</w:delInstrText>
          </w:r>
          <w:r w:rsidRPr="00015210" w:rsidDel="00B369E9">
            <w:del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delInstrText>
          </w:r>
          <w:r w:rsidRPr="00015210" w:rsidDel="00B369E9">
            <w:del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delInstrText>
          </w:r>
          <w:r w:rsidRPr="00015210" w:rsidDel="00B369E9">
            <w:delInstrText>1</w:delInstrText>
          </w:r>
          <w:r w:rsidRPr="00015210" w:rsidDel="00B369E9">
            <w:delInstrText>）正非文本反馈与高质量知识边缘的持续贡献负相关，而其他三种类型的反馈产生正效应；（</w:delInstrText>
          </w:r>
          <w:r w:rsidRPr="00015210" w:rsidDel="00B369E9">
            <w:delInstrText>2</w:delInstrText>
          </w:r>
          <w:r w:rsidRPr="00015210" w:rsidDel="00B369E9">
            <w:del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delInstrText>
          </w:r>
          <w:r w:rsidRPr="00015210" w:rsidDel="00B369E9">
            <w:delInstrText xml:space="preserve">","archive_location":"11 </w:delInstrText>
          </w:r>
          <w:r w:rsidRPr="00015210" w:rsidDel="00B369E9">
            <w:rPr>
              <w:rFonts w:ascii="Apple Color Emoji" w:hAnsi="Apple Color Emoji" w:cs="Apple Color Emoji"/>
            </w:rPr>
            <w:delInstrText>📊</w:delInstrText>
          </w:r>
          <w:r w:rsidRPr="00015210" w:rsidDel="00B369E9">
            <w:delInstrText>","call-number":"1","container-title":"Decision Support Systems","DOI":"10.1016/j.dss.2022.113750","ISSN":"0167-9236","journalAbbreviation":"Decis. Support Syst.","language":"en","note":"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VIRTUAL COMMUNITIES</w:delInstrText>
          </w:r>
          <w:r w:rsidRPr="00015210" w:rsidDel="00B369E9">
            <w:delInstrText>、</w:delInstrText>
          </w:r>
          <w:r w:rsidRPr="00015210" w:rsidDel="00B369E9">
            <w:delInstrText>BEHAVIOR</w:delInstrText>
          </w:r>
          <w:r w:rsidRPr="00015210" w:rsidDel="00B369E9">
            <w:delInstrText>、</w:delInstrText>
          </w:r>
          <w:r w:rsidRPr="00015210" w:rsidDel="00B369E9">
            <w:delInstrText>SELF-EFFICACY</w:delInstrText>
          </w:r>
          <w:r w:rsidRPr="00015210" w:rsidDel="00B369E9">
            <w:delInstrText>、</w:delInstrText>
          </w:r>
          <w:r w:rsidRPr="00015210" w:rsidDel="00B369E9">
            <w:delInstrText>Continuous knowledge contribution</w:delInstrText>
          </w:r>
          <w:r w:rsidRPr="00015210" w:rsidDel="00B369E9">
            <w:delInstrText>、</w:delInstrText>
          </w:r>
          <w:r w:rsidRPr="00015210" w:rsidDel="00B369E9">
            <w:delInstrText>CREDIBILITY</w:delInstrText>
          </w:r>
          <w:r w:rsidRPr="00015210" w:rsidDel="00B369E9">
            <w:delInstrText>、</w:delInstrText>
          </w:r>
          <w:r w:rsidRPr="00015210" w:rsidDel="00B369E9">
            <w:delInstrText>ELECTRONIC NETWORKS</w:delInstrText>
          </w:r>
          <w:r w:rsidRPr="00015210" w:rsidDel="00B369E9">
            <w:delInstrText>、</w:delInstrText>
          </w:r>
          <w:r w:rsidRPr="00015210" w:rsidDel="00B369E9">
            <w:delInstrText>Feedback expressions</w:delInstrText>
          </w:r>
          <w:r w:rsidRPr="00015210" w:rsidDel="00B369E9">
            <w:delInstrText>、</w:delInstrText>
          </w:r>
          <w:r w:rsidRPr="00015210" w:rsidDel="00B369E9">
            <w:delInstrText>Feedback mechanism</w:delInstrText>
          </w:r>
          <w:r w:rsidRPr="00015210" w:rsidDel="00B369E9">
            <w:delInstrText>、</w:delInstrText>
          </w:r>
          <w:r w:rsidRPr="00015210" w:rsidDel="00B369E9">
            <w:delInstrText>Feedback valence</w:delInstrText>
          </w:r>
          <w:r w:rsidRPr="00015210" w:rsidDel="00B369E9">
            <w:delInstrText>、</w:delInstrText>
          </w:r>
          <w:r w:rsidRPr="00015210" w:rsidDel="00B369E9">
            <w:delInstrText>High-quality knowledge</w:delInstrText>
          </w:r>
          <w:r w:rsidRPr="00015210" w:rsidDel="00B369E9">
            <w:delInstrText>、</w:delInstrText>
          </w:r>
          <w:r w:rsidRPr="00015210" w:rsidDel="00B369E9">
            <w:delInstrText>MECHANISMS</w:delInstrText>
          </w:r>
          <w:r w:rsidRPr="00015210" w:rsidDel="00B369E9">
            <w:delInstrText>、</w:delInstrText>
          </w:r>
          <w:r w:rsidRPr="00015210" w:rsidDel="00B369E9">
            <w:delInstrText>OnlineQ&amp;A community</w:delInstrText>
          </w:r>
          <w:r w:rsidRPr="00015210" w:rsidDel="00B369E9">
            <w:delInstrText>、</w:delInstrText>
          </w:r>
          <w:r w:rsidRPr="00015210" w:rsidDel="00B369E9">
            <w:delInstrText>PERFORMANCE FEEDBACK</w:delInstrText>
          </w:r>
          <w:r w:rsidRPr="00015210" w:rsidDel="00B369E9">
            <w:delInstrText>、</w:delInstrText>
          </w:r>
          <w:r w:rsidRPr="00015210" w:rsidDel="00B369E9">
            <w:delInstrText>SIGN</w:delInstrText>
          </w:r>
          <w:r w:rsidRPr="00015210" w:rsidDel="00B369E9">
            <w:delInstrText>、</w:delInstrText>
          </w:r>
          <w:r w:rsidRPr="00015210" w:rsidDel="00B369E9">
            <w:del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delInstrText>
          </w:r>
          <w:r w:rsidRPr="00015210" w:rsidDel="00B369E9">
            <w:fldChar w:fldCharType="separate"/>
          </w:r>
          <w:r w:rsidRPr="00015210" w:rsidDel="00B369E9">
            <w:delText>(Berger et al. 2016; Jiang et al. 2024; Wang et al. 2022)</w:delText>
          </w:r>
          <w:r w:rsidRPr="00015210" w:rsidDel="00B369E9">
            <w:fldChar w:fldCharType="end"/>
          </w:r>
          <w:r w:rsidRPr="00015210" w:rsidDel="00B369E9">
            <w:delText xml:space="preserve">, feedback and reciprocity </w:delText>
          </w:r>
          <w:r w:rsidRPr="00015210" w:rsidDel="00B369E9">
            <w:fldChar w:fldCharType="begin"/>
          </w:r>
          <w:r w:rsidRPr="00015210" w:rsidDel="00B369E9">
            <w:del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delInstrText>
          </w:r>
          <w:r w:rsidRPr="00015210" w:rsidDel="00B369E9">
            <w:del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delInstrText>
          </w:r>
          <w:r w:rsidRPr="00015210" w:rsidDel="00B369E9">
            <w:delInstrText>StackOverflow.com</w:delInstrText>
          </w:r>
          <w:r w:rsidRPr="00015210" w:rsidDel="00B369E9">
            <w:delInstrText>的问题。我们发现事后互惠和知识贡献之间存在显著的正相关关系，并且这种互惠动机随着时间的推移而减弱。事前互惠是指人们帮助他人，期望将来得到他人的帮助。利用来自</w:delInstrText>
          </w:r>
          <w:r w:rsidRPr="00015210" w:rsidDel="00B369E9">
            <w:delInstrText>StackOverflow.com</w:delInstrText>
          </w:r>
          <w:r w:rsidRPr="00015210" w:rsidDel="00B369E9">
            <w:delInstrText>的数据，我们利用差异</w:delInstrText>
          </w:r>
          <w:r w:rsidRPr="00015210" w:rsidDel="00B369E9">
            <w:delInstrText>——</w:delInstrText>
          </w:r>
          <w:r w:rsidRPr="00015210" w:rsidDel="00B369E9">
            <w:delInstrText>无差异分析的自然实验，找到支持事前互惠存在的证据。这项研究为互惠提供了一个新的分类法，并对互惠如何推动在线知识共享提供了新的见解。</w:delInstrText>
          </w:r>
          <w:r w:rsidRPr="00015210" w:rsidDel="00B369E9">
            <w:delInstrText xml:space="preserve">","archive_location":"5 </w:delInstrText>
          </w:r>
          <w:r w:rsidRPr="00015210" w:rsidDel="00B369E9">
            <w:rPr>
              <w:rFonts w:ascii="Apple Color Emoji" w:hAnsi="Apple Color Emoji" w:cs="Apple Color Emoji"/>
            </w:rPr>
            <w:delInstrText>📊</w:delInstrText>
          </w:r>
          <w:r w:rsidRPr="00015210" w:rsidDel="00B369E9">
            <w:delInstrText>","container-title":"ACM Transactions on Management Information Systems","DOI":"10.1145/3371388","ISSN":"2158-656X","issue":"1","journalAbbreviation":"ACM Trans. Manage. Inf. Syst.","language":"en","note":"</w:delInstrText>
          </w:r>
          <w:r w:rsidRPr="00015210" w:rsidDel="00B369E9">
            <w:rPr>
              <w:rFonts w:ascii="Apple Color Emoji" w:hAnsi="Apple Color Emoji" w:cs="Apple Color Emoji"/>
            </w:rPr>
            <w:delInstrText>🏷️</w:delInstrText>
          </w:r>
          <w:r w:rsidRPr="00015210" w:rsidDel="00B369E9">
            <w:delInstrText xml:space="preserve"> /reading</w:delInstrText>
          </w:r>
          <w:r w:rsidRPr="00015210" w:rsidDel="00B369E9">
            <w:delInstrText>、</w:delInstrText>
          </w:r>
          <w:r w:rsidRPr="00015210" w:rsidDel="00B369E9">
            <w:delInstrText>/unread</w:delInstrText>
          </w:r>
          <w:r w:rsidRPr="00015210" w:rsidDel="00B369E9">
            <w:delInstrText>、</w:delInstrText>
          </w:r>
          <w:r w:rsidRPr="00015210" w:rsidDel="00B369E9">
            <w:rPr>
              <w:rFonts w:ascii="Apple Color Emoji" w:hAnsi="Apple Color Emoji" w:cs="Apple Color Emoji"/>
            </w:rPr>
            <w:delInstrText>📒</w:delInstrText>
          </w:r>
          <w:r w:rsidRPr="00015210" w:rsidDel="00B369E9">
            <w:delInstrText>、</w:delInstrText>
          </w:r>
          <w:r w:rsidRPr="00015210" w:rsidDel="00B369E9">
            <w:delInstrText>ex-ante</w:delInstrText>
          </w:r>
          <w:r w:rsidRPr="00015210" w:rsidDel="00B369E9">
            <w:delInstrText>、</w:delInstrText>
          </w:r>
          <w:r w:rsidRPr="00015210" w:rsidDel="00B369E9">
            <w:delInstrText>Ex-post</w:delInstrText>
          </w:r>
          <w:r w:rsidRPr="00015210" w:rsidDel="00B369E9">
            <w:delInstrText>、</w:delInstrText>
          </w:r>
          <w:r w:rsidRPr="00015210" w:rsidDel="00B369E9">
            <w:delInstrText>knowledge sharing</w:delInstrText>
          </w:r>
          <w:r w:rsidRPr="00015210" w:rsidDel="00B369E9">
            <w:delInstrText>、</w:delInstrText>
          </w:r>
          <w:r w:rsidRPr="00015210" w:rsidDel="00B369E9">
            <w:delInstrText>Q&amp;A website</w:delInstrText>
          </w:r>
          <w:r w:rsidRPr="00015210" w:rsidDel="00B369E9">
            <w:delInstrText>、</w:delInstrText>
          </w:r>
          <w:r w:rsidRPr="00015210" w:rsidDel="00B369E9">
            <w:delInstrText>reciprocity</w:delInstrText>
          </w:r>
          <w:r w:rsidRPr="00015210" w:rsidDel="00B369E9">
            <w:delInstrText>、</w:delInstrText>
          </w:r>
          <w:r w:rsidRPr="00015210" w:rsidDel="00B369E9">
            <w:delInstrText>SUPPORT</w:delInstrText>
          </w:r>
          <w:r w:rsidRPr="00015210" w:rsidDel="00B369E9">
            <w:delInstrText>、</w:delInstrText>
          </w:r>
          <w:r w:rsidRPr="00015210" w:rsidDel="00B369E9">
            <w:del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delInstrText>
          </w:r>
          <w:r w:rsidRPr="00015210" w:rsidDel="00B369E9">
            <w:delInstrText>【摘要翻译】本文探讨了数字网络和组织交叉点上的一种新现象</w:delInstrText>
          </w:r>
          <w:r w:rsidRPr="00015210" w:rsidDel="00B369E9">
            <w:delInstrText>——</w:delInstrText>
          </w:r>
          <w:r w:rsidRPr="00015210" w:rsidDel="00B369E9">
            <w:delInstrText>基于互联网的志愿者劳动力</w:delInstrText>
          </w:r>
          <w:r w:rsidRPr="00015210" w:rsidDel="00B369E9">
            <w:delInstrText>——</w:delInstrText>
          </w:r>
          <w:r w:rsidRPr="00015210" w:rsidDel="00B369E9">
            <w:del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delInstrText>
          </w:r>
          <w:r w:rsidRPr="00015210" w:rsidDel="00B369E9">
            <w:delInstrText>——</w:delInstrText>
          </w:r>
          <w:r w:rsidRPr="00015210" w:rsidDel="00B369E9">
            <w:delInstrText>反馈在产生和维持劳动力高质量贡献中的作用</w:delInstrText>
          </w:r>
          <w:r w:rsidRPr="00015210" w:rsidDel="00B369E9">
            <w:delInstrText>——</w:delInstrText>
          </w:r>
          <w:r w:rsidRPr="00015210" w:rsidDel="00B369E9">
            <w:del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delInstrText>
          </w:r>
          <w:r w:rsidRPr="00015210" w:rsidDel="00B369E9">
            <w:delInstrText xml:space="preserve">","archive_location":"153 </w:delInstrText>
          </w:r>
          <w:r w:rsidRPr="00015210" w:rsidDel="00B369E9">
            <w:rPr>
              <w:rFonts w:ascii="Apple Color Emoji" w:hAnsi="Apple Color Emoji" w:cs="Apple Color Emoji"/>
            </w:rPr>
            <w:delInstrText>📊</w:delInstrText>
          </w:r>
          <w:r w:rsidRPr="00015210" w:rsidDel="00B369E9">
            <w:delInstrText>","call-number":"3","container-title":"Information Systems Research","DOI":"10.1287/isre.1080.0208","ISSN":"1047-7047","issue":"4","journalAbbreviation":"Inform. Syst. Res.","language":"en","note":"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feedback</w:delInstrText>
          </w:r>
          <w:r w:rsidRPr="00015210" w:rsidDel="00B369E9">
            <w:delInstrText>、</w:delInstrText>
          </w:r>
          <w:r w:rsidRPr="00015210" w:rsidDel="00B369E9">
            <w:delInstrText>systematic quality feedback system</w:delInstrText>
          </w:r>
          <w:r w:rsidRPr="00015210" w:rsidDel="00B369E9">
            <w:delInstrText>、</w:delInstrText>
          </w:r>
          <w:r w:rsidRPr="00015210" w:rsidDel="00B369E9">
            <w:delInstrText>voluntary technical support group</w:delInstrText>
          </w:r>
          <w:r w:rsidRPr="00015210" w:rsidDel="00B369E9">
            <w:delInstrText>、</w:delInstrText>
          </w:r>
          <w:r w:rsidRPr="00015210" w:rsidDel="00B369E9">
            <w:delInstrText>volunteer turnover</w:delInstrText>
          </w:r>
          <w:r w:rsidRPr="00015210" w:rsidDel="00B369E9">
            <w:delInstrText>、</w:delInstrText>
          </w:r>
          <w:r w:rsidRPr="00015210" w:rsidDel="00B369E9">
            <w:del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delInstrText>
          </w:r>
          <w:r w:rsidRPr="00015210" w:rsidDel="00B369E9">
            <w:fldChar w:fldCharType="separate"/>
          </w:r>
          <w:r w:rsidRPr="00015210" w:rsidDel="00B369E9">
            <w:delText>(Li et al. 2020; Moon &amp; Sproull 2008)</w:delText>
          </w:r>
          <w:r w:rsidRPr="00015210" w:rsidDel="00B369E9">
            <w:fldChar w:fldCharType="end"/>
          </w:r>
          <w:r w:rsidRPr="00015210" w:rsidDel="00B369E9">
            <w:delText xml:space="preserve">, and gamification </w:delText>
          </w:r>
          <w:r w:rsidRPr="00015210" w:rsidDel="00B369E9">
            <w:fldChar w:fldCharType="begin"/>
          </w:r>
          <w:r w:rsidRPr="00015210" w:rsidDel="00B369E9">
            <w:del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delInstrText>
          </w:r>
          <w:r w:rsidRPr="00015210" w:rsidDel="00B369E9">
            <w:delInstrText>【摘要翻译】</w:delInstrText>
          </w:r>
          <w:r w:rsidRPr="00015210" w:rsidDel="00B369E9">
            <w:delInstrText xml:space="preserve">undefined","archive_location":"25 </w:delInstrText>
          </w:r>
          <w:r w:rsidRPr="00015210" w:rsidDel="00B369E9">
            <w:rPr>
              <w:rFonts w:ascii="Apple Color Emoji" w:hAnsi="Apple Color Emoji" w:cs="Apple Color Emoji"/>
            </w:rPr>
            <w:delInstrText>📊</w:delInstrText>
          </w:r>
          <w:r w:rsidRPr="00015210" w:rsidDel="00B369E9">
            <w:delInstrText>","call-number":"1","container-title":"Decision Support Systems","DOI":"10.1016/j.dss.2021.113667","ISSN":"0167-9236","journalAbbreviation":"Decis. Support Syst.","language":"en","license":"</w:delInstrText>
          </w:r>
          <w:r w:rsidRPr="00015210" w:rsidDel="00B369E9">
            <w:rPr>
              <w:rFonts w:ascii="Apple Color Emoji" w:hAnsi="Apple Color Emoji" w:cs="Apple Color Emoji"/>
            </w:rPr>
            <w:delInstrText>⭐⭐⭐</w:delInstrText>
          </w:r>
          <w:r w:rsidRPr="00015210" w:rsidDel="00B369E9">
            <w:delInstrText>","note":"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delInstrText>
          </w:r>
          <w:r w:rsidRPr="00015210" w:rsidDel="00B369E9">
            <w:delInstrText>【摘要翻译】近年来，开放的在线社交问答网站（</w:delInstrText>
          </w:r>
          <w:r w:rsidRPr="00015210" w:rsidDel="00B369E9">
            <w:delInstrText>SQAs</w:delInstrText>
          </w:r>
          <w:r w:rsidRPr="00015210" w:rsidDel="00B369E9">
            <w:delInstrText>）吸引了公众的注意力。随着</w:delInstrText>
          </w:r>
          <w:r w:rsidRPr="00015210" w:rsidDel="00B369E9">
            <w:delInstrText>SQAs</w:delInstrText>
          </w:r>
          <w:r w:rsidRPr="00015210" w:rsidDel="00B369E9">
            <w:delInstrText>成为越来越受欢迎的知识共享平台，关于开放在线社区系统将如何发展的问题对于我们理解这些系统变得至关重要。在本文中，我们概述了</w:delInstrText>
          </w:r>
          <w:r w:rsidRPr="00015210" w:rsidDel="00B369E9">
            <w:delInstrText>SQA</w:delInstrText>
          </w:r>
          <w:r w:rsidRPr="00015210" w:rsidDel="00B369E9">
            <w:delInstrText>网站如何作为一个社会学习社区运作。</w:delInstrText>
          </w:r>
          <w:r w:rsidRPr="00015210" w:rsidDel="00B369E9">
            <w:delInstrText>SQA</w:delInstrText>
          </w:r>
          <w:r w:rsidRPr="00015210" w:rsidDel="00B369E9">
            <w:delInstrText>网站的成功不仅取决于有效地组织和传递信息，还取决于它是否能吸引参与者并激励他们做出贡献。我们介绍了早期的工作，调查徽章对用户参与在线</w:delInstrText>
          </w:r>
          <w:r w:rsidRPr="00015210" w:rsidDel="00B369E9">
            <w:delInstrText>SQAs</w:delInstrText>
          </w:r>
          <w:r w:rsidRPr="00015210" w:rsidDel="00B369E9">
            <w:delInstrText>社区</w:delInstrText>
          </w:r>
          <w:r w:rsidRPr="00015210" w:rsidDel="00B369E9">
            <w:delInstrText>Stack Exchange</w:delInstrText>
          </w:r>
          <w:r w:rsidRPr="00015210" w:rsidDel="00B369E9">
            <w:delInstrText>的影响。这篇正在进行的研究论文强调了帮助用户在社交平台中发展成为有文化和有生产力的社区贡献者的因素，并考虑了这些观察结果的设计含义。</w:delInstrText>
          </w:r>
          <w:r w:rsidRPr="00015210" w:rsidDel="00B369E9">
            <w:delInstrText>","container-title":"Proceedings of Americas Conference on Information Systems","event-title":"19th Americas Conference on Information Systems (AMCIS)","ISBN":"978-0-615-55907-0","language":"en","note":"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participation</w:delInstrText>
          </w:r>
          <w:r w:rsidRPr="00015210" w:rsidDel="00B369E9">
            <w:delInstrText>、</w:delInstrText>
          </w:r>
          <w:r w:rsidRPr="00015210" w:rsidDel="00B369E9">
            <w:delInstrText>badge system</w:delInstrText>
          </w:r>
          <w:r w:rsidRPr="00015210" w:rsidDel="00B369E9">
            <w:delInstrText>、</w:delInstrText>
          </w:r>
          <w:r w:rsidRPr="00015210" w:rsidDel="00B369E9">
            <w:delInstrText>motivation and incentives</w:delInstrText>
          </w:r>
          <w:r w:rsidRPr="00015210" w:rsidDel="00B369E9">
            <w:delInstrText>、</w:delInstrText>
          </w:r>
          <w:r w:rsidRPr="00015210" w:rsidDel="00B369E9">
            <w:del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delInstrText>
          </w:r>
          <w:r w:rsidRPr="00015210" w:rsidDel="00B369E9">
            <w:fldChar w:fldCharType="separate"/>
          </w:r>
          <w:r w:rsidRPr="00015210" w:rsidDel="00B369E9">
            <w:delText>(Chen et al. 2022; Meng et al. 2013)</w:delText>
          </w:r>
          <w:r w:rsidRPr="00015210" w:rsidDel="00B369E9">
            <w:fldChar w:fldCharType="end"/>
          </w:r>
          <w:r w:rsidRPr="00015210" w:rsidDel="00B369E9">
            <w:delText xml:space="preserve">. </w:delText>
          </w:r>
        </w:del>
      </w:moveTo>
      <w:ins w:id="821" w:author="Xin Li" w:date="2026-08-21T07:43:00Z" w16du:dateUtc="2026-08-20T23:43:00Z">
        <w:del w:id="822" w:author="Prof. LIU Ben" w:date="2026-08-24T22:57:00Z" w16du:dateUtc="2026-08-24T14:57:00Z">
          <w:r w:rsidDel="00B369E9">
            <w:delText xml:space="preserve">Focusing on the role of internal GenAI as an answerer, we care about the dynamics of answers, which are </w:delText>
          </w:r>
        </w:del>
      </w:ins>
      <w:ins w:id="823" w:author="Xin Li" w:date="2026-08-21T07:44:00Z" w16du:dateUtc="2026-08-20T23:44:00Z">
        <w:del w:id="824" w:author="Prof. LIU Ben" w:date="2026-08-24T22:57:00Z" w16du:dateUtc="2026-08-24T14:57:00Z">
          <w:r w:rsidDel="00B369E9">
            <w:delText>different</w:delText>
          </w:r>
        </w:del>
      </w:ins>
      <w:ins w:id="825" w:author="Xin Li" w:date="2026-08-21T07:43:00Z" w16du:dateUtc="2026-08-20T23:43:00Z">
        <w:del w:id="826" w:author="Prof. LIU Ben" w:date="2026-08-24T22:57:00Z" w16du:dateUtc="2026-08-24T14:57:00Z">
          <w:r w:rsidDel="00B369E9">
            <w:delText xml:space="preserve"> </w:delText>
          </w:r>
        </w:del>
      </w:ins>
      <w:ins w:id="827" w:author="Xin Li" w:date="2026-08-21T07:44:00Z" w16du:dateUtc="2026-08-20T23:44:00Z">
        <w:del w:id="828" w:author="Prof. LIU Ben" w:date="2026-08-24T22:57:00Z" w16du:dateUtc="2026-08-24T14:57:00Z">
          <w:r w:rsidDel="00B369E9">
            <w:delText>from this set of studies. In particular, w</w:delText>
          </w:r>
        </w:del>
      </w:ins>
      <w:moveTo w:id="829" w:author="Xin Li" w:date="2026-08-21T07:42:00Z" w16du:dateUtc="2026-08-20T23:42:00Z">
        <w:del w:id="830" w:author="Prof. LIU Ben" w:date="2026-08-24T22:57:00Z" w16du:dateUtc="2026-08-24T14:57:00Z">
          <w:r w:rsidRPr="00015210" w:rsidDel="00B369E9">
            <w:delText>These determinants are properties of the question or the platform, not properties of the prior content that a newcomer confronts upon arrival. They are also fixed before any particular competitor appears. Our study holds them constant by design.</w:delText>
          </w:r>
        </w:del>
      </w:moveTo>
    </w:p>
    <w:moveToRangeEnd w:id="818"/>
    <w:p w14:paraId="79C65CB9" w14:textId="4C814E8A" w:rsidR="003A2B8C" w:rsidDel="00B369E9" w:rsidRDefault="003A2B8C" w:rsidP="003A2B8C">
      <w:pPr>
        <w:pStyle w:val="Paragraph0"/>
        <w:rPr>
          <w:del w:id="831" w:author="Prof. LIU Ben" w:date="2026-08-24T22:57:00Z" w16du:dateUtc="2026-08-24T14:57:00Z"/>
        </w:rPr>
      </w:pPr>
      <w:del w:id="832" w:author="Prof. LIU Ben" w:date="2026-08-24T22:57:00Z" w16du:dateUtc="2026-08-24T14:57:00Z">
        <w:r w:rsidRPr="00015210" w:rsidDel="00B369E9">
          <w:delText>Our setting concerns how the presence of a prior AI contribution affects a subsequent human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w:delText>
        </w:r>
      </w:del>
      <w:ins w:id="833" w:author="Xin Li" w:date="2026-08-21T07:44:00Z" w16du:dateUtc="2026-08-20T23:44:00Z">
        <w:del w:id="834" w:author="Prof. LIU Ben" w:date="2026-08-24T22:57:00Z" w16du:dateUtc="2026-08-24T14:57:00Z">
          <w:r w:rsidDel="00B369E9">
            <w:delText>answers, which affect</w:delText>
          </w:r>
        </w:del>
      </w:ins>
      <w:ins w:id="835" w:author="Xin Li" w:date="2026-08-21T07:34:00Z" w16du:dateUtc="2026-08-20T23:34:00Z">
        <w:del w:id="836" w:author="Prof. LIU Ben" w:date="2026-08-24T22:57:00Z" w16du:dateUtc="2026-08-24T14:57:00Z">
          <w:r w:rsidDel="00B369E9">
            <w:delText xml:space="preserve"> the response of human</w:delText>
          </w:r>
        </w:del>
      </w:ins>
      <w:ins w:id="837" w:author="Xin Li" w:date="2026-08-21T07:44:00Z" w16du:dateUtc="2026-08-20T23:44:00Z">
        <w:del w:id="838" w:author="Prof. LIU Ben" w:date="2026-08-24T22:57:00Z" w16du:dateUtc="2026-08-24T14:57:00Z">
          <w:r w:rsidDel="00B369E9">
            <w:delText xml:space="preserve"> answerers</w:delText>
          </w:r>
        </w:del>
      </w:ins>
      <w:ins w:id="839" w:author="Xin Li" w:date="2026-08-21T07:34:00Z" w16du:dateUtc="2026-08-20T23:34:00Z">
        <w:del w:id="840" w:author="Prof. LIU Ben" w:date="2026-08-24T22:57:00Z" w16du:dateUtc="2026-08-24T14:57:00Z">
          <w:r w:rsidDel="00B369E9">
            <w:delText xml:space="preserve">. </w:delText>
          </w:r>
        </w:del>
      </w:ins>
    </w:p>
    <w:p w14:paraId="5DC5F3E8" w14:textId="533A1CD5" w:rsidR="003A2B8C" w:rsidRDefault="003A2B8C" w:rsidP="003A2B8C">
      <w:pPr>
        <w:pStyle w:val="Paragraph0"/>
        <w:rPr>
          <w:ins w:id="841" w:author="Xin Li" w:date="2026-08-21T07:39:00Z" w16du:dateUtc="2026-08-20T23:39:00Z"/>
        </w:rPr>
      </w:pPr>
      <w:del w:id="842" w:author="Xin Li" w:date="2026-08-21T07:35:00Z" w16du:dateUtc="2026-08-20T23:35:00Z">
        <w:r w:rsidRPr="00015210" w:rsidDel="00C5280B">
          <w:delText>, and this content is the most immediate evidence about the value of adding one more answer.</w:delText>
        </w:r>
      </w:del>
      <w:r w:rsidRPr="00015210">
        <w:t xml:space="preserve">Prior work suggests that existing content shapes subsequent answering through four </w:t>
      </w:r>
      <w:del w:id="843" w:author="Xin Li" w:date="2026-08-21T07:35:00Z" w16du:dateUtc="2026-08-20T23:35:00Z">
        <w:r w:rsidRPr="00015210" w:rsidDel="00C5280B">
          <w:delText xml:space="preserve">related but analytically distinct </w:delText>
        </w:r>
      </w:del>
      <w:r w:rsidRPr="00015210">
        <w:t xml:space="preserve">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del w:id="844" w:author="Xin Li" w:date="2026-08-21T07:39:00Z" w16du:dateUtc="2026-08-20T23:39:00Z">
        <w:r w:rsidRPr="00015210" w:rsidDel="003A2B8C">
          <w:delText>latter two</w:delText>
        </w:r>
      </w:del>
      <w:r>
        <w:t>third</w:t>
      </w:r>
      <w:r w:rsidRPr="00015210">
        <w:t xml:space="preserve"> feature</w:t>
      </w:r>
      <w:del w:id="845" w:author="Xin Li" w:date="2026-08-21T07:39:00Z" w16du:dateUtc="2026-08-20T23:39:00Z">
        <w:r w:rsidRPr="00015210" w:rsidDel="003A2B8C">
          <w:delText>s</w:delText>
        </w:r>
      </w:del>
      <w:r w:rsidRPr="00015210">
        <w:t xml:space="preserve"> concern</w:t>
      </w:r>
      <w:ins w:id="846" w:author="Xin Li" w:date="2026-08-21T07:39:00Z" w16du:dateUtc="2026-08-20T23:39:00Z">
        <w:r>
          <w:t>s</w:t>
        </w:r>
      </w:ins>
      <w:r w:rsidRPr="00015210">
        <w:t xml:space="preserve"> the evaluative standard created by prior content. High-quality answers </w:t>
      </w:r>
      <w:del w:id="847" w:author="Xin Li" w:date="2026-08-21T07:46:00Z" w16du:dateUtc="2026-08-20T23:46:00Z">
        <w:r w:rsidRPr="00015210" w:rsidDel="00937BD2">
          <w:delText xml:space="preserve">do not simply substitute for later answers; they also </w:delText>
        </w:r>
      </w:del>
      <w:r w:rsidRPr="00015210">
        <w:t xml:space="preserve">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w:t>
      </w:r>
      <w:r w:rsidRPr="00015210">
        <w:lastRenderedPageBreak/>
        <w:t>because they provide information, but also because they alter the perceived need, opportunity, benchmark, and social meaning of adding another answer.</w:t>
      </w:r>
    </w:p>
    <w:p w14:paraId="7EA3A70A" w14:textId="7A76B5BA" w:rsidR="00B369E9" w:rsidRPr="00B369E9" w:rsidRDefault="00B369E9">
      <w:pPr>
        <w:pStyle w:val="Paragraph0"/>
        <w:rPr>
          <w:ins w:id="848" w:author="Prof. LIU Ben" w:date="2026-08-24T22:59:00Z" w16du:dateUtc="2026-08-24T14:59:00Z"/>
          <w:rPrChange w:id="849" w:author="Prof. LIU Ben" w:date="2026-08-24T23:00:00Z" w16du:dateUtc="2026-08-24T15:00:00Z">
            <w:rPr>
              <w:ins w:id="850" w:author="Prof. LIU Ben" w:date="2026-08-24T22:59:00Z" w16du:dateUtc="2026-08-24T14:59:00Z"/>
              <w:color w:val="000000"/>
            </w:rPr>
          </w:rPrChange>
        </w:rPr>
        <w:pPrChange w:id="851" w:author="Prof. LIU Ben" w:date="2026-08-24T23:04:00Z" w16du:dateUtc="2026-08-24T15:04:00Z">
          <w:pPr>
            <w:spacing w:before="100" w:beforeAutospacing="1" w:after="100" w:afterAutospacing="1"/>
          </w:pPr>
        </w:pPrChange>
      </w:pPr>
      <w:ins w:id="852" w:author="Prof. LIU Ben" w:date="2026-08-24T22:59:00Z" w16du:dateUtc="2026-08-24T14:59:00Z">
        <w:r w:rsidRPr="00B369E9">
          <w:rPr>
            <w:rPrChange w:id="853" w:author="Prof. LIU Ben" w:date="2026-08-24T23:00:00Z" w16du:dateUtc="2026-08-24T15:00:00Z">
              <w:rPr>
                <w:color w:val="000000"/>
              </w:rPr>
            </w:rPrChange>
          </w:rPr>
          <w:t xml:space="preserve">Relevant to the source effect is the labeling of a prior contribution as human or AI. </w:t>
        </w:r>
      </w:ins>
      <w:ins w:id="854" w:author="Prof. LIU Ben" w:date="2026-08-24T23:04:00Z" w16du:dateUtc="2026-08-24T15:04:00Z">
        <w:r>
          <w:rPr>
            <w:rFonts w:hint="eastAsia"/>
          </w:rPr>
          <w:t>Because a</w:t>
        </w:r>
      </w:ins>
      <w:ins w:id="855" w:author="Prof. LIU Ben" w:date="2026-08-24T22:59:00Z" w16du:dateUtc="2026-08-24T14:59:00Z">
        <w:r w:rsidRPr="00B369E9">
          <w:rPr>
            <w:rPrChange w:id="856" w:author="Prof. LIU Ben" w:date="2026-08-24T23:00:00Z" w16du:dateUtc="2026-08-24T15:00:00Z">
              <w:rPr>
                <w:color w:val="000000"/>
              </w:rPr>
            </w:rPrChange>
          </w:rPr>
          <w:t xml:space="preserve">cross this literature, the prior contributor is another human, </w:t>
        </w:r>
      </w:ins>
      <w:ins w:id="857" w:author="Prof. LIU Ben" w:date="2026-08-24T23:04:00Z" w16du:dateUtc="2026-08-24T15:04:00Z">
        <w:r w:rsidRPr="00B369E9">
          <w:rPr>
            <w:rPrChange w:id="858" w:author="Prof. LIU Ben" w:date="2026-08-24T23:04:00Z" w16du:dateUtc="2026-08-24T15:04:00Z">
              <w:rPr>
                <w:color w:val="000000"/>
              </w:rPr>
            </w:rPrChange>
          </w:rPr>
          <w:t>it leaves open whether presence, volume, and quality carry the same meaning when that contributor is identified as an AI.</w:t>
        </w:r>
      </w:ins>
    </w:p>
    <w:p w14:paraId="1EE4ED6A" w14:textId="734330B2" w:rsidR="003A2B8C" w:rsidRPr="00015210" w:rsidDel="00B369E9" w:rsidRDefault="00CF1F0C" w:rsidP="003A2B8C">
      <w:pPr>
        <w:pStyle w:val="Paragraph0"/>
        <w:rPr>
          <w:del w:id="859" w:author="Prof. LIU Ben" w:date="2026-08-24T23:02:00Z" w16du:dateUtc="2026-08-24T15:02:00Z"/>
          <w:moveFrom w:id="860" w:author="Xin Li" w:date="2026-08-21T07:42:00Z" w16du:dateUtc="2026-08-20T23:42:00Z"/>
        </w:rPr>
      </w:pPr>
      <w:ins w:id="861" w:author="Xin Li" w:date="2026-08-21T09:52:00Z" w16du:dateUtc="2026-08-21T01:52:00Z">
        <w:del w:id="862" w:author="Prof. LIU Ben" w:date="2026-08-24T23:02:00Z" w16du:dateUtc="2026-08-24T15:02:00Z">
          <w:r w:rsidDel="00B369E9">
            <w:delText xml:space="preserve">In particular, relevant to the source effect is the labeling of source as human or AI. </w:delText>
          </w:r>
        </w:del>
      </w:ins>
      <w:moveFromRangeStart w:id="863" w:author="Xin Li" w:date="2026-08-21T07:42:00Z" w:name="move238190562"/>
      <w:moveFrom w:id="864" w:author="Xin Li" w:date="2026-08-21T07:42:00Z" w16du:dateUtc="2026-08-20T23:42:00Z">
        <w:del w:id="865" w:author="Prof. LIU Ben" w:date="2026-08-24T23:02:00Z" w16du:dateUtc="2026-08-24T15:02:00Z">
          <w:r w:rsidR="003A2B8C" w:rsidRPr="00015210" w:rsidDel="00B369E9">
            <w:delText xml:space="preserve">A broader but separate body of work identifies other determinants of participation. These include question formulation and formatting </w:delText>
          </w:r>
          <w:r w:rsidR="003A2B8C" w:rsidRPr="00015210" w:rsidDel="00B369E9">
            <w:fldChar w:fldCharType="begin"/>
          </w:r>
          <w:r w:rsidR="003A2B8C" w:rsidRPr="00015210" w:rsidDel="00B369E9">
            <w:del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delInstrText>
          </w:r>
          <w:r w:rsidR="003A2B8C" w:rsidRPr="00015210" w:rsidDel="00B369E9">
            <w:del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delInstrText>
          </w:r>
          <w:r w:rsidR="003A2B8C" w:rsidRPr="00015210" w:rsidDel="00B369E9">
            <w:delInstrText>a</w:delInstrText>
          </w:r>
          <w:r w:rsidR="003A2B8C" w:rsidRPr="00015210" w:rsidDel="00B369E9">
            <w:delInstrText>）基于群体的成员声明，其中新成员描述了最初参与群体的情况；</w:delInstrText>
          </w:r>
          <w:r w:rsidR="003A2B8C" w:rsidRPr="00015210" w:rsidDel="00B369E9">
            <w:delInstrText>(b)</w:delInstrText>
          </w:r>
          <w:r w:rsidR="003A2B8C" w:rsidRPr="00015210" w:rsidDel="00B369E9">
            <w:delInstrText>基于身份的成员资格声明，其中他们描述了他们与群体的焦点社会类别的相似性；以及（</w:delInstrText>
          </w:r>
          <w:r w:rsidR="003A2B8C" w:rsidRPr="00015210" w:rsidDel="00B369E9">
            <w:delInstrText>c</w:delInstrText>
          </w:r>
          <w:r w:rsidR="003A2B8C" w:rsidRPr="00015210" w:rsidDel="00B369E9">
            <w:delInstrText>）信息请求，其中他们寻求帮助。使用机器学习在大约</w:delInstrText>
          </w:r>
          <w:r w:rsidR="003A2B8C" w:rsidRPr="00015210" w:rsidDel="00B369E9">
            <w:delInstrText>100</w:delInstrText>
          </w:r>
          <w:r w:rsidR="003A2B8C" w:rsidRPr="00015210" w:rsidDel="00B369E9">
            <w:delInstrText>个在线群组的</w:delInstrText>
          </w:r>
          <w:r w:rsidR="003A2B8C" w:rsidRPr="00015210" w:rsidDel="00B369E9">
            <w:delInstrText>12,000</w:delInstrText>
          </w:r>
          <w:r w:rsidR="003A2B8C" w:rsidRPr="00015210" w:rsidDel="00B369E9">
            <w:del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delInstrText>
          </w:r>
          <w:r w:rsidR="003A2B8C" w:rsidRPr="00015210" w:rsidDel="00B369E9">
            <w:delInstrText xml:space="preserve">","archive_location":"82 </w:delInstrText>
          </w:r>
          <w:r w:rsidR="003A2B8C" w:rsidRPr="00015210" w:rsidDel="00B369E9">
            <w:rPr>
              <w:rFonts w:ascii="Apple Color Emoji" w:hAnsi="Apple Color Emoji" w:cs="Apple Color Emoji"/>
            </w:rPr>
            <w:delInstrText>📊</w:delInstrText>
          </w:r>
          <w:r w:rsidR="003A2B8C" w:rsidRPr="00015210" w:rsidDel="00B369E9">
            <w:delInstrText>","call-number":"3","container-title":"Small Group Research","DOI":"10.1177/1046496409351936","ISSN":"1046-4964","issue":"9","journalAbbreviation":"Small Gr. Res.","language":"en","note":"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delInstrText>
          </w:r>
          <w:r w:rsidR="003A2B8C" w:rsidRPr="00015210" w:rsidDel="00B369E9">
            <w:delInstrText>【摘要翻译】</w:delInstrText>
          </w:r>
          <w:r w:rsidR="003A2B8C" w:rsidRPr="00015210" w:rsidDel="00B369E9">
            <w:delInstrText>Stack Overflow</w:delInstrText>
          </w:r>
          <w:r w:rsidR="003A2B8C" w:rsidRPr="00015210" w:rsidDel="00B369E9">
            <w:delInstrText>和其他基于社区的问答（</w:delInstrText>
          </w:r>
          <w:r w:rsidR="003A2B8C" w:rsidRPr="00015210" w:rsidDel="00B369E9">
            <w:delInstrText>Q&amp;A</w:delInstrText>
          </w:r>
          <w:r w:rsidR="003A2B8C" w:rsidRPr="00015210" w:rsidDel="00B369E9">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003A2B8C" w:rsidRPr="00015210" w:rsidDel="00B369E9">
            <w:delInstrText>87 K</w:delInstrText>
          </w:r>
          <w:r w:rsidR="003A2B8C" w:rsidRPr="00015210" w:rsidDel="00B369E9">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003A2B8C" w:rsidRPr="00015210" w:rsidDel="00B369E9">
            <w:delInstrText xml:space="preserve">","archive_location":"106 </w:delInstrText>
          </w:r>
          <w:r w:rsidR="003A2B8C" w:rsidRPr="00015210" w:rsidDel="00B369E9">
            <w:rPr>
              <w:rFonts w:ascii="Apple Color Emoji" w:hAnsi="Apple Color Emoji" w:cs="Apple Color Emoji"/>
            </w:rPr>
            <w:delInstrText>📊</w:delInstrText>
          </w:r>
          <w:r w:rsidR="003A2B8C" w:rsidRPr="00015210" w:rsidDel="00B369E9">
            <w:delInstrText>","call-number":"2","container-title":"Information and Software Technology","DOI":"10.1016/j.infsof.2017.10.009","ISSN":"0950-5849","journalAbbreviation":"Inform. Software Tech.","language":"en","note":"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/reading</w:delInstrText>
          </w:r>
          <w:r w:rsidR="003A2B8C" w:rsidRPr="00015210" w:rsidDel="00B369E9">
            <w:delInstrText>、</w:delInstrText>
          </w:r>
          <w:r w:rsidR="003A2B8C" w:rsidRPr="00015210" w:rsidDel="00B369E9">
            <w:delInstrText>/unread</w:delInstrText>
          </w:r>
          <w:r w:rsidR="003A2B8C" w:rsidRPr="00015210" w:rsidDel="00B369E9">
            <w:delInstrText>、</w:delInstrText>
          </w:r>
          <w:r w:rsidR="003A2B8C" w:rsidRPr="00015210" w:rsidDel="00B369E9">
            <w:rPr>
              <w:rFonts w:ascii="Apple Color Emoji" w:hAnsi="Apple Color Emoji" w:cs="Apple Color Emoji"/>
            </w:rPr>
            <w:delInstrText>📒</w:delInstrText>
          </w:r>
          <w:r w:rsidR="003A2B8C" w:rsidRPr="00015210" w:rsidDel="00B369E9">
            <w:delInstrText>、</w:delInstrText>
          </w:r>
          <w:r w:rsidR="003A2B8C" w:rsidRPr="00015210" w:rsidDel="00B369E9">
            <w:delInstrText>Crowdsourcing</w:delInstrText>
          </w:r>
          <w:r w:rsidR="003A2B8C" w:rsidRPr="00015210" w:rsidDel="00B369E9">
            <w:delInstrText>、</w:delInstrText>
          </w:r>
          <w:r w:rsidR="003A2B8C" w:rsidRPr="00015210" w:rsidDel="00B369E9">
            <w:delInstrText>Emotion mining</w:delInstrText>
          </w:r>
          <w:r w:rsidR="003A2B8C" w:rsidRPr="00015210" w:rsidDel="00B369E9">
            <w:delInstrText>、</w:delInstrText>
          </w:r>
          <w:r w:rsidR="003A2B8C" w:rsidRPr="00015210" w:rsidDel="00B369E9">
            <w:delInstrText>Question answering</w:delInstrText>
          </w:r>
          <w:r w:rsidR="003A2B8C" w:rsidRPr="00015210" w:rsidDel="00B369E9">
            <w:delInstrText>、</w:delInstrText>
          </w:r>
          <w:r w:rsidR="003A2B8C" w:rsidRPr="00015210" w:rsidDel="00B369E9">
            <w:delInstrText>Sentiment analysis</w:delInstrText>
          </w:r>
          <w:r w:rsidR="003A2B8C" w:rsidRPr="00015210" w:rsidDel="00B369E9">
            <w:delInstrText>、</w:delInstrText>
          </w:r>
          <w:r w:rsidR="003A2B8C" w:rsidRPr="00015210" w:rsidDel="00B369E9">
            <w:delInstrText>Social software engineering</w:delInstrText>
          </w:r>
          <w:r w:rsidR="003A2B8C" w:rsidRPr="00015210" w:rsidDel="00B369E9">
            <w:delInstrText>、</w:delInstrText>
          </w:r>
          <w:r w:rsidR="003A2B8C" w:rsidRPr="00015210" w:rsidDel="00B369E9">
            <w:del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delInstrText>
          </w:r>
          <w:r w:rsidR="003A2B8C" w:rsidRPr="00015210" w:rsidDel="00B369E9">
            <w:del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delInstrText>
          </w:r>
          <w:r w:rsidR="003A2B8C" w:rsidRPr="00015210" w:rsidDel="00B369E9">
            <w:delInstrText>quantity.Design/methodology/approachThe</w:delInstrText>
          </w:r>
          <w:r w:rsidR="003A2B8C" w:rsidRPr="00015210" w:rsidDel="00B369E9">
            <w:delInstrText>研究在学术社交问答平台</w:delInstrText>
          </w:r>
          <w:r w:rsidR="003A2B8C" w:rsidRPr="00015210" w:rsidDel="00B369E9">
            <w:delInstrText>Research chGate Q&amp;A</w:delInstrText>
          </w:r>
          <w:r w:rsidR="003A2B8C" w:rsidRPr="00015210" w:rsidDel="00B369E9">
            <w:delInstrText>上考察了五个学科的</w:delInstrText>
          </w:r>
          <w:r w:rsidR="003A2B8C" w:rsidRPr="00015210" w:rsidDel="00B369E9">
            <w:delInstrText>1,968</w:delInstrText>
          </w:r>
          <w:r w:rsidR="003A2B8C" w:rsidRPr="00015210" w:rsidDel="00B369E9">
            <w:del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delInstrText>
          </w:r>
          <w:r w:rsidR="003A2B8C" w:rsidRPr="00015210" w:rsidDel="00B369E9">
            <w:delInstrText>/</w:delInstrText>
          </w:r>
          <w:r w:rsidR="003A2B8C" w:rsidRPr="00015210" w:rsidDel="00B369E9">
            <w:delInstrText>价值本研究为学术社会问答平台提供支持，以帮助学者提出更丰富的问题，这些问题可能会产生更多的跨学科答案，从而促进学者之间改善学术交流。</w:delInstrText>
          </w:r>
          <w:r w:rsidR="003A2B8C" w:rsidRPr="00015210" w:rsidDel="00B369E9">
            <w:delInstrText xml:space="preserve">","archive_location":"8 </w:delInstrText>
          </w:r>
          <w:r w:rsidR="003A2B8C" w:rsidRPr="00015210" w:rsidDel="00B369E9">
            <w:rPr>
              <w:rFonts w:ascii="Apple Color Emoji" w:hAnsi="Apple Color Emoji" w:cs="Apple Color Emoji"/>
            </w:rPr>
            <w:delInstrText>📊</w:delInstrText>
          </w:r>
          <w:r w:rsidR="003A2B8C" w:rsidRPr="00015210" w:rsidDel="00B369E9">
            <w:delInstrText>","call-number":"3","container-title":"Library Hi Tech","DOI":"10.1108/LHT-05-2021-0161","ISSN":"0737-8831","issue":"3","journalAbbreviation":"Libr. Hi Tech","language":"en","note":"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Information seeking</w:delInstrText>
          </w:r>
          <w:r w:rsidR="003A2B8C" w:rsidRPr="00015210" w:rsidDel="00B369E9">
            <w:delInstrText>、</w:delInstrText>
          </w:r>
          <w:r w:rsidR="003A2B8C" w:rsidRPr="00015210" w:rsidDel="00B369E9">
            <w:delInstrText>Academic questions</w:delInstrText>
          </w:r>
          <w:r w:rsidR="003A2B8C" w:rsidRPr="00015210" w:rsidDel="00B369E9">
            <w:delInstrText>、</w:delInstrText>
          </w:r>
          <w:r w:rsidR="003A2B8C" w:rsidRPr="00015210" w:rsidDel="00B369E9">
            <w:delInstrText>Academic social Q&amp;A</w:delInstrText>
          </w:r>
          <w:r w:rsidR="003A2B8C" w:rsidRPr="00015210" w:rsidDel="00B369E9">
            <w:delInstrText>、</w:delInstrText>
          </w:r>
          <w:r w:rsidR="003A2B8C" w:rsidRPr="00015210" w:rsidDel="00B369E9">
            <w:delInstrText>COMMUNITIES</w:delInstrText>
          </w:r>
          <w:r w:rsidR="003A2B8C" w:rsidRPr="00015210" w:rsidDel="00B369E9">
            <w:delInstrText>、</w:delInstrText>
          </w:r>
          <w:r w:rsidR="003A2B8C" w:rsidRPr="00015210" w:rsidDel="00B369E9">
            <w:delInstrText>Information communication</w:delInstrText>
          </w:r>
          <w:r w:rsidR="003A2B8C" w:rsidRPr="00015210" w:rsidDel="00B369E9">
            <w:delInstrText>、</w:delInstrText>
          </w:r>
          <w:r w:rsidR="003A2B8C" w:rsidRPr="00015210" w:rsidDel="00B369E9">
            <w:delInstrText>KNOWLEDGE</w:delInstrText>
          </w:r>
          <w:r w:rsidR="003A2B8C" w:rsidRPr="00015210" w:rsidDel="00B369E9">
            <w:delInstrText>、</w:delInstrText>
          </w:r>
          <w:r w:rsidR="003A2B8C" w:rsidRPr="00015210" w:rsidDel="00B369E9">
            <w:delInstrText>Linguistic characteristics</w:delInstrText>
          </w:r>
          <w:r w:rsidR="003A2B8C" w:rsidRPr="00015210" w:rsidDel="00B369E9">
            <w:delInstrText>、</w:delInstrText>
          </w:r>
          <w:r w:rsidR="003A2B8C" w:rsidRPr="00015210" w:rsidDel="00B369E9">
            <w:delInstrText>LIWC</w:delInstrText>
          </w:r>
          <w:r w:rsidR="003A2B8C" w:rsidRPr="00015210" w:rsidDel="00B369E9">
            <w:delInstrText>、</w:delInstrText>
          </w:r>
          <w:r w:rsidR="003A2B8C" w:rsidRPr="00015210" w:rsidDel="00B369E9">
            <w:delInstrText>NETWORKING</w:delInstrText>
          </w:r>
          <w:r w:rsidR="003A2B8C" w:rsidRPr="00015210" w:rsidDel="00B369E9">
            <w:delInstrText>、</w:delInstrText>
          </w:r>
          <w:r w:rsidR="003A2B8C" w:rsidRPr="00015210" w:rsidDel="00B369E9">
            <w:delInstrText>QUALITY</w:delInstrText>
          </w:r>
          <w:r w:rsidR="003A2B8C" w:rsidRPr="00015210" w:rsidDel="00B369E9">
            <w:delInstrText>、</w:delInstrText>
          </w:r>
          <w:r w:rsidR="003A2B8C" w:rsidRPr="00015210" w:rsidDel="00B369E9">
            <w:del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delInstrText>
          </w:r>
          <w:r w:rsidR="003A2B8C" w:rsidRPr="00015210" w:rsidDel="00B369E9">
            <w:fldChar w:fldCharType="separate"/>
          </w:r>
          <w:r w:rsidR="003A2B8C" w:rsidRPr="00015210" w:rsidDel="00B369E9">
            <w:delText>(Burke et al. 2010; Calefato et al. 2018; Li et al. 2023)</w:delText>
          </w:r>
          <w:r w:rsidR="003A2B8C" w:rsidRPr="00015210" w:rsidDel="00B369E9">
            <w:fldChar w:fldCharType="end"/>
          </w:r>
          <w:r w:rsidR="003A2B8C" w:rsidRPr="00015210" w:rsidDel="00B369E9">
            <w:delText xml:space="preserve">, monetary and non-monetary incentives whose effects depend on context </w:delText>
          </w:r>
          <w:r w:rsidR="003A2B8C" w:rsidRPr="00015210" w:rsidDel="00B369E9">
            <w:fldChar w:fldCharType="begin"/>
          </w:r>
          <w:r w:rsidR="003A2B8C" w:rsidRPr="00015210" w:rsidDel="00B369E9">
            <w:del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delInstrText>
          </w:r>
          <w:r w:rsidR="003A2B8C" w:rsidRPr="00015210" w:rsidDel="00B369E9">
            <w:delInstrText>【摘要翻译】问答（</w:delInstrText>
          </w:r>
          <w:r w:rsidR="003A2B8C" w:rsidRPr="00015210" w:rsidDel="00B369E9">
            <w:delInstrText>Q&amp;a</w:delInstrText>
          </w:r>
          <w:r w:rsidR="003A2B8C" w:rsidRPr="00015210" w:rsidDel="00B369E9">
            <w:delInstrText>）平台是重要的信息来源，也是寻求帮助的首选。像</w:delInstrText>
          </w:r>
          <w:r w:rsidR="003A2B8C" w:rsidRPr="00015210" w:rsidDel="00B369E9">
            <w:delInstrText>StackOverflow</w:delInstrText>
          </w:r>
          <w:r w:rsidR="003A2B8C" w:rsidRPr="00015210" w:rsidDel="00B369E9">
            <w:delInstrText>（</w:delInstrText>
          </w:r>
          <w:r w:rsidR="003A2B8C" w:rsidRPr="00015210" w:rsidDel="00B369E9">
            <w:delInstrText>SO</w:delInstrText>
          </w:r>
          <w:r w:rsidR="003A2B8C" w:rsidRPr="00015210" w:rsidDel="00B369E9">
            <w:delInstrText>）这样的问答网站使用奖励系统来激励用户快速准确地回答问题。在本文中，我们研究并预测了</w:delInstrText>
          </w:r>
          <w:r w:rsidR="003A2B8C" w:rsidRPr="00015210" w:rsidDel="00B369E9">
            <w:delInstrText>StackOverflow</w:delInstrText>
          </w:r>
          <w:r w:rsidR="003A2B8C" w:rsidRPr="00015210" w:rsidDel="00B369E9">
            <w:del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delInstrText>
          </w:r>
          <w:r w:rsidR="003A2B8C" w:rsidRPr="00015210" w:rsidDel="00B369E9">
            <w:delInstrText>","container-title":"2016 IEEE/WIC/ACM International Conference on Web Intelligence (WI)","DOI":"10.1109/WI.2016.0114","event-title":"IEEE/WIC/ACM International Conference on Web Intelligence","ISBN":"978-1-5090-4470-2","language":"en","note":"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delInstrText>
          </w:r>
          <w:r w:rsidR="003A2B8C" w:rsidRPr="00015210" w:rsidDel="00B369E9">
            <w:delInstrText>【摘要翻译】目的在有偿和非有偿（</w:delInstrText>
          </w:r>
          <w:r w:rsidR="003A2B8C" w:rsidRPr="00015210" w:rsidDel="00B369E9">
            <w:delInstrText>“</w:delInstrText>
          </w:r>
          <w:r w:rsidR="003A2B8C" w:rsidRPr="00015210" w:rsidDel="00B369E9">
            <w:delInstrText>免费</w:delInstrText>
          </w:r>
          <w:r w:rsidR="003A2B8C" w:rsidRPr="00015210" w:rsidDel="00B369E9">
            <w:delInstrText>”</w:delInstrText>
          </w:r>
          <w:r w:rsidR="003A2B8C" w:rsidRPr="00015210" w:rsidDel="00B369E9">
            <w:del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delInstrText>
          </w:r>
          <w:r w:rsidR="003A2B8C" w:rsidRPr="00015210" w:rsidDel="00B369E9">
            <w:delInstrText>/</w:delInstrText>
          </w:r>
          <w:r w:rsidR="003A2B8C" w:rsidRPr="00015210" w:rsidDel="00B369E9">
            <w:delInstrText>方法</w:delInstrText>
          </w:r>
          <w:r w:rsidR="003A2B8C" w:rsidRPr="00015210" w:rsidDel="00B369E9">
            <w:delInstrText>/</w:delInstrText>
          </w:r>
          <w:r w:rsidR="003A2B8C" w:rsidRPr="00015210" w:rsidDel="00B369E9">
            <w:del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delInstrText>
          </w:r>
          <w:r w:rsidR="003A2B8C" w:rsidRPr="00015210" w:rsidDel="00B369E9">
            <w:delInstrText>/</w:delInstrText>
          </w:r>
          <w:r w:rsidR="003A2B8C" w:rsidRPr="00015210" w:rsidDel="00B369E9">
            <w:del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delInstrText>
          </w:r>
          <w:r w:rsidR="003A2B8C" w:rsidRPr="00015210" w:rsidDel="00B369E9">
            <w:delInstrText>","call-number":"2","container-title":"Journal of Knowledge Management","DOI":"10.1108/JKM-09-2022-0694","ISSN":"1367-3270","issue":"2","journalAbbreviation":"JKM","language":"en","note":"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INCENTIVES</w:delInstrText>
          </w:r>
          <w:r w:rsidR="003A2B8C" w:rsidRPr="00015210" w:rsidDel="00B369E9">
            <w:delInstrText>、</w:delInstrText>
          </w:r>
          <w:r w:rsidR="003A2B8C" w:rsidRPr="00015210" w:rsidDel="00B369E9">
            <w:delInstrText>MODEL</w:delInstrText>
          </w:r>
          <w:r w:rsidR="003A2B8C" w:rsidRPr="00015210" w:rsidDel="00B369E9">
            <w:delInstrText>、</w:delInstrText>
          </w:r>
          <w:r w:rsidR="003A2B8C" w:rsidRPr="00015210" w:rsidDel="00B369E9">
            <w:delInstrText>SELF-DETERMINATION</w:delInstrText>
          </w:r>
          <w:r w:rsidR="003A2B8C" w:rsidRPr="00015210" w:rsidDel="00B369E9">
            <w:delInstrText>、</w:delInstrText>
          </w:r>
          <w:r w:rsidR="003A2B8C" w:rsidRPr="00015210" w:rsidDel="00B369E9">
            <w:delInstrText>DESIGN</w:delInstrText>
          </w:r>
          <w:r w:rsidR="003A2B8C" w:rsidRPr="00015210" w:rsidDel="00B369E9">
            <w:delInstrText>、</w:delInstrText>
          </w:r>
          <w:r w:rsidR="003A2B8C" w:rsidRPr="00015210" w:rsidDel="00B369E9">
            <w:delInstrText>DETERMINANTS</w:delInstrText>
          </w:r>
          <w:r w:rsidR="003A2B8C" w:rsidRPr="00015210" w:rsidDel="00B369E9">
            <w:delInstrText>、</w:delInstrText>
          </w:r>
          <w:r w:rsidR="003A2B8C" w:rsidRPr="00015210" w:rsidDel="00B369E9">
            <w:delInstrText>ENGAGEMENT</w:delInstrText>
          </w:r>
          <w:r w:rsidR="003A2B8C" w:rsidRPr="00015210" w:rsidDel="00B369E9">
            <w:delInstrText>、</w:delInstrText>
          </w:r>
          <w:r w:rsidR="003A2B8C" w:rsidRPr="00015210" w:rsidDel="00B369E9">
            <w:delInstrText>Experience</w:delInstrText>
          </w:r>
          <w:r w:rsidR="003A2B8C" w:rsidRPr="00015210" w:rsidDel="00B369E9">
            <w:delInstrText>、</w:delInstrText>
          </w:r>
          <w:r w:rsidR="003A2B8C" w:rsidRPr="00015210" w:rsidDel="00B369E9">
            <w:delInstrText>Free knowledge contribution</w:delInstrText>
          </w:r>
          <w:r w:rsidR="003A2B8C" w:rsidRPr="00015210" w:rsidDel="00B369E9">
            <w:delInstrText>、</w:delInstrText>
          </w:r>
          <w:r w:rsidR="003A2B8C" w:rsidRPr="00015210" w:rsidDel="00B369E9">
            <w:delInstrText>Hybrid knowledge-sharing platforms</w:delInstrText>
          </w:r>
          <w:r w:rsidR="003A2B8C" w:rsidRPr="00015210" w:rsidDel="00B369E9">
            <w:delInstrText>、</w:delInstrText>
          </w:r>
          <w:r w:rsidR="003A2B8C" w:rsidRPr="00015210" w:rsidDel="00B369E9">
            <w:delInstrText>IMPACT</w:delInstrText>
          </w:r>
          <w:r w:rsidR="003A2B8C" w:rsidRPr="00015210" w:rsidDel="00B369E9">
            <w:delInstrText>、</w:delInstrText>
          </w:r>
          <w:r w:rsidR="003A2B8C" w:rsidRPr="00015210" w:rsidDel="00B369E9">
            <w:delInstrText>INFORMATION</w:delInstrText>
          </w:r>
          <w:r w:rsidR="003A2B8C" w:rsidRPr="00015210" w:rsidDel="00B369E9">
            <w:delInstrText>、</w:delInstrText>
          </w:r>
          <w:r w:rsidR="003A2B8C" w:rsidRPr="00015210" w:rsidDel="00B369E9">
            <w:delInstrText>Monetary income</w:delInstrText>
          </w:r>
          <w:r w:rsidR="003A2B8C" w:rsidRPr="00015210" w:rsidDel="00B369E9">
            <w:delInstrText>、</w:delInstrText>
          </w:r>
          <w:r w:rsidR="003A2B8C" w:rsidRPr="00015210" w:rsidDel="00B369E9">
            <w:delInstrText>MOTIVATION</w:delInstrText>
          </w:r>
          <w:r w:rsidR="003A2B8C" w:rsidRPr="00015210" w:rsidDel="00B369E9">
            <w:delInstrText>、</w:delInstrText>
          </w:r>
          <w:r w:rsidR="003A2B8C" w:rsidRPr="00015210" w:rsidDel="00B369E9">
            <w:delInstrText>ONLINE COMMUNITIES</w:delInstrText>
          </w:r>
          <w:r w:rsidR="003A2B8C" w:rsidRPr="00015210" w:rsidDel="00B369E9">
            <w:delInstrText>、</w:delInstrText>
          </w:r>
          <w:r w:rsidR="003A2B8C" w:rsidRPr="00015210" w:rsidDel="00B369E9">
            <w:del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delInstrText>
          </w:r>
          <w:r w:rsidR="003A2B8C" w:rsidRPr="00015210" w:rsidDel="00B369E9">
            <w:del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delInstrText>
          </w:r>
          <w:r w:rsidR="003A2B8C" w:rsidRPr="00015210" w:rsidDel="00B369E9">
            <w:delInstrText>1</w:delInstrText>
          </w:r>
          <w:r w:rsidR="003A2B8C" w:rsidRPr="00015210" w:rsidDel="00B369E9">
            <w:delInstrText>）正非文本反馈与高质量知识边缘的持续贡献负相关，而其他三种类型的反馈产生正效应；（</w:delInstrText>
          </w:r>
          <w:r w:rsidR="003A2B8C" w:rsidRPr="00015210" w:rsidDel="00B369E9">
            <w:delInstrText>2</w:delInstrText>
          </w:r>
          <w:r w:rsidR="003A2B8C" w:rsidRPr="00015210" w:rsidDel="00B369E9">
            <w:del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delInstrText>
          </w:r>
          <w:r w:rsidR="003A2B8C" w:rsidRPr="00015210" w:rsidDel="00B369E9">
            <w:delInstrText xml:space="preserve">","archive_location":"11 </w:delInstrText>
          </w:r>
          <w:r w:rsidR="003A2B8C" w:rsidRPr="00015210" w:rsidDel="00B369E9">
            <w:rPr>
              <w:rFonts w:ascii="Apple Color Emoji" w:hAnsi="Apple Color Emoji" w:cs="Apple Color Emoji"/>
            </w:rPr>
            <w:delInstrText>📊</w:delInstrText>
          </w:r>
          <w:r w:rsidR="003A2B8C" w:rsidRPr="00015210" w:rsidDel="00B369E9">
            <w:delInstrText>","call-number":"1","container-title":"Decision Support Systems","DOI":"10.1016/j.dss.2022.113750","ISSN":"0167-9236","journalAbbreviation":"Decis. Support Syst.","language":"en","note":"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VIRTUAL COMMUNITIES</w:delInstrText>
          </w:r>
          <w:r w:rsidR="003A2B8C" w:rsidRPr="00015210" w:rsidDel="00B369E9">
            <w:delInstrText>、</w:delInstrText>
          </w:r>
          <w:r w:rsidR="003A2B8C" w:rsidRPr="00015210" w:rsidDel="00B369E9">
            <w:delInstrText>BEHAVIOR</w:delInstrText>
          </w:r>
          <w:r w:rsidR="003A2B8C" w:rsidRPr="00015210" w:rsidDel="00B369E9">
            <w:delInstrText>、</w:delInstrText>
          </w:r>
          <w:r w:rsidR="003A2B8C" w:rsidRPr="00015210" w:rsidDel="00B369E9">
            <w:delInstrText>SELF-EFFICACY</w:delInstrText>
          </w:r>
          <w:r w:rsidR="003A2B8C" w:rsidRPr="00015210" w:rsidDel="00B369E9">
            <w:delInstrText>、</w:delInstrText>
          </w:r>
          <w:r w:rsidR="003A2B8C" w:rsidRPr="00015210" w:rsidDel="00B369E9">
            <w:delInstrText>Continuous knowledge contribution</w:delInstrText>
          </w:r>
          <w:r w:rsidR="003A2B8C" w:rsidRPr="00015210" w:rsidDel="00B369E9">
            <w:delInstrText>、</w:delInstrText>
          </w:r>
          <w:r w:rsidR="003A2B8C" w:rsidRPr="00015210" w:rsidDel="00B369E9">
            <w:delInstrText>CREDIBILITY</w:delInstrText>
          </w:r>
          <w:r w:rsidR="003A2B8C" w:rsidRPr="00015210" w:rsidDel="00B369E9">
            <w:delInstrText>、</w:delInstrText>
          </w:r>
          <w:r w:rsidR="003A2B8C" w:rsidRPr="00015210" w:rsidDel="00B369E9">
            <w:delInstrText>ELECTRONIC NETWORKS</w:delInstrText>
          </w:r>
          <w:r w:rsidR="003A2B8C" w:rsidRPr="00015210" w:rsidDel="00B369E9">
            <w:delInstrText>、</w:delInstrText>
          </w:r>
          <w:r w:rsidR="003A2B8C" w:rsidRPr="00015210" w:rsidDel="00B369E9">
            <w:delInstrText>Feedback expressions</w:delInstrText>
          </w:r>
          <w:r w:rsidR="003A2B8C" w:rsidRPr="00015210" w:rsidDel="00B369E9">
            <w:delInstrText>、</w:delInstrText>
          </w:r>
          <w:r w:rsidR="003A2B8C" w:rsidRPr="00015210" w:rsidDel="00B369E9">
            <w:delInstrText>Feedback mechanism</w:delInstrText>
          </w:r>
          <w:r w:rsidR="003A2B8C" w:rsidRPr="00015210" w:rsidDel="00B369E9">
            <w:delInstrText>、</w:delInstrText>
          </w:r>
          <w:r w:rsidR="003A2B8C" w:rsidRPr="00015210" w:rsidDel="00B369E9">
            <w:delInstrText>Feedback valence</w:delInstrText>
          </w:r>
          <w:r w:rsidR="003A2B8C" w:rsidRPr="00015210" w:rsidDel="00B369E9">
            <w:delInstrText>、</w:delInstrText>
          </w:r>
          <w:r w:rsidR="003A2B8C" w:rsidRPr="00015210" w:rsidDel="00B369E9">
            <w:delInstrText>High-quality knowledge</w:delInstrText>
          </w:r>
          <w:r w:rsidR="003A2B8C" w:rsidRPr="00015210" w:rsidDel="00B369E9">
            <w:delInstrText>、</w:delInstrText>
          </w:r>
          <w:r w:rsidR="003A2B8C" w:rsidRPr="00015210" w:rsidDel="00B369E9">
            <w:delInstrText>MECHANISMS</w:delInstrText>
          </w:r>
          <w:r w:rsidR="003A2B8C" w:rsidRPr="00015210" w:rsidDel="00B369E9">
            <w:delInstrText>、</w:delInstrText>
          </w:r>
          <w:r w:rsidR="003A2B8C" w:rsidRPr="00015210" w:rsidDel="00B369E9">
            <w:delInstrText>OnlineQ&amp;A community</w:delInstrText>
          </w:r>
          <w:r w:rsidR="003A2B8C" w:rsidRPr="00015210" w:rsidDel="00B369E9">
            <w:delInstrText>、</w:delInstrText>
          </w:r>
          <w:r w:rsidR="003A2B8C" w:rsidRPr="00015210" w:rsidDel="00B369E9">
            <w:delInstrText>PERFORMANCE FEEDBACK</w:delInstrText>
          </w:r>
          <w:r w:rsidR="003A2B8C" w:rsidRPr="00015210" w:rsidDel="00B369E9">
            <w:delInstrText>、</w:delInstrText>
          </w:r>
          <w:r w:rsidR="003A2B8C" w:rsidRPr="00015210" w:rsidDel="00B369E9">
            <w:delInstrText>SIGN</w:delInstrText>
          </w:r>
          <w:r w:rsidR="003A2B8C" w:rsidRPr="00015210" w:rsidDel="00B369E9">
            <w:delInstrText>、</w:delInstrText>
          </w:r>
          <w:r w:rsidR="003A2B8C" w:rsidRPr="00015210" w:rsidDel="00B369E9">
            <w:del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delInstrText>
          </w:r>
          <w:r w:rsidR="003A2B8C" w:rsidRPr="00015210" w:rsidDel="00B369E9">
            <w:fldChar w:fldCharType="separate"/>
          </w:r>
          <w:r w:rsidR="003A2B8C" w:rsidRPr="00015210" w:rsidDel="00B369E9">
            <w:delText>(Berger et al. 2016; Jiang et al. 2024; Wang et al. 2022)</w:delText>
          </w:r>
          <w:r w:rsidR="003A2B8C" w:rsidRPr="00015210" w:rsidDel="00B369E9">
            <w:fldChar w:fldCharType="end"/>
          </w:r>
          <w:r w:rsidR="003A2B8C" w:rsidRPr="00015210" w:rsidDel="00B369E9">
            <w:delText xml:space="preserve">, feedback and reciprocity </w:delText>
          </w:r>
          <w:r w:rsidR="003A2B8C" w:rsidRPr="00015210" w:rsidDel="00B369E9">
            <w:fldChar w:fldCharType="begin"/>
          </w:r>
          <w:r w:rsidR="003A2B8C" w:rsidRPr="00015210" w:rsidDel="00B369E9">
            <w:del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delInstrText>
          </w:r>
          <w:r w:rsidR="003A2B8C" w:rsidRPr="00015210" w:rsidDel="00B369E9">
            <w:del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delInstrText>
          </w:r>
          <w:r w:rsidR="003A2B8C" w:rsidRPr="00015210" w:rsidDel="00B369E9">
            <w:delInstrText>StackOverflow.com</w:delInstrText>
          </w:r>
          <w:r w:rsidR="003A2B8C" w:rsidRPr="00015210" w:rsidDel="00B369E9">
            <w:delInstrText>的问题。我们发现事后互惠和知识贡献之间存在显著的正相关关系，并且这种互惠动机随着时间的推移而减弱。事前互惠是指人们帮助他人，期望将来得到他人的帮助。利用来自</w:delInstrText>
          </w:r>
          <w:r w:rsidR="003A2B8C" w:rsidRPr="00015210" w:rsidDel="00B369E9">
            <w:delInstrText>StackOverflow.com</w:delInstrText>
          </w:r>
          <w:r w:rsidR="003A2B8C" w:rsidRPr="00015210" w:rsidDel="00B369E9">
            <w:delInstrText>的数据，我们利用差异</w:delInstrText>
          </w:r>
          <w:r w:rsidR="003A2B8C" w:rsidRPr="00015210" w:rsidDel="00B369E9">
            <w:delInstrText>——</w:delInstrText>
          </w:r>
          <w:r w:rsidR="003A2B8C" w:rsidRPr="00015210" w:rsidDel="00B369E9">
            <w:delInstrText>无差异分析的自然实验，找到支持事前互惠存在的证据。这项研究为互惠提供了一个新的分类法，并对互惠如何推动在线知识共享提供了新的见解。</w:delInstrText>
          </w:r>
          <w:r w:rsidR="003A2B8C" w:rsidRPr="00015210" w:rsidDel="00B369E9">
            <w:delInstrText xml:space="preserve">","archive_location":"5 </w:delInstrText>
          </w:r>
          <w:r w:rsidR="003A2B8C" w:rsidRPr="00015210" w:rsidDel="00B369E9">
            <w:rPr>
              <w:rFonts w:ascii="Apple Color Emoji" w:hAnsi="Apple Color Emoji" w:cs="Apple Color Emoji"/>
            </w:rPr>
            <w:delInstrText>📊</w:delInstrText>
          </w:r>
          <w:r w:rsidR="003A2B8C" w:rsidRPr="00015210" w:rsidDel="00B369E9">
            <w:delInstrText>","container-title":"ACM Transactions on Management Information Systems","DOI":"10.1145/3371388","ISSN":"2158-656X","issue":"1","journalAbbreviation":"ACM Trans. Manage. Inf. Syst.","language":"en","note":"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/reading</w:delInstrText>
          </w:r>
          <w:r w:rsidR="003A2B8C" w:rsidRPr="00015210" w:rsidDel="00B369E9">
            <w:delInstrText>、</w:delInstrText>
          </w:r>
          <w:r w:rsidR="003A2B8C" w:rsidRPr="00015210" w:rsidDel="00B369E9">
            <w:delInstrText>/unread</w:delInstrText>
          </w:r>
          <w:r w:rsidR="003A2B8C" w:rsidRPr="00015210" w:rsidDel="00B369E9">
            <w:delInstrText>、</w:delInstrText>
          </w:r>
          <w:r w:rsidR="003A2B8C" w:rsidRPr="00015210" w:rsidDel="00B369E9">
            <w:rPr>
              <w:rFonts w:ascii="Apple Color Emoji" w:hAnsi="Apple Color Emoji" w:cs="Apple Color Emoji"/>
            </w:rPr>
            <w:delInstrText>📒</w:delInstrText>
          </w:r>
          <w:r w:rsidR="003A2B8C" w:rsidRPr="00015210" w:rsidDel="00B369E9">
            <w:delInstrText>、</w:delInstrText>
          </w:r>
          <w:r w:rsidR="003A2B8C" w:rsidRPr="00015210" w:rsidDel="00B369E9">
            <w:delInstrText>ex-ante</w:delInstrText>
          </w:r>
          <w:r w:rsidR="003A2B8C" w:rsidRPr="00015210" w:rsidDel="00B369E9">
            <w:delInstrText>、</w:delInstrText>
          </w:r>
          <w:r w:rsidR="003A2B8C" w:rsidRPr="00015210" w:rsidDel="00B369E9">
            <w:delInstrText>Ex-post</w:delInstrText>
          </w:r>
          <w:r w:rsidR="003A2B8C" w:rsidRPr="00015210" w:rsidDel="00B369E9">
            <w:delInstrText>、</w:delInstrText>
          </w:r>
          <w:r w:rsidR="003A2B8C" w:rsidRPr="00015210" w:rsidDel="00B369E9">
            <w:delInstrText>knowledge sharing</w:delInstrText>
          </w:r>
          <w:r w:rsidR="003A2B8C" w:rsidRPr="00015210" w:rsidDel="00B369E9">
            <w:delInstrText>、</w:delInstrText>
          </w:r>
          <w:r w:rsidR="003A2B8C" w:rsidRPr="00015210" w:rsidDel="00B369E9">
            <w:delInstrText>Q&amp;A website</w:delInstrText>
          </w:r>
          <w:r w:rsidR="003A2B8C" w:rsidRPr="00015210" w:rsidDel="00B369E9">
            <w:delInstrText>、</w:delInstrText>
          </w:r>
          <w:r w:rsidR="003A2B8C" w:rsidRPr="00015210" w:rsidDel="00B369E9">
            <w:delInstrText>reciprocity</w:delInstrText>
          </w:r>
          <w:r w:rsidR="003A2B8C" w:rsidRPr="00015210" w:rsidDel="00B369E9">
            <w:delInstrText>、</w:delInstrText>
          </w:r>
          <w:r w:rsidR="003A2B8C" w:rsidRPr="00015210" w:rsidDel="00B369E9">
            <w:delInstrText>SUPPORT</w:delInstrText>
          </w:r>
          <w:r w:rsidR="003A2B8C" w:rsidRPr="00015210" w:rsidDel="00B369E9">
            <w:delInstrText>、</w:delInstrText>
          </w:r>
          <w:r w:rsidR="003A2B8C" w:rsidRPr="00015210" w:rsidDel="00B369E9">
            <w:del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delInstrText>
          </w:r>
          <w:r w:rsidR="003A2B8C" w:rsidRPr="00015210" w:rsidDel="00B369E9">
            <w:delInstrText>【摘要翻译】本文探讨了数字网络和组织交叉点上的一种新现象</w:delInstrText>
          </w:r>
          <w:r w:rsidR="003A2B8C" w:rsidRPr="00015210" w:rsidDel="00B369E9">
            <w:delInstrText>——</w:delInstrText>
          </w:r>
          <w:r w:rsidR="003A2B8C" w:rsidRPr="00015210" w:rsidDel="00B369E9">
            <w:delInstrText>基于互联网的志愿者劳动力</w:delInstrText>
          </w:r>
          <w:r w:rsidR="003A2B8C" w:rsidRPr="00015210" w:rsidDel="00B369E9">
            <w:delInstrText>——</w:delInstrText>
          </w:r>
          <w:r w:rsidR="003A2B8C" w:rsidRPr="00015210" w:rsidDel="00B369E9">
            <w:del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delInstrText>
          </w:r>
          <w:r w:rsidR="003A2B8C" w:rsidRPr="00015210" w:rsidDel="00B369E9">
            <w:delInstrText>——</w:delInstrText>
          </w:r>
          <w:r w:rsidR="003A2B8C" w:rsidRPr="00015210" w:rsidDel="00B369E9">
            <w:delInstrText>反馈在产生和维持劳动力高质量贡献中的作用</w:delInstrText>
          </w:r>
          <w:r w:rsidR="003A2B8C" w:rsidRPr="00015210" w:rsidDel="00B369E9">
            <w:delInstrText>——</w:delInstrText>
          </w:r>
          <w:r w:rsidR="003A2B8C" w:rsidRPr="00015210" w:rsidDel="00B369E9">
            <w:del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delInstrText>
          </w:r>
          <w:r w:rsidR="003A2B8C" w:rsidRPr="00015210" w:rsidDel="00B369E9">
            <w:delInstrText xml:space="preserve">","archive_location":"153 </w:delInstrText>
          </w:r>
          <w:r w:rsidR="003A2B8C" w:rsidRPr="00015210" w:rsidDel="00B369E9">
            <w:rPr>
              <w:rFonts w:ascii="Apple Color Emoji" w:hAnsi="Apple Color Emoji" w:cs="Apple Color Emoji"/>
            </w:rPr>
            <w:delInstrText>📊</w:delInstrText>
          </w:r>
          <w:r w:rsidR="003A2B8C" w:rsidRPr="00015210" w:rsidDel="00B369E9">
            <w:delInstrText>","call-number":"3","container-title":"Information Systems Research","DOI":"10.1287/isre.1080.0208","ISSN":"1047-7047","issue":"4","journalAbbreviation":"Inform. Syst. Res.","language":"en","note":"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feedback</w:delInstrText>
          </w:r>
          <w:r w:rsidR="003A2B8C" w:rsidRPr="00015210" w:rsidDel="00B369E9">
            <w:delInstrText>、</w:delInstrText>
          </w:r>
          <w:r w:rsidR="003A2B8C" w:rsidRPr="00015210" w:rsidDel="00B369E9">
            <w:delInstrText>systematic quality feedback system</w:delInstrText>
          </w:r>
          <w:r w:rsidR="003A2B8C" w:rsidRPr="00015210" w:rsidDel="00B369E9">
            <w:delInstrText>、</w:delInstrText>
          </w:r>
          <w:r w:rsidR="003A2B8C" w:rsidRPr="00015210" w:rsidDel="00B369E9">
            <w:delInstrText>voluntary technical support group</w:delInstrText>
          </w:r>
          <w:r w:rsidR="003A2B8C" w:rsidRPr="00015210" w:rsidDel="00B369E9">
            <w:delInstrText>、</w:delInstrText>
          </w:r>
          <w:r w:rsidR="003A2B8C" w:rsidRPr="00015210" w:rsidDel="00B369E9">
            <w:delInstrText>volunteer turnover</w:delInstrText>
          </w:r>
          <w:r w:rsidR="003A2B8C" w:rsidRPr="00015210" w:rsidDel="00B369E9">
            <w:delInstrText>、</w:delInstrText>
          </w:r>
          <w:r w:rsidR="003A2B8C" w:rsidRPr="00015210" w:rsidDel="00B369E9">
            <w:del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delInstrText>
          </w:r>
          <w:r w:rsidR="003A2B8C" w:rsidRPr="00015210" w:rsidDel="00B369E9">
            <w:fldChar w:fldCharType="separate"/>
          </w:r>
          <w:r w:rsidR="003A2B8C" w:rsidRPr="00015210" w:rsidDel="00B369E9">
            <w:delText>(Li et al. 2020; Moon &amp; Sproull 2008)</w:delText>
          </w:r>
          <w:r w:rsidR="003A2B8C" w:rsidRPr="00015210" w:rsidDel="00B369E9">
            <w:fldChar w:fldCharType="end"/>
          </w:r>
          <w:r w:rsidR="003A2B8C" w:rsidRPr="00015210" w:rsidDel="00B369E9">
            <w:delText xml:space="preserve">, and gamification </w:delText>
          </w:r>
          <w:r w:rsidR="003A2B8C" w:rsidRPr="00015210" w:rsidDel="00B369E9">
            <w:fldChar w:fldCharType="begin"/>
          </w:r>
          <w:r w:rsidR="003A2B8C" w:rsidRPr="00015210" w:rsidDel="00B369E9">
            <w:del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delInstrText>
          </w:r>
          <w:r w:rsidR="003A2B8C" w:rsidRPr="00015210" w:rsidDel="00B369E9">
            <w:delInstrText>【摘要翻译】</w:delInstrText>
          </w:r>
          <w:r w:rsidR="003A2B8C" w:rsidRPr="00015210" w:rsidDel="00B369E9">
            <w:delInstrText xml:space="preserve">undefined","archive_location":"25 </w:delInstrText>
          </w:r>
          <w:r w:rsidR="003A2B8C" w:rsidRPr="00015210" w:rsidDel="00B369E9">
            <w:rPr>
              <w:rFonts w:ascii="Apple Color Emoji" w:hAnsi="Apple Color Emoji" w:cs="Apple Color Emoji"/>
            </w:rPr>
            <w:delInstrText>📊</w:delInstrText>
          </w:r>
          <w:r w:rsidR="003A2B8C" w:rsidRPr="00015210" w:rsidDel="00B369E9">
            <w:delInstrText>","call-number":"1","container-title":"Decision Support Systems","DOI":"10.1016/j.dss.2021.113667","ISSN":"0167-9236","journalAbbreviation":"Decis. Support Syst.","language":"en","license":"</w:delInstrText>
          </w:r>
          <w:r w:rsidR="003A2B8C" w:rsidRPr="00015210" w:rsidDel="00B369E9">
            <w:rPr>
              <w:rFonts w:ascii="Apple Color Emoji" w:hAnsi="Apple Color Emoji" w:cs="Apple Color Emoji"/>
            </w:rPr>
            <w:delInstrText>⭐⭐⭐</w:delInstrText>
          </w:r>
          <w:r w:rsidR="003A2B8C" w:rsidRPr="00015210" w:rsidDel="00B369E9">
            <w:delInstrText>","note":"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delInstrText>
          </w:r>
          <w:r w:rsidR="003A2B8C" w:rsidRPr="00015210" w:rsidDel="00B369E9">
            <w:delInstrText>【摘要翻译】近年来，开放的在线社交问答网站（</w:delInstrText>
          </w:r>
          <w:r w:rsidR="003A2B8C" w:rsidRPr="00015210" w:rsidDel="00B369E9">
            <w:delInstrText>SQAs</w:delInstrText>
          </w:r>
          <w:r w:rsidR="003A2B8C" w:rsidRPr="00015210" w:rsidDel="00B369E9">
            <w:delInstrText>）吸引了公众的注意力。随着</w:delInstrText>
          </w:r>
          <w:r w:rsidR="003A2B8C" w:rsidRPr="00015210" w:rsidDel="00B369E9">
            <w:delInstrText>SQAs</w:delInstrText>
          </w:r>
          <w:r w:rsidR="003A2B8C" w:rsidRPr="00015210" w:rsidDel="00B369E9">
            <w:delInstrText>成为越来越受欢迎的知识共享平台，关于开放在线社区系统将如何发展的问题对于我们理解这些系统变得至关重要。在本文中，我们概述了</w:delInstrText>
          </w:r>
          <w:r w:rsidR="003A2B8C" w:rsidRPr="00015210" w:rsidDel="00B369E9">
            <w:delInstrText>SQA</w:delInstrText>
          </w:r>
          <w:r w:rsidR="003A2B8C" w:rsidRPr="00015210" w:rsidDel="00B369E9">
            <w:delInstrText>网站如何作为一个社会学习社区运作。</w:delInstrText>
          </w:r>
          <w:r w:rsidR="003A2B8C" w:rsidRPr="00015210" w:rsidDel="00B369E9">
            <w:delInstrText>SQA</w:delInstrText>
          </w:r>
          <w:r w:rsidR="003A2B8C" w:rsidRPr="00015210" w:rsidDel="00B369E9">
            <w:delInstrText>网站的成功不仅取决于有效地组织和传递信息，还取决于它是否能吸引参与者并激励他们做出贡献。我们介绍了早期的工作，调查徽章对用户参与在线</w:delInstrText>
          </w:r>
          <w:r w:rsidR="003A2B8C" w:rsidRPr="00015210" w:rsidDel="00B369E9">
            <w:delInstrText>SQAs</w:delInstrText>
          </w:r>
          <w:r w:rsidR="003A2B8C" w:rsidRPr="00015210" w:rsidDel="00B369E9">
            <w:delInstrText>社区</w:delInstrText>
          </w:r>
          <w:r w:rsidR="003A2B8C" w:rsidRPr="00015210" w:rsidDel="00B369E9">
            <w:delInstrText>Stack Exchange</w:delInstrText>
          </w:r>
          <w:r w:rsidR="003A2B8C" w:rsidRPr="00015210" w:rsidDel="00B369E9">
            <w:delInstrText>的影响。这篇正在进行的研究论文强调了帮助用户在社交平台中发展成为有文化和有生产力的社区贡献者的因素，并考虑了这些观察结果的设计含义。</w:delInstrText>
          </w:r>
          <w:r w:rsidR="003A2B8C" w:rsidRPr="00015210" w:rsidDel="00B369E9">
            <w:delInstrText>","container-title":"Proceedings of Americas Conference on Information Systems","event-title":"19th Americas Conference on Information Systems (AMCIS)","ISBN":"978-0-615-55907-0","language":"en","note":"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participation</w:delInstrText>
          </w:r>
          <w:r w:rsidR="003A2B8C" w:rsidRPr="00015210" w:rsidDel="00B369E9">
            <w:delInstrText>、</w:delInstrText>
          </w:r>
          <w:r w:rsidR="003A2B8C" w:rsidRPr="00015210" w:rsidDel="00B369E9">
            <w:delInstrText>badge system</w:delInstrText>
          </w:r>
          <w:r w:rsidR="003A2B8C" w:rsidRPr="00015210" w:rsidDel="00B369E9">
            <w:delInstrText>、</w:delInstrText>
          </w:r>
          <w:r w:rsidR="003A2B8C" w:rsidRPr="00015210" w:rsidDel="00B369E9">
            <w:delInstrText>motivation and incentives</w:delInstrText>
          </w:r>
          <w:r w:rsidR="003A2B8C" w:rsidRPr="00015210" w:rsidDel="00B369E9">
            <w:delInstrText>、</w:delInstrText>
          </w:r>
          <w:r w:rsidR="003A2B8C" w:rsidRPr="00015210" w:rsidDel="00B369E9">
            <w:del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delInstrText>
          </w:r>
          <w:r w:rsidR="003A2B8C" w:rsidRPr="00015210" w:rsidDel="00B369E9">
            <w:fldChar w:fldCharType="separate"/>
          </w:r>
          <w:r w:rsidR="003A2B8C" w:rsidRPr="00015210" w:rsidDel="00B369E9">
            <w:delText>(Chen et al. 2022; Meng et al. 2013)</w:delText>
          </w:r>
          <w:r w:rsidR="003A2B8C" w:rsidRPr="00015210" w:rsidDel="00B369E9">
            <w:fldChar w:fldCharType="end"/>
          </w:r>
          <w:r w:rsidR="003A2B8C" w:rsidRPr="00015210" w:rsidDel="00B369E9">
            <w:delText>. These determinants are properties of the question or the platform, not properties of the prior content that a newcomer confronts upon arrival. They are also fixed before any particular competitor appears. Our study holds them constant by design.</w:delText>
          </w:r>
        </w:del>
      </w:moveFrom>
    </w:p>
    <w:moveFromRangeEnd w:id="863"/>
    <w:p w14:paraId="4F74C5E9" w14:textId="696D9659" w:rsidR="003A2B8C" w:rsidRPr="00015210" w:rsidDel="00B369E9" w:rsidRDefault="003A2B8C" w:rsidP="003A2B8C">
      <w:pPr>
        <w:pStyle w:val="Paragraph0"/>
        <w:rPr>
          <w:del w:id="866" w:author="Prof. LIU Ben" w:date="2026-08-24T23:02:00Z" w16du:dateUtc="2026-08-24T15:02:00Z"/>
        </w:rPr>
      </w:pPr>
      <w:del w:id="867" w:author="Prof. LIU Ben" w:date="2026-08-24T23:02:00Z" w16du:dateUtc="2026-08-24T15:02:00Z">
        <w:r w:rsidRPr="00015210" w:rsidDel="00B369E9">
          <w:delText xml:space="preserve">Across this literature, the prior contributor is always another human. </w:delText>
        </w:r>
      </w:del>
      <w:ins w:id="868" w:author="Xin Li" w:date="2026-08-21T09:53:00Z" w16du:dateUtc="2026-08-21T01:53:00Z">
        <w:del w:id="869" w:author="Prof. LIU Ben" w:date="2026-08-24T23:02:00Z" w16du:dateUtc="2026-08-24T15:02:00Z">
          <w:r w:rsidR="00CF1F0C" w:rsidDel="00B369E9">
            <w:delText>The appearance of AI identity was not able to be studied. Meanwhile, w</w:delText>
          </w:r>
        </w:del>
      </w:ins>
      <w:del w:id="870" w:author="Prof. LIU Ben" w:date="2026-08-24T23:02:00Z" w16du:dateUtc="2026-08-24T15:02:00Z">
        <w:r w:rsidRPr="00015210" w:rsidDel="00B369E9">
          <w:delText xml:space="preserve">Whether presence, volume, </w:delText>
        </w:r>
      </w:del>
      <w:ins w:id="871" w:author="Xin Li" w:date="2026-08-21T09:53:00Z" w16du:dateUtc="2026-08-21T01:53:00Z">
        <w:del w:id="872" w:author="Prof. LIU Ben" w:date="2026-08-24T23:02:00Z" w16du:dateUtc="2026-08-24T15:02:00Z">
          <w:r w:rsidR="00CF1F0C" w:rsidDel="00B369E9">
            <w:delText xml:space="preserve">and </w:delText>
          </w:r>
        </w:del>
      </w:ins>
      <w:del w:id="873" w:author="Prof. LIU Ben" w:date="2026-08-24T23:02:00Z" w16du:dateUtc="2026-08-24T15:02:00Z">
        <w:r w:rsidRPr="00015210" w:rsidDel="00B369E9">
          <w:delText>quality, and source carry the same meaning when the prior contributor is an AI is not settled by existing evidence</w:delText>
        </w:r>
      </w:del>
      <w:ins w:id="874" w:author="Xin Li" w:date="2026-08-21T09:53:00Z" w16du:dateUtc="2026-08-21T01:53:00Z">
        <w:del w:id="875" w:author="Prof. LIU Ben" w:date="2026-08-24T23:02:00Z" w16du:dateUtc="2026-08-24T15:02:00Z">
          <w:r w:rsidR="00CF1F0C" w:rsidDel="00B369E9">
            <w:delText xml:space="preserve"> either</w:delText>
          </w:r>
        </w:del>
      </w:ins>
      <w:del w:id="876" w:author="Prof. LIU Ben" w:date="2026-08-24T23:02:00Z" w16du:dateUtc="2026-08-24T15:02:00Z">
        <w:r w:rsidRPr="00015210" w:rsidDel="00B369E9">
          <w:delText>. There is good reason to expect that they do not, and this is the question our setting allows us to address.</w:delText>
        </w:r>
      </w:del>
    </w:p>
    <w:p w14:paraId="0BAA0F86" w14:textId="0DC05243" w:rsidR="00BD7DAA" w:rsidRPr="00015210" w:rsidDel="00B369E9" w:rsidRDefault="00BD7DAA">
      <w:pPr>
        <w:pStyle w:val="Heading3"/>
        <w:rPr>
          <w:del w:id="877" w:author="Prof. LIU Ben" w:date="2026-08-24T23:06:00Z" w16du:dateUtc="2026-08-24T15:06:00Z"/>
        </w:rPr>
        <w:pPrChange w:id="878" w:author="Xin Li" w:date="2026-08-21T09:51:00Z" w16du:dateUtc="2026-08-21T01:51:00Z">
          <w:pPr>
            <w:pStyle w:val="Heading2"/>
          </w:pPr>
        </w:pPrChange>
      </w:pPr>
      <w:r w:rsidRPr="00015210">
        <w:t>Human Responses to Identified Machine Agents</w:t>
      </w:r>
    </w:p>
    <w:p w14:paraId="40980B42" w14:textId="77777777" w:rsidR="00B369E9" w:rsidRDefault="00B369E9">
      <w:pPr>
        <w:pStyle w:val="Heading3"/>
        <w:rPr>
          <w:ins w:id="879" w:author="Prof. LIU Ben" w:date="2026-08-24T23:05:00Z" w16du:dateUtc="2026-08-24T15:05:00Z"/>
        </w:rPr>
        <w:pPrChange w:id="880" w:author="Prof. LIU Ben" w:date="2026-08-24T23:06:00Z" w16du:dateUtc="2026-08-24T15:06:00Z">
          <w:pPr>
            <w:pStyle w:val="Paragraph0"/>
          </w:pPr>
        </w:pPrChange>
      </w:pPr>
    </w:p>
    <w:p w14:paraId="162231CB" w14:textId="61DB9961" w:rsidR="00BD7DAA" w:rsidRPr="00015210" w:rsidDel="00B9323A" w:rsidRDefault="00BD7DAA" w:rsidP="00BD7DAA">
      <w:pPr>
        <w:pStyle w:val="Paragraph0"/>
        <w:rPr>
          <w:del w:id="881" w:author="Xin Li" w:date="2026-08-21T07:49:00Z" w16du:dateUtc="2026-08-20T23:49:00Z"/>
        </w:rPr>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p>
    <w:p w14:paraId="7871D071" w14:textId="77777777" w:rsidR="00B369E9" w:rsidRDefault="00B9323A" w:rsidP="00BD7DAA">
      <w:pPr>
        <w:pStyle w:val="Paragraph0"/>
        <w:rPr>
          <w:ins w:id="882" w:author="Prof. LIU Ben" w:date="2026-08-24T23:06:00Z" w16du:dateUtc="2026-08-24T15:06:00Z"/>
        </w:rPr>
      </w:pPr>
      <w:ins w:id="883" w:author="Xin Li" w:date="2026-08-21T07:49:00Z" w16du:dateUtc="2026-08-20T23:49:00Z">
        <w:r>
          <w:t xml:space="preserve"> </w:t>
        </w:r>
      </w:ins>
    </w:p>
    <w:p w14:paraId="6DE0C4E5" w14:textId="5CC30B36" w:rsidR="00B369E9" w:rsidRPr="00B369E9" w:rsidRDefault="00B369E9">
      <w:pPr>
        <w:pStyle w:val="Paragraph0"/>
        <w:rPr>
          <w:ins w:id="884" w:author="Prof. LIU Ben" w:date="2026-08-24T23:06:00Z" w16du:dateUtc="2026-08-24T15:06:00Z"/>
          <w:rPrChange w:id="885" w:author="Prof. LIU Ben" w:date="2026-08-24T23:06:00Z" w16du:dateUtc="2026-08-24T15:06:00Z">
            <w:rPr>
              <w:ins w:id="886" w:author="Prof. LIU Ben" w:date="2026-08-24T23:06:00Z" w16du:dateUtc="2026-08-24T15:06:00Z"/>
              <w:color w:val="000000"/>
            </w:rPr>
          </w:rPrChange>
        </w:rPr>
        <w:pPrChange w:id="887" w:author="Prof. LIU Ben" w:date="2026-08-24T23:06:00Z" w16du:dateUtc="2026-08-24T15:06:00Z">
          <w:pPr>
            <w:spacing w:before="100" w:beforeAutospacing="1" w:after="100" w:afterAutospacing="1"/>
          </w:pPr>
        </w:pPrChange>
      </w:pPr>
      <w:ins w:id="888" w:author="Prof. LIU Ben" w:date="2026-08-24T23:06:00Z" w16du:dateUtc="2026-08-24T15:06:00Z">
        <w:r w:rsidRPr="00B369E9">
          <w:rPr>
            <w:rPrChange w:id="889" w:author="Prof. LIU Ben" w:date="2026-08-24T23:06:00Z" w16du:dateUtc="2026-08-24T15:06:00Z">
              <w:rPr>
                <w:color w:val="000000"/>
              </w:rPr>
            </w:rPrChange>
          </w:rPr>
          <w:t>Two implications follow for online Q&amp;A communities. First, an AI label may carry motivational content in its own right, independent of what the AI actually wrote. Second, a capable AI competitor may induce humans</w:t>
        </w:r>
      </w:ins>
      <w:ins w:id="890" w:author="Prof. LIU Ben" w:date="2026-08-24T23:07:00Z" w16du:dateUtc="2026-08-24T15:07:00Z">
        <w:r>
          <w:t>’</w:t>
        </w:r>
      </w:ins>
      <w:ins w:id="891" w:author="Prof. LIU Ben" w:date="2026-08-24T23:06:00Z" w16du:dateUtc="2026-08-24T15:06:00Z">
        <w:r w:rsidRPr="00B369E9">
          <w:rPr>
            <w:rPrChange w:id="892" w:author="Prof. LIU Ben" w:date="2026-08-24T23:06:00Z" w16du:dateUtc="2026-08-24T15:06:00Z">
              <w:rPr>
                <w:color w:val="000000"/>
              </w:rPr>
            </w:rPrChange>
          </w:rPr>
          <w:t xml:space="preserve"> motivation to </w:t>
        </w:r>
      </w:ins>
      <w:ins w:id="893" w:author="Prof. LIU Ben" w:date="2026-08-24T23:07:00Z" w16du:dateUtc="2026-08-24T15:07:00Z">
        <w:r>
          <w:rPr>
            <w:rFonts w:hint="eastAsia"/>
          </w:rPr>
          <w:t>outperform</w:t>
        </w:r>
      </w:ins>
      <w:ins w:id="894" w:author="Prof. LIU Ben" w:date="2026-08-24T23:06:00Z" w16du:dateUtc="2026-08-24T15:06:00Z">
        <w:r w:rsidRPr="00B369E9">
          <w:rPr>
            <w:rPrChange w:id="895" w:author="Prof. LIU Ben" w:date="2026-08-24T23:06:00Z" w16du:dateUtc="2026-08-24T15:06:00Z">
              <w:rPr>
                <w:color w:val="000000"/>
              </w:rPr>
            </w:rPrChange>
          </w:rPr>
          <w:t>, and it may raise rather than lower the quality of human contributions. Whether these implications hold in online Q&amp;A communities remains to be tested, which is the task we take up.</w:t>
        </w:r>
      </w:ins>
    </w:p>
    <w:p w14:paraId="38DCEF5F" w14:textId="10434C5F" w:rsidR="00BD7DAA" w:rsidRPr="00015210" w:rsidDel="00B369E9" w:rsidRDefault="00BD7DAA" w:rsidP="00BD7DAA">
      <w:pPr>
        <w:pStyle w:val="Paragraph0"/>
        <w:rPr>
          <w:del w:id="896" w:author="Prof. LIU Ben" w:date="2026-08-24T23:07:00Z" w16du:dateUtc="2026-08-24T15:07:00Z"/>
          <w:rFonts w:ascii="Heiti TC" w:eastAsia="Heiti TC" w:hAnsi="Heiti TC" w:cs="Heiti TC"/>
        </w:rPr>
      </w:pPr>
      <w:ins w:id="897" w:author="Xin Li" w:date="2026-08-21T07:28:00Z" w16du:dateUtc="2026-08-20T23:28:00Z">
        <w:del w:id="898" w:author="Prof. LIU Ben" w:date="2026-08-24T23:07:00Z" w16du:dateUtc="2026-08-24T15:07:00Z">
          <w:r w:rsidDel="00B369E9">
            <w:lastRenderedPageBreak/>
            <w:delText>Based on these literature</w:delText>
          </w:r>
        </w:del>
      </w:ins>
      <w:ins w:id="899" w:author="Xin Li" w:date="2026-08-21T07:49:00Z" w16du:dateUtc="2026-08-20T23:49:00Z">
        <w:del w:id="900" w:author="Prof. LIU Ben" w:date="2026-08-24T23:07:00Z" w16du:dateUtc="2026-08-24T15:07:00Z">
          <w:r w:rsidR="00B9323A" w:rsidDel="00B369E9">
            <w:delText>,</w:delText>
          </w:r>
        </w:del>
      </w:ins>
      <w:ins w:id="901" w:author="Xin Li" w:date="2026-08-21T07:28:00Z" w16du:dateUtc="2026-08-20T23:28:00Z">
        <w:del w:id="902" w:author="Prof. LIU Ben" w:date="2026-08-24T23:07:00Z" w16du:dateUtc="2026-08-24T15:07:00Z">
          <w:r w:rsidDel="00B369E9">
            <w:delText xml:space="preserve"> t</w:delText>
          </w:r>
        </w:del>
      </w:ins>
      <w:del w:id="903" w:author="Prof. LIU Ben" w:date="2026-08-24T23:07:00Z" w16du:dateUtc="2026-08-24T15:07:00Z">
        <w:r w:rsidRPr="00015210" w:rsidDel="00B369E9">
          <w:delText xml:space="preserve">Two implications </w:delText>
        </w:r>
      </w:del>
      <w:ins w:id="904" w:author="Xin Li" w:date="2026-08-21T07:28:00Z" w16du:dateUtc="2026-08-20T23:28:00Z">
        <w:del w:id="905" w:author="Prof. LIU Ben" w:date="2026-08-24T23:07:00Z" w16du:dateUtc="2026-08-24T15:07:00Z">
          <w:r w:rsidDel="00B369E9">
            <w:delText xml:space="preserve">appear </w:delText>
          </w:r>
        </w:del>
      </w:ins>
      <w:del w:id="906" w:author="Prof. LIU Ben" w:date="2026-08-24T23:07:00Z" w16du:dateUtc="2026-08-24T15:07:00Z">
        <w:r w:rsidRPr="00015210" w:rsidDel="00B369E9">
          <w:delText>follow for online Q&amp;A communities. First, an AI label may carry motivational content in its own right, independent of what the AI actually wrote. Second, a capable AI rival</w:delText>
        </w:r>
      </w:del>
      <w:ins w:id="907" w:author="Xin Li" w:date="2026-08-22T07:38:00Z" w16du:dateUtc="2026-08-21T23:38:00Z">
        <w:del w:id="908" w:author="Prof. LIU Ben" w:date="2026-08-24T23:07:00Z" w16du:dateUtc="2026-08-24T15:07:00Z">
          <w:r w:rsidR="004E55FA" w:rsidDel="00B369E9">
            <w:delText>competitor</w:delText>
          </w:r>
        </w:del>
      </w:ins>
      <w:del w:id="909" w:author="Prof. LIU Ben" w:date="2026-08-24T23:07:00Z" w16du:dateUtc="2026-08-24T15:07:00Z">
        <w:r w:rsidRPr="00015210" w:rsidDel="00B369E9">
          <w:delText xml:space="preserve"> may induce humans’ motivation to excel, and it may raise rather than lower the quality of human contributions. </w:delText>
        </w:r>
      </w:del>
      <w:ins w:id="910" w:author="Xin Li" w:date="2026-08-21T07:49:00Z" w16du:dateUtc="2026-08-20T23:49:00Z">
        <w:del w:id="911" w:author="Prof. LIU Ben" w:date="2026-08-24T23:07:00Z" w16du:dateUtc="2026-08-24T15:07:00Z">
          <w:r w:rsidR="00B9323A" w:rsidDel="00B369E9">
            <w:delText xml:space="preserve">It is necessary to conduct further analysis to clarify </w:delText>
          </w:r>
        </w:del>
      </w:ins>
      <w:ins w:id="912" w:author="Xin Li" w:date="2026-08-22T07:54:00Z" w16du:dateUtc="2026-08-21T23:54:00Z">
        <w:del w:id="913" w:author="Prof. LIU Ben" w:date="2026-08-24T23:07:00Z" w16du:dateUtc="2026-08-24T15:07:00Z">
          <w:r w:rsidR="00963733" w:rsidDel="00B369E9">
            <w:delText>them</w:delText>
          </w:r>
        </w:del>
      </w:ins>
      <w:ins w:id="914" w:author="Xin Li" w:date="2026-08-21T07:49:00Z" w16du:dateUtc="2026-08-20T23:49:00Z">
        <w:del w:id="915" w:author="Prof. LIU Ben" w:date="2026-08-24T23:07:00Z" w16du:dateUtc="2026-08-24T15:07:00Z">
          <w:r w:rsidR="00B9323A" w:rsidDel="00B369E9">
            <w:delText xml:space="preserve"> in Q&amp;A communities. </w:delText>
          </w:r>
        </w:del>
      </w:ins>
      <w:del w:id="916" w:author="Prof. LIU Ben" w:date="2026-08-24T23:07:00Z" w16du:dateUtc="2026-08-24T15:07:00Z">
        <w:r w:rsidRPr="00015210" w:rsidDel="00B369E9">
          <w:delText>Neither implication is testable where AI’s presence is unobservable to the contributor, which is the case throughout Sections 2.2.1 and 2.2.2. Both become testable when the platform itself deploys a labeled AI answerer.</w:delText>
        </w:r>
      </w:del>
    </w:p>
    <w:p w14:paraId="5FFB7739" w14:textId="5502D53E" w:rsidR="000E4EEB" w:rsidRPr="00015210" w:rsidRDefault="000E4EEB">
      <w:pPr>
        <w:pStyle w:val="Heading2"/>
        <w:keepNext/>
        <w:pPrChange w:id="917" w:author="Xin Li" w:date="2026-08-21T09:13:00Z" w16du:dateUtc="2026-08-21T01:13:00Z">
          <w:pPr>
            <w:pStyle w:val="Heading2"/>
          </w:pPr>
        </w:pPrChange>
      </w:pPr>
      <w:del w:id="918" w:author="Xin Li" w:date="2026-08-21T09:58:00Z" w16du:dateUtc="2026-08-21T01:58:00Z">
        <w:r w:rsidRPr="00015210" w:rsidDel="000D303C">
          <w:delText xml:space="preserve">Positioning </w:delText>
        </w:r>
      </w:del>
      <w:ins w:id="919" w:author="Prof. LIU Ben" w:date="2026-08-24T23:08:00Z" w16du:dateUtc="2026-08-24T15:08:00Z">
        <w:r w:rsidR="00B369E9">
          <w:rPr>
            <w:rFonts w:hint="eastAsia"/>
            <w:lang w:eastAsia="zh-CN"/>
          </w:rPr>
          <w:t>Positioning and Contribution of Our Study</w:t>
        </w:r>
      </w:ins>
      <w:ins w:id="920" w:author="Xin Li" w:date="2026-08-21T09:58:00Z" w16du:dateUtc="2026-08-21T01:58:00Z">
        <w:del w:id="921" w:author="Prof. LIU Ben" w:date="2026-08-24T23:08:00Z" w16du:dateUtc="2026-08-24T15:08:00Z">
          <w:r w:rsidR="000D303C" w:rsidDel="00B369E9">
            <w:delText>Differentiation</w:delText>
          </w:r>
          <w:r w:rsidR="000D303C" w:rsidRPr="00015210" w:rsidDel="00B369E9">
            <w:delText xml:space="preserve"> </w:delText>
          </w:r>
        </w:del>
      </w:ins>
      <w:del w:id="922" w:author="Prof. LIU Ben" w:date="2026-08-24T23:08:00Z" w16du:dateUtc="2026-08-24T15:08:00Z">
        <w:r w:rsidRPr="00015210" w:rsidDel="00B369E9">
          <w:delText>and Contribution</w:delText>
        </w:r>
      </w:del>
      <w:ins w:id="923" w:author="Xin Li" w:date="2026-08-21T09:58:00Z" w16du:dateUtc="2026-08-21T01:58:00Z">
        <w:del w:id="924" w:author="Prof. LIU Ben" w:date="2026-08-24T23:08:00Z" w16du:dateUtc="2026-08-24T15:08:00Z">
          <w:r w:rsidR="000D303C" w:rsidDel="00B369E9">
            <w:delText xml:space="preserve"> of the Paper</w:delText>
          </w:r>
        </w:del>
      </w:ins>
    </w:p>
    <w:p w14:paraId="6AB48EC4" w14:textId="63144D71" w:rsidR="00B369E9" w:rsidRPr="00B369E9" w:rsidRDefault="00B369E9">
      <w:pPr>
        <w:pStyle w:val="Paragraph0"/>
        <w:rPr>
          <w:ins w:id="925" w:author="Prof. LIU Ben" w:date="2026-08-24T23:09:00Z" w16du:dateUtc="2026-08-24T15:09:00Z"/>
          <w:rPrChange w:id="926" w:author="Prof. LIU Ben" w:date="2026-08-24T23:09:00Z" w16du:dateUtc="2026-08-24T15:09:00Z">
            <w:rPr>
              <w:ins w:id="927" w:author="Prof. LIU Ben" w:date="2026-08-24T23:09:00Z" w16du:dateUtc="2026-08-24T15:09:00Z"/>
              <w:color w:val="000000"/>
            </w:rPr>
          </w:rPrChange>
        </w:rPr>
        <w:pPrChange w:id="928" w:author="Prof. LIU Ben" w:date="2026-08-24T23:09:00Z" w16du:dateUtc="2026-08-24T15:09:00Z">
          <w:pPr>
            <w:spacing w:before="100" w:beforeAutospacing="1" w:after="100" w:afterAutospacing="1"/>
          </w:pPr>
        </w:pPrChange>
      </w:pPr>
      <w:ins w:id="929" w:author="Prof. LIU Ben" w:date="2026-08-24T23:09:00Z" w16du:dateUtc="2026-08-24T15:09:00Z">
        <w:r w:rsidRPr="00B369E9">
          <w:rPr>
            <w:rPrChange w:id="930" w:author="Prof. LIU Ben" w:date="2026-08-24T23:09:00Z" w16du:dateUtc="2026-08-24T15:09:00Z">
              <w:rPr>
                <w:color w:val="000000"/>
              </w:rPr>
            </w:rPrChange>
          </w:rPr>
          <w: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t>
        </w:r>
      </w:ins>
      <w:ins w:id="931" w:author="Prof. LIU Ben" w:date="2026-08-24T23:10:00Z" w16du:dateUtc="2026-08-24T15:10:00Z">
        <w:r>
          <w:rPr>
            <w:rFonts w:hint="eastAsia"/>
          </w:rPr>
          <w:t>Gen</w:t>
        </w:r>
      </w:ins>
      <w:ins w:id="932" w:author="Prof. LIU Ben" w:date="2026-08-24T23:09:00Z" w16du:dateUtc="2026-08-24T15:09:00Z">
        <w:r w:rsidRPr="00B369E9">
          <w:rPr>
            <w:rPrChange w:id="933" w:author="Prof. LIU Ben" w:date="2026-08-24T23:09:00Z" w16du:dateUtc="2026-08-24T15:09:00Z">
              <w:rPr>
                <w:color w:val="000000"/>
              </w:rPr>
            </w:rPrChange>
          </w:rPr>
          <w:t xml:space="preserve">AI is deployed by the platform under direct governance, so its presence is a design choice rather than an uncontrollable environmental shift, as it is in Xue et al. (2026) and Shan &amp; Qiu (2026); this places the findings within managerial reach. Second, the </w:t>
        </w:r>
      </w:ins>
      <w:ins w:id="934" w:author="Prof. LIU Ben" w:date="2026-08-24T23:10:00Z" w16du:dateUtc="2026-08-24T15:10:00Z">
        <w:r>
          <w:rPr>
            <w:rFonts w:hint="eastAsia"/>
          </w:rPr>
          <w:t>Gen</w:t>
        </w:r>
      </w:ins>
      <w:ins w:id="935" w:author="Prof. LIU Ben" w:date="2026-08-24T23:09:00Z" w16du:dateUtc="2026-08-24T15:09:00Z">
        <w:r w:rsidRPr="00B369E9">
          <w:rPr>
            <w:rPrChange w:id="936" w:author="Prof. LIU Ben" w:date="2026-08-24T23:09:00Z" w16du:dateUtc="2026-08-24T15:09:00Z">
              <w:rPr>
                <w:color w:val="000000"/>
              </w:rPr>
            </w:rPrChange>
          </w:rPr>
          <w: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t>
        </w:r>
      </w:ins>
    </w:p>
    <w:p w14:paraId="78511913" w14:textId="7F6BBB54" w:rsidR="000E4EEB" w:rsidDel="00B369E9" w:rsidRDefault="00B369E9">
      <w:pPr>
        <w:pStyle w:val="Paragraph0"/>
        <w:rPr>
          <w:del w:id="937" w:author="Prof. LIU Ben" w:date="2026-08-24T23:11:00Z" w16du:dateUtc="2026-08-24T15:11:00Z"/>
        </w:rPr>
      </w:pPr>
      <w:ins w:id="938" w:author="Prof. LIU Ben" w:date="2026-08-24T23:12:00Z" w16du:dateUtc="2026-08-24T15:12:00Z">
        <w:r>
          <w:rPr>
            <w:rFonts w:hint="eastAsia"/>
          </w:rPr>
          <w:t>Our</w:t>
        </w:r>
        <w:r w:rsidRPr="00B369E9">
          <w:rPr>
            <w:rPrChange w:id="939" w:author="Prof. LIU Ben" w:date="2026-08-24T23:12:00Z" w16du:dateUtc="2026-08-24T15:12:00Z">
              <w:rPr>
                <w:color w:val="000000"/>
              </w:rPr>
            </w:rPrChange>
          </w:rPr>
          <w:t xml:space="preserve"> study therefore directly answers a question central to platform design and community management: how platform-deployed internal GenAI, layered on top of existing external GenAI availability, affects human contribution in an online Q&amp;A community.</w:t>
        </w:r>
      </w:ins>
      <w:ins w:id="940" w:author="Xin Li" w:date="2026-08-21T10:36:00Z" w16du:dateUtc="2026-08-21T02:36:00Z">
        <w:del w:id="941" w:author="Prof. LIU Ben" w:date="2026-08-24T23:11:00Z" w16du:dateUtc="2026-08-24T15:11:00Z">
          <w:r w:rsidR="00A73120" w:rsidDel="00B369E9">
            <w:delText>A</w:delText>
          </w:r>
        </w:del>
      </w:ins>
      <w:ins w:id="942" w:author="Xin Li" w:date="2026-08-21T10:35:00Z" w16du:dateUtc="2026-08-21T02:35:00Z">
        <w:del w:id="943" w:author="Prof. LIU Ben" w:date="2026-08-24T23:11:00Z" w16du:dateUtc="2026-08-24T15:11:00Z">
          <w:r w:rsidR="00A73120" w:rsidDel="00B369E9">
            <w:delText xml:space="preserve">s review </w:delText>
          </w:r>
        </w:del>
      </w:ins>
      <w:del w:id="944" w:author="Prof. LIU Ben" w:date="2026-08-24T23:11:00Z" w16du:dateUtc="2026-08-24T15:11:00Z">
        <w:r w:rsidR="000E4EEB" w:rsidRPr="00015210" w:rsidDel="00B369E9">
          <w:delText>The first two streams in Section 2.</w:delText>
        </w:r>
      </w:del>
      <w:ins w:id="945" w:author="Xin Li" w:date="2026-08-21T10:35:00Z" w16du:dateUtc="2026-08-21T02:35:00Z">
        <w:del w:id="946" w:author="Prof. LIU Ben" w:date="2026-08-24T23:11:00Z" w16du:dateUtc="2026-08-24T15:11:00Z">
          <w:r w:rsidR="00A73120" w:rsidDel="00B369E9">
            <w:delText>1</w:delText>
          </w:r>
        </w:del>
      </w:ins>
      <w:del w:id="947" w:author="Prof. LIU Ben" w:date="2026-08-24T23:11:00Z" w16du:dateUtc="2026-08-24T15:11:00Z">
        <w:r w:rsidR="000E4EEB" w:rsidRPr="00015210" w:rsidDel="00B369E9">
          <w:delText>2</w:delText>
        </w:r>
      </w:del>
      <w:ins w:id="948" w:author="Xin Li" w:date="2026-08-21T10:35:00Z" w16du:dateUtc="2026-08-21T02:35:00Z">
        <w:del w:id="949" w:author="Prof. LIU Ben" w:date="2026-08-24T23:11:00Z" w16du:dateUtc="2026-08-24T15:11:00Z">
          <w:r w:rsidR="00A73120" w:rsidDel="00B369E9">
            <w:delText xml:space="preserve">, </w:delText>
          </w:r>
        </w:del>
      </w:ins>
      <w:ins w:id="950" w:author="Xin Li" w:date="2026-08-21T10:36:00Z" w16du:dateUtc="2026-08-21T02:36:00Z">
        <w:del w:id="951" w:author="Prof. LIU Ben" w:date="2026-08-24T23:11:00Z" w16du:dateUtc="2026-08-24T15:11:00Z">
          <w:r w:rsidR="00A73120" w:rsidDel="00B369E9">
            <w:delText xml:space="preserve">the focus of this study is on </w:delText>
          </w:r>
        </w:del>
      </w:ins>
      <w:ins w:id="952" w:author="Xin Li" w:date="2026-08-21T10:35:00Z" w16du:dateUtc="2026-08-21T02:35:00Z">
        <w:del w:id="953" w:author="Prof. LIU Ben" w:date="2026-08-24T23:11:00Z" w16du:dateUtc="2026-08-24T15:11:00Z">
          <w:r w:rsidR="00A73120" w:rsidDel="00B369E9">
            <w:delText>th</w:delText>
          </w:r>
        </w:del>
      </w:ins>
      <w:ins w:id="954" w:author="Xin Li" w:date="2026-08-21T10:36:00Z" w16du:dateUtc="2026-08-21T02:36:00Z">
        <w:del w:id="955" w:author="Prof. LIU Ben" w:date="2026-08-24T23:11:00Z" w16du:dateUtc="2026-08-24T15:11:00Z">
          <w:r w:rsidR="00A73120" w:rsidDel="00B369E9">
            <w:delText xml:space="preserve">e comptetion between internal GenAI and answerers while the prior studies on </w:delText>
          </w:r>
        </w:del>
      </w:ins>
      <w:del w:id="956" w:author="Prof. LIU Ben" w:date="2026-08-24T23:11:00Z" w16du:dateUtc="2026-08-24T15:11:00Z">
        <w:r w:rsidR="000E4EEB" w:rsidRPr="00015210" w:rsidDel="00B369E9">
          <w:delText xml:space="preserve"> studying external GenAI rest on a shared premise that matters for </w:delText>
        </w:r>
      </w:del>
      <w:ins w:id="957" w:author="Xin Li" w:date="2026-08-21T10:37:00Z" w16du:dateUtc="2026-08-21T02:37:00Z">
        <w:del w:id="958" w:author="Prof. LIU Ben" w:date="2026-08-24T23:11:00Z" w16du:dateUtc="2026-08-24T15:11:00Z">
          <w:r w:rsidR="00A73120" w:rsidDel="00B369E9">
            <w:delText xml:space="preserve">examined the competition with platforms and </w:delText>
          </w:r>
        </w:del>
      </w:ins>
      <w:del w:id="959" w:author="Prof. LIU Ben" w:date="2026-08-24T23:11:00Z" w16du:dateUtc="2026-08-24T15:11:00Z">
        <w:r w:rsidR="000E4EEB" w:rsidRPr="00015210" w:rsidDel="00B369E9">
          <w:delText xml:space="preserve">theory development. In the first stream, AI never enters the answering process. In the second, it enters </w:delText>
        </w:r>
      </w:del>
      <w:ins w:id="960" w:author="Xin Li" w:date="2026-08-21T10:37:00Z" w16du:dateUtc="2026-08-21T02:37:00Z">
        <w:del w:id="961" w:author="Prof. LIU Ben" w:date="2026-08-24T23:11:00Z" w16du:dateUtc="2026-08-24T15:11:00Z">
          <w:r w:rsidR="00A73120" w:rsidDel="00B369E9">
            <w:delText>(</w:delText>
          </w:r>
        </w:del>
      </w:ins>
      <w:del w:id="962" w:author="Prof. LIU Ben" w:date="2026-08-24T23:11:00Z" w16du:dateUtc="2026-08-24T15:11:00Z">
        <w:r w:rsidR="000E4EEB" w:rsidRPr="00015210" w:rsidDel="00B369E9">
          <w:delText>invisibl</w:delText>
        </w:r>
      </w:del>
      <w:ins w:id="963" w:author="Xin Li" w:date="2026-08-21T10:37:00Z" w16du:dateUtc="2026-08-21T02:37:00Z">
        <w:del w:id="964" w:author="Prof. LIU Ben" w:date="2026-08-24T23:11:00Z" w16du:dateUtc="2026-08-24T15:11:00Z">
          <w:r w:rsidR="00A73120" w:rsidDel="00B369E9">
            <w:delText>e) facilitation with answers</w:delText>
          </w:r>
        </w:del>
      </w:ins>
      <w:del w:id="965" w:author="Prof. LIU Ben" w:date="2026-08-24T23:11:00Z" w16du:dateUtc="2026-08-24T15:11:00Z">
        <w:r w:rsidR="000E4EEB" w:rsidRPr="00015210" w:rsidDel="00B369E9">
          <w:delText xml:space="preserve">y. </w:delText>
        </w:r>
      </w:del>
      <w:ins w:id="966" w:author="Xin Li" w:date="2026-08-21T10:39:00Z" w16du:dateUtc="2026-08-21T02:39:00Z">
        <w:del w:id="967" w:author="Prof. LIU Ben" w:date="2026-08-24T23:11:00Z" w16du:dateUtc="2026-08-24T15:11:00Z">
          <w:r w:rsidR="00A73120" w:rsidDel="00B369E9">
            <w:delText xml:space="preserve">To further highlight the difference of our study as compared with prior ones, </w:delText>
          </w:r>
        </w:del>
      </w:ins>
      <w:del w:id="968" w:author="Prof. LIU Ben" w:date="2026-08-24T23:11:00Z" w16du:dateUtc="2026-08-24T15:11:00Z">
        <w:r w:rsidR="000E4EEB" w:rsidRPr="00015210" w:rsidDel="00B369E9">
          <w:delText xml:space="preserve">Table </w:delText>
        </w:r>
      </w:del>
      <w:ins w:id="969" w:author="Xin Li" w:date="2026-08-21T09:58:00Z" w16du:dateUtc="2026-08-21T01:58:00Z">
        <w:del w:id="970" w:author="Prof. LIU Ben" w:date="2026-08-24T23:11:00Z" w16du:dateUtc="2026-08-24T15:11:00Z">
          <w:r w:rsidR="000D303C" w:rsidDel="00B369E9">
            <w:delText>A1</w:delText>
          </w:r>
        </w:del>
      </w:ins>
      <w:del w:id="971" w:author="Prof. LIU Ben" w:date="2026-08-24T23:11:00Z" w16du:dateUtc="2026-08-24T15:11:00Z">
        <w:r w:rsidR="000E4EEB" w:rsidRPr="00015210" w:rsidDel="00B369E9">
          <w:delText xml:space="preserve">2 </w:delText>
        </w:r>
      </w:del>
      <w:ins w:id="972" w:author="Xin Li" w:date="2026-08-21T09:58:00Z" w16du:dateUtc="2026-08-21T01:58:00Z">
        <w:del w:id="973" w:author="Prof. LIU Ben" w:date="2026-08-24T23:11:00Z" w16du:dateUtc="2026-08-24T15:11:00Z">
          <w:r w:rsidR="000D303C" w:rsidDel="00B369E9">
            <w:delText xml:space="preserve">in Appendix </w:delText>
          </w:r>
        </w:del>
      </w:ins>
      <w:del w:id="974" w:author="Prof. LIU Ben" w:date="2026-08-24T23:11:00Z" w16du:dateUtc="2026-08-24T15:11:00Z">
        <w:r w:rsidR="000E4EEB" w:rsidRPr="00015210" w:rsidDel="00B369E9">
          <w:delText>positions our study against the three most closely related studies on the dimensions that drive this identification.</w:delText>
        </w:r>
      </w:del>
      <w:ins w:id="975" w:author="Xin Li" w:date="2026-08-21T10:39:00Z" w16du:dateUtc="2026-08-21T02:39:00Z">
        <w:del w:id="976" w:author="Prof. LIU Ben" w:date="2026-08-24T23:11:00Z" w16du:dateUtc="2026-08-24T15:11:00Z">
          <w:r w:rsidR="00A73120" w:rsidDel="00B369E9">
            <w:delText xml:space="preserve"> In particular</w:delText>
          </w:r>
        </w:del>
      </w:ins>
      <w:ins w:id="977" w:author="Xin Li" w:date="2026-08-21T10:40:00Z" w16du:dateUtc="2026-08-21T02:40:00Z">
        <w:del w:id="978" w:author="Prof. LIU Ben" w:date="2026-08-24T23:11:00Z" w16du:dateUtc="2026-08-24T15:11:00Z">
          <w:r w:rsidR="00A73120" w:rsidDel="00B369E9">
            <w:delText xml:space="preserve">, </w:delText>
          </w:r>
        </w:del>
      </w:ins>
    </w:p>
    <w:p w14:paraId="5A3BEDBB" w14:textId="754AF1E6" w:rsidR="000E4EEB" w:rsidRPr="00015210" w:rsidDel="00B369E9" w:rsidRDefault="000E4EEB">
      <w:pPr>
        <w:pStyle w:val="Paragraph0"/>
        <w:ind w:firstLine="0"/>
        <w:rPr>
          <w:del w:id="979" w:author="Prof. LIU Ben" w:date="2026-08-24T23:11:00Z" w16du:dateUtc="2026-08-24T15:11:00Z"/>
        </w:rPr>
        <w:pPrChange w:id="980" w:author="Prof. LIU Ben" w:date="2026-08-25T02:59:00Z" w16du:dateUtc="2026-08-24T18:59:00Z">
          <w:pPr>
            <w:pStyle w:val="Paragraph0"/>
          </w:pPr>
        </w:pPrChange>
      </w:pPr>
      <w:del w:id="981" w:author="Prof. LIU Ben" w:date="2026-08-24T23:11:00Z" w16du:dateUtc="2026-08-24T15:11:00Z">
        <w:r w:rsidRPr="00015210" w:rsidDel="00B369E9">
          <w:delText>T</w:delText>
        </w:r>
      </w:del>
      <w:ins w:id="982" w:author="Xin Li" w:date="2026-08-21T10:40:00Z" w16du:dateUtc="2026-08-21T02:40:00Z">
        <w:del w:id="983" w:author="Prof. LIU Ben" w:date="2026-08-24T22:24:00Z" w16du:dateUtc="2026-08-24T14:24:00Z">
          <w:r w:rsidR="00A73120" w:rsidDel="00B369E9">
            <w:delText>t</w:delText>
          </w:r>
        </w:del>
      </w:ins>
      <w:del w:id="984" w:author="Prof. LIU Ben" w:date="2026-08-24T22:24:00Z" w16du:dateUtc="2026-08-24T14:24:00Z">
        <w:r w:rsidRPr="00015210" w:rsidDel="00B369E9">
          <w:delText>hree</w:delText>
        </w:r>
      </w:del>
      <w:del w:id="985" w:author="Prof. LIU Ben" w:date="2026-08-24T23:11:00Z" w16du:dateUtc="2026-08-24T15:11:00Z">
        <w:r w:rsidRPr="00015210" w:rsidDel="00B369E9">
          <w:delText xml:space="preserve"> features of our setting make this decomposition possible and make its </w:delText>
        </w:r>
      </w:del>
      <w:ins w:id="986" w:author="Xin Li" w:date="2026-08-21T10:40:00Z" w16du:dateUtc="2026-08-21T02:40:00Z">
        <w:del w:id="987" w:author="Prof. LIU Ben" w:date="2026-08-24T23:11:00Z" w16du:dateUtc="2026-08-24T15:11:00Z">
          <w:r w:rsidR="00A73120" w:rsidDel="00B369E9">
            <w:delText>our finding unique to the literature</w:delText>
          </w:r>
        </w:del>
      </w:ins>
      <w:del w:id="988" w:author="Prof. LIU Ben" w:date="2026-08-24T23:11:00Z" w16du:dateUtc="2026-08-24T15:11:00Z">
        <w:r w:rsidRPr="00015210" w:rsidDel="00B369E9">
          <w:delText>results consequential. First, the AI is deployed by the platform under direct governance, so its presence is a design choice rather than an uncontrollable environmental shift</w:delText>
        </w:r>
      </w:del>
      <w:ins w:id="989" w:author="Xin Li" w:date="2026-08-21T10:43:00Z" w16du:dateUtc="2026-08-21T02:43:00Z">
        <w:del w:id="990" w:author="Prof. LIU Ben" w:date="2026-08-24T23:11:00Z" w16du:dateUtc="2026-08-24T15:11:00Z">
          <w:r w:rsidR="00A73120" w:rsidDel="00B369E9">
            <w:delText xml:space="preserve"> as compared with </w:delText>
          </w:r>
          <w:r w:rsidR="00A73120" w:rsidRPr="00A73120" w:rsidDel="00B369E9">
            <w:rPr>
              <w:highlight w:val="yellow"/>
              <w:rPrChange w:id="991" w:author="Xin Li" w:date="2026-08-21T10:43:00Z" w16du:dateUtc="2026-08-21T02:43:00Z">
                <w:rPr/>
              </w:rPrChange>
            </w:rPr>
            <w:delText>[Xue 2026 , shan 2026]</w:delText>
          </w:r>
        </w:del>
      </w:ins>
      <w:del w:id="992" w:author="Prof. LIU Ben" w:date="2026-08-24T23:11:00Z" w16du:dateUtc="2026-08-24T15:11:00Z">
        <w:r w:rsidRPr="00015210" w:rsidDel="00B369E9">
          <w:delText xml:space="preserve">, which places the findings within managerial reach. </w:delText>
        </w:r>
      </w:del>
      <w:moveFromRangeStart w:id="993" w:author="Xin Li" w:date="2026-08-21T10:42:00Z" w:name="move238201343"/>
      <w:moveFrom w:id="994" w:author="Xin Li" w:date="2026-08-21T10:42:00Z" w16du:dateUtc="2026-08-21T02:42:00Z">
        <w:del w:id="995" w:author="Prof. LIU Ben" w:date="2026-08-24T23:11:00Z" w16du:dateUtc="2026-08-24T15:11:00Z">
          <w:r w:rsidRPr="00015210" w:rsidDel="00B369E9">
            <w:delText xml:space="preserve">Second, assignment of AI answers is randomized at the question level, which permits clean causal inference and allows us to compare questions whose earliest answer is AI-generated with otherwise identical questions whose earliest answer is human-generated. </w:delText>
          </w:r>
        </w:del>
      </w:moveFrom>
      <w:moveFromRangeEnd w:id="993"/>
      <w:del w:id="996" w:author="Prof. LIU Ben" w:date="2026-08-24T23:11:00Z" w16du:dateUtc="2026-08-24T15:11:00Z">
        <w:r w:rsidRPr="00015210" w:rsidDel="00B369E9">
          <w:delText>Third</w:delText>
        </w:r>
      </w:del>
      <w:ins w:id="997" w:author="Xin Li" w:date="2026-08-21T10:42:00Z" w16du:dateUtc="2026-08-21T02:42:00Z">
        <w:del w:id="998" w:author="Prof. LIU Ben" w:date="2026-08-24T23:11:00Z" w16du:dateUtc="2026-08-24T15:11:00Z">
          <w:r w:rsidR="00A73120" w:rsidDel="00B369E9">
            <w:delText>Second</w:delText>
          </w:r>
        </w:del>
      </w:ins>
      <w:del w:id="999" w:author="Prof. LIU Ben" w:date="2026-08-24T23:11:00Z" w16du:dateUtc="2026-08-24T15:11:00Z">
        <w:r w:rsidRPr="00015210" w:rsidDel="00B369E9">
          <w:delText>, the AI responds almost immediately, before any human contributor arrives, in a technical domain where its capabilities are strongest, which places human contributors in the most competitively demanding configuration a platform is likely to create</w:delText>
        </w:r>
      </w:del>
      <w:ins w:id="1000" w:author="Xin Li" w:date="2026-08-21T10:43:00Z" w16du:dateUtc="2026-08-21T02:43:00Z">
        <w:del w:id="1001" w:author="Prof. LIU Ben" w:date="2026-08-24T23:11:00Z" w16du:dateUtc="2026-08-24T15:11:00Z">
          <w:r w:rsidR="00A73120" w:rsidDel="00B369E9">
            <w:delText xml:space="preserve">as compared with </w:delText>
          </w:r>
          <w:r w:rsidR="00A73120" w:rsidRPr="00A73120" w:rsidDel="00B369E9">
            <w:rPr>
              <w:highlight w:val="yellow"/>
              <w:rPrChange w:id="1002" w:author="Xin Li" w:date="2026-08-21T10:43:00Z" w16du:dateUtc="2026-08-21T02:43:00Z">
                <w:rPr/>
              </w:rPrChange>
            </w:rPr>
            <w:delText>[Su 2025]</w:delText>
          </w:r>
        </w:del>
      </w:ins>
      <w:del w:id="1003" w:author="Prof. LIU Ben" w:date="2026-08-24T23:11:00Z" w16du:dateUtc="2026-08-24T15:11:00Z">
        <w:r w:rsidRPr="00015210" w:rsidDel="00B369E9">
          <w:delText xml:space="preserve">. </w:delText>
        </w:r>
      </w:del>
      <w:ins w:id="1004" w:author="Xin Li" w:date="2026-08-21T10:44:00Z" w16du:dateUtc="2026-08-21T02:44:00Z">
        <w:del w:id="1005" w:author="Prof. LIU Ben" w:date="2026-08-24T23:11:00Z" w16du:dateUtc="2026-08-24T15:11:00Z">
          <w:r w:rsidR="00A73120" w:rsidDel="00B369E9">
            <w:delText xml:space="preserve">Third, </w:delText>
          </w:r>
        </w:del>
      </w:ins>
      <w:ins w:id="1006" w:author="Xin Li" w:date="2026-08-21T10:45:00Z" w16du:dateUtc="2026-08-21T02:45:00Z">
        <w:del w:id="1007" w:author="Prof. LIU Ben" w:date="2026-08-24T23:11:00Z" w16du:dateUtc="2026-08-24T15:11:00Z">
          <w:r w:rsidR="00CC5F2D" w:rsidDel="00B369E9">
            <w:delText xml:space="preserve">the AI reponses are explicitly labled, making </w:delText>
          </w:r>
        </w:del>
      </w:ins>
      <w:del w:id="1008" w:author="Prof. LIU Ben" w:date="2026-08-24T23:11:00Z" w16du:dateUtc="2026-08-24T15:11:00Z">
        <w:r w:rsidR="00A73120" w:rsidRPr="00015210" w:rsidDel="00B369E9">
          <w:delText xml:space="preserve">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delText>
        </w:r>
        <w:r w:rsidR="00A73120" w:rsidRPr="00015210" w:rsidDel="00B369E9">
          <w:rPr>
            <w:i/>
            <w:iCs/>
          </w:rPr>
          <w:delText>label</w:delText>
        </w:r>
        <w:r w:rsidR="00A73120" w:rsidRPr="00015210" w:rsidDel="00B369E9">
          <w:delText xml:space="preserve"> separately from the effects of specific content attributes, namely length and quality, and to test the distinct decision processes through which each operates. </w:delText>
        </w:r>
      </w:del>
      <w:moveToRangeStart w:id="1009" w:author="Xin Li" w:date="2026-08-21T10:42:00Z" w:name="move238201343"/>
      <w:moveTo w:id="1010" w:author="Xin Li" w:date="2026-08-21T10:42:00Z" w16du:dateUtc="2026-08-21T02:42:00Z">
        <w:del w:id="1011" w:author="Prof. LIU Ben" w:date="2026-08-24T23:11:00Z" w16du:dateUtc="2026-08-24T15:11:00Z">
          <w:r w:rsidR="00A73120" w:rsidRPr="00015210" w:rsidDel="00B369E9">
            <w:delText>Second</w:delText>
          </w:r>
        </w:del>
      </w:moveTo>
      <w:ins w:id="1012" w:author="Xin Li" w:date="2026-08-21T10:46:00Z" w16du:dateUtc="2026-08-21T02:46:00Z">
        <w:del w:id="1013" w:author="Prof. LIU Ben" w:date="2026-08-24T22:24:00Z" w16du:dateUtc="2026-08-24T14:24:00Z">
          <w:r w:rsidR="00CC5F2D" w:rsidDel="00B369E9">
            <w:delText>Fourth</w:delText>
          </w:r>
        </w:del>
      </w:ins>
      <w:moveTo w:id="1014" w:author="Xin Li" w:date="2026-08-21T10:42:00Z" w16du:dateUtc="2026-08-21T02:42:00Z">
        <w:del w:id="1015" w:author="Prof. LIU Ben" w:date="2026-08-24T23:11:00Z" w16du:dateUtc="2026-08-24T15:11:00Z">
          <w:r w:rsidR="00A73120" w:rsidRPr="00015210" w:rsidDel="00B369E9">
            <w:delText xml:space="preserve">, assignment of AI answers is randomized at the question level, which permits clean causal inference and allows us to compare questions whose earliest answer is AI-generated with otherwise identical questions whose earliest answer is human-generated. </w:delText>
          </w:r>
        </w:del>
      </w:moveTo>
      <w:moveToRangeEnd w:id="1009"/>
      <w:del w:id="1016" w:author="Prof. LIU Ben" w:date="2026-08-24T23:11:00Z" w16du:dateUtc="2026-08-24T15:11:00Z">
        <w:r w:rsidRPr="00015210" w:rsidDel="00B369E9">
          <w:delText xml:space="preserve">Because external tools remain freely available throughout our observation window, our estimates should be interpreted as the effect of </w:delText>
        </w:r>
        <w:r w:rsidRPr="00015210" w:rsidDel="00B369E9">
          <w:rPr>
            <w:i/>
            <w:iCs/>
          </w:rPr>
          <w:delText>adding</w:delText>
        </w:r>
        <w:r w:rsidRPr="00015210" w:rsidDel="00B369E9">
          <w:delText xml:space="preserve"> visible, platform-integrated AI on top of a baseline in which external AI is already accessible. This is the decision platforms actually face: they cannot eliminate external GenAI, but they can choose whether and how to deploy their own.</w:delText>
        </w:r>
      </w:del>
    </w:p>
    <w:p w14:paraId="12AAFCC4" w14:textId="2A0D55EA" w:rsidR="00E912B4" w:rsidDel="00B369E9" w:rsidRDefault="00CC5F2D">
      <w:pPr>
        <w:pStyle w:val="Paragraph0"/>
        <w:ind w:firstLine="0"/>
        <w:rPr>
          <w:del w:id="1017" w:author="Prof. LIU Ben" w:date="2026-08-24T23:12:00Z" w16du:dateUtc="2026-08-24T15:12:00Z"/>
        </w:rPr>
        <w:pPrChange w:id="1018" w:author="Prof. LIU Ben" w:date="2026-08-25T02:59:00Z" w16du:dateUtc="2026-08-24T18:59:00Z">
          <w:pPr>
            <w:pStyle w:val="Paragraph0"/>
          </w:pPr>
        </w:pPrChange>
      </w:pPr>
      <w:ins w:id="1019" w:author="Xin Li" w:date="2026-08-21T10:46:00Z" w16du:dateUtc="2026-08-21T02:46:00Z">
        <w:del w:id="1020" w:author="Prof. LIU Ben" w:date="2026-08-24T23:12:00Z" w16du:dateUtc="2026-08-24T15:12:00Z">
          <w:r w:rsidDel="00B369E9">
            <w:delText>The stud</w:delText>
          </w:r>
        </w:del>
      </w:ins>
      <w:ins w:id="1021" w:author="Xin Li" w:date="2026-08-21T10:47:00Z" w16du:dateUtc="2026-08-21T02:47:00Z">
        <w:del w:id="1022" w:author="Prof. LIU Ben" w:date="2026-08-24T23:12:00Z" w16du:dateUtc="2026-08-24T15:12:00Z">
          <w:r w:rsidDel="00B369E9">
            <w:delText xml:space="preserve">y </w:delText>
          </w:r>
        </w:del>
      </w:ins>
      <w:del w:id="1023" w:author="Prof. LIU Ben" w:date="2026-08-24T23:12:00Z" w16du:dateUtc="2026-08-24T15:12:00Z">
        <w:r w:rsidR="00802605" w:rsidRPr="00015210" w:rsidDel="00B369E9">
          <w:delText xml:space="preserve">Understanding its effects is therefore directly </w:delText>
        </w:r>
      </w:del>
      <w:ins w:id="1024" w:author="Xin Li" w:date="2026-08-21T10:47:00Z" w16du:dateUtc="2026-08-21T02:47:00Z">
        <w:del w:id="1025" w:author="Prof. LIU Ben" w:date="2026-08-24T23:12:00Z" w16du:dateUtc="2026-08-24T15:12:00Z">
          <w:r w:rsidDel="00B369E9">
            <w:delText xml:space="preserve">answering a question </w:delText>
          </w:r>
        </w:del>
      </w:ins>
      <w:del w:id="1026" w:author="Prof. LIU Ben" w:date="2026-08-24T23:12:00Z" w16du:dateUtc="2026-08-24T15:12:00Z">
        <w:r w:rsidR="00802605" w:rsidRPr="00015210" w:rsidDel="00B369E9">
          <w:delText>relevant to platform design and community management</w:delText>
        </w:r>
      </w:del>
      <w:ins w:id="1027" w:author="Xin Li" w:date="2026-08-21T10:47:00Z" w16du:dateUtc="2026-08-21T02:47:00Z">
        <w:del w:id="1028" w:author="Prof. LIU Ben" w:date="2026-08-24T23:12:00Z" w16du:dateUtc="2026-08-24T15:12:00Z">
          <w:r w:rsidDel="00B369E9">
            <w:delText xml:space="preserve">: </w:delText>
          </w:r>
        </w:del>
      </w:ins>
      <w:del w:id="1029" w:author="Prof. LIU Ben" w:date="2026-08-24T23:12:00Z" w16du:dateUtc="2026-08-24T15:12:00Z">
        <w:r w:rsidR="00802605" w:rsidRPr="00015210" w:rsidDel="00B369E9">
          <w:delText>. Our study addresses this gap by examining how platform-deployed internal GenAI (on top of existing external GenAI availability) affects human answer supply and contribution quality in a</w:delText>
        </w:r>
        <w:r w:rsidR="00206A4E" w:rsidRPr="00015210" w:rsidDel="00B369E9">
          <w:delText>n</w:delText>
        </w:r>
        <w:r w:rsidR="00572CD6" w:rsidRPr="00015210" w:rsidDel="00B369E9">
          <w:delText xml:space="preserve"> online Q&amp;A community</w:delText>
        </w:r>
        <w:r w:rsidR="00802605" w:rsidRPr="00015210" w:rsidDel="00B369E9">
          <w:delText xml:space="preserve"> setting.</w:delText>
        </w:r>
        <w:bookmarkStart w:id="1030" w:name="OLE_LINK8"/>
        <w:r w:rsidR="00E912B4" w:rsidRPr="00015210" w:rsidDel="00B369E9">
          <w:delText xml:space="preserve"> </w:delText>
        </w:r>
      </w:del>
    </w:p>
    <w:p w14:paraId="699BD112" w14:textId="07A61C75" w:rsidR="00E912B4" w:rsidDel="00B369E9" w:rsidRDefault="00E912B4">
      <w:pPr>
        <w:pStyle w:val="Paragraph0"/>
        <w:ind w:firstLine="0"/>
        <w:rPr>
          <w:del w:id="1031" w:author="Prof. LIU Ben" w:date="2026-08-24T23:12:00Z" w16du:dateUtc="2026-08-24T15:12:00Z"/>
        </w:rPr>
        <w:pPrChange w:id="1032" w:author="Prof. LIU Ben" w:date="2026-08-25T02:59:00Z" w16du:dateUtc="2026-08-24T18:59:00Z">
          <w:pPr>
            <w:pStyle w:val="Paragraph0"/>
          </w:pPr>
        </w:pPrChange>
      </w:pPr>
    </w:p>
    <w:p w14:paraId="053B8EAE" w14:textId="37353A6B" w:rsidR="00963733" w:rsidRPr="00015210" w:rsidDel="00CA69FF" w:rsidRDefault="00963733">
      <w:pPr>
        <w:pStyle w:val="Heading1"/>
        <w:ind w:left="0" w:firstLine="0"/>
        <w:rPr>
          <w:del w:id="1033" w:author="Prof. LIU Ben" w:date="2026-08-25T02:26:00Z" w16du:dateUtc="2026-08-24T18:26:00Z"/>
        </w:rPr>
        <w:pPrChange w:id="1034" w:author="Prof. LIU Ben" w:date="2026-08-25T02:59:00Z" w16du:dateUtc="2026-08-24T18:59:00Z">
          <w:pPr>
            <w:pStyle w:val="Heading1"/>
          </w:pPr>
        </w:pPrChange>
      </w:pPr>
      <w:ins w:id="1035" w:author="Xin Li" w:date="2026-08-22T07:51:00Z" w16du:dateUtc="2026-08-21T23:51:00Z">
        <w:del w:id="1036" w:author="Prof. LIU Ben" w:date="2026-08-25T02:26:00Z" w16du:dateUtc="2026-08-24T18:26:00Z">
          <w:r w:rsidDel="00CA69FF">
            <w:delText>Research Context</w:delText>
          </w:r>
        </w:del>
      </w:ins>
      <w:del w:id="1037" w:author="Prof. LIU Ben" w:date="2026-08-25T02:26:00Z" w16du:dateUtc="2026-08-24T18:26:00Z">
        <w:r w:rsidRPr="00015210" w:rsidDel="00CA69FF">
          <w:delText>SegmentFault and a Randomized Field Experiment on Internal GenAI</w:delText>
        </w:r>
      </w:del>
    </w:p>
    <w:p w14:paraId="58DD6EF8" w14:textId="1AE7C998" w:rsidR="00963733" w:rsidRPr="00015210" w:rsidDel="00CA69FF" w:rsidRDefault="00963733">
      <w:pPr>
        <w:pStyle w:val="Paragraph0"/>
        <w:ind w:firstLine="0"/>
        <w:rPr>
          <w:del w:id="1038" w:author="Prof. LIU Ben" w:date="2026-08-25T02:26:00Z" w16du:dateUtc="2026-08-24T18:26:00Z"/>
        </w:rPr>
        <w:pPrChange w:id="1039" w:author="Prof. LIU Ben" w:date="2026-08-25T02:59:00Z" w16du:dateUtc="2026-08-24T18:59:00Z">
          <w:pPr>
            <w:pStyle w:val="Paragraph0"/>
          </w:pPr>
        </w:pPrChange>
      </w:pPr>
      <w:ins w:id="1040" w:author="Xin Li" w:date="2026-08-22T07:52:00Z" w16du:dateUtc="2026-08-21T23:52:00Z">
        <w:del w:id="1041" w:author="Prof. LIU Ben" w:date="2026-08-25T02:26:00Z" w16du:dateUtc="2026-08-24T18:26:00Z">
          <w:r w:rsidDel="00CA69FF">
            <w:delText>To put our discussion in to more specific context to ease understanding, o</w:delText>
          </w:r>
        </w:del>
      </w:ins>
      <w:del w:id="1042" w:author="Prof. LIU Ben" w:date="2026-08-25T02:26:00Z" w16du:dateUtc="2026-08-24T18:26:00Z">
        <w:r w:rsidRPr="00015210" w:rsidDel="00CA69FF">
          <w:delTex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delText>
        </w:r>
        <w:r w:rsidRPr="00015210" w:rsidDel="00CA69FF">
          <w:rPr>
            <w:vertAlign w:val="superscript"/>
          </w:rPr>
          <w:footnoteReference w:id="3"/>
        </w:r>
        <w:r w:rsidRPr="00015210" w:rsidDel="00CA69FF">
          <w:delText xml:space="preserve"> It constitutes an essential resource for Chinese developers, programmers, and IT engineers who seek knowledge, solutions, and collaboration opportunities.</w:delText>
        </w:r>
      </w:del>
    </w:p>
    <w:p w14:paraId="41F6FE0E" w14:textId="32E1D947" w:rsidR="00963733" w:rsidRPr="00015210" w:rsidDel="00CA69FF" w:rsidRDefault="00963733">
      <w:pPr>
        <w:pStyle w:val="Paragraph0"/>
        <w:ind w:firstLine="0"/>
        <w:rPr>
          <w:del w:id="1045" w:author="Prof. LIU Ben" w:date="2026-08-25T02:26:00Z" w16du:dateUtc="2026-08-24T18:26:00Z"/>
        </w:rPr>
        <w:pPrChange w:id="1046" w:author="Prof. LIU Ben" w:date="2026-08-25T02:59:00Z" w16du:dateUtc="2026-08-24T18:59:00Z">
          <w:pPr>
            <w:pStyle w:val="Paragraph0"/>
          </w:pPr>
        </w:pPrChange>
      </w:pPr>
      <w:del w:id="1047" w:author="Prof. LIU Ben" w:date="2026-08-25T02:26:00Z" w16du:dateUtc="2026-08-24T18:26:00Z">
        <w:r w:rsidRPr="00015210" w:rsidDel="00CA69FF">
          <w:delText>SegmentFault’s ecosystem relies on user-generated content and interactions. Members pos</w:delText>
        </w:r>
      </w:del>
      <w:ins w:id="1048" w:author="Xin Li" w:date="2026-08-22T07:42:00Z" w16du:dateUtc="2026-08-21T23:42:00Z">
        <w:del w:id="1049" w:author="Prof. LIU Ben" w:date="2026-08-25T02:26:00Z" w16du:dateUtc="2026-08-24T18:26:00Z">
          <w:r w:rsidDel="00CA69FF">
            <w:delText>t</w:delText>
          </w:r>
        </w:del>
      </w:ins>
      <w:del w:id="1050" w:author="Prof. LIU Ben" w:date="2026-08-25T02:26:00Z" w16du:dateUtc="2026-08-24T18:26:00Z">
        <w:r w:rsidRPr="00015210" w:rsidDel="00CA69FF">
          <w:delText>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delText>
        </w:r>
      </w:del>
    </w:p>
    <w:p w14:paraId="3B7D3062" w14:textId="5DFC3C3A" w:rsidR="00963733" w:rsidRPr="00015210" w:rsidDel="00CA69FF" w:rsidRDefault="00963733">
      <w:pPr>
        <w:pStyle w:val="Paragraph0"/>
        <w:ind w:firstLine="0"/>
        <w:rPr>
          <w:del w:id="1051" w:author="Prof. LIU Ben" w:date="2026-08-25T02:26:00Z" w16du:dateUtc="2026-08-24T18:26:00Z"/>
        </w:rPr>
      </w:pPr>
      <w:del w:id="1052" w:author="Prof. LIU Ben" w:date="2026-08-25T02:26:00Z" w16du:dateUtc="2026-08-24T18:26:00Z">
        <w:r w:rsidRPr="00015210" w:rsidDel="00CA69FF">
          <w:delText>Our study leverages a randomized field experiment conducted by SegmentFault.</w:delText>
        </w:r>
        <w:r w:rsidRPr="00015210" w:rsidDel="00CA69FF">
          <w:rPr>
            <w:vertAlign w:val="superscript"/>
          </w:rPr>
          <w:footnoteReference w:id="4"/>
        </w:r>
        <w:r w:rsidRPr="00015210" w:rsidDel="00CA69FF">
          <w:delTex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delText>
        </w:r>
        <w:r w:rsidRPr="00015210" w:rsidDel="00CA69FF">
          <w:rPr>
            <w:rStyle w:val="FootnoteReference"/>
          </w:rPr>
          <w:footnoteReference w:id="5"/>
        </w:r>
        <w:r w:rsidRPr="00015210" w:rsidDel="00CA69FF">
          <w:delText xml:space="preserve"> This question-level randomization offers a unique opportunity to investigate how internal GenAI affects user behaviors and community dynamics in the presence of external GenAI. Online Appendix A provides detailed background information.</w:delText>
        </w:r>
        <w:r w:rsidRPr="00015210" w:rsidDel="00CA69FF">
          <w:rPr>
            <w:rStyle w:val="FootnoteReference"/>
          </w:rPr>
          <w:footnoteReference w:id="6"/>
        </w:r>
      </w:del>
    </w:p>
    <w:p w14:paraId="4CB5FC83" w14:textId="0DAA00CD" w:rsidR="00963733" w:rsidRPr="00015210" w:rsidDel="00CA69FF" w:rsidRDefault="00963733">
      <w:pPr>
        <w:pStyle w:val="TableFiguretitle"/>
        <w:rPr>
          <w:del w:id="1059" w:author="Prof. LIU Ben" w:date="2026-08-25T02:26:00Z" w16du:dateUtc="2026-08-24T18:26:00Z"/>
        </w:rPr>
      </w:pPr>
      <w:del w:id="1060" w:author="Prof. LIU Ben" w:date="2026-08-25T02:26:00Z" w16du:dateUtc="2026-08-24T18:26:00Z">
        <w:r w:rsidRPr="00015210" w:rsidDel="00CA69FF">
          <w:rPr>
            <w:b w:val="0"/>
            <w:noProof/>
          </w:rPr>
          <w:drawing>
            <wp:inline distT="0" distB="0" distL="0" distR="0" wp14:anchorId="35BE69B7" wp14:editId="64EA5AC2">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2"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del>
    </w:p>
    <w:p w14:paraId="7CA5106B" w14:textId="2BFE8B95" w:rsidR="00963733" w:rsidRPr="00015210" w:rsidDel="00CA69FF" w:rsidRDefault="00963733">
      <w:pPr>
        <w:pStyle w:val="TableFiguretitle"/>
        <w:rPr>
          <w:del w:id="1061" w:author="Prof. LIU Ben" w:date="2026-08-25T02:26:00Z" w16du:dateUtc="2026-08-24T18:26:00Z"/>
        </w:rPr>
      </w:pPr>
      <w:bookmarkStart w:id="1062" w:name="_Ref177392623"/>
      <w:del w:id="1063" w:author="Prof. LIU Ben" w:date="2026-08-25T02:26:00Z" w16du:dateUtc="2026-08-24T18:26:00Z">
        <w:r w:rsidRPr="00015210" w:rsidDel="00CA69FF">
          <w:delText>Figure</w:delText>
        </w:r>
        <w:bookmarkEnd w:id="1062"/>
        <w:r w:rsidRPr="00015210" w:rsidDel="00CA69FF">
          <w:delText xml:space="preserve"> 3</w:delText>
        </w:r>
      </w:del>
      <w:ins w:id="1064" w:author="Xin Li" w:date="2026-08-22T08:26:00Z" w16du:dateUtc="2026-08-22T00:26:00Z">
        <w:del w:id="1065" w:author="Prof. LIU Ben" w:date="2026-08-25T02:26:00Z" w16du:dateUtc="2026-08-24T18:26:00Z">
          <w:r w:rsidR="00270DFC" w:rsidDel="00CA69FF">
            <w:delText>2</w:delText>
          </w:r>
        </w:del>
      </w:ins>
      <w:del w:id="1066" w:author="Prof. LIU Ben" w:date="2026-08-25T02:26:00Z" w16du:dateUtc="2026-08-24T18:26:00Z">
        <w:r w:rsidRPr="00015210" w:rsidDel="00CA69FF">
          <w:delText>. Illustration of treatment and control questions</w:delText>
        </w:r>
      </w:del>
    </w:p>
    <w:p w14:paraId="6373C91D" w14:textId="295F6403" w:rsidR="00963733" w:rsidRPr="00015210" w:rsidDel="00CA69FF" w:rsidRDefault="00963733">
      <w:pPr>
        <w:pStyle w:val="Paragraph0"/>
        <w:ind w:firstLine="0"/>
        <w:rPr>
          <w:del w:id="1067" w:author="Prof. LIU Ben" w:date="2026-08-25T02:26:00Z" w16du:dateUtc="2026-08-24T18:26:00Z"/>
        </w:rPr>
        <w:pPrChange w:id="1068" w:author="Prof. LIU Ben" w:date="2026-08-25T02:59:00Z" w16du:dateUtc="2026-08-24T18:59:00Z">
          <w:pPr>
            <w:pStyle w:val="Paragraph0"/>
            <w:ind w:firstLine="720"/>
          </w:pPr>
        </w:pPrChange>
      </w:pPr>
      <w:del w:id="1069" w:author="Prof. LIU Ben" w:date="2026-08-25T02:26:00Z" w16du:dateUtc="2026-08-24T18:26:00Z">
        <w:r w:rsidRPr="00015210" w:rsidDel="00CA69FF">
          <w:delText xml:space="preserve">Figure 3 </w:delText>
        </w:r>
      </w:del>
      <w:ins w:id="1070" w:author="Xin Li" w:date="2026-08-22T08:26:00Z" w16du:dateUtc="2026-08-22T00:26:00Z">
        <w:del w:id="1071" w:author="Prof. LIU Ben" w:date="2026-08-25T02:26:00Z" w16du:dateUtc="2026-08-24T18:26:00Z">
          <w:r w:rsidR="00270DFC" w:rsidDel="00CA69FF">
            <w:delText>2</w:delText>
          </w:r>
          <w:r w:rsidR="00270DFC" w:rsidRPr="00015210" w:rsidDel="00CA69FF">
            <w:delText xml:space="preserve"> </w:delText>
          </w:r>
        </w:del>
      </w:ins>
      <w:del w:id="1072" w:author="Prof. LIU Ben" w:date="2026-08-25T02:26:00Z" w16du:dateUtc="2026-08-24T18:26:00Z">
        <w:r w:rsidRPr="00015210" w:rsidDel="00CA69FF">
          <w:delText>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Consequently</w:delText>
        </w:r>
      </w:del>
      <w:ins w:id="1073" w:author="Xin Li" w:date="2026-08-22T07:56:00Z" w16du:dateUtc="2026-08-21T23:56:00Z">
        <w:del w:id="1074" w:author="Prof. LIU Ben" w:date="2026-08-25T02:26:00Z" w16du:dateUtc="2026-08-24T18:26:00Z">
          <w:r w:rsidDel="00CA69FF">
            <w:delText>Meanwhile</w:delText>
          </w:r>
        </w:del>
      </w:ins>
      <w:del w:id="1075" w:author="Prof. LIU Ben" w:date="2026-08-25T02:26:00Z" w16du:dateUtc="2026-08-24T18:26:00Z">
        <w:r w:rsidRPr="00015210" w:rsidDel="00CA69FF">
          <w:delText xml:space="preserve">, AI answers </w:delText>
        </w:r>
      </w:del>
      <w:ins w:id="1076" w:author="Xin Li" w:date="2026-08-22T07:56:00Z" w16du:dateUtc="2026-08-21T23:56:00Z">
        <w:del w:id="1077" w:author="Prof. LIU Ben" w:date="2026-08-25T02:26:00Z" w16du:dateUtc="2026-08-24T18:26:00Z">
          <w:r w:rsidDel="00CA69FF">
            <w:delText xml:space="preserve">always </w:delText>
          </w:r>
        </w:del>
      </w:ins>
      <w:del w:id="1078" w:author="Prof. LIU Ben" w:date="2026-08-25T02:26:00Z" w16du:dateUtc="2026-08-24T18:26:00Z">
        <w:r w:rsidRPr="00015210" w:rsidDel="00CA69FF">
          <w:delText>typically occupy the first position for treated questions. AI answers also differ from human answers because they cannot receive endorsements from questioners or votes from viewers.</w:delText>
        </w:r>
      </w:del>
    </w:p>
    <w:p w14:paraId="6BF73B45" w14:textId="30746852" w:rsidR="00963733" w:rsidRPr="00015210" w:rsidDel="00CA69FF" w:rsidRDefault="00963733">
      <w:pPr>
        <w:pStyle w:val="Paragraph0"/>
        <w:ind w:firstLine="0"/>
        <w:rPr>
          <w:del w:id="1079" w:author="Prof. LIU Ben" w:date="2026-08-25T02:26:00Z" w16du:dateUtc="2026-08-24T18:26:00Z"/>
        </w:rPr>
        <w:pPrChange w:id="1080" w:author="Prof. LIU Ben" w:date="2026-08-25T02:59:00Z" w16du:dateUtc="2026-08-24T18:59:00Z">
          <w:pPr>
            <w:pStyle w:val="Paragraph0"/>
          </w:pPr>
        </w:pPrChange>
      </w:pPr>
      <w:del w:id="1081" w:author="Prof. LIU Ben" w:date="2026-08-25T02:26:00Z" w16du:dateUtc="2026-08-24T18:26:00Z">
        <w:r w:rsidRPr="00015210" w:rsidDel="00CA69FF">
          <w:delText>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delText>
        </w:r>
      </w:del>
    </w:p>
    <w:p w14:paraId="06A9A8D3" w14:textId="0D537B95" w:rsidR="00963733" w:rsidDel="00CA69FF" w:rsidRDefault="00963733">
      <w:pPr>
        <w:pStyle w:val="Paragraph0"/>
        <w:ind w:firstLine="0"/>
        <w:rPr>
          <w:ins w:id="1082" w:author="Xin Li" w:date="2026-08-22T07:52:00Z" w16du:dateUtc="2026-08-21T23:52:00Z"/>
          <w:del w:id="1083" w:author="Prof. LIU Ben" w:date="2026-08-25T02:26:00Z" w16du:dateUtc="2026-08-24T18:26:00Z"/>
        </w:rPr>
        <w:pPrChange w:id="1084" w:author="Prof. LIU Ben" w:date="2026-08-25T02:59:00Z" w16du:dateUtc="2026-08-24T18:59:00Z">
          <w:pPr>
            <w:pStyle w:val="Paragraph0"/>
          </w:pPr>
        </w:pPrChange>
      </w:pPr>
      <w:del w:id="1085" w:author="Prof. LIU Ben" w:date="2026-08-25T02:26:00Z" w16du:dateUtc="2026-08-24T18:26:00Z">
        <w:r w:rsidRPr="00015210" w:rsidDel="00CA69FF">
          <w:delText>Two features of the deployment matter for the analysis that follows. The AI answer is explicitly labeled, so the source signal in our framework is observable to community members and to us. And the AI answer arrives fast, well before the average nine-hour delay of the first human answer, so it occupies the first position and is the rival</w:delText>
        </w:r>
      </w:del>
      <w:ins w:id="1086" w:author="Xin Li" w:date="2026-08-22T07:37:00Z" w16du:dateUtc="2026-08-21T23:37:00Z">
        <w:del w:id="1087" w:author="Prof. LIU Ben" w:date="2026-08-25T02:26:00Z" w16du:dateUtc="2026-08-24T18:26:00Z">
          <w:r w:rsidDel="00CA69FF">
            <w:delText>competitor</w:delText>
          </w:r>
        </w:del>
      </w:ins>
      <w:del w:id="1088" w:author="Prof. LIU Ben" w:date="2026-08-25T02:26:00Z" w16du:dateUtc="2026-08-24T18:26:00Z">
        <w:r w:rsidRPr="00015210" w:rsidDel="00CA69FF">
          <w:delText xml:space="preserve"> a human answerer confronts on arrival rather than a supplement added to an existing discussion.</w:delText>
        </w:r>
      </w:del>
    </w:p>
    <w:p w14:paraId="558D9B4A" w14:textId="77777777" w:rsidR="00963733" w:rsidRPr="00015210" w:rsidRDefault="00963733">
      <w:pPr>
        <w:pStyle w:val="Paragraph0"/>
        <w:ind w:firstLine="0"/>
        <w:pPrChange w:id="1089" w:author="Prof. LIU Ben" w:date="2026-08-25T02:59:00Z" w16du:dateUtc="2026-08-24T18:59:00Z">
          <w:pPr>
            <w:pStyle w:val="Paragraph0"/>
          </w:pPr>
        </w:pPrChange>
      </w:pPr>
    </w:p>
    <w:p w14:paraId="3F530575" w14:textId="4079908B" w:rsidR="00DA0533" w:rsidRPr="00015210" w:rsidRDefault="00DA0533" w:rsidP="00E912B4">
      <w:pPr>
        <w:pStyle w:val="Heading1"/>
      </w:pPr>
      <w:r w:rsidRPr="00015210">
        <w:t>Theoretical Development</w:t>
      </w:r>
    </w:p>
    <w:p w14:paraId="590149B8" w14:textId="4E3B2F52" w:rsidR="00E55C5E" w:rsidRPr="00015210" w:rsidDel="00CA69FF" w:rsidRDefault="007450BA" w:rsidP="00E55C5E">
      <w:pPr>
        <w:pStyle w:val="Heading2"/>
        <w:rPr>
          <w:del w:id="1090" w:author="Prof. LIU Ben" w:date="2026-08-25T02:56:00Z" w16du:dateUtc="2026-08-24T18:56:00Z"/>
        </w:rPr>
      </w:pPr>
      <w:bookmarkStart w:id="1091" w:name="OLE_LINK2"/>
      <w:ins w:id="1092" w:author="Xin Li" w:date="2026-08-21T14:39:00Z" w16du:dateUtc="2026-08-21T06:39:00Z">
        <w:r>
          <w:t xml:space="preserve">Two Decisions in </w:t>
        </w:r>
      </w:ins>
      <w:del w:id="1093" w:author="Xin Li" w:date="2026-08-21T14:40:00Z" w16du:dateUtc="2026-08-21T06:40:00Z">
        <w:r w:rsidR="001945B2" w:rsidRPr="00015210" w:rsidDel="007450BA">
          <w:delText xml:space="preserve">The </w:delText>
        </w:r>
      </w:del>
      <w:del w:id="1094" w:author="Xin Li" w:date="2026-08-21T14:39:00Z" w16du:dateUtc="2026-08-21T06:39:00Z">
        <w:r w:rsidR="001945B2" w:rsidRPr="00015210" w:rsidDel="007450BA">
          <w:delText xml:space="preserve">Encounter as </w:delText>
        </w:r>
      </w:del>
      <w:r w:rsidR="001945B2" w:rsidRPr="00015210">
        <w:t xml:space="preserve">a Competitive </w:t>
      </w:r>
      <w:ins w:id="1095" w:author="Xin Li" w:date="2026-08-21T14:39:00Z" w16du:dateUtc="2026-08-21T06:39:00Z">
        <w:r w:rsidRPr="00015210">
          <w:t xml:space="preserve">Encounter </w:t>
        </w:r>
      </w:ins>
      <w:del w:id="1096" w:author="Xin Li" w:date="2026-08-21T14:40:00Z" w16du:dateUtc="2026-08-21T06:40:00Z">
        <w:r w:rsidR="001945B2" w:rsidRPr="00015210" w:rsidDel="007450BA">
          <w:delText>Episode</w:delText>
        </w:r>
      </w:del>
    </w:p>
    <w:p w14:paraId="57B62DAD" w14:textId="77777777" w:rsidR="00CA69FF" w:rsidRDefault="00CA69FF">
      <w:pPr>
        <w:pStyle w:val="Heading2"/>
        <w:rPr>
          <w:ins w:id="1097" w:author="Prof. LIU Ben" w:date="2026-08-25T02:50:00Z" w16du:dateUtc="2026-08-24T18:50:00Z"/>
        </w:rPr>
        <w:pPrChange w:id="1098" w:author="Prof. LIU Ben" w:date="2026-08-25T02:56:00Z" w16du:dateUtc="2026-08-24T18:56:00Z">
          <w:pPr>
            <w:pStyle w:val="Paragraph0"/>
          </w:pPr>
        </w:pPrChange>
      </w:pPr>
    </w:p>
    <w:p w14:paraId="49413C2F" w14:textId="4B6CFE8B" w:rsidR="005C375D" w:rsidRPr="005C375D" w:rsidRDefault="005C375D">
      <w:pPr>
        <w:pStyle w:val="Paragraph0"/>
        <w:rPr>
          <w:ins w:id="1099" w:author="Prof. LIU Ben" w:date="2026-08-25T21:10:00Z" w16du:dateUtc="2026-08-25T13:10:00Z"/>
          <w:rPrChange w:id="1100" w:author="Prof. LIU Ben" w:date="2026-08-25T21:10:00Z" w16du:dateUtc="2026-08-25T13:10:00Z">
            <w:rPr>
              <w:ins w:id="1101" w:author="Prof. LIU Ben" w:date="2026-08-25T21:10:00Z" w16du:dateUtc="2026-08-25T13:10:00Z"/>
              <w:color w:val="000000"/>
            </w:rPr>
          </w:rPrChange>
        </w:rPr>
        <w:pPrChange w:id="1102" w:author="Prof. LIU Ben" w:date="2026-08-25T21:10:00Z" w16du:dateUtc="2026-08-25T13:10:00Z">
          <w:pPr>
            <w:spacing w:before="100" w:beforeAutospacing="1" w:after="100" w:afterAutospacing="1"/>
          </w:pPr>
        </w:pPrChange>
      </w:pPr>
      <w:ins w:id="1103" w:author="Prof. LIU Ben" w:date="2026-08-25T21:10:00Z" w16du:dateUtc="2026-08-25T13:10:00Z">
        <w:r w:rsidRPr="005C375D">
          <w:rPr>
            <w:rPrChange w:id="1104" w:author="Prof. LIU Ben" w:date="2026-08-25T21:10:00Z" w16du:dateUtc="2026-08-25T13:10:00Z">
              <w:rPr>
                <w:color w:val="000000"/>
              </w:rPr>
            </w:rPrChange>
          </w:rPr>
          <w:t xml:space="preserve">Consider the following situation, which mirrors the domain we examine. A member of a </w:t>
        </w:r>
        <w:r w:rsidRPr="005C375D">
          <w:rPr>
            <w:rPrChange w:id="1105" w:author="Prof. LIU Ben" w:date="2026-08-25T21:10:00Z" w16du:dateUtc="2026-08-25T13:10:00Z">
              <w:rPr>
                <w:color w:val="000000"/>
              </w:rPr>
            </w:rPrChange>
          </w:rPr>
          <w:lastRenderedPageBreak/>
          <w:t xml:space="preserve">technical Q&amp;A platform posts a question seeking a solution to a concrete problem. Shortly afterward, and typically before any human has responded, the platform attaches an answer generated by its own </w:t>
        </w:r>
        <w:r>
          <w:rPr>
            <w:rFonts w:hint="eastAsia"/>
          </w:rPr>
          <w:t>Gen</w:t>
        </w:r>
        <w:r w:rsidRPr="005C375D">
          <w:rPr>
            <w:rPrChange w:id="1106" w:author="Prof. LIU Ben" w:date="2026-08-25T21:10:00Z" w16du:dateUtc="2026-08-25T13:10:00Z">
              <w:rPr>
                <w:color w:val="000000"/>
              </w:rPr>
            </w:rPrChange>
          </w:rPr>
          <w:t>AI system. A human answerer who arrives at the thread later sees that a machine has already responded and must decide two things: whether to answer at all, and, if so, how much effort to invest.</w:t>
        </w:r>
      </w:ins>
    </w:p>
    <w:p w14:paraId="66AEC105" w14:textId="7E67EFA4" w:rsidR="005C375D" w:rsidRPr="005C375D" w:rsidRDefault="005C375D">
      <w:pPr>
        <w:pStyle w:val="Paragraph0"/>
        <w:rPr>
          <w:ins w:id="1107" w:author="Prof. LIU Ben" w:date="2026-08-25T21:10:00Z" w16du:dateUtc="2026-08-25T13:10:00Z"/>
          <w:rPrChange w:id="1108" w:author="Prof. LIU Ben" w:date="2026-08-25T21:10:00Z" w16du:dateUtc="2026-08-25T13:10:00Z">
            <w:rPr>
              <w:ins w:id="1109" w:author="Prof. LIU Ben" w:date="2026-08-25T21:10:00Z" w16du:dateUtc="2026-08-25T13:10:00Z"/>
              <w:color w:val="000000"/>
            </w:rPr>
          </w:rPrChange>
        </w:rPr>
        <w:pPrChange w:id="1110" w:author="Prof. LIU Ben" w:date="2026-08-25T21:13:00Z" w16du:dateUtc="2026-08-25T13:13:00Z">
          <w:pPr>
            <w:spacing w:before="100" w:beforeAutospacing="1" w:after="100" w:afterAutospacing="1"/>
          </w:pPr>
        </w:pPrChange>
      </w:pPr>
      <w:ins w:id="1111" w:author="Prof. LIU Ben" w:date="2026-08-25T21:10:00Z" w16du:dateUtc="2026-08-25T13:10:00Z">
        <w:r w:rsidRPr="005C375D">
          <w:rPr>
            <w:rPrChange w:id="1112" w:author="Prof. LIU Ben" w:date="2026-08-25T21:10:00Z" w16du:dateUtc="2026-08-25T13:10:00Z">
              <w:rPr>
                <w:color w:val="000000"/>
              </w:rPr>
            </w:rPrChange>
          </w:rPr>
          <w:t xml:space="preserve">We restate this as two concrete decisions and use the labels throughout. First, the answerer makes an </w:t>
        </w:r>
        <w:r>
          <w:t>“</w:t>
        </w:r>
        <w:r w:rsidRPr="005C375D">
          <w:rPr>
            <w:rPrChange w:id="1113" w:author="Prof. LIU Ben" w:date="2026-08-25T21:10:00Z" w16du:dateUtc="2026-08-25T13:10:00Z">
              <w:rPr>
                <w:color w:val="000000"/>
              </w:rPr>
            </w:rPrChange>
          </w:rPr>
          <w:t>entry</w:t>
        </w:r>
        <w:r>
          <w:t>”</w:t>
        </w:r>
        <w:r w:rsidRPr="005C375D">
          <w:rPr>
            <w:rPrChange w:id="1114" w:author="Prof. LIU Ben" w:date="2026-08-25T21:10:00Z" w16du:dateUtc="2026-08-25T13:10:00Z">
              <w:rPr>
                <w:color w:val="000000"/>
              </w:rPr>
            </w:rPrChange>
          </w:rPr>
          <w:t xml:space="preserve"> decision, a yes-or-no choice about whether to contribute an answer that the AI has already addressed. Second, </w:t>
        </w:r>
      </w:ins>
      <w:ins w:id="1115" w:author="Prof. LIU Ben" w:date="2026-08-25T21:12:00Z" w16du:dateUtc="2026-08-25T13:12:00Z">
        <w:r w:rsidRPr="005C375D">
          <w:rPr>
            <w:rPrChange w:id="1116" w:author="Prof. LIU Ben" w:date="2026-08-25T21:12:00Z" w16du:dateUtc="2026-08-25T13:12:00Z">
              <w:rPr>
                <w:color w:val="000000"/>
              </w:rPr>
            </w:rPrChange>
          </w:rPr>
          <w:t xml:space="preserve">If they choose to enter, the answerer then makes a </w:t>
        </w:r>
        <w:r>
          <w:t>“</w:t>
        </w:r>
        <w:r w:rsidRPr="005C375D">
          <w:rPr>
            <w:rPrChange w:id="1117" w:author="Prof. LIU Ben" w:date="2026-08-25T21:12:00Z" w16du:dateUtc="2026-08-25T13:12:00Z">
              <w:rPr>
                <w:color w:val="000000"/>
              </w:rPr>
            </w:rPrChange>
          </w:rPr>
          <w:t>quality</w:t>
        </w:r>
        <w:r>
          <w:t>”</w:t>
        </w:r>
        <w:r w:rsidRPr="005C375D">
          <w:rPr>
            <w:rPrChange w:id="1118" w:author="Prof. LIU Ben" w:date="2026-08-25T21:12:00Z" w16du:dateUtc="2026-08-25T13:12:00Z">
              <w:rPr>
                <w:color w:val="000000"/>
              </w:rPr>
            </w:rPrChange>
          </w:rPr>
          <w:t xml:space="preserve"> decision about how much effort the answer will embody.</w:t>
        </w:r>
      </w:ins>
      <w:ins w:id="1119" w:author="Prof. LIU Ben" w:date="2026-08-25T21:13:00Z" w16du:dateUtc="2026-08-25T13:13:00Z">
        <w:r>
          <w:rPr>
            <w:rFonts w:hint="eastAsia"/>
          </w:rPr>
          <w:t xml:space="preserve"> </w:t>
        </w:r>
      </w:ins>
      <w:ins w:id="1120" w:author="Prof. LIU Ben" w:date="2026-08-25T21:10:00Z" w16du:dateUtc="2026-08-25T13:10:00Z">
        <w:r w:rsidRPr="005C375D">
          <w:rPr>
            <w:rPrChange w:id="1121" w:author="Prof. LIU Ben" w:date="2026-08-25T21:10:00Z" w16du:dateUtc="2026-08-25T13:10:00Z">
              <w:rPr>
                <w:color w:val="000000"/>
              </w:rPr>
            </w:rPrChange>
          </w:rPr>
          <w:t>Entry can be settled quickly, before the AI answer has been read closely; the quality decision is a matter of degree and is where the answerer</w:t>
        </w:r>
      </w:ins>
      <w:ins w:id="1122" w:author="Prof. LIU Ben" w:date="2026-08-25T21:13:00Z" w16du:dateUtc="2026-08-25T13:13:00Z">
        <w:r>
          <w:t>’</w:t>
        </w:r>
      </w:ins>
      <w:ins w:id="1123" w:author="Prof. LIU Ben" w:date="2026-08-25T21:10:00Z" w16du:dateUtc="2026-08-25T13:10:00Z">
        <w:r w:rsidRPr="005C375D">
          <w:rPr>
            <w:rPrChange w:id="1124" w:author="Prof. LIU Ben" w:date="2026-08-25T21:10:00Z" w16du:dateUtc="2026-08-25T13:10:00Z">
              <w:rPr>
                <w:color w:val="000000"/>
              </w:rPr>
            </w:rPrChange>
          </w:rPr>
          <w:t>s time and knowledge are actually committed.</w:t>
        </w:r>
      </w:ins>
    </w:p>
    <w:p w14:paraId="592FD6E0" w14:textId="77777777" w:rsidR="005C375D" w:rsidRPr="005C375D" w:rsidRDefault="005C375D">
      <w:pPr>
        <w:pStyle w:val="Paragraph0"/>
        <w:rPr>
          <w:ins w:id="1125" w:author="Prof. LIU Ben" w:date="2026-08-25T21:10:00Z" w16du:dateUtc="2026-08-25T13:10:00Z"/>
          <w:rPrChange w:id="1126" w:author="Prof. LIU Ben" w:date="2026-08-25T21:10:00Z" w16du:dateUtc="2026-08-25T13:10:00Z">
            <w:rPr>
              <w:ins w:id="1127" w:author="Prof. LIU Ben" w:date="2026-08-25T21:10:00Z" w16du:dateUtc="2026-08-25T13:10:00Z"/>
              <w:color w:val="000000"/>
            </w:rPr>
          </w:rPrChange>
        </w:rPr>
        <w:pPrChange w:id="1128" w:author="Prof. LIU Ben" w:date="2026-08-25T21:10:00Z" w16du:dateUtc="2026-08-25T13:10:00Z">
          <w:pPr>
            <w:spacing w:before="100" w:beforeAutospacing="1" w:after="100" w:afterAutospacing="1"/>
          </w:pPr>
        </w:pPrChange>
      </w:pPr>
      <w:ins w:id="1129" w:author="Prof. LIU Ben" w:date="2026-08-25T21:10:00Z" w16du:dateUtc="2026-08-25T13:10:00Z">
        <w:r w:rsidRPr="005C375D">
          <w:rPr>
            <w:rPrChange w:id="1130" w:author="Prof. LIU Ben" w:date="2026-08-25T21:10:00Z" w16du:dateUtc="2026-08-25T13:10:00Z">
              <w:rPr>
                <w:color w:val="000000"/>
              </w:rPr>
            </w:rPrChange>
          </w:rPr>
          <w: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t>
        </w:r>
      </w:ins>
    </w:p>
    <w:p w14:paraId="1B532518" w14:textId="43668BB7" w:rsidR="005C375D" w:rsidRPr="005C375D" w:rsidRDefault="005C375D">
      <w:pPr>
        <w:pStyle w:val="Paragraph0"/>
        <w:rPr>
          <w:ins w:id="1131" w:author="Prof. LIU Ben" w:date="2026-08-25T21:10:00Z" w16du:dateUtc="2026-08-25T13:10:00Z"/>
          <w:rPrChange w:id="1132" w:author="Prof. LIU Ben" w:date="2026-08-25T21:10:00Z" w16du:dateUtc="2026-08-25T13:10:00Z">
            <w:rPr>
              <w:ins w:id="1133" w:author="Prof. LIU Ben" w:date="2026-08-25T21:10:00Z" w16du:dateUtc="2026-08-25T13:10:00Z"/>
              <w:color w:val="000000"/>
            </w:rPr>
          </w:rPrChange>
        </w:rPr>
        <w:pPrChange w:id="1134" w:author="Prof. LIU Ben" w:date="2026-08-25T21:10:00Z" w16du:dateUtc="2026-08-25T13:10:00Z">
          <w:pPr>
            <w:spacing w:before="100" w:beforeAutospacing="1" w:after="100" w:afterAutospacing="1"/>
          </w:pPr>
        </w:pPrChange>
      </w:pPr>
      <w:ins w:id="1135" w:author="Prof. LIU Ben" w:date="2026-08-25T21:10:00Z" w16du:dateUtc="2026-08-25T13:10:00Z">
        <w:r w:rsidRPr="005C375D">
          <w:rPr>
            <w:rPrChange w:id="1136" w:author="Prof. LIU Ben" w:date="2026-08-25T21:10:00Z" w16du:dateUtc="2026-08-25T13:10:00Z">
              <w:rPr>
                <w:color w:val="000000"/>
              </w:rPr>
            </w:rPrChange>
          </w:rPr>
          <w: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t>
        </w:r>
      </w:ins>
      <w:ins w:id="1137" w:author="Prof. LIU Ben" w:date="2026-08-25T21:14:00Z" w16du:dateUtc="2026-08-25T13:14:00Z">
        <w:r>
          <w:rPr>
            <w:rFonts w:hint="eastAsia"/>
          </w:rPr>
          <w:t xml:space="preserve">: </w:t>
        </w:r>
      </w:ins>
      <w:ins w:id="1138" w:author="Prof. LIU Ben" w:date="2026-08-25T21:10:00Z" w16du:dateUtc="2026-08-25T13:10:00Z">
        <w:r w:rsidRPr="005C375D">
          <w:rPr>
            <w:rPrChange w:id="1139" w:author="Prof. LIU Ben" w:date="2026-08-25T21:10:00Z" w16du:dateUtc="2026-08-25T13:10:00Z">
              <w:rPr>
                <w:color w:val="000000"/>
              </w:rPr>
            </w:rPrChange>
          </w:rPr>
          <w:t xml:space="preserve">these systems can perform much of the routine work human contributors once did (del Rio-Chanona et al. 2024; Sanatizadeh et al. </w:t>
        </w:r>
        <w:r w:rsidRPr="005C375D">
          <w:rPr>
            <w:rPrChange w:id="1140" w:author="Prof. LIU Ben" w:date="2026-08-25T21:10:00Z" w16du:dateUtc="2026-08-25T13:10:00Z">
              <w:rPr>
                <w:color w:val="000000"/>
              </w:rPr>
            </w:rPrChange>
          </w:rPr>
          <w:lastRenderedPageBreak/>
          <w:t>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t>
        </w:r>
      </w:ins>
    </w:p>
    <w:p w14:paraId="4A651920" w14:textId="5C4587D2" w:rsidR="001945B2" w:rsidRPr="00015210" w:rsidDel="00CA69FF" w:rsidRDefault="001945B2" w:rsidP="00963733">
      <w:pPr>
        <w:pStyle w:val="Paragraph0"/>
        <w:rPr>
          <w:del w:id="1141" w:author="Prof. LIU Ben" w:date="2026-08-25T02:36:00Z" w16du:dateUtc="2026-08-24T18:36:00Z"/>
        </w:rPr>
      </w:pPr>
      <w:del w:id="1142" w:author="Prof. LIU Ben" w:date="2026-08-25T02:36:00Z" w16du:dateUtc="2026-08-24T18:36:00Z">
        <w:r w:rsidRPr="00015210" w:rsidDel="00CA69FF">
          <w:delText>Consider the following situation. A member of a technical Q&amp;A platform posts a question about code that fails. Within seconds, the platform attaches an answer generated by its own AI system, marked with a label that identifies the author as a machine. A human member</w:delText>
        </w:r>
      </w:del>
      <w:ins w:id="1143" w:author="Xin Li" w:date="2026-08-22T07:40:00Z" w16du:dateUtc="2026-08-21T23:40:00Z">
        <w:del w:id="1144" w:author="Prof. LIU Ben" w:date="2026-08-25T02:36:00Z" w16du:dateUtc="2026-08-24T18:36:00Z">
          <w:r w:rsidR="004E55FA" w:rsidDel="00CA69FF">
            <w:delText>answerer</w:delText>
          </w:r>
        </w:del>
      </w:ins>
      <w:del w:id="1145" w:author="Prof. LIU Ben" w:date="2026-08-25T02:36:00Z" w16du:dateUtc="2026-08-24T18:36:00Z">
        <w:r w:rsidRPr="00015210" w:rsidDel="00CA69FF">
          <w:delText xml:space="preserve"> arrives at the thread later, sees that a machine has already responded, and must decide </w:delText>
        </w:r>
      </w:del>
      <w:ins w:id="1146" w:author="Xin Li" w:date="2026-08-21T14:42:00Z" w16du:dateUtc="2026-08-21T06:42:00Z">
        <w:del w:id="1147" w:author="Prof. LIU Ben" w:date="2026-08-25T02:36:00Z" w16du:dateUtc="2026-08-24T18:36:00Z">
          <w:r w:rsidR="007450BA" w:rsidDel="00CA69FF">
            <w:delText>his/he</w:delText>
          </w:r>
        </w:del>
      </w:ins>
      <w:ins w:id="1148" w:author="Xin Li" w:date="2026-08-21T14:43:00Z" w16du:dateUtc="2026-08-21T06:43:00Z">
        <w:del w:id="1149" w:author="Prof. LIU Ben" w:date="2026-08-25T02:36:00Z" w16du:dateUtc="2026-08-24T18:36:00Z">
          <w:r w:rsidR="007450BA" w:rsidDel="00CA69FF">
            <w:delText>r moves</w:delText>
          </w:r>
        </w:del>
      </w:ins>
      <w:del w:id="1150" w:author="Prof. LIU Ben" w:date="2026-08-25T02:36:00Z" w16du:dateUtc="2026-08-24T18:36:00Z">
        <w:r w:rsidRPr="00015210" w:rsidDel="00CA69FF">
          <w:delText>two things: whether to write an answer at all, and, if so, how much effort to put into it.</w:delText>
        </w:r>
      </w:del>
    </w:p>
    <w:p w14:paraId="2381B78B" w14:textId="6E5F985E" w:rsidR="001945B2" w:rsidRPr="00015210" w:rsidDel="00CA69FF" w:rsidRDefault="001945B2" w:rsidP="001945B2">
      <w:pPr>
        <w:pStyle w:val="Paragraph0"/>
        <w:rPr>
          <w:del w:id="1151" w:author="Prof. LIU Ben" w:date="2026-08-25T02:46:00Z" w16du:dateUtc="2026-08-24T18:46:00Z"/>
        </w:rPr>
      </w:pPr>
      <w:del w:id="1152" w:author="Prof. LIU Ben" w:date="2026-08-25T02:46:00Z" w16du:dateUtc="2026-08-24T18:46:00Z">
        <w:r w:rsidRPr="00015210" w:rsidDel="00CA69FF">
          <w:delText xml:space="preserve">We treat this encounter as a </w:delText>
        </w:r>
        <w:r w:rsidRPr="00015210" w:rsidDel="00CA69FF">
          <w:rPr>
            <w:i/>
            <w:iCs/>
          </w:rPr>
          <w:delText>competitive episode</w:delText>
        </w:r>
        <w:r w:rsidRPr="00015210" w:rsidDel="00CA69FF">
          <w:delText xml:space="preserve">, and develop a theory of how the </w:delText>
        </w:r>
      </w:del>
      <w:ins w:id="1153" w:author="Xin Li" w:date="2026-08-21T14:44:00Z" w16du:dateUtc="2026-08-21T06:44:00Z">
        <w:del w:id="1154" w:author="Prof. LIU Ben" w:date="2026-08-25T02:46:00Z" w16du:dateUtc="2026-08-24T18:46:00Z">
          <w:r w:rsidR="007450BA" w:rsidDel="00CA69FF">
            <w:delText xml:space="preserve">answerers respond to </w:delText>
          </w:r>
        </w:del>
      </w:ins>
      <w:del w:id="1155" w:author="Prof. LIU Ben" w:date="2026-08-25T02:46:00Z" w16du:dateUtc="2026-08-24T18:46:00Z">
        <w:r w:rsidRPr="00015210" w:rsidDel="00CA69FF">
          <w:delText xml:space="preserve">member sizes up the </w:delText>
        </w:r>
      </w:del>
      <w:ins w:id="1156" w:author="Xin Li" w:date="2026-08-21T14:45:00Z" w16du:dateUtc="2026-08-21T06:45:00Z">
        <w:del w:id="1157" w:author="Prof. LIU Ben" w:date="2026-08-25T02:46:00Z" w16du:dateUtc="2026-08-24T18:46:00Z">
          <w:r w:rsidR="007450BA" w:rsidDel="00CA69FF">
            <w:delText>AI competitor</w:delText>
          </w:r>
        </w:del>
      </w:ins>
      <w:del w:id="1158" w:author="Prof. LIU Ben" w:date="2026-08-25T02:46:00Z" w16du:dateUtc="2026-08-24T18:46:00Z">
        <w:r w:rsidRPr="00015210" w:rsidDel="00CA69FF">
          <w:delText>machine rival and how that assessment shapes what the member does next. Three considerations justify the choice of the competition lens.</w:delText>
        </w:r>
      </w:del>
    </w:p>
    <w:p w14:paraId="426B1DF2" w14:textId="0E867EC0" w:rsidR="001945B2" w:rsidRPr="00015210" w:rsidDel="00CA69FF" w:rsidRDefault="001945B2" w:rsidP="001945B2">
      <w:pPr>
        <w:pStyle w:val="Paragraph0"/>
        <w:rPr>
          <w:del w:id="1159" w:author="Prof. LIU Ben" w:date="2026-08-25T02:46:00Z" w16du:dateUtc="2026-08-24T18:46:00Z"/>
        </w:rPr>
      </w:pPr>
      <w:del w:id="1160" w:author="Prof. LIU Ben" w:date="2026-08-25T02:46:00Z" w16du:dateUtc="2026-08-24T18:46:00Z">
        <w:r w:rsidRPr="00015210" w:rsidDel="00CA69FF">
          <w:delText>First, t</w:delText>
        </w:r>
      </w:del>
      <w:ins w:id="1161" w:author="Xin Li" w:date="2026-08-21T14:47:00Z" w16du:dateUtc="2026-08-21T06:47:00Z">
        <w:del w:id="1162" w:author="Prof. LIU Ben" w:date="2026-08-25T02:46:00Z" w16du:dateUtc="2026-08-24T18:46:00Z">
          <w:r w:rsidR="007450BA" w:rsidDel="00CA69FF">
            <w:delText>T</w:delText>
          </w:r>
        </w:del>
      </w:ins>
      <w:del w:id="1163" w:author="Prof. LIU Ben" w:date="2026-08-25T02:46:00Z" w16du:dateUtc="2026-08-24T18:46:00Z">
        <w:r w:rsidRPr="00015210" w:rsidDel="00CA69FF">
          <w:delText>he lens fits the situation the platform has created</w:delText>
        </w:r>
      </w:del>
      <w:ins w:id="1164" w:author="Xin Li" w:date="2026-08-21T14:46:00Z" w16du:dateUtc="2026-08-21T06:46:00Z">
        <w:del w:id="1165" w:author="Prof. LIU Ben" w:date="2026-08-25T02:46:00Z" w16du:dateUtc="2026-08-24T18:46:00Z">
          <w:r w:rsidR="007450BA" w:rsidDel="00CA69FF">
            <w:delText xml:space="preserve">, where human answer and </w:delText>
          </w:r>
        </w:del>
      </w:ins>
      <w:del w:id="1166" w:author="Prof. LIU Ben" w:date="2026-08-25T02:46:00Z" w16du:dateUtc="2026-08-24T18:46:00Z">
        <w:r w:rsidRPr="00015210" w:rsidDel="00CA69FF">
          <w:delText>. The AI answer sits in the same thread and on the same screen as any human answer that follows</w:delText>
        </w:r>
      </w:del>
      <w:ins w:id="1167" w:author="Xin Li" w:date="2026-08-21T14:46:00Z" w16du:dateUtc="2026-08-21T06:46:00Z">
        <w:del w:id="1168" w:author="Prof. LIU Ben" w:date="2026-08-25T02:46:00Z" w16du:dateUtc="2026-08-24T18:46:00Z">
          <w:r w:rsidR="007450BA" w:rsidDel="00CA69FF">
            <w:delText>to compete for user attention</w:delText>
          </w:r>
        </w:del>
      </w:ins>
      <w:del w:id="1169" w:author="Prof. LIU Ben" w:date="2026-08-25T02:46:00Z" w16du:dateUtc="2026-08-24T18:46:00Z">
        <w:r w:rsidRPr="00015210" w:rsidDel="00CA69FF">
          <w:delText>, so a later human answer has to be worth reading in the presence of the AI answer.</w:delText>
        </w:r>
      </w:del>
      <w:ins w:id="1170" w:author="Xin Li" w:date="2026-08-21T14:47:00Z" w16du:dateUtc="2026-08-21T06:47:00Z">
        <w:del w:id="1171" w:author="Prof. LIU Ben" w:date="2026-08-25T02:46:00Z" w16du:dateUtc="2026-08-24T18:46:00Z">
          <w:r w:rsidR="007450BA" w:rsidDel="00CA69FF">
            <w:delText xml:space="preserve"> Meanwhile</w:delText>
          </w:r>
        </w:del>
      </w:ins>
    </w:p>
    <w:p w14:paraId="2268AD93" w14:textId="00916A75" w:rsidR="001945B2" w:rsidRPr="00015210" w:rsidDel="00CA69FF" w:rsidRDefault="001945B2" w:rsidP="001945B2">
      <w:pPr>
        <w:pStyle w:val="Paragraph0"/>
        <w:rPr>
          <w:del w:id="1172" w:author="Prof. LIU Ben" w:date="2026-08-25T02:46:00Z" w16du:dateUtc="2026-08-24T18:46:00Z"/>
          <w:moveFrom w:id="1173" w:author="Xin Li" w:date="2026-08-21T14:47:00Z" w16du:dateUtc="2026-08-21T06:47:00Z"/>
        </w:rPr>
      </w:pPr>
      <w:moveFromRangeStart w:id="1174" w:author="Xin Li" w:date="2026-08-21T14:47:00Z" w:name="move238216063"/>
      <w:moveFrom w:id="1175" w:author="Xin Li" w:date="2026-08-21T14:47:00Z" w16du:dateUtc="2026-08-21T06:47:00Z">
        <w:del w:id="1176" w:author="Prof. LIU Ben" w:date="2026-08-25T02:46:00Z" w16du:dateUtc="2026-08-24T18:46:00Z">
          <w:r w:rsidRPr="00015210" w:rsidDel="00CA69FF">
            <w:delText xml:space="preserve">Second, the lens tells us where to look. Research on competitive interaction holds that how an actor responds to a rival depends on how the actor appraises that rival, and that this appraisal is built from observable features: who the rival is, how capable it appears, and how much effort it appears to have put in </w:delText>
          </w:r>
          <w:r w:rsidRPr="00015210" w:rsidDel="00CA69FF">
            <w:fldChar w:fldCharType="begin"/>
          </w:r>
          <w:r w:rsidR="002B3B5F" w:rsidRPr="00015210" w:rsidDel="00CA69FF">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2B3B5F" w:rsidRPr="00015210" w:rsidDel="00CA69FF">
            <w:rPr>
              <w:rFonts w:ascii="SimSun" w:eastAsia="SimSun" w:hAnsi="SimSun" w:cs="SimSun" w:hint="eastAsia"/>
            </w:rPr>
            <w:delInstrText>本文研究竞争紧张度，即目标企业与其特定竞争对手之间的紧张关系，这种紧张关系可能导致目标企业采取行动对抗竞争对手。基于认知</w:delInstrText>
          </w:r>
          <w:r w:rsidR="002B3B5F" w:rsidRPr="00015210" w:rsidDel="00CA69FF">
            <w:delInstrText>-</w:delInstrText>
          </w:r>
          <w:r w:rsidR="002B3B5F" w:rsidRPr="00015210" w:rsidDel="00CA69FF">
            <w:rPr>
              <w:rFonts w:ascii="SimSun" w:eastAsia="SimSun" w:hAnsi="SimSun" w:cs="SimSun" w:hint="eastAsia"/>
            </w:rPr>
            <w:delInstrText>动机</w:delInstrText>
          </w:r>
          <w:r w:rsidR="002B3B5F" w:rsidRPr="00015210" w:rsidDel="00CA69FF">
            <w:delInstrText>-</w:delInstrText>
          </w:r>
          <w:r w:rsidR="002B3B5F" w:rsidRPr="00015210" w:rsidDel="00CA69FF">
            <w:rPr>
              <w:rFonts w:ascii="SimSun" w:eastAsia="SimSun" w:hAnsi="SimSun" w:cs="SimSun"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2B3B5F" w:rsidRPr="00015210" w:rsidDel="00CA69FF">
            <w:delInstrText xml:space="preserve">","archive_location":"491 </w:delInstrText>
          </w:r>
          <w:r w:rsidR="002B3B5F" w:rsidRPr="00015210" w:rsidDel="00CA69FF">
            <w:rPr>
              <w:rFonts w:ascii="Apple Color Emoji" w:hAnsi="Apple Color Emoji" w:cs="Apple Color Emoji"/>
            </w:rPr>
            <w:delInstrText>📊</w:delInstrText>
          </w:r>
          <w:r w:rsidR="002B3B5F" w:rsidRPr="00015210" w:rsidDel="00CA69FF">
            <w:delInstrText>","call-number":"1","container-title":"Academy of Management Journal","DOI":"10.5465/amj.2007.24162081","ISSN":"0001-4273","issue":"1","journalAbbreviation":"AMJ","language":"en","note":"</w:delInstrText>
          </w:r>
          <w:r w:rsidR="002B3B5F" w:rsidRPr="00015210" w:rsidDel="00CA69FF">
            <w:rPr>
              <w:rFonts w:ascii="Apple Color Emoji" w:hAnsi="Apple Color Emoji" w:cs="Apple Color Emoji"/>
            </w:rPr>
            <w:delInstrText>🏷️</w:delInstrText>
          </w:r>
          <w:r w:rsidR="002B3B5F" w:rsidRPr="00015210" w:rsidDel="00CA69FF">
            <w:delInstrText xml:space="preserve"> /unread</w:delInstrText>
          </w:r>
          <w:r w:rsidR="002B3B5F" w:rsidRPr="00015210" w:rsidDel="00CA69FF">
            <w:rPr>
              <w:rFonts w:ascii="SimSun" w:eastAsia="SimSun" w:hAnsi="SimSun" w:cs="SimSun" w:hint="eastAsia"/>
            </w:rPr>
            <w:delInstrText>、</w:delInstrText>
          </w:r>
          <w:r w:rsidR="002B3B5F" w:rsidRPr="00015210" w:rsidDel="00CA69FF">
            <w:delInstrText>COMPETITION</w:delInstrText>
          </w:r>
          <w:r w:rsidR="002B3B5F" w:rsidRPr="00015210" w:rsidDel="00CA69FF">
            <w:rPr>
              <w:rFonts w:ascii="SimSun" w:eastAsia="SimSun" w:hAnsi="SimSun" w:cs="SimSun" w:hint="eastAsia"/>
            </w:rPr>
            <w:delInstrText>、</w:delInstrText>
          </w:r>
          <w:r w:rsidR="002B3B5F" w:rsidRPr="00015210" w:rsidDel="00CA69FF">
            <w:delInstrText>MANAGEMENT</w:delInstrText>
          </w:r>
          <w:r w:rsidR="002B3B5F" w:rsidRPr="00015210" w:rsidDel="00CA69FF">
            <w:rPr>
              <w:rFonts w:ascii="SimSun" w:eastAsia="SimSun" w:hAnsi="SimSun" w:cs="SimSun" w:hint="eastAsia"/>
            </w:rPr>
            <w:delInstrText>、</w:delInstrText>
          </w:r>
          <w:r w:rsidR="002B3B5F" w:rsidRPr="00015210" w:rsidDel="00CA69FF">
            <w:delInstrText>BUSINESS enterprises</w:delInstrText>
          </w:r>
          <w:r w:rsidR="002B3B5F" w:rsidRPr="00015210" w:rsidDel="00CA69FF">
            <w:rPr>
              <w:rFonts w:ascii="SimSun" w:eastAsia="SimSun" w:hAnsi="SimSun" w:cs="SimSun" w:hint="eastAsia"/>
            </w:rPr>
            <w:delInstrText>、</w:delInstrText>
          </w:r>
          <w:r w:rsidR="002B3B5F" w:rsidRPr="00015210" w:rsidDel="00CA69FF">
            <w:delInstrText>COMMERCE</w:delInstrText>
          </w:r>
          <w:r w:rsidR="002B3B5F" w:rsidRPr="00015210" w:rsidDel="00CA69FF">
            <w:rPr>
              <w:rFonts w:ascii="SimSun" w:eastAsia="SimSun" w:hAnsi="SimSun" w:cs="SimSun" w:hint="eastAsia"/>
            </w:rPr>
            <w:delInstrText>、</w:delInstrText>
          </w:r>
          <w:r w:rsidR="002B3B5F" w:rsidRPr="00015210" w:rsidDel="00CA69FF">
            <w:delInstrText>DATA analysis</w:delInstrText>
          </w:r>
          <w:r w:rsidR="002B3B5F" w:rsidRPr="00015210" w:rsidDel="00CA69FF">
            <w:rPr>
              <w:rFonts w:ascii="SimSun" w:eastAsia="SimSun" w:hAnsi="SimSun" w:cs="SimSun" w:hint="eastAsia"/>
            </w:rPr>
            <w:delInstrText>、</w:delInstrText>
          </w:r>
          <w:r w:rsidR="002B3B5F" w:rsidRPr="00015210" w:rsidDel="00CA69FF">
            <w:delInstrText>MOTIVATION (Psychology)</w:delInstrText>
          </w:r>
          <w:r w:rsidR="002B3B5F" w:rsidRPr="00015210" w:rsidDel="00CA69FF">
            <w:rPr>
              <w:rFonts w:ascii="SimSun" w:eastAsia="SimSun" w:hAnsi="SimSun" w:cs="SimSun" w:hint="eastAsia"/>
            </w:rPr>
            <w:delInstrText>、</w:delInstrText>
          </w:r>
          <w:r w:rsidR="002B3B5F" w:rsidRPr="00015210" w:rsidDel="00CA69FF">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2B3B5F" w:rsidRPr="00015210" w:rsidDel="00CA69FF">
            <w:rPr>
              <w:rFonts w:ascii="Apple Color Emoji" w:hAnsi="Apple Color Emoji" w:cs="Apple Color Emoji"/>
            </w:rPr>
            <w:delInstrText>📊</w:delInstrText>
          </w:r>
          <w:r w:rsidR="002B3B5F" w:rsidRPr="00015210" w:rsidDel="00CA69FF">
            <w:delInstrText>","call-number":"3","container-title":"Asia Pacific Journal of Management","DOI":"10.1007/s10490-008-9110-7","ISSN":"1572-9958","issue":"1","journalAbbreviation":"Asia Pac J Manag","language":"en","note":"</w:delInstrText>
          </w:r>
          <w:r w:rsidR="002B3B5F" w:rsidRPr="00015210" w:rsidDel="00CA69FF">
            <w:rPr>
              <w:rFonts w:ascii="Apple Color Emoji" w:hAnsi="Apple Color Emoji" w:cs="Apple Color Emoji"/>
            </w:rPr>
            <w:delInstrText>🏷️</w:delInstrText>
          </w:r>
          <w:r w:rsidR="002B3B5F" w:rsidRPr="00015210" w:rsidDel="00CA69FF">
            <w:delInstrText xml:space="preserve"> /reading</w:delInstrText>
          </w:r>
          <w:r w:rsidR="002B3B5F" w:rsidRPr="00015210" w:rsidDel="00CA69FF">
            <w:rPr>
              <w:rFonts w:ascii="SimSun" w:eastAsia="SimSun" w:hAnsi="SimSun" w:cs="SimSun" w:hint="eastAsia"/>
            </w:rPr>
            <w:delInstrText>、</w:delInstrText>
          </w:r>
          <w:r w:rsidR="002B3B5F" w:rsidRPr="00015210" w:rsidDel="00CA69FF">
            <w:delInstrText>Research</w:delInstrText>
          </w:r>
          <w:r w:rsidR="002B3B5F" w:rsidRPr="00015210" w:rsidDel="00CA69FF">
            <w:rPr>
              <w:rFonts w:ascii="SimSun" w:eastAsia="SimSun" w:hAnsi="SimSun" w:cs="SimSun" w:hint="eastAsia"/>
            </w:rPr>
            <w:delInstrText>、</w:delInstrText>
          </w:r>
          <w:r w:rsidR="002B3B5F" w:rsidRPr="00015210" w:rsidDel="00CA69FF">
            <w:rPr>
              <w:rFonts w:ascii="Apple Color Emoji" w:hAnsi="Apple Color Emoji" w:cs="Apple Color Emoji"/>
            </w:rPr>
            <w:delInstrText>🤖️</w:delInstrText>
          </w:r>
          <w:r w:rsidR="002B3B5F" w:rsidRPr="00015210" w:rsidDel="00CA69FF">
            <w:rPr>
              <w:rFonts w:ascii="SimSun" w:eastAsia="SimSun" w:hAnsi="SimSun" w:cs="SimSun" w:hint="eastAsia"/>
            </w:rPr>
            <w:delInstrText>、</w:delInstrText>
          </w:r>
          <w:r w:rsidR="002B3B5F" w:rsidRPr="00015210" w:rsidDel="00CA69FF">
            <w:delInstrText>Competitive dynamics</w:delInstrText>
          </w:r>
          <w:r w:rsidR="002B3B5F" w:rsidRPr="00015210" w:rsidDel="00CA69FF">
            <w:rPr>
              <w:rFonts w:ascii="SimSun" w:eastAsia="SimSun" w:hAnsi="SimSun" w:cs="SimSun" w:hint="eastAsia"/>
            </w:rPr>
            <w:delInstrText>、</w:delInstrText>
          </w:r>
          <w:r w:rsidR="002B3B5F" w:rsidRPr="00015210" w:rsidDel="00CA69FF">
            <w:delInstrText>Publishing</w:delInstrText>
          </w:r>
          <w:r w:rsidR="002B3B5F" w:rsidRPr="00015210" w:rsidDel="00CA69FF">
            <w:rPr>
              <w:rFonts w:ascii="SimSun" w:eastAsia="SimSun" w:hAnsi="SimSun" w:cs="SimSun" w:hint="eastAsia"/>
            </w:rPr>
            <w:delInstrText>、</w:delInstrText>
          </w:r>
          <w:r w:rsidR="002B3B5F" w:rsidRPr="00015210" w:rsidDel="00CA69FF">
            <w:delInstrText>Strategic management</w:delInstrText>
          </w:r>
          <w:r w:rsidR="002B3B5F" w:rsidRPr="00015210" w:rsidDel="00CA69FF">
            <w:rPr>
              <w:rFonts w:ascii="SimSun" w:eastAsia="SimSun" w:hAnsi="SimSun" w:cs="SimSun" w:hint="eastAsia"/>
            </w:rPr>
            <w:delInstrText>、</w:delInstrText>
          </w:r>
          <w:r w:rsidR="002B3B5F" w:rsidRPr="00015210" w:rsidDel="00CA69FF">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Pr="00015210" w:rsidDel="00CA69FF">
            <w:fldChar w:fldCharType="separate"/>
          </w:r>
          <w:r w:rsidR="002B3B5F" w:rsidRPr="00015210" w:rsidDel="00CA69FF">
            <w:delText>(Chen et al. 2007; Chen 2009)</w:delText>
          </w:r>
          <w:r w:rsidRPr="00015210" w:rsidDel="00CA69FF">
            <w:fldChar w:fldCharType="end"/>
          </w:r>
          <w:r w:rsidRPr="00015210" w:rsidDel="00CA69FF">
            <w:delText>.</w:delText>
          </w:r>
        </w:del>
      </w:moveFrom>
    </w:p>
    <w:moveFromRangeEnd w:id="1174"/>
    <w:p w14:paraId="24D7A005" w14:textId="3FF492A6" w:rsidR="001945B2" w:rsidRPr="00015210" w:rsidDel="00CA69FF" w:rsidRDefault="001945B2" w:rsidP="001945B2">
      <w:pPr>
        <w:pStyle w:val="Paragraph0"/>
        <w:rPr>
          <w:del w:id="1177" w:author="Prof. LIU Ben" w:date="2026-08-25T02:46:00Z" w16du:dateUtc="2026-08-24T18:46:00Z"/>
        </w:rPr>
      </w:pPr>
      <w:del w:id="1178" w:author="Prof. LIU Ben" w:date="2026-08-25T02:46:00Z" w16du:dateUtc="2026-08-24T18:46:00Z">
        <w:r w:rsidRPr="00015210" w:rsidDel="00CA69FF">
          <w:delText xml:space="preserve">Third, the competition lens generates richer predictions </w:delText>
        </w:r>
      </w:del>
      <w:ins w:id="1179" w:author="Xin Li" w:date="2026-08-21T14:50:00Z" w16du:dateUtc="2026-08-21T06:50:00Z">
        <w:del w:id="1180" w:author="Prof. LIU Ben" w:date="2026-08-25T02:46:00Z" w16du:dateUtc="2026-08-24T18:46:00Z">
          <w:r w:rsidR="00E81B22" w:rsidDel="00CA69FF">
            <w:delText xml:space="preserve">by allowing us to factor in the </w:delText>
          </w:r>
        </w:del>
      </w:ins>
      <w:ins w:id="1181" w:author="Xin Li" w:date="2026-08-21T14:51:00Z" w16du:dateUtc="2026-08-21T06:51:00Z">
        <w:del w:id="1182" w:author="Prof. LIU Ben" w:date="2026-08-25T02:46:00Z" w16du:dateUtc="2026-08-24T18:46:00Z">
          <w:r w:rsidR="00E81B22" w:rsidDel="00CA69FF">
            <w:delText>extent the question is answered due to the abilities of AI. It i</w:delText>
          </w:r>
        </w:del>
      </w:ins>
      <w:ins w:id="1183" w:author="Xin Li" w:date="2026-08-21T14:52:00Z" w16du:dateUtc="2026-08-21T06:52:00Z">
        <w:del w:id="1184" w:author="Prof. LIU Ben" w:date="2026-08-25T02:46:00Z" w16du:dateUtc="2026-08-24T18:46:00Z">
          <w:r w:rsidR="00E81B22" w:rsidDel="00CA69FF">
            <w:delText xml:space="preserve">s necessary to consider not only the source of contributors but also the content </w:delText>
          </w:r>
        </w:del>
      </w:ins>
      <w:ins w:id="1185" w:author="Xin Li" w:date="2026-08-22T07:53:00Z" w16du:dateUtc="2026-08-21T23:53:00Z">
        <w:del w:id="1186" w:author="Prof. LIU Ben" w:date="2026-08-25T02:46:00Z" w16du:dateUtc="2026-08-24T18:46:00Z">
          <w:r w:rsidR="00963733" w:rsidDel="00CA69FF">
            <w:delText xml:space="preserve">of </w:delText>
          </w:r>
        </w:del>
      </w:ins>
      <w:ins w:id="1187" w:author="Xin Li" w:date="2026-08-21T14:52:00Z" w16du:dateUtc="2026-08-21T06:52:00Z">
        <w:del w:id="1188" w:author="Prof. LIU Ben" w:date="2026-08-25T02:46:00Z" w16du:dateUtc="2026-08-24T18:46:00Z">
          <w:r w:rsidR="00E81B22" w:rsidDel="00CA69FF">
            <w:delText xml:space="preserve">an </w:delText>
          </w:r>
        </w:del>
      </w:ins>
      <w:del w:id="1189" w:author="Prof. LIU Ben" w:date="2026-08-25T02:46:00Z" w16du:dateUtc="2026-08-24T18:46:00Z">
        <w:r w:rsidRPr="00015210" w:rsidDel="00CA69FF">
          <w:delText xml:space="preserve">than a simple substitution account does. Prior work that treats generative AI as a substitute for human labor has established something important: these systems can perform much of the routine work human contributors once did. But that account can predict only decline. If the AI answer does work the member would otherwise have done, the member has less left to do and writes less. The substitution account contains no mechanism by which an AI answer could lead a member </w:delText>
        </w:r>
      </w:del>
      <w:ins w:id="1190" w:author="Xin Li" w:date="2026-08-21T14:52:00Z" w16du:dateUtc="2026-08-21T06:52:00Z">
        <w:del w:id="1191" w:author="Prof. LIU Ben" w:date="2026-08-25T02:46:00Z" w16du:dateUtc="2026-08-24T18:46:00Z">
          <w:r w:rsidR="00E81B22" w:rsidDel="00CA69FF">
            <w:delText xml:space="preserve">answerer </w:delText>
          </w:r>
        </w:del>
      </w:ins>
      <w:del w:id="1192" w:author="Prof. LIU Ben" w:date="2026-08-25T02:46:00Z" w16du:dateUtc="2026-08-24T18:46:00Z">
        <w:r w:rsidRPr="00015210" w:rsidDel="00CA69FF">
          <w:delText xml:space="preserve">to </w:delText>
        </w:r>
      </w:del>
      <w:ins w:id="1193" w:author="Xin Li" w:date="2026-08-21T14:52:00Z" w16du:dateUtc="2026-08-21T06:52:00Z">
        <w:del w:id="1194" w:author="Prof. LIU Ben" w:date="2026-08-25T02:46:00Z" w16du:dateUtc="2026-08-24T18:46:00Z">
          <w:r w:rsidR="00E81B22" w:rsidDel="00CA69FF">
            <w:delText xml:space="preserve">decide how to respond. </w:delText>
          </w:r>
        </w:del>
      </w:ins>
      <w:del w:id="1195" w:author="Prof. LIU Ben" w:date="2026-08-25T02:46:00Z" w16du:dateUtc="2026-08-24T18:46:00Z">
        <w:r w:rsidRPr="00015210" w:rsidDel="00CA69FF">
          <w:delText xml:space="preserve">write </w:delText>
        </w:r>
        <w:r w:rsidRPr="00015210" w:rsidDel="00CA69FF">
          <w:rPr>
            <w:i/>
            <w:iCs/>
          </w:rPr>
          <w:delText>more</w:delText>
        </w:r>
        <w:r w:rsidRPr="00015210" w:rsidDel="00CA69FF">
          <w:delText xml:space="preserve">, or to write </w:delText>
        </w:r>
        <w:r w:rsidRPr="00015210" w:rsidDel="00CA69FF">
          <w:rPr>
            <w:i/>
            <w:iCs/>
          </w:rPr>
          <w:delText>better</w:delText>
        </w:r>
        <w:r w:rsidRPr="00015210" w:rsidDel="00CA69FF">
          <w:delText>.</w:delText>
        </w:r>
      </w:del>
    </w:p>
    <w:p w14:paraId="24C7C1F2" w14:textId="24AAC6FE" w:rsidR="00E81B22" w:rsidDel="00CA69FF" w:rsidRDefault="00E81B22" w:rsidP="007450BA">
      <w:pPr>
        <w:pStyle w:val="Paragraph0"/>
        <w:rPr>
          <w:ins w:id="1196" w:author="Xin Li" w:date="2026-08-21T14:53:00Z" w16du:dateUtc="2026-08-21T06:53:00Z"/>
          <w:del w:id="1197" w:author="Prof. LIU Ben" w:date="2026-08-25T02:46:00Z" w16du:dateUtc="2026-08-24T18:46:00Z"/>
          <w:b/>
          <w:bCs/>
        </w:rPr>
      </w:pPr>
    </w:p>
    <w:p w14:paraId="18A1224B" w14:textId="24F69483" w:rsidR="007450BA" w:rsidRPr="00015210" w:rsidDel="00CA69FF" w:rsidRDefault="00E81B22" w:rsidP="00963733">
      <w:pPr>
        <w:pStyle w:val="Paragraph0"/>
        <w:rPr>
          <w:del w:id="1198" w:author="Prof. LIU Ben" w:date="2026-08-25T02:46:00Z" w16du:dateUtc="2026-08-24T18:46:00Z"/>
          <w:moveTo w:id="1199" w:author="Xin Li" w:date="2026-08-21T14:41:00Z" w16du:dateUtc="2026-08-21T06:41:00Z"/>
        </w:rPr>
      </w:pPr>
      <w:ins w:id="1200" w:author="Xin Li" w:date="2026-08-21T14:53:00Z" w16du:dateUtc="2026-08-21T06:53:00Z">
        <w:del w:id="1201" w:author="Prof. LIU Ben" w:date="2026-08-25T02:46:00Z" w16du:dateUtc="2026-08-24T18:46:00Z">
          <w:r w:rsidRPr="00CA69FF" w:rsidDel="00CA69FF">
            <w:delText xml:space="preserve">In particular, we are interested in </w:delText>
          </w:r>
          <w:r w:rsidRPr="00E81B22" w:rsidDel="00CA69FF">
            <w:rPr>
              <w:b/>
              <w:bCs/>
            </w:rPr>
            <w:delText>t</w:delText>
          </w:r>
        </w:del>
      </w:ins>
      <w:moveToRangeStart w:id="1202" w:author="Xin Li" w:date="2026-08-21T14:41:00Z" w:name="move238215681"/>
      <w:moveTo w:id="1203" w:author="Xin Li" w:date="2026-08-21T14:41:00Z" w16du:dateUtc="2026-08-21T06:41:00Z">
        <w:del w:id="1204" w:author="Prof. LIU Ben" w:date="2026-08-25T02:46:00Z" w16du:dateUtc="2026-08-24T18:46:00Z">
          <w:r w:rsidR="007450BA" w:rsidRPr="00E81B22" w:rsidDel="00CA69FF">
            <w:rPr>
              <w:b/>
              <w:bCs/>
            </w:rPr>
            <w:delText>Two decisions</w:delText>
          </w:r>
        </w:del>
      </w:moveTo>
      <w:ins w:id="1205" w:author="Xin Li" w:date="2026-08-21T14:53:00Z" w16du:dateUtc="2026-08-21T06:53:00Z">
        <w:del w:id="1206" w:author="Prof. LIU Ben" w:date="2026-08-25T02:46:00Z" w16du:dateUtc="2026-08-24T18:46:00Z">
          <w:r w:rsidRPr="00CA69FF" w:rsidDel="00CA69FF">
            <w:delText xml:space="preserve"> of the answer</w:delText>
          </w:r>
        </w:del>
      </w:ins>
      <w:ins w:id="1207" w:author="Xin Li" w:date="2026-08-21T14:54:00Z" w16du:dateUtc="2026-08-21T06:54:00Z">
        <w:del w:id="1208" w:author="Prof. LIU Ben" w:date="2026-08-25T02:46:00Z" w16du:dateUtc="2026-08-24T18:46:00Z">
          <w:r w:rsidRPr="00CA69FF" w:rsidDel="00CA69FF">
            <w:delText>er</w:delText>
          </w:r>
        </w:del>
      </w:ins>
      <w:ins w:id="1209" w:author="Xin Li" w:date="2026-08-21T14:53:00Z" w16du:dateUtc="2026-08-21T06:53:00Z">
        <w:del w:id="1210" w:author="Prof. LIU Ben" w:date="2026-08-25T02:46:00Z" w16du:dateUtc="2026-08-24T18:46:00Z">
          <w:r w:rsidRPr="00CA69FF" w:rsidDel="00CA69FF">
            <w:delText>s</w:delText>
          </w:r>
        </w:del>
      </w:ins>
      <w:ins w:id="1211" w:author="Xin Li" w:date="2026-08-21T14:54:00Z" w16du:dateUtc="2026-08-21T06:54:00Z">
        <w:del w:id="1212" w:author="Prof. LIU Ben" w:date="2026-08-25T02:46:00Z" w16du:dateUtc="2026-08-24T18:46:00Z">
          <w:r w:rsidRPr="00CA69FF" w:rsidDel="00CA69FF">
            <w:delText>’ responses</w:delText>
          </w:r>
        </w:del>
      </w:ins>
      <w:ins w:id="1213" w:author="Xin Li" w:date="2026-08-21T14:53:00Z" w16du:dateUtc="2026-08-21T06:53:00Z">
        <w:del w:id="1214" w:author="Prof. LIU Ben" w:date="2026-08-25T02:46:00Z" w16du:dateUtc="2026-08-24T18:46:00Z">
          <w:r w:rsidRPr="00CA69FF" w:rsidDel="00CA69FF">
            <w:delText>:</w:delText>
          </w:r>
        </w:del>
      </w:ins>
      <w:moveTo w:id="1215" w:author="Xin Li" w:date="2026-08-21T14:41:00Z" w16du:dateUtc="2026-08-21T06:41:00Z">
        <w:del w:id="1216" w:author="Prof. LIU Ben" w:date="2026-08-25T02:46:00Z" w16du:dateUtc="2026-08-24T18:46:00Z">
          <w:r w:rsidR="007450BA" w:rsidRPr="00015210" w:rsidDel="00CA69FF">
            <w:rPr>
              <w:b/>
              <w:bCs/>
            </w:rPr>
            <w:delText>.</w:delText>
          </w:r>
          <w:r w:rsidR="007450BA" w:rsidRPr="00015210" w:rsidDel="00CA69FF">
            <w:delText xml:space="preserve"> The member</w:delText>
          </w:r>
        </w:del>
      </w:moveTo>
      <w:ins w:id="1217" w:author="Xin Li" w:date="2026-08-22T07:40:00Z" w16du:dateUtc="2026-08-21T23:40:00Z">
        <w:del w:id="1218" w:author="Prof. LIU Ben" w:date="2026-08-25T02:46:00Z" w16du:dateUtc="2026-08-24T18:46:00Z">
          <w:r w:rsidR="004E55FA" w:rsidDel="00CA69FF">
            <w:delText>answerer</w:delText>
          </w:r>
        </w:del>
      </w:ins>
      <w:moveTo w:id="1219" w:author="Xin Li" w:date="2026-08-21T14:41:00Z" w16du:dateUtc="2026-08-21T06:41:00Z">
        <w:del w:id="1220" w:author="Prof. LIU Ben" w:date="2026-08-25T02:46:00Z" w16du:dateUtc="2026-08-24T18:46:00Z">
          <w:r w:rsidR="007450BA" w:rsidRPr="00015210" w:rsidDel="00CA69FF">
            <w:delText xml:space="preserve"> first decides whether to answer at all; we call this the </w:delText>
          </w:r>
          <w:r w:rsidR="007450BA" w:rsidRPr="00015210" w:rsidDel="00CA69FF">
            <w:rPr>
              <w:i/>
              <w:iCs/>
            </w:rPr>
            <w:delText>entry decision</w:delText>
          </w:r>
          <w:r w:rsidR="007450BA" w:rsidRPr="00015210" w:rsidDel="00CA69FF">
            <w:delText>. Having decided to answer, the member</w:delText>
          </w:r>
        </w:del>
      </w:moveTo>
      <w:ins w:id="1221" w:author="Xin Li" w:date="2026-08-22T07:40:00Z" w16du:dateUtc="2026-08-21T23:40:00Z">
        <w:del w:id="1222" w:author="Prof. LIU Ben" w:date="2026-08-25T02:46:00Z" w16du:dateUtc="2026-08-24T18:46:00Z">
          <w:r w:rsidR="004E55FA" w:rsidDel="00CA69FF">
            <w:delText>answerer</w:delText>
          </w:r>
        </w:del>
      </w:ins>
      <w:moveTo w:id="1223" w:author="Xin Li" w:date="2026-08-21T14:41:00Z" w16du:dateUtc="2026-08-21T06:41:00Z">
        <w:del w:id="1224" w:author="Prof. LIU Ben" w:date="2026-08-25T02:46:00Z" w16du:dateUtc="2026-08-24T18:46:00Z">
          <w:r w:rsidR="007450BA" w:rsidRPr="00015210" w:rsidDel="00CA69FF">
            <w:delText xml:space="preserve"> then decides how good the answer will be; we call this the </w:delText>
          </w:r>
          <w:r w:rsidR="007450BA" w:rsidRPr="00015210" w:rsidDel="00CA69FF">
            <w:rPr>
              <w:i/>
              <w:iCs/>
            </w:rPr>
            <w:delText>quality decision</w:delText>
          </w:r>
          <w:r w:rsidR="007450BA" w:rsidRPr="00015210" w:rsidDel="00CA69FF">
            <w:delText>. Entry is a yes-or-no choice that can be settled quickly, before the AI answer has been read. The quality decision is a matter of degree, and it is where the member</w:delText>
          </w:r>
        </w:del>
      </w:moveTo>
      <w:ins w:id="1225" w:author="Xin Li" w:date="2026-08-22T07:40:00Z" w16du:dateUtc="2026-08-21T23:40:00Z">
        <w:del w:id="1226" w:author="Prof. LIU Ben" w:date="2026-08-25T02:46:00Z" w16du:dateUtc="2026-08-24T18:46:00Z">
          <w:r w:rsidR="004E55FA" w:rsidDel="00CA69FF">
            <w:delText>answerer</w:delText>
          </w:r>
        </w:del>
      </w:ins>
      <w:moveTo w:id="1227" w:author="Xin Li" w:date="2026-08-21T14:41:00Z" w16du:dateUtc="2026-08-21T06:41:00Z">
        <w:del w:id="1228" w:author="Prof. LIU Ben" w:date="2026-08-25T02:46:00Z" w16du:dateUtc="2026-08-24T18:46:00Z">
          <w:r w:rsidR="007450BA" w:rsidRPr="00015210" w:rsidDel="00CA69FF">
            <w:delText>’s time and knowledge are actually committed.</w:delText>
          </w:r>
        </w:del>
      </w:moveTo>
    </w:p>
    <w:moveToRangeEnd w:id="1202"/>
    <w:p w14:paraId="1DAD3781" w14:textId="7BDA0DFB" w:rsidR="001945B2" w:rsidRPr="00015210" w:rsidDel="005C375D" w:rsidRDefault="007450BA" w:rsidP="001945B2">
      <w:pPr>
        <w:pStyle w:val="Heading2"/>
        <w:rPr>
          <w:del w:id="1229" w:author="Prof. LIU Ben" w:date="2026-08-25T21:15:00Z" w16du:dateUtc="2026-08-25T13:15:00Z"/>
        </w:rPr>
      </w:pPr>
      <w:ins w:id="1230" w:author="Xin Li" w:date="2026-08-21T14:40:00Z" w16du:dateUtc="2026-08-21T06:40:00Z">
        <w:del w:id="1231" w:author="Prof. LIU Ben" w:date="2026-08-25T21:15:00Z" w16du:dateUtc="2026-08-25T13:15:00Z">
          <w:r w:rsidDel="005C375D">
            <w:delText>A</w:delText>
          </w:r>
        </w:del>
      </w:ins>
      <w:del w:id="1232" w:author="Prof. LIU Ben" w:date="2026-08-25T21:15:00Z" w16du:dateUtc="2026-08-25T13:15:00Z">
        <w:r w:rsidR="001945B2" w:rsidRPr="00015210" w:rsidDel="005C375D">
          <w:delText>The AI Answer as a Rival with a Profile</w:delText>
        </w:r>
      </w:del>
      <w:ins w:id="1233" w:author="Xin Li" w:date="2026-08-21T14:40:00Z" w16du:dateUtc="2026-08-21T06:40:00Z">
        <w:del w:id="1234" w:author="Prof. LIU Ben" w:date="2026-08-25T21:15:00Z" w16du:dateUtc="2026-08-25T13:15:00Z">
          <w:r w:rsidDel="005C375D">
            <w:delText xml:space="preserve"> of Three Singals </w:delText>
          </w:r>
        </w:del>
      </w:ins>
    </w:p>
    <w:p w14:paraId="3C6ED05D" w14:textId="1E8AECE1" w:rsidR="005C375D" w:rsidRDefault="005C375D">
      <w:pPr>
        <w:pStyle w:val="Heading2"/>
        <w:rPr>
          <w:ins w:id="1235" w:author="Prof. LIU Ben" w:date="2026-08-25T21:14:00Z" w16du:dateUtc="2026-08-25T13:14:00Z"/>
        </w:rPr>
        <w:pPrChange w:id="1236" w:author="Prof. LIU Ben" w:date="2026-08-25T21:15:00Z" w16du:dateUtc="2026-08-25T13:15:00Z">
          <w:pPr>
            <w:pStyle w:val="Paragraph0"/>
          </w:pPr>
        </w:pPrChange>
      </w:pPr>
      <w:ins w:id="1237" w:author="Prof. LIU Ben" w:date="2026-08-25T21:15:00Z" w16du:dateUtc="2026-08-25T13:15:00Z">
        <w:r w:rsidRPr="005C375D">
          <w:rPr>
            <w:lang w:eastAsia="zh-CN"/>
            <w:rPrChange w:id="1238" w:author="Prof. LIU Ben" w:date="2026-08-25T21:15:00Z" w16du:dateUtc="2026-08-25T13:15:00Z">
              <w:rPr>
                <w:b/>
                <w:color w:val="000000"/>
              </w:rPr>
            </w:rPrChange>
          </w:rPr>
          <w:t>The AI Answer as a Profile of Three Signals</w:t>
        </w:r>
      </w:ins>
    </w:p>
    <w:p w14:paraId="6492D544" w14:textId="77777777" w:rsidR="005C375D" w:rsidRPr="005C375D" w:rsidRDefault="005C375D">
      <w:pPr>
        <w:pStyle w:val="Paragraph0"/>
        <w:rPr>
          <w:ins w:id="1239" w:author="Prof. LIU Ben" w:date="2026-08-25T21:14:00Z" w16du:dateUtc="2026-08-25T13:14:00Z"/>
          <w:rPrChange w:id="1240" w:author="Prof. LIU Ben" w:date="2026-08-25T21:15:00Z" w16du:dateUtc="2026-08-25T13:15:00Z">
            <w:rPr>
              <w:ins w:id="1241" w:author="Prof. LIU Ben" w:date="2026-08-25T21:14:00Z" w16du:dateUtc="2026-08-25T13:14:00Z"/>
              <w:color w:val="000000"/>
            </w:rPr>
          </w:rPrChange>
        </w:rPr>
        <w:pPrChange w:id="1242" w:author="Prof. LIU Ben" w:date="2026-08-25T21:15:00Z" w16du:dateUtc="2026-08-25T13:15:00Z">
          <w:pPr>
            <w:spacing w:before="100" w:beforeAutospacing="1" w:after="100" w:afterAutospacing="1"/>
          </w:pPr>
        </w:pPrChange>
      </w:pPr>
      <w:ins w:id="1243" w:author="Prof. LIU Ben" w:date="2026-08-25T21:14:00Z" w16du:dateUtc="2026-08-25T13:14:00Z">
        <w:r w:rsidRPr="005C375D">
          <w:rPr>
            <w:rPrChange w:id="1244" w:author="Prof. LIU Ben" w:date="2026-08-25T21:15:00Z" w16du:dateUtc="2026-08-25T13:15:00Z">
              <w:rPr>
                <w:color w:val="000000"/>
              </w:rPr>
            </w:rPrChange>
          </w:rPr>
          <w:t>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700C792D" w14:textId="1FA06C2E" w:rsidR="005C375D" w:rsidRDefault="005C375D" w:rsidP="005C375D">
      <w:pPr>
        <w:pStyle w:val="Paragraph0"/>
        <w:rPr>
          <w:ins w:id="1245" w:author="Prof. LIU Ben" w:date="2026-08-25T21:18:00Z" w16du:dateUtc="2026-08-25T13:18:00Z"/>
        </w:rPr>
      </w:pPr>
      <w:ins w:id="1246" w:author="Prof. LIU Ben" w:date="2026-08-25T21:14:00Z" w16du:dateUtc="2026-08-25T13:14:00Z">
        <w:r w:rsidRPr="005C375D">
          <w:rPr>
            <w:rPrChange w:id="1247" w:author="Prof. LIU Ben" w:date="2026-08-25T21:15:00Z" w16du:dateUtc="2026-08-25T13:15:00Z">
              <w:rPr>
                <w:color w:val="000000"/>
              </w:rPr>
            </w:rPrChange>
          </w:rPr>
          <w:t xml:space="preserve">We take the AI answer to carry three signals. The source, which we call the </w:t>
        </w:r>
      </w:ins>
      <w:ins w:id="1248" w:author="Prof. LIU Ben" w:date="2026-08-25T21:16:00Z" w16du:dateUtc="2026-08-25T13:16:00Z">
        <w:r>
          <w:t>“</w:t>
        </w:r>
      </w:ins>
      <w:ins w:id="1249" w:author="Prof. LIU Ben" w:date="2026-08-25T21:14:00Z" w16du:dateUtc="2026-08-25T13:14:00Z">
        <w:r w:rsidRPr="005C375D">
          <w:rPr>
            <w:rPrChange w:id="1250" w:author="Prof. LIU Ben" w:date="2026-08-25T21:15:00Z" w16du:dateUtc="2026-08-25T13:15:00Z">
              <w:rPr>
                <w:color w:val="000000"/>
              </w:rPr>
            </w:rPrChange>
          </w:rPr>
          <w:t>AI label,</w:t>
        </w:r>
      </w:ins>
      <w:ins w:id="1251" w:author="Prof. LIU Ben" w:date="2026-08-25T21:16:00Z" w16du:dateUtc="2026-08-25T13:16:00Z">
        <w:r>
          <w:t>”</w:t>
        </w:r>
      </w:ins>
      <w:ins w:id="1252" w:author="Prof. LIU Ben" w:date="2026-08-25T21:14:00Z" w16du:dateUtc="2026-08-25T13:14:00Z">
        <w:r w:rsidRPr="005C375D">
          <w:rPr>
            <w:rPrChange w:id="1253" w:author="Prof. LIU Ben" w:date="2026-08-25T21:15:00Z" w16du:dateUtc="2026-08-25T13:15:00Z">
              <w:rPr>
                <w:color w:val="000000"/>
              </w:rPr>
            </w:rPrChange>
          </w:rPr>
          <w:t xml:space="preserve"> tells the answerer what kind of competitor this is</w:t>
        </w:r>
      </w:ins>
      <w:ins w:id="1254" w:author="Prof. LIU Ben" w:date="2026-08-25T21:17:00Z" w16du:dateUtc="2026-08-25T13:17:00Z">
        <w:r>
          <w:rPr>
            <w:rFonts w:hint="eastAsia"/>
          </w:rPr>
          <w:t xml:space="preserve"> (i.e,</w:t>
        </w:r>
      </w:ins>
      <w:ins w:id="1255" w:author="Prof. LIU Ben" w:date="2026-08-25T21:14:00Z" w16du:dateUtc="2026-08-25T13:14:00Z">
        <w:r w:rsidRPr="005C375D">
          <w:rPr>
            <w:rPrChange w:id="1256" w:author="Prof. LIU Ben" w:date="2026-08-25T21:15:00Z" w16du:dateUtc="2026-08-25T13:15:00Z">
              <w:rPr>
                <w:color w:val="000000"/>
              </w:rPr>
            </w:rPrChange>
          </w:rPr>
          <w:t xml:space="preserve"> machine authorship is present</w:t>
        </w:r>
      </w:ins>
      <w:ins w:id="1257" w:author="Prof. LIU Ben" w:date="2026-08-25T21:17:00Z" w16du:dateUtc="2026-08-25T13:17:00Z">
        <w:r>
          <w:rPr>
            <w:rFonts w:hint="eastAsia"/>
          </w:rPr>
          <w:t>)</w:t>
        </w:r>
      </w:ins>
      <w:ins w:id="1258" w:author="Prof. LIU Ben" w:date="2026-08-25T21:14:00Z" w16du:dateUtc="2026-08-25T13:14:00Z">
        <w:r w:rsidRPr="005C375D">
          <w:rPr>
            <w:rPrChange w:id="1259" w:author="Prof. LIU Ben" w:date="2026-08-25T21:15:00Z" w16du:dateUtc="2026-08-25T13:15:00Z">
              <w:rPr>
                <w:color w:val="000000"/>
              </w:rPr>
            </w:rPrChange>
          </w:rPr>
          <w:t xml:space="preserve">. The </w:t>
        </w:r>
      </w:ins>
      <w:ins w:id="1260" w:author="Prof. LIU Ben" w:date="2026-08-25T21:17:00Z" w16du:dateUtc="2026-08-25T13:17:00Z">
        <w:r>
          <w:t>“</w:t>
        </w:r>
      </w:ins>
      <w:ins w:id="1261" w:author="Prof. LIU Ben" w:date="2026-08-25T21:14:00Z" w16du:dateUtc="2026-08-25T13:14:00Z">
        <w:r w:rsidRPr="005C375D">
          <w:rPr>
            <w:rPrChange w:id="1262" w:author="Prof. LIU Ben" w:date="2026-08-25T21:15:00Z" w16du:dateUtc="2026-08-25T13:15:00Z">
              <w:rPr>
                <w:color w:val="000000"/>
              </w:rPr>
            </w:rPrChange>
          </w:rPr>
          <w:t>AI content</w:t>
        </w:r>
      </w:ins>
      <w:ins w:id="1263" w:author="Prof. LIU Ben" w:date="2026-08-25T21:17:00Z" w16du:dateUtc="2026-08-25T13:17:00Z">
        <w:r>
          <w:t>”</w:t>
        </w:r>
      </w:ins>
      <w:ins w:id="1264" w:author="Prof. LIU Ben" w:date="2026-08-25T21:14:00Z" w16du:dateUtc="2026-08-25T13:14:00Z">
        <w:r w:rsidRPr="005C375D">
          <w:rPr>
            <w:rPrChange w:id="1265" w:author="Prof. LIU Ben" w:date="2026-08-25T21:15:00Z" w16du:dateUtc="2026-08-25T13:15:00Z">
              <w:rPr>
                <w:color w:val="000000"/>
              </w:rPr>
            </w:rPrChange>
          </w:rPr>
          <w:t xml:space="preserve"> is what the AI actually wrote, and we decompose it into two measurable features: length signals how much of the answerable ground the competitor appears to have taken, and quality signals the standard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t>
        </w:r>
      </w:ins>
    </w:p>
    <w:p w14:paraId="3F0A28C9" w14:textId="5585E20B" w:rsidR="005C375D" w:rsidRPr="005C375D" w:rsidRDefault="005C375D" w:rsidP="005C375D">
      <w:pPr>
        <w:pStyle w:val="Heading2"/>
        <w:rPr>
          <w:ins w:id="1266" w:author="Prof. LIU Ben" w:date="2026-08-25T21:18:00Z" w16du:dateUtc="2026-08-25T13:18:00Z"/>
          <w:rPrChange w:id="1267" w:author="Prof. LIU Ben" w:date="2026-08-25T21:19:00Z" w16du:dateUtc="2026-08-25T13:19:00Z">
            <w:rPr>
              <w:ins w:id="1268" w:author="Prof. LIU Ben" w:date="2026-08-25T21:18:00Z" w16du:dateUtc="2026-08-25T13:18:00Z"/>
              <w:color w:val="000000"/>
              <w:sz w:val="36"/>
              <w:szCs w:val="36"/>
            </w:rPr>
          </w:rPrChange>
        </w:rPr>
      </w:pPr>
      <w:ins w:id="1269" w:author="Prof. LIU Ben" w:date="2026-08-25T21:18:00Z" w16du:dateUtc="2026-08-25T13:18:00Z">
        <w:r w:rsidRPr="005C375D">
          <w:rPr>
            <w:rPrChange w:id="1270" w:author="Prof. LIU Ben" w:date="2026-08-25T21:19:00Z" w16du:dateUtc="2026-08-25T13:19:00Z">
              <w:rPr>
                <w:color w:val="000000"/>
              </w:rPr>
            </w:rPrChange>
          </w:rPr>
          <w:t>Linking Signals to Decisions Through Fast and Slow Thinking</w:t>
        </w:r>
      </w:ins>
    </w:p>
    <w:p w14:paraId="03CB8821" w14:textId="60E50CBB" w:rsidR="005C375D" w:rsidRPr="005C375D" w:rsidRDefault="005C375D">
      <w:pPr>
        <w:pStyle w:val="Paragraph0"/>
        <w:rPr>
          <w:ins w:id="1271" w:author="Prof. LIU Ben" w:date="2026-08-25T21:18:00Z" w16du:dateUtc="2026-08-25T13:18:00Z"/>
          <w:rPrChange w:id="1272" w:author="Prof. LIU Ben" w:date="2026-08-25T21:19:00Z" w16du:dateUtc="2026-08-25T13:19:00Z">
            <w:rPr>
              <w:ins w:id="1273" w:author="Prof. LIU Ben" w:date="2026-08-25T21:18:00Z" w16du:dateUtc="2026-08-25T13:18:00Z"/>
              <w:color w:val="000000"/>
            </w:rPr>
          </w:rPrChange>
        </w:rPr>
        <w:pPrChange w:id="1274" w:author="Prof. LIU Ben" w:date="2026-08-25T21:19:00Z" w16du:dateUtc="2026-08-25T13:19:00Z">
          <w:pPr>
            <w:pStyle w:val="NormalWeb"/>
          </w:pPr>
        </w:pPrChange>
      </w:pPr>
      <w:ins w:id="1275" w:author="Prof. LIU Ben" w:date="2026-08-25T21:18:00Z" w16du:dateUtc="2026-08-25T13:18:00Z">
        <w:r w:rsidRPr="005C375D">
          <w:rPr>
            <w:rPrChange w:id="1276" w:author="Prof. LIU Ben" w:date="2026-08-25T21:19:00Z" w16du:dateUtc="2026-08-25T13:19:00Z">
              <w:rPr>
                <w:color w:val="000000"/>
              </w:rPr>
            </w:rPrChange>
          </w:rPr>
          <w:t xml:space="preserve">The three signals do not all arrive at the same moment relative to the two decisions, and </w:t>
        </w:r>
        <w:r w:rsidRPr="005C375D">
          <w:rPr>
            <w:rPrChange w:id="1277" w:author="Prof. LIU Ben" w:date="2026-08-25T21:19:00Z" w16du:dateUtc="2026-08-25T13:19:00Z">
              <w:rPr>
                <w:color w:val="000000"/>
              </w:rPr>
            </w:rPrChange>
          </w:rPr>
          <w:lastRenderedPageBreak/>
          <w:t xml:space="preserve">this timing is what ties each signal to a particular decision. Source and length are </w:t>
        </w:r>
      </w:ins>
      <w:ins w:id="1278" w:author="Prof. LIU Ben" w:date="2026-08-25T21:19:00Z" w16du:dateUtc="2026-08-25T13:19:00Z">
        <w:r>
          <w:t>“</w:t>
        </w:r>
      </w:ins>
      <w:ins w:id="1279" w:author="Prof. LIU Ben" w:date="2026-08-25T21:18:00Z" w16du:dateUtc="2026-08-25T13:18:00Z">
        <w:r w:rsidRPr="005C375D">
          <w:rPr>
            <w:rPrChange w:id="1280" w:author="Prof. LIU Ben" w:date="2026-08-25T21:19:00Z" w16du:dateUtc="2026-08-25T13:19:00Z">
              <w:rPr>
                <w:color w:val="000000"/>
              </w:rPr>
            </w:rPrChange>
          </w:rPr>
          <w:t>glance</w:t>
        </w:r>
      </w:ins>
      <w:ins w:id="1281" w:author="Prof. LIU Ben" w:date="2026-08-25T21:19:00Z" w16du:dateUtc="2026-08-25T13:19:00Z">
        <w:r>
          <w:t>”</w:t>
        </w:r>
        <w:r>
          <w:rPr>
            <w:rFonts w:hint="eastAsia"/>
          </w:rPr>
          <w:t xml:space="preserve"> </w:t>
        </w:r>
      </w:ins>
      <w:ins w:id="1282" w:author="Prof. LIU Ben" w:date="2026-08-25T21:18:00Z" w16du:dateUtc="2026-08-25T13:18:00Z">
        <w:r w:rsidRPr="005C375D">
          <w:rPr>
            <w:rPrChange w:id="1283" w:author="Prof. LIU Ben" w:date="2026-08-25T21:19:00Z" w16du:dateUtc="2026-08-25T13:19:00Z">
              <w:rPr>
                <w:color w:val="000000"/>
              </w:rPr>
            </w:rPrChange>
          </w:rPr>
          <w: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t>
        </w:r>
      </w:ins>
      <w:ins w:id="1284" w:author="Prof. LIU Ben" w:date="2026-08-25T21:20:00Z" w16du:dateUtc="2026-08-25T13:20:00Z">
        <w:r>
          <w:rPr>
            <w:rFonts w:hint="eastAsia"/>
          </w:rPr>
          <w:t>g</w:t>
        </w:r>
      </w:ins>
      <w:ins w:id="1285" w:author="Prof. LIU Ben" w:date="2026-08-25T21:18:00Z" w16du:dateUtc="2026-08-25T13:18:00Z">
        <w:r w:rsidRPr="005C375D">
          <w:rPr>
            <w:rPrChange w:id="1286" w:author="Prof. LIU Ben" w:date="2026-08-25T21:19:00Z" w16du:dateUtc="2026-08-25T13:19:00Z">
              <w:rPr>
                <w:color w:val="000000"/>
              </w:rPr>
            </w:rPrChange>
          </w:rPr>
          <w:t xml:space="preserve"> (Evans &amp; Stanovich 2013; Kahneman 2003, 2011).</w:t>
        </w:r>
      </w:ins>
    </w:p>
    <w:p w14:paraId="32321D0D" w14:textId="7977CD00" w:rsidR="005C375D" w:rsidRPr="005C375D" w:rsidRDefault="005C375D">
      <w:pPr>
        <w:pStyle w:val="Paragraph0"/>
        <w:rPr>
          <w:ins w:id="1287" w:author="Prof. LIU Ben" w:date="2026-08-25T21:18:00Z" w16du:dateUtc="2026-08-25T13:18:00Z"/>
          <w:rPrChange w:id="1288" w:author="Prof. LIU Ben" w:date="2026-08-25T21:19:00Z" w16du:dateUtc="2026-08-25T13:19:00Z">
            <w:rPr>
              <w:ins w:id="1289" w:author="Prof. LIU Ben" w:date="2026-08-25T21:18:00Z" w16du:dateUtc="2026-08-25T13:18:00Z"/>
              <w:color w:val="000000"/>
            </w:rPr>
          </w:rPrChange>
        </w:rPr>
        <w:pPrChange w:id="1290" w:author="Prof. LIU Ben" w:date="2026-08-25T21:19:00Z" w16du:dateUtc="2026-08-25T13:19:00Z">
          <w:pPr>
            <w:pStyle w:val="NormalWeb"/>
          </w:pPr>
        </w:pPrChange>
      </w:pPr>
      <w:ins w:id="1291" w:author="Prof. LIU Ben" w:date="2026-08-25T21:18:00Z" w16du:dateUtc="2026-08-25T13:18:00Z">
        <w:r w:rsidRPr="005C375D">
          <w:rPr>
            <w:rPrChange w:id="1292" w:author="Prof. LIU Ben" w:date="2026-08-25T21:19:00Z" w16du:dateUtc="2026-08-25T13:19: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t>
        </w:r>
      </w:ins>
      <w:ins w:id="1293" w:author="Prof. LIU Ben" w:date="2026-08-25T21:21:00Z" w16du:dateUtc="2026-08-25T13:21:00Z">
        <w:r>
          <w:t>’</w:t>
        </w:r>
      </w:ins>
      <w:ins w:id="1294" w:author="Prof. LIU Ben" w:date="2026-08-25T21:18:00Z" w16du:dateUtc="2026-08-25T13:18:00Z">
        <w:r w:rsidRPr="005C375D">
          <w:rPr>
            <w:rPrChange w:id="1295" w:author="Prof. LIU Ben" w:date="2026-08-25T21:19:00Z" w16du:dateUtc="2026-08-25T13:19:00Z">
              <w:rPr>
                <w:color w:val="000000"/>
              </w:rPr>
            </w:rPrChange>
          </w:rPr>
          <w:t>s time and knowledge and is thus a System 2 decision.</w:t>
        </w:r>
      </w:ins>
    </w:p>
    <w:p w14:paraId="780D29D1" w14:textId="03176B29" w:rsidR="005C375D" w:rsidRPr="005C375D" w:rsidRDefault="005C375D">
      <w:pPr>
        <w:pStyle w:val="Paragraph0"/>
        <w:rPr>
          <w:ins w:id="1296" w:author="Prof. LIU Ben" w:date="2026-08-25T21:25:00Z" w16du:dateUtc="2026-08-25T13:25:00Z"/>
          <w:rPrChange w:id="1297" w:author="Prof. LIU Ben" w:date="2026-08-25T21:26:00Z" w16du:dateUtc="2026-08-25T13:26:00Z">
            <w:rPr>
              <w:ins w:id="1298" w:author="Prof. LIU Ben" w:date="2026-08-25T21:25:00Z" w16du:dateUtc="2026-08-25T13:25:00Z"/>
              <w:color w:val="000000"/>
            </w:rPr>
          </w:rPrChange>
        </w:rPr>
        <w:pPrChange w:id="1299" w:author="Prof. LIU Ben" w:date="2026-08-25T21:26:00Z" w16du:dateUtc="2026-08-25T13:26:00Z">
          <w:pPr>
            <w:spacing w:before="100" w:beforeAutospacing="1" w:after="100" w:afterAutospacing="1"/>
          </w:pPr>
        </w:pPrChange>
      </w:pPr>
      <w:ins w:id="1300" w:author="Prof. LIU Ben" w:date="2026-08-25T21:18:00Z" w16du:dateUtc="2026-08-25T13:18:00Z">
        <w:r w:rsidRPr="005C375D">
          <w:rPr>
            <w:rPrChange w:id="1301" w:author="Prof. LIU Ben" w:date="2026-08-25T21:19:00Z" w16du:dateUtc="2026-08-25T13:19:00Z">
              <w:rPr>
                <w:color w:val="000000"/>
              </w:rPr>
            </w:rPrChange>
          </w:rPr>
          <w:t xml:space="preserve">This classification yields a single organizing principle, which we label the </w:t>
        </w:r>
      </w:ins>
      <w:ins w:id="1302" w:author="Prof. LIU Ben" w:date="2026-08-25T21:21:00Z" w16du:dateUtc="2026-08-25T13:21:00Z">
        <w:r>
          <w:t>“</w:t>
        </w:r>
      </w:ins>
      <w:ins w:id="1303" w:author="Prof. LIU Ben" w:date="2026-08-25T21:18:00Z" w16du:dateUtc="2026-08-25T13:18:00Z">
        <w:r w:rsidRPr="005C375D">
          <w:rPr>
            <w:rPrChange w:id="1304" w:author="Prof. LIU Ben" w:date="2026-08-25T21:19:00Z" w16du:dateUtc="2026-08-25T13:19:00Z">
              <w:rPr>
                <w:color w:val="000000"/>
              </w:rPr>
            </w:rPrChange>
          </w:rPr>
          <w:t>same-level</w:t>
        </w:r>
      </w:ins>
      <w:ins w:id="1305" w:author="Prof. LIU Ben" w:date="2026-08-25T21:21:00Z" w16du:dateUtc="2026-08-25T13:21:00Z">
        <w:r>
          <w:t>”</w:t>
        </w:r>
      </w:ins>
      <w:ins w:id="1306" w:author="Prof. LIU Ben" w:date="2026-08-25T21:18:00Z" w16du:dateUtc="2026-08-25T13:18:00Z">
        <w:r w:rsidRPr="005C375D">
          <w:rPr>
            <w:rPrChange w:id="1307" w:author="Prof. LIU Ben" w:date="2026-08-25T21:19:00Z" w16du:dateUtc="2026-08-25T13:19: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w:t>
        </w:r>
      </w:ins>
      <w:ins w:id="1308" w:author="Prof. LIU Ben" w:date="2026-08-25T21:25:00Z" w16du:dateUtc="2026-08-25T13:25:00Z">
        <w:r w:rsidRPr="005C375D">
          <w:rPr>
            <w:rPrChange w:id="1309" w:author="Prof. LIU Ben" w:date="2026-08-25T21:26:00Z" w16du:dateUtc="2026-08-25T13:26:00Z">
              <w:rPr>
                <w:color w:val="000000"/>
              </w:rPr>
            </w:rPrChange>
          </w:rPr>
          <w:t>A framework that predicted an effect in every combination of signal and decision could not be wrong in any interesting way, so the null cells matter as much as the others: they are tests the account must pass.</w:t>
        </w:r>
      </w:ins>
    </w:p>
    <w:p w14:paraId="2B110391" w14:textId="4E720D7F" w:rsidR="005C375D" w:rsidRPr="005C375D" w:rsidRDefault="005C375D">
      <w:pPr>
        <w:pStyle w:val="Paragraph0"/>
        <w:rPr>
          <w:ins w:id="1310" w:author="Prof. LIU Ben" w:date="2026-08-25T21:18:00Z" w16du:dateUtc="2026-08-25T13:18:00Z"/>
          <w:rPrChange w:id="1311" w:author="Prof. LIU Ben" w:date="2026-08-25T21:19:00Z" w16du:dateUtc="2026-08-25T13:19:00Z">
            <w:rPr>
              <w:ins w:id="1312" w:author="Prof. LIU Ben" w:date="2026-08-25T21:18:00Z" w16du:dateUtc="2026-08-25T13:18:00Z"/>
              <w:color w:val="000000"/>
            </w:rPr>
          </w:rPrChange>
        </w:rPr>
        <w:pPrChange w:id="1313" w:author="Prof. LIU Ben" w:date="2026-08-25T21:19:00Z" w16du:dateUtc="2026-08-25T13:19:00Z">
          <w:pPr>
            <w:pStyle w:val="NormalWeb"/>
          </w:pPr>
        </w:pPrChange>
      </w:pPr>
      <w:ins w:id="1314" w:author="Prof. LIU Ben" w:date="2026-08-25T21:18:00Z" w16du:dateUtc="2026-08-25T13:18:00Z">
        <w:r w:rsidRPr="005C375D">
          <w:rPr>
            <w:rPrChange w:id="1315" w:author="Prof. LIU Ben" w:date="2026-08-25T21:19:00Z" w16du:dateUtc="2026-08-25T13:19:00Z">
              <w:rPr>
                <w:color w:val="000000"/>
              </w:rPr>
            </w:rPrChange>
          </w:rPr>
          <w:t xml:space="preserve">The remainder of this section develops six hypotheses from this principle. Figure 3 </w:t>
        </w:r>
        <w:r w:rsidRPr="005C375D">
          <w:rPr>
            <w:rPrChange w:id="1316" w:author="Prof. LIU Ben" w:date="2026-08-25T21:19:00Z" w16du:dateUtc="2026-08-25T13:19:00Z">
              <w:rPr>
                <w:color w:val="000000"/>
              </w:rPr>
            </w:rPrChange>
          </w:rPr>
          <w:lastRenderedPageBreak/>
          <w:t xml:space="preserve">arranges them, with the three signals down the rows and the two decisions across the columns. </w:t>
        </w:r>
      </w:ins>
    </w:p>
    <w:p w14:paraId="0CADEC78" w14:textId="4236D14C" w:rsidR="007450BA" w:rsidRPr="00015210" w:rsidDel="005C375D" w:rsidRDefault="00E81B22" w:rsidP="007450BA">
      <w:pPr>
        <w:pStyle w:val="Paragraph0"/>
        <w:rPr>
          <w:del w:id="1317" w:author="Prof. LIU Ben" w:date="2026-08-25T21:18:00Z" w16du:dateUtc="2026-08-25T13:18:00Z"/>
          <w:moveTo w:id="1318" w:author="Xin Li" w:date="2026-08-21T14:47:00Z" w16du:dateUtc="2026-08-21T06:47:00Z"/>
        </w:rPr>
      </w:pPr>
      <w:ins w:id="1319" w:author="Xin Li" w:date="2026-08-21T14:55:00Z" w16du:dateUtc="2026-08-21T06:55:00Z">
        <w:del w:id="1320" w:author="Prof. LIU Ben" w:date="2026-08-25T21:18:00Z" w16du:dateUtc="2026-08-25T13:18:00Z">
          <w:r w:rsidDel="005C375D">
            <w:delText xml:space="preserve">In our </w:delText>
          </w:r>
        </w:del>
      </w:ins>
      <w:ins w:id="1321" w:author="Xin Li" w:date="2026-08-21T14:54:00Z" w16du:dateUtc="2026-08-21T06:54:00Z">
        <w:del w:id="1322" w:author="Prof. LIU Ben" w:date="2026-08-25T21:18:00Z" w16du:dateUtc="2026-08-25T13:18:00Z">
          <w:r w:rsidDel="005C375D">
            <w:delText>competitive</w:delText>
          </w:r>
        </w:del>
      </w:ins>
      <w:ins w:id="1323" w:author="Xin Li" w:date="2026-08-21T14:55:00Z" w16du:dateUtc="2026-08-21T06:55:00Z">
        <w:del w:id="1324" w:author="Prof. LIU Ben" w:date="2026-08-25T21:18:00Z" w16du:dateUtc="2026-08-25T13:18:00Z">
          <w:r w:rsidDel="005C375D">
            <w:delText xml:space="preserve"> lens,</w:delText>
          </w:r>
        </w:del>
      </w:ins>
      <w:ins w:id="1325" w:author="Xin Li" w:date="2026-08-21T14:54:00Z" w16du:dateUtc="2026-08-21T06:54:00Z">
        <w:del w:id="1326" w:author="Prof. LIU Ben" w:date="2026-08-25T21:18:00Z" w16du:dateUtc="2026-08-25T13:18:00Z">
          <w:r w:rsidDel="005C375D">
            <w:delText xml:space="preserve"> </w:delText>
          </w:r>
        </w:del>
      </w:ins>
      <w:moveToRangeStart w:id="1327" w:author="Xin Li" w:date="2026-08-21T14:47:00Z" w:name="move238216063"/>
      <w:moveTo w:id="1328" w:author="Xin Li" w:date="2026-08-21T14:47:00Z" w16du:dateUtc="2026-08-21T06:47:00Z">
        <w:del w:id="1329" w:author="Prof. LIU Ben" w:date="2026-08-25T21:18:00Z" w16du:dateUtc="2026-08-25T13:18:00Z">
          <w:r w:rsidR="007450BA" w:rsidRPr="00015210" w:rsidDel="005C375D">
            <w:delText>Second, the lens tells us where to look. R</w:delText>
          </w:r>
        </w:del>
      </w:moveTo>
      <w:ins w:id="1330" w:author="Xin Li" w:date="2026-08-21T14:55:00Z" w16du:dateUtc="2026-08-21T06:55:00Z">
        <w:del w:id="1331" w:author="Prof. LIU Ben" w:date="2026-08-25T21:18:00Z" w16du:dateUtc="2026-08-25T13:18:00Z">
          <w:r w:rsidDel="005C375D">
            <w:delText>r</w:delText>
          </w:r>
        </w:del>
      </w:ins>
      <w:moveTo w:id="1332" w:author="Xin Li" w:date="2026-08-21T14:47:00Z" w16du:dateUtc="2026-08-21T06:47:00Z">
        <w:del w:id="1333" w:author="Prof. LIU Ben" w:date="2026-08-25T21:18:00Z" w16du:dateUtc="2026-08-25T13:18:00Z">
          <w:r w:rsidR="007450BA" w:rsidRPr="00015210" w:rsidDel="005C375D">
            <w:delText>esearch on competitive interaction holds that how an actor responds to a rival</w:delText>
          </w:r>
        </w:del>
      </w:moveTo>
      <w:ins w:id="1334" w:author="Xin Li" w:date="2026-08-22T07:38:00Z" w16du:dateUtc="2026-08-21T23:38:00Z">
        <w:del w:id="1335" w:author="Prof. LIU Ben" w:date="2026-08-25T21:18:00Z" w16du:dateUtc="2026-08-25T13:18:00Z">
          <w:r w:rsidR="004E55FA" w:rsidDel="005C375D">
            <w:delText>competitor</w:delText>
          </w:r>
        </w:del>
      </w:ins>
      <w:moveTo w:id="1336" w:author="Xin Li" w:date="2026-08-21T14:47:00Z" w16du:dateUtc="2026-08-21T06:47:00Z">
        <w:del w:id="1337" w:author="Prof. LIU Ben" w:date="2026-08-25T21:18:00Z" w16du:dateUtc="2026-08-25T13:18:00Z">
          <w:r w:rsidR="007450BA" w:rsidRPr="00015210" w:rsidDel="005C375D">
            <w:delText xml:space="preserve"> depends on how the actor appraises that rival</w:delText>
          </w:r>
        </w:del>
      </w:moveTo>
      <w:ins w:id="1338" w:author="Xin Li" w:date="2026-08-22T07:38:00Z" w16du:dateUtc="2026-08-21T23:38:00Z">
        <w:del w:id="1339" w:author="Prof. LIU Ben" w:date="2026-08-25T21:18:00Z" w16du:dateUtc="2026-08-25T13:18:00Z">
          <w:r w:rsidR="004E55FA" w:rsidDel="005C375D">
            <w:delText>competitor</w:delText>
          </w:r>
        </w:del>
      </w:ins>
      <w:moveTo w:id="1340" w:author="Xin Li" w:date="2026-08-21T14:47:00Z" w16du:dateUtc="2026-08-21T06:47:00Z">
        <w:del w:id="1341" w:author="Prof. LIU Ben" w:date="2026-08-25T21:18:00Z" w16du:dateUtc="2026-08-25T13:18:00Z">
          <w:r w:rsidR="007450BA" w:rsidRPr="00015210" w:rsidDel="005C375D">
            <w:delText xml:space="preserve">, and that this appraisal is built </w:delText>
          </w:r>
        </w:del>
      </w:moveTo>
      <w:ins w:id="1342" w:author="Xin Li" w:date="2026-08-21T14:55:00Z" w16du:dateUtc="2026-08-21T06:55:00Z">
        <w:del w:id="1343" w:author="Prof. LIU Ben" w:date="2026-08-25T21:18:00Z" w16du:dateUtc="2026-08-25T13:18:00Z">
          <w:r w:rsidDel="005C375D">
            <w:delText>upon</w:delText>
          </w:r>
        </w:del>
      </w:ins>
      <w:moveTo w:id="1344" w:author="Xin Li" w:date="2026-08-21T14:47:00Z" w16du:dateUtc="2026-08-21T06:47:00Z">
        <w:del w:id="1345" w:author="Prof. LIU Ben" w:date="2026-08-25T21:18:00Z" w16du:dateUtc="2026-08-25T13:18:00Z">
          <w:r w:rsidR="007450BA" w:rsidRPr="00015210" w:rsidDel="005C375D">
            <w:delText>from observable features: who the rival</w:delText>
          </w:r>
        </w:del>
      </w:moveTo>
      <w:ins w:id="1346" w:author="Xin Li" w:date="2026-08-22T07:38:00Z" w16du:dateUtc="2026-08-21T23:38:00Z">
        <w:del w:id="1347" w:author="Prof. LIU Ben" w:date="2026-08-25T21:18:00Z" w16du:dateUtc="2026-08-25T13:18:00Z">
          <w:r w:rsidR="004E55FA" w:rsidDel="005C375D">
            <w:delText>competitor</w:delText>
          </w:r>
        </w:del>
      </w:ins>
      <w:moveTo w:id="1348" w:author="Xin Li" w:date="2026-08-21T14:47:00Z" w16du:dateUtc="2026-08-21T06:47:00Z">
        <w:del w:id="1349" w:author="Prof. LIU Ben" w:date="2026-08-25T21:18:00Z" w16du:dateUtc="2026-08-25T13:18:00Z">
          <w:r w:rsidR="007450BA" w:rsidRPr="00015210" w:rsidDel="005C375D">
            <w:delText xml:space="preserve"> is, how capable it appears, and how much effort it appears to have put in </w:delText>
          </w:r>
          <w:r w:rsidR="007450BA" w:rsidRPr="00015210" w:rsidDel="005C375D">
            <w:fldChar w:fldCharType="begin"/>
          </w:r>
          <w:r w:rsidR="007450BA" w:rsidRPr="00015210" w:rsidDel="005C375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7450BA" w:rsidRPr="00015210" w:rsidDel="005C375D">
            <w:rPr>
              <w:rFonts w:ascii="SimSun" w:eastAsia="SimSun" w:hAnsi="SimSun" w:cs="SimSun" w:hint="eastAsia"/>
            </w:rPr>
            <w:delInstrText>本文研究竞争紧张度，即目标企业与其特定竞争对手之间的紧张关系，这种紧张关系可能导致目标企业采取行动对抗竞争对手。基于认知</w:delInstrText>
          </w:r>
          <w:r w:rsidR="007450BA" w:rsidRPr="00015210" w:rsidDel="005C375D">
            <w:delInstrText>-</w:delInstrText>
          </w:r>
          <w:r w:rsidR="007450BA" w:rsidRPr="00015210" w:rsidDel="005C375D">
            <w:rPr>
              <w:rFonts w:ascii="SimSun" w:eastAsia="SimSun" w:hAnsi="SimSun" w:cs="SimSun" w:hint="eastAsia"/>
            </w:rPr>
            <w:delInstrText>动机</w:delInstrText>
          </w:r>
          <w:r w:rsidR="007450BA" w:rsidRPr="00015210" w:rsidDel="005C375D">
            <w:delInstrText>-</w:delInstrText>
          </w:r>
          <w:r w:rsidR="007450BA" w:rsidRPr="00015210" w:rsidDel="005C375D">
            <w:rPr>
              <w:rFonts w:ascii="SimSun" w:eastAsia="SimSun" w:hAnsi="SimSun" w:cs="SimSun"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7450BA" w:rsidRPr="00015210" w:rsidDel="005C375D">
            <w:delInstrText xml:space="preserve">","archive_location":"491 </w:delInstrText>
          </w:r>
          <w:r w:rsidR="007450BA" w:rsidRPr="00015210" w:rsidDel="005C375D">
            <w:rPr>
              <w:rFonts w:ascii="Apple Color Emoji" w:hAnsi="Apple Color Emoji" w:cs="Apple Color Emoji"/>
            </w:rPr>
            <w:delInstrText>📊</w:delInstrText>
          </w:r>
          <w:r w:rsidR="007450BA" w:rsidRPr="00015210" w:rsidDel="005C375D">
            <w:delInstrText>","call-number":"1","container-title":"Academy of Management Journal","DOI":"10.5465/amj.2007.24162081","ISSN":"0001-4273","issue":"1","journalAbbreviation":"AMJ","language":"en","note":"</w:delInstrText>
          </w:r>
          <w:r w:rsidR="007450BA" w:rsidRPr="00015210" w:rsidDel="005C375D">
            <w:rPr>
              <w:rFonts w:ascii="Apple Color Emoji" w:hAnsi="Apple Color Emoji" w:cs="Apple Color Emoji"/>
            </w:rPr>
            <w:delInstrText>🏷️</w:delInstrText>
          </w:r>
          <w:r w:rsidR="007450BA" w:rsidRPr="00015210" w:rsidDel="005C375D">
            <w:delInstrText xml:space="preserve"> /unread</w:delInstrText>
          </w:r>
          <w:r w:rsidR="007450BA" w:rsidRPr="00015210" w:rsidDel="005C375D">
            <w:rPr>
              <w:rFonts w:ascii="SimSun" w:eastAsia="SimSun" w:hAnsi="SimSun" w:cs="SimSun" w:hint="eastAsia"/>
            </w:rPr>
            <w:delInstrText>、</w:delInstrText>
          </w:r>
          <w:r w:rsidR="007450BA" w:rsidRPr="00015210" w:rsidDel="005C375D">
            <w:delInstrText>COMPETITION</w:delInstrText>
          </w:r>
          <w:r w:rsidR="007450BA" w:rsidRPr="00015210" w:rsidDel="005C375D">
            <w:rPr>
              <w:rFonts w:ascii="SimSun" w:eastAsia="SimSun" w:hAnsi="SimSun" w:cs="SimSun" w:hint="eastAsia"/>
            </w:rPr>
            <w:delInstrText>、</w:delInstrText>
          </w:r>
          <w:r w:rsidR="007450BA" w:rsidRPr="00015210" w:rsidDel="005C375D">
            <w:delInstrText>MANAGEMENT</w:delInstrText>
          </w:r>
          <w:r w:rsidR="007450BA" w:rsidRPr="00015210" w:rsidDel="005C375D">
            <w:rPr>
              <w:rFonts w:ascii="SimSun" w:eastAsia="SimSun" w:hAnsi="SimSun" w:cs="SimSun" w:hint="eastAsia"/>
            </w:rPr>
            <w:delInstrText>、</w:delInstrText>
          </w:r>
          <w:r w:rsidR="007450BA" w:rsidRPr="00015210" w:rsidDel="005C375D">
            <w:delInstrText>BUSINESS enterprises</w:delInstrText>
          </w:r>
          <w:r w:rsidR="007450BA" w:rsidRPr="00015210" w:rsidDel="005C375D">
            <w:rPr>
              <w:rFonts w:ascii="SimSun" w:eastAsia="SimSun" w:hAnsi="SimSun" w:cs="SimSun" w:hint="eastAsia"/>
            </w:rPr>
            <w:delInstrText>、</w:delInstrText>
          </w:r>
          <w:r w:rsidR="007450BA" w:rsidRPr="00015210" w:rsidDel="005C375D">
            <w:delInstrText>COMMERCE</w:delInstrText>
          </w:r>
          <w:r w:rsidR="007450BA" w:rsidRPr="00015210" w:rsidDel="005C375D">
            <w:rPr>
              <w:rFonts w:ascii="SimSun" w:eastAsia="SimSun" w:hAnsi="SimSun" w:cs="SimSun" w:hint="eastAsia"/>
            </w:rPr>
            <w:delInstrText>、</w:delInstrText>
          </w:r>
          <w:r w:rsidR="007450BA" w:rsidRPr="00015210" w:rsidDel="005C375D">
            <w:delInstrText>DATA analysis</w:delInstrText>
          </w:r>
          <w:r w:rsidR="007450BA" w:rsidRPr="00015210" w:rsidDel="005C375D">
            <w:rPr>
              <w:rFonts w:ascii="SimSun" w:eastAsia="SimSun" w:hAnsi="SimSun" w:cs="SimSun" w:hint="eastAsia"/>
            </w:rPr>
            <w:delInstrText>、</w:delInstrText>
          </w:r>
          <w:r w:rsidR="007450BA" w:rsidRPr="00015210" w:rsidDel="005C375D">
            <w:delInstrText>MOTIVATION (Psychology)</w:delInstrText>
          </w:r>
          <w:r w:rsidR="007450BA" w:rsidRPr="00015210" w:rsidDel="005C375D">
            <w:rPr>
              <w:rFonts w:ascii="SimSun" w:eastAsia="SimSun" w:hAnsi="SimSun" w:cs="SimSun" w:hint="eastAsia"/>
            </w:rPr>
            <w:delInstrText>、</w:delInstrText>
          </w:r>
          <w:r w:rsidR="007450BA" w:rsidRPr="00015210" w:rsidDel="005C375D">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7450BA" w:rsidRPr="00015210" w:rsidDel="005C375D">
            <w:rPr>
              <w:rFonts w:ascii="Apple Color Emoji" w:hAnsi="Apple Color Emoji" w:cs="Apple Color Emoji"/>
            </w:rPr>
            <w:delInstrText>📊</w:delInstrText>
          </w:r>
          <w:r w:rsidR="007450BA" w:rsidRPr="00015210" w:rsidDel="005C375D">
            <w:delInstrText>","call-number":"3","container-title":"Asia Pacific Journal of Management","DOI":"10.1007/s10490-008-9110-7","ISSN":"1572-9958","issue":"1","journalAbbreviation":"Asia Pac J Manag","language":"en","note":"</w:delInstrText>
          </w:r>
          <w:r w:rsidR="007450BA" w:rsidRPr="00015210" w:rsidDel="005C375D">
            <w:rPr>
              <w:rFonts w:ascii="Apple Color Emoji" w:hAnsi="Apple Color Emoji" w:cs="Apple Color Emoji"/>
            </w:rPr>
            <w:delInstrText>🏷️</w:delInstrText>
          </w:r>
          <w:r w:rsidR="007450BA" w:rsidRPr="00015210" w:rsidDel="005C375D">
            <w:delInstrText xml:space="preserve"> /reading</w:delInstrText>
          </w:r>
          <w:r w:rsidR="007450BA" w:rsidRPr="00015210" w:rsidDel="005C375D">
            <w:rPr>
              <w:rFonts w:ascii="SimSun" w:eastAsia="SimSun" w:hAnsi="SimSun" w:cs="SimSun" w:hint="eastAsia"/>
            </w:rPr>
            <w:delInstrText>、</w:delInstrText>
          </w:r>
          <w:r w:rsidR="007450BA" w:rsidRPr="00015210" w:rsidDel="005C375D">
            <w:delInstrText>Research</w:delInstrText>
          </w:r>
          <w:r w:rsidR="007450BA" w:rsidRPr="00015210" w:rsidDel="005C375D">
            <w:rPr>
              <w:rFonts w:ascii="SimSun" w:eastAsia="SimSun" w:hAnsi="SimSun" w:cs="SimSun" w:hint="eastAsia"/>
            </w:rPr>
            <w:delInstrText>、</w:delInstrText>
          </w:r>
          <w:r w:rsidR="007450BA" w:rsidRPr="00015210" w:rsidDel="005C375D">
            <w:rPr>
              <w:rFonts w:ascii="Apple Color Emoji" w:hAnsi="Apple Color Emoji" w:cs="Apple Color Emoji"/>
            </w:rPr>
            <w:delInstrText>🤖️</w:delInstrText>
          </w:r>
          <w:r w:rsidR="007450BA" w:rsidRPr="00015210" w:rsidDel="005C375D">
            <w:rPr>
              <w:rFonts w:ascii="SimSun" w:eastAsia="SimSun" w:hAnsi="SimSun" w:cs="SimSun" w:hint="eastAsia"/>
            </w:rPr>
            <w:delInstrText>、</w:delInstrText>
          </w:r>
          <w:r w:rsidR="007450BA" w:rsidRPr="00015210" w:rsidDel="005C375D">
            <w:delInstrText>Competitive dynamics</w:delInstrText>
          </w:r>
          <w:r w:rsidR="007450BA" w:rsidRPr="00015210" w:rsidDel="005C375D">
            <w:rPr>
              <w:rFonts w:ascii="SimSun" w:eastAsia="SimSun" w:hAnsi="SimSun" w:cs="SimSun" w:hint="eastAsia"/>
            </w:rPr>
            <w:delInstrText>、</w:delInstrText>
          </w:r>
          <w:r w:rsidR="007450BA" w:rsidRPr="00015210" w:rsidDel="005C375D">
            <w:delInstrText>Publishing</w:delInstrText>
          </w:r>
          <w:r w:rsidR="007450BA" w:rsidRPr="00015210" w:rsidDel="005C375D">
            <w:rPr>
              <w:rFonts w:ascii="SimSun" w:eastAsia="SimSun" w:hAnsi="SimSun" w:cs="SimSun" w:hint="eastAsia"/>
            </w:rPr>
            <w:delInstrText>、</w:delInstrText>
          </w:r>
          <w:r w:rsidR="007450BA" w:rsidRPr="00015210" w:rsidDel="005C375D">
            <w:delInstrText>Strategic management</w:delInstrText>
          </w:r>
          <w:r w:rsidR="007450BA" w:rsidRPr="00015210" w:rsidDel="005C375D">
            <w:rPr>
              <w:rFonts w:ascii="SimSun" w:eastAsia="SimSun" w:hAnsi="SimSun" w:cs="SimSun" w:hint="eastAsia"/>
            </w:rPr>
            <w:delInstrText>、</w:delInstrText>
          </w:r>
          <w:r w:rsidR="007450BA" w:rsidRPr="00015210" w:rsidDel="005C375D">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007450BA" w:rsidRPr="00015210" w:rsidDel="005C375D">
            <w:fldChar w:fldCharType="separate"/>
          </w:r>
          <w:r w:rsidR="007450BA" w:rsidRPr="00015210" w:rsidDel="005C375D">
            <w:delText>(Chen et al. 2007; Chen 2009)</w:delText>
          </w:r>
          <w:r w:rsidR="007450BA" w:rsidRPr="00015210" w:rsidDel="005C375D">
            <w:fldChar w:fldCharType="end"/>
          </w:r>
          <w:r w:rsidR="007450BA" w:rsidRPr="00015210" w:rsidDel="005C375D">
            <w:delText>.</w:delText>
          </w:r>
        </w:del>
      </w:moveTo>
      <w:ins w:id="1350" w:author="Xin Li" w:date="2026-08-21T15:09:00Z" w16du:dateUtc="2026-08-21T07:09:00Z">
        <w:del w:id="1351" w:author="Prof. LIU Ben" w:date="2026-08-25T21:18:00Z" w16du:dateUtc="2026-08-25T13:18:00Z">
          <w:r w:rsidR="009668D6" w:rsidDel="005C375D">
            <w:delText xml:space="preserve"> </w:delText>
          </w:r>
        </w:del>
      </w:ins>
    </w:p>
    <w:moveToRangeEnd w:id="1327"/>
    <w:p w14:paraId="4D7971CF" w14:textId="7C00768C" w:rsidR="001945B2" w:rsidRPr="00015210" w:rsidDel="005C375D" w:rsidRDefault="001945B2" w:rsidP="001945B2">
      <w:pPr>
        <w:pStyle w:val="Paragraph0"/>
        <w:rPr>
          <w:del w:id="1352" w:author="Prof. LIU Ben" w:date="2026-08-25T21:18:00Z" w16du:dateUtc="2026-08-25T13:18:00Z"/>
        </w:rPr>
      </w:pPr>
      <w:del w:id="1353" w:author="Prof. LIU Ben" w:date="2026-08-25T21:18:00Z" w16du:dateUtc="2026-08-25T13:18:00Z">
        <w:r w:rsidRPr="00015210" w:rsidDel="005C375D">
          <w:delText xml:space="preserve">As Section 2 reviews, existing studies ask whether AI raises or lowers human contribution. This is a reasonable starting point, but it treats </w:delText>
        </w:r>
        <w:r w:rsidR="00534D0B" w:rsidRPr="00015210" w:rsidDel="005C375D">
          <w:delText>“</w:delText>
        </w:r>
        <w:r w:rsidRPr="00015210" w:rsidDel="005C375D">
          <w:delText>an AI answer is present</w:delText>
        </w:r>
        <w:r w:rsidR="00534D0B" w:rsidRPr="00015210" w:rsidDel="005C375D">
          <w:delText>”</w:delText>
        </w:r>
        <w:r w:rsidRPr="00015210" w:rsidDel="005C375D">
          <w:delText xml:space="preserve"> as a single condition with a single consequence. If the member</w:delText>
        </w:r>
      </w:del>
      <w:ins w:id="1354" w:author="Xin Li" w:date="2026-08-22T07:40:00Z" w16du:dateUtc="2026-08-21T23:40:00Z">
        <w:del w:id="1355" w:author="Prof. LIU Ben" w:date="2026-08-25T21:18:00Z" w16du:dateUtc="2026-08-25T13:18:00Z">
          <w:r w:rsidR="004E55FA" w:rsidDel="005C375D">
            <w:delText>answerer</w:delText>
          </w:r>
        </w:del>
      </w:ins>
      <w:del w:id="1356" w:author="Prof. LIU Ben" w:date="2026-08-25T21:18:00Z" w16du:dateUtc="2026-08-25T13:18:00Z">
        <w:r w:rsidR="00534D0B" w:rsidRPr="00015210" w:rsidDel="005C375D">
          <w:delText>’</w:delText>
        </w:r>
        <w:r w:rsidRPr="00015210" w:rsidDel="005C375D">
          <w:delText>s response instead depends on how the rival</w:delText>
        </w:r>
      </w:del>
      <w:ins w:id="1357" w:author="Xin Li" w:date="2026-08-22T07:38:00Z" w16du:dateUtc="2026-08-21T23:38:00Z">
        <w:del w:id="1358" w:author="Prof. LIU Ben" w:date="2026-08-25T21:18:00Z" w16du:dateUtc="2026-08-25T13:18:00Z">
          <w:r w:rsidR="004E55FA" w:rsidDel="005C375D">
            <w:delText>competitor</w:delText>
          </w:r>
        </w:del>
      </w:ins>
      <w:del w:id="1359" w:author="Prof. LIU Ben" w:date="2026-08-25T21:18:00Z" w16du:dateUtc="2026-08-25T13:18:00Z">
        <w:r w:rsidRPr="00015210" w:rsidDel="005C375D">
          <w:delText xml:space="preserve"> is appraised, and if that appraisal is built from observable features of the rival</w:delText>
        </w:r>
      </w:del>
      <w:ins w:id="1360" w:author="Xin Li" w:date="2026-08-22T07:38:00Z" w16du:dateUtc="2026-08-21T23:38:00Z">
        <w:del w:id="1361" w:author="Prof. LIU Ben" w:date="2026-08-25T21:18:00Z" w16du:dateUtc="2026-08-25T13:18:00Z">
          <w:r w:rsidR="004E55FA" w:rsidDel="005C375D">
            <w:delText>competitor</w:delText>
          </w:r>
        </w:del>
      </w:ins>
      <w:del w:id="1362" w:author="Prof. LIU Ben" w:date="2026-08-25T21:18:00Z" w16du:dateUtc="2026-08-25T13:18:00Z">
        <w:r w:rsidR="00534D0B" w:rsidRPr="00015210" w:rsidDel="005C375D">
          <w:delText>’</w:delText>
        </w:r>
        <w:r w:rsidRPr="00015210" w:rsidDel="005C375D">
          <w:delText xml:space="preserve">s answer, then two AI answers with different features are two different competitive situations and should produce different responses. In other words, the </w:delText>
        </w:r>
      </w:del>
      <w:ins w:id="1363" w:author="Xin Li" w:date="2026-08-21T15:09:00Z" w16du:dateUtc="2026-08-21T07:09:00Z">
        <w:del w:id="1364" w:author="Prof. LIU Ben" w:date="2026-08-25T21:18:00Z" w16du:dateUtc="2026-08-25T13:18:00Z">
          <w:r w:rsidR="009668D6" w:rsidDel="005C375D">
            <w:delText xml:space="preserve">effect of </w:delText>
          </w:r>
        </w:del>
      </w:ins>
      <w:del w:id="1365" w:author="Prof. LIU Ben" w:date="2026-08-25T21:18:00Z" w16du:dateUtc="2026-08-25T13:18:00Z">
        <w:r w:rsidRPr="00015210" w:rsidDel="005C375D">
          <w:delText xml:space="preserve">AI answer is a </w:delText>
        </w:r>
      </w:del>
      <w:ins w:id="1366" w:author="Xin Li" w:date="2026-08-21T15:09:00Z" w16du:dateUtc="2026-08-21T07:09:00Z">
        <w:del w:id="1367" w:author="Prof. LIU Ben" w:date="2026-08-25T21:18:00Z" w16du:dateUtc="2026-08-25T13:18:00Z">
          <w:r w:rsidR="009668D6" w:rsidDel="005C375D">
            <w:delText xml:space="preserve">should be considered as </w:delText>
          </w:r>
        </w:del>
      </w:ins>
      <w:del w:id="1368" w:author="Prof. LIU Ben" w:date="2026-08-25T21:18:00Z" w16du:dateUtc="2026-08-25T13:18:00Z">
        <w:r w:rsidRPr="00015210" w:rsidDel="005C375D">
          <w:delText xml:space="preserve">rival with a </w:delText>
        </w:r>
        <w:r w:rsidRPr="00015210" w:rsidDel="005C375D">
          <w:rPr>
            <w:i/>
            <w:iCs/>
          </w:rPr>
          <w:delText>profile</w:delText>
        </w:r>
      </w:del>
      <w:ins w:id="1369" w:author="Xin Li" w:date="2026-08-21T15:09:00Z" w16du:dateUtc="2026-08-21T07:09:00Z">
        <w:del w:id="1370" w:author="Prof. LIU Ben" w:date="2026-08-25T21:18:00Z" w16du:dateUtc="2026-08-25T13:18:00Z">
          <w:r w:rsidR="009668D6" w:rsidDel="005C375D">
            <w:rPr>
              <w:i/>
              <w:iCs/>
            </w:rPr>
            <w:delText xml:space="preserve"> </w:delText>
          </w:r>
          <w:r w:rsidR="009668D6" w:rsidDel="005C375D">
            <w:delText>of signals</w:delText>
          </w:r>
        </w:del>
      </w:ins>
      <w:del w:id="1371" w:author="Prof. LIU Ben" w:date="2026-08-25T21:18:00Z" w16du:dateUtc="2026-08-25T13:18:00Z">
        <w:r w:rsidRPr="00015210" w:rsidDel="005C375D">
          <w:delText>.</w:delText>
        </w:r>
      </w:del>
    </w:p>
    <w:p w14:paraId="4C94E23B" w14:textId="58D9EBB3" w:rsidR="008A1C7B" w:rsidRPr="00015210" w:rsidDel="005C375D" w:rsidRDefault="008A1C7B" w:rsidP="008A1C7B">
      <w:pPr>
        <w:pStyle w:val="Paragraph0"/>
        <w:rPr>
          <w:del w:id="1372" w:author="Prof. LIU Ben" w:date="2026-08-25T21:18:00Z" w16du:dateUtc="2026-08-25T13:18:00Z"/>
        </w:rPr>
      </w:pPr>
      <w:ins w:id="1373" w:author="Xin Li" w:date="2026-08-21T15:10:00Z" w16du:dateUtc="2026-08-21T07:10:00Z">
        <w:del w:id="1374" w:author="Prof. LIU Ben" w:date="2026-08-25T21:18:00Z" w16du:dateUtc="2026-08-25T13:18:00Z">
          <w:r w:rsidDel="005C375D">
            <w:delText xml:space="preserve"> </w:delText>
          </w:r>
        </w:del>
      </w:ins>
      <w:del w:id="1375" w:author="Prof. LIU Ben" w:date="2026-08-25T21:18:00Z" w16du:dateUtc="2026-08-25T13:18:00Z">
        <w:r w:rsidRPr="00015210" w:rsidDel="005C375D">
          <w:delText xml:space="preserve">Our central claim is that the effect of an AI answer depends on </w:delText>
        </w:r>
      </w:del>
      <w:ins w:id="1376" w:author="Xin Li" w:date="2026-08-21T15:12:00Z" w16du:dateUtc="2026-08-21T07:12:00Z">
        <w:del w:id="1377" w:author="Prof. LIU Ben" w:date="2026-08-25T21:18:00Z" w16du:dateUtc="2026-08-25T13:18:00Z">
          <w:r w:rsidDel="005C375D">
            <w:delText xml:space="preserve">features of </w:delText>
          </w:r>
        </w:del>
      </w:ins>
      <w:del w:id="1378" w:author="Prof. LIU Ben" w:date="2026-08-25T21:18:00Z" w16du:dateUtc="2026-08-25T13:18:00Z">
        <w:r w:rsidRPr="00015210" w:rsidDel="005C375D">
          <w:delText>this profile, and that the dependence differs from one feature to another. As AI answers get longer, and as they get better</w:delText>
        </w:r>
      </w:del>
      <w:ins w:id="1379" w:author="Xin Li" w:date="2026-08-21T15:12:00Z" w16du:dateUtc="2026-08-21T07:12:00Z">
        <w:del w:id="1380" w:author="Prof. LIU Ben" w:date="2026-08-25T21:18:00Z" w16du:dateUtc="2026-08-25T13:18:00Z">
          <w:r w:rsidDel="005C375D">
            <w:delText xml:space="preserve"> (which may due to AI capability change)</w:delText>
          </w:r>
        </w:del>
      </w:ins>
      <w:del w:id="1381" w:author="Prof. LIU Ben" w:date="2026-08-25T21:18:00Z" w16du:dateUtc="2026-08-25T13:18:00Z">
        <w:r w:rsidRPr="00015210" w:rsidDel="005C375D">
          <w:delText xml:space="preserve">, the consequence of having one </w:delText>
        </w:r>
      </w:del>
      <w:ins w:id="1382" w:author="Xin Li" w:date="2026-08-21T15:14:00Z" w16du:dateUtc="2026-08-21T07:14:00Z">
        <w:del w:id="1383" w:author="Prof. LIU Ben" w:date="2026-08-25T21:18:00Z" w16du:dateUtc="2026-08-25T13:18:00Z">
          <w:r w:rsidDel="005C375D">
            <w:delText xml:space="preserve">AI answer </w:delText>
          </w:r>
        </w:del>
      </w:ins>
      <w:del w:id="1384" w:author="Prof. LIU Ben" w:date="2026-08-25T21:18:00Z" w16du:dateUtc="2026-08-25T13:18:00Z">
        <w:r w:rsidRPr="00015210" w:rsidDel="005C375D">
          <w:delText>beneath the question changes, and it changes in different directions for different features.</w:delText>
        </w:r>
      </w:del>
    </w:p>
    <w:p w14:paraId="1B144867" w14:textId="657476BB" w:rsidR="007450BA" w:rsidRPr="00015210" w:rsidDel="005C375D" w:rsidRDefault="009F36F7" w:rsidP="007450BA">
      <w:pPr>
        <w:pStyle w:val="Paragraph0"/>
        <w:rPr>
          <w:del w:id="1385" w:author="Prof. LIU Ben" w:date="2026-08-25T21:18:00Z" w16du:dateUtc="2026-08-25T13:18:00Z"/>
          <w:moveTo w:id="1386" w:author="Xin Li" w:date="2026-08-21T14:41:00Z" w16du:dateUtc="2026-08-21T06:41:00Z"/>
        </w:rPr>
      </w:pPr>
      <w:ins w:id="1387" w:author="Xin Li" w:date="2026-08-21T15:10:00Z" w16du:dateUtc="2026-08-21T07:10:00Z">
        <w:del w:id="1388" w:author="Prof. LIU Ben" w:date="2026-08-25T21:18:00Z" w16du:dateUtc="2026-08-25T13:18:00Z">
          <w:r w:rsidRPr="005C375D" w:rsidDel="005C375D">
            <w:delText xml:space="preserve">In this study, we consider the AI answer carries </w:delText>
          </w:r>
        </w:del>
      </w:ins>
      <w:moveToRangeStart w:id="1389" w:author="Xin Li" w:date="2026-08-21T14:41:00Z" w:name="move238215713"/>
      <w:moveTo w:id="1390" w:author="Xin Li" w:date="2026-08-21T14:41:00Z" w16du:dateUtc="2026-08-21T06:41:00Z">
        <w:del w:id="1391" w:author="Prof. LIU Ben" w:date="2026-08-25T21:18:00Z" w16du:dateUtc="2026-08-25T13:18:00Z">
          <w:r w:rsidR="007450BA" w:rsidRPr="00015210" w:rsidDel="005C375D">
            <w:rPr>
              <w:b/>
              <w:bCs/>
            </w:rPr>
            <w:delText>T</w:delText>
          </w:r>
        </w:del>
      </w:moveTo>
      <w:ins w:id="1392" w:author="Xin Li" w:date="2026-08-21T15:10:00Z" w16du:dateUtc="2026-08-21T07:10:00Z">
        <w:del w:id="1393" w:author="Prof. LIU Ben" w:date="2026-08-25T21:18:00Z" w16du:dateUtc="2026-08-25T13:18:00Z">
          <w:r w:rsidDel="005C375D">
            <w:rPr>
              <w:b/>
              <w:bCs/>
            </w:rPr>
            <w:delText>t</w:delText>
          </w:r>
        </w:del>
      </w:ins>
      <w:moveTo w:id="1394" w:author="Xin Li" w:date="2026-08-21T14:41:00Z" w16du:dateUtc="2026-08-21T06:41:00Z">
        <w:del w:id="1395" w:author="Prof. LIU Ben" w:date="2026-08-25T21:18:00Z" w16du:dateUtc="2026-08-25T13:18:00Z">
          <w:r w:rsidR="007450BA" w:rsidRPr="00015210" w:rsidDel="005C375D">
            <w:rPr>
              <w:b/>
              <w:bCs/>
            </w:rPr>
            <w:delText>hree signals.</w:delText>
          </w:r>
          <w:r w:rsidR="007450BA" w:rsidRPr="00015210" w:rsidDel="005C375D">
            <w:delText xml:space="preserve"> The AI answer carries three pieces of information. The </w:delText>
          </w:r>
          <w:r w:rsidR="007450BA" w:rsidRPr="00015210" w:rsidDel="005C375D">
            <w:rPr>
              <w:i/>
              <w:iCs/>
            </w:rPr>
            <w:delText>source</w:delText>
          </w:r>
          <w:r w:rsidR="007450BA" w:rsidRPr="00015210" w:rsidDel="005C375D">
            <w:delText xml:space="preserve"> (the label) tells the member</w:delText>
          </w:r>
        </w:del>
      </w:moveTo>
      <w:ins w:id="1396" w:author="Xin Li" w:date="2026-08-22T07:41:00Z" w16du:dateUtc="2026-08-21T23:41:00Z">
        <w:del w:id="1397" w:author="Prof. LIU Ben" w:date="2026-08-25T21:18:00Z" w16du:dateUtc="2026-08-25T13:18:00Z">
          <w:r w:rsidR="004E55FA" w:rsidDel="005C375D">
            <w:delText>answerer</w:delText>
          </w:r>
        </w:del>
      </w:ins>
      <w:moveTo w:id="1398" w:author="Xin Li" w:date="2026-08-21T14:41:00Z" w16du:dateUtc="2026-08-21T06:41:00Z">
        <w:del w:id="1399" w:author="Prof. LIU Ben" w:date="2026-08-25T21:18:00Z" w16du:dateUtc="2026-08-25T13:18:00Z">
          <w:r w:rsidR="007450BA" w:rsidRPr="00015210" w:rsidDel="005C375D">
            <w:delText xml:space="preserve"> what kind of rival</w:delText>
          </w:r>
        </w:del>
      </w:moveTo>
      <w:ins w:id="1400" w:author="Xin Li" w:date="2026-08-22T07:38:00Z" w16du:dateUtc="2026-08-21T23:38:00Z">
        <w:del w:id="1401" w:author="Prof. LIU Ben" w:date="2026-08-25T21:18:00Z" w16du:dateUtc="2026-08-25T13:18:00Z">
          <w:r w:rsidR="004E55FA" w:rsidDel="005C375D">
            <w:delText>competitor</w:delText>
          </w:r>
        </w:del>
      </w:ins>
      <w:moveTo w:id="1402" w:author="Xin Li" w:date="2026-08-21T14:41:00Z" w16du:dateUtc="2026-08-21T06:41:00Z">
        <w:del w:id="1403" w:author="Prof. LIU Ben" w:date="2026-08-25T21:18:00Z" w16du:dateUtc="2026-08-25T13:18:00Z">
          <w:r w:rsidR="007450BA" w:rsidRPr="00015210" w:rsidDel="005C375D">
            <w:delText xml:space="preserve"> this is</w:delText>
          </w:r>
        </w:del>
      </w:moveTo>
      <w:ins w:id="1404" w:author="Xin Li" w:date="2026-08-21T15:16:00Z" w16du:dateUtc="2026-08-21T07:16:00Z">
        <w:del w:id="1405" w:author="Prof. LIU Ben" w:date="2026-08-25T21:18:00Z" w16du:dateUtc="2026-08-25T13:18:00Z">
          <w:r w:rsidR="008A1C7B" w:rsidDel="005C375D">
            <w:delText>, such as if</w:delText>
          </w:r>
          <w:r w:rsidR="008A1C7B" w:rsidRPr="00015210" w:rsidDel="005C375D">
            <w:delText xml:space="preserve"> machine authorship is present</w:delText>
          </w:r>
        </w:del>
      </w:ins>
      <w:moveTo w:id="1406" w:author="Xin Li" w:date="2026-08-21T14:41:00Z" w16du:dateUtc="2026-08-21T06:41:00Z">
        <w:del w:id="1407" w:author="Prof. LIU Ben" w:date="2026-08-25T21:18:00Z" w16du:dateUtc="2026-08-25T13:18:00Z">
          <w:r w:rsidR="007450BA" w:rsidRPr="00015210" w:rsidDel="005C375D">
            <w:delText xml:space="preserve">. The </w:delText>
          </w:r>
          <w:r w:rsidR="007450BA" w:rsidRPr="00015210" w:rsidDel="005C375D">
            <w:rPr>
              <w:i/>
              <w:iCs/>
            </w:rPr>
            <w:delText>length</w:delText>
          </w:r>
          <w:r w:rsidR="007450BA" w:rsidRPr="00015210" w:rsidDel="005C375D">
            <w:delText xml:space="preserve"> signals how much of the answerable ground the rival</w:delText>
          </w:r>
        </w:del>
      </w:moveTo>
      <w:ins w:id="1408" w:author="Xin Li" w:date="2026-08-22T07:38:00Z" w16du:dateUtc="2026-08-21T23:38:00Z">
        <w:del w:id="1409" w:author="Prof. LIU Ben" w:date="2026-08-25T21:18:00Z" w16du:dateUtc="2026-08-25T13:18:00Z">
          <w:r w:rsidR="004E55FA" w:rsidDel="005C375D">
            <w:delText>competitor</w:delText>
          </w:r>
        </w:del>
      </w:ins>
      <w:moveTo w:id="1410" w:author="Xin Li" w:date="2026-08-21T14:41:00Z" w16du:dateUtc="2026-08-21T06:41:00Z">
        <w:del w:id="1411" w:author="Prof. LIU Ben" w:date="2026-08-25T21:18:00Z" w16du:dateUtc="2026-08-25T13:18:00Z">
          <w:r w:rsidR="007450BA" w:rsidRPr="00015210" w:rsidDel="005C375D">
            <w:delText xml:space="preserve"> appears to have taken, and therefore how much room is left. The </w:delText>
          </w:r>
          <w:r w:rsidR="007450BA" w:rsidRPr="00015210" w:rsidDel="005C375D">
            <w:rPr>
              <w:i/>
              <w:iCs/>
            </w:rPr>
            <w:delText>benchmark</w:delText>
          </w:r>
          <w:r w:rsidR="007450BA" w:rsidRPr="00015210" w:rsidDel="005C375D">
            <w:delText xml:space="preserve"> is the quality of the rival</w:delText>
          </w:r>
        </w:del>
      </w:moveTo>
      <w:ins w:id="1412" w:author="Xin Li" w:date="2026-08-22T07:38:00Z" w16du:dateUtc="2026-08-21T23:38:00Z">
        <w:del w:id="1413" w:author="Prof. LIU Ben" w:date="2026-08-25T21:18:00Z" w16du:dateUtc="2026-08-25T13:18:00Z">
          <w:r w:rsidR="004E55FA" w:rsidDel="005C375D">
            <w:delText>competitor</w:delText>
          </w:r>
        </w:del>
      </w:ins>
      <w:moveTo w:id="1414" w:author="Xin Li" w:date="2026-08-21T14:41:00Z" w16du:dateUtc="2026-08-21T06:41:00Z">
        <w:del w:id="1415" w:author="Prof. LIU Ben" w:date="2026-08-25T21:18:00Z" w16du:dateUtc="2026-08-25T13:18:00Z">
          <w:r w:rsidR="007450BA" w:rsidRPr="00015210" w:rsidDel="005C375D">
            <w:delText>’s answer, which signals the standard a contribution must meet to be worth reading.</w:delText>
          </w:r>
        </w:del>
      </w:moveTo>
    </w:p>
    <w:moveToRangeEnd w:id="1389"/>
    <w:p w14:paraId="498E656A" w14:textId="6A8DBB15" w:rsidR="001945B2" w:rsidRPr="00015210" w:rsidDel="005C375D" w:rsidRDefault="001945B2" w:rsidP="001945B2">
      <w:pPr>
        <w:pStyle w:val="Paragraph0"/>
        <w:rPr>
          <w:del w:id="1416" w:author="Prof. LIU Ben" w:date="2026-08-25T21:18:00Z" w16du:dateUtc="2026-08-25T13:18:00Z"/>
        </w:rPr>
      </w:pPr>
      <w:del w:id="1417" w:author="Prof. LIU Ben" w:date="2026-08-25T21:18:00Z" w16du:dateUtc="2026-08-25T13:18:00Z">
        <w:r w:rsidRPr="00015210" w:rsidDel="005C375D">
          <w:delText xml:space="preserve">The profile has three features. The </w:delText>
        </w:r>
        <w:r w:rsidRPr="00015210" w:rsidDel="005C375D">
          <w:rPr>
            <w:i/>
            <w:iCs/>
          </w:rPr>
          <w:delText>label</w:delText>
        </w:r>
        <w:r w:rsidRPr="00015210" w:rsidDel="005C375D">
          <w:delText xml:space="preserve"> indicating machine authorship is present; </w:delText>
        </w:r>
      </w:del>
      <w:ins w:id="1418" w:author="Xin Li" w:date="2026-08-21T15:16:00Z" w16du:dateUtc="2026-08-21T07:16:00Z">
        <w:del w:id="1419" w:author="Prof. LIU Ben" w:date="2026-08-25T21:18:00Z" w16du:dateUtc="2026-08-25T13:18:00Z">
          <w:r w:rsidR="008A1C7B" w:rsidDel="005C375D">
            <w:delText xml:space="preserve">signal </w:delText>
          </w:r>
        </w:del>
      </w:ins>
      <w:del w:id="1420" w:author="Prof. LIU Ben" w:date="2026-08-25T21:18:00Z" w16du:dateUtc="2026-08-25T13:18:00Z">
        <w:r w:rsidRPr="00015210" w:rsidDel="005C375D">
          <w:delText xml:space="preserve">it does not vary in degree, so it produces a </w:delText>
        </w:r>
        <w:r w:rsidRPr="00015210" w:rsidDel="005C375D">
          <w:rPr>
            <w:i/>
            <w:iCs/>
          </w:rPr>
          <w:delText>level</w:delText>
        </w:r>
        <w:r w:rsidRPr="00015210" w:rsidDel="005C375D">
          <w:delText xml:space="preserve"> effect. </w:delText>
        </w:r>
        <w:r w:rsidRPr="00015210" w:rsidDel="005C375D">
          <w:rPr>
            <w:i/>
            <w:iCs/>
          </w:rPr>
          <w:delText>Length</w:delText>
        </w:r>
        <w:r w:rsidRPr="00015210" w:rsidDel="005C375D">
          <w:delText xml:space="preserve"> and </w:delText>
        </w:r>
        <w:r w:rsidRPr="00015210" w:rsidDel="005C375D">
          <w:rPr>
            <w:i/>
            <w:iCs/>
          </w:rPr>
          <w:delText>quality</w:delText>
        </w:r>
        <w:r w:rsidRPr="00015210" w:rsidDel="005C375D">
          <w:delText xml:space="preserve">, by contrast, vary continuously from one answer to the next, so they produce </w:delText>
        </w:r>
        <w:r w:rsidRPr="00015210" w:rsidDel="005C375D">
          <w:rPr>
            <w:i/>
            <w:iCs/>
          </w:rPr>
          <w:delText>slopes</w:delText>
        </w:r>
        <w:r w:rsidRPr="00015210" w:rsidDel="005C375D">
          <w:delText>: they determine how the consequence of an AI answer changes as its content changes. Therefore, our predictions take two forms, one about the level attributable to the label, and one about the direction of the slope on length and on quality.</w:delText>
        </w:r>
      </w:del>
    </w:p>
    <w:p w14:paraId="28F79708" w14:textId="596DEEAE" w:rsidR="008A1C7B" w:rsidRPr="00015210" w:rsidDel="005C375D" w:rsidRDefault="008A1C7B" w:rsidP="008A1C7B">
      <w:pPr>
        <w:pStyle w:val="Heading2"/>
        <w:rPr>
          <w:del w:id="1421" w:author="Prof. LIU Ben" w:date="2026-08-25T21:26:00Z" w16du:dateUtc="2026-08-25T13:26:00Z"/>
        </w:rPr>
      </w:pPr>
      <w:del w:id="1422" w:author="Prof. LIU Ben" w:date="2026-08-25T21:26:00Z" w16du:dateUtc="2026-08-25T13:26:00Z">
        <w:r w:rsidRPr="00015210" w:rsidDel="005C375D">
          <w:delText xml:space="preserve">Two Decisions, Three Signals, and </w:delText>
        </w:r>
      </w:del>
      <w:ins w:id="1423" w:author="Xin Li" w:date="2026-08-21T14:41:00Z" w16du:dateUtc="2026-08-21T06:41:00Z">
        <w:del w:id="1424" w:author="Prof. LIU Ben" w:date="2026-08-25T21:26:00Z" w16du:dateUtc="2026-08-25T13:26:00Z">
          <w:r w:rsidDel="005C375D">
            <w:delText xml:space="preserve">The Fast and Slow </w:delText>
          </w:r>
        </w:del>
      </w:ins>
      <w:ins w:id="1425" w:author="Xin Li" w:date="2026-08-21T14:42:00Z" w16du:dateUtc="2026-08-21T06:42:00Z">
        <w:del w:id="1426" w:author="Prof. LIU Ben" w:date="2026-08-25T21:26:00Z" w16du:dateUtc="2026-08-25T13:26:00Z">
          <w:r w:rsidDel="005C375D">
            <w:delText xml:space="preserve">Decisions </w:delText>
          </w:r>
        </w:del>
      </w:ins>
      <w:del w:id="1427" w:author="Prof. LIU Ben" w:date="2026-08-25T21:26:00Z" w16du:dateUtc="2026-08-25T13:26:00Z">
        <w:r w:rsidRPr="00015210" w:rsidDel="005C375D">
          <w:delText>the Timing T</w:delText>
        </w:r>
      </w:del>
      <w:ins w:id="1428" w:author="Xin Li" w:date="2026-08-21T14:42:00Z" w16du:dateUtc="2026-08-21T06:42:00Z">
        <w:del w:id="1429" w:author="Prof. LIU Ben" w:date="2026-08-25T21:26:00Z" w16du:dateUtc="2026-08-25T13:26:00Z">
          <w:r w:rsidDel="005C375D">
            <w:delText>t</w:delText>
          </w:r>
        </w:del>
      </w:ins>
      <w:del w:id="1430" w:author="Prof. LIU Ben" w:date="2026-08-25T21:26:00Z" w16du:dateUtc="2026-08-25T13:26:00Z">
        <w:r w:rsidRPr="00015210" w:rsidDel="005C375D">
          <w:delText>hat Links Them</w:delText>
        </w:r>
      </w:del>
    </w:p>
    <w:p w14:paraId="76D57E0E" w14:textId="4D4955BD" w:rsidR="001945B2" w:rsidRPr="00015210" w:rsidDel="005C375D" w:rsidRDefault="00EF404E" w:rsidP="001945B2">
      <w:pPr>
        <w:pStyle w:val="Paragraph0"/>
        <w:rPr>
          <w:del w:id="1431" w:author="Prof. LIU Ben" w:date="2026-08-25T21:26:00Z" w16du:dateUtc="2026-08-25T13:26:00Z"/>
        </w:rPr>
      </w:pPr>
      <w:ins w:id="1432" w:author="Xin Li" w:date="2026-08-21T15:22:00Z" w16du:dateUtc="2026-08-21T07:22:00Z">
        <w:del w:id="1433" w:author="Prof. LIU Ben" w:date="2026-08-25T21:26:00Z" w16du:dateUtc="2026-08-25T13:26:00Z">
          <w:r w:rsidDel="005C375D">
            <w:delText xml:space="preserve">By connecting the two </w:delText>
          </w:r>
        </w:del>
      </w:ins>
      <w:ins w:id="1434" w:author="Xin Li" w:date="2026-08-21T15:23:00Z" w16du:dateUtc="2026-08-21T07:23:00Z">
        <w:del w:id="1435" w:author="Prof. LIU Ben" w:date="2026-08-25T21:26:00Z" w16du:dateUtc="2026-08-25T13:26:00Z">
          <w:r w:rsidDel="005C375D">
            <w:delText xml:space="preserve">human </w:delText>
          </w:r>
        </w:del>
      </w:ins>
      <w:ins w:id="1436" w:author="Xin Li" w:date="2026-08-21T15:22:00Z" w16du:dateUtc="2026-08-21T07:22:00Z">
        <w:del w:id="1437" w:author="Prof. LIU Ben" w:date="2026-08-25T21:26:00Z" w16du:dateUtc="2026-08-25T13:26:00Z">
          <w:r w:rsidDel="005C375D">
            <w:delText xml:space="preserve">decisions </w:delText>
          </w:r>
        </w:del>
      </w:ins>
      <w:ins w:id="1438" w:author="Xin Li" w:date="2026-08-21T15:23:00Z" w16du:dateUtc="2026-08-21T07:23:00Z">
        <w:del w:id="1439" w:author="Prof. LIU Ben" w:date="2026-08-25T21:26:00Z" w16du:dateUtc="2026-08-25T13:26:00Z">
          <w:r w:rsidDel="005C375D">
            <w:delText xml:space="preserve">under the </w:delText>
          </w:r>
        </w:del>
      </w:ins>
      <w:ins w:id="1440" w:author="Xin Li" w:date="2026-08-21T15:22:00Z" w16du:dateUtc="2026-08-21T07:22:00Z">
        <w:del w:id="1441" w:author="Prof. LIU Ben" w:date="2026-08-25T21:26:00Z" w16du:dateUtc="2026-08-25T13:26:00Z">
          <w:r w:rsidDel="005C375D">
            <w:delText>three signal</w:delText>
          </w:r>
        </w:del>
      </w:ins>
      <w:ins w:id="1442" w:author="Xin Li" w:date="2026-08-21T15:23:00Z" w16du:dateUtc="2026-08-21T07:23:00Z">
        <w:del w:id="1443" w:author="Prof. LIU Ben" w:date="2026-08-25T21:26:00Z" w16du:dateUtc="2026-08-25T13:26:00Z">
          <w:r w:rsidDel="005C375D">
            <w:delText>s of internal GenAI,</w:delText>
          </w:r>
        </w:del>
      </w:ins>
      <w:ins w:id="1444" w:author="Xin Li" w:date="2026-08-21T15:22:00Z" w16du:dateUtc="2026-08-21T07:22:00Z">
        <w:del w:id="1445" w:author="Prof. LIU Ben" w:date="2026-08-25T21:26:00Z" w16du:dateUtc="2026-08-25T13:26:00Z">
          <w:r w:rsidDel="005C375D">
            <w:delText xml:space="preserve"> </w:delText>
          </w:r>
        </w:del>
      </w:ins>
      <w:del w:id="1446" w:author="Prof. LIU Ben" w:date="2026-08-25T21:26:00Z" w16du:dateUtc="2026-08-25T13:26:00Z">
        <w:r w:rsidR="001945B2" w:rsidRPr="00015210" w:rsidDel="005C375D">
          <w:delText>O</w:delText>
        </w:r>
      </w:del>
      <w:ins w:id="1447" w:author="Xin Li" w:date="2026-08-21T15:23:00Z" w16du:dateUtc="2026-08-21T07:23:00Z">
        <w:del w:id="1448" w:author="Prof. LIU Ben" w:date="2026-08-25T21:26:00Z" w16du:dateUtc="2026-08-25T13:26:00Z">
          <w:r w:rsidDel="005C375D">
            <w:delText>o</w:delText>
          </w:r>
        </w:del>
      </w:ins>
      <w:del w:id="1449" w:author="Prof. LIU Ben" w:date="2026-08-25T21:26:00Z" w16du:dateUtc="2026-08-25T13:26:00Z">
        <w:r w:rsidR="001945B2" w:rsidRPr="00015210" w:rsidDel="005C375D">
          <w:delText xml:space="preserve">ur theory </w:delText>
        </w:r>
      </w:del>
      <w:ins w:id="1450" w:author="Xin Li" w:date="2026-08-21T15:23:00Z" w16du:dateUtc="2026-08-21T07:23:00Z">
        <w:del w:id="1451" w:author="Prof. LIU Ben" w:date="2026-08-25T21:26:00Z" w16du:dateUtc="2026-08-25T13:26:00Z">
          <w:r w:rsidDel="005C375D">
            <w:delText xml:space="preserve">aims to </w:delText>
          </w:r>
        </w:del>
      </w:ins>
      <w:ins w:id="1452" w:author="Xin Li" w:date="2026-08-21T15:29:00Z" w16du:dateUtc="2026-08-21T07:29:00Z">
        <w:del w:id="1453" w:author="Prof. LIU Ben" w:date="2026-08-25T21:26:00Z" w16du:dateUtc="2026-08-25T13:26:00Z">
          <w:r w:rsidDel="005C375D">
            <w:delText xml:space="preserve">study how </w:delText>
          </w:r>
        </w:del>
      </w:ins>
      <w:del w:id="1454" w:author="Prof. LIU Ben" w:date="2026-08-25T21:26:00Z" w16du:dateUtc="2026-08-25T13:26:00Z">
        <w:r w:rsidR="001945B2" w:rsidRPr="00015210" w:rsidDel="005C375D">
          <w:delText xml:space="preserve">addresses three questions. What does the </w:delText>
        </w:r>
      </w:del>
      <w:ins w:id="1455" w:author="Xin Li" w:date="2026-08-21T15:29:00Z" w16du:dateUtc="2026-08-21T07:29:00Z">
        <w:del w:id="1456" w:author="Prof. LIU Ben" w:date="2026-08-25T21:26:00Z" w16du:dateUtc="2026-08-25T13:26:00Z">
          <w:r w:rsidDel="005C375D">
            <w:delText xml:space="preserve">AI </w:delText>
          </w:r>
        </w:del>
      </w:ins>
      <w:del w:id="1457" w:author="Prof. LIU Ben" w:date="2026-08-25T21:26:00Z" w16du:dateUtc="2026-08-25T13:26:00Z">
        <w:r w:rsidR="001945B2" w:rsidRPr="00015210" w:rsidDel="005C375D">
          <w:delText xml:space="preserve">label </w:delText>
        </w:r>
      </w:del>
      <w:ins w:id="1458" w:author="Xin Li" w:date="2026-08-21T15:29:00Z" w16du:dateUtc="2026-08-21T07:29:00Z">
        <w:del w:id="1459" w:author="Prof. LIU Ben" w:date="2026-08-25T21:26:00Z" w16du:dateUtc="2026-08-25T13:26:00Z">
          <w:r w:rsidDel="005C375D">
            <w:delText xml:space="preserve">and </w:delText>
          </w:r>
        </w:del>
      </w:ins>
      <w:del w:id="1460" w:author="Prof. LIU Ben" w:date="2026-08-25T21:26:00Z" w16du:dateUtc="2026-08-25T13:26:00Z">
        <w:r w:rsidR="001945B2" w:rsidRPr="00015210" w:rsidDel="005C375D">
          <w:delText xml:space="preserve">alone do when </w:delText>
        </w:r>
      </w:del>
      <w:ins w:id="1461" w:author="Xin Li" w:date="2026-08-21T15:29:00Z" w16du:dateUtc="2026-08-21T07:29:00Z">
        <w:del w:id="1462" w:author="Prof. LIU Ben" w:date="2026-08-25T21:26:00Z" w16du:dateUtc="2026-08-25T13:26:00Z">
          <w:r w:rsidDel="005C375D">
            <w:delText xml:space="preserve">AI </w:delText>
          </w:r>
        </w:del>
      </w:ins>
      <w:del w:id="1463" w:author="Prof. LIU Ben" w:date="2026-08-25T21:26:00Z" w16du:dateUtc="2026-08-25T13:26:00Z">
        <w:r w:rsidR="001945B2" w:rsidRPr="00015210" w:rsidDel="005C375D">
          <w:delText xml:space="preserve">content </w:delText>
        </w:r>
      </w:del>
      <w:ins w:id="1464" w:author="Xin Li" w:date="2026-08-21T15:29:00Z" w16du:dateUtc="2026-08-21T07:29:00Z">
        <w:del w:id="1465" w:author="Prof. LIU Ben" w:date="2026-08-25T21:26:00Z" w16du:dateUtc="2026-08-25T13:26:00Z">
          <w:r w:rsidDel="005C375D">
            <w:delText xml:space="preserve">affect answers in entry and </w:delText>
          </w:r>
        </w:del>
      </w:ins>
      <w:ins w:id="1466" w:author="Xin Li" w:date="2026-08-21T15:30:00Z" w16du:dateUtc="2026-08-21T07:30:00Z">
        <w:del w:id="1467" w:author="Prof. LIU Ben" w:date="2026-08-25T21:26:00Z" w16du:dateUtc="2026-08-25T13:26:00Z">
          <w:r w:rsidDel="005C375D">
            <w:delText>quality decision</w:delText>
          </w:r>
        </w:del>
      </w:ins>
      <w:del w:id="1468" w:author="Prof. LIU Ben" w:date="2026-08-25T21:26:00Z" w16du:dateUtc="2026-08-25T13:26:00Z">
        <w:r w:rsidR="001945B2" w:rsidRPr="00015210" w:rsidDel="005C375D">
          <w:delText>is held constant? How does the consequence of an AI answer change as the answer gets longer? And how does it change as the answer gets better? Because a member facing a rival makes two decisions, whether to answer and how good the answer will be, these three questions combine to yield six predictions.</w:delText>
        </w:r>
      </w:del>
      <w:ins w:id="1469" w:author="Xin Li" w:date="2026-08-21T15:30:00Z" w16du:dateUtc="2026-08-21T07:30:00Z">
        <w:del w:id="1470" w:author="Prof. LIU Ben" w:date="2026-08-25T21:26:00Z" w16du:dateUtc="2026-08-25T13:26:00Z">
          <w:r w:rsidDel="005C375D">
            <w:delText xml:space="preserve"> </w:delText>
          </w:r>
        </w:del>
      </w:ins>
      <w:ins w:id="1471" w:author="Xin Li" w:date="2026-08-21T15:31:00Z" w16du:dateUtc="2026-08-21T07:31:00Z">
        <w:del w:id="1472" w:author="Prof. LIU Ben" w:date="2026-08-25T21:26:00Z" w16du:dateUtc="2026-08-25T13:26:00Z">
          <w:r w:rsidDel="005C375D">
            <w:delText xml:space="preserve">Note that the three </w:delText>
          </w:r>
        </w:del>
      </w:ins>
      <w:del w:id="1473" w:author="Prof. LIU Ben" w:date="2026-08-25T21:26:00Z" w16du:dateUtc="2026-08-25T13:26:00Z">
        <w:r w:rsidRPr="00015210" w:rsidDel="005C375D">
          <w:delText xml:space="preserve">These signals </w:delText>
        </w:r>
      </w:del>
      <w:ins w:id="1474" w:author="Xin Li" w:date="2026-08-21T15:31:00Z" w16du:dateUtc="2026-08-21T07:31:00Z">
        <w:del w:id="1475" w:author="Prof. LIU Ben" w:date="2026-08-25T21:26:00Z" w16du:dateUtc="2026-08-25T13:26:00Z">
          <w:r w:rsidDel="005C375D">
            <w:delText xml:space="preserve">arrive in a different </w:delText>
          </w:r>
        </w:del>
      </w:ins>
      <w:del w:id="1476" w:author="Prof. LIU Ben" w:date="2026-08-25T21:26:00Z" w16du:dateUtc="2026-08-25T13:26:00Z">
        <w:r w:rsidRPr="00015210" w:rsidDel="005C375D">
          <w:delText xml:space="preserve">do not all arrive at once, and the timing </w:delText>
        </w:r>
      </w:del>
      <w:ins w:id="1477" w:author="Xin Li" w:date="2026-08-21T15:32:00Z" w16du:dateUtc="2026-08-21T07:32:00Z">
        <w:del w:id="1478" w:author="Prof. LIU Ben" w:date="2026-08-25T21:26:00Z" w16du:dateUtc="2026-08-25T13:26:00Z">
          <w:r w:rsidDel="005C375D">
            <w:delText xml:space="preserve">of the </w:delText>
          </w:r>
        </w:del>
      </w:ins>
      <w:del w:id="1479" w:author="Prof. LIU Ben" w:date="2026-08-25T21:26:00Z" w16du:dateUtc="2026-08-25T13:26:00Z">
        <w:r w:rsidRPr="00015210" w:rsidDel="005C375D">
          <w:delText xml:space="preserve">is what ties each signal to a particular </w:delText>
        </w:r>
      </w:del>
      <w:ins w:id="1480" w:author="Xin Li" w:date="2026-08-21T15:32:00Z" w16du:dateUtc="2026-08-21T07:32:00Z">
        <w:del w:id="1481" w:author="Prof. LIU Ben" w:date="2026-08-25T21:26:00Z" w16du:dateUtc="2026-08-25T13:26:00Z">
          <w:r w:rsidDel="005C375D">
            <w:delText xml:space="preserve">two </w:delText>
          </w:r>
        </w:del>
      </w:ins>
      <w:del w:id="1482" w:author="Prof. LIU Ben" w:date="2026-08-25T21:26:00Z" w16du:dateUtc="2026-08-25T13:26:00Z">
        <w:r w:rsidRPr="00015210" w:rsidDel="005C375D">
          <w:delText>decision</w:delText>
        </w:r>
      </w:del>
      <w:ins w:id="1483" w:author="Xin Li" w:date="2026-08-21T15:32:00Z" w16du:dateUtc="2026-08-21T07:32:00Z">
        <w:del w:id="1484" w:author="Prof. LIU Ben" w:date="2026-08-25T21:26:00Z" w16du:dateUtc="2026-08-25T13:26:00Z">
          <w:r w:rsidDel="005C375D">
            <w:delText>s</w:delText>
          </w:r>
        </w:del>
      </w:ins>
      <w:del w:id="1485" w:author="Prof. LIU Ben" w:date="2026-08-25T21:26:00Z" w16du:dateUtc="2026-08-25T13:26:00Z">
        <w:r w:rsidRPr="00015210" w:rsidDel="005C375D">
          <w:delText xml:space="preserve">. Source and length are </w:delText>
        </w:r>
        <w:r w:rsidRPr="00015210" w:rsidDel="005C375D">
          <w:rPr>
            <w:i/>
            <w:iCs/>
          </w:rPr>
          <w:delText>glance signals</w:delText>
        </w:r>
        <w:r w:rsidRPr="00015210" w:rsidDel="005C375D">
          <w:delText xml:space="preserve">: the label is plainly visible and so is the physical size of the answer, and neither requires reading. </w:delText>
        </w:r>
      </w:del>
      <w:ins w:id="1486" w:author="Xin Li" w:date="2026-08-21T15:32:00Z" w16du:dateUtc="2026-08-21T07:32:00Z">
        <w:del w:id="1487" w:author="Prof. LIU Ben" w:date="2026-08-25T21:26:00Z" w16du:dateUtc="2026-08-25T13:26:00Z">
          <w:r w:rsidDel="005C375D">
            <w:delText xml:space="preserve">As a comparison, </w:delText>
          </w:r>
        </w:del>
      </w:ins>
      <w:del w:id="1488" w:author="Prof. LIU Ben" w:date="2026-08-25T21:26:00Z" w16du:dateUtc="2026-08-25T13:26:00Z">
        <w:r w:rsidRPr="00015210" w:rsidDel="005C375D">
          <w:delText>The benchmark is different in kind. A</w:delText>
        </w:r>
      </w:del>
      <w:ins w:id="1489" w:author="Xin Li" w:date="2026-08-21T15:32:00Z" w16du:dateUtc="2026-08-21T07:32:00Z">
        <w:del w:id="1490" w:author="Prof. LIU Ben" w:date="2026-08-25T21:26:00Z" w16du:dateUtc="2026-08-25T13:26:00Z">
          <w:r w:rsidDel="005C375D">
            <w:delText>a</w:delText>
          </w:r>
        </w:del>
      </w:ins>
      <w:ins w:id="1491" w:author="Xin Li" w:date="2026-08-22T08:33:00Z" w16du:dateUtc="2026-08-22T00:33:00Z">
        <w:del w:id="1492" w:author="Prof. LIU Ben" w:date="2026-08-25T21:26:00Z" w16du:dateUtc="2026-08-25T13:26:00Z">
          <w:r w:rsidR="00270DFC" w:rsidDel="005C375D">
            <w:delText>n</w:delText>
          </w:r>
        </w:del>
      </w:ins>
      <w:del w:id="1493" w:author="Prof. LIU Ben" w:date="2026-08-25T21:26:00Z" w16du:dateUtc="2026-08-25T13:26:00Z">
        <w:r w:rsidRPr="00015210" w:rsidDel="005C375D">
          <w:delText xml:space="preserve"> member</w:delText>
        </w:r>
      </w:del>
      <w:ins w:id="1494" w:author="Xin Li" w:date="2026-08-22T07:41:00Z" w16du:dateUtc="2026-08-21T23:41:00Z">
        <w:del w:id="1495" w:author="Prof. LIU Ben" w:date="2026-08-25T21:26:00Z" w16du:dateUtc="2026-08-25T13:26:00Z">
          <w:r w:rsidR="004E55FA" w:rsidDel="005C375D">
            <w:delText>answerer</w:delText>
          </w:r>
        </w:del>
      </w:ins>
      <w:del w:id="1496" w:author="Prof. LIU Ben" w:date="2026-08-25T21:26:00Z" w16du:dateUtc="2026-08-25T13:26:00Z">
        <w:r w:rsidRPr="00015210" w:rsidDel="005C375D">
          <w:delText xml:space="preserve"> learns the quality of an AI answer only by reading it and checking its reasoning or its code against the problem the questioner posed. That is exactly the sort of deliberate work the law of least effort withholds.</w:delText>
        </w:r>
      </w:del>
      <w:ins w:id="1497" w:author="Xin Li" w:date="2026-08-21T15:32:00Z" w16du:dateUtc="2026-08-21T07:32:00Z">
        <w:del w:id="1498" w:author="Prof. LIU Ben" w:date="2026-08-25T21:26:00Z" w16du:dateUtc="2026-08-25T13:26:00Z">
          <w:r w:rsidDel="005C375D">
            <w:delText>Thus, to understand the</w:delText>
          </w:r>
        </w:del>
      </w:ins>
      <w:ins w:id="1499" w:author="Xin Li" w:date="2026-08-21T15:33:00Z" w16du:dateUtc="2026-08-21T07:33:00Z">
        <w:del w:id="1500" w:author="Prof. LIU Ben" w:date="2026-08-25T21:26:00Z" w16du:dateUtc="2026-08-25T13:26:00Z">
          <w:r w:rsidDel="005C375D">
            <w:delText xml:space="preserve"> effect of the three signals</w:delText>
          </w:r>
        </w:del>
      </w:ins>
    </w:p>
    <w:p w14:paraId="72BB01E8" w14:textId="650E16DF" w:rsidR="001945B2" w:rsidRPr="00015210" w:rsidDel="005C375D" w:rsidRDefault="001945B2" w:rsidP="001945B2">
      <w:pPr>
        <w:pStyle w:val="Paragraph0"/>
        <w:rPr>
          <w:del w:id="1501" w:author="Prof. LIU Ben" w:date="2026-08-25T21:26:00Z" w16du:dateUtc="2026-08-25T13:26:00Z"/>
        </w:rPr>
      </w:pPr>
      <w:del w:id="1502" w:author="Prof. LIU Ben" w:date="2026-08-25T21:26:00Z" w16du:dateUtc="2026-08-25T13:26:00Z">
        <w:r w:rsidRPr="00015210" w:rsidDel="005C375D">
          <w:delText xml:space="preserve">Two of the six slopes are predicted to be null. We recognize that a null prediction may look like a weakness. But a framework that predicts an effect in every cell cannot be wrong in any interesting way. If every feature were expected to move every outcome, almost any result would count as support, and the framework would say little more than </w:delText>
        </w:r>
        <w:r w:rsidR="00534D0B" w:rsidRPr="00015210" w:rsidDel="005C375D">
          <w:delText>“</w:delText>
        </w:r>
        <w:r w:rsidRPr="00015210" w:rsidDel="005C375D">
          <w:delText>capable AI discourages people.</w:delText>
        </w:r>
        <w:r w:rsidR="00534D0B" w:rsidRPr="00015210" w:rsidDel="005C375D">
          <w:delText>”</w:delText>
        </w:r>
        <w:r w:rsidRPr="00015210" w:rsidDel="005C375D">
          <w:delText xml:space="preserve"> By predicting that two specific cells are null, we commit in advance to results that would count against us. What distinguishes our account is not the claim that AI answers matter, but the specific pattern of which feature affects which decision, and that pattern follows from the cognitive process we describe next.</w:delText>
        </w:r>
      </w:del>
    </w:p>
    <w:p w14:paraId="06E712D4" w14:textId="598D9406" w:rsidR="00191954" w:rsidDel="005C375D" w:rsidRDefault="001945B2" w:rsidP="00EF404E">
      <w:pPr>
        <w:pStyle w:val="Paragraph0"/>
        <w:rPr>
          <w:ins w:id="1503" w:author="Xin Li" w:date="2026-08-21T15:33:00Z" w16du:dateUtc="2026-08-21T07:33:00Z"/>
          <w:del w:id="1504" w:author="Prof. LIU Ben" w:date="2026-08-25T21:26:00Z" w16du:dateUtc="2026-08-25T13:26:00Z"/>
        </w:rPr>
      </w:pPr>
      <w:del w:id="1505" w:author="Prof. LIU Ben" w:date="2026-08-25T21:26:00Z" w16du:dateUtc="2026-08-25T13:26:00Z">
        <w:r w:rsidRPr="00015210" w:rsidDel="005C375D">
          <w:delText xml:space="preserve">Competition research tells us what a contributor would </w:delText>
        </w:r>
        <w:r w:rsidRPr="00015210" w:rsidDel="005C375D">
          <w:rPr>
            <w:i/>
            <w:iCs/>
          </w:rPr>
          <w:delText>want</w:delText>
        </w:r>
        <w:r w:rsidRPr="00015210" w:rsidDel="005C375D">
          <w:delText xml:space="preserve"> to know about a rival. It does not tell us which judgments the contributor can actually form, or when. For that, we draw on the two-systems account of thinking </w:delText>
        </w:r>
        <w:r w:rsidR="00546B58" w:rsidRPr="00015210" w:rsidDel="005C375D">
          <w:fldChar w:fldCharType="begin"/>
        </w:r>
        <w:r w:rsidR="00546B58" w:rsidRPr="00015210" w:rsidDel="005C375D">
          <w:delInstrText xml:space="preserve"> ADDIN ZOTERO_ITEM CSL_CITATION {"citationID":"VLexjOts","properties":{"unsorted":false,"formattedCitation":"(Evans &amp; Stanovich 2013; Kahneman 2003, 2011)","plainCitation":"(Evans &amp; Stanovich 2013; Kahneman 2003, 2011)","noteIndex":0},"citationItems":[{"id":167162,"uris":["http://zotero.org/users/8905122/items/MLPZAYYR"],"itemData":{"id":167162,"type":"article-journal","abstract":"</w:delInstrText>
        </w:r>
        <w:r w:rsidR="00546B58" w:rsidRPr="00015210" w:rsidDel="005C375D">
          <w:delInstrText>抽象的</w:delInstrText>
        </w:r>
        <w:r w:rsidR="00546B58" w:rsidRPr="00015210" w:rsidDel="005C375D">
          <w:delInstrTex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delInstrText>
        </w:r>
        <w:r w:rsidR="00546B58" w:rsidRPr="00015210" w:rsidDel="005C375D">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546B58" w:rsidRPr="00015210" w:rsidDel="005C375D">
          <w:delInstrText>1</w:delInstrText>
        </w:r>
        <w:r w:rsidR="00546B58" w:rsidRPr="00015210" w:rsidDel="005C375D">
          <w:delInstrText>）默认产生默认反应，除非受到独特的、更高阶的推理加工（类型</w:delInstrText>
        </w:r>
        <w:r w:rsidR="00546B58" w:rsidRPr="00015210" w:rsidDel="005C375D">
          <w:delInstrText>2</w:delInstrText>
        </w:r>
        <w:r w:rsidR="00546B58" w:rsidRPr="00015210" w:rsidDel="005C375D">
          <w:delInstrText>）的干预。二者的区别在于，类型</w:delInstrText>
        </w:r>
        <w:r w:rsidR="00546B58" w:rsidRPr="00015210" w:rsidDel="005C375D">
          <w:delInstrText>2</w:delInstrText>
        </w:r>
        <w:r w:rsidR="00546B58" w:rsidRPr="00015210" w:rsidDel="005C375D">
          <w:delInstrText>加工支持假设性思维，并且会大量占用工作记忆。</w:delInstrText>
        </w:r>
        <w:r w:rsidR="00546B58" w:rsidRPr="00015210" w:rsidDel="005C375D">
          <w:delInstrText xml:space="preserve">","archive_location":"3296 </w:delInstrText>
        </w:r>
        <w:r w:rsidR="00546B58" w:rsidRPr="00015210" w:rsidDel="005C375D">
          <w:rPr>
            <w:rFonts w:ascii="Segoe UI Emoji" w:hAnsi="Segoe UI Emoji" w:cs="Segoe UI Emoji"/>
          </w:rPr>
          <w:delInstrText>📊</w:delInstrText>
        </w:r>
        <w:r w:rsidR="00546B58" w:rsidRPr="00015210" w:rsidDel="005C375D">
          <w:delInstrText>","call-number":"1","container-title":"Perspectives on Psychological Science","DOI":"10.1177/1745691612460685","ISSN":"1745-6916","issue":"3","journalAbbreviation":"Perspect Psychol Sci","language":"en","note":"</w:delInstrText>
        </w:r>
        <w:r w:rsidR="00546B58" w:rsidRPr="00015210" w:rsidDel="005C375D">
          <w:rPr>
            <w:rFonts w:ascii="Segoe UI Emoji" w:hAnsi="Segoe UI Emoji" w:cs="Segoe UI Emoji"/>
          </w:rPr>
          <w:delInstrText>🏷️</w:delInstrText>
        </w:r>
        <w:r w:rsidR="00546B58" w:rsidRPr="00015210" w:rsidDel="005C375D">
          <w:delInstrText xml:space="preserve"> /reading</w:delInstrText>
        </w:r>
        <w:r w:rsidR="00546B58" w:rsidRPr="00015210" w:rsidDel="005C375D">
          <w:delInstrText>、</w:delInstrText>
        </w:r>
        <w:r w:rsidR="00546B58" w:rsidRPr="00015210" w:rsidDel="005C375D">
          <w:rPr>
            <w:rFonts w:ascii="Segoe UI Emoji" w:hAnsi="Segoe UI Emoji" w:cs="Segoe UI Emoji"/>
          </w:rPr>
          <w:delInstrText>🤖️</w:delInstrText>
        </w:r>
        <w:r w:rsidR="00546B58" w:rsidRPr="00015210" w:rsidDel="005C375D">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546B58" w:rsidRPr="00015210" w:rsidDel="005C375D">
          <w:rPr>
            <w:rFonts w:ascii="Segoe UI Emoji" w:hAnsi="Segoe UI Emoji" w:cs="Segoe UI Emoji"/>
          </w:rPr>
          <w:delInstrText>📊</w:delInstrText>
        </w:r>
        <w:r w:rsidR="00546B58" w:rsidRPr="00015210" w:rsidDel="005C375D">
          <w:delInstrText>","call-number":"1","container-title":"American Psychologist","DOI":"10.1037/0003-066X.58.9.697","ISSN":"1935-990X","issue":"9","language":"en","note":"</w:delInstrText>
        </w:r>
        <w:r w:rsidR="00546B58" w:rsidRPr="00015210" w:rsidDel="005C375D">
          <w:rPr>
            <w:rFonts w:ascii="Segoe UI Emoji" w:hAnsi="Segoe UI Emoji" w:cs="Segoe UI Emoji"/>
          </w:rPr>
          <w:delInstrText>🏷️</w:delInstrText>
        </w:r>
        <w:r w:rsidR="00546B58" w:rsidRPr="00015210" w:rsidDel="005C375D">
          <w:delInstrText xml:space="preserve"> /unread</w:delInstrText>
        </w:r>
        <w:r w:rsidR="00546B58" w:rsidRPr="00015210" w:rsidDel="005C375D">
          <w:delInstrText>、</w:delInstrText>
        </w:r>
        <w:r w:rsidR="00546B58" w:rsidRPr="00015210" w:rsidDel="005C375D">
          <w:delInstrText>Choice Behavior</w:delInstrText>
        </w:r>
        <w:r w:rsidR="00546B58" w:rsidRPr="00015210" w:rsidDel="005C375D">
          <w:delInstrText>、</w:delInstrText>
        </w:r>
        <w:r w:rsidR="00546B58" w:rsidRPr="00015210" w:rsidDel="005C375D">
          <w:delInstrText>Decision Making</w:delInstrText>
        </w:r>
        <w:r w:rsidR="00546B58" w:rsidRPr="00015210" w:rsidDel="005C375D">
          <w:delInstrText>、</w:delInstrText>
        </w:r>
        <w:r w:rsidR="00546B58" w:rsidRPr="00015210" w:rsidDel="005C375D">
          <w:delInstrText>Judgment</w:delInstrText>
        </w:r>
        <w:r w:rsidR="00546B58" w:rsidRPr="00015210" w:rsidDel="005C375D">
          <w:delInstrText>、</w:delInstrText>
        </w:r>
        <w:r w:rsidR="00546B58" w:rsidRPr="00015210" w:rsidDel="005C375D">
          <w:delInstrText>Intuition</w:delInstrText>
        </w:r>
        <w:r w:rsidR="00546B58" w:rsidRPr="00015210" w:rsidDel="005C375D">
          <w:delInstrText>、</w:delInstrText>
        </w:r>
        <w:r w:rsidR="00546B58" w:rsidRPr="00015210" w:rsidDel="005C375D">
          <w:delInstrText>Rationality</w:delInstrText>
        </w:r>
        <w:r w:rsidR="00546B58" w:rsidRPr="00015210" w:rsidDel="005C375D">
          <w:delInstrText>、</w:delInstrText>
        </w:r>
        <w:r w:rsidR="00546B58" w:rsidRPr="00015210" w:rsidDel="005C375D">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546B58" w:rsidRPr="00015210" w:rsidDel="005C375D">
          <w:rPr>
            <w:rFonts w:ascii="Segoe UI Emoji" w:hAnsi="Segoe UI Emoji" w:cs="Segoe UI Emoji"/>
          </w:rPr>
          <w:delInstrText>🏷️</w:delInstrText>
        </w:r>
        <w:r w:rsidR="00546B58" w:rsidRPr="00015210" w:rsidDel="005C375D">
          <w:delInstrText xml:space="preserve"> /reading","title":"Thinking, fast and slow","author":[{"family":"Kahneman","given":"Daniel"}],"issued":{"date-parts":[["2011"]]}}}],"schema":"https://github.com/citation-style-language/schema/raw/master/csl-citation.json"} </w:delInstrText>
        </w:r>
        <w:r w:rsidR="00546B58" w:rsidRPr="00015210" w:rsidDel="005C375D">
          <w:fldChar w:fldCharType="separate"/>
        </w:r>
        <w:r w:rsidR="00546B58" w:rsidRPr="00015210" w:rsidDel="005C375D">
          <w:delText>(Evans &amp; Stanovich 2013; Kahneman 2003, 2011)</w:delText>
        </w:r>
        <w:r w:rsidR="00546B58" w:rsidRPr="00015210" w:rsidDel="005C375D">
          <w:fldChar w:fldCharType="end"/>
        </w:r>
        <w:r w:rsidR="00546B58" w:rsidRPr="00015210" w:rsidDel="005C375D">
          <w:delText xml:space="preserve">. </w:delText>
        </w:r>
      </w:del>
    </w:p>
    <w:p w14:paraId="69EBEC2D" w14:textId="5ABC8CE4" w:rsidR="001945B2" w:rsidRPr="00015210" w:rsidDel="005C375D" w:rsidRDefault="00191954" w:rsidP="00EF404E">
      <w:pPr>
        <w:pStyle w:val="Paragraph0"/>
        <w:rPr>
          <w:del w:id="1506" w:author="Prof. LIU Ben" w:date="2026-08-25T21:26:00Z" w16du:dateUtc="2026-08-25T13:26:00Z"/>
        </w:rPr>
      </w:pPr>
      <w:ins w:id="1507" w:author="Xin Li" w:date="2026-08-21T15:33:00Z" w16du:dateUtc="2026-08-21T07:33:00Z">
        <w:del w:id="1508" w:author="Prof. LIU Ben" w:date="2026-08-25T21:26:00Z" w16du:dateUtc="2026-08-25T13:26:00Z">
          <w:r w:rsidDel="005C375D">
            <w:delText>In the two-systems thinking, s</w:delText>
          </w:r>
        </w:del>
      </w:ins>
      <w:del w:id="1509" w:author="Prof. LIU Ben" w:date="2026-08-25T21:26:00Z" w16du:dateUtc="2026-08-25T13:26:00Z">
        <w:r w:rsidR="001945B2" w:rsidRPr="00015210" w:rsidDel="005C375D">
          <w:delText xml:space="preserve">System 1 operates automatically, demands almost no effort, and responds to surface cues. System 2 is deliberate and effortful, and it engages only when the situation appears to justify the cost. </w:delText>
        </w:r>
      </w:del>
      <w:ins w:id="1510" w:author="Xin Li" w:date="2026-08-21T21:22:00Z" w16du:dateUtc="2026-08-21T13:22:00Z">
        <w:del w:id="1511" w:author="Prof. LIU Ben" w:date="2026-08-25T21:26:00Z" w16du:dateUtc="2026-08-25T13:26:00Z">
          <w:r w:rsidR="00717669" w:rsidDel="005C375D">
            <w:delText xml:space="preserve">Aligning with these two systems, </w:delText>
          </w:r>
        </w:del>
      </w:ins>
      <w:del w:id="1512" w:author="Prof. LIU Ben" w:date="2026-08-25T21:26:00Z" w16du:dateUtc="2026-08-25T13:26:00Z">
        <w:r w:rsidR="001945B2" w:rsidRPr="00015210" w:rsidDel="005C375D">
          <w:delText xml:space="preserve">Kahneman (2011) calls this default the </w:delText>
        </w:r>
        <w:r w:rsidR="001945B2" w:rsidRPr="00015210" w:rsidDel="005C375D">
          <w:rPr>
            <w:i/>
            <w:iCs/>
          </w:rPr>
          <w:delText>law of least effort</w:delText>
        </w:r>
        <w:r w:rsidR="001945B2" w:rsidRPr="00015210" w:rsidDel="005C375D">
          <w:delText>.</w:delText>
        </w:r>
      </w:del>
    </w:p>
    <w:p w14:paraId="1AD0675F" w14:textId="519D8E7C" w:rsidR="001945B2" w:rsidRPr="00015210" w:rsidDel="005C375D" w:rsidRDefault="001945B2">
      <w:pPr>
        <w:pStyle w:val="Paragraph0"/>
        <w:widowControl/>
        <w:ind w:firstLine="539"/>
        <w:rPr>
          <w:del w:id="1513" w:author="Prof. LIU Ben" w:date="2026-08-25T21:26:00Z" w16du:dateUtc="2026-08-25T13:26:00Z"/>
          <w:moveFrom w:id="1514" w:author="Xin Li" w:date="2026-08-21T14:41:00Z" w16du:dateUtc="2026-08-21T06:41:00Z"/>
        </w:rPr>
        <w:pPrChange w:id="1515" w:author="Xin Li" w:date="2026-08-21T15:34:00Z" w16du:dateUtc="2026-08-21T07:34:00Z">
          <w:pPr>
            <w:pStyle w:val="Paragraph0"/>
          </w:pPr>
        </w:pPrChange>
      </w:pPr>
      <w:moveFromRangeStart w:id="1516" w:author="Xin Li" w:date="2026-08-21T14:41:00Z" w:name="move238215681"/>
      <w:moveFrom w:id="1517" w:author="Xin Li" w:date="2026-08-21T14:41:00Z" w16du:dateUtc="2026-08-21T06:41:00Z">
        <w:del w:id="1518" w:author="Prof. LIU Ben" w:date="2026-08-25T21:26:00Z" w16du:dateUtc="2026-08-25T13:26:00Z">
          <w:r w:rsidRPr="00015210" w:rsidDel="005C375D">
            <w:rPr>
              <w:b/>
              <w:bCs/>
            </w:rPr>
            <w:delText>Two decisions.</w:delText>
          </w:r>
          <w:r w:rsidRPr="00015210" w:rsidDel="005C375D">
            <w:delText xml:space="preserve"> The member first decides whether to answer at all; we call this the </w:delText>
          </w:r>
          <w:r w:rsidRPr="00015210" w:rsidDel="005C375D">
            <w:rPr>
              <w:i/>
              <w:iCs/>
            </w:rPr>
            <w:delText>entry decision</w:delText>
          </w:r>
          <w:r w:rsidRPr="00015210" w:rsidDel="005C375D">
            <w:delText xml:space="preserve">. Having decided to answer, the member then decides how good the answer will be; we call this the </w:delText>
          </w:r>
          <w:r w:rsidRPr="00015210" w:rsidDel="005C375D">
            <w:rPr>
              <w:i/>
              <w:iCs/>
            </w:rPr>
            <w:delText>quality decision</w:delText>
          </w:r>
          <w:r w:rsidRPr="00015210" w:rsidDel="005C375D">
            <w:delText>. Entry is a yes-or-no choice that can be settled quickly, before the AI answer has been read. The quality decision is a matter of degree, and it is where the member</w:delText>
          </w:r>
          <w:r w:rsidR="00534D0B" w:rsidRPr="00015210" w:rsidDel="005C375D">
            <w:delText>’</w:delText>
          </w:r>
          <w:r w:rsidRPr="00015210" w:rsidDel="005C375D">
            <w:delText>s time and knowledge are actually committed.</w:delText>
          </w:r>
        </w:del>
      </w:moveFrom>
    </w:p>
    <w:p w14:paraId="481A6600" w14:textId="638A262F" w:rsidR="001945B2" w:rsidRPr="00015210" w:rsidDel="005C375D" w:rsidRDefault="001945B2">
      <w:pPr>
        <w:pStyle w:val="Paragraph0"/>
        <w:rPr>
          <w:del w:id="1519" w:author="Prof. LIU Ben" w:date="2026-08-25T21:26:00Z" w16du:dateUtc="2026-08-25T13:26:00Z"/>
          <w:moveFrom w:id="1520" w:author="Xin Li" w:date="2026-08-21T14:41:00Z" w16du:dateUtc="2026-08-21T06:41:00Z"/>
        </w:rPr>
      </w:pPr>
      <w:moveFromRangeStart w:id="1521" w:author="Xin Li" w:date="2026-08-21T14:41:00Z" w:name="move238215713"/>
      <w:moveFromRangeEnd w:id="1516"/>
      <w:moveFrom w:id="1522" w:author="Xin Li" w:date="2026-08-21T14:41:00Z" w16du:dateUtc="2026-08-21T06:41:00Z">
        <w:del w:id="1523" w:author="Prof. LIU Ben" w:date="2026-08-25T21:26:00Z" w16du:dateUtc="2026-08-25T13:26:00Z">
          <w:r w:rsidRPr="00015210" w:rsidDel="005C375D">
            <w:rPr>
              <w:b/>
              <w:bCs/>
            </w:rPr>
            <w:delText>Three signals.</w:delText>
          </w:r>
          <w:r w:rsidRPr="00015210" w:rsidDel="005C375D">
            <w:delText xml:space="preserve"> The AI answer carries three pieces of information. The </w:delText>
          </w:r>
          <w:r w:rsidRPr="00015210" w:rsidDel="005C375D">
            <w:rPr>
              <w:i/>
              <w:iCs/>
            </w:rPr>
            <w:delText>source</w:delText>
          </w:r>
          <w:r w:rsidRPr="00015210" w:rsidDel="005C375D">
            <w:delText xml:space="preserve"> (the label) tells the member what kind of rival this is. The </w:delText>
          </w:r>
          <w:r w:rsidRPr="00015210" w:rsidDel="005C375D">
            <w:rPr>
              <w:i/>
              <w:iCs/>
            </w:rPr>
            <w:delText>length</w:delText>
          </w:r>
          <w:r w:rsidRPr="00015210" w:rsidDel="005C375D">
            <w:delText xml:space="preserve"> signals how much of the answerable ground the rival appears to have taken, and therefore how much room is left. The </w:delText>
          </w:r>
          <w:r w:rsidRPr="00015210" w:rsidDel="005C375D">
            <w:rPr>
              <w:i/>
              <w:iCs/>
            </w:rPr>
            <w:delText>benchmark</w:delText>
          </w:r>
          <w:r w:rsidRPr="00015210" w:rsidDel="005C375D">
            <w:delText xml:space="preserve"> is the quality of the rival</w:delText>
          </w:r>
          <w:r w:rsidR="00534D0B" w:rsidRPr="00015210" w:rsidDel="005C375D">
            <w:delText>’</w:delText>
          </w:r>
          <w:r w:rsidRPr="00015210" w:rsidDel="005C375D">
            <w:delText>s answer, which signals the standard a contribution must meet to be worth reading.</w:delText>
          </w:r>
        </w:del>
      </w:moveFrom>
    </w:p>
    <w:moveFromRangeEnd w:id="1521"/>
    <w:p w14:paraId="37C7FA92" w14:textId="53EA5300" w:rsidR="001945B2" w:rsidRPr="00015210" w:rsidDel="005C375D" w:rsidRDefault="001945B2">
      <w:pPr>
        <w:pStyle w:val="Paragraph0"/>
        <w:rPr>
          <w:del w:id="1524" w:author="Prof. LIU Ben" w:date="2026-08-25T21:26:00Z" w16du:dateUtc="2026-08-25T13:26:00Z"/>
        </w:rPr>
      </w:pPr>
      <w:del w:id="1525" w:author="Prof. LIU Ben" w:date="2026-08-25T21:26:00Z" w16du:dateUtc="2026-08-25T13:26:00Z">
        <w:r w:rsidRPr="00015210" w:rsidDel="005C375D">
          <w:rPr>
            <w:b/>
            <w:bCs/>
          </w:rPr>
          <w:delText>Timing.</w:delText>
        </w:r>
        <w:r w:rsidRPr="00015210" w:rsidDel="005C375D">
          <w:delText xml:space="preserve"> </w:delText>
        </w:r>
      </w:del>
    </w:p>
    <w:p w14:paraId="4C8FC88B" w14:textId="6DA288A6" w:rsidR="001945B2" w:rsidRPr="00015210" w:rsidDel="005C375D" w:rsidRDefault="001945B2" w:rsidP="00963733">
      <w:pPr>
        <w:pStyle w:val="Paragraph0"/>
        <w:rPr>
          <w:del w:id="1526" w:author="Prof. LIU Ben" w:date="2026-08-25T21:26:00Z" w16du:dateUtc="2026-08-25T13:26:00Z"/>
        </w:rPr>
      </w:pPr>
      <w:del w:id="1527" w:author="Prof. LIU Ben" w:date="2026-08-25T21:26:00Z" w16du:dateUtc="2026-08-25T13:26:00Z">
        <w:r w:rsidRPr="00015210" w:rsidDel="005C375D">
          <w:delText xml:space="preserve">Figure 2 presents this structure. The </w:delText>
        </w:r>
      </w:del>
      <w:ins w:id="1528" w:author="Xin Li" w:date="2026-08-21T21:23:00Z" w16du:dateUtc="2026-08-21T13:23:00Z">
        <w:del w:id="1529" w:author="Prof. LIU Ben" w:date="2026-08-25T21:26:00Z" w16du:dateUtc="2026-08-25T13:26:00Z">
          <w:r w:rsidR="00717669" w:rsidDel="005C375D">
            <w:delText xml:space="preserve">the </w:delText>
          </w:r>
        </w:del>
      </w:ins>
      <w:del w:id="1530" w:author="Prof. LIU Ben" w:date="2026-08-25T21:26:00Z" w16du:dateUtc="2026-08-25T13:26:00Z">
        <w:r w:rsidRPr="00015210" w:rsidDel="005C375D">
          <w:delText>three signals run across the columns</w:delText>
        </w:r>
      </w:del>
      <w:ins w:id="1531" w:author="Xin Li" w:date="2026-08-21T22:04:00Z" w16du:dateUtc="2026-08-21T14:04:00Z">
        <w:del w:id="1532" w:author="Prof. LIU Ben" w:date="2026-08-25T21:26:00Z" w16du:dateUtc="2026-08-25T13:26:00Z">
          <w:r w:rsidR="00BE1845" w:rsidDel="005C375D">
            <w:delText xml:space="preserve">rows </w:delText>
          </w:r>
        </w:del>
      </w:ins>
      <w:ins w:id="1533" w:author="Xin Li" w:date="2026-08-21T21:23:00Z" w16du:dateUtc="2026-08-21T13:23:00Z">
        <w:del w:id="1534" w:author="Prof. LIU Ben" w:date="2026-08-25T21:26:00Z" w16du:dateUtc="2026-08-25T13:26:00Z">
          <w:r w:rsidR="00717669" w:rsidDel="005C375D">
            <w:delText>in Figure 3</w:delText>
          </w:r>
        </w:del>
      </w:ins>
      <w:del w:id="1535" w:author="Prof. LIU Ben" w:date="2026-08-25T21:26:00Z" w16du:dateUtc="2026-08-25T13:26:00Z">
        <w:r w:rsidRPr="00015210" w:rsidDel="005C375D">
          <w:delText xml:space="preserve">, </w:delText>
        </w:r>
      </w:del>
      <w:ins w:id="1536" w:author="Xin Li" w:date="2026-08-21T21:23:00Z" w16du:dateUtc="2026-08-21T13:23:00Z">
        <w:del w:id="1537" w:author="Prof. LIU Ben" w:date="2026-08-25T21:26:00Z" w16du:dateUtc="2026-08-25T13:26:00Z">
          <w:r w:rsidR="00717669" w:rsidDel="005C375D">
            <w:delText xml:space="preserve">may trigger a different level of processing. </w:delText>
          </w:r>
        </w:del>
      </w:ins>
      <w:ins w:id="1538" w:author="Xin Li" w:date="2026-08-21T22:18:00Z" w16du:dateUtc="2026-08-21T14:18:00Z">
        <w:del w:id="1539" w:author="Prof. LIU Ben" w:date="2026-08-25T21:26:00Z" w16du:dateUtc="2026-08-25T13:26:00Z">
          <w:r w:rsidR="00D314CA" w:rsidDel="005C375D">
            <w:delText xml:space="preserve">Meanwhile, </w:delText>
          </w:r>
        </w:del>
      </w:ins>
      <w:del w:id="1540" w:author="Prof. LIU Ben" w:date="2026-08-25T21:26:00Z" w16du:dateUtc="2026-08-25T13:26:00Z">
        <w:r w:rsidRPr="00015210" w:rsidDel="005C375D">
          <w:delText>arranged by whether they are available before reading or only after it, and the two decisions run down the rows</w:delText>
        </w:r>
      </w:del>
      <w:ins w:id="1541" w:author="Xin Li" w:date="2026-08-21T22:18:00Z" w16du:dateUtc="2026-08-21T14:18:00Z">
        <w:del w:id="1542" w:author="Prof. LIU Ben" w:date="2026-08-25T21:26:00Z" w16du:dateUtc="2026-08-25T13:26:00Z">
          <w:r w:rsidR="00D314CA" w:rsidDel="005C375D">
            <w:delText xml:space="preserve"> also need different level of</w:delText>
          </w:r>
        </w:del>
      </w:ins>
      <w:ins w:id="1543" w:author="Xin Li" w:date="2026-08-21T22:19:00Z" w16du:dateUtc="2026-08-21T14:19:00Z">
        <w:del w:id="1544" w:author="Prof. LIU Ben" w:date="2026-08-25T21:26:00Z" w16du:dateUtc="2026-08-25T13:26:00Z">
          <w:r w:rsidR="00D314CA" w:rsidDel="005C375D">
            <w:delText xml:space="preserve"> thinking</w:delText>
          </w:r>
        </w:del>
      </w:ins>
      <w:del w:id="1545" w:author="Prof. LIU Ben" w:date="2026-08-25T21:26:00Z" w16du:dateUtc="2026-08-25T13:26:00Z">
        <w:r w:rsidRPr="00015210" w:rsidDel="005C375D">
          <w:delText xml:space="preserve">. </w:delText>
        </w:r>
      </w:del>
      <w:ins w:id="1546" w:author="Xin Li" w:date="2026-08-21T22:19:00Z" w16du:dateUtc="2026-08-21T14:19:00Z">
        <w:del w:id="1547" w:author="Prof. LIU Ben" w:date="2026-08-25T21:26:00Z" w16du:dateUtc="2026-08-25T13:26:00Z">
          <w:r w:rsidR="00D314CA" w:rsidDel="005C375D">
            <w:delText xml:space="preserve">As a result, the signals would influence the decisions within the same level of perception, leaving cross level effect </w:delText>
          </w:r>
        </w:del>
      </w:ins>
      <w:del w:id="1548" w:author="Prof. LIU Ben" w:date="2026-08-25T21:26:00Z" w16du:dateUtc="2026-08-25T13:26:00Z">
        <w:r w:rsidRPr="00015210" w:rsidDel="005C375D">
          <w:delText xml:space="preserve">Each cell records the predicted sign, or a predicted </w:delText>
        </w:r>
      </w:del>
      <w:ins w:id="1549" w:author="Xin Li" w:date="2026-08-21T22:19:00Z" w16du:dateUtc="2026-08-21T14:19:00Z">
        <w:del w:id="1550" w:author="Prof. LIU Ben" w:date="2026-08-25T21:26:00Z" w16du:dateUtc="2026-08-25T13:26:00Z">
          <w:r w:rsidR="00D314CA" w:rsidDel="005C375D">
            <w:delText xml:space="preserve">to be </w:delText>
          </w:r>
        </w:del>
      </w:ins>
      <w:del w:id="1551" w:author="Prof. LIU Ben" w:date="2026-08-25T21:26:00Z" w16du:dateUtc="2026-08-25T13:26:00Z">
        <w:r w:rsidRPr="00015210" w:rsidDel="005C375D">
          <w:delText>nul</w:delText>
        </w:r>
        <w:r w:rsidR="00572CD6" w:rsidRPr="00015210" w:rsidDel="005C375D">
          <w:delText>l</w:delText>
        </w:r>
      </w:del>
      <w:ins w:id="1552" w:author="Xin Li" w:date="2026-08-21T22:19:00Z" w16du:dateUtc="2026-08-21T14:19:00Z">
        <w:del w:id="1553" w:author="Prof. LIU Ben" w:date="2026-08-25T21:26:00Z" w16du:dateUtc="2026-08-25T13:26:00Z">
          <w:r w:rsidR="00D314CA" w:rsidDel="005C375D">
            <w:delText>. Toge</w:delText>
          </w:r>
        </w:del>
      </w:ins>
      <w:ins w:id="1554" w:author="Xin Li" w:date="2026-08-21T22:20:00Z" w16du:dateUtc="2026-08-21T14:20:00Z">
        <w:del w:id="1555" w:author="Prof. LIU Ben" w:date="2026-08-25T21:26:00Z" w16du:dateUtc="2026-08-25T13:26:00Z">
          <w:r w:rsidR="00D314CA" w:rsidDel="005C375D">
            <w:delText>ther</w:delText>
          </w:r>
        </w:del>
      </w:ins>
      <w:del w:id="1556" w:author="Prof. LIU Ben" w:date="2026-08-25T21:26:00Z" w16du:dateUtc="2026-08-25T13:26:00Z">
        <w:r w:rsidRPr="00015210" w:rsidDel="005C375D">
          <w:delText xml:space="preserve">, </w:delText>
        </w:r>
      </w:del>
      <w:ins w:id="1557" w:author="Xin Li" w:date="2026-08-21T22:20:00Z" w16du:dateUtc="2026-08-21T14:20:00Z">
        <w:del w:id="1558" w:author="Prof. LIU Ben" w:date="2026-08-25T21:26:00Z" w16du:dateUtc="2026-08-25T13:26:00Z">
          <w:r w:rsidR="00D314CA" w:rsidDel="005C375D">
            <w:delText xml:space="preserve">these lead to </w:delText>
          </w:r>
        </w:del>
      </w:ins>
      <w:del w:id="1559" w:author="Prof. LIU Ben" w:date="2026-08-25T21:26:00Z" w16du:dateUtc="2026-08-25T13:26:00Z">
        <w:r w:rsidRPr="00015210" w:rsidDel="005C375D">
          <w:delText>for one signal-by-decision combination, and the six cells together correspond to the six hypotheses developed below.</w:delText>
        </w:r>
      </w:del>
    </w:p>
    <w:p w14:paraId="47E31CA7" w14:textId="042D48C4" w:rsidR="00C76F53" w:rsidRPr="00015210" w:rsidRDefault="00BE1845" w:rsidP="00C76F53">
      <w:pPr>
        <w:jc w:val="center"/>
      </w:pPr>
      <w:ins w:id="1560" w:author="Xin Li" w:date="2026-08-21T22:03:00Z" w16du:dateUtc="2026-08-21T14:03:00Z">
        <w:r>
          <w:rPr>
            <w:noProof/>
          </w:rPr>
          <w:drawing>
            <wp:inline distT="0" distB="0" distL="0" distR="0" wp14:anchorId="5E813B38" wp14:editId="49CCC070">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ins>
    </w:p>
    <w:p w14:paraId="1462083A" w14:textId="41EFCAE0" w:rsidR="00C76F53" w:rsidRPr="00015210" w:rsidDel="00D314CA" w:rsidRDefault="00C76F53" w:rsidP="00C76F53">
      <w:pPr>
        <w:pStyle w:val="TableFiguretitle"/>
        <w:rPr>
          <w:del w:id="1561" w:author="Xin Li" w:date="2026-08-21T22:17:00Z" w16du:dateUtc="2026-08-21T14:17:00Z"/>
        </w:rPr>
      </w:pPr>
      <w:r w:rsidRPr="00015210">
        <w:t xml:space="preserve">Figure </w:t>
      </w:r>
      <w:del w:id="1562" w:author="Xin Li" w:date="2026-08-22T08:26:00Z" w16du:dateUtc="2026-08-22T00:26:00Z">
        <w:r w:rsidRPr="00015210" w:rsidDel="00270DFC">
          <w:delText>2</w:delText>
        </w:r>
      </w:del>
      <w:ins w:id="1563" w:author="Xin Li" w:date="2026-08-22T08:26:00Z" w16du:dateUtc="2026-08-22T00:26:00Z">
        <w:r w:rsidR="00270DFC">
          <w:t>3</w:t>
        </w:r>
      </w:ins>
      <w:r w:rsidRPr="00015210">
        <w:t xml:space="preserve">. Conceptual </w:t>
      </w:r>
      <w:r w:rsidR="002B3B5F" w:rsidRPr="00015210">
        <w:t>f</w:t>
      </w:r>
      <w:r w:rsidRPr="00015210">
        <w:t>ramework</w:t>
      </w:r>
    </w:p>
    <w:p w14:paraId="18FE5834" w14:textId="298C1F15" w:rsidR="00E55C5E" w:rsidRPr="00015210" w:rsidDel="00D314CA" w:rsidRDefault="00E55C5E">
      <w:pPr>
        <w:pStyle w:val="TableFiguretitle"/>
        <w:rPr>
          <w:del w:id="1564" w:author="Xin Li" w:date="2026-08-21T22:17:00Z" w16du:dateUtc="2026-08-21T14:17:00Z"/>
        </w:rPr>
      </w:pPr>
    </w:p>
    <w:p w14:paraId="28378B58" w14:textId="4F41DD9D" w:rsidR="004E34BE" w:rsidRPr="00015210" w:rsidDel="0031359A" w:rsidRDefault="004E34BE">
      <w:pPr>
        <w:pStyle w:val="TableFiguretitle"/>
        <w:rPr>
          <w:del w:id="1565" w:author="Xin Li" w:date="2026-08-21T15:35:00Z" w16du:dateUtc="2026-08-21T07:35:00Z"/>
        </w:rPr>
        <w:pPrChange w:id="1566" w:author="Xin Li" w:date="2026-08-21T22:17:00Z" w16du:dateUtc="2026-08-21T14:17:00Z">
          <w:pPr>
            <w:pStyle w:val="Heading2"/>
          </w:pPr>
        </w:pPrChange>
      </w:pPr>
      <w:bookmarkStart w:id="1567" w:name="_Hlk165812433"/>
      <w:del w:id="1568" w:author="Xin Li" w:date="2026-08-21T15:35:00Z" w16du:dateUtc="2026-08-21T07:35:00Z">
        <w:r w:rsidRPr="00015210" w:rsidDel="0031359A">
          <w:delText>The Predicted Pattern</w:delText>
        </w:r>
      </w:del>
    </w:p>
    <w:p w14:paraId="75E96630" w14:textId="7873436D" w:rsidR="004E34BE" w:rsidRPr="00015210" w:rsidDel="00717669" w:rsidRDefault="004E34BE">
      <w:pPr>
        <w:pStyle w:val="TableFiguretitle"/>
        <w:rPr>
          <w:del w:id="1569" w:author="Xin Li" w:date="2026-08-21T21:22:00Z" w16du:dateUtc="2026-08-21T13:22:00Z"/>
        </w:rPr>
        <w:pPrChange w:id="1570" w:author="Xin Li" w:date="2026-08-21T22:17:00Z" w16du:dateUtc="2026-08-21T14:17:00Z">
          <w:pPr>
            <w:pStyle w:val="Paragraph0"/>
          </w:pPr>
        </w:pPrChange>
      </w:pPr>
      <w:del w:id="1571" w:author="Xin Li" w:date="2026-08-21T21:22:00Z" w16du:dateUtc="2026-08-21T13:22:00Z">
        <w:r w:rsidRPr="00015210" w:rsidDel="00717669">
          <w:delText xml:space="preserve">Table 3 assembles the six predictions. </w:delText>
        </w:r>
      </w:del>
    </w:p>
    <w:p w14:paraId="16023A9F" w14:textId="790BB356" w:rsidR="004E34BE" w:rsidRPr="00015210" w:rsidDel="00717669" w:rsidRDefault="004E34BE">
      <w:pPr>
        <w:pStyle w:val="TableFiguretitle"/>
        <w:rPr>
          <w:del w:id="1572" w:author="Xin Li" w:date="2026-08-21T21:22:00Z" w16du:dateUtc="2026-08-21T13:22:00Z"/>
        </w:rPr>
      </w:pPr>
      <w:del w:id="1573" w:author="Xin Li" w:date="2026-08-21T21:22:00Z" w16du:dateUtc="2026-08-21T13:22:00Z">
        <w:r w:rsidRPr="00015210" w:rsidDel="00717669">
          <w:delText>Table 3. Predicted structure of the response to an AI answer</w:delText>
        </w:r>
      </w:del>
    </w:p>
    <w:tbl>
      <w:tblPr>
        <w:tblStyle w:val="TableGrid"/>
        <w:tblW w:w="0" w:type="auto"/>
        <w:jc w:val="center"/>
        <w:tblLayout w:type="fixed"/>
        <w:tblCellMar>
          <w:left w:w="0" w:type="dxa"/>
          <w:right w:w="0" w:type="dxa"/>
        </w:tblCellMar>
        <w:tblLook w:val="04A0" w:firstRow="1" w:lastRow="0" w:firstColumn="1" w:lastColumn="0" w:noHBand="0" w:noVBand="1"/>
      </w:tblPr>
      <w:tblGrid>
        <w:gridCol w:w="2785"/>
        <w:gridCol w:w="1710"/>
        <w:gridCol w:w="2340"/>
        <w:gridCol w:w="2380"/>
      </w:tblGrid>
      <w:tr w:rsidR="004E34BE" w:rsidRPr="00015210" w:rsidDel="00717669" w14:paraId="336EA0E2" w14:textId="3F89430D" w:rsidTr="00E12686">
        <w:trPr>
          <w:jc w:val="center"/>
          <w:del w:id="1574" w:author="Xin Li" w:date="2026-08-21T21:22:00Z"/>
        </w:trPr>
        <w:tc>
          <w:tcPr>
            <w:tcW w:w="2785" w:type="dxa"/>
            <w:vAlign w:val="center"/>
            <w:hideMark/>
          </w:tcPr>
          <w:p w14:paraId="6E8FB0EA" w14:textId="029CCB0C" w:rsidR="004E34BE" w:rsidRPr="00015210" w:rsidDel="00717669" w:rsidRDefault="004E34BE">
            <w:pPr>
              <w:pStyle w:val="TableFiguretitle"/>
              <w:rPr>
                <w:del w:id="1575" w:author="Xin Li" w:date="2026-08-21T21:22:00Z" w16du:dateUtc="2026-08-21T13:22:00Z"/>
                <w:bCs/>
              </w:rPr>
              <w:pPrChange w:id="1576" w:author="Xin Li" w:date="2026-08-21T22:17:00Z" w16du:dateUtc="2026-08-21T14:17:00Z">
                <w:pPr>
                  <w:jc w:val="center"/>
                </w:pPr>
              </w:pPrChange>
            </w:pPr>
            <w:del w:id="1577" w:author="Xin Li" w:date="2026-08-21T21:22:00Z" w16du:dateUtc="2026-08-21T13:22:00Z">
              <w:r w:rsidRPr="00015210" w:rsidDel="00717669">
                <w:rPr>
                  <w:bCs/>
                </w:rPr>
                <w:delText>Signal from the AI answer</w:delText>
              </w:r>
            </w:del>
          </w:p>
        </w:tc>
        <w:tc>
          <w:tcPr>
            <w:tcW w:w="1710" w:type="dxa"/>
            <w:vAlign w:val="center"/>
            <w:hideMark/>
          </w:tcPr>
          <w:p w14:paraId="1982E1F8" w14:textId="5C143498" w:rsidR="004E34BE" w:rsidRPr="00015210" w:rsidDel="00717669" w:rsidRDefault="004E34BE">
            <w:pPr>
              <w:pStyle w:val="TableFiguretitle"/>
              <w:rPr>
                <w:del w:id="1578" w:author="Xin Li" w:date="2026-08-21T21:22:00Z" w16du:dateUtc="2026-08-21T13:22:00Z"/>
                <w:bCs/>
              </w:rPr>
              <w:pPrChange w:id="1579" w:author="Xin Li" w:date="2026-08-21T22:17:00Z" w16du:dateUtc="2026-08-21T14:17:00Z">
                <w:pPr>
                  <w:jc w:val="center"/>
                </w:pPr>
              </w:pPrChange>
            </w:pPr>
            <w:del w:id="1580" w:author="Xin Li" w:date="2026-08-21T21:22:00Z" w16du:dateUtc="2026-08-21T13:22:00Z">
              <w:r w:rsidRPr="00015210" w:rsidDel="00717669">
                <w:rPr>
                  <w:bCs/>
                </w:rPr>
                <w:delText>Available before reading?</w:delText>
              </w:r>
            </w:del>
          </w:p>
        </w:tc>
        <w:tc>
          <w:tcPr>
            <w:tcW w:w="2340" w:type="dxa"/>
            <w:vAlign w:val="center"/>
            <w:hideMark/>
          </w:tcPr>
          <w:p w14:paraId="4D239C5E" w14:textId="63318B4E" w:rsidR="004E34BE" w:rsidRPr="00015210" w:rsidDel="00717669" w:rsidRDefault="004E34BE">
            <w:pPr>
              <w:pStyle w:val="TableFiguretitle"/>
              <w:rPr>
                <w:del w:id="1581" w:author="Xin Li" w:date="2026-08-21T21:22:00Z" w16du:dateUtc="2026-08-21T13:22:00Z"/>
                <w:bCs/>
              </w:rPr>
              <w:pPrChange w:id="1582" w:author="Xin Li" w:date="2026-08-21T22:17:00Z" w16du:dateUtc="2026-08-21T14:17:00Z">
                <w:pPr>
                  <w:jc w:val="center"/>
                </w:pPr>
              </w:pPrChange>
            </w:pPr>
            <w:del w:id="1583" w:author="Xin Li" w:date="2026-08-21T21:22:00Z" w16du:dateUtc="2026-08-21T13:22:00Z">
              <w:r w:rsidRPr="00015210" w:rsidDel="00717669">
                <w:rPr>
                  <w:bCs/>
                </w:rPr>
                <w:delText>Effect on answer supply</w:delText>
              </w:r>
              <w:r w:rsidRPr="00015210" w:rsidDel="00717669">
                <w:rPr>
                  <w:bCs/>
                </w:rPr>
                <w:br/>
                <w:delText>(entry decision)</w:delText>
              </w:r>
            </w:del>
          </w:p>
        </w:tc>
        <w:tc>
          <w:tcPr>
            <w:tcW w:w="2380" w:type="dxa"/>
            <w:vAlign w:val="center"/>
            <w:hideMark/>
          </w:tcPr>
          <w:p w14:paraId="6A32A19B" w14:textId="0B726B41" w:rsidR="004E34BE" w:rsidRPr="00015210" w:rsidDel="00717669" w:rsidRDefault="004E34BE">
            <w:pPr>
              <w:pStyle w:val="TableFiguretitle"/>
              <w:rPr>
                <w:del w:id="1584" w:author="Xin Li" w:date="2026-08-21T21:22:00Z" w16du:dateUtc="2026-08-21T13:22:00Z"/>
                <w:bCs/>
              </w:rPr>
              <w:pPrChange w:id="1585" w:author="Xin Li" w:date="2026-08-21T22:17:00Z" w16du:dateUtc="2026-08-21T14:17:00Z">
                <w:pPr>
                  <w:jc w:val="center"/>
                </w:pPr>
              </w:pPrChange>
            </w:pPr>
            <w:del w:id="1586" w:author="Xin Li" w:date="2026-08-21T21:22:00Z" w16du:dateUtc="2026-08-21T13:22:00Z">
              <w:r w:rsidRPr="00015210" w:rsidDel="00717669">
                <w:rPr>
                  <w:bCs/>
                </w:rPr>
                <w:delText>Effect on answer quality</w:delText>
              </w:r>
              <w:r w:rsidRPr="00015210" w:rsidDel="00717669">
                <w:rPr>
                  <w:bCs/>
                </w:rPr>
                <w:br/>
                <w:delText>(quality decision)</w:delText>
              </w:r>
            </w:del>
          </w:p>
        </w:tc>
      </w:tr>
      <w:tr w:rsidR="004E34BE" w:rsidRPr="00015210" w:rsidDel="00717669" w14:paraId="5F071F89" w14:textId="7D901D2E" w:rsidTr="00E12686">
        <w:trPr>
          <w:jc w:val="center"/>
          <w:del w:id="1587" w:author="Xin Li" w:date="2026-08-21T21:22:00Z"/>
        </w:trPr>
        <w:tc>
          <w:tcPr>
            <w:tcW w:w="2785" w:type="dxa"/>
            <w:hideMark/>
          </w:tcPr>
          <w:p w14:paraId="361ED552" w14:textId="591270F5" w:rsidR="004E34BE" w:rsidRPr="00015210" w:rsidDel="00717669" w:rsidRDefault="004E34BE">
            <w:pPr>
              <w:pStyle w:val="TableFiguretitle"/>
              <w:rPr>
                <w:del w:id="1588" w:author="Xin Li" w:date="2026-08-21T21:22:00Z" w16du:dateUtc="2026-08-21T13:22:00Z"/>
              </w:rPr>
              <w:pPrChange w:id="1589" w:author="Xin Li" w:date="2026-08-21T22:17:00Z" w16du:dateUtc="2026-08-21T14:17:00Z">
                <w:pPr>
                  <w:spacing w:line="360" w:lineRule="auto"/>
                </w:pPr>
              </w:pPrChange>
            </w:pPr>
            <w:del w:id="1590" w:author="Xin Li" w:date="2026-08-21T21:22:00Z" w16du:dateUtc="2026-08-21T13:22:00Z">
              <w:r w:rsidRPr="00015210" w:rsidDel="00717669">
                <w:delText>Source, the AI label (level)</w:delText>
              </w:r>
            </w:del>
          </w:p>
        </w:tc>
        <w:tc>
          <w:tcPr>
            <w:tcW w:w="1710" w:type="dxa"/>
            <w:hideMark/>
          </w:tcPr>
          <w:p w14:paraId="57EA6EBF" w14:textId="73B59044" w:rsidR="004E34BE" w:rsidRPr="00015210" w:rsidDel="00717669" w:rsidRDefault="004E34BE">
            <w:pPr>
              <w:pStyle w:val="TableFiguretitle"/>
              <w:rPr>
                <w:del w:id="1591" w:author="Xin Li" w:date="2026-08-21T21:22:00Z" w16du:dateUtc="2026-08-21T13:22:00Z"/>
              </w:rPr>
              <w:pPrChange w:id="1592" w:author="Xin Li" w:date="2026-08-21T22:17:00Z" w16du:dateUtc="2026-08-21T14:17:00Z">
                <w:pPr>
                  <w:spacing w:line="360" w:lineRule="auto"/>
                  <w:jc w:val="center"/>
                </w:pPr>
              </w:pPrChange>
            </w:pPr>
            <w:del w:id="1593" w:author="Xin Li" w:date="2026-08-21T21:22:00Z" w16du:dateUtc="2026-08-21T13:22:00Z">
              <w:r w:rsidRPr="00015210" w:rsidDel="00717669">
                <w:delText>Yes</w:delText>
              </w:r>
            </w:del>
          </w:p>
        </w:tc>
        <w:tc>
          <w:tcPr>
            <w:tcW w:w="2340" w:type="dxa"/>
            <w:hideMark/>
          </w:tcPr>
          <w:p w14:paraId="57A78BEC" w14:textId="3926EF9E" w:rsidR="004E34BE" w:rsidRPr="00015210" w:rsidDel="00717669" w:rsidRDefault="004E34BE">
            <w:pPr>
              <w:pStyle w:val="TableFiguretitle"/>
              <w:rPr>
                <w:del w:id="1594" w:author="Xin Li" w:date="2026-08-21T21:22:00Z" w16du:dateUtc="2026-08-21T13:22:00Z"/>
              </w:rPr>
              <w:pPrChange w:id="1595" w:author="Xin Li" w:date="2026-08-21T22:17:00Z" w16du:dateUtc="2026-08-21T14:17:00Z">
                <w:pPr>
                  <w:spacing w:line="360" w:lineRule="auto"/>
                  <w:jc w:val="center"/>
                </w:pPr>
              </w:pPrChange>
            </w:pPr>
            <w:del w:id="1596" w:author="Xin Li" w:date="2026-08-21T21:22:00Z" w16du:dateUtc="2026-08-21T13:22:00Z">
              <w:r w:rsidRPr="00015210" w:rsidDel="00717669">
                <w:delText>Positive (H1)</w:delText>
              </w:r>
            </w:del>
          </w:p>
        </w:tc>
        <w:tc>
          <w:tcPr>
            <w:tcW w:w="2380" w:type="dxa"/>
            <w:hideMark/>
          </w:tcPr>
          <w:p w14:paraId="51AFC436" w14:textId="50D45A11" w:rsidR="004E34BE" w:rsidRPr="00015210" w:rsidDel="00717669" w:rsidRDefault="004E34BE">
            <w:pPr>
              <w:pStyle w:val="TableFiguretitle"/>
              <w:rPr>
                <w:del w:id="1597" w:author="Xin Li" w:date="2026-08-21T21:22:00Z" w16du:dateUtc="2026-08-21T13:22:00Z"/>
              </w:rPr>
              <w:pPrChange w:id="1598" w:author="Xin Li" w:date="2026-08-21T22:17:00Z" w16du:dateUtc="2026-08-21T14:17:00Z">
                <w:pPr>
                  <w:spacing w:line="360" w:lineRule="auto"/>
                  <w:jc w:val="center"/>
                </w:pPr>
              </w:pPrChange>
            </w:pPr>
            <w:del w:id="1599" w:author="Xin Li" w:date="2026-08-21T21:22:00Z" w16du:dateUtc="2026-08-21T13:22:00Z">
              <w:r w:rsidRPr="00015210" w:rsidDel="00717669">
                <w:delText>Negative (H4)</w:delText>
              </w:r>
            </w:del>
          </w:p>
        </w:tc>
      </w:tr>
      <w:tr w:rsidR="004E34BE" w:rsidRPr="00015210" w:rsidDel="00717669" w14:paraId="6975C895" w14:textId="7036385A" w:rsidTr="00E12686">
        <w:trPr>
          <w:jc w:val="center"/>
          <w:del w:id="1600" w:author="Xin Li" w:date="2026-08-21T21:22:00Z"/>
        </w:trPr>
        <w:tc>
          <w:tcPr>
            <w:tcW w:w="2785" w:type="dxa"/>
            <w:hideMark/>
          </w:tcPr>
          <w:p w14:paraId="2F51B565" w14:textId="05A8E68D" w:rsidR="004E34BE" w:rsidRPr="00015210" w:rsidDel="00717669" w:rsidRDefault="004E34BE">
            <w:pPr>
              <w:pStyle w:val="TableFiguretitle"/>
              <w:rPr>
                <w:del w:id="1601" w:author="Xin Li" w:date="2026-08-21T21:22:00Z" w16du:dateUtc="2026-08-21T13:22:00Z"/>
              </w:rPr>
              <w:pPrChange w:id="1602" w:author="Xin Li" w:date="2026-08-21T22:17:00Z" w16du:dateUtc="2026-08-21T14:17:00Z">
                <w:pPr>
                  <w:spacing w:line="360" w:lineRule="auto"/>
                </w:pPr>
              </w:pPrChange>
            </w:pPr>
            <w:del w:id="1603" w:author="Xin Li" w:date="2026-08-21T21:22:00Z" w16du:dateUtc="2026-08-21T13:22:00Z">
              <w:r w:rsidRPr="00015210" w:rsidDel="00717669">
                <w:delText>Length, coverage (slope)</w:delText>
              </w:r>
            </w:del>
          </w:p>
        </w:tc>
        <w:tc>
          <w:tcPr>
            <w:tcW w:w="1710" w:type="dxa"/>
            <w:hideMark/>
          </w:tcPr>
          <w:p w14:paraId="6CA8A95F" w14:textId="36C1FC51" w:rsidR="004E34BE" w:rsidRPr="00015210" w:rsidDel="00717669" w:rsidRDefault="004E34BE">
            <w:pPr>
              <w:pStyle w:val="TableFiguretitle"/>
              <w:rPr>
                <w:del w:id="1604" w:author="Xin Li" w:date="2026-08-21T21:22:00Z" w16du:dateUtc="2026-08-21T13:22:00Z"/>
              </w:rPr>
              <w:pPrChange w:id="1605" w:author="Xin Li" w:date="2026-08-21T22:17:00Z" w16du:dateUtc="2026-08-21T14:17:00Z">
                <w:pPr>
                  <w:spacing w:line="360" w:lineRule="auto"/>
                  <w:jc w:val="center"/>
                </w:pPr>
              </w:pPrChange>
            </w:pPr>
            <w:del w:id="1606" w:author="Xin Li" w:date="2026-08-21T21:22:00Z" w16du:dateUtc="2026-08-21T13:22:00Z">
              <w:r w:rsidRPr="00015210" w:rsidDel="00717669">
                <w:delText>Yes</w:delText>
              </w:r>
            </w:del>
          </w:p>
        </w:tc>
        <w:tc>
          <w:tcPr>
            <w:tcW w:w="2340" w:type="dxa"/>
            <w:hideMark/>
          </w:tcPr>
          <w:p w14:paraId="1D769EDF" w14:textId="5FB542A9" w:rsidR="004E34BE" w:rsidRPr="00015210" w:rsidDel="00717669" w:rsidRDefault="004E34BE">
            <w:pPr>
              <w:pStyle w:val="TableFiguretitle"/>
              <w:rPr>
                <w:del w:id="1607" w:author="Xin Li" w:date="2026-08-21T21:22:00Z" w16du:dateUtc="2026-08-21T13:22:00Z"/>
              </w:rPr>
              <w:pPrChange w:id="1608" w:author="Xin Li" w:date="2026-08-21T22:17:00Z" w16du:dateUtc="2026-08-21T14:17:00Z">
                <w:pPr>
                  <w:spacing w:line="360" w:lineRule="auto"/>
                  <w:jc w:val="center"/>
                </w:pPr>
              </w:pPrChange>
            </w:pPr>
            <w:del w:id="1609" w:author="Xin Li" w:date="2026-08-21T21:22:00Z" w16du:dateUtc="2026-08-21T13:22:00Z">
              <w:r w:rsidRPr="00015210" w:rsidDel="00717669">
                <w:delText>Negative (H2)</w:delText>
              </w:r>
            </w:del>
          </w:p>
        </w:tc>
        <w:tc>
          <w:tcPr>
            <w:tcW w:w="2380" w:type="dxa"/>
            <w:hideMark/>
          </w:tcPr>
          <w:p w14:paraId="6AB98024" w14:textId="5B6FEF25" w:rsidR="004E34BE" w:rsidRPr="00015210" w:rsidDel="00717669" w:rsidRDefault="004E34BE">
            <w:pPr>
              <w:pStyle w:val="TableFiguretitle"/>
              <w:rPr>
                <w:del w:id="1610" w:author="Xin Li" w:date="2026-08-21T21:22:00Z" w16du:dateUtc="2026-08-21T13:22:00Z"/>
              </w:rPr>
              <w:pPrChange w:id="1611" w:author="Xin Li" w:date="2026-08-21T22:17:00Z" w16du:dateUtc="2026-08-21T14:17:00Z">
                <w:pPr>
                  <w:spacing w:line="360" w:lineRule="auto"/>
                  <w:jc w:val="center"/>
                </w:pPr>
              </w:pPrChange>
            </w:pPr>
            <w:del w:id="1612" w:author="Xin Li" w:date="2026-08-21T21:22:00Z" w16du:dateUtc="2026-08-21T13:22:00Z">
              <w:r w:rsidRPr="00015210" w:rsidDel="00717669">
                <w:delText>Null (H5)</w:delText>
              </w:r>
            </w:del>
          </w:p>
        </w:tc>
      </w:tr>
      <w:tr w:rsidR="004E34BE" w:rsidRPr="00015210" w:rsidDel="00717669" w14:paraId="61D3FF7E" w14:textId="40671997" w:rsidTr="00E12686">
        <w:trPr>
          <w:jc w:val="center"/>
          <w:del w:id="1613" w:author="Xin Li" w:date="2026-08-21T21:22:00Z"/>
        </w:trPr>
        <w:tc>
          <w:tcPr>
            <w:tcW w:w="2785" w:type="dxa"/>
            <w:hideMark/>
          </w:tcPr>
          <w:p w14:paraId="669CDE5C" w14:textId="4BF24F5F" w:rsidR="004E34BE" w:rsidRPr="00015210" w:rsidDel="00717669" w:rsidRDefault="004E34BE">
            <w:pPr>
              <w:pStyle w:val="TableFiguretitle"/>
              <w:rPr>
                <w:del w:id="1614" w:author="Xin Li" w:date="2026-08-21T21:22:00Z" w16du:dateUtc="2026-08-21T13:22:00Z"/>
              </w:rPr>
              <w:pPrChange w:id="1615" w:author="Xin Li" w:date="2026-08-21T22:17:00Z" w16du:dateUtc="2026-08-21T14:17:00Z">
                <w:pPr>
                  <w:spacing w:line="360" w:lineRule="auto"/>
                </w:pPr>
              </w:pPrChange>
            </w:pPr>
            <w:del w:id="1616" w:author="Xin Li" w:date="2026-08-21T21:22:00Z" w16du:dateUtc="2026-08-21T13:22:00Z">
              <w:r w:rsidRPr="00015210" w:rsidDel="00717669">
                <w:delText>Quality, the benchmark (slope)</w:delText>
              </w:r>
            </w:del>
          </w:p>
        </w:tc>
        <w:tc>
          <w:tcPr>
            <w:tcW w:w="1710" w:type="dxa"/>
            <w:hideMark/>
          </w:tcPr>
          <w:p w14:paraId="2B0B4E48" w14:textId="6F275A9B" w:rsidR="004E34BE" w:rsidRPr="00015210" w:rsidDel="00717669" w:rsidRDefault="004E34BE">
            <w:pPr>
              <w:pStyle w:val="TableFiguretitle"/>
              <w:rPr>
                <w:del w:id="1617" w:author="Xin Li" w:date="2026-08-21T21:22:00Z" w16du:dateUtc="2026-08-21T13:22:00Z"/>
              </w:rPr>
              <w:pPrChange w:id="1618" w:author="Xin Li" w:date="2026-08-21T22:17:00Z" w16du:dateUtc="2026-08-21T14:17:00Z">
                <w:pPr>
                  <w:spacing w:line="360" w:lineRule="auto"/>
                  <w:jc w:val="center"/>
                </w:pPr>
              </w:pPrChange>
            </w:pPr>
            <w:del w:id="1619" w:author="Xin Li" w:date="2026-08-21T21:22:00Z" w16du:dateUtc="2026-08-21T13:22:00Z">
              <w:r w:rsidRPr="00015210" w:rsidDel="00717669">
                <w:delText>No</w:delText>
              </w:r>
            </w:del>
          </w:p>
        </w:tc>
        <w:tc>
          <w:tcPr>
            <w:tcW w:w="2340" w:type="dxa"/>
            <w:hideMark/>
          </w:tcPr>
          <w:p w14:paraId="6BC6F858" w14:textId="5142EF14" w:rsidR="004E34BE" w:rsidRPr="00015210" w:rsidDel="00717669" w:rsidRDefault="004E34BE">
            <w:pPr>
              <w:pStyle w:val="TableFiguretitle"/>
              <w:rPr>
                <w:del w:id="1620" w:author="Xin Li" w:date="2026-08-21T21:22:00Z" w16du:dateUtc="2026-08-21T13:22:00Z"/>
              </w:rPr>
              <w:pPrChange w:id="1621" w:author="Xin Li" w:date="2026-08-21T22:17:00Z" w16du:dateUtc="2026-08-21T14:17:00Z">
                <w:pPr>
                  <w:spacing w:line="360" w:lineRule="auto"/>
                  <w:jc w:val="center"/>
                </w:pPr>
              </w:pPrChange>
            </w:pPr>
            <w:del w:id="1622" w:author="Xin Li" w:date="2026-08-21T21:22:00Z" w16du:dateUtc="2026-08-21T13:22:00Z">
              <w:r w:rsidRPr="00015210" w:rsidDel="00717669">
                <w:delText>Null (H3)</w:delText>
              </w:r>
            </w:del>
          </w:p>
        </w:tc>
        <w:tc>
          <w:tcPr>
            <w:tcW w:w="2380" w:type="dxa"/>
            <w:hideMark/>
          </w:tcPr>
          <w:p w14:paraId="4B324027" w14:textId="52C73C74" w:rsidR="004E34BE" w:rsidRPr="00015210" w:rsidDel="00717669" w:rsidRDefault="004E34BE">
            <w:pPr>
              <w:pStyle w:val="TableFiguretitle"/>
              <w:rPr>
                <w:del w:id="1623" w:author="Xin Li" w:date="2026-08-21T21:22:00Z" w16du:dateUtc="2026-08-21T13:22:00Z"/>
              </w:rPr>
              <w:pPrChange w:id="1624" w:author="Xin Li" w:date="2026-08-21T22:17:00Z" w16du:dateUtc="2026-08-21T14:17:00Z">
                <w:pPr>
                  <w:spacing w:line="360" w:lineRule="auto"/>
                  <w:jc w:val="center"/>
                </w:pPr>
              </w:pPrChange>
            </w:pPr>
            <w:del w:id="1625" w:author="Xin Li" w:date="2026-08-21T21:22:00Z" w16du:dateUtc="2026-08-21T13:22:00Z">
              <w:r w:rsidRPr="00015210" w:rsidDel="00717669">
                <w:delText>Positive (H6)</w:delText>
              </w:r>
            </w:del>
          </w:p>
        </w:tc>
      </w:tr>
    </w:tbl>
    <w:p w14:paraId="1CFD711F" w14:textId="77777777" w:rsidR="004E34BE" w:rsidRPr="00015210" w:rsidRDefault="004E34BE">
      <w:pPr>
        <w:pStyle w:val="TableFiguretitle"/>
        <w:pPrChange w:id="1626" w:author="Xin Li" w:date="2026-08-21T22:17:00Z" w16du:dateUtc="2026-08-21T14:17:00Z">
          <w:pPr/>
        </w:pPrChange>
      </w:pPr>
    </w:p>
    <w:p w14:paraId="41E97EC4" w14:textId="5EC05954" w:rsidR="004E34BE" w:rsidRPr="00015210" w:rsidDel="00D314CA" w:rsidRDefault="004E34BE" w:rsidP="004E34BE">
      <w:pPr>
        <w:pStyle w:val="Paragraph0"/>
        <w:rPr>
          <w:del w:id="1627" w:author="Xin Li" w:date="2026-08-21T22:17:00Z" w16du:dateUtc="2026-08-21T14:17:00Z"/>
        </w:rPr>
      </w:pPr>
      <w:del w:id="1628" w:author="Xin Li" w:date="2026-08-21T22:17:00Z" w16du:dateUtc="2026-08-21T14:17:00Z">
        <w:r w:rsidRPr="00015210" w:rsidDel="00D314CA">
          <w:delText xml:space="preserve">The first row reports the </w:delText>
        </w:r>
        <w:r w:rsidRPr="00015210" w:rsidDel="00D314CA">
          <w:rPr>
            <w:i/>
            <w:iCs/>
          </w:rPr>
          <w:delText>level</w:delText>
        </w:r>
        <w:r w:rsidRPr="00015210" w:rsidDel="00D314CA">
          <w:delText xml:space="preserve"> component, the effect of the label with content held constant, and its two entries carry opposite signs. The second and third rows report the </w:delText>
        </w:r>
        <w:r w:rsidRPr="00015210" w:rsidDel="00D314CA">
          <w:rPr>
            <w:i/>
            <w:iCs/>
          </w:rPr>
          <w:delText>slopes</w:delText>
        </w:r>
        <w:r w:rsidRPr="00015210" w:rsidDel="00D314CA">
          <w:delText xml:space="preserve"> on the content features, and each carries one signed entry and one negligible entry. Read as a whole, the table shows a crossing pattern: length moves supply but not quality, quality moves quality but not supply, and the label enters both outcomes in opposite directions.</w:delText>
        </w:r>
      </w:del>
    </w:p>
    <w:p w14:paraId="45D3D3BA" w14:textId="0EE0F816" w:rsidR="00E55C5E" w:rsidRPr="00015210" w:rsidRDefault="00A63984" w:rsidP="00E55C5E">
      <w:pPr>
        <w:pStyle w:val="Heading2"/>
      </w:pPr>
      <w:ins w:id="1629" w:author="Xin Li" w:date="2026-08-21T15:34:00Z" w16du:dateUtc="2026-08-21T07:34:00Z">
        <w:r>
          <w:t xml:space="preserve">Hypotheses on </w:t>
        </w:r>
      </w:ins>
      <w:r w:rsidR="00E55C5E" w:rsidRPr="00015210">
        <w:t>The Entry Decision</w:t>
      </w:r>
    </w:p>
    <w:p w14:paraId="6A6E6C8C" w14:textId="2E6DB489" w:rsidR="00E55C5E" w:rsidRPr="00015210" w:rsidDel="005C375D" w:rsidRDefault="008743F2" w:rsidP="000E4EEB">
      <w:pPr>
        <w:pStyle w:val="Heading3"/>
        <w:rPr>
          <w:del w:id="1630" w:author="Prof. LIU Ben" w:date="2026-08-25T21:28:00Z" w16du:dateUtc="2026-08-25T13:28:00Z"/>
        </w:rPr>
      </w:pPr>
      <w:ins w:id="1631" w:author="Xin Li" w:date="2026-08-22T08:15:00Z" w16du:dateUtc="2026-08-22T00:15:00Z">
        <w:del w:id="1632" w:author="Prof. LIU Ben" w:date="2026-08-25T21:28:00Z" w16du:dateUtc="2026-08-25T13:28:00Z">
          <w:r w:rsidDel="005C375D">
            <w:delText>System 1 Effect</w:delText>
          </w:r>
        </w:del>
      </w:ins>
      <w:del w:id="1633" w:author="Prof. LIU Ben" w:date="2026-08-25T21:28:00Z" w16du:dateUtc="2026-08-25T13:28:00Z">
        <w:r w:rsidR="001945B2" w:rsidRPr="00015210" w:rsidDel="005C375D">
          <w:delText xml:space="preserve">Source: The Label </w:delText>
        </w:r>
      </w:del>
      <w:ins w:id="1634" w:author="Xin Li" w:date="2026-08-22T08:15:00Z" w16du:dateUtc="2026-08-22T00:15:00Z">
        <w:del w:id="1635" w:author="Prof. LIU Ben" w:date="2026-08-25T21:28:00Z" w16du:dateUtc="2026-08-25T13:28:00Z">
          <w:r w:rsidDel="005C375D">
            <w:delText xml:space="preserve">and Length </w:delText>
          </w:r>
        </w:del>
      </w:ins>
      <w:del w:id="1636" w:author="Prof. LIU Ben" w:date="2026-08-25T21:28:00Z" w16du:dateUtc="2026-08-25T13:28:00Z">
        <w:r w:rsidR="001945B2" w:rsidRPr="00015210" w:rsidDel="005C375D">
          <w:delText>Component</w:delText>
        </w:r>
      </w:del>
    </w:p>
    <w:p w14:paraId="260809BB" w14:textId="77777777" w:rsidR="005C375D" w:rsidRPr="005C375D" w:rsidRDefault="005C375D">
      <w:pPr>
        <w:pStyle w:val="Heading3"/>
        <w:rPr>
          <w:ins w:id="1637" w:author="Prof. LIU Ben" w:date="2026-08-25T21:28:00Z" w16du:dateUtc="2026-08-25T13:28:00Z"/>
          <w:color w:val="000000"/>
          <w:rPrChange w:id="1638" w:author="Prof. LIU Ben" w:date="2026-08-25T21:28:00Z" w16du:dateUtc="2026-08-25T13:28:00Z">
            <w:rPr>
              <w:ins w:id="1639" w:author="Prof. LIU Ben" w:date="2026-08-25T21:28:00Z" w16du:dateUtc="2026-08-25T13:28:00Z"/>
            </w:rPr>
          </w:rPrChange>
        </w:rPr>
        <w:pPrChange w:id="1640" w:author="Prof. LIU Ben" w:date="2026-08-25T21:28:00Z" w16du:dateUtc="2026-08-25T13:28:00Z">
          <w:pPr/>
        </w:pPrChange>
      </w:pPr>
      <w:ins w:id="1641" w:author="Prof. LIU Ben" w:date="2026-08-25T21:28:00Z" w16du:dateUtc="2026-08-25T13:28:00Z">
        <w:r w:rsidRPr="005C375D">
          <w:rPr>
            <w:color w:val="000000"/>
            <w:rPrChange w:id="1642" w:author="Prof. LIU Ben" w:date="2026-08-25T21:28:00Z" w16du:dateUtc="2026-08-25T13:28:00Z">
              <w:rPr>
                <w:b/>
              </w:rPr>
            </w:rPrChange>
          </w:rPr>
          <w:t>Label and Length Shape Entry (System 1)</w:t>
        </w:r>
      </w:ins>
    </w:p>
    <w:p w14:paraId="67A29E6E" w14:textId="471A8880" w:rsidR="005C375D" w:rsidRPr="005C375D" w:rsidRDefault="005C375D">
      <w:pPr>
        <w:pStyle w:val="Paragraph0"/>
        <w:rPr>
          <w:ins w:id="1643" w:author="Prof. LIU Ben" w:date="2026-08-25T21:28:00Z" w16du:dateUtc="2026-08-25T13:28:00Z"/>
          <w:rPrChange w:id="1644" w:author="Prof. LIU Ben" w:date="2026-08-25T21:29:00Z" w16du:dateUtc="2026-08-25T13:29:00Z">
            <w:rPr>
              <w:ins w:id="1645" w:author="Prof. LIU Ben" w:date="2026-08-25T21:28:00Z" w16du:dateUtc="2026-08-25T13:28:00Z"/>
              <w:color w:val="000000"/>
            </w:rPr>
          </w:rPrChange>
        </w:rPr>
        <w:pPrChange w:id="1646" w:author="Prof. LIU Ben" w:date="2026-08-25T21:29:00Z" w16du:dateUtc="2026-08-25T13:29:00Z">
          <w:pPr>
            <w:spacing w:before="100" w:beforeAutospacing="1" w:after="100" w:afterAutospacing="1"/>
          </w:pPr>
        </w:pPrChange>
      </w:pPr>
      <w:ins w:id="1647" w:author="Prof. LIU Ben" w:date="2026-08-25T21:28:00Z" w16du:dateUtc="2026-08-25T13:28:00Z">
        <w:r w:rsidRPr="005C375D">
          <w:rPr>
            <w:rPrChange w:id="1648" w:author="Prof. LIU Ben" w:date="2026-08-25T21:29:00Z" w16du:dateUtc="2026-08-25T13:29:00Z">
              <w:rPr>
                <w:color w:val="000000"/>
              </w:rPr>
            </w:rPrChange>
          </w:rPr>
          <w:t xml:space="preserve">The AI label can shape entry because it is available before any content is read. We would argue that the label leads the answerer to appraise the AI, and that a </w:t>
        </w:r>
      </w:ins>
      <w:ins w:id="1649" w:author="Prof. LIU Ben" w:date="2026-08-25T21:29:00Z" w16du:dateUtc="2026-08-25T13:29:00Z">
        <w:r>
          <w:t>“</w:t>
        </w:r>
      </w:ins>
      <w:ins w:id="1650" w:author="Prof. LIU Ben" w:date="2026-08-25T21:28:00Z" w16du:dateUtc="2026-08-25T13:28:00Z">
        <w:r w:rsidRPr="005C375D">
          <w:rPr>
            <w:rPrChange w:id="1651" w:author="Prof. LIU Ben" w:date="2026-08-25T21:29:00Z" w16du:dateUtc="2026-08-25T13:29:00Z">
              <w:rPr>
                <w:color w:val="000000"/>
              </w:rPr>
            </w:rPrChange>
          </w:rPr>
          <w:t>weak-competitor</w:t>
        </w:r>
      </w:ins>
      <w:ins w:id="1652" w:author="Prof. LIU Ben" w:date="2026-08-25T21:29:00Z" w16du:dateUtc="2026-08-25T13:29:00Z">
        <w:r>
          <w:t>”</w:t>
        </w:r>
      </w:ins>
      <w:ins w:id="1653" w:author="Prof. LIU Ben" w:date="2026-08-25T21:28:00Z" w16du:dateUtc="2026-08-25T13:28:00Z">
        <w:r w:rsidRPr="005C375D">
          <w:rPr>
            <w:rPrChange w:id="1654" w:author="Prof. LIU Ben" w:date="2026-08-25T21:29:00Z" w16du:dateUtc="2026-08-25T13:29:00Z">
              <w:rPr>
                <w:color w:val="000000"/>
              </w:rPr>
            </w:rPrChange>
          </w:rPr>
          <w:t xml:space="preserve"> appraisal strengthens the incentive to enter.</w:t>
        </w:r>
      </w:ins>
    </w:p>
    <w:p w14:paraId="5AAA938E" w14:textId="77777777" w:rsidR="005C375D" w:rsidRDefault="005C375D" w:rsidP="005C375D">
      <w:pPr>
        <w:pStyle w:val="Paragraph0"/>
        <w:rPr>
          <w:ins w:id="1655" w:author="Prof. LIU Ben" w:date="2026-08-25T21:33:00Z" w16du:dateUtc="2026-08-25T13:33:00Z"/>
        </w:rPr>
      </w:pPr>
      <w:ins w:id="1656" w:author="Prof. LIU Ben" w:date="2026-08-25T21:28:00Z" w16du:dateUtc="2026-08-25T13:28:00Z">
        <w:r w:rsidRPr="005C375D">
          <w:rPr>
            <w:rPrChange w:id="1657" w:author="Prof. LIU Ben" w:date="2026-08-25T21:30:00Z" w16du:dateUtc="2026-08-25T13:30:00Z">
              <w:rPr>
                <w:color w:val="000000"/>
              </w:rPr>
            </w:rPrChange>
          </w:rPr>
          <w:t>Noticing a simple visual marker is enough to know that the answer came from the platform</w:t>
        </w:r>
      </w:ins>
      <w:ins w:id="1658" w:author="Prof. LIU Ben" w:date="2026-08-25T21:30:00Z" w16du:dateUtc="2026-08-25T13:30:00Z">
        <w:r>
          <w:t>’</w:t>
        </w:r>
      </w:ins>
      <w:ins w:id="1659" w:author="Prof. LIU Ben" w:date="2026-08-25T21:28:00Z" w16du:dateUtc="2026-08-25T13:28:00Z">
        <w:r w:rsidRPr="005C375D">
          <w:rPr>
            <w:rPrChange w:id="1660" w:author="Prof. LIU Ben" w:date="2026-08-25T21:30:00Z" w16du:dateUtc="2026-08-25T13:30:00Z">
              <w:rPr>
                <w:color w:val="000000"/>
              </w:rPr>
            </w:rPrChange>
          </w:rPr>
          <w:t>s AI system. System 1 then judges the competitor</w:t>
        </w:r>
      </w:ins>
      <w:ins w:id="1661" w:author="Prof. LIU Ben" w:date="2026-08-25T21:30:00Z" w16du:dateUtc="2026-08-25T13:30:00Z">
        <w:r>
          <w:t>’</w:t>
        </w:r>
      </w:ins>
      <w:ins w:id="1662" w:author="Prof. LIU Ben" w:date="2026-08-25T21:28:00Z" w16du:dateUtc="2026-08-25T13:28:00Z">
        <w:r w:rsidRPr="005C375D">
          <w:rPr>
            <w:rPrChange w:id="1663" w:author="Prof. LIU Ben" w:date="2026-08-25T21:30:00Z" w16du:dateUtc="2026-08-25T13:30:00Z">
              <w:rPr>
                <w:color w:val="000000"/>
              </w:rPr>
            </w:rPrChange>
          </w:rPr>
          <w:t>s capability through the availability heuristic, so the judgment rests on whatever beliefs about machine-generated answers come to mind most readily (Tversky &amp; Kahneman 1973). AI</w:t>
        </w:r>
      </w:ins>
      <w:ins w:id="1664" w:author="Prof. LIU Ben" w:date="2026-08-25T21:30:00Z" w16du:dateUtc="2026-08-25T13:30:00Z">
        <w:r>
          <w:t>’</w:t>
        </w:r>
      </w:ins>
      <w:ins w:id="1665" w:author="Prof. LIU Ben" w:date="2026-08-25T21:28:00Z" w16du:dateUtc="2026-08-25T13:28:00Z">
        <w:r w:rsidRPr="005C375D">
          <w:rPr>
            <w:rPrChange w:id="1666" w:author="Prof. LIU Ben" w:date="2026-08-25T21:30:00Z" w16du:dateUtc="2026-08-25T13:30:00Z">
              <w:rPr>
                <w:color w:val="000000"/>
              </w:rPr>
            </w:rPrChange>
          </w:rPr>
          <w:t xml:space="preserve">s capability may change over time, but in the early period of </w:t>
        </w:r>
      </w:ins>
      <w:ins w:id="1667" w:author="Prof. LIU Ben" w:date="2026-08-25T21:30:00Z" w16du:dateUtc="2026-08-25T13:30:00Z">
        <w:r>
          <w:rPr>
            <w:rFonts w:hint="eastAsia"/>
          </w:rPr>
          <w:t>Gen</w:t>
        </w:r>
      </w:ins>
      <w:ins w:id="1668" w:author="Prof. LIU Ben" w:date="2026-08-25T21:28:00Z" w16du:dateUtc="2026-08-25T13:28:00Z">
        <w:r w:rsidRPr="005C375D">
          <w:rPr>
            <w:rPrChange w:id="1669" w:author="Prof. LIU Ben" w:date="2026-08-25T21:30:00Z" w16du:dateUtc="2026-08-25T13:30:00Z">
              <w:rPr>
                <w:color w:val="000000"/>
              </w:rPr>
            </w:rPrChange>
          </w:rPr>
          <w:t xml:space="preserve">AI during which our study was conducted, two beliefs are relevant. </w:t>
        </w:r>
      </w:ins>
    </w:p>
    <w:p w14:paraId="59D9F3CF" w14:textId="77777777" w:rsidR="005C375D" w:rsidRPr="00015210" w:rsidRDefault="005C375D" w:rsidP="005C375D">
      <w:pPr>
        <w:pStyle w:val="Paragraph0"/>
        <w:rPr>
          <w:ins w:id="1670" w:author="Prof. LIU Ben" w:date="2026-08-25T21:33:00Z" w16du:dateUtc="2026-08-25T13:33:00Z"/>
        </w:rPr>
      </w:pPr>
      <w:ins w:id="1671" w:author="Prof. LIU Ben" w:date="2026-08-25T21:33:00Z" w16du:dateUtc="2026-08-25T13:33:00Z">
        <w:r w:rsidRPr="00015210">
          <w: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Pr="00015210">
          <w:fldChar w:fldCharType="begin"/>
        </w:r>
        <w:r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Pr="00015210">
          <w:rPr>
            <w:rFonts w:ascii="Apple Color Emoji" w:hAnsi="Apple Color Emoji" w:cs="Apple Color Emoji"/>
          </w:rPr>
          <w:instrText>📊</w:instrText>
        </w:r>
        <w:r w:rsidRPr="00015210">
          <w:instrText>","collection-title":"C&amp;amp;C '24","container-title":"Proceedings of the 16th Conference on Creativity &amp; Cognition","DOI":"10.1145/3635636.3656204","ISBN":"979-8-4007-0485-7","language":"en","note":"</w:instrText>
        </w:r>
        <w:r w:rsidRPr="00015210">
          <w:rPr>
            <w:rFonts w:ascii="Apple Color Emoji" w:hAnsi="Apple Color Emoji" w:cs="Apple Color Emoji"/>
          </w:rPr>
          <w:instrText>🏷️</w:instrText>
        </w:r>
        <w:r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Pr="00015210">
          <w:rPr>
            <w:rFonts w:ascii="Apple Color Emoji" w:hAnsi="Apple Color Emoji" w:cs="Apple Color Emoji"/>
          </w:rPr>
          <w:instrText>📊</w:instrText>
        </w:r>
        <w:r w:rsidRPr="00015210">
          <w:instrText>","call-number":"1","container-title":"Science Advances","DOI":"10.1126/sciadv.adn5290","issue":"28","language":"en","note":"</w:instrText>
        </w:r>
        <w:r w:rsidRPr="00015210">
          <w:rPr>
            <w:rFonts w:ascii="Apple Color Emoji" w:hAnsi="Apple Color Emoji" w:cs="Apple Color Emoji"/>
          </w:rPr>
          <w:instrText>🏷️</w:instrText>
        </w:r>
        <w:r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015210">
          <w:fldChar w:fldCharType="separate"/>
        </w:r>
        <w:r w:rsidRPr="00015210">
          <w:t>(Anderson et al. 2024; Doshi &amp; Hauser 2024)</w:t>
        </w:r>
        <w:r w:rsidRPr="00015210">
          <w:fldChar w:fldCharType="end"/>
        </w:r>
        <w:r w:rsidRPr="00015210">
          <w:t xml:space="preserve">. The sense conveyed by “AI slop” is thus that the output follows a predictable template rather </w:t>
        </w:r>
        <w:r w:rsidRPr="00015210">
          <w:lastRenderedPageBreak/>
          <w:t>than saying anything sharp or particular.</w:t>
        </w:r>
        <w:r w:rsidRPr="00015210">
          <w:rPr>
            <w:rStyle w:val="FootnoteReference"/>
            <w:color w:val="000000"/>
            <w:sz w:val="22"/>
          </w:rPr>
          <w:footnoteReference w:id="7"/>
        </w:r>
      </w:ins>
    </w:p>
    <w:p w14:paraId="20AE6742" w14:textId="5E939B7B" w:rsidR="005C375D" w:rsidRPr="005C375D" w:rsidRDefault="005C375D">
      <w:pPr>
        <w:pStyle w:val="Paragraph0"/>
        <w:rPr>
          <w:ins w:id="1674" w:author="Prof. LIU Ben" w:date="2026-08-25T21:28:00Z" w16du:dateUtc="2026-08-25T13:28:00Z"/>
          <w:rPrChange w:id="1675" w:author="Prof. LIU Ben" w:date="2026-08-25T21:30:00Z" w16du:dateUtc="2026-08-25T13:30:00Z">
            <w:rPr>
              <w:ins w:id="1676" w:author="Prof. LIU Ben" w:date="2026-08-25T21:28:00Z" w16du:dateUtc="2026-08-25T13:28:00Z"/>
              <w:color w:val="000000"/>
            </w:rPr>
          </w:rPrChange>
        </w:rPr>
        <w:pPrChange w:id="1677" w:author="Prof. LIU Ben" w:date="2026-08-25T21:35:00Z" w16du:dateUtc="2026-08-25T13:35:00Z">
          <w:pPr>
            <w:spacing w:before="100" w:beforeAutospacing="1" w:after="100" w:afterAutospacing="1"/>
          </w:pPr>
        </w:pPrChange>
      </w:pPr>
      <w:ins w:id="1678" w:author="Prof. LIU Ben" w:date="2026-08-25T21:28:00Z" w16du:dateUtc="2026-08-25T13:28:00Z">
        <w:r w:rsidRPr="005C375D">
          <w:rPr>
            <w:rPrChange w:id="1679" w:author="Prof. LIU Ben" w:date="2026-08-25T21:30:00Z" w16du:dateUtc="2026-08-25T13:30:00Z">
              <w:rPr>
                <w:color w:val="000000"/>
              </w:rPr>
            </w:rPrChange>
          </w:rPr>
          <w:t xml:space="preserve">The second belief is specific to technical Q&amp;A, and it is the one our argument rests on. Members of technical communities were openly skeptical of AI-generated answers when </w:t>
        </w:r>
      </w:ins>
      <w:ins w:id="1680" w:author="Prof. LIU Ben" w:date="2026-08-25T21:31:00Z" w16du:dateUtc="2026-08-25T13:31:00Z">
        <w:r>
          <w:rPr>
            <w:rFonts w:hint="eastAsia"/>
          </w:rPr>
          <w:t>Gen</w:t>
        </w:r>
      </w:ins>
      <w:ins w:id="1681" w:author="Prof. LIU Ben" w:date="2026-08-25T21:28:00Z" w16du:dateUtc="2026-08-25T13:28:00Z">
        <w:r w:rsidRPr="005C375D">
          <w:rPr>
            <w:rPrChange w:id="1682" w:author="Prof. LIU Ben" w:date="2026-08-25T21:30:00Z" w16du:dateUtc="2026-08-25T13:30:00Z">
              <w:rPr>
                <w:color w:val="000000"/>
              </w:rPr>
            </w:rPrChange>
          </w:rPr>
          <w:t>AI appeared, and their skepticism has an empirical basis</w:t>
        </w:r>
      </w:ins>
      <w:ins w:id="1683" w:author="Prof. LIU Ben" w:date="2026-08-25T21:35:00Z" w16du:dateUtc="2026-08-25T13:35:00Z">
        <w:r>
          <w:rPr>
            <w:rFonts w:hint="eastAsia"/>
          </w:rPr>
          <w:t xml:space="preserve">. </w:t>
        </w:r>
      </w:ins>
      <w:ins w:id="1684" w:author="Prof. LIU Ben" w:date="2026-08-25T21:28:00Z" w16du:dateUtc="2026-08-25T13:28:00Z">
        <w:r w:rsidRPr="005C375D">
          <w:rPr>
            <w:rPrChange w:id="1685" w:author="Prof. LIU Ben" w:date="2026-08-25T21:30:00Z" w16du:dateUtc="2026-08-25T13:30:00Z">
              <w:rPr>
                <w:color w:val="000000"/>
              </w:rPr>
            </w:rPrChange>
          </w:rPr>
          <w:t>Kabir et al. (2024) report that more than half of ChatGPT</w:t>
        </w:r>
      </w:ins>
      <w:ins w:id="1686" w:author="Prof. LIU Ben" w:date="2026-08-25T21:31:00Z" w16du:dateUtc="2026-08-25T13:31:00Z">
        <w:r>
          <w:t>’</w:t>
        </w:r>
      </w:ins>
      <w:ins w:id="1687" w:author="Prof. LIU Ben" w:date="2026-08-25T21:28:00Z" w16du:dateUtc="2026-08-25T13:28:00Z">
        <w:r w:rsidRPr="005C375D">
          <w:rPr>
            <w:rPrChange w:id="1688" w:author="Prof. LIU Ben" w:date="2026-08-25T21:30:00Z" w16du:dateUtc="2026-08-25T13:30: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w:t>
        </w:r>
      </w:ins>
      <w:ins w:id="1689" w:author="Prof. LIU Ben" w:date="2026-08-25T21:35:00Z" w16du:dateUtc="2026-08-25T13:35:00Z">
        <w:r>
          <w:rPr>
            <w:rFonts w:hint="eastAsia"/>
          </w:rPr>
          <w:t xml:space="preserve"> </w:t>
        </w:r>
      </w:ins>
      <w:ins w:id="1690" w:author="Prof. LIU Ben" w:date="2026-08-25T21:34:00Z" w16du:dateUtc="2026-08-25T13:34:00Z">
        <w:r w:rsidRPr="00015210">
          <w:t>Disclosure compounds the effect, since information is judged less accurate when it is identified as machine-</w:t>
        </w:r>
        <w:r w:rsidRPr="00015210">
          <w:rPr>
            <w:color w:val="000000"/>
          </w:rPr>
          <w:t xml:space="preserve">generated </w:t>
        </w:r>
        <w:r w:rsidRPr="00015210">
          <w:rPr>
            <w:color w:val="000000"/>
          </w:rPr>
          <w:fldChar w:fldCharType="begin"/>
        </w:r>
        <w:r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Pr="00015210">
          <w:rPr>
            <w:rFonts w:ascii="Apple Color Emoji" w:hAnsi="Apple Color Emoji" w:cs="Apple Color Emoji"/>
            <w:color w:val="000000"/>
          </w:rPr>
          <w:instrText>📊</w:instrText>
        </w:r>
        <w:r w:rsidRPr="00015210">
          <w:rPr>
            <w:color w:val="000000"/>
          </w:rPr>
          <w:instrText>","collection-title":"FAccT '22","container-title":"Proceedings of the 2022 ACM Conference on Fairness, Accountability, and Transparency","DOI":"10.1145/3531146.3533077","ISBN":"978-1-4503-9352-2","language":"en","note":"</w:instrText>
        </w:r>
        <w:r w:rsidRPr="00015210">
          <w:rPr>
            <w:rFonts w:ascii="Apple Color Emoji" w:hAnsi="Apple Color Emoji" w:cs="Apple Color Emoji"/>
            <w:color w:val="000000"/>
          </w:rPr>
          <w:instrText>🏷️</w:instrText>
        </w:r>
        <w:r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015210">
          <w:rPr>
            <w:color w:val="000000"/>
          </w:rPr>
          <w:fldChar w:fldCharType="separate"/>
        </w:r>
        <w:r w:rsidRPr="00015210">
          <w:rPr>
            <w:color w:val="000000"/>
          </w:rPr>
          <w:t>(Longoni et al. 2022)</w:t>
        </w:r>
        <w:r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ins>
    </w:p>
    <w:p w14:paraId="234BE507" w14:textId="74373120" w:rsidR="005C375D" w:rsidRPr="005C375D" w:rsidRDefault="005C375D">
      <w:pPr>
        <w:pStyle w:val="Paragraph0"/>
        <w:rPr>
          <w:ins w:id="1691" w:author="Prof. LIU Ben" w:date="2026-08-25T21:28:00Z" w16du:dateUtc="2026-08-25T13:28:00Z"/>
          <w:rPrChange w:id="1692" w:author="Prof. LIU Ben" w:date="2026-08-25T21:35:00Z" w16du:dateUtc="2026-08-25T13:35:00Z">
            <w:rPr>
              <w:ins w:id="1693" w:author="Prof. LIU Ben" w:date="2026-08-25T21:28:00Z" w16du:dateUtc="2026-08-25T13:28:00Z"/>
              <w:color w:val="000000"/>
            </w:rPr>
          </w:rPrChange>
        </w:rPr>
        <w:pPrChange w:id="1694" w:author="Prof. LIU Ben" w:date="2026-08-25T21:35:00Z" w16du:dateUtc="2026-08-25T13:35:00Z">
          <w:pPr>
            <w:spacing w:before="100" w:beforeAutospacing="1" w:after="100" w:afterAutospacing="1"/>
          </w:pPr>
        </w:pPrChange>
      </w:pPr>
      <w:ins w:id="1695" w:author="Prof. LIU Ben" w:date="2026-08-25T21:28:00Z" w16du:dateUtc="2026-08-25T13:28:00Z">
        <w:r w:rsidRPr="005C375D">
          <w:rPr>
            <w:rPrChange w:id="1696" w:author="Prof. LIU Ben" w:date="2026-08-25T21:35:00Z" w16du:dateUtc="2026-08-25T13:35:00Z">
              <w:rPr>
                <w:color w:val="000000"/>
              </w:rPr>
            </w:rPrChange>
          </w:rPr>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w:t>
        </w:r>
      </w:ins>
      <w:ins w:id="1697" w:author="Prof. LIU Ben" w:date="2026-08-25T21:36:00Z" w16du:dateUtc="2026-08-25T13:36:00Z">
        <w:r>
          <w:rPr>
            <w:rFonts w:hint="eastAsia"/>
          </w:rPr>
          <w:t>provide</w:t>
        </w:r>
      </w:ins>
      <w:ins w:id="1698" w:author="Prof. LIU Ben" w:date="2026-08-25T21:28:00Z" w16du:dateUtc="2026-08-25T13:28:00Z">
        <w:r w:rsidRPr="005C375D">
          <w:rPr>
            <w:rPrChange w:id="1699" w:author="Prof. LIU Ben" w:date="2026-08-25T21:35:00Z" w16du:dateUtc="2026-08-25T13:35:00Z">
              <w:rPr>
                <w:color w:val="000000"/>
              </w:rPr>
            </w:rPrChange>
          </w:rPr>
          <w:t xml:space="preserve"> the correct answer the AI failed to provide.</w:t>
        </w:r>
      </w:ins>
    </w:p>
    <w:p w14:paraId="319E0BC5" w14:textId="77777777" w:rsidR="005C375D" w:rsidRPr="005C375D" w:rsidRDefault="005C375D">
      <w:pPr>
        <w:pStyle w:val="Paragraph0"/>
        <w:ind w:left="533" w:firstLine="0"/>
        <w:rPr>
          <w:ins w:id="1700" w:author="Prof. LIU Ben" w:date="2026-08-25T21:28:00Z" w16du:dateUtc="2026-08-25T13:28:00Z"/>
          <w:i/>
          <w:iCs/>
          <w:rPrChange w:id="1701" w:author="Prof. LIU Ben" w:date="2026-08-25T21:36:00Z" w16du:dateUtc="2026-08-25T13:36:00Z">
            <w:rPr>
              <w:ins w:id="1702" w:author="Prof. LIU Ben" w:date="2026-08-25T21:28:00Z" w16du:dateUtc="2026-08-25T13:28:00Z"/>
              <w:color w:val="000000"/>
            </w:rPr>
          </w:rPrChange>
        </w:rPr>
        <w:pPrChange w:id="1703" w:author="Prof. LIU Ben" w:date="2026-08-25T21:36:00Z" w16du:dateUtc="2026-08-25T13:36:00Z">
          <w:pPr>
            <w:spacing w:before="100" w:beforeAutospacing="1" w:after="100" w:afterAutospacing="1"/>
          </w:pPr>
        </w:pPrChange>
      </w:pPr>
      <w:ins w:id="1704" w:author="Prof. LIU Ben" w:date="2026-08-25T21:28:00Z" w16du:dateUtc="2026-08-25T13:28:00Z">
        <w:r w:rsidRPr="005C375D">
          <w:rPr>
            <w:i/>
            <w:iCs/>
            <w:rPrChange w:id="1705" w:author="Prof. LIU Ben" w:date="2026-08-25T21:36:00Z" w16du:dateUtc="2026-08-25T13:36:00Z">
              <w:rPr>
                <w:b/>
                <w:bCs/>
                <w:color w:val="000000"/>
              </w:rPr>
            </w:rPrChange>
          </w:rPr>
          <w:t>H1. The AI label alone increases human answer supply.</w:t>
        </w:r>
      </w:ins>
    </w:p>
    <w:p w14:paraId="19B425C5" w14:textId="44F34A37" w:rsidR="005C375D" w:rsidRPr="005C375D" w:rsidRDefault="005C375D">
      <w:pPr>
        <w:pStyle w:val="Paragraph0"/>
        <w:rPr>
          <w:ins w:id="1706" w:author="Prof. LIU Ben" w:date="2026-08-25T21:28:00Z" w16du:dateUtc="2026-08-25T13:28:00Z"/>
          <w:rPrChange w:id="1707" w:author="Prof. LIU Ben" w:date="2026-08-25T21:37:00Z" w16du:dateUtc="2026-08-25T13:37:00Z">
            <w:rPr>
              <w:ins w:id="1708" w:author="Prof. LIU Ben" w:date="2026-08-25T21:28:00Z" w16du:dateUtc="2026-08-25T13:28:00Z"/>
              <w:color w:val="000000"/>
            </w:rPr>
          </w:rPrChange>
        </w:rPr>
        <w:pPrChange w:id="1709" w:author="Prof. LIU Ben" w:date="2026-08-25T21:37:00Z" w16du:dateUtc="2026-08-25T13:37:00Z">
          <w:pPr>
            <w:spacing w:before="100" w:beforeAutospacing="1" w:after="100" w:afterAutospacing="1"/>
          </w:pPr>
        </w:pPrChange>
      </w:pPr>
      <w:ins w:id="1710" w:author="Prof. LIU Ben" w:date="2026-08-25T21:28:00Z" w16du:dateUtc="2026-08-25T13:28:00Z">
        <w:r w:rsidRPr="005C375D">
          <w:rPr>
            <w:rPrChange w:id="1711" w:author="Prof. LIU Ben" w:date="2026-08-25T21:37:00Z" w16du:dateUtc="2026-08-25T13:37:00Z">
              <w:rPr>
                <w:color w:val="000000"/>
              </w:rPr>
            </w:rPrChange>
          </w:rPr>
          <w:t xml:space="preserve">The second glance signal is length, and it pushes entry in the opposite direction. Length is </w:t>
        </w:r>
        <w:r w:rsidRPr="005C375D">
          <w:rPr>
            <w:rPrChange w:id="1712" w:author="Prof. LIU Ben" w:date="2026-08-25T21:37:00Z" w16du:dateUtc="2026-08-25T13:37:00Z">
              <w:rPr>
                <w:color w:val="000000"/>
              </w:rPr>
            </w:rPrChange>
          </w:rPr>
          <w:lastRenderedPageBreak/>
          <w:t>processed through attribute substitution, in which System 1 replaces a difficult judgment with an easier one associated with it (Kahneman 2011; Kahneman &amp; Frederick 2002). The difficult judgment is how much of the question the competitor has covered; the easy substitute is the answer</w:t>
        </w:r>
      </w:ins>
      <w:ins w:id="1713" w:author="Prof. LIU Ben" w:date="2026-08-25T21:38:00Z" w16du:dateUtc="2026-08-25T13:38:00Z">
        <w:r>
          <w:t>’</w:t>
        </w:r>
      </w:ins>
      <w:ins w:id="1714" w:author="Prof. LIU Ben" w:date="2026-08-25T21:28:00Z" w16du:dateUtc="2026-08-25T13:28:00Z">
        <w:r w:rsidRPr="005C375D">
          <w:rPr>
            <w:rPrChange w:id="1715" w:author="Prof. LIU Ben" w:date="2026-08-25T21:37:00Z" w16du:dateUtc="2026-08-25T13:37:00Z">
              <w:rPr>
                <w:color w:val="000000"/>
              </w:rPr>
            </w:rPrChange>
          </w:rPr>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ins>
    </w:p>
    <w:p w14:paraId="2F19B116" w14:textId="77777777" w:rsidR="005C375D" w:rsidRPr="005C375D" w:rsidRDefault="005C375D">
      <w:pPr>
        <w:pStyle w:val="Paragraph0"/>
        <w:ind w:left="533" w:firstLine="0"/>
        <w:rPr>
          <w:ins w:id="1716" w:author="Prof. LIU Ben" w:date="2026-08-25T21:28:00Z" w16du:dateUtc="2026-08-25T13:28:00Z"/>
          <w:i/>
          <w:iCs/>
          <w:rPrChange w:id="1717" w:author="Prof. LIU Ben" w:date="2026-08-25T21:37:00Z" w16du:dateUtc="2026-08-25T13:37:00Z">
            <w:rPr>
              <w:ins w:id="1718" w:author="Prof. LIU Ben" w:date="2026-08-25T21:28:00Z" w16du:dateUtc="2026-08-25T13:28:00Z"/>
              <w:color w:val="000000"/>
            </w:rPr>
          </w:rPrChange>
        </w:rPr>
        <w:pPrChange w:id="1719" w:author="Prof. LIU Ben" w:date="2026-08-25T21:37:00Z" w16du:dateUtc="2026-08-25T13:37:00Z">
          <w:pPr>
            <w:spacing w:before="100" w:beforeAutospacing="1" w:after="100" w:afterAutospacing="1"/>
          </w:pPr>
        </w:pPrChange>
      </w:pPr>
      <w:ins w:id="1720" w:author="Prof. LIU Ben" w:date="2026-08-25T21:28:00Z" w16du:dateUtc="2026-08-25T13:28:00Z">
        <w:r w:rsidRPr="005C375D">
          <w:rPr>
            <w:i/>
            <w:iCs/>
            <w:rPrChange w:id="1721" w:author="Prof. LIU Ben" w:date="2026-08-25T21:37:00Z" w16du:dateUtc="2026-08-25T13:37:00Z">
              <w:rPr>
                <w:b/>
                <w:bCs/>
                <w:color w:val="000000"/>
              </w:rPr>
            </w:rPrChange>
          </w:rPr>
          <w:t>H2. The effect of an AI answer on human answer supply becomes more negative as the length of the AI answer increases.</w:t>
        </w:r>
      </w:ins>
    </w:p>
    <w:p w14:paraId="07AB6D84" w14:textId="4FC24DAD" w:rsidR="005C375D" w:rsidRPr="005C375D" w:rsidRDefault="005C375D">
      <w:pPr>
        <w:pStyle w:val="Paragraph0"/>
        <w:rPr>
          <w:ins w:id="1722" w:author="Prof. LIU Ben" w:date="2026-08-25T21:28:00Z" w16du:dateUtc="2026-08-25T13:28:00Z"/>
          <w:rPrChange w:id="1723" w:author="Prof. LIU Ben" w:date="2026-08-25T21:39:00Z" w16du:dateUtc="2026-08-25T13:39:00Z">
            <w:rPr>
              <w:ins w:id="1724" w:author="Prof. LIU Ben" w:date="2026-08-25T21:28:00Z" w16du:dateUtc="2026-08-25T13:28:00Z"/>
              <w:color w:val="000000"/>
            </w:rPr>
          </w:rPrChange>
        </w:rPr>
        <w:pPrChange w:id="1725" w:author="Prof. LIU Ben" w:date="2026-08-25T21:39:00Z" w16du:dateUtc="2026-08-25T13:39:00Z">
          <w:pPr>
            <w:spacing w:before="100" w:beforeAutospacing="1" w:after="100" w:afterAutospacing="1"/>
          </w:pPr>
        </w:pPrChange>
      </w:pPr>
      <w:ins w:id="1726" w:author="Prof. LIU Ben" w:date="2026-08-25T21:28:00Z" w16du:dateUtc="2026-08-25T13:28:00Z">
        <w:r w:rsidRPr="005C375D">
          <w:rPr>
            <w:rPrChange w:id="1727" w:author="Prof. LIU Ben" w:date="2026-08-25T21:39:00Z" w16du:dateUtc="2026-08-25T13:39:00Z">
              <w:rPr>
                <w:color w:val="000000"/>
              </w:rPr>
            </w:rPrChange>
          </w:rPr>
          <w:t>Two points deserve emphasis. First, this is a claim about coverage, not quality, because length is far easier to perceive at a glance than quality, and an answer can be comprehensive and wrong at the same time (Kabir et al. 2024). Second, H2 complements H1 in describing the overall effect of a glance: the AI label</w:t>
        </w:r>
      </w:ins>
      <w:ins w:id="1728" w:author="Prof. LIU Ben" w:date="2026-08-25T21:39:00Z" w16du:dateUtc="2026-08-25T13:39:00Z">
        <w:r>
          <w:t>’</w:t>
        </w:r>
      </w:ins>
      <w:ins w:id="1729" w:author="Prof. LIU Ben" w:date="2026-08-25T21:28:00Z" w16du:dateUtc="2026-08-25T13:28:00Z">
        <w:r w:rsidRPr="005C375D">
          <w:rPr>
            <w:rPrChange w:id="1730" w:author="Prof. LIU Ben" w:date="2026-08-25T21:39:00Z" w16du:dateUtc="2026-08-25T13:39:00Z">
              <w:rPr>
                <w:color w:val="000000"/>
              </w:rPr>
            </w:rPrChange>
          </w:rPr>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ins>
    </w:p>
    <w:p w14:paraId="63488E9C" w14:textId="59E423AA" w:rsidR="001945B2" w:rsidRPr="00015210" w:rsidDel="005C375D" w:rsidRDefault="001945B2" w:rsidP="001945B2">
      <w:pPr>
        <w:pStyle w:val="Paragraph0"/>
        <w:rPr>
          <w:del w:id="1731" w:author="Prof. LIU Ben" w:date="2026-08-25T21:40:00Z" w16du:dateUtc="2026-08-25T13:40:00Z"/>
        </w:rPr>
      </w:pPr>
      <w:del w:id="1732" w:author="Prof. LIU Ben" w:date="2026-08-25T21:40:00Z" w16du:dateUtc="2026-08-25T13:40:00Z">
        <w:r w:rsidRPr="00015210" w:rsidDel="005C375D">
          <w:delText>The source is the first signal registered, and it can shape the entry decision because it is available before any content is read. We argue that the label leads the member</w:delText>
        </w:r>
      </w:del>
      <w:ins w:id="1733" w:author="Xin Li" w:date="2026-08-22T07:41:00Z" w16du:dateUtc="2026-08-21T23:41:00Z">
        <w:del w:id="1734" w:author="Prof. LIU Ben" w:date="2026-08-25T21:40:00Z" w16du:dateUtc="2026-08-25T13:40:00Z">
          <w:r w:rsidR="004E55FA" w:rsidDel="005C375D">
            <w:delText>answerer</w:delText>
          </w:r>
        </w:del>
      </w:ins>
      <w:del w:id="1735" w:author="Prof. LIU Ben" w:date="2026-08-25T21:40:00Z" w16du:dateUtc="2026-08-25T13:40:00Z">
        <w:r w:rsidRPr="00015210" w:rsidDel="005C375D">
          <w:delText xml:space="preserve"> to appraise the AI</w:delText>
        </w:r>
      </w:del>
      <w:ins w:id="1736" w:author="Xin Li" w:date="2026-08-22T07:36:00Z" w16du:dateUtc="2026-08-21T23:36:00Z">
        <w:del w:id="1737" w:author="Prof. LIU Ben" w:date="2026-08-25T21:40:00Z" w16du:dateUtc="2026-08-25T13:40:00Z">
          <w:r w:rsidR="004E55FA" w:rsidDel="005C375D">
            <w:delText>. If AI is appraised</w:delText>
          </w:r>
        </w:del>
      </w:ins>
      <w:del w:id="1738" w:author="Prof. LIU Ben" w:date="2026-08-25T21:40:00Z" w16du:dateUtc="2026-08-25T13:40:00Z">
        <w:r w:rsidRPr="00015210" w:rsidDel="005C375D">
          <w:delText xml:space="preserve"> as a </w:delText>
        </w:r>
        <w:r w:rsidRPr="00015210" w:rsidDel="005C375D">
          <w:rPr>
            <w:i/>
            <w:iCs/>
          </w:rPr>
          <w:delText>weak</w:delText>
        </w:r>
        <w:r w:rsidRPr="00015210" w:rsidDel="005C375D">
          <w:delText xml:space="preserve"> rival</w:delText>
        </w:r>
      </w:del>
      <w:ins w:id="1739" w:author="Xin Li" w:date="2026-08-22T07:37:00Z" w16du:dateUtc="2026-08-21T23:37:00Z">
        <w:del w:id="1740" w:author="Prof. LIU Ben" w:date="2026-08-25T21:40:00Z" w16du:dateUtc="2026-08-25T13:40:00Z">
          <w:r w:rsidR="004E55FA" w:rsidDel="005C375D">
            <w:delText>competitor</w:delText>
          </w:r>
        </w:del>
      </w:ins>
      <w:del w:id="1741" w:author="Prof. LIU Ben" w:date="2026-08-25T21:40:00Z" w16du:dateUtc="2026-08-25T13:40:00Z">
        <w:r w:rsidRPr="00015210" w:rsidDel="005C375D">
          <w:delText>, and that a weak rival encourages</w:delText>
        </w:r>
      </w:del>
      <w:ins w:id="1742" w:author="Xin Li" w:date="2026-08-22T07:43:00Z" w16du:dateUtc="2026-08-21T23:43:00Z">
        <w:del w:id="1743" w:author="Prof. LIU Ben" w:date="2026-08-25T21:40:00Z" w16du:dateUtc="2026-08-25T13:40:00Z">
          <w:r w:rsidR="004E55FA" w:rsidDel="005C375D">
            <w:delText>the answerer would have a stronger incentive of</w:delText>
          </w:r>
        </w:del>
      </w:ins>
      <w:del w:id="1744" w:author="Prof. LIU Ben" w:date="2026-08-25T21:40:00Z" w16du:dateUtc="2026-08-25T13:40:00Z">
        <w:r w:rsidRPr="00015210" w:rsidDel="005C375D">
          <w:delText xml:space="preserve"> entry.</w:delText>
        </w:r>
      </w:del>
    </w:p>
    <w:p w14:paraId="7193CF89" w14:textId="772B036A" w:rsidR="001945B2" w:rsidRPr="00015210" w:rsidDel="005C375D" w:rsidRDefault="001945B2" w:rsidP="001945B2">
      <w:pPr>
        <w:pStyle w:val="Paragraph0"/>
        <w:rPr>
          <w:del w:id="1745" w:author="Prof. LIU Ben" w:date="2026-08-25T21:40:00Z" w16du:dateUtc="2026-08-25T13:40:00Z"/>
        </w:rPr>
      </w:pPr>
      <w:del w:id="1746" w:author="Prof. LIU Ben" w:date="2026-08-25T21:40:00Z" w16du:dateUtc="2026-08-25T13:40:00Z">
        <w:r w:rsidRPr="00015210" w:rsidDel="005C375D">
          <w:delText>Noticing a simple visual marker is enough to know that the answer came from the platform</w:delText>
        </w:r>
        <w:r w:rsidR="00534D0B" w:rsidRPr="00015210" w:rsidDel="005C375D">
          <w:delText>’</w:delText>
        </w:r>
        <w:r w:rsidRPr="00015210" w:rsidDel="005C375D">
          <w:delText>s AI system. System 1 then judges the rival</w:delText>
        </w:r>
      </w:del>
      <w:ins w:id="1747" w:author="Xin Li" w:date="2026-08-22T07:37:00Z" w16du:dateUtc="2026-08-21T23:37:00Z">
        <w:del w:id="1748" w:author="Prof. LIU Ben" w:date="2026-08-25T21:40:00Z" w16du:dateUtc="2026-08-25T13:40:00Z">
          <w:r w:rsidR="004E55FA" w:rsidDel="005C375D">
            <w:delText>competitor</w:delText>
          </w:r>
        </w:del>
      </w:ins>
      <w:del w:id="1749" w:author="Prof. LIU Ben" w:date="2026-08-25T21:40:00Z" w16du:dateUtc="2026-08-25T13:40:00Z">
        <w:r w:rsidR="00534D0B" w:rsidRPr="00015210" w:rsidDel="005C375D">
          <w:delText>’</w:delText>
        </w:r>
        <w:r w:rsidRPr="00015210" w:rsidDel="005C375D">
          <w:delText xml:space="preserve">s capability through the </w:delText>
        </w:r>
        <w:r w:rsidRPr="00015210" w:rsidDel="005C375D">
          <w:rPr>
            <w:i/>
            <w:iCs/>
          </w:rPr>
          <w:delText>availability heuristic</w:delText>
        </w:r>
        <w:r w:rsidRPr="00015210" w:rsidDel="005C375D">
          <w:delText xml:space="preserve">, so the judgment rests on whatever beliefs about machine-generated answers come to mind most readily </w:delText>
        </w:r>
        <w:r w:rsidR="00546B58" w:rsidRPr="00015210" w:rsidDel="005C375D">
          <w:fldChar w:fldCharType="begin"/>
        </w:r>
        <w:r w:rsidR="00546B58" w:rsidRPr="00015210" w:rsidDel="005C375D">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546B58" w:rsidRPr="00015210" w:rsidDel="005C375D">
          <w:fldChar w:fldCharType="separate"/>
        </w:r>
        <w:r w:rsidR="00546B58" w:rsidRPr="00015210" w:rsidDel="005C375D">
          <w:delText>(Tversky &amp; Kahneman 1973)</w:delText>
        </w:r>
        <w:r w:rsidR="00546B58" w:rsidRPr="00015210" w:rsidDel="005C375D">
          <w:fldChar w:fldCharType="end"/>
        </w:r>
        <w:r w:rsidR="00546B58" w:rsidRPr="00015210" w:rsidDel="005C375D">
          <w:delText xml:space="preserve">. </w:delText>
        </w:r>
      </w:del>
      <w:ins w:id="1750" w:author="Xin Li" w:date="2026-08-22T07:44:00Z" w16du:dateUtc="2026-08-21T23:44:00Z">
        <w:del w:id="1751" w:author="Prof. LIU Ben" w:date="2026-08-25T21:40:00Z" w16du:dateUtc="2026-08-25T13:40:00Z">
          <w:r w:rsidR="004E55FA" w:rsidDel="005C375D">
            <w:delText>While AI’s capacity may change over time, in the early days of AI, when the study was conducted, t</w:delText>
          </w:r>
        </w:del>
      </w:ins>
      <w:del w:id="1752" w:author="Prof. LIU Ben" w:date="2026-08-25T21:40:00Z" w16du:dateUtc="2026-08-25T13:40:00Z">
        <w:r w:rsidRPr="00015210" w:rsidDel="005C375D">
          <w:delText>Two beliefs are relevant.</w:delText>
        </w:r>
      </w:del>
    </w:p>
    <w:p w14:paraId="7BCBF165" w14:textId="0914ABA5" w:rsidR="00546B58" w:rsidRPr="00015210" w:rsidDel="005C375D" w:rsidRDefault="001945B2" w:rsidP="00546B58">
      <w:pPr>
        <w:pStyle w:val="Paragraph0"/>
        <w:rPr>
          <w:del w:id="1753" w:author="Prof. LIU Ben" w:date="2026-08-25T21:40:00Z" w16du:dateUtc="2026-08-25T13:40:00Z"/>
        </w:rPr>
      </w:pPr>
      <w:del w:id="1754" w:author="Prof. LIU Ben" w:date="2026-08-25T21:40:00Z" w16du:dateUtc="2026-08-25T13:40:00Z">
        <w:r w:rsidRPr="00015210" w:rsidDel="005C375D">
          <w:delText xml:space="preserve">The first belief is a general impression that generative text is bland and formulaic, a quality that popular discussion captures with the phrase </w:delText>
        </w:r>
        <w:r w:rsidR="00534D0B" w:rsidRPr="00015210" w:rsidDel="005C375D">
          <w:delText>“</w:delText>
        </w:r>
        <w:r w:rsidRPr="00015210" w:rsidDel="005C375D">
          <w:delText>AI slop.</w:delText>
        </w:r>
        <w:r w:rsidR="00534D0B" w:rsidRPr="00015210" w:rsidDel="005C375D">
          <w:delText>”</w:delText>
        </w:r>
        <w:r w:rsidRPr="00015210" w:rsidDel="005C375D">
          <w:delText xml:space="preserve">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00546B58" w:rsidRPr="00015210" w:rsidDel="005C375D">
          <w:fldChar w:fldCharType="begin"/>
        </w:r>
        <w:r w:rsidR="00546B58" w:rsidRPr="00015210" w:rsidDel="005C375D">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00546B58" w:rsidRPr="00015210" w:rsidDel="005C375D">
          <w:rPr>
            <w:rFonts w:ascii="Apple Color Emoji" w:hAnsi="Apple Color Emoji" w:cs="Apple Color Emoji"/>
          </w:rPr>
          <w:delInstrText>📊</w:delInstrText>
        </w:r>
        <w:r w:rsidR="00546B58" w:rsidRPr="00015210" w:rsidDel="005C375D">
          <w:delInstrText>","collection-title":"C&amp;amp;C '24","container-title":"Proceedings of the 16th Conference on Creativity &amp; Cognition","DOI":"10.1145/3635636.3656204","ISBN":"979-8-4007-0485-7","language":"en","note":"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00546B58" w:rsidRPr="00015210" w:rsidDel="005C375D">
          <w:rPr>
            <w:rFonts w:ascii="Apple Color Emoji" w:hAnsi="Apple Color Emoji" w:cs="Apple Color Emoji"/>
          </w:rPr>
          <w:delInstrText>📊</w:delInstrText>
        </w:r>
        <w:r w:rsidR="00546B58" w:rsidRPr="00015210" w:rsidDel="005C375D">
          <w:delInstrText>","call-number":"1","container-title":"Science Advances","DOI":"10.1126/sciadv.adn5290","issue":"28","language":"en","note":"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00546B58" w:rsidRPr="00015210" w:rsidDel="005C375D">
          <w:fldChar w:fldCharType="separate"/>
        </w:r>
        <w:r w:rsidR="00546B58" w:rsidRPr="00015210" w:rsidDel="005C375D">
          <w:delText>(Anderson et al. 2024; Doshi &amp; Hauser 2024)</w:delText>
        </w:r>
        <w:r w:rsidR="00546B58" w:rsidRPr="00015210" w:rsidDel="005C375D">
          <w:fldChar w:fldCharType="end"/>
        </w:r>
        <w:r w:rsidR="00546B58" w:rsidRPr="00015210" w:rsidDel="005C375D">
          <w:delText>.</w:delText>
        </w:r>
        <w:r w:rsidRPr="00015210" w:rsidDel="005C375D">
          <w:delText xml:space="preserve"> The sense conveyed by </w:delText>
        </w:r>
        <w:r w:rsidR="00534D0B" w:rsidRPr="00015210" w:rsidDel="005C375D">
          <w:delText>“</w:delText>
        </w:r>
        <w:r w:rsidRPr="00015210" w:rsidDel="005C375D">
          <w:delText>AI slop</w:delText>
        </w:r>
        <w:r w:rsidR="00534D0B" w:rsidRPr="00015210" w:rsidDel="005C375D">
          <w:delText>”</w:delText>
        </w:r>
        <w:r w:rsidRPr="00015210" w:rsidDel="005C375D">
          <w:delText xml:space="preserve"> is thus that the output follows a predictable template rather than saying anything sharp or particular.</w:delText>
        </w:r>
        <w:r w:rsidRPr="00015210" w:rsidDel="005C375D">
          <w:rPr>
            <w:rStyle w:val="FootnoteReference"/>
            <w:color w:val="000000"/>
            <w:sz w:val="22"/>
          </w:rPr>
          <w:footnoteReference w:id="8"/>
        </w:r>
      </w:del>
    </w:p>
    <w:p w14:paraId="2AFD9A3A" w14:textId="3BE478DB" w:rsidR="001945B2" w:rsidRPr="00015210" w:rsidDel="005C375D" w:rsidRDefault="001945B2" w:rsidP="001945B2">
      <w:pPr>
        <w:pStyle w:val="Paragraph0"/>
        <w:rPr>
          <w:del w:id="1757" w:author="Prof. LIU Ben" w:date="2026-08-25T21:40:00Z" w16du:dateUtc="2026-08-25T13:40:00Z"/>
        </w:rPr>
      </w:pPr>
      <w:del w:id="1758" w:author="Prof. LIU Ben" w:date="2026-08-25T21:40:00Z" w16du:dateUtc="2026-08-25T13:40:00Z">
        <w:r w:rsidRPr="00015210" w:rsidDel="005C375D">
          <w:delText>The second belief is specific to technical Q&amp;A, and it is the one our argument rests on. Members of technical communities ha</w:delText>
        </w:r>
      </w:del>
      <w:ins w:id="1759" w:author="Xin Li" w:date="2026-08-22T08:03:00Z" w16du:dateUtc="2026-08-22T00:03:00Z">
        <w:del w:id="1760" w:author="Prof. LIU Ben" w:date="2026-08-25T21:40:00Z" w16du:dateUtc="2026-08-25T13:40:00Z">
          <w:r w:rsidR="00417957" w:rsidDel="005C375D">
            <w:delText xml:space="preserve">d </w:delText>
          </w:r>
        </w:del>
      </w:ins>
      <w:del w:id="1761" w:author="Prof. LIU Ben" w:date="2026-08-25T21:40:00Z" w16du:dateUtc="2026-08-25T13:40:00Z">
        <w:r w:rsidRPr="00015210" w:rsidDel="005C375D">
          <w:delText>ve been openly skeptical of AI-generated answers</w:delText>
        </w:r>
      </w:del>
      <w:ins w:id="1762" w:author="Xin Li" w:date="2026-08-22T08:03:00Z" w16du:dateUtc="2026-08-22T00:03:00Z">
        <w:del w:id="1763" w:author="Prof. LIU Ben" w:date="2026-08-25T21:40:00Z" w16du:dateUtc="2026-08-25T13:40:00Z">
          <w:r w:rsidR="00417957" w:rsidDel="005C375D">
            <w:delText xml:space="preserve"> when GenAI appeared</w:delText>
          </w:r>
        </w:del>
      </w:ins>
      <w:del w:id="1764" w:author="Prof. LIU Ben" w:date="2026-08-25T21:40:00Z" w16du:dateUtc="2026-08-25T13:40:00Z">
        <w:r w:rsidRPr="00015210" w:rsidDel="005C375D">
          <w:delText xml:space="preserve">, and their skepticism has an empirical basis. </w:delText>
        </w:r>
        <w:r w:rsidR="00546B58" w:rsidRPr="00015210" w:rsidDel="005C375D">
          <w:rPr>
            <w:color w:val="000000"/>
          </w:rPr>
          <w:fldChar w:fldCharType="begin"/>
        </w:r>
        <w:r w:rsidR="00546B58" w:rsidRPr="00015210" w:rsidDel="005C375D">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","collection-title":"CHI '24","container-title":"Proceedings of the 2024 CHI Conference on Human Factors in Computing Systems","DOI":"10.1145/3613904.3642596","ISBN":"979-8-4007-0330-0","language":"en","note":"</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546B58" w:rsidRPr="00015210" w:rsidDel="005C375D">
          <w:rPr>
            <w:color w:val="000000"/>
          </w:rPr>
          <w:fldChar w:fldCharType="separate"/>
        </w:r>
        <w:r w:rsidR="00546B58" w:rsidRPr="00015210" w:rsidDel="005C375D">
          <w:rPr>
            <w:color w:val="000000"/>
          </w:rPr>
          <w:delText>Kabir et al. (2024)</w:delText>
        </w:r>
        <w:r w:rsidR="00546B58" w:rsidRPr="00015210" w:rsidDel="005C375D">
          <w:rPr>
            <w:color w:val="000000"/>
          </w:rPr>
          <w:fldChar w:fldCharType="end"/>
        </w:r>
        <w:r w:rsidR="00546B58" w:rsidRPr="00015210" w:rsidDel="005C375D">
          <w:rPr>
            <w:color w:val="000000"/>
          </w:rPr>
          <w:delText xml:space="preserve"> </w:delText>
        </w:r>
        <w:r w:rsidRPr="00015210" w:rsidDel="005C375D">
          <w:delText>report that more than half of ChatGPT</w:delText>
        </w:r>
        <w:r w:rsidR="00534D0B" w:rsidRPr="00015210" w:rsidDel="005C375D">
          <w:delText>’</w:delText>
        </w:r>
        <w:r w:rsidRPr="00015210" w:rsidDel="005C375D">
          <w:delText>s answers to Stack Overflow questions contain incorrect information, that these answers are considerably more verbose than human answers, and that readers miss the errors in a substantial share of cases. Stack Overflow banned AI-generated answers for this reason. Disclosure compounds the effect, since information is judged less accurate when it is identified as machine-</w:delText>
        </w:r>
        <w:r w:rsidR="00546B58" w:rsidRPr="00015210" w:rsidDel="005C375D">
          <w:rPr>
            <w:color w:val="000000"/>
          </w:rPr>
          <w:delText xml:space="preserve">generated </w:delText>
        </w:r>
        <w:r w:rsidR="00546B58" w:rsidRPr="00015210" w:rsidDel="005C375D">
          <w:rPr>
            <w:color w:val="000000"/>
          </w:rPr>
          <w:fldChar w:fldCharType="begin"/>
        </w:r>
        <w:r w:rsidR="00546B58" w:rsidRPr="00015210" w:rsidDel="005C375D">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","collection-title":"FAccT '22","container-title":"Proceedings of the 2022 ACM Conference on Fairness, Accountability, and Transparency","DOI":"10.1145/3531146.3533077","ISBN":"978-1-4503-9352-2","language":"en","note":"</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00546B58" w:rsidRPr="00015210" w:rsidDel="005C375D">
          <w:rPr>
            <w:color w:val="000000"/>
          </w:rPr>
          <w:fldChar w:fldCharType="separate"/>
        </w:r>
        <w:r w:rsidR="00546B58" w:rsidRPr="00015210" w:rsidDel="005C375D">
          <w:rPr>
            <w:color w:val="000000"/>
          </w:rPr>
          <w:delText>(Longoni et al. 2022)</w:delText>
        </w:r>
        <w:r w:rsidR="00546B58" w:rsidRPr="00015210" w:rsidDel="005C375D">
          <w:rPr>
            <w:color w:val="000000"/>
          </w:rPr>
          <w:fldChar w:fldCharType="end"/>
        </w:r>
        <w:r w:rsidRPr="00015210" w:rsidDel="005C375D">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04E1B8BF" w14:textId="7391B754" w:rsidR="001945B2" w:rsidRPr="00015210" w:rsidDel="005C375D" w:rsidRDefault="001945B2" w:rsidP="001945B2">
      <w:pPr>
        <w:pStyle w:val="Paragraph0"/>
        <w:rPr>
          <w:del w:id="1765" w:author="Prof. LIU Ben" w:date="2026-08-25T21:40:00Z" w16du:dateUtc="2026-08-25T13:40:00Z"/>
        </w:rPr>
      </w:pPr>
      <w:del w:id="1766" w:author="Prof. LIU Ben" w:date="2026-08-25T21:40:00Z" w16du:dateUtc="2026-08-25T13:40:00Z">
        <w:r w:rsidRPr="00015210" w:rsidDel="005C375D">
          <w:delText>Appraising the AI as a weak competitor pushes toward entry. The AI answer sits under the same question, faces the same readers, and competes for the same attention, precisely the condition under which an actor is most likely to notice a rival</w:delText>
        </w:r>
      </w:del>
      <w:ins w:id="1767" w:author="Xin Li" w:date="2026-08-22T07:37:00Z" w16du:dateUtc="2026-08-21T23:37:00Z">
        <w:del w:id="1768" w:author="Prof. LIU Ben" w:date="2026-08-25T21:40:00Z" w16du:dateUtc="2026-08-25T13:40:00Z">
          <w:r w:rsidR="004E55FA" w:rsidDel="005C375D">
            <w:delText>competitor</w:delText>
          </w:r>
        </w:del>
      </w:ins>
      <w:del w:id="1769" w:author="Prof. LIU Ben" w:date="2026-08-25T21:40:00Z" w16du:dateUtc="2026-08-25T13:40:00Z">
        <w:r w:rsidRPr="00015210" w:rsidDel="005C375D">
          <w:delText xml:space="preserve"> and respond </w:delText>
        </w:r>
        <w:r w:rsidR="00546B58" w:rsidRPr="00015210" w:rsidDel="005C375D">
          <w:fldChar w:fldCharType="begin"/>
        </w:r>
        <w:r w:rsidR="00546B58" w:rsidRPr="00015210" w:rsidDel="005C375D">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546B58" w:rsidRPr="00015210" w:rsidDel="005C375D">
          <w:delInstrText>本文研究竞争紧张度，即目标企业与其特定竞争对手之间的紧张关系，这种紧张关系可能导致目标企业采取行动对抗竞争对手。基于认知</w:delInstrText>
        </w:r>
        <w:r w:rsidR="00546B58" w:rsidRPr="00015210" w:rsidDel="005C375D">
          <w:delInstrText>-</w:delInstrText>
        </w:r>
        <w:r w:rsidR="00546B58" w:rsidRPr="00015210" w:rsidDel="005C375D">
          <w:delInstrText>动机</w:delInstrText>
        </w:r>
        <w:r w:rsidR="00546B58" w:rsidRPr="00015210" w:rsidDel="005C375D">
          <w:delInstrText>-</w:delInstrText>
        </w:r>
        <w:r w:rsidR="00546B58" w:rsidRPr="00015210" w:rsidDel="005C375D">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546B58" w:rsidRPr="00015210" w:rsidDel="005C375D">
          <w:delInstrText xml:space="preserve">","archive_location":"491 </w:delInstrText>
        </w:r>
        <w:r w:rsidR="00546B58" w:rsidRPr="00015210" w:rsidDel="005C375D">
          <w:rPr>
            <w:rFonts w:ascii="Apple Color Emoji" w:hAnsi="Apple Color Emoji" w:cs="Apple Color Emoji"/>
          </w:rPr>
          <w:delInstrText>📊</w:delInstrText>
        </w:r>
        <w:r w:rsidR="00546B58" w:rsidRPr="00015210" w:rsidDel="005C375D">
          <w:delInstrText>","call-number":"1","container-title":"Academy of Management Journal","DOI":"10.5465/amj.2007.24162081","ISSN":"0001-4273","issue":"1","journalAbbreviation":"AMJ","language":"en","note":"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w:delInstrText>
        </w:r>
        <w:r w:rsidR="00546B58" w:rsidRPr="00015210" w:rsidDel="005C375D">
          <w:delInstrText>、</w:delInstrText>
        </w:r>
        <w:r w:rsidR="00546B58" w:rsidRPr="00015210" w:rsidDel="005C375D">
          <w:delInstrText>COMPETITION</w:delInstrText>
        </w:r>
        <w:r w:rsidR="00546B58" w:rsidRPr="00015210" w:rsidDel="005C375D">
          <w:delInstrText>、</w:delInstrText>
        </w:r>
        <w:r w:rsidR="00546B58" w:rsidRPr="00015210" w:rsidDel="005C375D">
          <w:delInstrText>MANAGEMENT</w:delInstrText>
        </w:r>
        <w:r w:rsidR="00546B58" w:rsidRPr="00015210" w:rsidDel="005C375D">
          <w:delInstrText>、</w:delInstrText>
        </w:r>
        <w:r w:rsidR="00546B58" w:rsidRPr="00015210" w:rsidDel="005C375D">
          <w:delInstrText>BUSINESS enterprises</w:delInstrText>
        </w:r>
        <w:r w:rsidR="00546B58" w:rsidRPr="00015210" w:rsidDel="005C375D">
          <w:delInstrText>、</w:delInstrText>
        </w:r>
        <w:r w:rsidR="00546B58" w:rsidRPr="00015210" w:rsidDel="005C375D">
          <w:delInstrText>COMMERCE</w:delInstrText>
        </w:r>
        <w:r w:rsidR="00546B58" w:rsidRPr="00015210" w:rsidDel="005C375D">
          <w:delInstrText>、</w:delInstrText>
        </w:r>
        <w:r w:rsidR="00546B58" w:rsidRPr="00015210" w:rsidDel="005C375D">
          <w:delInstrText>DATA analysis</w:delInstrText>
        </w:r>
        <w:r w:rsidR="00546B58" w:rsidRPr="00015210" w:rsidDel="005C375D">
          <w:delInstrText>、</w:delInstrText>
        </w:r>
        <w:r w:rsidR="00546B58" w:rsidRPr="00015210" w:rsidDel="005C375D">
          <w:delInstrText>MOTIVATION (Psychology)</w:delInstrText>
        </w:r>
        <w:r w:rsidR="00546B58" w:rsidRPr="00015210" w:rsidDel="005C375D">
          <w:delInstrText>、</w:delInstrText>
        </w:r>
        <w:r w:rsidR="00546B58" w:rsidRPr="00015210" w:rsidDel="005C375D">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546B58" w:rsidRPr="00015210" w:rsidDel="005C375D">
          <w:rPr>
            <w:rFonts w:ascii="Apple Color Emoji" w:hAnsi="Apple Color Emoji" w:cs="Apple Color Emoji"/>
          </w:rPr>
          <w:delInstrText>📊</w:delInstrText>
        </w:r>
        <w:r w:rsidR="00546B58" w:rsidRPr="00015210" w:rsidDel="005C375D">
          <w:delInstrText>","call-number":"3","container-title":"Asia Pacific Journal of Management","DOI":"10.1007/s10490-008-9110-7","ISSN":"1572-9958","issue":"1","journalAbbreviation":"Asia Pac J Manag","language":"en","note":"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w:delInstrText>
        </w:r>
        <w:r w:rsidR="00546B58" w:rsidRPr="00015210" w:rsidDel="005C375D">
          <w:delInstrText>、</w:delInstrText>
        </w:r>
        <w:r w:rsidR="00546B58" w:rsidRPr="00015210" w:rsidDel="005C375D">
          <w:delInstrText>Research</w:delInstrText>
        </w:r>
        <w:r w:rsidR="00546B58" w:rsidRPr="00015210" w:rsidDel="005C375D">
          <w:delInstrText>、</w:delInstrText>
        </w:r>
        <w:r w:rsidR="00546B58" w:rsidRPr="00015210" w:rsidDel="005C375D">
          <w:rPr>
            <w:rFonts w:ascii="Apple Color Emoji" w:hAnsi="Apple Color Emoji" w:cs="Apple Color Emoji"/>
          </w:rPr>
          <w:delInstrText>🤖️</w:delInstrText>
        </w:r>
        <w:r w:rsidR="00546B58" w:rsidRPr="00015210" w:rsidDel="005C375D">
          <w:delInstrText>、</w:delInstrText>
        </w:r>
        <w:r w:rsidR="00546B58" w:rsidRPr="00015210" w:rsidDel="005C375D">
          <w:delInstrText>Competitive dynamics</w:delInstrText>
        </w:r>
        <w:r w:rsidR="00546B58" w:rsidRPr="00015210" w:rsidDel="005C375D">
          <w:delInstrText>、</w:delInstrText>
        </w:r>
        <w:r w:rsidR="00546B58" w:rsidRPr="00015210" w:rsidDel="005C375D">
          <w:delInstrText>Publishing</w:delInstrText>
        </w:r>
        <w:r w:rsidR="00546B58" w:rsidRPr="00015210" w:rsidDel="005C375D">
          <w:delInstrText>、</w:delInstrText>
        </w:r>
        <w:r w:rsidR="00546B58" w:rsidRPr="00015210" w:rsidDel="005C375D">
          <w:delInstrText>Strategic management</w:delInstrText>
        </w:r>
        <w:r w:rsidR="00546B58" w:rsidRPr="00015210" w:rsidDel="005C375D">
          <w:delInstrText>、</w:delInstrText>
        </w:r>
        <w:r w:rsidR="00546B58" w:rsidRPr="00015210" w:rsidDel="005C375D">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00546B58" w:rsidRPr="00015210" w:rsidDel="005C375D">
          <w:fldChar w:fldCharType="separate"/>
        </w:r>
        <w:r w:rsidR="00546B58" w:rsidRPr="00015210" w:rsidDel="005C375D">
          <w:delText>(Chen et al. 2007; Chen 2009)</w:delText>
        </w:r>
        <w:r w:rsidR="00546B58" w:rsidRPr="00015210" w:rsidDel="005C375D">
          <w:fldChar w:fldCharType="end"/>
        </w:r>
        <w:r w:rsidRPr="00015210" w:rsidDel="005C375D">
          <w:delText xml:space="preserve">. The mere presence of a competitor in the same thread is an invitation to respond, and a </w:delText>
        </w:r>
        <w:r w:rsidRPr="00015210" w:rsidDel="005C375D">
          <w:rPr>
            <w:i/>
            <w:iCs/>
          </w:rPr>
          <w:delText>weak</w:delText>
        </w:r>
        <w:r w:rsidRPr="00015210" w:rsidDel="005C375D">
          <w:delText xml:space="preserve"> competitor makes responding attractive: the risk of losing is low, and a competent developer can supply the correct answer the AI failed to supply.</w:delText>
        </w:r>
      </w:del>
    </w:p>
    <w:p w14:paraId="5F0A1876" w14:textId="78828762" w:rsidR="004E55FA" w:rsidRPr="004E55FA" w:rsidDel="005C375D" w:rsidRDefault="004E55FA">
      <w:pPr>
        <w:pStyle w:val="Paragraph0"/>
        <w:ind w:left="533" w:firstLine="0"/>
        <w:rPr>
          <w:del w:id="1770" w:author="Prof. LIU Ben" w:date="2026-08-25T21:40:00Z" w16du:dateUtc="2026-08-25T13:40:00Z"/>
          <w:moveTo w:id="1771" w:author="Xin Li" w:date="2026-08-22T07:46:00Z" w16du:dateUtc="2026-08-21T23:46:00Z"/>
          <w:i/>
          <w:iCs/>
          <w:rPrChange w:id="1772" w:author="Xin Li" w:date="2026-08-22T07:46:00Z" w16du:dateUtc="2026-08-21T23:46:00Z">
            <w:rPr>
              <w:del w:id="1773" w:author="Prof. LIU Ben" w:date="2026-08-25T21:40:00Z" w16du:dateUtc="2026-08-25T13:40:00Z"/>
              <w:moveTo w:id="1774" w:author="Xin Li" w:date="2026-08-22T07:46:00Z" w16du:dateUtc="2026-08-21T23:46:00Z"/>
            </w:rPr>
          </w:rPrChange>
        </w:rPr>
        <w:pPrChange w:id="1775" w:author="Xin Li" w:date="2026-08-22T08:10:00Z" w16du:dateUtc="2026-08-22T00:10:00Z">
          <w:pPr>
            <w:pStyle w:val="Paragraph0"/>
            <w:ind w:firstLine="0"/>
          </w:pPr>
        </w:pPrChange>
      </w:pPr>
      <w:moveToRangeStart w:id="1776" w:author="Xin Li" w:date="2026-08-22T07:46:00Z" w:name="move238277217"/>
      <w:moveTo w:id="1777" w:author="Xin Li" w:date="2026-08-22T07:46:00Z" w16du:dateUtc="2026-08-21T23:46:00Z">
        <w:del w:id="1778" w:author="Prof. LIU Ben" w:date="2026-08-25T21:40:00Z" w16du:dateUtc="2026-08-25T13:40:00Z">
          <w:r w:rsidRPr="004E55FA" w:rsidDel="005C375D">
            <w:rPr>
              <w:b/>
              <w:bCs/>
              <w:i/>
              <w:iCs/>
              <w:rPrChange w:id="1779" w:author="Xin Li" w:date="2026-08-22T07:46:00Z" w16du:dateUtc="2026-08-21T23:46:00Z">
                <w:rPr>
                  <w:b/>
                  <w:bCs/>
                </w:rPr>
              </w:rPrChange>
            </w:rPr>
            <w:delText>H1.</w:delText>
          </w:r>
          <w:r w:rsidRPr="004E55FA" w:rsidDel="005C375D">
            <w:rPr>
              <w:i/>
              <w:iCs/>
              <w:rPrChange w:id="1780" w:author="Xin Li" w:date="2026-08-22T07:46:00Z" w16du:dateUtc="2026-08-21T23:46:00Z">
                <w:rPr/>
              </w:rPrChange>
            </w:rPr>
            <w:delText xml:space="preserve"> The AI label alone increases human answer supply.</w:delText>
          </w:r>
        </w:del>
      </w:moveTo>
    </w:p>
    <w:moveToRangeEnd w:id="1776"/>
    <w:p w14:paraId="62791CB3" w14:textId="7DA4DAF9" w:rsidR="001945B2" w:rsidRPr="00015210" w:rsidDel="005C375D" w:rsidRDefault="001945B2" w:rsidP="001945B2">
      <w:pPr>
        <w:pStyle w:val="Paragraph0"/>
        <w:rPr>
          <w:del w:id="1781" w:author="Prof. LIU Ben" w:date="2026-08-25T21:40:00Z" w16du:dateUtc="2026-08-25T13:40:00Z"/>
        </w:rPr>
      </w:pPr>
      <w:del w:id="1782" w:author="Prof. LIU Ben" w:date="2026-08-25T21:40:00Z" w16du:dateUtc="2026-08-25T13:40:00Z">
        <w:r w:rsidRPr="00015210" w:rsidDel="005C375D">
          <w:delText xml:space="preserve">We recognize that this runs against the intuition that AI crowds out human contribution, and some skepticism toward a prediction in which adding a competitor </w:delText>
        </w:r>
        <w:r w:rsidRPr="00015210" w:rsidDel="005C375D">
          <w:rPr>
            <w:i/>
            <w:iCs/>
          </w:rPr>
          <w:delText>raises</w:delText>
        </w:r>
        <w:r w:rsidRPr="00015210" w:rsidDel="005C375D">
          <w:delText xml:space="preserve"> participation is appropriate. But our claim is narrow. It concerns the label alone, that is, what a marker of machine authorship does when it says nothing about the substance of the answer.</w:delText>
        </w:r>
      </w:del>
    </w:p>
    <w:p w14:paraId="5D1DAFA3" w14:textId="5CC8DCBA" w:rsidR="00E55C5E" w:rsidRPr="00015210" w:rsidDel="005C375D" w:rsidRDefault="001945B2" w:rsidP="001945B2">
      <w:pPr>
        <w:pStyle w:val="Paragraph0"/>
        <w:ind w:firstLine="0"/>
        <w:rPr>
          <w:del w:id="1783" w:author="Prof. LIU Ben" w:date="2026-08-25T21:40:00Z" w16du:dateUtc="2026-08-25T13:40:00Z"/>
          <w:moveFrom w:id="1784" w:author="Xin Li" w:date="2026-08-22T07:46:00Z" w16du:dateUtc="2026-08-21T23:46:00Z"/>
        </w:rPr>
      </w:pPr>
      <w:moveFromRangeStart w:id="1785" w:author="Xin Li" w:date="2026-08-22T07:46:00Z" w:name="move238277217"/>
      <w:moveFrom w:id="1786" w:author="Xin Li" w:date="2026-08-22T07:46:00Z" w16du:dateUtc="2026-08-21T23:46:00Z">
        <w:del w:id="1787" w:author="Prof. LIU Ben" w:date="2026-08-25T21:40:00Z" w16du:dateUtc="2026-08-25T13:40:00Z">
          <w:r w:rsidRPr="00015210" w:rsidDel="005C375D">
            <w:rPr>
              <w:b/>
              <w:bCs/>
            </w:rPr>
            <w:delText>H1.</w:delText>
          </w:r>
          <w:r w:rsidRPr="00015210" w:rsidDel="005C375D">
            <w:delText xml:space="preserve"> </w:delText>
          </w:r>
          <w:r w:rsidR="00B94C7C" w:rsidRPr="00015210" w:rsidDel="005C375D">
            <w:delText>T</w:delText>
          </w:r>
          <w:r w:rsidRPr="00015210" w:rsidDel="005C375D">
            <w:delText xml:space="preserve">he AI label </w:delText>
          </w:r>
          <w:r w:rsidR="00B94C7C" w:rsidRPr="00015210" w:rsidDel="005C375D">
            <w:delText xml:space="preserve">alone </w:delText>
          </w:r>
          <w:r w:rsidRPr="00015210" w:rsidDel="005C375D">
            <w:delText>increases human answer supply.</w:delText>
          </w:r>
        </w:del>
      </w:moveFrom>
    </w:p>
    <w:moveFromRangeEnd w:id="1785"/>
    <w:p w14:paraId="0FC04236" w14:textId="504FD2D8" w:rsidR="001945B2" w:rsidRPr="00015210" w:rsidDel="005C375D" w:rsidRDefault="001945B2" w:rsidP="001945B2">
      <w:pPr>
        <w:pStyle w:val="Heading3"/>
        <w:rPr>
          <w:del w:id="1788" w:author="Prof. LIU Ben" w:date="2026-08-25T21:40:00Z" w16du:dateUtc="2026-08-25T13:40:00Z"/>
        </w:rPr>
      </w:pPr>
      <w:del w:id="1789" w:author="Prof. LIU Ben" w:date="2026-08-25T21:40:00Z" w16du:dateUtc="2026-08-25T13:40:00Z">
        <w:r w:rsidRPr="00015210" w:rsidDel="005C375D">
          <w:delText>Length: The Coverage Slope</w:delText>
        </w:r>
      </w:del>
    </w:p>
    <w:p w14:paraId="5DB8BA74" w14:textId="7B46E443" w:rsidR="001945B2" w:rsidRPr="00015210" w:rsidDel="005C375D" w:rsidRDefault="001945B2" w:rsidP="00546B58">
      <w:pPr>
        <w:pStyle w:val="Paragraph0"/>
        <w:rPr>
          <w:del w:id="1790" w:author="Prof. LIU Ben" w:date="2026-08-25T21:40:00Z" w16du:dateUtc="2026-08-25T13:40:00Z"/>
        </w:rPr>
      </w:pPr>
      <w:del w:id="1791" w:author="Prof. LIU Ben" w:date="2026-08-25T21:40:00Z" w16du:dateUtc="2026-08-25T13:40:00Z">
        <w:r w:rsidRPr="00015210" w:rsidDel="005C375D">
          <w:delText xml:space="preserve">The second glance signal is length, and it pushes entry in the opposite direction. Length is processed through </w:delText>
        </w:r>
        <w:r w:rsidRPr="00015210" w:rsidDel="005C375D">
          <w:rPr>
            <w:i/>
            <w:iCs/>
          </w:rPr>
          <w:delText>attribute substitution</w:delText>
        </w:r>
        <w:r w:rsidRPr="00015210" w:rsidDel="005C375D">
          <w:delText xml:space="preserve">, in which System 1 replaces a difficult judgment with an easier one associated with it </w:delText>
        </w:r>
        <w:r w:rsidR="00546B58" w:rsidRPr="00015210" w:rsidDel="005C375D">
          <w:fldChar w:fldCharType="begin"/>
        </w:r>
        <w:r w:rsidR="00546B58" w:rsidRPr="00015210" w:rsidDel="005C375D">
          <w:del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delInstrText>
        </w:r>
        <w:r w:rsidR="00546B58" w:rsidRPr="00015210" w:rsidDel="005C375D">
          <w:fldChar w:fldCharType="separate"/>
        </w:r>
        <w:r w:rsidR="00546B58" w:rsidRPr="00015210" w:rsidDel="005C375D">
          <w:delText>(Kahneman 2011; Kahneman &amp; Frederick 2002)</w:delText>
        </w:r>
        <w:r w:rsidR="00546B58" w:rsidRPr="00015210" w:rsidDel="005C375D">
          <w:fldChar w:fldCharType="end"/>
        </w:r>
        <w:r w:rsidR="00546B58" w:rsidRPr="00015210" w:rsidDel="005C375D">
          <w:delText xml:space="preserve">. </w:delText>
        </w:r>
        <w:r w:rsidRPr="00015210" w:rsidDel="005C375D">
          <w:delText>The difficult judgment is how much of the question the rival</w:delText>
        </w:r>
      </w:del>
      <w:ins w:id="1792" w:author="Xin Li" w:date="2026-08-22T07:37:00Z" w16du:dateUtc="2026-08-21T23:37:00Z">
        <w:del w:id="1793" w:author="Prof. LIU Ben" w:date="2026-08-25T21:40:00Z" w16du:dateUtc="2026-08-25T13:40:00Z">
          <w:r w:rsidR="004E55FA" w:rsidDel="005C375D">
            <w:delText>competitor</w:delText>
          </w:r>
        </w:del>
      </w:ins>
      <w:del w:id="1794" w:author="Prof. LIU Ben" w:date="2026-08-25T21:40:00Z" w16du:dateUtc="2026-08-25T13:40:00Z">
        <w:r w:rsidRPr="00015210" w:rsidDel="005C375D">
          <w:delText xml:space="preserve"> has covered; the easy substitute is physical size. A visibly long AI answer is read as the work of a competitor that has treated the question comprehensively</w:delText>
        </w:r>
      </w:del>
      <w:ins w:id="1795" w:author="Xin Li" w:date="2026-08-22T07:48:00Z" w16du:dateUtc="2026-08-21T23:48:00Z">
        <w:del w:id="1796" w:author="Prof. LIU Ben" w:date="2026-08-25T21:40:00Z" w16du:dateUtc="2026-08-25T13:40:00Z">
          <w:r w:rsidR="00963733" w:rsidDel="005C375D">
            <w:delText>seriously</w:delText>
          </w:r>
        </w:del>
      </w:ins>
      <w:del w:id="1797" w:author="Prof. LIU Ben" w:date="2026-08-25T21:40:00Z" w16du:dateUtc="2026-08-25T13:40:00Z">
        <w:r w:rsidRPr="00015210" w:rsidDel="005C375D">
          <w:delText xml:space="preserve">, and this impression revises the weak-rival appraisal that the label </w:delText>
        </w:r>
      </w:del>
      <w:ins w:id="1798" w:author="Xin Li" w:date="2026-08-22T07:48:00Z" w16du:dateUtc="2026-08-21T23:48:00Z">
        <w:del w:id="1799" w:author="Prof. LIU Ben" w:date="2026-08-25T21:40:00Z" w16du:dateUtc="2026-08-25T13:40:00Z">
          <w:r w:rsidR="00963733" w:rsidDel="005C375D">
            <w:delText>effect</w:delText>
          </w:r>
        </w:del>
      </w:ins>
      <w:del w:id="1800" w:author="Prof. LIU Ben" w:date="2026-08-25T21:40:00Z" w16du:dateUtc="2026-08-25T13:40:00Z">
        <w:r w:rsidRPr="00015210" w:rsidDel="005C375D">
          <w:delText>alone produced.</w:delText>
        </w:r>
      </w:del>
    </w:p>
    <w:p w14:paraId="12D5CDC2" w14:textId="50122BBE" w:rsidR="001945B2" w:rsidRPr="00015210" w:rsidDel="005C375D" w:rsidRDefault="001945B2" w:rsidP="00546B58">
      <w:pPr>
        <w:pStyle w:val="Paragraph0"/>
        <w:rPr>
          <w:del w:id="1801" w:author="Prof. LIU Ben" w:date="2026-08-25T21:40:00Z" w16du:dateUtc="2026-08-25T13:40:00Z"/>
        </w:rPr>
      </w:pPr>
      <w:del w:id="1802" w:author="Prof. LIU Ben" w:date="2026-08-25T21:40:00Z" w16du:dateUtc="2026-08-25T13:40:00Z">
        <w:r w:rsidRPr="00015210" w:rsidDel="005C375D">
          <w:delText xml:space="preserve">Our setting makes this substitution reliable. </w:delText>
        </w:r>
      </w:del>
      <w:ins w:id="1803" w:author="Xin Li" w:date="2026-08-22T08:04:00Z" w16du:dateUtc="2026-08-22T00:04:00Z">
        <w:del w:id="1804" w:author="Prof. LIU Ben" w:date="2026-08-25T21:40:00Z" w16du:dateUtc="2026-08-25T13:40:00Z">
          <w:r w:rsidR="00417957" w:rsidDel="005C375D">
            <w:delText>In our studied community, t</w:delText>
          </w:r>
        </w:del>
      </w:ins>
      <w:del w:id="1805" w:author="Prof. LIU Ben" w:date="2026-08-25T21:40:00Z" w16du:dateUtc="2026-08-25T13:40:00Z">
        <w:r w:rsidRPr="00015210" w:rsidDel="005C375D">
          <w:delText>Technical answers are broken into code blocks, numbered steps, configuration snippets, and shell commands, so their structure is visible without reading, and a long answer in this format appears to list several possible causes or several ways to fix the problem. Thus, length is a credible indication of how much ground has been taken.</w:delText>
        </w:r>
      </w:del>
    </w:p>
    <w:p w14:paraId="55454D62" w14:textId="77C0F108" w:rsidR="0067254B" w:rsidDel="005C375D" w:rsidRDefault="0067254B" w:rsidP="00546B58">
      <w:pPr>
        <w:pStyle w:val="Paragraph0"/>
        <w:rPr>
          <w:ins w:id="1806" w:author="Xin Li" w:date="2026-08-22T08:09:00Z" w16du:dateUtc="2026-08-22T00:09:00Z"/>
          <w:del w:id="1807" w:author="Prof. LIU Ben" w:date="2026-08-25T21:40:00Z" w16du:dateUtc="2026-08-25T13:40:00Z"/>
        </w:rPr>
      </w:pPr>
      <w:ins w:id="1808" w:author="Xin Li" w:date="2026-08-22T08:09:00Z" w16du:dateUtc="2026-08-22T00:09:00Z">
        <w:del w:id="1809" w:author="Prof. LIU Ben" w:date="2026-08-25T21:40:00Z" w16du:dateUtc="2026-08-25T13:40:00Z">
          <w:r w:rsidDel="005C375D">
            <w:delText xml:space="preserve"> </w:delText>
          </w:r>
        </w:del>
      </w:ins>
      <w:del w:id="1810" w:author="Prof. LIU Ben" w:date="2026-08-25T21:40:00Z" w16du:dateUtc="2026-08-25T13:40:00Z">
        <w:r w:rsidR="001945B2" w:rsidRPr="00015210" w:rsidDel="005C375D">
          <w:delText xml:space="preserve">What matters at entry is how much room is </w:delText>
        </w:r>
        <w:r w:rsidR="001945B2" w:rsidRPr="00015210" w:rsidDel="005C375D">
          <w:rPr>
            <w:i/>
            <w:iCs/>
          </w:rPr>
          <w:delText>left</w:delText>
        </w:r>
        <w:r w:rsidR="001945B2" w:rsidRPr="00015210" w:rsidDel="005C375D">
          <w:delText xml:space="preserve">. The more of the question the existing answer appears to cover, the less room appears to remain, the smaller the margin a new contribution can achieve, and the weaker the incentive to enter. </w:delText>
        </w:r>
      </w:del>
    </w:p>
    <w:p w14:paraId="58A70A43" w14:textId="020F5145" w:rsidR="0067254B" w:rsidRPr="0067254B" w:rsidDel="005C375D" w:rsidRDefault="0067254B">
      <w:pPr>
        <w:pStyle w:val="Paragraph0"/>
        <w:ind w:left="533" w:firstLine="0"/>
        <w:rPr>
          <w:del w:id="1811" w:author="Prof. LIU Ben" w:date="2026-08-25T21:40:00Z" w16du:dateUtc="2026-08-25T13:40:00Z"/>
          <w:moveTo w:id="1812" w:author="Xin Li" w:date="2026-08-22T08:09:00Z" w16du:dateUtc="2026-08-22T00:09:00Z"/>
          <w:i/>
          <w:iCs/>
          <w:rPrChange w:id="1813" w:author="Xin Li" w:date="2026-08-22T08:09:00Z" w16du:dateUtc="2026-08-22T00:09:00Z">
            <w:rPr>
              <w:del w:id="1814" w:author="Prof. LIU Ben" w:date="2026-08-25T21:40:00Z" w16du:dateUtc="2026-08-25T13:40:00Z"/>
              <w:moveTo w:id="1815" w:author="Xin Li" w:date="2026-08-22T08:09:00Z" w16du:dateUtc="2026-08-22T00:09:00Z"/>
            </w:rPr>
          </w:rPrChange>
        </w:rPr>
        <w:pPrChange w:id="1816" w:author="Xin Li" w:date="2026-08-22T08:09:00Z" w16du:dateUtc="2026-08-22T00:09:00Z">
          <w:pPr>
            <w:pStyle w:val="Paragraph0"/>
            <w:ind w:firstLine="0"/>
          </w:pPr>
        </w:pPrChange>
      </w:pPr>
      <w:moveToRangeStart w:id="1817" w:author="Xin Li" w:date="2026-08-22T08:09:00Z" w:name="move238278572"/>
      <w:moveTo w:id="1818" w:author="Xin Li" w:date="2026-08-22T08:09:00Z" w16du:dateUtc="2026-08-22T00:09:00Z">
        <w:del w:id="1819" w:author="Prof. LIU Ben" w:date="2026-08-25T21:40:00Z" w16du:dateUtc="2026-08-25T13:40:00Z">
          <w:r w:rsidRPr="0067254B" w:rsidDel="005C375D">
            <w:rPr>
              <w:b/>
              <w:bCs/>
              <w:i/>
              <w:iCs/>
              <w:rPrChange w:id="1820" w:author="Xin Li" w:date="2026-08-22T08:09:00Z" w16du:dateUtc="2026-08-22T00:09:00Z">
                <w:rPr>
                  <w:b/>
                  <w:bCs/>
                </w:rPr>
              </w:rPrChange>
            </w:rPr>
            <w:delText>H2.</w:delText>
          </w:r>
          <w:r w:rsidRPr="0067254B" w:rsidDel="005C375D">
            <w:rPr>
              <w:i/>
              <w:iCs/>
              <w:rPrChange w:id="1821" w:author="Xin Li" w:date="2026-08-22T08:09:00Z" w16du:dateUtc="2026-08-22T00:09:00Z">
                <w:rPr/>
              </w:rPrChange>
            </w:rPr>
            <w:delText xml:space="preserve"> The effect of an AI answer on human answer supply becomes more negative as the length of the AI answer increases.</w:delText>
          </w:r>
        </w:del>
      </w:moveTo>
    </w:p>
    <w:moveToRangeEnd w:id="1817"/>
    <w:p w14:paraId="2F43483F" w14:textId="35A23FAB" w:rsidR="001945B2" w:rsidRPr="00015210" w:rsidDel="005C375D" w:rsidRDefault="001945B2" w:rsidP="00546B58">
      <w:pPr>
        <w:pStyle w:val="Paragraph0"/>
        <w:rPr>
          <w:del w:id="1822" w:author="Prof. LIU Ben" w:date="2026-08-25T21:40:00Z" w16du:dateUtc="2026-08-25T13:40:00Z"/>
        </w:rPr>
      </w:pPr>
      <w:del w:id="1823" w:author="Prof. LIU Ben" w:date="2026-08-25T21:40:00Z" w16du:dateUtc="2026-08-25T13:40:00Z">
        <w:r w:rsidRPr="00015210" w:rsidDel="005C375D">
          <w:delText xml:space="preserve">Two points deserve emphasis. First, this is a claim about </w:delText>
        </w:r>
        <w:r w:rsidRPr="00015210" w:rsidDel="005C375D">
          <w:rPr>
            <w:i/>
            <w:iCs/>
          </w:rPr>
          <w:delText>coverage</w:delText>
        </w:r>
        <w:r w:rsidRPr="00015210" w:rsidDel="005C375D">
          <w:delText>, not quality</w:delText>
        </w:r>
      </w:del>
      <w:ins w:id="1824" w:author="Xin Li" w:date="2026-08-22T08:10:00Z" w16du:dateUtc="2026-08-22T00:10:00Z">
        <w:del w:id="1825" w:author="Prof. LIU Ben" w:date="2026-08-25T21:40:00Z" w16du:dateUtc="2026-08-25T13:40:00Z">
          <w:r w:rsidR="00AB4BCA" w:rsidDel="005C375D">
            <w:delText xml:space="preserve">. Length is much easier for </w:delText>
          </w:r>
        </w:del>
      </w:ins>
      <w:del w:id="1826" w:author="Prof. LIU Ben" w:date="2026-08-25T21:40:00Z" w16du:dateUtc="2026-08-25T13:40:00Z">
        <w:r w:rsidRPr="00015210" w:rsidDel="005C375D">
          <w:delText>: the member</w:delText>
        </w:r>
      </w:del>
      <w:ins w:id="1827" w:author="Xin Li" w:date="2026-08-22T07:41:00Z" w16du:dateUtc="2026-08-21T23:41:00Z">
        <w:del w:id="1828" w:author="Prof. LIU Ben" w:date="2026-08-25T21:40:00Z" w16du:dateUtc="2026-08-25T13:40:00Z">
          <w:r w:rsidR="004E55FA" w:rsidDel="005C375D">
            <w:delText>answerer</w:delText>
          </w:r>
        </w:del>
      </w:ins>
      <w:ins w:id="1829" w:author="Xin Li" w:date="2026-08-22T08:10:00Z" w16du:dateUtc="2026-08-22T00:10:00Z">
        <w:del w:id="1830" w:author="Prof. LIU Ben" w:date="2026-08-25T21:40:00Z" w16du:dateUtc="2026-08-25T13:40:00Z">
          <w:r w:rsidR="00AB4BCA" w:rsidDel="005C375D">
            <w:delText>s to perceive than quality in a glance</w:delText>
          </w:r>
        </w:del>
      </w:ins>
      <w:del w:id="1831" w:author="Prof. LIU Ben" w:date="2026-08-25T21:40:00Z" w16du:dateUtc="2026-08-25T13:40:00Z">
        <w:r w:rsidRPr="00015210" w:rsidDel="005C375D">
          <w:delText xml:space="preserve"> has not checked whether the long answer is correct, and an answer can be comprehensive and wrong at the same time. Second, H1 and H2 </w:delText>
        </w:r>
      </w:del>
      <w:ins w:id="1832" w:author="Xin Li" w:date="2026-08-22T08:11:00Z" w16du:dateUtc="2026-08-22T00:11:00Z">
        <w:del w:id="1833" w:author="Prof. LIU Ben" w:date="2026-08-25T21:40:00Z" w16du:dateUtc="2026-08-25T13:40:00Z">
          <w:r w:rsidR="00AB4BCA" w:rsidDel="005C375D">
            <w:delText xml:space="preserve">complements H1 </w:delText>
          </w:r>
        </w:del>
      </w:ins>
      <w:del w:id="1834" w:author="Prof. LIU Ben" w:date="2026-08-25T21:40:00Z" w16du:dateUtc="2026-08-25T13:40:00Z">
        <w:r w:rsidRPr="00015210" w:rsidDel="005C375D">
          <w:delText>act on the same decision in opposite directions</w:delText>
        </w:r>
      </w:del>
      <w:ins w:id="1835" w:author="Xin Li" w:date="2026-08-22T08:11:00Z" w16du:dateUtc="2026-08-22T00:11:00Z">
        <w:del w:id="1836" w:author="Prof. LIU Ben" w:date="2026-08-25T21:40:00Z" w16du:dateUtc="2026-08-25T13:40:00Z">
          <w:r w:rsidR="00AB4BCA" w:rsidDel="005C375D">
            <w:delText xml:space="preserve">to show the overall effect of a </w:delText>
          </w:r>
        </w:del>
      </w:ins>
      <w:del w:id="1837" w:author="Prof. LIU Ben" w:date="2026-08-25T21:40:00Z" w16du:dateUtc="2026-08-25T13:40:00Z">
        <w:r w:rsidRPr="00015210" w:rsidDel="005C375D">
          <w:delText>, and both rest on glance</w:delText>
        </w:r>
      </w:del>
      <w:ins w:id="1838" w:author="Xin Li" w:date="2026-08-22T08:11:00Z" w16du:dateUtc="2026-08-22T00:11:00Z">
        <w:del w:id="1839" w:author="Prof. LIU Ben" w:date="2026-08-25T21:40:00Z" w16du:dateUtc="2026-08-25T13:40:00Z">
          <w:r w:rsidR="00AB4BCA" w:rsidDel="005C375D">
            <w:delText xml:space="preserve">, where AI label’s effect may be relatively stable and </w:delText>
          </w:r>
        </w:del>
      </w:ins>
      <w:ins w:id="1840" w:author="Xin Li" w:date="2026-08-22T08:12:00Z" w16du:dateUtc="2026-08-22T00:12:00Z">
        <w:del w:id="1841" w:author="Prof. LIU Ben" w:date="2026-08-25T21:40:00Z" w16du:dateUtc="2026-08-25T13:40:00Z">
          <w:r w:rsidR="00AB4BCA" w:rsidDel="005C375D">
            <w:delText>answer length may vary and give different perception on how to make an additional contribution</w:delText>
          </w:r>
        </w:del>
      </w:ins>
      <w:del w:id="1842" w:author="Prof. LIU Ben" w:date="2026-08-25T21:40:00Z" w16du:dateUtc="2026-08-25T13:40:00Z">
        <w:r w:rsidRPr="00015210" w:rsidDel="005C375D">
          <w:delText xml:space="preserve"> signals. This is why the consequence of adding an AI answer cannot be a single number. It is positive where AI content is thin and negative where it is thick, and the point at which it switches sign depends on the answers </w:delText>
        </w:r>
      </w:del>
      <w:ins w:id="1843" w:author="Xin Li" w:date="2026-08-22T08:17:00Z" w16du:dateUtc="2026-08-22T00:17:00Z">
        <w:del w:id="1844" w:author="Prof. LIU Ben" w:date="2026-08-25T21:40:00Z" w16du:dateUtc="2026-08-25T13:40:00Z">
          <w:r w:rsidR="008743F2" w:rsidDel="005C375D">
            <w:delText>AI provided and the keep growing ability of AI</w:delText>
          </w:r>
        </w:del>
      </w:ins>
      <w:del w:id="1845" w:author="Prof. LIU Ben" w:date="2026-08-25T21:40:00Z" w16du:dateUtc="2026-08-25T13:40:00Z">
        <w:r w:rsidRPr="00015210" w:rsidDel="005C375D">
          <w:delText>a given platform actually posts.</w:delText>
        </w:r>
      </w:del>
    </w:p>
    <w:p w14:paraId="43375847" w14:textId="4946C16A" w:rsidR="001945B2" w:rsidRPr="00015210" w:rsidDel="0067254B" w:rsidRDefault="001945B2" w:rsidP="00546B58">
      <w:pPr>
        <w:pStyle w:val="Paragraph0"/>
        <w:ind w:firstLine="0"/>
        <w:rPr>
          <w:moveFrom w:id="1846" w:author="Xin Li" w:date="2026-08-22T08:09:00Z" w16du:dateUtc="2026-08-22T00:09:00Z"/>
        </w:rPr>
      </w:pPr>
      <w:moveFromRangeStart w:id="1847" w:author="Xin Li" w:date="2026-08-22T08:09:00Z" w:name="move238278572"/>
      <w:moveFrom w:id="1848" w:author="Xin Li" w:date="2026-08-22T08:09:00Z" w16du:dateUtc="2026-08-22T00:09:00Z">
        <w:r w:rsidRPr="00015210" w:rsidDel="0067254B">
          <w:rPr>
            <w:b/>
            <w:bCs/>
          </w:rPr>
          <w:t>H2.</w:t>
        </w:r>
        <w:r w:rsidRPr="00015210" w:rsidDel="0067254B">
          <w:t xml:space="preserve"> The effect of an AI answer on human answer supply becomes more negative as the length of the AI answer increases.</w:t>
        </w:r>
      </w:moveFrom>
    </w:p>
    <w:moveFromRangeEnd w:id="1847"/>
    <w:p w14:paraId="3D4268E5" w14:textId="4B07196A" w:rsidR="001945B2" w:rsidRPr="00015210" w:rsidDel="005C375D" w:rsidRDefault="001945B2" w:rsidP="001945B2">
      <w:pPr>
        <w:pStyle w:val="Heading3"/>
        <w:rPr>
          <w:del w:id="1849" w:author="Prof. LIU Ben" w:date="2026-08-25T21:40:00Z" w16du:dateUtc="2026-08-25T13:40:00Z"/>
        </w:rPr>
      </w:pPr>
      <w:del w:id="1850" w:author="Prof. LIU Ben" w:date="2026-08-25T21:40:00Z" w16du:dateUtc="2026-08-25T13:40:00Z">
        <w:r w:rsidRPr="00015210" w:rsidDel="005C375D">
          <w:delText xml:space="preserve">AI Answer </w:delText>
        </w:r>
      </w:del>
      <w:ins w:id="1851" w:author="Xin Li" w:date="2026-08-22T08:19:00Z" w16du:dateUtc="2026-08-22T00:19:00Z">
        <w:del w:id="1852" w:author="Prof. LIU Ben" w:date="2026-08-25T21:40:00Z" w16du:dateUtc="2026-08-25T13:40:00Z">
          <w:r w:rsidR="00590504" w:rsidDel="005C375D">
            <w:delText xml:space="preserve">System 2 Effect: </w:delText>
          </w:r>
        </w:del>
      </w:ins>
      <w:del w:id="1853" w:author="Prof. LIU Ben" w:date="2026-08-25T21:40:00Z" w16du:dateUtc="2026-08-25T13:40:00Z">
        <w:r w:rsidRPr="00015210" w:rsidDel="005C375D">
          <w:delText>Quality: Why It May Not Affect Entry</w:delText>
        </w:r>
      </w:del>
    </w:p>
    <w:p w14:paraId="1088A051" w14:textId="77777777" w:rsidR="005C375D" w:rsidRPr="005C375D" w:rsidRDefault="005C375D">
      <w:pPr>
        <w:pStyle w:val="Heading3"/>
        <w:rPr>
          <w:ins w:id="1854" w:author="Prof. LIU Ben" w:date="2026-08-25T21:40:00Z" w16du:dateUtc="2026-08-25T13:40:00Z"/>
          <w:rPrChange w:id="1855" w:author="Prof. LIU Ben" w:date="2026-08-25T21:40:00Z" w16du:dateUtc="2026-08-25T13:40:00Z">
            <w:rPr>
              <w:ins w:id="1856" w:author="Prof. LIU Ben" w:date="2026-08-25T21:40:00Z" w16du:dateUtc="2026-08-25T13:40:00Z"/>
              <w:color w:val="000000"/>
            </w:rPr>
          </w:rPrChange>
        </w:rPr>
        <w:pPrChange w:id="1857" w:author="Prof. LIU Ben" w:date="2026-08-25T21:40:00Z" w16du:dateUtc="2026-08-25T13:40:00Z">
          <w:pPr/>
        </w:pPrChange>
      </w:pPr>
      <w:ins w:id="1858" w:author="Prof. LIU Ben" w:date="2026-08-25T21:40:00Z" w16du:dateUtc="2026-08-25T13:40:00Z">
        <w:r w:rsidRPr="005C375D">
          <w:rPr>
            <w:rPrChange w:id="1859" w:author="Prof. LIU Ben" w:date="2026-08-25T21:40:00Z" w16du:dateUtc="2026-08-25T13:40:00Z">
              <w:rPr>
                <w:b/>
                <w:color w:val="000000"/>
              </w:rPr>
            </w:rPrChange>
          </w:rPr>
          <w:t>AI Answer Quality Does Not Shape Entry (System 2)</w:t>
        </w:r>
      </w:ins>
    </w:p>
    <w:p w14:paraId="53BE1E6D" w14:textId="4F4FB5BB" w:rsidR="005C375D" w:rsidRPr="00015210" w:rsidRDefault="005C375D" w:rsidP="005C375D">
      <w:pPr>
        <w:pStyle w:val="Paragraph0"/>
        <w:rPr>
          <w:ins w:id="1860" w:author="Prof. LIU Ben" w:date="2026-08-25T21:47:00Z" w16du:dateUtc="2026-08-25T13:47:00Z"/>
        </w:rPr>
      </w:pPr>
      <w:ins w:id="1861" w:author="Prof. LIU Ben" w:date="2026-08-25T21:41:00Z" w16du:dateUtc="2026-08-25T13:41:00Z">
        <w:r w:rsidRPr="005C375D">
          <w:rPr>
            <w:rPrChange w:id="1862" w:author="Prof. LIU Ben" w:date="2026-08-25T21:42:00Z" w16du:dateUtc="2026-08-25T13:42:00Z">
              <w:rPr>
                <w:color w:val="000000"/>
              </w:rPr>
            </w:rPrChange>
          </w:rPr>
          <w:t xml:space="preserve">Quality is a System 2 signal, and entry is a System 1 decision, so the same-level principle predicts no systematic effect of AI answer quality on entry. </w:t>
        </w:r>
      </w:ins>
      <w:ins w:id="1863" w:author="Prof. LIU Ben" w:date="2026-08-25T21:47:00Z" w16du:dateUtc="2026-08-25T13:47:00Z">
        <w:r w:rsidRPr="00015210">
          <w:t xml:space="preserve">Quality becomes available only </w:t>
        </w:r>
        <w:r w:rsidRPr="00015210">
          <w:lastRenderedPageBreak/>
          <w:t>afterward, because it requires reading the answer through and checking it against the specific problem. Therefore, entry is shaped mainly by what arrives first.</w:t>
        </w:r>
        <w:r>
          <w:t xml:space="preserve"> </w:t>
        </w:r>
        <w:r w:rsidRPr="00015210">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t>
        </w:r>
      </w:ins>
      <w:ins w:id="1864" w:author="Prof. LIU Ben" w:date="2026-08-25T21:48:00Z" w16du:dateUtc="2026-08-25T13:48:00Z">
        <w:r>
          <w:rPr>
            <w:rFonts w:hint="eastAsia"/>
          </w:rPr>
          <w:t>two systems</w:t>
        </w:r>
      </w:ins>
      <w:ins w:id="1865" w:author="Prof. LIU Ben" w:date="2026-08-25T21:47:00Z" w16du:dateUtc="2026-08-25T13:47:00Z">
        <w:r w:rsidRPr="00015210">
          <w:t xml:space="preserve"> account emphasizes that System 2 normally </w:t>
        </w:r>
        <w:r w:rsidRPr="00015210">
          <w:rPr>
            <w:i/>
            <w:iCs/>
          </w:rPr>
          <w:t>endorses</w:t>
        </w:r>
        <w:r w:rsidRPr="00015210">
          <w:t xml:space="preserve">, because it is recruited only when the fast route fails to deliver a confident answer, and not recruited when the fast route delivers one cheaply, which is the law of least effort at work </w:t>
        </w:r>
        <w:r w:rsidRPr="00015210">
          <w:fldChar w:fldCharType="begin"/>
        </w:r>
        <w:r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Pr="00015210">
          <w:rPr>
            <w:rFonts w:ascii="Apple Color Emoji" w:hAnsi="Apple Color Emoji" w:cs="Apple Color Emoji"/>
          </w:rPr>
          <w:instrText>🏷️</w:instrText>
        </w:r>
        <w:r w:rsidRPr="00015210">
          <w:instrText xml:space="preserve"> /reading","title":"Thinking, fast and slow","author":[{"family":"Kahneman","given":"Daniel"}],"issued":{"date-parts":[["2011"]]}}}],"schema":"https://github.com/citation-style-language/schema/raw/master/csl-citation.json"} </w:instrText>
        </w:r>
        <w:r w:rsidRPr="00015210">
          <w:fldChar w:fldCharType="separate"/>
        </w:r>
        <w:r w:rsidRPr="00015210">
          <w:t>(Kahneman 2011)</w:t>
        </w:r>
        <w:r w:rsidRPr="00015210">
          <w:fldChar w:fldCharType="end"/>
        </w:r>
        <w:r w:rsidRPr="00015210">
          <w:t xml:space="preserve">. Here the fast route does deliver a confident answer: the label and the length together produce a coherent impression of how much ground the </w:t>
        </w:r>
        <w:r>
          <w:t>competitor</w:t>
        </w:r>
        <w:r w:rsidRPr="00015210">
          <w:t xml:space="preserve"> has taken, so nothing calls for the more expensive judgment that assessing quality would require.</w:t>
        </w:r>
      </w:ins>
    </w:p>
    <w:p w14:paraId="3FA22D6A" w14:textId="77777777" w:rsidR="005C375D" w:rsidRPr="00015210" w:rsidRDefault="005C375D" w:rsidP="005C375D">
      <w:pPr>
        <w:pStyle w:val="Paragraph0"/>
        <w:rPr>
          <w:ins w:id="1866" w:author="Prof. LIU Ben" w:date="2026-08-25T21:47:00Z" w16du:dateUtc="2026-08-25T13:47:00Z"/>
        </w:rPr>
      </w:pPr>
      <w:ins w:id="1867" w:author="Prof. LIU Ben" w:date="2026-08-25T21:47:00Z" w16du:dateUtc="2026-08-25T13:47:00Z">
        <w:r w:rsidRPr="00015210">
          <w:t>Even a</w:t>
        </w:r>
        <w:r>
          <w:t>n</w:t>
        </w:r>
        <w:r w:rsidRPr="00015210">
          <w:t xml:space="preserve"> </w:t>
        </w:r>
        <w:r>
          <w:t>answerer</w:t>
        </w:r>
        <w:r w:rsidRPr="00015210">
          <w: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Pr="00015210">
          <w:fldChar w:fldCharType="begin"/>
        </w:r>
        <w:r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Pr="00015210">
          <w:rPr>
            <w:rFonts w:ascii="Apple Color Emoji" w:hAnsi="Apple Color Emoji" w:cs="Apple Color Emoji"/>
          </w:rPr>
          <w:instrText>📊</w:instrText>
        </w:r>
        <w:r w:rsidRPr="00015210">
          <w:instrText>","call-number":"1 (CCF C)","container-title":"Knowledge-Based Systems","DOI":"10.1016/j.knosys.2025.113091","ISSN":"0950-7051","journalAbbreviation":"Knowledge-Based Systems","language":"en","note":"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Question answering</w:instrText>
        </w:r>
        <w:r w:rsidRPr="00015210">
          <w:instrText>、</w:instrText>
        </w:r>
        <w:r w:rsidRPr="00015210">
          <w:instrText>Natural language processing</w:instrText>
        </w:r>
        <w:r w:rsidRPr="00015210">
          <w:instrText>、</w:instrText>
        </w:r>
        <w:r w:rsidRPr="00015210">
          <w:instrText>Answer verification</w:instrText>
        </w:r>
        <w:r w:rsidRPr="00015210">
          <w:instrText>、</w:instrText>
        </w:r>
        <w:r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015210">
          <w:fldChar w:fldCharType="separate"/>
        </w:r>
        <w:r w:rsidRPr="00015210">
          <w:t>(Lee &amp; Lee 2025)</w:t>
        </w:r>
        <w:r w:rsidRPr="00015210">
          <w:fldChar w:fldCharType="end"/>
        </w:r>
        <w:r w:rsidRPr="00015210">
          <w:t xml:space="preserve">, and errors in AI answers often go undetected for exactly this reason </w:t>
        </w:r>
        <w:r w:rsidRPr="00015210">
          <w:rPr>
            <w:rFonts w:eastAsia="DengXian"/>
            <w:kern w:val="2"/>
            <w14:ligatures w14:val="standardContextual"/>
          </w:rPr>
          <w:fldChar w:fldCharType="begin"/>
        </w:r>
        <w:r w:rsidRPr="0001521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015210">
          <w:rPr>
            <w:rFonts w:eastAsia="DengXian"/>
            <w:kern w:val="2"/>
            <w14:ligatures w14:val="standardContextual"/>
          </w:rPr>
          <w:fldChar w:fldCharType="separate"/>
        </w:r>
        <w:r w:rsidRPr="00015210">
          <w:rPr>
            <w:rFonts w:eastAsia="DengXian"/>
            <w:kern w:val="2"/>
            <w14:ligatures w14:val="standardContextual"/>
          </w:rPr>
          <w:t>(Kabir et al. 2024)</w:t>
        </w:r>
        <w:r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ins>
    </w:p>
    <w:p w14:paraId="4BB511FA" w14:textId="77777777" w:rsidR="005C375D" w:rsidRPr="00015210" w:rsidRDefault="005C375D" w:rsidP="005C375D">
      <w:pPr>
        <w:pStyle w:val="Paragraph0"/>
        <w:rPr>
          <w:ins w:id="1868" w:author="Prof. LIU Ben" w:date="2026-08-25T21:47:00Z" w16du:dateUtc="2026-08-25T13:47:00Z"/>
        </w:rPr>
      </w:pPr>
      <w:ins w:id="1869" w:author="Prof. LIU Ben" w:date="2026-08-25T21:47:00Z" w16du:dateUtc="2026-08-25T13:47:00Z">
        <w:r w:rsidRPr="00015210">
          <w:t>Reversals do occur in both directions. A</w:t>
        </w:r>
        <w:r>
          <w:t>n</w:t>
        </w:r>
        <w:r w:rsidRPr="00015210">
          <w:t xml:space="preserve"> </w:t>
        </w:r>
        <w:r>
          <w:t>answerer</w:t>
        </w:r>
        <w:r w:rsidRPr="00015210">
          <w:t xml:space="preserve"> who meant to pass may find the AI answer mistaken and write up their own answer after all; a</w:t>
        </w:r>
        <w:r>
          <w:t>n</w:t>
        </w:r>
        <w:r w:rsidRPr="00015210">
          <w:t xml:space="preserve"> </w:t>
        </w:r>
        <w:r>
          <w:t>answerer</w:t>
        </w:r>
        <w:r w:rsidRPr="00015210">
          <w: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w:t>
        </w:r>
        <w:r w:rsidRPr="00015210">
          <w:lastRenderedPageBreak/>
          <w:t>answers appear.</w:t>
        </w:r>
      </w:ins>
    </w:p>
    <w:p w14:paraId="70C0BAFB" w14:textId="7C7F6ED2" w:rsidR="005C375D" w:rsidRPr="005C375D" w:rsidRDefault="005C375D">
      <w:pPr>
        <w:pStyle w:val="Paragraph0"/>
        <w:ind w:left="533" w:firstLine="0"/>
        <w:rPr>
          <w:ins w:id="1870" w:author="Prof. LIU Ben" w:date="2026-08-25T21:41:00Z" w16du:dateUtc="2026-08-25T13:41:00Z"/>
          <w:i/>
          <w:iCs/>
          <w:rPrChange w:id="1871" w:author="Prof. LIU Ben" w:date="2026-08-25T21:49:00Z" w16du:dateUtc="2026-08-25T13:49:00Z">
            <w:rPr>
              <w:ins w:id="1872" w:author="Prof. LIU Ben" w:date="2026-08-25T21:41:00Z" w16du:dateUtc="2026-08-25T13:41:00Z"/>
              <w:color w:val="000000"/>
            </w:rPr>
          </w:rPrChange>
        </w:rPr>
        <w:pPrChange w:id="1873" w:author="Prof. LIU Ben" w:date="2026-08-25T21:49:00Z" w16du:dateUtc="2026-08-25T13:49:00Z">
          <w:pPr>
            <w:spacing w:before="100" w:beforeAutospacing="1" w:after="100" w:afterAutospacing="1"/>
          </w:pPr>
        </w:pPrChange>
      </w:pPr>
      <w:ins w:id="1874" w:author="Prof. LIU Ben" w:date="2026-08-25T21:41:00Z" w16du:dateUtc="2026-08-25T13:41:00Z">
        <w:r w:rsidRPr="005C375D">
          <w:rPr>
            <w:i/>
            <w:iCs/>
            <w:rPrChange w:id="1875" w:author="Prof. LIU Ben" w:date="2026-08-25T21:49:00Z" w16du:dateUtc="2026-08-25T13:49:00Z">
              <w:rPr>
                <w:b/>
                <w:bCs/>
                <w:color w:val="000000"/>
              </w:rPr>
            </w:rPrChange>
          </w:rPr>
          <w:t>H3 (null). The effect of an AI answer on human answer supply does not vary appreciably with the quality of the AI answer.</w:t>
        </w:r>
      </w:ins>
    </w:p>
    <w:p w14:paraId="6AFA3149" w14:textId="0D81E9B1" w:rsidR="005C375D" w:rsidRPr="005C375D" w:rsidRDefault="005C375D" w:rsidP="005C375D">
      <w:pPr>
        <w:pStyle w:val="Heading2"/>
        <w:rPr>
          <w:ins w:id="1876" w:author="Prof. LIU Ben" w:date="2026-08-25T21:50:00Z" w16du:dateUtc="2026-08-25T13:50:00Z"/>
          <w:rPrChange w:id="1877" w:author="Prof. LIU Ben" w:date="2026-08-25T21:50:00Z" w16du:dateUtc="2026-08-25T13:50:00Z">
            <w:rPr>
              <w:ins w:id="1878" w:author="Prof. LIU Ben" w:date="2026-08-25T21:50:00Z" w16du:dateUtc="2026-08-25T13:50:00Z"/>
              <w:color w:val="000000"/>
              <w:sz w:val="36"/>
              <w:szCs w:val="36"/>
            </w:rPr>
          </w:rPrChange>
        </w:rPr>
      </w:pPr>
      <w:ins w:id="1879" w:author="Prof. LIU Ben" w:date="2026-08-25T21:50:00Z" w16du:dateUtc="2026-08-25T13:50:00Z">
        <w:r w:rsidRPr="005C375D">
          <w:rPr>
            <w:rPrChange w:id="1880" w:author="Prof. LIU Ben" w:date="2026-08-25T21:50:00Z" w16du:dateUtc="2026-08-25T13:50:00Z">
              <w:rPr>
                <w:color w:val="000000"/>
              </w:rPr>
            </w:rPrChange>
          </w:rPr>
          <w:t>Hypotheses on the Quality Decision</w:t>
        </w:r>
      </w:ins>
    </w:p>
    <w:p w14:paraId="1B41B3E9" w14:textId="4BFC75ED" w:rsidR="005C375D" w:rsidRPr="005C375D" w:rsidRDefault="005C375D" w:rsidP="005C375D">
      <w:pPr>
        <w:pStyle w:val="Heading3"/>
        <w:rPr>
          <w:ins w:id="1881" w:author="Prof. LIU Ben" w:date="2026-08-25T21:50:00Z" w16du:dateUtc="2026-08-25T13:50:00Z"/>
          <w:rPrChange w:id="1882" w:author="Prof. LIU Ben" w:date="2026-08-25T21:51:00Z" w16du:dateUtc="2026-08-25T13:51:00Z">
            <w:rPr>
              <w:ins w:id="1883" w:author="Prof. LIU Ben" w:date="2026-08-25T21:50:00Z" w16du:dateUtc="2026-08-25T13:50:00Z"/>
              <w:color w:val="000000"/>
            </w:rPr>
          </w:rPrChange>
        </w:rPr>
      </w:pPr>
      <w:ins w:id="1884" w:author="Prof. LIU Ben" w:date="2026-08-25T21:50:00Z" w16du:dateUtc="2026-08-25T13:50:00Z">
        <w:r w:rsidRPr="005C375D">
          <w:rPr>
            <w:rPrChange w:id="1885" w:author="Prof. LIU Ben" w:date="2026-08-25T21:51:00Z" w16du:dateUtc="2026-08-25T13:51:00Z">
              <w:rPr>
                <w:color w:val="000000"/>
              </w:rPr>
            </w:rPrChange>
          </w:rPr>
          <w:t>Label and Length Do Not Shape Human Answer Quality (System 1)</w:t>
        </w:r>
      </w:ins>
    </w:p>
    <w:p w14:paraId="429FBBC0" w14:textId="77777777" w:rsidR="005C375D" w:rsidRPr="005C375D" w:rsidRDefault="005C375D">
      <w:pPr>
        <w:pStyle w:val="Paragraph0"/>
        <w:rPr>
          <w:ins w:id="1886" w:author="Prof. LIU Ben" w:date="2026-08-25T21:50:00Z" w16du:dateUtc="2026-08-25T13:50:00Z"/>
          <w:rPrChange w:id="1887" w:author="Prof. LIU Ben" w:date="2026-08-25T21:51:00Z" w16du:dateUtc="2026-08-25T13:51:00Z">
            <w:rPr>
              <w:ins w:id="1888" w:author="Prof. LIU Ben" w:date="2026-08-25T21:50:00Z" w16du:dateUtc="2026-08-25T13:50:00Z"/>
              <w:color w:val="000000"/>
            </w:rPr>
          </w:rPrChange>
        </w:rPr>
        <w:pPrChange w:id="1889" w:author="Prof. LIU Ben" w:date="2026-08-25T21:51:00Z" w16du:dateUtc="2026-08-25T13:51:00Z">
          <w:pPr>
            <w:pStyle w:val="NormalWeb"/>
          </w:pPr>
        </w:pPrChange>
      </w:pPr>
      <w:ins w:id="1890" w:author="Prof. LIU Ben" w:date="2026-08-25T21:50:00Z" w16du:dateUtc="2026-08-25T13:50:00Z">
        <w:r w:rsidRPr="005C375D">
          <w:rPr>
            <w:rPrChange w:id="1891" w:author="Prof. LIU Ben" w:date="2026-08-25T21:51:00Z" w16du:dateUtc="2026-08-25T13:51:00Z">
              <w:rPr>
                <w:color w:val="000000"/>
              </w:rPr>
            </w:rPrChange>
          </w:rPr>
          <w: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t>
        </w:r>
      </w:ins>
    </w:p>
    <w:p w14:paraId="04F280E2" w14:textId="2BEA05F6" w:rsidR="005C375D" w:rsidRPr="005C375D" w:rsidRDefault="005C375D">
      <w:pPr>
        <w:pStyle w:val="Paragraph0"/>
        <w:rPr>
          <w:ins w:id="1892" w:author="Prof. LIU Ben" w:date="2026-08-25T21:50:00Z" w16du:dateUtc="2026-08-25T13:50:00Z"/>
          <w:rPrChange w:id="1893" w:author="Prof. LIU Ben" w:date="2026-08-25T21:51:00Z" w16du:dateUtc="2026-08-25T13:51:00Z">
            <w:rPr>
              <w:ins w:id="1894" w:author="Prof. LIU Ben" w:date="2026-08-25T21:50:00Z" w16du:dateUtc="2026-08-25T13:50:00Z"/>
              <w:color w:val="000000"/>
            </w:rPr>
          </w:rPrChange>
        </w:rPr>
        <w:pPrChange w:id="1895" w:author="Prof. LIU Ben" w:date="2026-08-25T21:51:00Z" w16du:dateUtc="2026-08-25T13:51:00Z">
          <w:pPr>
            <w:pStyle w:val="NormalWeb"/>
          </w:pPr>
        </w:pPrChange>
      </w:pPr>
      <w:ins w:id="1896" w:author="Prof. LIU Ben" w:date="2026-08-25T21:50:00Z" w16du:dateUtc="2026-08-25T13:50:00Z">
        <w:r w:rsidRPr="005C375D">
          <w:rPr>
            <w:rPrChange w:id="1897" w:author="Prof. LIU Ben" w:date="2026-08-25T21:51:00Z" w16du:dateUtc="2026-08-25T13:51:00Z">
              <w:rPr>
                <w:color w:val="000000"/>
              </w:rPr>
            </w:rPrChange>
          </w:rPr>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t>
        </w:r>
      </w:ins>
      <w:ins w:id="1898" w:author="Prof. LIU Ben" w:date="2026-08-25T21:53:00Z" w16du:dateUtc="2026-08-25T13:53:00Z">
        <w:r>
          <w:rPr>
            <w:rFonts w:hint="eastAsia"/>
          </w:rPr>
          <w:t>two systems</w:t>
        </w:r>
      </w:ins>
      <w:ins w:id="1899" w:author="Prof. LIU Ben" w:date="2026-08-25T21:50:00Z" w16du:dateUtc="2026-08-25T13:50:00Z">
        <w:r w:rsidRPr="005C375D">
          <w:rPr>
            <w:rPrChange w:id="1900" w:author="Prof. LIU Ben" w:date="2026-08-25T21:51:00Z" w16du:dateUtc="2026-08-25T13:51:00Z">
              <w:rPr>
                <w:color w:val="000000"/>
              </w:rPr>
            </w:rPrChange>
          </w:rPr>
          <w:t xml:space="preserve"> account predicts that once System 2 is engaged, effort tracks the concrete </w:t>
        </w:r>
      </w:ins>
      <w:ins w:id="1901" w:author="Prof. LIU Ben" w:date="2026-08-26T14:31:00Z" w16du:dateUtc="2026-08-26T06:31:00Z">
        <w:r w:rsidR="00143769">
          <w:rPr>
            <w:rFonts w:hint="eastAsia"/>
          </w:rPr>
          <w:t>standard</w:t>
        </w:r>
      </w:ins>
      <w:ins w:id="1902" w:author="Prof. LIU Ben" w:date="2026-08-25T21:53:00Z" w16du:dateUtc="2026-08-25T13:53:00Z">
        <w:r>
          <w:rPr>
            <w:rFonts w:hint="eastAsia"/>
          </w:rPr>
          <w:t xml:space="preserve"> (</w:t>
        </w:r>
      </w:ins>
      <w:ins w:id="1903" w:author="Prof. LIU Ben" w:date="2026-08-25T21:54:00Z" w16du:dateUtc="2026-08-25T13:54:00Z">
        <w:r>
          <w:rPr>
            <w:rFonts w:hint="eastAsia"/>
          </w:rPr>
          <w:t>i.e., answer quality</w:t>
        </w:r>
      </w:ins>
      <w:ins w:id="1904" w:author="Prof. LIU Ben" w:date="2026-08-25T21:53:00Z" w16du:dateUtc="2026-08-25T13:53:00Z">
        <w:r>
          <w:rPr>
            <w:rFonts w:hint="eastAsia"/>
          </w:rPr>
          <w:t>)</w:t>
        </w:r>
      </w:ins>
      <w:ins w:id="1905" w:author="Prof. LIU Ben" w:date="2026-08-25T21:50:00Z" w16du:dateUtc="2026-08-25T13:50:00Z">
        <w:r w:rsidRPr="005C375D">
          <w:rPr>
            <w:rPrChange w:id="1906" w:author="Prof. LIU Ben" w:date="2026-08-25T21:51:00Z" w16du:dateUtc="2026-08-25T13:51:00Z">
              <w:rPr>
                <w:color w:val="000000"/>
              </w:rPr>
            </w:rPrChange>
          </w:rPr>
          <w:t xml:space="preserve"> rather than the abstract source cue. We therefore predict no systematic label effect on the quality decision.</w:t>
        </w:r>
      </w:ins>
    </w:p>
    <w:p w14:paraId="66470031" w14:textId="77777777" w:rsidR="005C375D" w:rsidRPr="005C375D" w:rsidRDefault="005C375D">
      <w:pPr>
        <w:pStyle w:val="Paragraph0"/>
        <w:ind w:left="533" w:firstLine="0"/>
        <w:rPr>
          <w:ins w:id="1907" w:author="Prof. LIU Ben" w:date="2026-08-25T21:50:00Z" w16du:dateUtc="2026-08-25T13:50:00Z"/>
          <w:i/>
          <w:iCs/>
          <w:rPrChange w:id="1908" w:author="Prof. LIU Ben" w:date="2026-08-25T21:54:00Z" w16du:dateUtc="2026-08-25T13:54:00Z">
            <w:rPr>
              <w:ins w:id="1909" w:author="Prof. LIU Ben" w:date="2026-08-25T21:50:00Z" w16du:dateUtc="2026-08-25T13:50:00Z"/>
              <w:color w:val="000000"/>
            </w:rPr>
          </w:rPrChange>
        </w:rPr>
        <w:pPrChange w:id="1910" w:author="Prof. LIU Ben" w:date="2026-08-25T21:54:00Z" w16du:dateUtc="2026-08-25T13:54:00Z">
          <w:pPr>
            <w:pStyle w:val="NormalWeb"/>
          </w:pPr>
        </w:pPrChange>
      </w:pPr>
      <w:ins w:id="1911" w:author="Prof. LIU Ben" w:date="2026-08-25T21:50:00Z" w16du:dateUtc="2026-08-25T13:50:00Z">
        <w:r w:rsidRPr="005C375D">
          <w:rPr>
            <w:i/>
            <w:iCs/>
            <w:rPrChange w:id="1912" w:author="Prof. LIU Ben" w:date="2026-08-25T21:54:00Z" w16du:dateUtc="2026-08-25T13:54:00Z">
              <w:rPr>
                <w:rStyle w:val="Strong"/>
                <w:color w:val="000000"/>
              </w:rPr>
            </w:rPrChange>
          </w:rPr>
          <w:t>H4 (null). The AI label alone does not affect the quality of the human answer.</w:t>
        </w:r>
      </w:ins>
    </w:p>
    <w:p w14:paraId="1D74081B" w14:textId="1B0A968C" w:rsidR="005C375D" w:rsidRPr="00015210" w:rsidRDefault="005C375D" w:rsidP="005C375D">
      <w:pPr>
        <w:pStyle w:val="Paragraph0"/>
        <w:rPr>
          <w:ins w:id="1913" w:author="Prof. LIU Ben" w:date="2026-08-25T21:56:00Z" w16du:dateUtc="2026-08-25T13:56:00Z"/>
        </w:rPr>
      </w:pPr>
      <w:ins w:id="1914" w:author="Prof. LIU Ben" w:date="2026-08-25T21:50:00Z" w16du:dateUtc="2026-08-25T13:50:00Z">
        <w:r w:rsidRPr="005C375D">
          <w:rPr>
            <w:rPrChange w:id="1915" w:author="Prof. LIU Ben" w:date="2026-08-25T21:54:00Z" w16du:dateUtc="2026-08-25T13:54:00Z">
              <w:rPr>
                <w:color w:val="000000"/>
              </w:rPr>
            </w:rPrChange>
          </w:rPr>
          <w:t xml:space="preserve">Length is superseded for the same reason, reinforced by the beliefs of this population. Once the answerer has read the AI answer, its substance is directly available, so there is no reason to </w:t>
        </w:r>
        <w:r w:rsidRPr="005C375D">
          <w:rPr>
            <w:rPrChange w:id="1916" w:author="Prof. LIU Ben" w:date="2026-08-25T21:54:00Z" w16du:dateUtc="2026-08-25T13:54:00Z">
              <w:rPr>
                <w:color w:val="000000"/>
              </w:rPr>
            </w:rPrChange>
          </w:rPr>
          <w:lastRenderedPageBreak/>
          <w:t xml:space="preserve">consult length as a proxy for the standard when the standard can be read off the content itself.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Thus deliberation discounts the cue rather than defers to it. </w:t>
        </w:r>
      </w:ins>
      <w:ins w:id="1917" w:author="Prof. LIU Ben" w:date="2026-08-25T21:56:00Z" w16du:dateUtc="2026-08-25T13:56:00Z">
        <w:r w:rsidRPr="00015210">
          <w:t>We would not claim that length plays no role at all in the quality decision, since a</w:t>
        </w:r>
        <w:r>
          <w:t>n</w:t>
        </w:r>
        <w:r w:rsidRPr="00015210">
          <w:t xml:space="preserve"> </w:t>
        </w:r>
        <w:r>
          <w:t>answerer</w:t>
        </w:r>
        <w:r w:rsidRPr="00015210">
          <w:t xml:space="preserve"> may retain some residual impression of the </w:t>
        </w:r>
        <w:r>
          <w:t>competitor</w:t>
        </w:r>
        <w:r w:rsidRPr="00015210">
          <w:t>’s scope from the initial scan. We claim only that this residue is too weak to generate a systematic relationship between the length of an AI answer and the quality of the human answers that follow.</w:t>
        </w:r>
      </w:ins>
    </w:p>
    <w:p w14:paraId="2D37A772" w14:textId="77777777" w:rsidR="005C375D" w:rsidRPr="005C375D" w:rsidRDefault="005C375D">
      <w:pPr>
        <w:pStyle w:val="Paragraph0"/>
        <w:ind w:left="533" w:firstLine="0"/>
        <w:rPr>
          <w:ins w:id="1918" w:author="Prof. LIU Ben" w:date="2026-08-25T21:50:00Z" w16du:dateUtc="2026-08-25T13:50:00Z"/>
          <w:i/>
          <w:iCs/>
          <w:rPrChange w:id="1919" w:author="Prof. LIU Ben" w:date="2026-08-25T21:55:00Z" w16du:dateUtc="2026-08-25T13:55:00Z">
            <w:rPr>
              <w:ins w:id="1920" w:author="Prof. LIU Ben" w:date="2026-08-25T21:50:00Z" w16du:dateUtc="2026-08-25T13:50:00Z"/>
              <w:color w:val="000000"/>
            </w:rPr>
          </w:rPrChange>
        </w:rPr>
        <w:pPrChange w:id="1921" w:author="Prof. LIU Ben" w:date="2026-08-25T21:55:00Z" w16du:dateUtc="2026-08-25T13:55:00Z">
          <w:pPr>
            <w:pStyle w:val="NormalWeb"/>
          </w:pPr>
        </w:pPrChange>
      </w:pPr>
      <w:ins w:id="1922" w:author="Prof. LIU Ben" w:date="2026-08-25T21:50:00Z" w16du:dateUtc="2026-08-25T13:50:00Z">
        <w:r w:rsidRPr="005C375D">
          <w:rPr>
            <w:i/>
            <w:iCs/>
            <w:rPrChange w:id="1923" w:author="Prof. LIU Ben" w:date="2026-08-25T21:55:00Z" w16du:dateUtc="2026-08-25T13:55:00Z">
              <w:rPr>
                <w:rStyle w:val="Strong"/>
                <w:color w:val="000000"/>
              </w:rPr>
            </w:rPrChange>
          </w:rPr>
          <w:t>H5 (null). The effect of an AI answer on human answer quality does not vary with the length of the AI answer.</w:t>
        </w:r>
      </w:ins>
    </w:p>
    <w:p w14:paraId="137B9128" w14:textId="77777777" w:rsidR="005C375D" w:rsidRPr="00015210" w:rsidRDefault="005C375D" w:rsidP="005C375D">
      <w:pPr>
        <w:pStyle w:val="Paragraph0"/>
        <w:rPr>
          <w:ins w:id="1924" w:author="Prof. LIU Ben" w:date="2026-08-25T21:57:00Z" w16du:dateUtc="2026-08-25T13:57:00Z"/>
        </w:rPr>
      </w:pPr>
      <w:ins w:id="1925" w:author="Prof. LIU Ben" w:date="2026-08-25T21:57:00Z" w16du:dateUtc="2026-08-25T13:57:00Z">
        <w:r w:rsidRPr="00015210">
          <w:t>H5 does not imply that long AI answers are equivalent to short ones in every respect; H2 predicts that they are not. It implies only that once a</w:t>
        </w:r>
        <w:r>
          <w:t>n</w:t>
        </w:r>
        <w:r w:rsidRPr="00015210">
          <w:t xml:space="preserve"> </w:t>
        </w:r>
        <w:r>
          <w:t>answerer</w:t>
        </w:r>
        <w:r w:rsidRPr="00015210">
          <w:t xml:space="preserve"> is engaged closely enough to weigh the standard their answer must meet, length carries little information about what that standard is.</w:t>
        </w:r>
      </w:ins>
    </w:p>
    <w:p w14:paraId="132906EC" w14:textId="3F215991" w:rsidR="005C375D" w:rsidRDefault="005C375D" w:rsidP="005C375D">
      <w:pPr>
        <w:pStyle w:val="Heading3"/>
        <w:rPr>
          <w:ins w:id="1926" w:author="Prof. LIU Ben" w:date="2026-08-25T21:50:00Z" w16du:dateUtc="2026-08-25T13:50:00Z"/>
          <w:color w:val="000000"/>
        </w:rPr>
      </w:pPr>
      <w:ins w:id="1927" w:author="Prof. LIU Ben" w:date="2026-08-25T21:50:00Z" w16du:dateUtc="2026-08-25T13:50:00Z">
        <w:r>
          <w:rPr>
            <w:color w:val="000000"/>
          </w:rPr>
          <w:t>AI Answer Quality Shapes Human Answer Quality (System 2)</w:t>
        </w:r>
      </w:ins>
    </w:p>
    <w:p w14:paraId="2BEF6C9E" w14:textId="3F894361" w:rsidR="001C3581" w:rsidRPr="001C3581" w:rsidRDefault="001C3581">
      <w:pPr>
        <w:pStyle w:val="Paragraph0"/>
        <w:rPr>
          <w:ins w:id="1928" w:author="Prof. LIU Ben" w:date="2026-08-26T02:10:00Z" w16du:dateUtc="2026-08-25T18:10:00Z"/>
          <w:rPrChange w:id="1929" w:author="Prof. LIU Ben" w:date="2026-08-26T02:15:00Z" w16du:dateUtc="2026-08-25T18:15:00Z">
            <w:rPr>
              <w:ins w:id="1930" w:author="Prof. LIU Ben" w:date="2026-08-26T02:10:00Z" w16du:dateUtc="2026-08-25T18:10:00Z"/>
              <w:color w:val="000000"/>
            </w:rPr>
          </w:rPrChange>
        </w:rPr>
        <w:pPrChange w:id="1931" w:author="Prof. LIU Ben" w:date="2026-08-26T02:14:00Z" w16du:dateUtc="2026-08-25T18:14:00Z">
          <w:pPr>
            <w:spacing w:before="100" w:beforeAutospacing="1" w:after="100" w:afterAutospacing="1"/>
          </w:pPr>
        </w:pPrChange>
      </w:pPr>
      <w:ins w:id="1932" w:author="Prof. LIU Ben" w:date="2026-08-26T02:10:00Z" w16du:dateUtc="2026-08-25T18:10:00Z">
        <w:r w:rsidRPr="001C3581">
          <w:rPr>
            <w:rPrChange w:id="1933" w:author="Prof. LIU Ben" w:date="2026-08-26T02:11:00Z" w16du:dateUtc="2026-08-25T18:11:00Z">
              <w:rPr>
                <w:color w:val="000000"/>
              </w:rPr>
            </w:rPrChange>
          </w:rPr>
          <w:t>Quality is a System 2 signal and the quality decision a System 2 decision, so the same-level principle predicts a genuine effect. An answerer who has decided to contribute must still judge how much effort to invest</w:t>
        </w:r>
      </w:ins>
      <w:ins w:id="1934" w:author="Prof. LIU Ben" w:date="2026-08-26T02:11:00Z" w16du:dateUtc="2026-08-25T18:11:00Z">
        <w:r>
          <w:rPr>
            <w:rFonts w:hint="eastAsia"/>
          </w:rPr>
          <w:t>. Q</w:t>
        </w:r>
      </w:ins>
      <w:ins w:id="1935" w:author="Prof. LIU Ben" w:date="2026-08-26T02:10:00Z" w16du:dateUtc="2026-08-25T18:10:00Z">
        <w:r w:rsidRPr="001C3581">
          <w:rPr>
            <w:rPrChange w:id="1936" w:author="Prof. LIU Ben" w:date="2026-08-26T02:11:00Z" w16du:dateUtc="2026-08-25T18:11:00Z">
              <w:rPr>
                <w:color w:val="000000"/>
              </w:rPr>
            </w:rPrChange>
          </w:rPr>
          <w:t xml:space="preserve">uestions on SegmentFault are usually brief and rarely state what would count as an adequate reply. The goal is underspecified. The AI answer helps define it: it shows an example of an answer, </w:t>
        </w:r>
      </w:ins>
      <w:ins w:id="1937" w:author="Prof. LIU Ben" w:date="2026-08-26T02:14:00Z" w16du:dateUtc="2026-08-25T18:14:00Z">
        <w:r w:rsidRPr="001C3581">
          <w:rPr>
            <w:rPrChange w:id="1938" w:author="Prof. LIU Ben" w:date="2026-08-26T02:14:00Z" w16du:dateUtc="2026-08-25T18:14:00Z">
              <w:rPr>
                <w:color w:val="000000"/>
              </w:rPr>
            </w:rPrChange>
          </w:rPr>
          <w:t>how directly it should address the questioner</w:t>
        </w:r>
        <w:r>
          <w:t>’</w:t>
        </w:r>
        <w:r w:rsidRPr="001C3581">
          <w:rPr>
            <w:rPrChange w:id="1939" w:author="Prof. LIU Ben" w:date="2026-08-26T02:14:00Z" w16du:dateUtc="2026-08-25T18:14:00Z">
              <w:rPr>
                <w:color w:val="000000"/>
              </w:rPr>
            </w:rPrChange>
          </w:rPr>
          <w:t>s specific problem, and whether it should explain the cause of the error or simply provide the fix.</w:t>
        </w:r>
        <w:r>
          <w:rPr>
            <w:rFonts w:hint="eastAsia"/>
          </w:rPr>
          <w:t xml:space="preserve"> </w:t>
        </w:r>
      </w:ins>
      <w:ins w:id="1940" w:author="Prof. LIU Ben" w:date="2026-08-26T02:10:00Z" w16du:dateUtc="2026-08-25T18:10:00Z">
        <w:r w:rsidRPr="001C3581">
          <w:rPr>
            <w:rPrChange w:id="1941" w:author="Prof. LIU Ben" w:date="2026-08-26T02:11:00Z" w16du:dateUtc="2026-08-25T18:11:00Z">
              <w:rPr>
                <w:color w:val="000000"/>
              </w:rPr>
            </w:rPrChange>
          </w:rPr>
          <w:t xml:space="preserve">Thus it </w:t>
        </w:r>
      </w:ins>
      <w:ins w:id="1942" w:author="Prof. LIU Ben" w:date="2026-08-26T02:14:00Z" w16du:dateUtc="2026-08-25T18:14:00Z">
        <w:r>
          <w:rPr>
            <w:rFonts w:hint="eastAsia"/>
          </w:rPr>
          <w:t>provides</w:t>
        </w:r>
      </w:ins>
      <w:ins w:id="1943" w:author="Prof. LIU Ben" w:date="2026-08-26T02:10:00Z" w16du:dateUtc="2026-08-25T18:10:00Z">
        <w:r w:rsidRPr="001C3581">
          <w:rPr>
            <w:rPrChange w:id="1944" w:author="Prof. LIU Ben" w:date="2026-08-26T02:11:00Z" w16du:dateUtc="2026-08-25T18:11:00Z">
              <w:rPr>
                <w:color w:val="000000"/>
              </w:rPr>
            </w:rPrChange>
          </w:rPr>
          <w:t xml:space="preserve"> a visible reference for the answerer, which we call the </w:t>
        </w:r>
      </w:ins>
      <w:ins w:id="1945" w:author="Prof. LIU Ben" w:date="2026-08-26T02:14:00Z" w16du:dateUtc="2026-08-25T18:14:00Z">
        <w:r>
          <w:t>“</w:t>
        </w:r>
      </w:ins>
      <w:ins w:id="1946" w:author="Prof. LIU Ben" w:date="2026-08-26T02:10:00Z" w16du:dateUtc="2026-08-25T18:10:00Z">
        <w:r w:rsidRPr="001C3581">
          <w:rPr>
            <w:rPrChange w:id="1947" w:author="Prof. LIU Ben" w:date="2026-08-26T02:11:00Z" w16du:dateUtc="2026-08-25T18:11:00Z">
              <w:rPr>
                <w:color w:val="000000"/>
              </w:rPr>
            </w:rPrChange>
          </w:rPr>
          <w:t>demonstrated standard.</w:t>
        </w:r>
      </w:ins>
      <w:ins w:id="1948" w:author="Prof. LIU Ben" w:date="2026-08-26T02:15:00Z" w16du:dateUtc="2026-08-25T18:15:00Z">
        <w:r>
          <w:t>”</w:t>
        </w:r>
      </w:ins>
    </w:p>
    <w:p w14:paraId="1B26AD10" w14:textId="4EB17867" w:rsidR="001C3581" w:rsidRPr="001C3581" w:rsidRDefault="001C3581">
      <w:pPr>
        <w:pStyle w:val="Paragraph0"/>
        <w:rPr>
          <w:ins w:id="1949" w:author="Prof. LIU Ben" w:date="2026-08-26T02:10:00Z" w16du:dateUtc="2026-08-25T18:10:00Z"/>
          <w:rPrChange w:id="1950" w:author="Prof. LIU Ben" w:date="2026-08-26T02:11:00Z" w16du:dateUtc="2026-08-25T18:11:00Z">
            <w:rPr>
              <w:ins w:id="1951" w:author="Prof. LIU Ben" w:date="2026-08-26T02:10:00Z" w16du:dateUtc="2026-08-25T18:10:00Z"/>
              <w:color w:val="000000"/>
            </w:rPr>
          </w:rPrChange>
        </w:rPr>
        <w:pPrChange w:id="1952" w:author="Prof. LIU Ben" w:date="2026-08-26T02:11:00Z" w16du:dateUtc="2026-08-25T18:11:00Z">
          <w:pPr>
            <w:spacing w:before="100" w:beforeAutospacing="1" w:after="100" w:afterAutospacing="1"/>
          </w:pPr>
        </w:pPrChange>
      </w:pPr>
      <w:ins w:id="1953" w:author="Prof. LIU Ben" w:date="2026-08-26T02:10:00Z" w16du:dateUtc="2026-08-25T18:10:00Z">
        <w:r w:rsidRPr="001C3581">
          <w:rPr>
            <w:rPrChange w:id="1954" w:author="Prof. LIU Ben" w:date="2026-08-26T02:11:00Z" w16du:dateUtc="2026-08-25T18:11:00Z">
              <w:rPr>
                <w:color w:val="000000"/>
              </w:rPr>
            </w:rPrChange>
          </w:rPr>
          <w:lastRenderedPageBreak/>
          <w: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t>
        </w:r>
      </w:ins>
      <w:ins w:id="1955" w:author="Prof. LIU Ben" w:date="2026-08-26T02:15:00Z" w16du:dateUtc="2026-08-25T18:15:00Z">
        <w:r>
          <w:t>’</w:t>
        </w:r>
      </w:ins>
      <w:ins w:id="1956" w:author="Prof. LIU Ben" w:date="2026-08-26T02:10:00Z" w16du:dateUtc="2026-08-25T18:10:00Z">
        <w:r w:rsidRPr="001C3581">
          <w:rPr>
            <w:rPrChange w:id="1957" w:author="Prof. LIU Ben" w:date="2026-08-26T02:11:00Z" w16du:dateUtc="2026-08-25T18:11:00Z">
              <w:rPr>
                <w:color w:val="000000"/>
              </w:rPr>
            </w:rPrChange>
          </w:rPr>
          <w: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t>
        </w:r>
      </w:ins>
      <w:ins w:id="1958" w:author="Prof. LIU Ben" w:date="2026-08-26T02:16:00Z" w16du:dateUtc="2026-08-25T18:16:00Z">
        <w:r>
          <w:rPr>
            <w:rFonts w:hint="eastAsia"/>
          </w:rPr>
          <w:t>make</w:t>
        </w:r>
      </w:ins>
      <w:ins w:id="1959" w:author="Prof. LIU Ben" w:date="2026-08-26T02:10:00Z" w16du:dateUtc="2026-08-25T18:10:00Z">
        <w:r w:rsidRPr="001C3581">
          <w:rPr>
            <w:rPrChange w:id="1960" w:author="Prof. LIU Ben" w:date="2026-08-26T02:11:00Z" w16du:dateUtc="2026-08-25T18:11:00Z">
              <w:rPr>
                <w:color w:val="000000"/>
              </w:rPr>
            </w:rPrChange>
          </w:rPr>
          <w:t xml:space="preserve"> effort only up to the level a goal requires (Kahneman 2011), and with competition research showing that the intensity of a competitive response rises with how much the competitor appears to have invested (Chen 2009; Hsieh et al. 2015).</w:t>
        </w:r>
      </w:ins>
    </w:p>
    <w:p w14:paraId="1FDE70BF" w14:textId="2ACAF194" w:rsidR="001C3581" w:rsidRPr="001C3581" w:rsidRDefault="001C3581">
      <w:pPr>
        <w:pStyle w:val="Paragraph0"/>
        <w:rPr>
          <w:ins w:id="1961" w:author="Prof. LIU Ben" w:date="2026-08-26T02:33:00Z" w16du:dateUtc="2026-08-25T18:33:00Z"/>
          <w:rPrChange w:id="1962" w:author="Prof. LIU Ben" w:date="2026-08-26T02:33:00Z" w16du:dateUtc="2026-08-25T18:33:00Z">
            <w:rPr>
              <w:ins w:id="1963" w:author="Prof. LIU Ben" w:date="2026-08-26T02:33:00Z" w16du:dateUtc="2026-08-25T18:33:00Z"/>
              <w:color w:val="000000"/>
            </w:rPr>
          </w:rPrChange>
        </w:rPr>
        <w:pPrChange w:id="1964" w:author="Prof. LIU Ben" w:date="2026-08-26T02:33:00Z" w16du:dateUtc="2026-08-25T18:33:00Z">
          <w:pPr/>
        </w:pPrChange>
      </w:pPr>
      <w:ins w:id="1965" w:author="Prof. LIU Ben" w:date="2026-08-26T02:25:00Z" w16du:dateUtc="2026-08-25T18:25:00Z">
        <w:r w:rsidRPr="001C3581">
          <w:rPr>
            <w:rPrChange w:id="1966" w:author="Prof. LIU Ben" w:date="2026-08-26T02:25:00Z" w16du:dateUtc="2026-08-25T18:25:00Z">
              <w:rPr>
                <w:color w:val="000000"/>
              </w:rPr>
            </w:rPrChange>
          </w:rPr>
          <w:t xml:space="preserve">The human answerer clears this standard by building on the AI answer as a starting point, so that the effort made scales with the level the AI demonstrates. Where that effort registers depends on what this kind of platform fundamentally needs. </w:t>
        </w:r>
      </w:ins>
      <w:ins w:id="1967" w:author="Prof. LIU Ben" w:date="2026-08-26T02:33:00Z" w16du:dateUtc="2026-08-25T18:33:00Z">
        <w:r w:rsidRPr="001C3581">
          <w:rPr>
            <w:rPrChange w:id="1968" w:author="Prof. LIU Ben" w:date="2026-08-26T02:33:00Z" w16du:dateUtc="2026-08-25T18:33:00Z">
              <w:rPr>
                <w:color w:val="000000"/>
              </w:rPr>
            </w:rPrChange>
          </w:rPr>
          <w:t xml:space="preserve">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t>
        </w:r>
        <w:r>
          <w:rPr>
            <w:rFonts w:hint="eastAsia"/>
          </w:rPr>
          <w:t>answer</w:t>
        </w:r>
        <w:r w:rsidRPr="001C3581">
          <w:rPr>
            <w:rPrChange w:id="1969" w:author="Prof. LIU Ben" w:date="2026-08-26T02:33:00Z" w16du:dateUtc="2026-08-25T18:33:00Z">
              <w:rPr>
                <w:color w:val="000000"/>
              </w:rPr>
            </w:rPrChange>
          </w:rPr>
          <w:t xml:space="preserve"> it should elicit.</w:t>
        </w:r>
      </w:ins>
    </w:p>
    <w:p w14:paraId="2BD57168" w14:textId="77777777" w:rsidR="005C375D" w:rsidRPr="005C375D" w:rsidRDefault="005C375D">
      <w:pPr>
        <w:pStyle w:val="Paragraph0"/>
        <w:ind w:left="533" w:firstLine="0"/>
        <w:rPr>
          <w:ins w:id="1970" w:author="Prof. LIU Ben" w:date="2026-08-25T21:50:00Z" w16du:dateUtc="2026-08-25T13:50:00Z"/>
          <w:i/>
          <w:iCs/>
          <w:rPrChange w:id="1971" w:author="Prof. LIU Ben" w:date="2026-08-25T22:00:00Z" w16du:dateUtc="2026-08-25T14:00:00Z">
            <w:rPr>
              <w:ins w:id="1972" w:author="Prof. LIU Ben" w:date="2026-08-25T21:50:00Z" w16du:dateUtc="2026-08-25T13:50:00Z"/>
              <w:color w:val="000000"/>
            </w:rPr>
          </w:rPrChange>
        </w:rPr>
        <w:pPrChange w:id="1973" w:author="Prof. LIU Ben" w:date="2026-08-25T22:00:00Z" w16du:dateUtc="2026-08-25T14:00:00Z">
          <w:pPr>
            <w:pStyle w:val="NormalWeb"/>
          </w:pPr>
        </w:pPrChange>
      </w:pPr>
      <w:ins w:id="1974" w:author="Prof. LIU Ben" w:date="2026-08-25T21:50:00Z" w16du:dateUtc="2026-08-25T13:50:00Z">
        <w:r w:rsidRPr="005C375D">
          <w:rPr>
            <w:i/>
            <w:iCs/>
            <w:rPrChange w:id="1975" w:author="Prof. LIU Ben" w:date="2026-08-25T22:00:00Z" w16du:dateUtc="2026-08-25T14:00:00Z">
              <w:rPr>
                <w:rStyle w:val="Strong"/>
                <w:color w:val="000000"/>
              </w:rPr>
            </w:rPrChange>
          </w:rPr>
          <w:t>H6. The effect of an AI answer on human answer quality becomes more positive as the quality of the AI answer increases.</w:t>
        </w:r>
      </w:ins>
    </w:p>
    <w:p w14:paraId="28023186" w14:textId="77777777" w:rsidR="000330CA" w:rsidRPr="00767D50" w:rsidRDefault="000330CA" w:rsidP="000330CA">
      <w:pPr>
        <w:pStyle w:val="Heading1"/>
        <w:rPr>
          <w:ins w:id="1976" w:author="Prof. LIU Ben" w:date="2026-08-25T22:12:00Z" w16du:dateUtc="2026-08-25T14:12:00Z"/>
          <w:szCs w:val="22"/>
        </w:rPr>
      </w:pPr>
      <w:ins w:id="1977" w:author="Prof. LIU Ben" w:date="2026-08-25T22:12:00Z" w16du:dateUtc="2026-08-25T14:12:00Z">
        <w:r w:rsidRPr="00261E78">
          <w:t xml:space="preserve">Research Context </w:t>
        </w:r>
      </w:ins>
    </w:p>
    <w:p w14:paraId="4AB5853C" w14:textId="63723E55" w:rsidR="00904A3D" w:rsidRPr="00904A3D" w:rsidRDefault="00904A3D" w:rsidP="00904A3D">
      <w:pPr>
        <w:pStyle w:val="Heading2"/>
        <w:rPr>
          <w:ins w:id="1978" w:author="Prof. LIU Ben" w:date="2026-08-25T22:12:00Z" w16du:dateUtc="2026-08-25T14:12:00Z"/>
        </w:rPr>
      </w:pPr>
      <w:ins w:id="1979" w:author="Prof. LIU Ben" w:date="2026-08-25T22:36:00Z" w16du:dateUtc="2026-08-25T14:36:00Z">
        <w:r w:rsidRPr="00904A3D">
          <w:rPr>
            <w:rPrChange w:id="1980" w:author="Prof. LIU Ben" w:date="2026-08-25T22:48:00Z" w16du:dateUtc="2026-08-25T14:48:00Z">
              <w:rPr>
                <w:color w:val="000000"/>
              </w:rPr>
            </w:rPrChange>
          </w:rPr>
          <w:t>SegmentFault and the Randomized Field Experiment</w:t>
        </w:r>
      </w:ins>
    </w:p>
    <w:p w14:paraId="50E69839" w14:textId="5AB2AFCD" w:rsidR="00904A3D" w:rsidRPr="00904A3D" w:rsidRDefault="00904A3D">
      <w:pPr>
        <w:pStyle w:val="Paragraph0"/>
        <w:rPr>
          <w:ins w:id="1981" w:author="Prof. LIU Ben" w:date="2026-08-25T22:36:00Z" w16du:dateUtc="2026-08-25T14:36:00Z"/>
          <w:rPrChange w:id="1982" w:author="Prof. LIU Ben" w:date="2026-08-25T22:37:00Z" w16du:dateUtc="2026-08-25T14:37:00Z">
            <w:rPr>
              <w:ins w:id="1983" w:author="Prof. LIU Ben" w:date="2026-08-25T22:36:00Z" w16du:dateUtc="2026-08-25T14:36:00Z"/>
              <w:color w:val="000000"/>
            </w:rPr>
          </w:rPrChange>
        </w:rPr>
        <w:pPrChange w:id="1984" w:author="Prof. LIU Ben" w:date="2026-08-25T22:37:00Z" w16du:dateUtc="2026-08-25T14:37:00Z">
          <w:pPr>
            <w:spacing w:before="100" w:beforeAutospacing="1" w:after="100" w:afterAutospacing="1"/>
          </w:pPr>
        </w:pPrChange>
      </w:pPr>
      <w:ins w:id="1985" w:author="Prof. LIU Ben" w:date="2026-08-25T22:36:00Z" w16du:dateUtc="2026-08-25T14:36:00Z">
        <w:r w:rsidRPr="00904A3D">
          <w:rPr>
            <w:rPrChange w:id="1986" w:author="Prof. LIU Ben" w:date="2026-08-25T22:37:00Z" w16du:dateUtc="2026-08-25T14:37:00Z">
              <w:rPr>
                <w:color w:val="000000"/>
              </w:rPr>
            </w:rPrChange>
          </w:rPr>
          <w:lastRenderedPageBreak/>
          <w:t>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ins>
      <w:ins w:id="1987" w:author="Prof. LIU Ben" w:date="2026-08-25T22:38:00Z" w16du:dateUtc="2026-08-25T14:38:00Z">
        <w:r w:rsidRPr="00261E78">
          <w:rPr>
            <w:vertAlign w:val="superscript"/>
          </w:rPr>
          <w:footnoteReference w:id="9"/>
        </w:r>
        <w:r w:rsidRPr="00261E78">
          <w:t xml:space="preserve"> </w:t>
        </w:r>
      </w:ins>
      <w:ins w:id="1990" w:author="Prof. LIU Ben" w:date="2026-08-25T22:36:00Z" w16du:dateUtc="2026-08-25T14:36:00Z">
        <w:r w:rsidRPr="00904A3D">
          <w:rPr>
            <w:rPrChange w:id="1991" w:author="Prof. LIU Ben" w:date="2026-08-25T22:37:00Z" w16du:dateUtc="2026-08-25T14:37:00Z">
              <w:rPr>
                <w:color w:val="000000"/>
              </w:rPr>
            </w:rPrChange>
          </w:rPr>
          <w:t>Its ecosystem relies on user-generated content: members pose and answer questions, and a reputation system awards points and medals based on the quantity and quality of their contributions.</w:t>
        </w:r>
      </w:ins>
    </w:p>
    <w:p w14:paraId="396AB1FA" w14:textId="1C39E8CC" w:rsidR="00904A3D" w:rsidRPr="00904A3D" w:rsidRDefault="00904A3D">
      <w:pPr>
        <w:pStyle w:val="Paragraph0"/>
        <w:rPr>
          <w:ins w:id="1992" w:author="Prof. LIU Ben" w:date="2026-08-25T22:36:00Z" w16du:dateUtc="2026-08-25T14:36:00Z"/>
          <w:rPrChange w:id="1993" w:author="Prof. LIU Ben" w:date="2026-08-25T22:37:00Z" w16du:dateUtc="2026-08-25T14:37:00Z">
            <w:rPr>
              <w:ins w:id="1994" w:author="Prof. LIU Ben" w:date="2026-08-25T22:36:00Z" w16du:dateUtc="2026-08-25T14:36:00Z"/>
              <w:color w:val="000000"/>
            </w:rPr>
          </w:rPrChange>
        </w:rPr>
        <w:pPrChange w:id="1995" w:author="Prof. LIU Ben" w:date="2026-08-25T22:37:00Z" w16du:dateUtc="2026-08-25T14:37:00Z">
          <w:pPr>
            <w:spacing w:before="100" w:beforeAutospacing="1" w:after="100" w:afterAutospacing="1"/>
          </w:pPr>
        </w:pPrChange>
      </w:pPr>
      <w:ins w:id="1996" w:author="Prof. LIU Ben" w:date="2026-08-25T22:36:00Z" w16du:dateUtc="2026-08-25T14:36:00Z">
        <w:r w:rsidRPr="00904A3D">
          <w:rPr>
            <w:rPrChange w:id="1997" w:author="Prof. LIU Ben" w:date="2026-08-25T22:37:00Z" w16du:dateUtc="2026-08-25T14:37:00Z">
              <w:rPr>
                <w:color w:val="000000"/>
              </w:rPr>
            </w:rPrChange>
          </w:rPr>
          <w:t>We leverage a randomized field experiment conducted by the platform.</w:t>
        </w:r>
      </w:ins>
      <w:ins w:id="1998" w:author="Prof. LIU Ben" w:date="2026-08-25T22:38:00Z" w16du:dateUtc="2026-08-25T14:38:00Z">
        <w:r w:rsidRPr="00261E78">
          <w:rPr>
            <w:vertAlign w:val="superscript"/>
          </w:rPr>
          <w:footnoteReference w:id="10"/>
        </w:r>
      </w:ins>
      <w:ins w:id="2001" w:author="Prof. LIU Ben" w:date="2026-08-25T22:36:00Z" w16du:dateUtc="2026-08-25T14:36:00Z">
        <w:r w:rsidRPr="00904A3D">
          <w:rPr>
            <w:rPrChange w:id="2002" w:author="Prof. LIU Ben" w:date="2026-08-25T22:37:00Z" w16du:dateUtc="2026-08-25T14:37:00Z">
              <w:rPr>
                <w:color w:val="000000"/>
              </w:rPr>
            </w:rPrChange>
          </w:rPr>
          <w:t xml:space="preserve"> 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ins>
      <w:ins w:id="2003" w:author="Prof. LIU Ben" w:date="2026-08-25T22:39:00Z" w16du:dateUtc="2026-08-25T14:39:00Z">
        <w:r w:rsidRPr="00261E78">
          <w:rPr>
            <w:rStyle w:val="FootnoteReference"/>
          </w:rPr>
          <w:footnoteReference w:id="11"/>
        </w:r>
      </w:ins>
      <w:ins w:id="2006" w:author="Prof. LIU Ben" w:date="2026-08-25T22:36:00Z" w16du:dateUtc="2026-08-25T14:36:00Z">
        <w:r w:rsidRPr="00904A3D">
          <w:rPr>
            <w:rPrChange w:id="2007" w:author="Prof. LIU Ben" w:date="2026-08-25T22:37:00Z" w16du:dateUtc="2026-08-25T14:37:00Z">
              <w:rPr>
                <w:color w:val="000000"/>
              </w:rPr>
            </w:rPrChange>
          </w:rPr>
          <w:t xml:space="preserve"> This question-level randomization lets us isolate how internal GenAI affects human contribution while external GenAI remains available to all users. Online Appendix A provides further detail.</w:t>
        </w:r>
      </w:ins>
      <w:ins w:id="2008" w:author="Prof. LIU Ben" w:date="2026-08-25T22:40:00Z" w16du:dateUtc="2026-08-25T14:40:00Z">
        <w:r>
          <w:rPr>
            <w:rStyle w:val="FootnoteReference"/>
          </w:rPr>
          <w:footnoteReference w:id="12"/>
        </w:r>
      </w:ins>
    </w:p>
    <w:p w14:paraId="1891A3DC" w14:textId="176AC293" w:rsidR="00904A3D" w:rsidRPr="00904A3D" w:rsidRDefault="00904A3D">
      <w:pPr>
        <w:pStyle w:val="Paragraph0"/>
        <w:rPr>
          <w:ins w:id="2011" w:author="Prof. LIU Ben" w:date="2026-08-25T22:40:00Z" w16du:dateUtc="2026-08-25T14:40:00Z"/>
          <w:rPrChange w:id="2012" w:author="Prof. LIU Ben" w:date="2026-08-25T22:40:00Z" w16du:dateUtc="2026-08-25T14:40:00Z">
            <w:rPr>
              <w:ins w:id="2013" w:author="Prof. LIU Ben" w:date="2026-08-25T22:40:00Z" w16du:dateUtc="2026-08-25T14:40:00Z"/>
              <w:color w:val="000000"/>
            </w:rPr>
          </w:rPrChange>
        </w:rPr>
        <w:pPrChange w:id="2014" w:author="Prof. LIU Ben" w:date="2026-08-25T22:40:00Z" w16du:dateUtc="2026-08-25T14:40:00Z">
          <w:pPr>
            <w:spacing w:before="100" w:beforeAutospacing="1" w:after="100" w:afterAutospacing="1"/>
          </w:pPr>
        </w:pPrChange>
      </w:pPr>
      <w:ins w:id="2015" w:author="Prof. LIU Ben" w:date="2026-08-25T22:40:00Z" w16du:dateUtc="2026-08-25T14:40:00Z">
        <w:r w:rsidRPr="00904A3D">
          <w:rPr>
            <w:rPrChange w:id="2016" w:author="Prof. LIU Ben" w:date="2026-08-25T22:40:00Z" w16du:dateUtc="2026-08-25T14:40:00Z">
              <w:rPr>
                <w:color w:val="000000"/>
              </w:rPr>
            </w:rPrChange>
          </w:rPr>
          <w:t xml:space="preserve">Figure 3 illustrates a treated question and a control question. The platform records precise timestamps for human answers but not for AI answers; we observe that AI answers appear within five minutes of posting, far faster than the average nine-hour delay of the first human answer, so an AI answer almost always occupies the first position. Community members may answer regardless of whether an AI answer is present. When one exists, the question page initially shows </w:t>
        </w:r>
        <w:r w:rsidRPr="00904A3D">
          <w:rPr>
            <w:rPrChange w:id="2017" w:author="Prof. LIU Ben" w:date="2026-08-25T22:40:00Z" w16du:dateUtc="2026-08-25T14:40:00Z">
              <w:rPr>
                <w:color w:val="000000"/>
              </w:rPr>
            </w:rPrChange>
          </w:rPr>
          <w:lastRenderedPageBreak/>
          <w:t xml:space="preserve">only its first two lines; clicking </w:t>
        </w:r>
      </w:ins>
      <w:ins w:id="2018" w:author="Prof. LIU Ben" w:date="2026-08-25T22:41:00Z" w16du:dateUtc="2026-08-25T14:41:00Z">
        <w:r>
          <w:t>“</w:t>
        </w:r>
      </w:ins>
      <w:ins w:id="2019" w:author="Prof. LIU Ben" w:date="2026-08-25T22:40:00Z" w16du:dateUtc="2026-08-25T14:40:00Z">
        <w:r w:rsidRPr="00904A3D">
          <w:rPr>
            <w:rPrChange w:id="2020" w:author="Prof. LIU Ben" w:date="2026-08-25T22:40:00Z" w16du:dateUtc="2026-08-25T14:40:00Z">
              <w:rPr>
                <w:color w:val="000000"/>
              </w:rPr>
            </w:rPrChange>
          </w:rPr>
          <w:t>View More</w:t>
        </w:r>
      </w:ins>
      <w:ins w:id="2021" w:author="Prof. LIU Ben" w:date="2026-08-25T22:41:00Z" w16du:dateUtc="2026-08-25T14:41:00Z">
        <w:r>
          <w:t>”</w:t>
        </w:r>
      </w:ins>
      <w:ins w:id="2022" w:author="Prof. LIU Ben" w:date="2026-08-25T22:40:00Z" w16du:dateUtc="2026-08-25T14:40:00Z">
        <w:r w:rsidRPr="00904A3D">
          <w:rPr>
            <w:rPrChange w:id="2023" w:author="Prof. LIU Ben" w:date="2026-08-25T22:40:00Z" w16du:dateUtc="2026-08-25T14:40:00Z">
              <w:rPr>
                <w:color w:val="000000"/>
              </w:rPr>
            </w:rPrChange>
          </w:rPr>
          <w:t xml:space="preserve"> opens a pop-up window labeled </w:t>
        </w:r>
      </w:ins>
      <w:ins w:id="2024" w:author="Prof. LIU Ben" w:date="2026-08-25T22:41:00Z" w16du:dateUtc="2026-08-25T14:41:00Z">
        <w:r>
          <w:t>“</w:t>
        </w:r>
      </w:ins>
      <w:ins w:id="2025" w:author="Prof. LIU Ben" w:date="2026-08-25T22:40:00Z" w16du:dateUtc="2026-08-25T14:40:00Z">
        <w:r w:rsidRPr="00904A3D">
          <w:rPr>
            <w:rPrChange w:id="2026" w:author="Prof. LIU Ben" w:date="2026-08-25T22:40:00Z" w16du:dateUtc="2026-08-25T14:40:00Z">
              <w:rPr>
                <w:color w:val="000000"/>
              </w:rPr>
            </w:rPrChange>
          </w:rPr>
          <w:t>AI Answers</w:t>
        </w:r>
      </w:ins>
      <w:ins w:id="2027" w:author="Prof. LIU Ben" w:date="2026-08-25T22:41:00Z" w16du:dateUtc="2026-08-25T14:41:00Z">
        <w:r>
          <w:t>”</w:t>
        </w:r>
      </w:ins>
      <w:ins w:id="2028" w:author="Prof. LIU Ben" w:date="2026-08-25T22:40:00Z" w16du:dateUtc="2026-08-25T14:40:00Z">
        <w:r w:rsidRPr="00904A3D">
          <w:rPr>
            <w:rPrChange w:id="2029" w:author="Prof. LIU Ben" w:date="2026-08-25T22:40:00Z" w16du:dateUtc="2026-08-25T14:40:00Z">
              <w:rPr>
                <w:color w:val="000000"/>
              </w:rPr>
            </w:rPrChange>
          </w:rPr>
          <w:t xml:space="preserve"> that carries a disclaimer warning of possible errors and noting that the content is for reference only.</w:t>
        </w:r>
      </w:ins>
    </w:p>
    <w:p w14:paraId="23A5EF29" w14:textId="132F6805" w:rsidR="00904A3D" w:rsidRPr="00904A3D" w:rsidRDefault="00904A3D" w:rsidP="00904A3D">
      <w:pPr>
        <w:pStyle w:val="Paragraph0"/>
        <w:rPr>
          <w:ins w:id="2030" w:author="Prof. LIU Ben" w:date="2026-08-25T22:36:00Z" w16du:dateUtc="2026-08-25T14:36:00Z"/>
          <w:color w:val="000000"/>
          <w:rPrChange w:id="2031" w:author="Prof. LIU Ben" w:date="2026-08-25T22:42:00Z" w16du:dateUtc="2026-08-25T14:42:00Z">
            <w:rPr>
              <w:ins w:id="2032" w:author="Prof. LIU Ben" w:date="2026-08-25T22:36:00Z" w16du:dateUtc="2026-08-25T14:36:00Z"/>
            </w:rPr>
          </w:rPrChange>
        </w:rPr>
      </w:pPr>
      <w:ins w:id="2033" w:author="Prof. LIU Ben" w:date="2026-08-25T22:42:00Z" w16du:dateUtc="2026-08-25T14:42:00Z">
        <w:r w:rsidRPr="00904A3D">
          <w:rPr>
            <w:rPrChange w:id="2034" w:author="Prof. LIU Ben" w:date="2026-08-25T22:42:00Z" w16du:dateUtc="2026-08-25T14:42:00Z">
              <w:rPr>
                <w:color w:val="000000"/>
              </w:rPr>
            </w:rPrChange>
          </w:rPr>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ins>
    </w:p>
    <w:p w14:paraId="3A5B841A" w14:textId="77777777" w:rsidR="000330CA" w:rsidRPr="00261E78" w:rsidRDefault="000330CA" w:rsidP="000330CA">
      <w:pPr>
        <w:pStyle w:val="TableFiguretitle"/>
        <w:rPr>
          <w:ins w:id="2035" w:author="Prof. LIU Ben" w:date="2026-08-25T22:12:00Z" w16du:dateUtc="2026-08-25T14:12:00Z"/>
        </w:rPr>
      </w:pPr>
      <w:ins w:id="2036" w:author="Prof. LIU Ben" w:date="2026-08-25T22:12:00Z" w16du:dateUtc="2026-08-25T14:12:00Z">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2"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ins>
    </w:p>
    <w:p w14:paraId="63E7BC46" w14:textId="77777777" w:rsidR="000330CA" w:rsidRPr="00261E78" w:rsidRDefault="000330CA" w:rsidP="000330CA">
      <w:pPr>
        <w:pStyle w:val="TableFiguretitle"/>
        <w:rPr>
          <w:ins w:id="2037" w:author="Prof. LIU Ben" w:date="2026-08-25T22:12:00Z" w16du:dateUtc="2026-08-25T14:12:00Z"/>
        </w:rPr>
      </w:pPr>
      <w:ins w:id="2038" w:author="Prof. LIU Ben" w:date="2026-08-25T22:12:00Z" w16du:dateUtc="2026-08-25T14:12:00Z">
        <w:r w:rsidRPr="00261E78">
          <w:t>Figure</w:t>
        </w:r>
        <w:r>
          <w:rPr>
            <w:rFonts w:hint="eastAsia"/>
          </w:rPr>
          <w:t xml:space="preserve"> 3</w:t>
        </w:r>
        <w:r w:rsidRPr="00261E78">
          <w:t>. Illustration of treatment and control questions</w:t>
        </w:r>
      </w:ins>
    </w:p>
    <w:p w14:paraId="6AA50093" w14:textId="77777777" w:rsidR="000330CA" w:rsidRPr="00904A3D" w:rsidRDefault="000330CA" w:rsidP="00904A3D">
      <w:pPr>
        <w:pStyle w:val="Heading2"/>
        <w:rPr>
          <w:ins w:id="2039" w:author="Prof. LIU Ben" w:date="2026-08-25T22:12:00Z" w16du:dateUtc="2026-08-25T14:12:00Z"/>
        </w:rPr>
      </w:pPr>
      <w:ins w:id="2040" w:author="Prof. LIU Ben" w:date="2026-08-25T22:12:00Z" w16du:dateUtc="2026-08-25T14:12:00Z">
        <w:r w:rsidRPr="00904A3D">
          <w:t>Data Collection</w:t>
        </w:r>
      </w:ins>
    </w:p>
    <w:p w14:paraId="30EB2917" w14:textId="5CB386E3" w:rsidR="00904A3D" w:rsidRDefault="000330CA" w:rsidP="000330CA">
      <w:pPr>
        <w:pStyle w:val="Paragraph0"/>
        <w:rPr>
          <w:ins w:id="2041" w:author="Prof. LIU Ben" w:date="2026-08-25T22:46:00Z" w16du:dateUtc="2026-08-25T14:46:00Z"/>
          <w:color w:val="000000"/>
        </w:rPr>
      </w:pPr>
      <w:ins w:id="2042" w:author="Prof. LIU Ben" w:date="2026-08-25T22:12:00Z" w16du:dateUtc="2026-08-25T14:12:00Z">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ins>
      <w:ins w:id="2043" w:author="Prof. LIU Ben" w:date="2026-08-25T22:45:00Z" w16du:dateUtc="2026-08-25T14:45:00Z">
        <w:r w:rsidR="00904A3D" w:rsidRPr="00904A3D">
          <w:rPr>
            <w:color w:val="000000"/>
          </w:rPr>
          <w:t xml:space="preserve">We collect additional posts where needed for mechanism </w:t>
        </w:r>
      </w:ins>
      <w:ins w:id="2044" w:author="Prof. LIU Ben" w:date="2026-08-25T22:46:00Z" w16du:dateUtc="2026-08-25T14:46:00Z">
        <w:r w:rsidR="00904A3D">
          <w:rPr>
            <w:rFonts w:hint="eastAsia"/>
            <w:color w:val="000000"/>
          </w:rPr>
          <w:t>or</w:t>
        </w:r>
      </w:ins>
      <w:ins w:id="2045" w:author="Prof. LIU Ben" w:date="2026-08-25T22:45:00Z" w16du:dateUtc="2026-08-25T14:45:00Z">
        <w:r w:rsidR="00904A3D" w:rsidRPr="00904A3D">
          <w:rPr>
            <w:color w:val="000000"/>
          </w:rPr>
          <w:t xml:space="preserve"> </w:t>
        </w:r>
      </w:ins>
      <w:ins w:id="2046" w:author="Prof. LIU Ben" w:date="2026-08-25T22:46:00Z" w16du:dateUtc="2026-08-25T14:46:00Z">
        <w:r w:rsidR="00904A3D">
          <w:rPr>
            <w:rFonts w:hint="eastAsia"/>
            <w:color w:val="000000"/>
          </w:rPr>
          <w:t>additional</w:t>
        </w:r>
      </w:ins>
      <w:ins w:id="2047" w:author="Prof. LIU Ben" w:date="2026-08-25T22:45:00Z" w16du:dateUtc="2026-08-25T14:45:00Z">
        <w:r w:rsidR="00904A3D" w:rsidRPr="00904A3D">
          <w:rPr>
            <w:color w:val="000000"/>
          </w:rPr>
          <w:t xml:space="preserve"> analyses.</w:t>
        </w:r>
      </w:ins>
    </w:p>
    <w:p w14:paraId="31C5ECE9" w14:textId="04364469" w:rsidR="000330CA" w:rsidRPr="00261E78" w:rsidRDefault="000330CA" w:rsidP="000330CA">
      <w:pPr>
        <w:pStyle w:val="Paragraph0"/>
        <w:rPr>
          <w:ins w:id="2048" w:author="Prof. LIU Ben" w:date="2026-08-25T22:12:00Z" w16du:dateUtc="2026-08-25T14:12:00Z"/>
        </w:rPr>
      </w:pPr>
      <w:ins w:id="2049" w:author="Prof. LIU Ben" w:date="2026-08-25T22:12:00Z" w16du:dateUtc="2026-08-25T14:12:00Z">
        <w:r w:rsidRPr="00261E78">
          <w:t xml:space="preserve">The platform assigns each question a tag as a content summary. Based on 384 unique tags, </w:t>
        </w:r>
        <w:r w:rsidRPr="00261E78">
          <w:lastRenderedPageBreak/>
          <w:t xml:space="preserve">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ins>
    </w:p>
    <w:p w14:paraId="111E782B" w14:textId="77777777" w:rsidR="000330CA" w:rsidRDefault="000330CA" w:rsidP="000330CA">
      <w:pPr>
        <w:pStyle w:val="Heading2"/>
        <w:rPr>
          <w:ins w:id="2050" w:author="Prof. LIU Ben" w:date="2026-08-25T22:12:00Z" w16du:dateUtc="2026-08-25T14:12:00Z"/>
        </w:rPr>
      </w:pPr>
      <w:ins w:id="2051" w:author="Prof. LIU Ben" w:date="2026-08-25T22:12:00Z" w16du:dateUtc="2026-08-25T14:12:00Z">
        <w:r w:rsidRPr="00261E78">
          <w:t>Summary Statistics</w:t>
        </w:r>
      </w:ins>
    </w:p>
    <w:p w14:paraId="56069BEE" w14:textId="4B21506D" w:rsidR="00904A3D" w:rsidRPr="00904A3D" w:rsidRDefault="00904A3D">
      <w:pPr>
        <w:pStyle w:val="Paragraph0"/>
        <w:rPr>
          <w:ins w:id="2052" w:author="Prof. LIU Ben" w:date="2026-08-25T22:49:00Z" w16du:dateUtc="2026-08-25T14:49:00Z"/>
          <w:rFonts w:cs="Georgia"/>
          <w:bCs/>
          <w:kern w:val="32"/>
          <w:szCs w:val="20"/>
          <w:rPrChange w:id="2053" w:author="Prof. LIU Ben" w:date="2026-08-25T22:49:00Z" w16du:dateUtc="2026-08-25T14:49:00Z">
            <w:rPr>
              <w:ins w:id="2054" w:author="Prof. LIU Ben" w:date="2026-08-25T22:49:00Z" w16du:dateUtc="2026-08-25T14:49:00Z"/>
              <w:color w:val="000000"/>
            </w:rPr>
          </w:rPrChange>
        </w:rPr>
        <w:pPrChange w:id="2055" w:author="Prof. LIU Ben" w:date="2026-08-25T22:49:00Z" w16du:dateUtc="2026-08-25T14:49:00Z">
          <w:pPr>
            <w:spacing w:before="100" w:beforeAutospacing="1" w:after="100" w:afterAutospacing="1"/>
          </w:pPr>
        </w:pPrChange>
      </w:pPr>
      <w:ins w:id="2056" w:author="Prof. LIU Ben" w:date="2026-08-25T22:49:00Z" w16du:dateUtc="2026-08-25T14:49:00Z">
        <w:r w:rsidRPr="00904A3D">
          <w:rPr>
            <w:rFonts w:eastAsia="Times New Roman" w:cs="Georgia"/>
            <w:bCs/>
            <w:kern w:val="32"/>
            <w:szCs w:val="20"/>
            <w:rPrChange w:id="2057" w:author="Prof. LIU Ben" w:date="2026-08-25T22:49:00Z" w16du:dateUtc="2026-08-25T14:49:00Z">
              <w:rPr>
                <w:color w:val="000000"/>
              </w:rPr>
            </w:rPrChange>
          </w:rPr>
          <w:t xml:space="preserve">Table 2 reports summary statistics. Questions average 86.809 Chinese characters and receive 1.293 human answers, with 76.1% attracting at least one answer and 32.2% having an answer </w:t>
        </w:r>
      </w:ins>
      <w:ins w:id="2058" w:author="Prof. LIU Ben" w:date="2026-08-25T22:50:00Z" w16du:dateUtc="2026-08-25T14:50:00Z">
        <w:r>
          <w:rPr>
            <w:rFonts w:eastAsia="Times New Roman" w:cs="Georgia"/>
            <w:bCs/>
            <w:kern w:val="32"/>
            <w:szCs w:val="20"/>
          </w:rPr>
          <w:t>“</w:t>
        </w:r>
      </w:ins>
      <w:ins w:id="2059" w:author="Prof. LIU Ben" w:date="2026-08-25T22:49:00Z" w16du:dateUtc="2026-08-25T14:49:00Z">
        <w:r w:rsidRPr="00904A3D">
          <w:rPr>
            <w:rFonts w:eastAsia="Times New Roman" w:cs="Georgia"/>
            <w:bCs/>
            <w:kern w:val="32"/>
            <w:szCs w:val="20"/>
            <w:rPrChange w:id="2060" w:author="Prof. LIU Ben" w:date="2026-08-25T22:49:00Z" w16du:dateUtc="2026-08-25T14:49:00Z">
              <w:rPr>
                <w:color w:val="000000"/>
              </w:rPr>
            </w:rPrChange>
          </w:rPr>
          <w:t>accepted.</w:t>
        </w:r>
      </w:ins>
      <w:ins w:id="2061" w:author="Prof. LIU Ben" w:date="2026-08-25T22:50:00Z" w16du:dateUtc="2026-08-25T14:50:00Z">
        <w:r>
          <w:rPr>
            <w:rFonts w:eastAsia="Times New Roman" w:cs="Georgia"/>
            <w:bCs/>
            <w:kern w:val="32"/>
            <w:szCs w:val="20"/>
          </w:rPr>
          <w:t>”</w:t>
        </w:r>
      </w:ins>
      <w:ins w:id="2062" w:author="Prof. LIU Ben" w:date="2026-08-25T22:49:00Z" w16du:dateUtc="2026-08-25T14:49:00Z">
        <w:r w:rsidRPr="00904A3D">
          <w:rPr>
            <w:rFonts w:eastAsia="Times New Roman" w:cs="Georgia"/>
            <w:bCs/>
            <w:kern w:val="32"/>
            <w:szCs w:val="20"/>
            <w:rPrChange w:id="2063" w:author="Prof. LIU Ben" w:date="2026-08-25T22:49:00Z" w16du:dateUtc="2026-08-25T14:49:00Z">
              <w:rPr>
                <w:color w:val="000000"/>
              </w:rPr>
            </w:rPrChange>
          </w:rPr>
          <w:t xml:space="preserve"> Consistent with a negative average treatment effect on answer supply, treated questions receive fewer human answers than control questions (1.209 vs. 1.372). Questioner reputation scores range from −3 to 28,800, averaging 378.337.</w:t>
        </w:r>
      </w:ins>
      <w:ins w:id="2064" w:author="Prof. LIU Ben" w:date="2026-08-25T22:51:00Z" w16du:dateUtc="2026-08-25T14:51:00Z">
        <w:r w:rsidRPr="00261E78">
          <w:rPr>
            <w:vertAlign w:val="superscript"/>
          </w:rPr>
          <w:footnoteReference w:id="13"/>
        </w:r>
      </w:ins>
    </w:p>
    <w:p w14:paraId="6DAFB5F9" w14:textId="2AE66166" w:rsidR="000330CA" w:rsidRPr="00261E78" w:rsidRDefault="000330CA" w:rsidP="000330CA">
      <w:pPr>
        <w:pStyle w:val="TableFiguretitle"/>
        <w:rPr>
          <w:ins w:id="2067" w:author="Prof. LIU Ben" w:date="2026-08-25T22:12:00Z" w16du:dateUtc="2026-08-25T14:12:00Z"/>
        </w:rPr>
      </w:pPr>
      <w:ins w:id="2068" w:author="Prof. LIU Ben" w:date="2026-08-25T22:12:00Z" w16du:dateUtc="2026-08-25T14:12:00Z">
        <w:r w:rsidRPr="00261E78">
          <w:t xml:space="preserve">Table </w:t>
        </w:r>
      </w:ins>
      <w:ins w:id="2069" w:author="Prof. LIU Ben" w:date="2026-08-25T22:52:00Z" w16du:dateUtc="2026-08-25T14:52:00Z">
        <w:r w:rsidR="00904A3D">
          <w:rPr>
            <w:rFonts w:hint="eastAsia"/>
          </w:rPr>
          <w:t>2</w:t>
        </w:r>
      </w:ins>
      <w:ins w:id="2070" w:author="Prof. LIU Ben" w:date="2026-08-25T22:12:00Z" w16du:dateUtc="2026-08-25T14:12:00Z">
        <w:r w:rsidRPr="00261E78">
          <w:t>. Descriptive statistics of main variables</w:t>
        </w:r>
      </w:ins>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ins w:id="2071" w:author="Prof. LIU Ben" w:date="2026-08-25T22:12:00Z"/>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ins w:id="2072" w:author="Prof. LIU Ben" w:date="2026-08-25T22:12:00Z" w16du:dateUtc="2026-08-25T14:12:00Z"/>
                <w:rFonts w:eastAsiaTheme="minorEastAsia"/>
              </w:rPr>
            </w:pPr>
            <w:ins w:id="2073" w:author="Prof. LIU Ben" w:date="2026-08-25T22:12:00Z" w16du:dateUtc="2026-08-25T14:12:00Z">
              <w:r w:rsidRPr="00261E78">
                <w:rPr>
                  <w:rFonts w:eastAsiaTheme="minorEastAsia"/>
                </w:rPr>
                <w:t>Variable</w:t>
              </w:r>
            </w:ins>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ins w:id="2074" w:author="Prof. LIU Ben" w:date="2026-08-25T22:12:00Z" w16du:dateUtc="2026-08-25T14:12:00Z"/>
                <w:rFonts w:eastAsiaTheme="minorEastAsia"/>
              </w:rPr>
            </w:pPr>
            <w:ins w:id="2075" w:author="Prof. LIU Ben" w:date="2026-08-25T22:12:00Z" w16du:dateUtc="2026-08-25T14:12:00Z">
              <w:r w:rsidRPr="00261E78">
                <w:rPr>
                  <w:rFonts w:eastAsiaTheme="minorEastAsia"/>
                </w:rPr>
                <w:t>Mean and SD</w:t>
              </w:r>
            </w:ins>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ins w:id="2076" w:author="Prof. LIU Ben" w:date="2026-08-25T22:12:00Z" w16du:dateUtc="2026-08-25T14:12:00Z"/>
                <w:rFonts w:eastAsiaTheme="minorEastAsia"/>
              </w:rPr>
            </w:pPr>
            <w:ins w:id="2077" w:author="Prof. LIU Ben" w:date="2026-08-25T22:12:00Z" w16du:dateUtc="2026-08-25T14:12:00Z">
              <w:r w:rsidRPr="00261E78">
                <w:rPr>
                  <w:rFonts w:eastAsiaTheme="minorEastAsia"/>
                </w:rPr>
                <w:t>Min</w:t>
              </w:r>
            </w:ins>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ins w:id="2078" w:author="Prof. LIU Ben" w:date="2026-08-25T22:12:00Z" w16du:dateUtc="2026-08-25T14:12:00Z"/>
                <w:rFonts w:eastAsiaTheme="minorEastAsia"/>
              </w:rPr>
            </w:pPr>
            <w:ins w:id="2079" w:author="Prof. LIU Ben" w:date="2026-08-25T22:12:00Z" w16du:dateUtc="2026-08-25T14:12:00Z">
              <w:r w:rsidRPr="00261E78">
                <w:rPr>
                  <w:rFonts w:eastAsiaTheme="minorEastAsia"/>
                </w:rPr>
                <w:t>Max</w:t>
              </w:r>
            </w:ins>
          </w:p>
        </w:tc>
      </w:tr>
      <w:tr w:rsidR="000330CA" w:rsidRPr="00261E78" w14:paraId="639D0038" w14:textId="77777777" w:rsidTr="000B36F7">
        <w:trPr>
          <w:trHeight w:val="290"/>
          <w:jc w:val="center"/>
          <w:ins w:id="2080" w:author="Prof. LIU Ben" w:date="2026-08-25T22:12:00Z"/>
        </w:trPr>
        <w:tc>
          <w:tcPr>
            <w:tcW w:w="3531" w:type="dxa"/>
            <w:vMerge/>
            <w:tcBorders>
              <w:top w:val="nil"/>
            </w:tcBorders>
            <w:hideMark/>
          </w:tcPr>
          <w:p w14:paraId="4B18F162" w14:textId="77777777" w:rsidR="000330CA" w:rsidRPr="00261E78" w:rsidRDefault="000330CA" w:rsidP="000B36F7">
            <w:pPr>
              <w:pStyle w:val="Tablecontent"/>
              <w:rPr>
                <w:ins w:id="2081" w:author="Prof. LIU Ben" w:date="2026-08-25T22:12:00Z" w16du:dateUtc="2026-08-25T14:12:00Z"/>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ins w:id="2082" w:author="Prof. LIU Ben" w:date="2026-08-25T22:12:00Z" w16du:dateUtc="2026-08-25T14:12:00Z"/>
                <w:rFonts w:eastAsiaTheme="minorEastAsia"/>
              </w:rPr>
            </w:pPr>
            <w:ins w:id="2083" w:author="Prof. LIU Ben" w:date="2026-08-25T22:12:00Z" w16du:dateUtc="2026-08-25T14:12:00Z">
              <w:r w:rsidRPr="00261E78">
                <w:rPr>
                  <w:rFonts w:eastAsiaTheme="minorEastAsia"/>
                </w:rPr>
                <w:t>All samples</w:t>
              </w:r>
            </w:ins>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ins w:id="2084" w:author="Prof. LIU Ben" w:date="2026-08-25T22:12:00Z" w16du:dateUtc="2026-08-25T14:12:00Z"/>
                <w:rFonts w:eastAsiaTheme="minorEastAsia"/>
              </w:rPr>
            </w:pPr>
            <w:ins w:id="2085" w:author="Prof. LIU Ben" w:date="2026-08-25T22:12:00Z" w16du:dateUtc="2026-08-25T14:12:00Z">
              <w:r>
                <w:rPr>
                  <w:rFonts w:eastAsiaTheme="minorEastAsia" w:hint="eastAsia"/>
                </w:rPr>
                <w:t>T</w:t>
              </w:r>
              <w:r w:rsidRPr="00261E78">
                <w:rPr>
                  <w:rFonts w:eastAsiaTheme="minorEastAsia"/>
                </w:rPr>
                <w:t>reatment group</w:t>
              </w:r>
            </w:ins>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ins w:id="2086" w:author="Prof. LIU Ben" w:date="2026-08-25T22:12:00Z" w16du:dateUtc="2026-08-25T14:12:00Z"/>
                <w:rFonts w:eastAsiaTheme="minorEastAsia"/>
              </w:rPr>
            </w:pPr>
            <w:ins w:id="2087" w:author="Prof. LIU Ben" w:date="2026-08-25T22:12:00Z" w16du:dateUtc="2026-08-25T14:12:00Z">
              <w:r w:rsidRPr="00261E78">
                <w:rPr>
                  <w:rFonts w:eastAsiaTheme="minorEastAsia"/>
                </w:rPr>
                <w:t>Control group</w:t>
              </w:r>
            </w:ins>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ins w:id="2088" w:author="Prof. LIU Ben" w:date="2026-08-25T22:12:00Z" w16du:dateUtc="2026-08-25T14:12:00Z"/>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ins w:id="2089" w:author="Prof. LIU Ben" w:date="2026-08-25T22:12:00Z" w16du:dateUtc="2026-08-25T14:12:00Z"/>
                <w:rFonts w:eastAsiaTheme="minorEastAsia"/>
              </w:rPr>
            </w:pPr>
          </w:p>
        </w:tc>
      </w:tr>
      <w:tr w:rsidR="000330CA" w:rsidRPr="00261E78" w14:paraId="3F9430AE" w14:textId="77777777" w:rsidTr="000B36F7">
        <w:trPr>
          <w:trHeight w:val="520"/>
          <w:jc w:val="center"/>
          <w:ins w:id="2090" w:author="Prof. LIU Ben" w:date="2026-08-25T22:12:00Z"/>
        </w:trPr>
        <w:tc>
          <w:tcPr>
            <w:tcW w:w="3531" w:type="dxa"/>
            <w:vAlign w:val="center"/>
          </w:tcPr>
          <w:p w14:paraId="191E508B" w14:textId="77777777" w:rsidR="000330CA" w:rsidRPr="00261E78" w:rsidRDefault="000330CA" w:rsidP="000B36F7">
            <w:pPr>
              <w:pStyle w:val="Tablecontent"/>
              <w:jc w:val="both"/>
              <w:rPr>
                <w:ins w:id="2091" w:author="Prof. LIU Ben" w:date="2026-08-25T22:12:00Z" w16du:dateUtc="2026-08-25T14:12:00Z"/>
                <w:rFonts w:eastAsiaTheme="minorEastAsia"/>
              </w:rPr>
            </w:pPr>
            <w:ins w:id="2092" w:author="Prof. LIU Ben" w:date="2026-08-25T22:12:00Z" w16du:dateUtc="2026-08-25T14:12:00Z">
              <w:r w:rsidRPr="00261E78">
                <w:rPr>
                  <w:rFonts w:eastAsiaTheme="minorEastAsia"/>
                </w:rPr>
                <w:t>question length (number of Chinese characters)</w:t>
              </w:r>
            </w:ins>
          </w:p>
        </w:tc>
        <w:tc>
          <w:tcPr>
            <w:tcW w:w="1230" w:type="dxa"/>
            <w:tcBorders>
              <w:top w:val="single" w:sz="6" w:space="0" w:color="auto"/>
            </w:tcBorders>
          </w:tcPr>
          <w:p w14:paraId="3B04A310" w14:textId="77777777" w:rsidR="000330CA" w:rsidRPr="00261E78" w:rsidRDefault="000330CA" w:rsidP="000B36F7">
            <w:pPr>
              <w:pStyle w:val="Tablecontent"/>
              <w:rPr>
                <w:ins w:id="2093" w:author="Prof. LIU Ben" w:date="2026-08-25T22:12:00Z" w16du:dateUtc="2026-08-25T14:12:00Z"/>
                <w:rFonts w:eastAsiaTheme="minorEastAsia"/>
              </w:rPr>
            </w:pPr>
            <w:ins w:id="2094" w:author="Prof. LIU Ben" w:date="2026-08-25T22:12:00Z" w16du:dateUtc="2026-08-25T14:12:00Z">
              <w:r w:rsidRPr="00261E78">
                <w:rPr>
                  <w:rFonts w:eastAsiaTheme="minorEastAsia"/>
                </w:rPr>
                <w:t>86.809</w:t>
              </w:r>
              <w:r w:rsidRPr="00261E78">
                <w:rPr>
                  <w:rFonts w:eastAsiaTheme="minorEastAsia"/>
                </w:rPr>
                <w:br/>
                <w:t>(113.981)</w:t>
              </w:r>
            </w:ins>
          </w:p>
        </w:tc>
        <w:tc>
          <w:tcPr>
            <w:tcW w:w="1230" w:type="dxa"/>
            <w:tcBorders>
              <w:top w:val="single" w:sz="6" w:space="0" w:color="auto"/>
            </w:tcBorders>
          </w:tcPr>
          <w:p w14:paraId="3BF069FD" w14:textId="77777777" w:rsidR="000330CA" w:rsidRPr="00261E78" w:rsidRDefault="000330CA" w:rsidP="000B36F7">
            <w:pPr>
              <w:pStyle w:val="Tablecontent"/>
              <w:rPr>
                <w:ins w:id="2095" w:author="Prof. LIU Ben" w:date="2026-08-25T22:12:00Z" w16du:dateUtc="2026-08-25T14:12:00Z"/>
                <w:rFonts w:eastAsiaTheme="minorEastAsia"/>
              </w:rPr>
            </w:pPr>
            <w:ins w:id="2096" w:author="Prof. LIU Ben" w:date="2026-08-25T22:12:00Z" w16du:dateUtc="2026-08-25T14:12:00Z">
              <w:r w:rsidRPr="00261E78">
                <w:rPr>
                  <w:rFonts w:eastAsiaTheme="minorEastAsia"/>
                </w:rPr>
                <w:t>84.233</w:t>
              </w:r>
              <w:r w:rsidRPr="00261E78">
                <w:rPr>
                  <w:rFonts w:eastAsiaTheme="minorEastAsia"/>
                </w:rPr>
                <w:br/>
                <w:t>(89.347)</w:t>
              </w:r>
            </w:ins>
          </w:p>
        </w:tc>
        <w:tc>
          <w:tcPr>
            <w:tcW w:w="1230" w:type="dxa"/>
            <w:tcBorders>
              <w:top w:val="single" w:sz="6" w:space="0" w:color="auto"/>
            </w:tcBorders>
          </w:tcPr>
          <w:p w14:paraId="111EEC33" w14:textId="77777777" w:rsidR="000330CA" w:rsidRPr="00261E78" w:rsidRDefault="000330CA" w:rsidP="000B36F7">
            <w:pPr>
              <w:pStyle w:val="Tablecontent"/>
              <w:rPr>
                <w:ins w:id="2097" w:author="Prof. LIU Ben" w:date="2026-08-25T22:12:00Z" w16du:dateUtc="2026-08-25T14:12:00Z"/>
                <w:rFonts w:eastAsiaTheme="minorEastAsia"/>
              </w:rPr>
            </w:pPr>
            <w:ins w:id="2098" w:author="Prof. LIU Ben" w:date="2026-08-25T22:12:00Z" w16du:dateUtc="2026-08-25T14:12:00Z">
              <w:r w:rsidRPr="00261E78">
                <w:rPr>
                  <w:rFonts w:eastAsiaTheme="minorEastAsia"/>
                </w:rPr>
                <w:t>89.272</w:t>
              </w:r>
              <w:r w:rsidRPr="00261E78">
                <w:rPr>
                  <w:rFonts w:eastAsiaTheme="minorEastAsia"/>
                </w:rPr>
                <w:br/>
                <w:t>(133.323)</w:t>
              </w:r>
            </w:ins>
          </w:p>
        </w:tc>
        <w:tc>
          <w:tcPr>
            <w:tcW w:w="922" w:type="dxa"/>
            <w:tcBorders>
              <w:top w:val="single" w:sz="6" w:space="0" w:color="auto"/>
            </w:tcBorders>
          </w:tcPr>
          <w:p w14:paraId="6A581978" w14:textId="77777777" w:rsidR="000330CA" w:rsidRPr="00261E78" w:rsidRDefault="000330CA" w:rsidP="000B36F7">
            <w:pPr>
              <w:pStyle w:val="Tablecontent"/>
              <w:rPr>
                <w:ins w:id="2099" w:author="Prof. LIU Ben" w:date="2026-08-25T22:12:00Z" w16du:dateUtc="2026-08-25T14:12:00Z"/>
                <w:rFonts w:eastAsiaTheme="minorEastAsia"/>
              </w:rPr>
            </w:pPr>
            <w:ins w:id="2100" w:author="Prof. LIU Ben" w:date="2026-08-25T22:12:00Z" w16du:dateUtc="2026-08-25T14:12:00Z">
              <w:r w:rsidRPr="00261E78">
                <w:rPr>
                  <w:rFonts w:eastAsiaTheme="minorEastAsia"/>
                </w:rPr>
                <w:t xml:space="preserve">0.000 </w:t>
              </w:r>
            </w:ins>
          </w:p>
        </w:tc>
        <w:tc>
          <w:tcPr>
            <w:tcW w:w="1217" w:type="dxa"/>
            <w:tcBorders>
              <w:top w:val="single" w:sz="6" w:space="0" w:color="auto"/>
            </w:tcBorders>
          </w:tcPr>
          <w:p w14:paraId="50D61298" w14:textId="77777777" w:rsidR="000330CA" w:rsidRPr="00261E78" w:rsidRDefault="000330CA" w:rsidP="000B36F7">
            <w:pPr>
              <w:pStyle w:val="Tablecontent"/>
              <w:rPr>
                <w:ins w:id="2101" w:author="Prof. LIU Ben" w:date="2026-08-25T22:12:00Z" w16du:dateUtc="2026-08-25T14:12:00Z"/>
                <w:rFonts w:eastAsiaTheme="minorEastAsia"/>
              </w:rPr>
            </w:pPr>
            <w:ins w:id="2102" w:author="Prof. LIU Ben" w:date="2026-08-25T22:12:00Z" w16du:dateUtc="2026-08-25T14:12:00Z">
              <w:r w:rsidRPr="00261E78">
                <w:rPr>
                  <w:rFonts w:eastAsiaTheme="minorEastAsia"/>
                </w:rPr>
                <w:t xml:space="preserve">2702.000 </w:t>
              </w:r>
            </w:ins>
          </w:p>
        </w:tc>
      </w:tr>
      <w:tr w:rsidR="000330CA" w:rsidRPr="00261E78" w14:paraId="3678FFDF" w14:textId="77777777" w:rsidTr="000B36F7">
        <w:trPr>
          <w:trHeight w:val="520"/>
          <w:jc w:val="center"/>
          <w:ins w:id="2103" w:author="Prof. LIU Ben" w:date="2026-08-25T22:12:00Z"/>
        </w:trPr>
        <w:tc>
          <w:tcPr>
            <w:tcW w:w="3531" w:type="dxa"/>
            <w:vAlign w:val="center"/>
            <w:hideMark/>
          </w:tcPr>
          <w:p w14:paraId="331C466C" w14:textId="67A425CE" w:rsidR="000330CA" w:rsidRPr="00261E78" w:rsidRDefault="000330CA" w:rsidP="000B36F7">
            <w:pPr>
              <w:pStyle w:val="Tablecontent"/>
              <w:jc w:val="both"/>
              <w:rPr>
                <w:ins w:id="2104" w:author="Prof. LIU Ben" w:date="2026-08-25T22:12:00Z" w16du:dateUtc="2026-08-25T14:12:00Z"/>
                <w:rFonts w:eastAsiaTheme="minorEastAsia"/>
              </w:rPr>
            </w:pPr>
            <w:ins w:id="2105" w:author="Prof. LIU Ben" w:date="2026-08-25T22:12:00Z" w16du:dateUtc="2026-08-25T14:12:00Z">
              <w:r w:rsidRPr="00261E78">
                <w:rPr>
                  <w:rFonts w:eastAsiaTheme="minorEastAsia"/>
                </w:rPr>
                <w:t>number of human answers received by a question</w:t>
              </w:r>
            </w:ins>
          </w:p>
        </w:tc>
        <w:tc>
          <w:tcPr>
            <w:tcW w:w="1230" w:type="dxa"/>
            <w:hideMark/>
          </w:tcPr>
          <w:p w14:paraId="5EC67473" w14:textId="77777777" w:rsidR="000330CA" w:rsidRPr="00261E78" w:rsidRDefault="000330CA" w:rsidP="000B36F7">
            <w:pPr>
              <w:pStyle w:val="Tablecontent"/>
              <w:rPr>
                <w:ins w:id="2106" w:author="Prof. LIU Ben" w:date="2026-08-25T22:12:00Z" w16du:dateUtc="2026-08-25T14:12:00Z"/>
                <w:rFonts w:eastAsiaTheme="minorEastAsia"/>
              </w:rPr>
            </w:pPr>
            <w:ins w:id="2107" w:author="Prof. LIU Ben" w:date="2026-08-25T22:12:00Z" w16du:dateUtc="2026-08-25T14:12:00Z">
              <w:r w:rsidRPr="00261E78">
                <w:rPr>
                  <w:rFonts w:eastAsiaTheme="minorEastAsia"/>
                </w:rPr>
                <w:t>1.293</w:t>
              </w:r>
              <w:r w:rsidRPr="00261E78">
                <w:rPr>
                  <w:rFonts w:eastAsiaTheme="minorEastAsia"/>
                </w:rPr>
                <w:br/>
                <w:t>(1.166)</w:t>
              </w:r>
            </w:ins>
          </w:p>
        </w:tc>
        <w:tc>
          <w:tcPr>
            <w:tcW w:w="1230" w:type="dxa"/>
            <w:hideMark/>
          </w:tcPr>
          <w:p w14:paraId="7E6E4A19" w14:textId="77777777" w:rsidR="000330CA" w:rsidRPr="00261E78" w:rsidRDefault="000330CA" w:rsidP="000B36F7">
            <w:pPr>
              <w:pStyle w:val="Tablecontent"/>
              <w:rPr>
                <w:ins w:id="2108" w:author="Prof. LIU Ben" w:date="2026-08-25T22:12:00Z" w16du:dateUtc="2026-08-25T14:12:00Z"/>
                <w:rFonts w:eastAsiaTheme="minorEastAsia"/>
              </w:rPr>
            </w:pPr>
            <w:ins w:id="2109" w:author="Prof. LIU Ben" w:date="2026-08-25T22:12:00Z" w16du:dateUtc="2026-08-25T14:12:00Z">
              <w:r w:rsidRPr="00261E78">
                <w:rPr>
                  <w:rFonts w:eastAsiaTheme="minorEastAsia"/>
                </w:rPr>
                <w:t>1.209</w:t>
              </w:r>
              <w:r w:rsidRPr="00261E78">
                <w:rPr>
                  <w:rFonts w:eastAsiaTheme="minorEastAsia"/>
                </w:rPr>
                <w:br/>
                <w:t>(1.133)</w:t>
              </w:r>
            </w:ins>
          </w:p>
        </w:tc>
        <w:tc>
          <w:tcPr>
            <w:tcW w:w="1230" w:type="dxa"/>
            <w:hideMark/>
          </w:tcPr>
          <w:p w14:paraId="681D979E" w14:textId="77777777" w:rsidR="000330CA" w:rsidRPr="00261E78" w:rsidRDefault="000330CA" w:rsidP="000B36F7">
            <w:pPr>
              <w:pStyle w:val="Tablecontent"/>
              <w:rPr>
                <w:ins w:id="2110" w:author="Prof. LIU Ben" w:date="2026-08-25T22:12:00Z" w16du:dateUtc="2026-08-25T14:12:00Z"/>
                <w:rFonts w:eastAsiaTheme="minorEastAsia"/>
              </w:rPr>
            </w:pPr>
            <w:ins w:id="2111" w:author="Prof. LIU Ben" w:date="2026-08-25T22:12:00Z" w16du:dateUtc="2026-08-25T14:12:00Z">
              <w:r w:rsidRPr="00261E78">
                <w:rPr>
                  <w:rFonts w:eastAsiaTheme="minorEastAsia"/>
                </w:rPr>
                <w:t>1.372</w:t>
              </w:r>
              <w:r w:rsidRPr="00261E78">
                <w:rPr>
                  <w:rFonts w:eastAsiaTheme="minorEastAsia"/>
                </w:rPr>
                <w:br/>
                <w:t>(1.192)</w:t>
              </w:r>
            </w:ins>
          </w:p>
        </w:tc>
        <w:tc>
          <w:tcPr>
            <w:tcW w:w="922" w:type="dxa"/>
            <w:hideMark/>
          </w:tcPr>
          <w:p w14:paraId="524E6FE0" w14:textId="77777777" w:rsidR="000330CA" w:rsidRPr="00261E78" w:rsidRDefault="000330CA" w:rsidP="000B36F7">
            <w:pPr>
              <w:pStyle w:val="Tablecontent"/>
              <w:rPr>
                <w:ins w:id="2112" w:author="Prof. LIU Ben" w:date="2026-08-25T22:12:00Z" w16du:dateUtc="2026-08-25T14:12:00Z"/>
                <w:rFonts w:eastAsiaTheme="minorEastAsia"/>
              </w:rPr>
            </w:pPr>
            <w:ins w:id="2113" w:author="Prof. LIU Ben" w:date="2026-08-25T22:12:00Z" w16du:dateUtc="2026-08-25T14:12:00Z">
              <w:r w:rsidRPr="00261E78">
                <w:rPr>
                  <w:rFonts w:eastAsiaTheme="minorEastAsia"/>
                </w:rPr>
                <w:t xml:space="preserve">0.000 </w:t>
              </w:r>
            </w:ins>
          </w:p>
        </w:tc>
        <w:tc>
          <w:tcPr>
            <w:tcW w:w="1217" w:type="dxa"/>
            <w:hideMark/>
          </w:tcPr>
          <w:p w14:paraId="2626B84C" w14:textId="77777777" w:rsidR="000330CA" w:rsidRPr="00261E78" w:rsidRDefault="000330CA" w:rsidP="000B36F7">
            <w:pPr>
              <w:pStyle w:val="Tablecontent"/>
              <w:rPr>
                <w:ins w:id="2114" w:author="Prof. LIU Ben" w:date="2026-08-25T22:12:00Z" w16du:dateUtc="2026-08-25T14:12:00Z"/>
                <w:rFonts w:eastAsiaTheme="minorEastAsia"/>
              </w:rPr>
            </w:pPr>
            <w:ins w:id="2115" w:author="Prof. LIU Ben" w:date="2026-08-25T22:12:00Z" w16du:dateUtc="2026-08-25T14:12:00Z">
              <w:r w:rsidRPr="00261E78">
                <w:rPr>
                  <w:rFonts w:eastAsiaTheme="minorEastAsia"/>
                </w:rPr>
                <w:t xml:space="preserve">8.000 </w:t>
              </w:r>
            </w:ins>
          </w:p>
        </w:tc>
      </w:tr>
      <w:tr w:rsidR="000330CA" w:rsidRPr="00261E78" w14:paraId="625AE2FC" w14:textId="77777777" w:rsidTr="000B36F7">
        <w:trPr>
          <w:trHeight w:val="520"/>
          <w:jc w:val="center"/>
          <w:ins w:id="2116" w:author="Prof. LIU Ben" w:date="2026-08-25T22:12:00Z"/>
        </w:trPr>
        <w:tc>
          <w:tcPr>
            <w:tcW w:w="3531" w:type="dxa"/>
            <w:vAlign w:val="center"/>
          </w:tcPr>
          <w:p w14:paraId="5AFCD3B2" w14:textId="77777777" w:rsidR="000330CA" w:rsidRPr="00261E78" w:rsidRDefault="000330CA" w:rsidP="000B36F7">
            <w:pPr>
              <w:pStyle w:val="Tablecontent"/>
              <w:jc w:val="both"/>
              <w:rPr>
                <w:ins w:id="2117" w:author="Prof. LIU Ben" w:date="2026-08-25T22:12:00Z" w16du:dateUtc="2026-08-25T14:12:00Z"/>
                <w:rFonts w:eastAsiaTheme="minorEastAsia"/>
              </w:rPr>
            </w:pPr>
            <w:ins w:id="2118" w:author="Prof. LIU Ben" w:date="2026-08-25T22:12:00Z" w16du:dateUtc="2026-08-25T14:12:00Z">
              <w:r w:rsidRPr="00261E78">
                <w:rPr>
                  <w:rFonts w:eastAsiaTheme="minorEastAsia"/>
                </w:rPr>
                <w:t>percentage of questions that received at least one answer</w:t>
              </w:r>
            </w:ins>
          </w:p>
        </w:tc>
        <w:tc>
          <w:tcPr>
            <w:tcW w:w="1230" w:type="dxa"/>
          </w:tcPr>
          <w:p w14:paraId="30522AA8" w14:textId="77777777" w:rsidR="000330CA" w:rsidRPr="00261E78" w:rsidRDefault="000330CA" w:rsidP="000B36F7">
            <w:pPr>
              <w:pStyle w:val="Tablecontent"/>
              <w:rPr>
                <w:ins w:id="2119" w:author="Prof. LIU Ben" w:date="2026-08-25T22:12:00Z" w16du:dateUtc="2026-08-25T14:12:00Z"/>
                <w:rFonts w:eastAsiaTheme="minorEastAsia"/>
              </w:rPr>
            </w:pPr>
            <w:ins w:id="2120" w:author="Prof. LIU Ben" w:date="2026-08-25T22:12:00Z" w16du:dateUtc="2026-08-25T14:12:00Z">
              <w:r w:rsidRPr="00261E78">
                <w:rPr>
                  <w:rFonts w:eastAsiaTheme="minorEastAsia"/>
                </w:rPr>
                <w:t>0.761</w:t>
              </w:r>
              <w:r w:rsidRPr="00261E78">
                <w:rPr>
                  <w:rFonts w:eastAsiaTheme="minorEastAsia"/>
                </w:rPr>
                <w:br/>
                <w:t>(0.427)</w:t>
              </w:r>
            </w:ins>
          </w:p>
        </w:tc>
        <w:tc>
          <w:tcPr>
            <w:tcW w:w="1230" w:type="dxa"/>
          </w:tcPr>
          <w:p w14:paraId="5B3B4473" w14:textId="77777777" w:rsidR="000330CA" w:rsidRPr="00261E78" w:rsidRDefault="000330CA" w:rsidP="000B36F7">
            <w:pPr>
              <w:pStyle w:val="Tablecontent"/>
              <w:rPr>
                <w:ins w:id="2121" w:author="Prof. LIU Ben" w:date="2026-08-25T22:12:00Z" w16du:dateUtc="2026-08-25T14:12:00Z"/>
                <w:rFonts w:eastAsiaTheme="minorEastAsia"/>
              </w:rPr>
            </w:pPr>
            <w:ins w:id="2122" w:author="Prof. LIU Ben" w:date="2026-08-25T22:12:00Z" w16du:dateUtc="2026-08-25T14:12:00Z">
              <w:r w:rsidRPr="00261E78">
                <w:rPr>
                  <w:rFonts w:eastAsiaTheme="minorEastAsia"/>
                </w:rPr>
                <w:t>0.724</w:t>
              </w:r>
              <w:r w:rsidRPr="00261E78">
                <w:rPr>
                  <w:rFonts w:eastAsiaTheme="minorEastAsia"/>
                </w:rPr>
                <w:br/>
                <w:t>(0.447)</w:t>
              </w:r>
            </w:ins>
          </w:p>
        </w:tc>
        <w:tc>
          <w:tcPr>
            <w:tcW w:w="1230" w:type="dxa"/>
          </w:tcPr>
          <w:p w14:paraId="0BBDCC51" w14:textId="77777777" w:rsidR="000330CA" w:rsidRPr="00261E78" w:rsidRDefault="000330CA" w:rsidP="000B36F7">
            <w:pPr>
              <w:pStyle w:val="Tablecontent"/>
              <w:rPr>
                <w:ins w:id="2123" w:author="Prof. LIU Ben" w:date="2026-08-25T22:12:00Z" w16du:dateUtc="2026-08-25T14:12:00Z"/>
                <w:rFonts w:eastAsiaTheme="minorEastAsia"/>
              </w:rPr>
            </w:pPr>
            <w:ins w:id="2124" w:author="Prof. LIU Ben" w:date="2026-08-25T22:12:00Z" w16du:dateUtc="2026-08-25T14:12:00Z">
              <w:r w:rsidRPr="00261E78">
                <w:rPr>
                  <w:rFonts w:eastAsiaTheme="minorEastAsia"/>
                </w:rPr>
                <w:t>0.795</w:t>
              </w:r>
              <w:r w:rsidRPr="00261E78">
                <w:rPr>
                  <w:rFonts w:eastAsiaTheme="minorEastAsia"/>
                </w:rPr>
                <w:br/>
                <w:t>(0.404)</w:t>
              </w:r>
            </w:ins>
          </w:p>
        </w:tc>
        <w:tc>
          <w:tcPr>
            <w:tcW w:w="922" w:type="dxa"/>
          </w:tcPr>
          <w:p w14:paraId="0B53FF6B" w14:textId="77777777" w:rsidR="000330CA" w:rsidRPr="00261E78" w:rsidRDefault="000330CA" w:rsidP="000B36F7">
            <w:pPr>
              <w:pStyle w:val="Tablecontent"/>
              <w:rPr>
                <w:ins w:id="2125" w:author="Prof. LIU Ben" w:date="2026-08-25T22:12:00Z" w16du:dateUtc="2026-08-25T14:12:00Z"/>
                <w:rFonts w:eastAsiaTheme="minorEastAsia"/>
              </w:rPr>
            </w:pPr>
            <w:ins w:id="2126" w:author="Prof. LIU Ben" w:date="2026-08-25T22:12:00Z" w16du:dateUtc="2026-08-25T14:12:00Z">
              <w:r w:rsidRPr="00261E78">
                <w:rPr>
                  <w:rFonts w:eastAsiaTheme="minorEastAsia"/>
                </w:rPr>
                <w:t xml:space="preserve">0.000 </w:t>
              </w:r>
            </w:ins>
          </w:p>
        </w:tc>
        <w:tc>
          <w:tcPr>
            <w:tcW w:w="1217" w:type="dxa"/>
          </w:tcPr>
          <w:p w14:paraId="307A63FE" w14:textId="77777777" w:rsidR="000330CA" w:rsidRPr="00261E78" w:rsidRDefault="000330CA" w:rsidP="000B36F7">
            <w:pPr>
              <w:pStyle w:val="Tablecontent"/>
              <w:rPr>
                <w:ins w:id="2127" w:author="Prof. LIU Ben" w:date="2026-08-25T22:12:00Z" w16du:dateUtc="2026-08-25T14:12:00Z"/>
                <w:rFonts w:eastAsiaTheme="minorEastAsia"/>
              </w:rPr>
            </w:pPr>
            <w:ins w:id="2128" w:author="Prof. LIU Ben" w:date="2026-08-25T22:12:00Z" w16du:dateUtc="2026-08-25T14:12:00Z">
              <w:r w:rsidRPr="00261E78">
                <w:rPr>
                  <w:rFonts w:eastAsiaTheme="minorEastAsia"/>
                </w:rPr>
                <w:t xml:space="preserve">1.000 </w:t>
              </w:r>
            </w:ins>
          </w:p>
        </w:tc>
      </w:tr>
      <w:tr w:rsidR="000330CA" w:rsidRPr="00261E78" w14:paraId="707734F4" w14:textId="77777777" w:rsidTr="000B36F7">
        <w:trPr>
          <w:trHeight w:val="520"/>
          <w:jc w:val="center"/>
          <w:ins w:id="2129" w:author="Prof. LIU Ben" w:date="2026-08-25T22:12:00Z"/>
        </w:trPr>
        <w:tc>
          <w:tcPr>
            <w:tcW w:w="3531" w:type="dxa"/>
            <w:vAlign w:val="center"/>
          </w:tcPr>
          <w:p w14:paraId="53C2C3F9" w14:textId="77777777" w:rsidR="000330CA" w:rsidRPr="00261E78" w:rsidRDefault="000330CA" w:rsidP="000B36F7">
            <w:pPr>
              <w:pStyle w:val="Tablecontent"/>
              <w:jc w:val="both"/>
              <w:rPr>
                <w:ins w:id="2130" w:author="Prof. LIU Ben" w:date="2026-08-25T22:12:00Z" w16du:dateUtc="2026-08-25T14:12:00Z"/>
                <w:rFonts w:eastAsiaTheme="minorEastAsia"/>
              </w:rPr>
            </w:pPr>
            <w:ins w:id="2131" w:author="Prof. LIU Ben" w:date="2026-08-25T22:12:00Z" w16du:dateUtc="2026-08-25T14:12:00Z">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ins>
          </w:p>
        </w:tc>
        <w:tc>
          <w:tcPr>
            <w:tcW w:w="1230" w:type="dxa"/>
          </w:tcPr>
          <w:p w14:paraId="71E50CE8" w14:textId="77777777" w:rsidR="000330CA" w:rsidRPr="00261E78" w:rsidRDefault="000330CA" w:rsidP="000B36F7">
            <w:pPr>
              <w:pStyle w:val="Tablecontent"/>
              <w:rPr>
                <w:ins w:id="2132" w:author="Prof. LIU Ben" w:date="2026-08-25T22:12:00Z" w16du:dateUtc="2026-08-25T14:12:00Z"/>
                <w:rFonts w:eastAsiaTheme="minorEastAsia"/>
              </w:rPr>
            </w:pPr>
            <w:ins w:id="2133" w:author="Prof. LIU Ben" w:date="2026-08-25T22:12:00Z" w16du:dateUtc="2026-08-25T14:12:00Z">
              <w:r w:rsidRPr="00261E78">
                <w:rPr>
                  <w:rFonts w:eastAsiaTheme="minorEastAsia"/>
                </w:rPr>
                <w:t>0.322</w:t>
              </w:r>
              <w:r w:rsidRPr="00261E78">
                <w:rPr>
                  <w:rFonts w:eastAsiaTheme="minorEastAsia"/>
                </w:rPr>
                <w:br/>
                <w:t>(0.467)</w:t>
              </w:r>
            </w:ins>
          </w:p>
        </w:tc>
        <w:tc>
          <w:tcPr>
            <w:tcW w:w="1230" w:type="dxa"/>
          </w:tcPr>
          <w:p w14:paraId="7B2D1E3C" w14:textId="77777777" w:rsidR="000330CA" w:rsidRPr="00261E78" w:rsidRDefault="000330CA" w:rsidP="000B36F7">
            <w:pPr>
              <w:pStyle w:val="Tablecontent"/>
              <w:rPr>
                <w:ins w:id="2134" w:author="Prof. LIU Ben" w:date="2026-08-25T22:12:00Z" w16du:dateUtc="2026-08-25T14:12:00Z"/>
                <w:rFonts w:eastAsiaTheme="minorEastAsia"/>
              </w:rPr>
            </w:pPr>
            <w:ins w:id="2135" w:author="Prof. LIU Ben" w:date="2026-08-25T22:12:00Z" w16du:dateUtc="2026-08-25T14:12:00Z">
              <w:r w:rsidRPr="00261E78">
                <w:rPr>
                  <w:rFonts w:eastAsiaTheme="minorEastAsia"/>
                </w:rPr>
                <w:t>0.293</w:t>
              </w:r>
              <w:r w:rsidRPr="00261E78">
                <w:rPr>
                  <w:rFonts w:eastAsiaTheme="minorEastAsia"/>
                </w:rPr>
                <w:br/>
                <w:t>(0.455)</w:t>
              </w:r>
            </w:ins>
          </w:p>
        </w:tc>
        <w:tc>
          <w:tcPr>
            <w:tcW w:w="1230" w:type="dxa"/>
          </w:tcPr>
          <w:p w14:paraId="0CEDCAAD" w14:textId="77777777" w:rsidR="000330CA" w:rsidRPr="00261E78" w:rsidRDefault="000330CA" w:rsidP="000B36F7">
            <w:pPr>
              <w:pStyle w:val="Tablecontent"/>
              <w:rPr>
                <w:ins w:id="2136" w:author="Prof. LIU Ben" w:date="2026-08-25T22:12:00Z" w16du:dateUtc="2026-08-25T14:12:00Z"/>
                <w:rFonts w:eastAsiaTheme="minorEastAsia"/>
              </w:rPr>
            </w:pPr>
            <w:ins w:id="2137" w:author="Prof. LIU Ben" w:date="2026-08-25T22:12:00Z" w16du:dateUtc="2026-08-25T14:12:00Z">
              <w:r w:rsidRPr="00261E78">
                <w:rPr>
                  <w:rFonts w:eastAsiaTheme="minorEastAsia"/>
                </w:rPr>
                <w:t>0.350</w:t>
              </w:r>
              <w:r w:rsidRPr="00261E78">
                <w:rPr>
                  <w:rFonts w:eastAsiaTheme="minorEastAsia"/>
                </w:rPr>
                <w:br/>
                <w:t>(0.477)</w:t>
              </w:r>
            </w:ins>
          </w:p>
        </w:tc>
        <w:tc>
          <w:tcPr>
            <w:tcW w:w="922" w:type="dxa"/>
          </w:tcPr>
          <w:p w14:paraId="19851176" w14:textId="77777777" w:rsidR="000330CA" w:rsidRPr="00261E78" w:rsidRDefault="000330CA" w:rsidP="000B36F7">
            <w:pPr>
              <w:pStyle w:val="Tablecontent"/>
              <w:rPr>
                <w:ins w:id="2138" w:author="Prof. LIU Ben" w:date="2026-08-25T22:12:00Z" w16du:dateUtc="2026-08-25T14:12:00Z"/>
                <w:rFonts w:eastAsiaTheme="minorEastAsia"/>
              </w:rPr>
            </w:pPr>
            <w:ins w:id="2139" w:author="Prof. LIU Ben" w:date="2026-08-25T22:12:00Z" w16du:dateUtc="2026-08-25T14:12:00Z">
              <w:r w:rsidRPr="00261E78">
                <w:rPr>
                  <w:rFonts w:eastAsiaTheme="minorEastAsia"/>
                </w:rPr>
                <w:t xml:space="preserve">0.000 </w:t>
              </w:r>
            </w:ins>
          </w:p>
        </w:tc>
        <w:tc>
          <w:tcPr>
            <w:tcW w:w="1217" w:type="dxa"/>
          </w:tcPr>
          <w:p w14:paraId="20FBA1B4" w14:textId="77777777" w:rsidR="000330CA" w:rsidRPr="00261E78" w:rsidRDefault="000330CA" w:rsidP="000B36F7">
            <w:pPr>
              <w:pStyle w:val="Tablecontent"/>
              <w:rPr>
                <w:ins w:id="2140" w:author="Prof. LIU Ben" w:date="2026-08-25T22:12:00Z" w16du:dateUtc="2026-08-25T14:12:00Z"/>
                <w:rFonts w:eastAsiaTheme="minorEastAsia"/>
              </w:rPr>
            </w:pPr>
            <w:ins w:id="2141" w:author="Prof. LIU Ben" w:date="2026-08-25T22:12:00Z" w16du:dateUtc="2026-08-25T14:12:00Z">
              <w:r w:rsidRPr="00261E78">
                <w:rPr>
                  <w:rFonts w:eastAsiaTheme="minorEastAsia"/>
                </w:rPr>
                <w:t xml:space="preserve">1.000 </w:t>
              </w:r>
            </w:ins>
          </w:p>
        </w:tc>
      </w:tr>
      <w:tr w:rsidR="000330CA" w:rsidRPr="00261E78" w14:paraId="403E589F" w14:textId="77777777" w:rsidTr="000B36F7">
        <w:trPr>
          <w:trHeight w:val="520"/>
          <w:jc w:val="center"/>
          <w:ins w:id="2142" w:author="Prof. LIU Ben" w:date="2026-08-25T22:12:00Z"/>
        </w:trPr>
        <w:tc>
          <w:tcPr>
            <w:tcW w:w="3531" w:type="dxa"/>
            <w:vAlign w:val="center"/>
          </w:tcPr>
          <w:p w14:paraId="3D7E9353" w14:textId="77777777" w:rsidR="000330CA" w:rsidRPr="00261E78" w:rsidRDefault="000330CA" w:rsidP="000B36F7">
            <w:pPr>
              <w:pStyle w:val="Tablecontent"/>
              <w:jc w:val="both"/>
              <w:rPr>
                <w:ins w:id="2143" w:author="Prof. LIU Ben" w:date="2026-08-25T22:12:00Z" w16du:dateUtc="2026-08-25T14:12:00Z"/>
                <w:rFonts w:eastAsiaTheme="minorEastAsia"/>
              </w:rPr>
            </w:pPr>
            <w:ins w:id="2144" w:author="Prof. LIU Ben" w:date="2026-08-25T22:12:00Z" w16du:dateUtc="2026-08-25T14:12:00Z">
              <w:r w:rsidRPr="00261E78">
                <w:rPr>
                  <w:rFonts w:eastAsiaTheme="minorEastAsia"/>
                </w:rPr>
                <w:t>reputation scores of the questioner at the time the question was posted</w:t>
              </w:r>
            </w:ins>
          </w:p>
        </w:tc>
        <w:tc>
          <w:tcPr>
            <w:tcW w:w="1230" w:type="dxa"/>
          </w:tcPr>
          <w:p w14:paraId="3BE6A3CE" w14:textId="77777777" w:rsidR="000330CA" w:rsidRPr="00261E78" w:rsidRDefault="000330CA" w:rsidP="000B36F7">
            <w:pPr>
              <w:pStyle w:val="Tablecontent"/>
              <w:rPr>
                <w:ins w:id="2145" w:author="Prof. LIU Ben" w:date="2026-08-25T22:12:00Z" w16du:dateUtc="2026-08-25T14:12:00Z"/>
                <w:rFonts w:eastAsiaTheme="minorEastAsia"/>
              </w:rPr>
            </w:pPr>
            <w:ins w:id="2146" w:author="Prof. LIU Ben" w:date="2026-08-25T22:12:00Z" w16du:dateUtc="2026-08-25T14:12:00Z">
              <w:r w:rsidRPr="00261E78">
                <w:rPr>
                  <w:rFonts w:eastAsiaTheme="minorEastAsia"/>
                </w:rPr>
                <w:t>378.337</w:t>
              </w:r>
              <w:r w:rsidRPr="00261E78">
                <w:br/>
              </w:r>
              <w:r w:rsidRPr="00261E78">
                <w:rPr>
                  <w:rFonts w:eastAsiaTheme="minorEastAsia"/>
                </w:rPr>
                <w:t>(1135.056)</w:t>
              </w:r>
            </w:ins>
          </w:p>
        </w:tc>
        <w:tc>
          <w:tcPr>
            <w:tcW w:w="1230" w:type="dxa"/>
          </w:tcPr>
          <w:p w14:paraId="1A26E8B6" w14:textId="77777777" w:rsidR="000330CA" w:rsidRPr="00261E78" w:rsidRDefault="000330CA" w:rsidP="000B36F7">
            <w:pPr>
              <w:pStyle w:val="Tablecontent"/>
              <w:rPr>
                <w:ins w:id="2147" w:author="Prof. LIU Ben" w:date="2026-08-25T22:12:00Z" w16du:dateUtc="2026-08-25T14:12:00Z"/>
                <w:rFonts w:eastAsiaTheme="minorEastAsia"/>
              </w:rPr>
            </w:pPr>
            <w:ins w:id="2148" w:author="Prof. LIU Ben" w:date="2026-08-25T22:12:00Z" w16du:dateUtc="2026-08-25T14:12:00Z">
              <w:r w:rsidRPr="00261E78">
                <w:rPr>
                  <w:rFonts w:eastAsiaTheme="minorEastAsia"/>
                </w:rPr>
                <w:t>334.484</w:t>
              </w:r>
              <w:r w:rsidRPr="00261E78">
                <w:br/>
              </w:r>
              <w:r w:rsidRPr="00261E78">
                <w:rPr>
                  <w:rFonts w:eastAsiaTheme="minorEastAsia"/>
                </w:rPr>
                <w:t>(695.343)</w:t>
              </w:r>
            </w:ins>
          </w:p>
        </w:tc>
        <w:tc>
          <w:tcPr>
            <w:tcW w:w="1230" w:type="dxa"/>
          </w:tcPr>
          <w:p w14:paraId="61BA3D8C" w14:textId="77777777" w:rsidR="000330CA" w:rsidRPr="00261E78" w:rsidRDefault="000330CA" w:rsidP="000B36F7">
            <w:pPr>
              <w:pStyle w:val="Tablecontent"/>
              <w:rPr>
                <w:ins w:id="2149" w:author="Prof. LIU Ben" w:date="2026-08-25T22:12:00Z" w16du:dateUtc="2026-08-25T14:12:00Z"/>
                <w:rFonts w:eastAsiaTheme="minorEastAsia"/>
              </w:rPr>
            </w:pPr>
            <w:ins w:id="2150" w:author="Prof. LIU Ben" w:date="2026-08-25T22:12:00Z" w16du:dateUtc="2026-08-25T14:12:00Z">
              <w:r w:rsidRPr="00261E78">
                <w:rPr>
                  <w:rFonts w:eastAsiaTheme="minorEastAsia"/>
                </w:rPr>
                <w:t>420.267</w:t>
              </w:r>
              <w:r w:rsidRPr="00261E78">
                <w:br/>
              </w:r>
              <w:r w:rsidRPr="00261E78">
                <w:rPr>
                  <w:rFonts w:eastAsiaTheme="minorEastAsia"/>
                </w:rPr>
                <w:t>(1433.522)</w:t>
              </w:r>
            </w:ins>
          </w:p>
        </w:tc>
        <w:tc>
          <w:tcPr>
            <w:tcW w:w="922" w:type="dxa"/>
          </w:tcPr>
          <w:p w14:paraId="40D7FCE0" w14:textId="77777777" w:rsidR="000330CA" w:rsidRPr="00261E78" w:rsidRDefault="000330CA" w:rsidP="000B36F7">
            <w:pPr>
              <w:pStyle w:val="Tablecontent"/>
              <w:rPr>
                <w:ins w:id="2151" w:author="Prof. LIU Ben" w:date="2026-08-25T22:12:00Z" w16du:dateUtc="2026-08-25T14:12:00Z"/>
                <w:rFonts w:eastAsiaTheme="minorEastAsia"/>
              </w:rPr>
            </w:pPr>
            <w:ins w:id="2152" w:author="Prof. LIU Ben" w:date="2026-08-25T22:12:00Z" w16du:dateUtc="2026-08-25T14:12:00Z">
              <w:r w:rsidRPr="00261E78">
                <w:rPr>
                  <w:rFonts w:eastAsiaTheme="minorEastAsia"/>
                </w:rPr>
                <w:t xml:space="preserve">-3.000 </w:t>
              </w:r>
            </w:ins>
          </w:p>
        </w:tc>
        <w:tc>
          <w:tcPr>
            <w:tcW w:w="1217" w:type="dxa"/>
          </w:tcPr>
          <w:p w14:paraId="390CEF1F" w14:textId="77777777" w:rsidR="000330CA" w:rsidRPr="00261E78" w:rsidRDefault="000330CA" w:rsidP="000B36F7">
            <w:pPr>
              <w:pStyle w:val="Tablecontent"/>
              <w:rPr>
                <w:ins w:id="2153" w:author="Prof. LIU Ben" w:date="2026-08-25T22:12:00Z" w16du:dateUtc="2026-08-25T14:12:00Z"/>
                <w:rFonts w:eastAsiaTheme="minorEastAsia"/>
              </w:rPr>
            </w:pPr>
            <w:ins w:id="2154" w:author="Prof. LIU Ben" w:date="2026-08-25T22:12:00Z" w16du:dateUtc="2026-08-25T14:12:00Z">
              <w:r w:rsidRPr="00261E78">
                <w:rPr>
                  <w:rFonts w:eastAsiaTheme="minorEastAsia"/>
                </w:rPr>
                <w:t xml:space="preserve">28800.000 </w:t>
              </w:r>
            </w:ins>
          </w:p>
        </w:tc>
      </w:tr>
    </w:tbl>
    <w:p w14:paraId="32DA95DE" w14:textId="3BDC5342" w:rsidR="000330CA" w:rsidRPr="00261E78" w:rsidRDefault="000330CA" w:rsidP="000330CA">
      <w:pPr>
        <w:pStyle w:val="Notes"/>
        <w:rPr>
          <w:ins w:id="2155" w:author="Prof. LIU Ben" w:date="2026-08-25T22:12:00Z" w16du:dateUtc="2026-08-25T14:12:00Z"/>
        </w:rPr>
      </w:pPr>
      <w:ins w:id="2156" w:author="Prof. LIU Ben" w:date="2026-08-25T22:12:00Z" w16du:dateUtc="2026-08-25T14:12:00Z">
        <w:r w:rsidRPr="00261E78">
          <w:t xml:space="preserve">Notes: 1. Columns 2-4 present the means of the main variables,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ins>
    </w:p>
    <w:p w14:paraId="06B431C8" w14:textId="77777777" w:rsidR="000330CA" w:rsidRPr="00261E78" w:rsidRDefault="000330CA" w:rsidP="000330CA">
      <w:pPr>
        <w:pStyle w:val="Heading2"/>
        <w:rPr>
          <w:ins w:id="2157" w:author="Prof. LIU Ben" w:date="2026-08-25T22:12:00Z" w16du:dateUtc="2026-08-25T14:12:00Z"/>
          <w:rFonts w:eastAsiaTheme="minorEastAsia"/>
        </w:rPr>
      </w:pPr>
      <w:ins w:id="2158" w:author="Prof. LIU Ben" w:date="2026-08-25T22:12:00Z" w16du:dateUtc="2026-08-25T14:12:00Z">
        <w:r w:rsidRPr="00261E78">
          <w:rPr>
            <w:rFonts w:eastAsiaTheme="minorEastAsia"/>
          </w:rPr>
          <w:t>Verifying Random Assignment</w:t>
        </w:r>
      </w:ins>
    </w:p>
    <w:p w14:paraId="3577175F" w14:textId="532C5543" w:rsidR="00904A3D" w:rsidRPr="00904A3D" w:rsidRDefault="00904A3D">
      <w:pPr>
        <w:pStyle w:val="Paragraph0"/>
        <w:rPr>
          <w:ins w:id="2159" w:author="Prof. LIU Ben" w:date="2026-08-25T22:56:00Z" w16du:dateUtc="2026-08-25T14:56:00Z"/>
          <w:rPrChange w:id="2160" w:author="Prof. LIU Ben" w:date="2026-08-25T22:56:00Z" w16du:dateUtc="2026-08-25T14:56:00Z">
            <w:rPr>
              <w:ins w:id="2161" w:author="Prof. LIU Ben" w:date="2026-08-25T22:56:00Z" w16du:dateUtc="2026-08-25T14:56:00Z"/>
              <w:color w:val="000000"/>
            </w:rPr>
          </w:rPrChange>
        </w:rPr>
        <w:pPrChange w:id="2162" w:author="Prof. LIU Ben" w:date="2026-08-25T22:56:00Z" w16du:dateUtc="2026-08-25T14:56:00Z">
          <w:pPr>
            <w:spacing w:before="100" w:beforeAutospacing="1" w:after="100" w:afterAutospacing="1"/>
          </w:pPr>
        </w:pPrChange>
      </w:pPr>
      <w:ins w:id="2163" w:author="Prof. LIU Ben" w:date="2026-08-25T22:56:00Z" w16du:dateUtc="2026-08-25T14:56:00Z">
        <w:r w:rsidRPr="00904A3D">
          <w:rPr>
            <w:rPrChange w:id="2164" w:author="Prof. LIU Ben" w:date="2026-08-25T22:56:00Z" w16du:dateUtc="2026-08-25T14:56:00Z">
              <w:rPr>
                <w:color w:val="000000"/>
              </w:rPr>
            </w:rPrChange>
          </w:rPr>
          <w:t xml:space="preserve">Our identification depends on the random assignment of questions to treatment and control. </w:t>
        </w:r>
        <w:r w:rsidRPr="00904A3D">
          <w:rPr>
            <w:rPrChange w:id="2165" w:author="Prof. LIU Ben" w:date="2026-08-25T22:56:00Z" w16du:dateUtc="2026-08-25T14:56:00Z">
              <w:rPr>
                <w:color w:val="000000"/>
              </w:rPr>
            </w:rPrChange>
          </w:rPr>
          <w:lastRenderedPageBreak/>
          <w:t>We validate it using t-tests and standardized differences (Austin 2009)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904A3D">
          <w:rPr>
            <w:rPrChange w:id="2166" w:author="Prof. LIU Ben" w:date="2026-08-25T22:56:00Z" w16du:dateUtc="2026-08-25T14:56:00Z">
              <w:rPr>
                <w:color w:val="000000"/>
              </w:rPr>
            </w:rPrChange>
          </w:rPr>
          <w:t xml:space="preserve">s linguistic complexity, technical-jargon use, and difficulty (Li et al. 2024; see </w:t>
        </w:r>
        <w:commentRangeStart w:id="2167"/>
        <w:r w:rsidRPr="00904A3D">
          <w:rPr>
            <w:rPrChange w:id="2168" w:author="Prof. LIU Ben" w:date="2026-08-25T22:56:00Z" w16du:dateUtc="2026-08-25T14:56:00Z">
              <w:rPr>
                <w:color w:val="000000"/>
              </w:rPr>
            </w:rPrChange>
          </w:rPr>
          <w:t>Online Appendix B</w:t>
        </w:r>
      </w:ins>
      <w:commentRangeEnd w:id="2167"/>
      <w:r w:rsidRPr="00904A3D">
        <w:rPr>
          <w:rStyle w:val="CommentReference"/>
          <w:sz w:val="24"/>
          <w:rPrChange w:id="2169" w:author="Prof. LIU Ben" w:date="2026-08-25T22:56:00Z" w16du:dateUtc="2026-08-25T14:56:00Z">
            <w:rPr>
              <w:rStyle w:val="CommentReference"/>
              <w:color w:val="000000"/>
              <w:sz w:val="24"/>
            </w:rPr>
          </w:rPrChange>
        </w:rPr>
        <w:commentReference w:id="2167"/>
      </w:r>
      <w:ins w:id="2170" w:author="Prof. LIU Ben" w:date="2026-08-25T22:56:00Z" w16du:dateUtc="2026-08-25T14:56:00Z">
        <w:r w:rsidRPr="00904A3D">
          <w:rPr>
            <w:rPrChange w:id="2171" w:author="Prof. LIU Ben" w:date="2026-08-25T22:56:00Z" w16du:dateUtc="2026-08-25T14:56:00Z">
              <w:rPr>
                <w:color w:val="000000"/>
              </w:rPr>
            </w:rPrChange>
          </w:rPr>
          <w:t>), and we account for question category and posting time.</w:t>
        </w:r>
      </w:ins>
    </w:p>
    <w:p w14:paraId="37BEEF82" w14:textId="40640B98" w:rsidR="001945B2" w:rsidDel="005C375D" w:rsidRDefault="00904A3D">
      <w:pPr>
        <w:pStyle w:val="Paragraph0"/>
        <w:rPr>
          <w:del w:id="2172" w:author="Prof. LIU Ben" w:date="2026-08-25T21:49:00Z" w16du:dateUtc="2026-08-25T13:49:00Z"/>
        </w:rPr>
        <w:pPrChange w:id="2173" w:author="Prof. LIU Ben" w:date="2026-08-25T22:59:00Z" w16du:dateUtc="2026-08-25T14:59:00Z">
          <w:pPr>
            <w:pStyle w:val="Heading2"/>
          </w:pPr>
        </w:pPrChange>
      </w:pPr>
      <w:ins w:id="2174" w:author="Prof. LIU Ben" w:date="2026-08-25T22:57:00Z" w16du:dateUtc="2026-08-25T14:57:00Z">
        <w:r w:rsidRPr="00904A3D">
          <w:rPr>
            <w:rPrChange w:id="2175" w:author="Prof. LIU Ben" w:date="2026-08-25T22:58:00Z" w16du:dateUtc="2026-08-25T14:58:00Z">
              <w:rPr>
                <w:b w:val="0"/>
                <w:color w:val="000000"/>
              </w:rPr>
            </w:rPrChange>
          </w:rPr>
          <w:t>The balance checks confirm successful randomization. All t-tests are statistically insignificant (p &gt; 0.05), and all standardized differences fall well below the 0.10 threshold, with absolute values ranging from 0.003 to 0.061 (Online Appendix Table A1). Regression-based check</w:t>
        </w:r>
      </w:ins>
      <w:ins w:id="2176" w:author="Prof. LIU Ben" w:date="2026-08-25T22:58:00Z" w16du:dateUtc="2026-08-25T14:58:00Z">
        <w:r>
          <w:rPr>
            <w:rFonts w:hint="eastAsia"/>
          </w:rPr>
          <w:t>s, which provide</w:t>
        </w:r>
      </w:ins>
      <w:ins w:id="2177" w:author="Prof. LIU Ben" w:date="2026-08-25T22:57:00Z" w16du:dateUtc="2026-08-25T14:57:00Z">
        <w:r w:rsidRPr="00904A3D">
          <w:rPr>
            <w:rPrChange w:id="2178" w:author="Prof. LIU Ben" w:date="2026-08-25T22:58:00Z" w16du:dateUtc="2026-08-25T14:58:00Z">
              <w:rPr>
                <w:b w:val="0"/>
                <w:color w:val="000000"/>
              </w:rPr>
            </w:rPrChange>
          </w:rPr>
          <w:t xml:space="preserve"> both an omnibus test of overall balance and covariate-level diagnostics while accounting for category and timing</w:t>
        </w:r>
      </w:ins>
      <w:ins w:id="2179" w:author="Prof. LIU Ben" w:date="2026-08-25T22:58:00Z" w16du:dateUtc="2026-08-25T14:58:00Z">
        <w:r>
          <w:rPr>
            <w:rFonts w:hint="eastAsia"/>
          </w:rPr>
          <w:t xml:space="preserve">, </w:t>
        </w:r>
      </w:ins>
      <w:ins w:id="2180" w:author="Prof. LIU Ben" w:date="2026-08-25T22:57:00Z" w16du:dateUtc="2026-08-25T14:57:00Z">
        <w:r w:rsidRPr="00904A3D">
          <w:rPr>
            <w:rPrChange w:id="2181" w:author="Prof. LIU Ben" w:date="2026-08-25T22:58:00Z" w16du:dateUtc="2026-08-25T14:58:00Z">
              <w:rPr>
                <w:b w:val="0"/>
                <w:color w:val="000000"/>
              </w:rPr>
            </w:rPrChange>
          </w:rPr>
          <w:t>reach the same conclusion (Online Appendix Table A2).</w:t>
        </w:r>
      </w:ins>
      <w:del w:id="2182" w:author="Prof. LIU Ben" w:date="2026-08-25T21:49:00Z" w16du:dateUtc="2026-08-25T13:49:00Z">
        <w:r w:rsidR="001945B2" w:rsidRPr="00015210" w:rsidDel="005C375D">
          <w:delText>The label and the length can both be seen at a glance; one is a tag, the other a shape on the screen. Quality becomes available only afterward, because it requires reading the answer through and checking it against the specific problem. Therefore, entry is shaped mainly by what arrives first.</w:delText>
        </w:r>
      </w:del>
      <w:ins w:id="2183" w:author="Xin Li" w:date="2026-08-22T08:18:00Z" w16du:dateUtc="2026-08-22T00:18:00Z">
        <w:del w:id="2184" w:author="Prof. LIU Ben" w:date="2026-08-25T21:49:00Z" w16du:dateUtc="2026-08-25T13:49:00Z">
          <w:r w:rsidR="008743F2" w:rsidDel="005C375D">
            <w:delText xml:space="preserve"> </w:delText>
          </w:r>
        </w:del>
      </w:ins>
    </w:p>
    <w:p w14:paraId="778E7F7E" w14:textId="77777777" w:rsidR="005C375D" w:rsidRPr="005C375D" w:rsidRDefault="005C375D" w:rsidP="00904A3D">
      <w:pPr>
        <w:pStyle w:val="Paragraph0"/>
        <w:rPr>
          <w:ins w:id="2185" w:author="Prof. LIU Ben" w:date="2026-08-25T21:50:00Z" w16du:dateUtc="2026-08-25T13:50:00Z"/>
        </w:rPr>
      </w:pPr>
    </w:p>
    <w:p w14:paraId="32F731A8" w14:textId="43CD1C8E" w:rsidR="001945B2" w:rsidRPr="00015210" w:rsidDel="005C375D" w:rsidRDefault="001945B2" w:rsidP="00546B58">
      <w:pPr>
        <w:pStyle w:val="Paragraph0"/>
        <w:rPr>
          <w:del w:id="2186" w:author="Prof. LIU Ben" w:date="2026-08-25T21:49:00Z" w16du:dateUtc="2026-08-25T13:49:00Z"/>
        </w:rPr>
      </w:pPr>
      <w:del w:id="2187" w:author="Prof. LIU Ben" w:date="2026-08-25T21:49:00Z" w16du:dateUtc="2026-08-25T13:49:00Z">
        <w:r w:rsidRPr="00015210" w:rsidDel="005C375D">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dual-process account emphasizes that System 2 normally </w:delText>
        </w:r>
        <w:r w:rsidRPr="00015210" w:rsidDel="005C375D">
          <w:rPr>
            <w:i/>
            <w:iCs/>
          </w:rPr>
          <w:delText>endorses</w:delText>
        </w:r>
        <w:r w:rsidRPr="00015210" w:rsidDel="005C375D">
          <w:delText>, because it is recruited only when the fast route fails to deliver a confident answer, and not recruited when the fast route delivers one cheaply, which is the law of least effort at work</w:delText>
        </w:r>
        <w:r w:rsidR="00546B58" w:rsidRPr="00015210" w:rsidDel="005C375D">
          <w:delText xml:space="preserve"> </w:delText>
        </w:r>
        <w:r w:rsidR="00546B58" w:rsidRPr="00015210" w:rsidDel="005C375D">
          <w:fldChar w:fldCharType="begin"/>
        </w:r>
        <w:r w:rsidR="00546B58" w:rsidRPr="00015210" w:rsidDel="005C375D">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/reading","title":"Thinking, fast and slow","author":[{"family":"Kahneman","given":"Daniel"}],"issued":{"date-parts":[["2011"]]}}}],"schema":"https://github.com/citation-style-language/schema/raw/master/csl-citation.json"} </w:delInstrText>
        </w:r>
        <w:r w:rsidR="00546B58" w:rsidRPr="00015210" w:rsidDel="005C375D">
          <w:fldChar w:fldCharType="separate"/>
        </w:r>
        <w:r w:rsidR="00546B58" w:rsidRPr="00015210" w:rsidDel="005C375D">
          <w:delText>(Kahneman 2011)</w:delText>
        </w:r>
        <w:r w:rsidR="00546B58" w:rsidRPr="00015210" w:rsidDel="005C375D">
          <w:fldChar w:fldCharType="end"/>
        </w:r>
        <w:r w:rsidRPr="00015210" w:rsidDel="005C375D">
          <w:delText>. Here the fast route does deliver a confident answer: the label and the length together produce a coherent impression of how much ground the rival</w:delText>
        </w:r>
      </w:del>
      <w:ins w:id="2188" w:author="Xin Li" w:date="2026-08-22T07:37:00Z" w16du:dateUtc="2026-08-21T23:37:00Z">
        <w:del w:id="2189" w:author="Prof. LIU Ben" w:date="2026-08-25T21:49:00Z" w16du:dateUtc="2026-08-25T13:49:00Z">
          <w:r w:rsidR="004E55FA" w:rsidDel="005C375D">
            <w:delText>competitor</w:delText>
          </w:r>
        </w:del>
      </w:ins>
      <w:del w:id="2190" w:author="Prof. LIU Ben" w:date="2026-08-25T21:49:00Z" w16du:dateUtc="2026-08-25T13:49:00Z">
        <w:r w:rsidRPr="00015210" w:rsidDel="005C375D">
          <w:delText xml:space="preserve"> has taken, so nothing calls for the more expensive judgment that assessing quality would require.</w:delText>
        </w:r>
      </w:del>
    </w:p>
    <w:p w14:paraId="5038D54B" w14:textId="0622B730" w:rsidR="001945B2" w:rsidRPr="00015210" w:rsidDel="005C375D" w:rsidRDefault="001945B2" w:rsidP="00546B58">
      <w:pPr>
        <w:pStyle w:val="Paragraph0"/>
        <w:rPr>
          <w:del w:id="2191" w:author="Prof. LIU Ben" w:date="2026-08-25T21:49:00Z" w16du:dateUtc="2026-08-25T13:49:00Z"/>
        </w:rPr>
      </w:pPr>
      <w:del w:id="2192" w:author="Prof. LIU Ben" w:date="2026-08-25T21:49:00Z" w16du:dateUtc="2026-08-25T13:49:00Z">
        <w:r w:rsidRPr="00015210" w:rsidDel="005C375D">
          <w:delText>Even a</w:delText>
        </w:r>
      </w:del>
      <w:ins w:id="2193" w:author="Xin Li" w:date="2026-08-22T08:34:00Z" w16du:dateUtc="2026-08-22T00:34:00Z">
        <w:del w:id="2194" w:author="Prof. LIU Ben" w:date="2026-08-25T21:49:00Z" w16du:dateUtc="2026-08-25T13:49:00Z">
          <w:r w:rsidR="00270DFC" w:rsidDel="005C375D">
            <w:delText>n</w:delText>
          </w:r>
        </w:del>
      </w:ins>
      <w:del w:id="2195" w:author="Prof. LIU Ben" w:date="2026-08-25T21:49:00Z" w16du:dateUtc="2026-08-25T13:49:00Z">
        <w:r w:rsidRPr="00015210" w:rsidDel="005C375D">
          <w:delText xml:space="preserve"> member</w:delText>
        </w:r>
      </w:del>
      <w:ins w:id="2196" w:author="Xin Li" w:date="2026-08-22T07:41:00Z" w16du:dateUtc="2026-08-21T23:41:00Z">
        <w:del w:id="2197" w:author="Prof. LIU Ben" w:date="2026-08-25T21:49:00Z" w16du:dateUtc="2026-08-25T13:49:00Z">
          <w:r w:rsidR="004E55FA" w:rsidDel="005C375D">
            <w:delText>answerer</w:delText>
          </w:r>
        </w:del>
      </w:ins>
      <w:del w:id="2198" w:author="Prof. LIU Ben" w:date="2026-08-25T21:49:00Z" w16du:dateUtc="2026-08-25T13:49:00Z">
        <w:r w:rsidRPr="00015210" w:rsidDel="005C375D">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00546B58" w:rsidRPr="00015210" w:rsidDel="005C375D">
          <w:fldChar w:fldCharType="begin"/>
        </w:r>
        <w:r w:rsidR="00546B58" w:rsidRPr="00015210" w:rsidDel="005C375D">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00546B58" w:rsidRPr="00015210" w:rsidDel="005C375D">
          <w:rPr>
            <w:rFonts w:ascii="Apple Color Emoji" w:hAnsi="Apple Color Emoji" w:cs="Apple Color Emoji"/>
          </w:rPr>
          <w:delInstrText>📊</w:delInstrText>
        </w:r>
        <w:r w:rsidR="00546B58" w:rsidRPr="00015210" w:rsidDel="005C375D">
          <w:delInstrText>","call-number":"1 (CCF C)","container-title":"Knowledge-Based Systems","DOI":"10.1016/j.knosys.2025.113091","ISSN":"0950-7051","journalAbbreviation":"Knowledge-Based Systems","language":"en","note":"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w:delInstrText>
        </w:r>
        <w:r w:rsidR="00546B58" w:rsidRPr="00015210" w:rsidDel="005C375D">
          <w:rPr>
            <w:rFonts w:ascii="SimSun" w:eastAsia="SimSun" w:hAnsi="SimSun" w:cs="SimSun" w:hint="eastAsia"/>
          </w:rPr>
          <w:delInstrText>、</w:delInstrText>
        </w:r>
        <w:r w:rsidR="00546B58" w:rsidRPr="00015210" w:rsidDel="005C375D">
          <w:delInstrText>Question answering</w:delInstrText>
        </w:r>
        <w:r w:rsidR="00546B58" w:rsidRPr="00015210" w:rsidDel="005C375D">
          <w:rPr>
            <w:rFonts w:ascii="SimSun" w:eastAsia="SimSun" w:hAnsi="SimSun" w:cs="SimSun" w:hint="eastAsia"/>
          </w:rPr>
          <w:delInstrText>、</w:delInstrText>
        </w:r>
        <w:r w:rsidR="00546B58" w:rsidRPr="00015210" w:rsidDel="005C375D">
          <w:delInstrText>Natural language processing</w:delInstrText>
        </w:r>
        <w:r w:rsidR="00546B58" w:rsidRPr="00015210" w:rsidDel="005C375D">
          <w:rPr>
            <w:rFonts w:ascii="SimSun" w:eastAsia="SimSun" w:hAnsi="SimSun" w:cs="SimSun" w:hint="eastAsia"/>
          </w:rPr>
          <w:delInstrText>、</w:delInstrText>
        </w:r>
        <w:r w:rsidR="00546B58" w:rsidRPr="00015210" w:rsidDel="005C375D">
          <w:delInstrText>Answer verification</w:delInstrText>
        </w:r>
        <w:r w:rsidR="00546B58" w:rsidRPr="00015210" w:rsidDel="005C375D">
          <w:rPr>
            <w:rFonts w:ascii="SimSun" w:eastAsia="SimSun" w:hAnsi="SimSun" w:cs="SimSun" w:hint="eastAsia"/>
          </w:rPr>
          <w:delInstrText>、</w:delInstrText>
        </w:r>
        <w:r w:rsidR="00546B58" w:rsidRPr="00015210" w:rsidDel="005C375D">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00546B58" w:rsidRPr="00015210" w:rsidDel="005C375D">
          <w:fldChar w:fldCharType="separate"/>
        </w:r>
        <w:r w:rsidR="00546B58" w:rsidRPr="00015210" w:rsidDel="005C375D">
          <w:delText>(Lee &amp; Lee 2025)</w:delText>
        </w:r>
        <w:r w:rsidR="00546B58" w:rsidRPr="00015210" w:rsidDel="005C375D">
          <w:fldChar w:fldCharType="end"/>
        </w:r>
        <w:r w:rsidRPr="00015210" w:rsidDel="005C375D">
          <w:delText xml:space="preserve">, and errors in AI answers often go undetected for exactly this reason </w:delText>
        </w:r>
        <w:r w:rsidR="00546B58" w:rsidRPr="00015210" w:rsidDel="005C375D">
          <w:rPr>
            <w:rFonts w:eastAsia="DengXian"/>
            <w:kern w:val="2"/>
            <w14:ligatures w14:val="standardContextual"/>
          </w:rPr>
          <w:fldChar w:fldCharType="begin"/>
        </w:r>
        <w:r w:rsidR="00546B58" w:rsidRPr="00015210" w:rsidDel="005C375D">
          <w:rPr>
            <w:rFonts w:eastAsia="DengXian"/>
            <w:kern w:val="2"/>
            <w14:ligatures w14:val="standardContextual"/>
          </w:rPr>
          <w:del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546B58" w:rsidRPr="00015210" w:rsidDel="005C375D">
          <w:rPr>
            <w:rFonts w:ascii="Apple Color Emoji" w:eastAsia="DengXian" w:hAnsi="Apple Color Emoji" w:cs="Apple Color Emoji"/>
            <w:kern w:val="2"/>
            <w14:ligatures w14:val="standardContextual"/>
          </w:rPr>
          <w:delInstrText>📊</w:delInstrText>
        </w:r>
        <w:r w:rsidR="00546B58" w:rsidRPr="00015210" w:rsidDel="005C375D">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546B58" w:rsidRPr="00015210" w:rsidDel="005C375D">
          <w:rPr>
            <w:rFonts w:ascii="Apple Color Emoji" w:eastAsia="DengXian" w:hAnsi="Apple Color Emoji" w:cs="Apple Color Emoji"/>
            <w:kern w:val="2"/>
            <w14:ligatures w14:val="standardContextual"/>
          </w:rPr>
          <w:delInstrText>🏷️</w:delInstrText>
        </w:r>
        <w:r w:rsidR="00546B58" w:rsidRPr="00015210" w:rsidDel="005C375D">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546B58" w:rsidRPr="00015210" w:rsidDel="005C375D">
          <w:rPr>
            <w:rFonts w:eastAsia="DengXian"/>
            <w:kern w:val="2"/>
            <w14:ligatures w14:val="standardContextual"/>
          </w:rPr>
          <w:fldChar w:fldCharType="separate"/>
        </w:r>
        <w:r w:rsidR="00546B58" w:rsidRPr="00015210" w:rsidDel="005C375D">
          <w:rPr>
            <w:rFonts w:eastAsia="DengXian"/>
            <w:kern w:val="2"/>
            <w14:ligatures w14:val="standardContextual"/>
          </w:rPr>
          <w:delText>(Kabir et al. 2024)</w:delText>
        </w:r>
        <w:r w:rsidR="00546B58" w:rsidRPr="00015210" w:rsidDel="005C375D">
          <w:rPr>
            <w:rFonts w:eastAsia="DengXian"/>
            <w:kern w:val="2"/>
            <w14:ligatures w14:val="standardContextual"/>
          </w:rPr>
          <w:fldChar w:fldCharType="end"/>
        </w:r>
        <w:r w:rsidRPr="00015210" w:rsidDel="005C375D">
          <w:delText>. Careful reading is thus costly to start and unreliable once started, so it overturns the first impression less often than one might expect.</w:delText>
        </w:r>
      </w:del>
    </w:p>
    <w:p w14:paraId="2F5B813A" w14:textId="0B8C0AD5" w:rsidR="001945B2" w:rsidRPr="00015210" w:rsidDel="005C375D" w:rsidRDefault="001945B2" w:rsidP="00546B58">
      <w:pPr>
        <w:pStyle w:val="Paragraph0"/>
        <w:rPr>
          <w:del w:id="2199" w:author="Prof. LIU Ben" w:date="2026-08-25T21:49:00Z" w16du:dateUtc="2026-08-25T13:49:00Z"/>
        </w:rPr>
      </w:pPr>
      <w:del w:id="2200" w:author="Prof. LIU Ben" w:date="2026-08-25T21:49:00Z" w16du:dateUtc="2026-08-25T13:49:00Z">
        <w:r w:rsidRPr="00015210" w:rsidDel="005C375D">
          <w:delText>Reversals do occur in both directions. A</w:delText>
        </w:r>
      </w:del>
      <w:ins w:id="2201" w:author="Xin Li" w:date="2026-08-22T08:34:00Z" w16du:dateUtc="2026-08-22T00:34:00Z">
        <w:del w:id="2202" w:author="Prof. LIU Ben" w:date="2026-08-25T21:49:00Z" w16du:dateUtc="2026-08-25T13:49:00Z">
          <w:r w:rsidR="00270DFC" w:rsidDel="005C375D">
            <w:delText>n</w:delText>
          </w:r>
        </w:del>
      </w:ins>
      <w:del w:id="2203" w:author="Prof. LIU Ben" w:date="2026-08-25T21:49:00Z" w16du:dateUtc="2026-08-25T13:49:00Z">
        <w:r w:rsidRPr="00015210" w:rsidDel="005C375D">
          <w:delText xml:space="preserve"> member</w:delText>
        </w:r>
      </w:del>
      <w:ins w:id="2204" w:author="Xin Li" w:date="2026-08-22T07:41:00Z" w16du:dateUtc="2026-08-21T23:41:00Z">
        <w:del w:id="2205" w:author="Prof. LIU Ben" w:date="2026-08-25T21:49:00Z" w16du:dateUtc="2026-08-25T13:49:00Z">
          <w:r w:rsidR="004E55FA" w:rsidDel="005C375D">
            <w:delText>answerer</w:delText>
          </w:r>
        </w:del>
      </w:ins>
      <w:del w:id="2206" w:author="Prof. LIU Ben" w:date="2026-08-25T21:49:00Z" w16du:dateUtc="2026-08-25T13:49:00Z">
        <w:r w:rsidRPr="00015210" w:rsidDel="005C375D">
          <w:delText xml:space="preserve"> who meant to pass may find the AI answer mistaken and write up their own answer after all; a</w:delText>
        </w:r>
      </w:del>
      <w:ins w:id="2207" w:author="Xin Li" w:date="2026-08-22T08:34:00Z" w16du:dateUtc="2026-08-22T00:34:00Z">
        <w:del w:id="2208" w:author="Prof. LIU Ben" w:date="2026-08-25T21:49:00Z" w16du:dateUtc="2026-08-25T13:49:00Z">
          <w:r w:rsidR="00270DFC" w:rsidDel="005C375D">
            <w:delText>n</w:delText>
          </w:r>
        </w:del>
      </w:ins>
      <w:del w:id="2209" w:author="Prof. LIU Ben" w:date="2026-08-25T21:49:00Z" w16du:dateUtc="2026-08-25T13:49:00Z">
        <w:r w:rsidRPr="00015210" w:rsidDel="005C375D">
          <w:delText xml:space="preserve"> member</w:delText>
        </w:r>
      </w:del>
      <w:ins w:id="2210" w:author="Xin Li" w:date="2026-08-22T07:41:00Z" w16du:dateUtc="2026-08-21T23:41:00Z">
        <w:del w:id="2211" w:author="Prof. LIU Ben" w:date="2026-08-25T21:49:00Z" w16du:dateUtc="2026-08-25T13:49:00Z">
          <w:r w:rsidR="004E55FA" w:rsidDel="005C375D">
            <w:delText>answerer</w:delText>
          </w:r>
        </w:del>
      </w:ins>
      <w:del w:id="2212" w:author="Prof. LIU Ben" w:date="2026-08-25T21:49:00Z" w16du:dateUtc="2026-08-25T13:49:00Z">
        <w:r w:rsidRPr="00015210" w:rsidDel="005C375D">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647965E2" w14:textId="68672A7E" w:rsidR="001945B2" w:rsidRPr="00015210" w:rsidDel="005C375D" w:rsidRDefault="001945B2" w:rsidP="00546B58">
      <w:pPr>
        <w:pStyle w:val="Paragraph0"/>
        <w:rPr>
          <w:del w:id="2213" w:author="Prof. LIU Ben" w:date="2026-08-25T21:49:00Z" w16du:dateUtc="2026-08-25T13:49:00Z"/>
        </w:rPr>
      </w:pPr>
      <w:del w:id="2214" w:author="Prof. LIU Ben" w:date="2026-08-25T21:49:00Z" w16du:dateUtc="2026-08-25T13:49:00Z">
        <w:r w:rsidRPr="00015210" w:rsidDel="005C375D">
          <w:delText xml:space="preserve">We should also be clear about what H3 does </w:delText>
        </w:r>
        <w:r w:rsidRPr="00015210" w:rsidDel="005C375D">
          <w:rPr>
            <w:i/>
            <w:iCs/>
          </w:rPr>
          <w:delText>not</w:delText>
        </w:r>
        <w:r w:rsidRPr="00015210" w:rsidDel="005C375D">
          <w:delText xml:space="preserve"> say. It does not say that members cannot assess the quality of an AI answer, and it does not say that quality is irrelevant to what they do. Section 3.5.3 predicts that quality matters a great deal, precisely because the quality decision is made </w:delText>
        </w:r>
        <w:r w:rsidRPr="00015210" w:rsidDel="005C375D">
          <w:rPr>
            <w:i/>
            <w:iCs/>
          </w:rPr>
          <w:delText>after</w:delText>
        </w:r>
        <w:r w:rsidRPr="00015210" w:rsidDel="005C375D">
          <w:delText xml:space="preserve"> the member has committed to answering, at which point reading the AI answer is no longer optional.</w:delText>
        </w:r>
      </w:del>
    </w:p>
    <w:p w14:paraId="20468ACF" w14:textId="3A8EE198" w:rsidR="001945B2" w:rsidRPr="00FC0A68" w:rsidDel="005C375D" w:rsidRDefault="001945B2">
      <w:pPr>
        <w:pStyle w:val="Paragraph0"/>
        <w:ind w:left="432" w:firstLine="0"/>
        <w:rPr>
          <w:del w:id="2215" w:author="Prof. LIU Ben" w:date="2026-08-25T21:49:00Z" w16du:dateUtc="2026-08-25T13:49:00Z"/>
          <w:i/>
          <w:iCs/>
          <w:rPrChange w:id="2216" w:author="Xin Li" w:date="2026-08-22T08:22:00Z" w16du:dateUtc="2026-08-22T00:22:00Z">
            <w:rPr>
              <w:del w:id="2217" w:author="Prof. LIU Ben" w:date="2026-08-25T21:49:00Z" w16du:dateUtc="2026-08-25T13:49:00Z"/>
            </w:rPr>
          </w:rPrChange>
        </w:rPr>
        <w:pPrChange w:id="2218" w:author="Xin Li" w:date="2026-08-22T08:22:00Z" w16du:dateUtc="2026-08-22T00:22:00Z">
          <w:pPr>
            <w:pStyle w:val="Paragraph0"/>
            <w:ind w:firstLine="0"/>
          </w:pPr>
        </w:pPrChange>
      </w:pPr>
      <w:del w:id="2219" w:author="Prof. LIU Ben" w:date="2026-08-25T21:49:00Z" w16du:dateUtc="2026-08-25T13:49:00Z">
        <w:r w:rsidRPr="00FC0A68" w:rsidDel="005C375D">
          <w:rPr>
            <w:b/>
            <w:bCs/>
            <w:i/>
            <w:iCs/>
            <w:rPrChange w:id="2220" w:author="Xin Li" w:date="2026-08-22T08:22:00Z" w16du:dateUtc="2026-08-22T00:22:00Z">
              <w:rPr>
                <w:b/>
                <w:bCs/>
              </w:rPr>
            </w:rPrChange>
          </w:rPr>
          <w:delText>H3</w:delText>
        </w:r>
      </w:del>
      <w:ins w:id="2221" w:author="Xin Li" w:date="2026-08-22T08:23:00Z" w16du:dateUtc="2026-08-22T00:23:00Z">
        <w:del w:id="2222" w:author="Prof. LIU Ben" w:date="2026-08-25T21:49:00Z" w16du:dateUtc="2026-08-25T13:49:00Z">
          <w:r w:rsidR="00FC0A68" w:rsidDel="005C375D">
            <w:rPr>
              <w:b/>
              <w:bCs/>
              <w:i/>
              <w:iCs/>
            </w:rPr>
            <w:delText>-null</w:delText>
          </w:r>
        </w:del>
      </w:ins>
      <w:del w:id="2223" w:author="Prof. LIU Ben" w:date="2026-08-25T21:49:00Z" w16du:dateUtc="2026-08-25T13:49:00Z">
        <w:r w:rsidRPr="00FC0A68" w:rsidDel="005C375D">
          <w:rPr>
            <w:b/>
            <w:bCs/>
            <w:i/>
            <w:iCs/>
            <w:rPrChange w:id="2224" w:author="Xin Li" w:date="2026-08-22T08:22:00Z" w16du:dateUtc="2026-08-22T00:22:00Z">
              <w:rPr>
                <w:b/>
                <w:bCs/>
              </w:rPr>
            </w:rPrChange>
          </w:rPr>
          <w:delText>.</w:delText>
        </w:r>
        <w:r w:rsidRPr="00FC0A68" w:rsidDel="005C375D">
          <w:rPr>
            <w:i/>
            <w:iCs/>
            <w:rPrChange w:id="2225" w:author="Xin Li" w:date="2026-08-22T08:22:00Z" w16du:dateUtc="2026-08-22T00:22:00Z">
              <w:rPr/>
            </w:rPrChange>
          </w:rPr>
          <w:delText xml:space="preserve"> The effect of an AI answer on human answer supply does not vary appreciably with the quality of the AI answer.</w:delText>
        </w:r>
      </w:del>
    </w:p>
    <w:p w14:paraId="4D47FCC4" w14:textId="1EBDB2A4" w:rsidR="001945B2" w:rsidRPr="00015210" w:rsidDel="005C375D" w:rsidRDefault="001945B2" w:rsidP="001945B2">
      <w:pPr>
        <w:pStyle w:val="Heading2"/>
        <w:rPr>
          <w:del w:id="2226" w:author="Prof. LIU Ben" w:date="2026-08-25T22:07:00Z" w16du:dateUtc="2026-08-25T14:07:00Z"/>
        </w:rPr>
      </w:pPr>
      <w:del w:id="2227" w:author="Prof. LIU Ben" w:date="2026-08-25T22:07:00Z" w16du:dateUtc="2026-08-25T14:07:00Z">
        <w:r w:rsidRPr="00015210" w:rsidDel="005C375D">
          <w:delText>The Quality Decision</w:delText>
        </w:r>
      </w:del>
    </w:p>
    <w:p w14:paraId="5DB8D5AD" w14:textId="157807A2" w:rsidR="001945B2" w:rsidRPr="00015210" w:rsidDel="005C375D" w:rsidRDefault="001945B2" w:rsidP="00546B58">
      <w:pPr>
        <w:pStyle w:val="Paragraph0"/>
        <w:rPr>
          <w:del w:id="2228" w:author="Prof. LIU Ben" w:date="2026-08-25T22:07:00Z" w16du:dateUtc="2026-08-25T14:07:00Z"/>
        </w:rPr>
      </w:pPr>
      <w:del w:id="2229" w:author="Prof. LIU Ben" w:date="2026-08-25T22:07:00Z" w16du:dateUtc="2026-08-25T14:07:00Z">
        <w:r w:rsidRPr="00015210" w:rsidDel="005C375D">
          <w:delText>Once a member has decided to contribute, the question becomes how good the answer needs to be. That judgment forms in two stages, first from the appraisal made before reading and then from what reading reveals, so H4 and H6 describe two stages of a single process.</w:delText>
        </w:r>
      </w:del>
    </w:p>
    <w:p w14:paraId="73B9E75A" w14:textId="64AED914" w:rsidR="00BF62B7" w:rsidRPr="00015210" w:rsidDel="005C375D" w:rsidRDefault="00BF62B7" w:rsidP="00BF62B7">
      <w:pPr>
        <w:pStyle w:val="Heading3"/>
        <w:rPr>
          <w:ins w:id="2230" w:author="Xin Li" w:date="2026-08-22T08:24:00Z" w16du:dateUtc="2026-08-22T00:24:00Z"/>
          <w:del w:id="2231" w:author="Prof. LIU Ben" w:date="2026-08-25T22:07:00Z" w16du:dateUtc="2026-08-25T14:07:00Z"/>
        </w:rPr>
      </w:pPr>
      <w:commentRangeStart w:id="2232"/>
      <w:ins w:id="2233" w:author="Xin Li" w:date="2026-08-22T08:24:00Z" w16du:dateUtc="2026-08-22T00:24:00Z">
        <w:del w:id="2234" w:author="Prof. LIU Ben" w:date="2026-08-25T22:07:00Z" w16du:dateUtc="2026-08-25T14:07:00Z">
          <w:r w:rsidDel="005C375D">
            <w:delText>System 1 Effect</w:delText>
          </w:r>
          <w:r w:rsidRPr="00015210" w:rsidDel="005C375D">
            <w:delText xml:space="preserve">: Label </w:delText>
          </w:r>
          <w:r w:rsidDel="005C375D">
            <w:delText xml:space="preserve">and Length </w:delText>
          </w:r>
        </w:del>
      </w:ins>
      <w:commentRangeEnd w:id="2232"/>
      <w:del w:id="2235" w:author="Prof. LIU Ben" w:date="2026-08-25T22:07:00Z" w16du:dateUtc="2026-08-25T14:07:00Z">
        <w:r w:rsidR="00270DFC" w:rsidRPr="00015210" w:rsidDel="005C375D">
          <w:rPr>
            <w:rStyle w:val="CommentReference"/>
            <w:sz w:val="24"/>
          </w:rPr>
          <w:commentReference w:id="2232"/>
        </w:r>
      </w:del>
    </w:p>
    <w:p w14:paraId="16EA2BF6" w14:textId="088F0F6D" w:rsidR="001945B2" w:rsidRPr="00015210" w:rsidDel="005C375D" w:rsidRDefault="00BF62B7" w:rsidP="001945B2">
      <w:pPr>
        <w:pStyle w:val="Heading3"/>
        <w:rPr>
          <w:del w:id="2236" w:author="Prof. LIU Ben" w:date="2026-08-25T22:07:00Z" w16du:dateUtc="2026-08-25T14:07:00Z"/>
        </w:rPr>
      </w:pPr>
      <w:ins w:id="2237" w:author="Xin Li" w:date="2026-08-22T08:25:00Z" w16du:dateUtc="2026-08-22T00:25:00Z">
        <w:del w:id="2238" w:author="Prof. LIU Ben" w:date="2026-08-25T22:07:00Z" w16du:dateUtc="2026-08-25T14:07:00Z">
          <w:r w:rsidRPr="00015210" w:rsidDel="005C375D">
            <w:delText xml:space="preserve">Once </w:delText>
          </w:r>
        </w:del>
      </w:ins>
      <w:ins w:id="2239" w:author="Xin Li" w:date="2026-08-22T08:31:00Z" w16du:dateUtc="2026-08-22T00:31:00Z">
        <w:del w:id="2240" w:author="Prof. LIU Ben" w:date="2026-08-25T22:07:00Z" w16du:dateUtc="2026-08-25T14:07:00Z">
          <w:r w:rsidR="00270DFC" w:rsidDel="005C375D">
            <w:delText>an answerer</w:delText>
          </w:r>
        </w:del>
      </w:ins>
      <w:ins w:id="2241" w:author="Xin Li" w:date="2026-08-22T08:25:00Z" w16du:dateUtc="2026-08-22T00:25:00Z">
        <w:del w:id="2242" w:author="Prof. LIU Ben" w:date="2026-08-25T22:07:00Z" w16du:dateUtc="2026-08-25T14:07:00Z">
          <w:r w:rsidRPr="00015210" w:rsidDel="005C375D">
            <w:delText xml:space="preserve"> has decided to contribute, the question becomes how good the answer needs to be. </w:delText>
          </w:r>
        </w:del>
      </w:ins>
      <w:del w:id="2243" w:author="Prof. LIU Ben" w:date="2026-08-25T22:07:00Z" w16du:dateUtc="2026-08-25T14:07:00Z">
        <w:r w:rsidR="001945B2" w:rsidRPr="00015210" w:rsidDel="005C375D">
          <w:delText>Source: The Label Component</w:delText>
        </w:r>
      </w:del>
    </w:p>
    <w:p w14:paraId="30A5353D" w14:textId="55003705" w:rsidR="001945B2" w:rsidRPr="00015210" w:rsidDel="005C375D" w:rsidRDefault="001945B2" w:rsidP="00546B58">
      <w:pPr>
        <w:pStyle w:val="Paragraph0"/>
        <w:rPr>
          <w:del w:id="2244" w:author="Prof. LIU Ben" w:date="2026-08-25T22:07:00Z" w16du:dateUtc="2026-08-25T14:07:00Z"/>
        </w:rPr>
      </w:pPr>
      <w:del w:id="2245" w:author="Prof. LIU Ben" w:date="2026-08-25T22:07:00Z" w16du:dateUtc="2026-08-25T14:07:00Z">
        <w:r w:rsidRPr="00015210" w:rsidDel="005C375D">
          <w:delText>The member</w:delText>
        </w:r>
      </w:del>
      <w:ins w:id="2246" w:author="Xin Li" w:date="2026-08-22T07:41:00Z" w16du:dateUtc="2026-08-21T23:41:00Z">
        <w:del w:id="2247" w:author="Prof. LIU Ben" w:date="2026-08-25T22:07:00Z" w16du:dateUtc="2026-08-25T14:07:00Z">
          <w:r w:rsidR="004E55FA" w:rsidDel="005C375D">
            <w:delText>answerer</w:delText>
          </w:r>
        </w:del>
      </w:ins>
      <w:del w:id="2248" w:author="Prof. LIU Ben" w:date="2026-08-25T22:07:00Z" w16du:dateUtc="2026-08-25T14:07:00Z">
        <w:r w:rsidRPr="00015210" w:rsidDel="005C375D">
          <w:delText xml:space="preserve"> has already appraised the AI as unlikely to have solved the problem, and that appraisal does not vanish once writing begins. Having judged the rival</w:delText>
        </w:r>
      </w:del>
      <w:ins w:id="2249" w:author="Xin Li" w:date="2026-08-22T07:37:00Z" w16du:dateUtc="2026-08-21T23:37:00Z">
        <w:del w:id="2250" w:author="Prof. LIU Ben" w:date="2026-08-25T22:07:00Z" w16du:dateUtc="2026-08-25T14:07:00Z">
          <w:r w:rsidR="004E55FA" w:rsidDel="005C375D">
            <w:delText>competitor</w:delText>
          </w:r>
        </w:del>
      </w:ins>
      <w:del w:id="2251" w:author="Prof. LIU Ben" w:date="2026-08-25T22:07:00Z" w16du:dateUtc="2026-08-25T14:07:00Z">
        <w:r w:rsidRPr="00015210" w:rsidDel="005C375D">
          <w:delText xml:space="preserve"> to be weak, the member</w:delText>
        </w:r>
      </w:del>
      <w:ins w:id="2252" w:author="Xin Li" w:date="2026-08-22T07:41:00Z" w16du:dateUtc="2026-08-21T23:41:00Z">
        <w:del w:id="2253" w:author="Prof. LIU Ben" w:date="2026-08-25T22:07:00Z" w16du:dateUtc="2026-08-25T14:07:00Z">
          <w:r w:rsidR="004E55FA" w:rsidDel="005C375D">
            <w:delText>answerer</w:delText>
          </w:r>
        </w:del>
      </w:ins>
      <w:del w:id="2254" w:author="Prof. LIU Ben" w:date="2026-08-25T22:07:00Z" w16du:dateUtc="2026-08-25T14:07:00Z">
        <w:r w:rsidRPr="00015210" w:rsidDel="005C375D">
          <w:delText xml:space="preserve"> expects that even a fairly modest answer will be enough to come out ahead. The law of least effort holds that people supply effort only up to the level a goal requires, and no further </w:delText>
        </w:r>
        <w:r w:rsidR="00546B58" w:rsidRPr="00015210" w:rsidDel="005C375D">
          <w:fldChar w:fldCharType="begin"/>
        </w:r>
        <w:r w:rsidR="00546B58" w:rsidRPr="00015210" w:rsidDel="005C375D">
          <w:del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/reading","title":"Thinking, fast and slow","author":[{"family":"Kahneman","given":"Daniel"}],"issued":{"date-parts":[["2011"]]}}}],"schema":"https://github.com/citation-style-language/schema/raw/master/csl-citation.json"} </w:delInstrText>
        </w:r>
        <w:r w:rsidR="00546B58" w:rsidRPr="00015210" w:rsidDel="005C375D">
          <w:fldChar w:fldCharType="separate"/>
        </w:r>
        <w:r w:rsidR="00546B58" w:rsidRPr="00015210" w:rsidDel="005C375D">
          <w:delText>(Kahneman 2011)</w:delText>
        </w:r>
        <w:r w:rsidR="00546B58" w:rsidRPr="00015210" w:rsidDel="005C375D">
          <w:fldChar w:fldCharType="end"/>
        </w:r>
        <w:r w:rsidRPr="00015210" w:rsidDel="005C375D">
          <w:delText>; here, the appraisal has set the goal low. Competition research points the same way: the intensity of a competitive response depends on how much the rival</w:delText>
        </w:r>
      </w:del>
      <w:ins w:id="2255" w:author="Xin Li" w:date="2026-08-22T07:37:00Z" w16du:dateUtc="2026-08-21T23:37:00Z">
        <w:del w:id="2256" w:author="Prof. LIU Ben" w:date="2026-08-25T22:07:00Z" w16du:dateUtc="2026-08-25T14:07:00Z">
          <w:r w:rsidR="004E55FA" w:rsidDel="005C375D">
            <w:delText>competitor</w:delText>
          </w:r>
        </w:del>
      </w:ins>
      <w:del w:id="2257" w:author="Prof. LIU Ben" w:date="2026-08-25T22:07:00Z" w16du:dateUtc="2026-08-25T14:07:00Z">
        <w:r w:rsidRPr="00015210" w:rsidDel="005C375D">
          <w:delText xml:space="preserve"> appears to have invested, and weak performance by a rival</w:delText>
        </w:r>
      </w:del>
      <w:ins w:id="2258" w:author="Xin Li" w:date="2026-08-22T07:37:00Z" w16du:dateUtc="2026-08-21T23:37:00Z">
        <w:del w:id="2259" w:author="Prof. LIU Ben" w:date="2026-08-25T22:07:00Z" w16du:dateUtc="2026-08-25T14:07:00Z">
          <w:r w:rsidR="004E55FA" w:rsidDel="005C375D">
            <w:delText>competitor</w:delText>
          </w:r>
        </w:del>
      </w:ins>
      <w:del w:id="2260" w:author="Prof. LIU Ben" w:date="2026-08-25T22:07:00Z" w16du:dateUtc="2026-08-25T14:07:00Z">
        <w:r w:rsidRPr="00015210" w:rsidDel="005C375D">
          <w:delText xml:space="preserve"> reduces the resources an actor commits </w:delText>
        </w:r>
        <w:r w:rsidR="00546B58" w:rsidRPr="00015210" w:rsidDel="005C375D">
          <w:fldChar w:fldCharType="begin"/>
        </w:r>
        <w:r w:rsidR="002B3B5F" w:rsidRPr="00015210" w:rsidDel="005C375D">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2B3B5F" w:rsidRPr="00015210" w:rsidDel="005C375D">
          <w:rPr>
            <w:rFonts w:ascii="Apple Color Emoji" w:hAnsi="Apple Color Emoji" w:cs="Apple Color Emoji"/>
          </w:rPr>
          <w:delInstrText>📊</w:delInstrText>
        </w:r>
        <w:r w:rsidR="002B3B5F" w:rsidRPr="00015210" w:rsidDel="005C375D">
          <w:delInstrText>","call-number":"3","container-title":"Asia Pacific Journal of Management","DOI":"10.1007/s10490-008-9110-7","ISSN":"1572-9958","issue":"1","journalAbbreviation":"Asia Pac J Manag","language":"en","note":"</w:delInstrText>
        </w:r>
        <w:r w:rsidR="002B3B5F" w:rsidRPr="00015210" w:rsidDel="005C375D">
          <w:rPr>
            <w:rFonts w:ascii="Apple Color Emoji" w:hAnsi="Apple Color Emoji" w:cs="Apple Color Emoji"/>
          </w:rPr>
          <w:delInstrText>🏷️</w:delInstrText>
        </w:r>
        <w:r w:rsidR="002B3B5F" w:rsidRPr="00015210" w:rsidDel="005C375D">
          <w:delInstrText xml:space="preserve"> /reading</w:delInstrText>
        </w:r>
        <w:r w:rsidR="002B3B5F" w:rsidRPr="00015210" w:rsidDel="005C375D">
          <w:delInstrText>、</w:delInstrText>
        </w:r>
        <w:r w:rsidR="002B3B5F" w:rsidRPr="00015210" w:rsidDel="005C375D">
          <w:delInstrText>Research</w:delInstrText>
        </w:r>
        <w:r w:rsidR="002B3B5F" w:rsidRPr="00015210" w:rsidDel="005C375D">
          <w:delInstrText>、</w:delInstrText>
        </w:r>
        <w:r w:rsidR="002B3B5F" w:rsidRPr="00015210" w:rsidDel="005C375D">
          <w:rPr>
            <w:rFonts w:ascii="Apple Color Emoji" w:hAnsi="Apple Color Emoji" w:cs="Apple Color Emoji"/>
          </w:rPr>
          <w:delInstrText>🤖️</w:delInstrText>
        </w:r>
        <w:r w:rsidR="002B3B5F" w:rsidRPr="00015210" w:rsidDel="005C375D">
          <w:delInstrText>、</w:delInstrText>
        </w:r>
        <w:r w:rsidR="002B3B5F" w:rsidRPr="00015210" w:rsidDel="005C375D">
          <w:delInstrText>Competitive dynamics</w:delInstrText>
        </w:r>
        <w:r w:rsidR="002B3B5F" w:rsidRPr="00015210" w:rsidDel="005C375D">
          <w:delInstrText>、</w:delInstrText>
        </w:r>
        <w:r w:rsidR="002B3B5F" w:rsidRPr="00015210" w:rsidDel="005C375D">
          <w:delInstrText>Publishing</w:delInstrText>
        </w:r>
        <w:r w:rsidR="002B3B5F" w:rsidRPr="00015210" w:rsidDel="005C375D">
          <w:delInstrText>、</w:delInstrText>
        </w:r>
        <w:r w:rsidR="002B3B5F" w:rsidRPr="00015210" w:rsidDel="005C375D">
          <w:delInstrText>Strategic management</w:delInstrText>
        </w:r>
        <w:r w:rsidR="002B3B5F" w:rsidRPr="00015210" w:rsidDel="005C375D">
          <w:delInstrText>、</w:delInstrText>
        </w:r>
        <w:r w:rsidR="002B3B5F" w:rsidRPr="00015210" w:rsidDel="005C375D">
          <w:del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delInstrText>
        </w:r>
        <w:r w:rsidR="002B3B5F" w:rsidRPr="00015210" w:rsidDel="005C375D">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2B3B5F" w:rsidRPr="00015210" w:rsidDel="005C375D">
          <w:delInstrText xml:space="preserve">","archive_location":"109 </w:delInstrText>
        </w:r>
        <w:r w:rsidR="002B3B5F" w:rsidRPr="00015210" w:rsidDel="005C375D">
          <w:rPr>
            <w:rFonts w:ascii="Apple Color Emoji" w:hAnsi="Apple Color Emoji" w:cs="Apple Color Emoji"/>
          </w:rPr>
          <w:delInstrText>📊</w:delInstrText>
        </w:r>
        <w:r w:rsidR="002B3B5F" w:rsidRPr="00015210" w:rsidDel="005C375D">
          <w:delInstrText>","call-number":"1","container-title":"Academy of Management Journal","DOI":"10.5465/amj.2011.0869","ISSN":"0001-4273","issue":"1","journalAbbreviation":"AMJ","language":"en","note":"</w:delInstrText>
        </w:r>
        <w:r w:rsidR="002B3B5F" w:rsidRPr="00015210" w:rsidDel="005C375D">
          <w:rPr>
            <w:rFonts w:ascii="Apple Color Emoji" w:hAnsi="Apple Color Emoji" w:cs="Apple Color Emoji"/>
          </w:rPr>
          <w:delInstrText>🏷️</w:delInstrText>
        </w:r>
        <w:r w:rsidR="002B3B5F" w:rsidRPr="00015210" w:rsidDel="005C375D">
          <w:delInstrText xml:space="preserve"> /unread</w:delInstrText>
        </w:r>
        <w:r w:rsidR="002B3B5F" w:rsidRPr="00015210" w:rsidDel="005C375D">
          <w:delInstrText>、</w:delInstrText>
        </w:r>
        <w:r w:rsidR="002B3B5F" w:rsidRPr="00015210" w:rsidDel="005C375D">
          <w:delInstrText>imitation</w:delInstrText>
        </w:r>
        <w:r w:rsidR="002B3B5F" w:rsidRPr="00015210" w:rsidDel="005C375D">
          <w:delInstrText>、</w:delInstrText>
        </w:r>
        <w:r w:rsidR="002B3B5F" w:rsidRPr="00015210" w:rsidDel="005C375D">
          <w:delInstrText>competitive dynamics</w:delInstrText>
        </w:r>
        <w:r w:rsidR="002B3B5F" w:rsidRPr="00015210" w:rsidDel="005C375D">
          <w:delInstrText>、</w:delInstrText>
        </w:r>
        <w:r w:rsidR="002B3B5F" w:rsidRPr="00015210" w:rsidDel="005C375D">
          <w:delInstrText>escalation of commitment</w:delInstrText>
        </w:r>
        <w:r w:rsidR="002B3B5F" w:rsidRPr="00015210" w:rsidDel="005C375D">
          <w:delInstrText>、</w:delInstrText>
        </w:r>
        <w:r w:rsidR="002B3B5F" w:rsidRPr="00015210" w:rsidDel="005C375D">
          <w:delInstrText>market entry</w:delInstrText>
        </w:r>
        <w:r w:rsidR="002B3B5F" w:rsidRPr="00015210" w:rsidDel="005C375D">
          <w:delInstrText>、</w:delInstrText>
        </w:r>
        <w:r w:rsidR="002B3B5F" w:rsidRPr="00015210" w:rsidDel="005C375D">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546B58" w:rsidRPr="00015210" w:rsidDel="005C375D">
          <w:fldChar w:fldCharType="separate"/>
        </w:r>
        <w:r w:rsidR="002B3B5F" w:rsidRPr="00015210" w:rsidDel="005C375D">
          <w:delText>(Chen 2009; Hsieh et al. 2015)</w:delText>
        </w:r>
        <w:r w:rsidR="00546B58" w:rsidRPr="00015210" w:rsidDel="005C375D">
          <w:fldChar w:fldCharType="end"/>
        </w:r>
        <w:r w:rsidR="00546B58" w:rsidRPr="00015210" w:rsidDel="005C375D">
          <w:delText xml:space="preserve">. </w:delText>
        </w:r>
        <w:r w:rsidRPr="00015210" w:rsidDel="005C375D">
          <w:delText>Facing a rival</w:delText>
        </w:r>
      </w:del>
      <w:ins w:id="2261" w:author="Xin Li" w:date="2026-08-22T07:37:00Z" w16du:dateUtc="2026-08-21T23:37:00Z">
        <w:del w:id="2262" w:author="Prof. LIU Ben" w:date="2026-08-25T22:07:00Z" w16du:dateUtc="2026-08-25T14:07:00Z">
          <w:r w:rsidR="004E55FA" w:rsidDel="005C375D">
            <w:delText>competitor</w:delText>
          </w:r>
        </w:del>
      </w:ins>
      <w:del w:id="2263" w:author="Prof. LIU Ben" w:date="2026-08-25T22:07:00Z" w16du:dateUtc="2026-08-25T14:07:00Z">
        <w:r w:rsidRPr="00015210" w:rsidDel="005C375D">
          <w:delText xml:space="preserve"> that appears incapable, the member</w:delText>
        </w:r>
      </w:del>
      <w:ins w:id="2264" w:author="Xin Li" w:date="2026-08-22T07:41:00Z" w16du:dateUtc="2026-08-21T23:41:00Z">
        <w:del w:id="2265" w:author="Prof. LIU Ben" w:date="2026-08-25T22:07:00Z" w16du:dateUtc="2026-08-25T14:07:00Z">
          <w:r w:rsidR="004E55FA" w:rsidDel="005C375D">
            <w:delText>answerer</w:delText>
          </w:r>
        </w:del>
      </w:ins>
      <w:del w:id="2266" w:author="Prof. LIU Ben" w:date="2026-08-25T22:07:00Z" w16du:dateUtc="2026-08-25T14:07:00Z">
        <w:r w:rsidRPr="00015210" w:rsidDel="005C375D">
          <w:delText xml:space="preserve"> is highly confident of winning and invests only what winning requires.</w:delText>
        </w:r>
      </w:del>
    </w:p>
    <w:p w14:paraId="4CF839D4" w14:textId="559C5FE7" w:rsidR="001945B2" w:rsidRPr="00015210" w:rsidDel="005C375D" w:rsidRDefault="00534D0B" w:rsidP="00546B58">
      <w:pPr>
        <w:pStyle w:val="Paragraph0"/>
        <w:rPr>
          <w:del w:id="2267" w:author="Prof. LIU Ben" w:date="2026-08-25T22:07:00Z" w16du:dateUtc="2026-08-25T14:07:00Z"/>
        </w:rPr>
      </w:pPr>
      <w:del w:id="2268" w:author="Prof. LIU Ben" w:date="2026-08-25T22:07:00Z" w16du:dateUtc="2026-08-25T14:07:00Z">
        <w:r w:rsidRPr="00015210" w:rsidDel="005C375D">
          <w:delText>“</w:delText>
        </w:r>
        <w:r w:rsidR="001945B2" w:rsidRPr="00015210" w:rsidDel="005C375D">
          <w:delText>Doing just enough</w:delText>
        </w:r>
        <w:r w:rsidRPr="00015210" w:rsidDel="005C375D">
          <w:delText>”</w:delText>
        </w:r>
        <w:r w:rsidR="001945B2" w:rsidRPr="00015210" w:rsidDel="005C375D">
          <w:delText xml:space="preserve"> takes a concrete form here. A technical answer can be reduced to a working repair, such as a corrected line of code, the name of the relevant configuration flag, or a link to the documentation section that resolves the issue. Such an answer leaves out </w:delText>
        </w:r>
        <w:r w:rsidR="001945B2" w:rsidRPr="00015210" w:rsidDel="005C375D">
          <w:rPr>
            <w:i/>
            <w:iCs/>
          </w:rPr>
          <w:delText>why</w:delText>
        </w:r>
        <w:r w:rsidR="001945B2" w:rsidRPr="00015210" w:rsidDel="005C375D">
          <w:delText xml:space="preserve"> the repair works, </w:delText>
        </w:r>
        <w:r w:rsidR="001945B2" w:rsidRPr="00015210" w:rsidDel="005C375D">
          <w:rPr>
            <w:i/>
            <w:iCs/>
          </w:rPr>
          <w:delText>when</w:delText>
        </w:r>
        <w:r w:rsidR="001945B2" w:rsidRPr="00015210" w:rsidDel="005C375D">
          <w:delText xml:space="preserve"> it fails, </w:delText>
        </w:r>
        <w:r w:rsidR="001945B2" w:rsidRPr="00015210" w:rsidDel="005C375D">
          <w:rPr>
            <w:i/>
            <w:iCs/>
          </w:rPr>
          <w:delText>what</w:delText>
        </w:r>
        <w:r w:rsidR="001945B2" w:rsidRPr="00015210" w:rsidDel="005C375D">
          <w:delText xml:space="preserve"> the alternatives are, and </w:delText>
        </w:r>
        <w:r w:rsidR="001945B2" w:rsidRPr="00015210" w:rsidDel="005C375D">
          <w:rPr>
            <w:i/>
            <w:iCs/>
          </w:rPr>
          <w:delText>what</w:delText>
        </w:r>
        <w:r w:rsidR="001945B2" w:rsidRPr="00015210" w:rsidDel="005C375D">
          <w:delText xml:space="preserve"> to watch for. Two features of the setting make this minimal response likely. First, a short answer is viable, because a technical question is settled by a solution that works, so a brief answer that fixes the problem can beat a longer one that does not. Second, writing more is expensive: a thorough answer requires reconstructing the questioner</w:delText>
        </w:r>
        <w:r w:rsidRPr="00015210" w:rsidDel="005C375D">
          <w:delText>’</w:delText>
        </w:r>
        <w:r w:rsidR="001945B2" w:rsidRPr="00015210" w:rsidDel="005C375D">
          <w:delText>s situation and often writing and testing code, whereas the minimal repair can be supplied from knowledge the member</w:delText>
        </w:r>
      </w:del>
      <w:ins w:id="2269" w:author="Xin Li" w:date="2026-08-22T07:41:00Z" w16du:dateUtc="2026-08-21T23:41:00Z">
        <w:del w:id="2270" w:author="Prof. LIU Ben" w:date="2026-08-25T22:07:00Z" w16du:dateUtc="2026-08-25T14:07:00Z">
          <w:r w:rsidR="004E55FA" w:rsidDel="005C375D">
            <w:delText>answerer</w:delText>
          </w:r>
        </w:del>
      </w:ins>
      <w:del w:id="2271" w:author="Prof. LIU Ben" w:date="2026-08-25T22:07:00Z" w16du:dateUtc="2026-08-25T14:07:00Z">
        <w:r w:rsidR="001945B2" w:rsidRPr="00015210" w:rsidDel="005C375D">
          <w:delText xml:space="preserve"> already holds.</w:delText>
        </w:r>
      </w:del>
    </w:p>
    <w:p w14:paraId="69CF5D98" w14:textId="07E5A09D" w:rsidR="001945B2" w:rsidRPr="00BF62B7" w:rsidDel="005C375D" w:rsidRDefault="001945B2">
      <w:pPr>
        <w:pStyle w:val="Paragraph0"/>
        <w:ind w:left="533" w:firstLine="0"/>
        <w:rPr>
          <w:del w:id="2272" w:author="Prof. LIU Ben" w:date="2026-08-25T22:07:00Z" w16du:dateUtc="2026-08-25T14:07:00Z"/>
          <w:i/>
          <w:iCs/>
          <w:rPrChange w:id="2273" w:author="Xin Li" w:date="2026-08-22T08:25:00Z" w16du:dateUtc="2026-08-22T00:25:00Z">
            <w:rPr>
              <w:del w:id="2274" w:author="Prof. LIU Ben" w:date="2026-08-25T22:07:00Z" w16du:dateUtc="2026-08-25T14:07:00Z"/>
            </w:rPr>
          </w:rPrChange>
        </w:rPr>
        <w:pPrChange w:id="2275" w:author="Xin Li" w:date="2026-08-22T08:24:00Z" w16du:dateUtc="2026-08-22T00:24:00Z">
          <w:pPr>
            <w:pStyle w:val="Paragraph0"/>
            <w:ind w:firstLine="0"/>
          </w:pPr>
        </w:pPrChange>
      </w:pPr>
      <w:del w:id="2276" w:author="Prof. LIU Ben" w:date="2026-08-25T22:07:00Z" w16du:dateUtc="2026-08-25T14:07:00Z">
        <w:r w:rsidRPr="00BF62B7" w:rsidDel="005C375D">
          <w:rPr>
            <w:b/>
            <w:bCs/>
            <w:i/>
            <w:iCs/>
            <w:rPrChange w:id="2277" w:author="Xin Li" w:date="2026-08-22T08:25:00Z" w16du:dateUtc="2026-08-22T00:25:00Z">
              <w:rPr>
                <w:b/>
                <w:bCs/>
              </w:rPr>
            </w:rPrChange>
          </w:rPr>
          <w:delText>H4.</w:delText>
        </w:r>
        <w:r w:rsidRPr="00BF62B7" w:rsidDel="005C375D">
          <w:rPr>
            <w:i/>
            <w:iCs/>
            <w:rPrChange w:id="2278" w:author="Xin Li" w:date="2026-08-22T08:25:00Z" w16du:dateUtc="2026-08-22T00:25:00Z">
              <w:rPr/>
            </w:rPrChange>
          </w:rPr>
          <w:delText xml:space="preserve"> </w:delText>
        </w:r>
        <w:r w:rsidR="00B94C7C" w:rsidRPr="00BF62B7" w:rsidDel="005C375D">
          <w:rPr>
            <w:i/>
            <w:iCs/>
            <w:rPrChange w:id="2279" w:author="Xin Li" w:date="2026-08-22T08:25:00Z" w16du:dateUtc="2026-08-22T00:25:00Z">
              <w:rPr/>
            </w:rPrChange>
          </w:rPr>
          <w:delText xml:space="preserve">The AI label alone </w:delText>
        </w:r>
        <w:r w:rsidRPr="00BF62B7" w:rsidDel="005C375D">
          <w:rPr>
            <w:i/>
            <w:iCs/>
            <w:rPrChange w:id="2280" w:author="Xin Li" w:date="2026-08-22T08:25:00Z" w16du:dateUtc="2026-08-22T00:25:00Z">
              <w:rPr/>
            </w:rPrChange>
          </w:rPr>
          <w:delText>decreases the quality of the human answer.</w:delText>
        </w:r>
      </w:del>
    </w:p>
    <w:p w14:paraId="5346796B" w14:textId="74BFE932" w:rsidR="001945B2" w:rsidRPr="00015210" w:rsidDel="005C375D" w:rsidRDefault="001945B2" w:rsidP="001945B2">
      <w:pPr>
        <w:pStyle w:val="Heading3"/>
        <w:rPr>
          <w:del w:id="2281" w:author="Prof. LIU Ben" w:date="2026-08-25T22:07:00Z" w16du:dateUtc="2026-08-25T14:07:00Z"/>
        </w:rPr>
      </w:pPr>
      <w:commentRangeStart w:id="2282"/>
      <w:del w:id="2283" w:author="Prof. LIU Ben" w:date="2026-08-25T22:07:00Z" w16du:dateUtc="2026-08-25T14:07:00Z">
        <w:r w:rsidRPr="00015210" w:rsidDel="005C375D">
          <w:delText>Length: A Cue Replaced by Content</w:delText>
        </w:r>
      </w:del>
    </w:p>
    <w:p w14:paraId="51ACD89C" w14:textId="7CE8A0DB" w:rsidR="001945B2" w:rsidRPr="00015210" w:rsidDel="005C375D" w:rsidRDefault="001945B2" w:rsidP="00DB0A45">
      <w:pPr>
        <w:pStyle w:val="Paragraph0"/>
        <w:rPr>
          <w:del w:id="2284" w:author="Prof. LIU Ben" w:date="2026-08-25T22:07:00Z" w16du:dateUtc="2026-08-25T14:07:00Z"/>
        </w:rPr>
      </w:pPr>
      <w:del w:id="2285" w:author="Prof. LIU Ben" w:date="2026-08-25T22:07:00Z" w16du:dateUtc="2026-08-25T14:07:00Z">
        <w:r w:rsidRPr="00015210" w:rsidDel="005C375D">
          <w:delText xml:space="preserve">Length plays no major role in the quality decision, and the reason lies in which system is operating when that decision is made. </w:delText>
        </w:r>
        <w:commentRangeEnd w:id="2282"/>
        <w:r w:rsidR="00270DFC" w:rsidRPr="00015210" w:rsidDel="005C375D">
          <w:rPr>
            <w:rStyle w:val="CommentReference"/>
            <w:sz w:val="24"/>
          </w:rPr>
          <w:commentReference w:id="2282"/>
        </w:r>
        <w:r w:rsidRPr="00015210" w:rsidDel="005C375D">
          <w:delText>Entry is settled quickly, on cues visible before the answer is read, and length is one of them. The quality decision is settled afterward, by a</w:delText>
        </w:r>
      </w:del>
      <w:ins w:id="2286" w:author="Xin Li" w:date="2026-08-22T08:31:00Z" w16du:dateUtc="2026-08-22T00:31:00Z">
        <w:del w:id="2287" w:author="Prof. LIU Ben" w:date="2026-08-25T22:07:00Z" w16du:dateUtc="2026-08-25T14:07:00Z">
          <w:r w:rsidR="00270DFC" w:rsidDel="005C375D">
            <w:delText>n</w:delText>
          </w:r>
        </w:del>
      </w:ins>
      <w:del w:id="2288" w:author="Prof. LIU Ben" w:date="2026-08-25T22:07:00Z" w16du:dateUtc="2026-08-25T14:07:00Z">
        <w:r w:rsidRPr="00015210" w:rsidDel="005C375D">
          <w:delText xml:space="preserve"> member</w:delText>
        </w:r>
      </w:del>
      <w:ins w:id="2289" w:author="Xin Li" w:date="2026-08-22T07:41:00Z" w16du:dateUtc="2026-08-21T23:41:00Z">
        <w:del w:id="2290" w:author="Prof. LIU Ben" w:date="2026-08-25T22:07:00Z" w16du:dateUtc="2026-08-25T14:07:00Z">
          <w:r w:rsidR="004E55FA" w:rsidDel="005C375D">
            <w:delText>answerer</w:delText>
          </w:r>
        </w:del>
      </w:ins>
      <w:del w:id="2291" w:author="Prof. LIU Ben" w:date="2026-08-25T22:07:00Z" w16du:dateUtc="2026-08-25T14:07:00Z">
        <w:r w:rsidRPr="00015210" w:rsidDel="005C375D">
          <w:delText xml:space="preserve"> who has committed to answering and has therefore read the AI answer through. Such a</w:delText>
        </w:r>
      </w:del>
      <w:ins w:id="2292" w:author="Xin Li" w:date="2026-08-22T08:31:00Z" w16du:dateUtc="2026-08-22T00:31:00Z">
        <w:del w:id="2293" w:author="Prof. LIU Ben" w:date="2026-08-25T22:07:00Z" w16du:dateUtc="2026-08-25T14:07:00Z">
          <w:r w:rsidR="00270DFC" w:rsidDel="005C375D">
            <w:delText>n</w:delText>
          </w:r>
        </w:del>
      </w:ins>
      <w:del w:id="2294" w:author="Prof. LIU Ben" w:date="2026-08-25T22:07:00Z" w16du:dateUtc="2026-08-25T14:07:00Z">
        <w:r w:rsidRPr="00015210" w:rsidDel="005C375D">
          <w:delText xml:space="preserve"> member</w:delText>
        </w:r>
      </w:del>
      <w:ins w:id="2295" w:author="Xin Li" w:date="2026-08-22T07:41:00Z" w16du:dateUtc="2026-08-21T23:41:00Z">
        <w:del w:id="2296" w:author="Prof. LIU Ben" w:date="2026-08-25T22:07:00Z" w16du:dateUtc="2026-08-25T14:07:00Z">
          <w:r w:rsidR="004E55FA" w:rsidDel="005C375D">
            <w:delText>answerer</w:delText>
          </w:r>
        </w:del>
      </w:ins>
      <w:del w:id="2297" w:author="Prof. LIU Ben" w:date="2026-08-25T22:07:00Z" w16du:dateUtc="2026-08-25T14:07:00Z">
        <w:r w:rsidRPr="00015210" w:rsidDel="005C375D">
          <w:delText xml:space="preserve"> has the </w:delText>
        </w:r>
        <w:r w:rsidRPr="00015210" w:rsidDel="005C375D">
          <w:rPr>
            <w:i/>
            <w:iCs/>
          </w:rPr>
          <w:delText>content</w:delText>
        </w:r>
        <w:r w:rsidRPr="00015210" w:rsidDel="005C375D">
          <w:delText xml:space="preserve"> of the rival</w:delText>
        </w:r>
      </w:del>
      <w:ins w:id="2298" w:author="Xin Li" w:date="2026-08-22T07:37:00Z" w16du:dateUtc="2026-08-21T23:37:00Z">
        <w:del w:id="2299" w:author="Prof. LIU Ben" w:date="2026-08-25T22:07:00Z" w16du:dateUtc="2026-08-25T14:07:00Z">
          <w:r w:rsidR="004E55FA" w:rsidDel="005C375D">
            <w:delText>competitor</w:delText>
          </w:r>
        </w:del>
      </w:ins>
      <w:del w:id="2300" w:author="Prof. LIU Ben" w:date="2026-08-25T22:07:00Z" w16du:dateUtc="2026-08-25T14:07:00Z">
        <w:r w:rsidRPr="00015210" w:rsidDel="005C375D">
          <w:delText xml:space="preserve"> answer in front of them, and there is no reason to consult its length when its substance is available.</w:delText>
        </w:r>
      </w:del>
    </w:p>
    <w:p w14:paraId="6EFEB13C" w14:textId="609063B2" w:rsidR="001945B2" w:rsidRPr="00015210" w:rsidDel="005C375D" w:rsidRDefault="001945B2" w:rsidP="00DB0A45">
      <w:pPr>
        <w:pStyle w:val="Paragraph0"/>
        <w:rPr>
          <w:del w:id="2301" w:author="Prof. LIU Ben" w:date="2026-08-25T22:07:00Z" w16du:dateUtc="2026-08-25T14:07:00Z"/>
        </w:rPr>
      </w:pPr>
      <w:del w:id="2302" w:author="Prof. LIU Ben" w:date="2026-08-25T22:07:00Z" w16du:dateUtc="2026-08-25T14:07:00Z">
        <w:r w:rsidRPr="00015210" w:rsidDel="005C375D">
          <w:delText>The beliefs of this population push in the same direction. Members associate AI answers with padding, and the association has a basis:</w:delText>
        </w:r>
      </w:del>
      <w:ins w:id="2303" w:author="Xin Li" w:date="2026-08-22T08:32:00Z" w16du:dateUtc="2026-08-22T00:32:00Z">
        <w:del w:id="2304" w:author="Prof. LIU Ben" w:date="2026-08-25T22:07:00Z" w16du:dateUtc="2026-08-25T14:07:00Z">
          <w:r w:rsidR="00270DFC" w:rsidDel="005C375D">
            <w:delText>Meanwhile</w:delText>
          </w:r>
        </w:del>
      </w:ins>
      <w:ins w:id="2305" w:author="Xin Li" w:date="2026-08-22T08:33:00Z" w16du:dateUtc="2026-08-22T00:33:00Z">
        <w:del w:id="2306" w:author="Prof. LIU Ben" w:date="2026-08-25T22:07:00Z" w16du:dateUtc="2026-08-25T14:07:00Z">
          <w:r w:rsidR="00270DFC" w:rsidDel="005C375D">
            <w:delText>,</w:delText>
          </w:r>
        </w:del>
      </w:ins>
      <w:del w:id="2307" w:author="Prof. LIU Ben" w:date="2026-08-25T22:07:00Z" w16du:dateUtc="2026-08-25T14:07:00Z">
        <w:r w:rsidRPr="00015210" w:rsidDel="005C375D">
          <w:delText xml:space="preserve"> AI answers to technical questions are substantially longer than human answers while being incorrect in more than half of cases </w:delText>
        </w:r>
        <w:r w:rsidR="00DB0A45" w:rsidRPr="00015210" w:rsidDel="005C375D">
          <w:fldChar w:fldCharType="begin"/>
        </w:r>
        <w:r w:rsidR="00DB0A45" w:rsidRPr="00015210" w:rsidDel="005C375D">
          <w:del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B0A45" w:rsidRPr="00015210" w:rsidDel="005C375D">
          <w:rPr>
            <w:rFonts w:ascii="Apple Color Emoji" w:hAnsi="Apple Color Emoji" w:cs="Apple Color Emoji"/>
          </w:rPr>
          <w:delInstrText>📊</w:delInstrText>
        </w:r>
        <w:r w:rsidR="00DB0A45" w:rsidRPr="00015210" w:rsidDel="005C375D">
          <w:delInstrText>","collection-title":"CHI '24","container-title":"Proceedings of the 2024 CHI Conference on Human Factors in Computing Systems","DOI":"10.1145/3613904.3642596","ISBN":"979-8-4007-0330-0","language":"en","note":"</w:delInstrText>
        </w:r>
        <w:r w:rsidR="00DB0A45" w:rsidRPr="00015210" w:rsidDel="005C375D">
          <w:rPr>
            <w:rFonts w:ascii="Apple Color Emoji" w:hAnsi="Apple Color Emoji" w:cs="Apple Color Emoji"/>
          </w:rPr>
          <w:delInstrText>🏷️</w:delInstrText>
        </w:r>
        <w:r w:rsidR="00DB0A45" w:rsidRPr="00015210" w:rsidDel="005C375D">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DB0A45" w:rsidRPr="00015210" w:rsidDel="005C375D">
          <w:fldChar w:fldCharType="separate"/>
        </w:r>
        <w:r w:rsidR="00DB0A45" w:rsidRPr="00015210" w:rsidDel="005C375D">
          <w:delText>(Kabir et al. 2024)</w:delText>
        </w:r>
        <w:r w:rsidR="00DB0A45" w:rsidRPr="00015210" w:rsidDel="005C375D">
          <w:fldChar w:fldCharType="end"/>
        </w:r>
        <w:r w:rsidR="00DB0A45" w:rsidRPr="00015210" w:rsidDel="005C375D">
          <w:delText xml:space="preserve">. </w:delText>
        </w:r>
        <w:r w:rsidRPr="00015210" w:rsidDel="005C375D">
          <w:delText>A</w:delText>
        </w:r>
      </w:del>
      <w:ins w:id="2308" w:author="Xin Li" w:date="2026-08-22T08:33:00Z" w16du:dateUtc="2026-08-22T00:33:00Z">
        <w:del w:id="2309" w:author="Prof. LIU Ben" w:date="2026-08-25T22:07:00Z" w16du:dateUtc="2026-08-25T14:07:00Z">
          <w:r w:rsidR="00270DFC" w:rsidDel="005C375D">
            <w:delText>n</w:delText>
          </w:r>
        </w:del>
      </w:ins>
      <w:del w:id="2310" w:author="Prof. LIU Ben" w:date="2026-08-25T22:07:00Z" w16du:dateUtc="2026-08-25T14:07:00Z">
        <w:r w:rsidRPr="00015210" w:rsidDel="005C375D">
          <w:delText xml:space="preserve"> member</w:delText>
        </w:r>
      </w:del>
      <w:ins w:id="2311" w:author="Xin Li" w:date="2026-08-22T07:41:00Z" w16du:dateUtc="2026-08-21T23:41:00Z">
        <w:del w:id="2312" w:author="Prof. LIU Ben" w:date="2026-08-25T22:07:00Z" w16du:dateUtc="2026-08-25T14:07:00Z">
          <w:r w:rsidR="004E55FA" w:rsidDel="005C375D">
            <w:delText>answerer</w:delText>
          </w:r>
        </w:del>
      </w:ins>
      <w:del w:id="2313" w:author="Prof. LIU Ben" w:date="2026-08-25T22:07:00Z" w16du:dateUtc="2026-08-25T14:07:00Z">
        <w:r w:rsidRPr="00015210" w:rsidDel="005C375D">
          <w:delText xml:space="preserve"> who holds this belief has reason to treat length as an indication of how much has been </w:delText>
        </w:r>
        <w:r w:rsidRPr="00015210" w:rsidDel="005C375D">
          <w:rPr>
            <w:i/>
            <w:iCs/>
          </w:rPr>
          <w:delText>attempted</w:delText>
        </w:r>
        <w:r w:rsidRPr="00015210" w:rsidDel="005C375D">
          <w:delText xml:space="preserve"> rather than how well it has been </w:delText>
        </w:r>
        <w:r w:rsidRPr="00015210" w:rsidDel="005C375D">
          <w:rPr>
            <w:i/>
            <w:iCs/>
          </w:rPr>
          <w:delText>done</w:delText>
        </w:r>
        <w:r w:rsidRPr="00015210" w:rsidDel="005C375D">
          <w:delText>, so deliberation tends to discount the cue rather than defer to it. We would not claim that length plays no role at all in the quality decision, since a</w:delText>
        </w:r>
      </w:del>
      <w:ins w:id="2314" w:author="Xin Li" w:date="2026-08-22T08:33:00Z" w16du:dateUtc="2026-08-22T00:33:00Z">
        <w:del w:id="2315" w:author="Prof. LIU Ben" w:date="2026-08-25T22:07:00Z" w16du:dateUtc="2026-08-25T14:07:00Z">
          <w:r w:rsidR="00270DFC" w:rsidDel="005C375D">
            <w:delText>n</w:delText>
          </w:r>
        </w:del>
      </w:ins>
      <w:del w:id="2316" w:author="Prof. LIU Ben" w:date="2026-08-25T22:07:00Z" w16du:dateUtc="2026-08-25T14:07:00Z">
        <w:r w:rsidRPr="00015210" w:rsidDel="005C375D">
          <w:delText xml:space="preserve"> member</w:delText>
        </w:r>
      </w:del>
      <w:ins w:id="2317" w:author="Xin Li" w:date="2026-08-22T07:41:00Z" w16du:dateUtc="2026-08-21T23:41:00Z">
        <w:del w:id="2318" w:author="Prof. LIU Ben" w:date="2026-08-25T22:07:00Z" w16du:dateUtc="2026-08-25T14:07:00Z">
          <w:r w:rsidR="004E55FA" w:rsidDel="005C375D">
            <w:delText>answerer</w:delText>
          </w:r>
        </w:del>
      </w:ins>
      <w:del w:id="2319" w:author="Prof. LIU Ben" w:date="2026-08-25T22:07:00Z" w16du:dateUtc="2026-08-25T14:07:00Z">
        <w:r w:rsidRPr="00015210" w:rsidDel="005C375D">
          <w:delText xml:space="preserve"> may retain some residual impression of the rival</w:delText>
        </w:r>
      </w:del>
      <w:ins w:id="2320" w:author="Xin Li" w:date="2026-08-22T07:37:00Z" w16du:dateUtc="2026-08-21T23:37:00Z">
        <w:del w:id="2321" w:author="Prof. LIU Ben" w:date="2026-08-25T22:07:00Z" w16du:dateUtc="2026-08-25T14:07:00Z">
          <w:r w:rsidR="004E55FA" w:rsidDel="005C375D">
            <w:delText>competitor</w:delText>
          </w:r>
        </w:del>
      </w:ins>
      <w:del w:id="2322" w:author="Prof. LIU Ben" w:date="2026-08-25T22:07:00Z" w16du:dateUtc="2026-08-25T14:07:00Z">
        <w:r w:rsidR="00534D0B" w:rsidRPr="00015210" w:rsidDel="005C375D">
          <w:delText>’</w:delText>
        </w:r>
        <w:r w:rsidRPr="00015210" w:rsidDel="005C375D">
          <w:delText>s scope from the initial scan. We claim only that this residue is weak relative to what reading the answer supplies, too weak to generate a systematic relationship between the length of an AI answer and the quality of the human answers that follow.</w:delText>
        </w:r>
      </w:del>
    </w:p>
    <w:p w14:paraId="0D3F0F9E" w14:textId="156604EE" w:rsidR="00F566A7" w:rsidRPr="00330F17" w:rsidDel="005C375D" w:rsidRDefault="00F566A7" w:rsidP="00F566A7">
      <w:pPr>
        <w:pStyle w:val="Paragraph0"/>
        <w:ind w:left="504" w:firstLine="0"/>
        <w:rPr>
          <w:del w:id="2323" w:author="Prof. LIU Ben" w:date="2026-08-25T22:07:00Z" w16du:dateUtc="2026-08-25T14:07:00Z"/>
          <w:moveTo w:id="2324" w:author="Xin Li" w:date="2026-08-22T09:05:00Z" w16du:dateUtc="2026-08-22T01:05:00Z"/>
          <w:i/>
          <w:iCs/>
        </w:rPr>
      </w:pPr>
      <w:moveToRangeStart w:id="2325" w:author="Xin Li" w:date="2026-08-22T09:05:00Z" w:name="move238281966"/>
      <w:moveTo w:id="2326" w:author="Xin Li" w:date="2026-08-22T09:05:00Z" w16du:dateUtc="2026-08-22T01:05:00Z">
        <w:del w:id="2327" w:author="Prof. LIU Ben" w:date="2026-08-25T22:07:00Z" w16du:dateUtc="2026-08-25T14:07:00Z">
          <w:r w:rsidRPr="00330F17" w:rsidDel="005C375D">
            <w:rPr>
              <w:b/>
              <w:bCs/>
              <w:i/>
              <w:iCs/>
            </w:rPr>
            <w:delText>H5.</w:delText>
          </w:r>
          <w:r w:rsidRPr="00330F17" w:rsidDel="005C375D">
            <w:rPr>
              <w:i/>
              <w:iCs/>
            </w:rPr>
            <w:delText xml:space="preserve"> The effect of an AI answer on human answer quality does not vary with the length of the AI answer.</w:delText>
          </w:r>
        </w:del>
      </w:moveTo>
    </w:p>
    <w:moveToRangeEnd w:id="2325"/>
    <w:p w14:paraId="3BE23F76" w14:textId="21D201ED" w:rsidR="001945B2" w:rsidRPr="00015210" w:rsidDel="005C375D" w:rsidRDefault="001945B2" w:rsidP="00DB0A45">
      <w:pPr>
        <w:pStyle w:val="Paragraph0"/>
        <w:rPr>
          <w:del w:id="2328" w:author="Prof. LIU Ben" w:date="2026-08-25T22:07:00Z" w16du:dateUtc="2026-08-25T14:07:00Z"/>
        </w:rPr>
      </w:pPr>
      <w:del w:id="2329" w:author="Prof. LIU Ben" w:date="2026-08-25T22:07:00Z" w16du:dateUtc="2026-08-25T14:07:00Z">
        <w:r w:rsidRPr="00015210" w:rsidDel="005C375D">
          <w:delText>This is why the same signal is decisive for one decision and marginal for the other, and it is the second point at which our framework yields a prediction that a general capability-deterrence account cannot. The boundary of the claim should also be stated. H5 does not imply that long AI answers are equivalent to short ones in every respect; H2 predicts that they are not. It implies only that once a</w:delText>
        </w:r>
      </w:del>
      <w:ins w:id="2330" w:author="Xin Li" w:date="2026-08-22T08:33:00Z" w16du:dateUtc="2026-08-22T00:33:00Z">
        <w:del w:id="2331" w:author="Prof. LIU Ben" w:date="2026-08-25T22:07:00Z" w16du:dateUtc="2026-08-25T14:07:00Z">
          <w:r w:rsidR="00270DFC" w:rsidDel="005C375D">
            <w:delText>n</w:delText>
          </w:r>
        </w:del>
      </w:ins>
      <w:del w:id="2332" w:author="Prof. LIU Ben" w:date="2026-08-25T22:07:00Z" w16du:dateUtc="2026-08-25T14:07:00Z">
        <w:r w:rsidRPr="00015210" w:rsidDel="005C375D">
          <w:delText xml:space="preserve"> member</w:delText>
        </w:r>
      </w:del>
      <w:ins w:id="2333" w:author="Xin Li" w:date="2026-08-22T07:41:00Z" w16du:dateUtc="2026-08-21T23:41:00Z">
        <w:del w:id="2334" w:author="Prof. LIU Ben" w:date="2026-08-25T22:07:00Z" w16du:dateUtc="2026-08-25T14:07:00Z">
          <w:r w:rsidR="004E55FA" w:rsidDel="005C375D">
            <w:delText>answerer</w:delText>
          </w:r>
        </w:del>
      </w:ins>
      <w:del w:id="2335" w:author="Prof. LIU Ben" w:date="2026-08-25T22:07:00Z" w16du:dateUtc="2026-08-25T14:07:00Z">
        <w:r w:rsidRPr="00015210" w:rsidDel="005C375D">
          <w:delText xml:space="preserve"> is engaged closely enough to weigh the standard their answer must meet, length carries little information about what that standard is.</w:delText>
        </w:r>
      </w:del>
    </w:p>
    <w:p w14:paraId="71A964A9" w14:textId="39BC1604" w:rsidR="001945B2" w:rsidRPr="00BF62B7" w:rsidDel="005C375D" w:rsidRDefault="001945B2">
      <w:pPr>
        <w:pStyle w:val="Paragraph0"/>
        <w:ind w:left="504" w:firstLine="0"/>
        <w:rPr>
          <w:del w:id="2336" w:author="Prof. LIU Ben" w:date="2026-08-25T22:07:00Z" w16du:dateUtc="2026-08-25T14:07:00Z"/>
          <w:moveFrom w:id="2337" w:author="Xin Li" w:date="2026-08-22T09:05:00Z" w16du:dateUtc="2026-08-22T01:05:00Z"/>
          <w:i/>
          <w:iCs/>
          <w:rPrChange w:id="2338" w:author="Xin Li" w:date="2026-08-22T08:25:00Z" w16du:dateUtc="2026-08-22T00:25:00Z">
            <w:rPr>
              <w:del w:id="2339" w:author="Prof. LIU Ben" w:date="2026-08-25T22:07:00Z" w16du:dateUtc="2026-08-25T14:07:00Z"/>
              <w:moveFrom w:id="2340" w:author="Xin Li" w:date="2026-08-22T09:05:00Z" w16du:dateUtc="2026-08-22T01:05:00Z"/>
            </w:rPr>
          </w:rPrChange>
        </w:rPr>
        <w:pPrChange w:id="2341" w:author="Xin Li" w:date="2026-08-22T08:25:00Z" w16du:dateUtc="2026-08-22T00:25:00Z">
          <w:pPr>
            <w:pStyle w:val="Paragraph0"/>
            <w:ind w:firstLine="0"/>
          </w:pPr>
        </w:pPrChange>
      </w:pPr>
      <w:moveFromRangeStart w:id="2342" w:author="Xin Li" w:date="2026-08-22T09:05:00Z" w:name="move238281966"/>
      <w:moveFrom w:id="2343" w:author="Xin Li" w:date="2026-08-22T09:05:00Z" w16du:dateUtc="2026-08-22T01:05:00Z">
        <w:del w:id="2344" w:author="Prof. LIU Ben" w:date="2026-08-25T22:07:00Z" w16du:dateUtc="2026-08-25T14:07:00Z">
          <w:r w:rsidRPr="00BF62B7" w:rsidDel="005C375D">
            <w:rPr>
              <w:b/>
              <w:bCs/>
              <w:i/>
              <w:iCs/>
              <w:rPrChange w:id="2345" w:author="Xin Li" w:date="2026-08-22T08:25:00Z" w16du:dateUtc="2026-08-22T00:25:00Z">
                <w:rPr>
                  <w:b/>
                  <w:bCs/>
                </w:rPr>
              </w:rPrChange>
            </w:rPr>
            <w:delText>H5.</w:delText>
          </w:r>
          <w:r w:rsidRPr="00BF62B7" w:rsidDel="005C375D">
            <w:rPr>
              <w:i/>
              <w:iCs/>
              <w:rPrChange w:id="2346" w:author="Xin Li" w:date="2026-08-22T08:25:00Z" w16du:dateUtc="2026-08-22T00:25:00Z">
                <w:rPr/>
              </w:rPrChange>
            </w:rPr>
            <w:delText xml:space="preserve"> The effect of an AI answer on human answer quality does not vary with the length of the AI answer.</w:delText>
          </w:r>
        </w:del>
      </w:moveFrom>
    </w:p>
    <w:moveFromRangeEnd w:id="2342"/>
    <w:p w14:paraId="6E203701" w14:textId="0C667BA5" w:rsidR="00BF62B7" w:rsidRPr="00015210" w:rsidDel="005C375D" w:rsidRDefault="00BF62B7" w:rsidP="00BF62B7">
      <w:pPr>
        <w:pStyle w:val="Heading3"/>
        <w:rPr>
          <w:ins w:id="2347" w:author="Xin Li" w:date="2026-08-22T08:24:00Z" w16du:dateUtc="2026-08-22T00:24:00Z"/>
          <w:del w:id="2348" w:author="Prof. LIU Ben" w:date="2026-08-25T22:07:00Z" w16du:dateUtc="2026-08-25T14:07:00Z"/>
        </w:rPr>
      </w:pPr>
      <w:ins w:id="2349" w:author="Xin Li" w:date="2026-08-22T08:24:00Z" w16du:dateUtc="2026-08-22T00:24:00Z">
        <w:del w:id="2350" w:author="Prof. LIU Ben" w:date="2026-08-25T22:07:00Z" w16du:dateUtc="2026-08-25T14:07:00Z">
          <w:r w:rsidDel="005C375D">
            <w:delText xml:space="preserve">System 2 Effect: </w:delText>
          </w:r>
          <w:r w:rsidRPr="00015210" w:rsidDel="005C375D">
            <w:delText>Quality</w:delText>
          </w:r>
        </w:del>
      </w:ins>
    </w:p>
    <w:p w14:paraId="0A879C96" w14:textId="2F62AF78" w:rsidR="001945B2" w:rsidRPr="00015210" w:rsidDel="005C375D" w:rsidRDefault="001945B2" w:rsidP="001945B2">
      <w:pPr>
        <w:pStyle w:val="Heading3"/>
        <w:rPr>
          <w:del w:id="2351" w:author="Prof. LIU Ben" w:date="2026-08-25T22:07:00Z" w16du:dateUtc="2026-08-25T14:07:00Z"/>
        </w:rPr>
      </w:pPr>
      <w:del w:id="2352" w:author="Prof. LIU Ben" w:date="2026-08-25T22:07:00Z" w16du:dateUtc="2026-08-25T14:07:00Z">
        <w:r w:rsidRPr="00015210" w:rsidDel="005C375D">
          <w:delText>Benchmark: Calibrating to a Demonstrated Standard</w:delText>
        </w:r>
      </w:del>
    </w:p>
    <w:p w14:paraId="0F8EDD45" w14:textId="731CF73B" w:rsidR="001945B2" w:rsidRPr="00015210" w:rsidDel="005C375D" w:rsidRDefault="001945B2" w:rsidP="00DB0A45">
      <w:pPr>
        <w:pStyle w:val="Paragraph0"/>
        <w:rPr>
          <w:del w:id="2353" w:author="Prof. LIU Ben" w:date="2026-08-25T22:07:00Z" w16du:dateUtc="2026-08-25T14:07:00Z"/>
        </w:rPr>
      </w:pPr>
      <w:del w:id="2354" w:author="Prof. LIU Ben" w:date="2026-08-25T22:07:00Z" w16du:dateUtc="2026-08-25T14:07:00Z">
        <w:r w:rsidRPr="00015210" w:rsidDel="005C375D">
          <w:delText>A</w:delText>
        </w:r>
      </w:del>
      <w:ins w:id="2355" w:author="Xin Li" w:date="2026-08-22T08:33:00Z" w16du:dateUtc="2026-08-22T00:33:00Z">
        <w:del w:id="2356" w:author="Prof. LIU Ben" w:date="2026-08-25T22:07:00Z" w16du:dateUtc="2026-08-25T14:07:00Z">
          <w:r w:rsidR="00270DFC" w:rsidDel="005C375D">
            <w:delText>n</w:delText>
          </w:r>
        </w:del>
      </w:ins>
      <w:del w:id="2357" w:author="Prof. LIU Ben" w:date="2026-08-25T22:07:00Z" w16du:dateUtc="2026-08-25T14:07:00Z">
        <w:r w:rsidRPr="00015210" w:rsidDel="005C375D">
          <w:delText xml:space="preserve"> member</w:delText>
        </w:r>
      </w:del>
      <w:ins w:id="2358" w:author="Xin Li" w:date="2026-08-22T07:41:00Z" w16du:dateUtc="2026-08-21T23:41:00Z">
        <w:del w:id="2359" w:author="Prof. LIU Ben" w:date="2026-08-25T22:07:00Z" w16du:dateUtc="2026-08-25T14:07:00Z">
          <w:r w:rsidR="004E55FA" w:rsidDel="005C375D">
            <w:delText>answerer</w:delText>
          </w:r>
        </w:del>
      </w:ins>
      <w:del w:id="2360" w:author="Prof. LIU Ben" w:date="2026-08-25T22:07:00Z" w16du:dateUtc="2026-08-25T14:07:00Z">
        <w:r w:rsidRPr="00015210" w:rsidDel="005C375D">
          <w:delText xml:space="preserve"> who has decided to contribute still has to judge how </w:delText>
        </w:r>
      </w:del>
      <w:ins w:id="2361" w:author="Xin Li" w:date="2026-08-22T09:06:00Z" w16du:dateUtc="2026-08-22T01:06:00Z">
        <w:del w:id="2362" w:author="Prof. LIU Ben" w:date="2026-08-25T22:07:00Z" w16du:dateUtc="2026-08-25T14:07:00Z">
          <w:r w:rsidR="00F566A7" w:rsidDel="005C375D">
            <w:delText xml:space="preserve">much effort to put to improve the </w:delText>
          </w:r>
        </w:del>
      </w:ins>
      <w:del w:id="2363" w:author="Prof. LIU Ben" w:date="2026-08-25T22:07:00Z" w16du:dateUtc="2026-08-25T14:07:00Z">
        <w:r w:rsidRPr="00015210" w:rsidDel="005C375D">
          <w:delText xml:space="preserve">good the answer </w:delText>
        </w:r>
      </w:del>
      <w:ins w:id="2364" w:author="Xin Li" w:date="2026-08-22T09:06:00Z" w16du:dateUtc="2026-08-22T01:06:00Z">
        <w:del w:id="2365" w:author="Prof. LIU Ben" w:date="2026-08-25T22:07:00Z" w16du:dateUtc="2026-08-25T14:07:00Z">
          <w:r w:rsidR="00F566A7" w:rsidDel="005C375D">
            <w:delText>quality</w:delText>
          </w:r>
        </w:del>
      </w:ins>
      <w:del w:id="2366" w:author="Prof. LIU Ben" w:date="2026-08-25T22:07:00Z" w16du:dateUtc="2026-08-25T14:07:00Z">
        <w:r w:rsidRPr="00015210" w:rsidDel="005C375D">
          <w:delText xml:space="preserve">needs to be. </w:delText>
        </w:r>
      </w:del>
      <w:ins w:id="2367" w:author="Xin Li" w:date="2026-08-22T09:08:00Z" w16du:dateUtc="2026-08-22T01:08:00Z">
        <w:del w:id="2368" w:author="Prof. LIU Ben" w:date="2026-08-25T22:07:00Z" w16du:dateUtc="2026-08-25T14:07:00Z">
          <w:r w:rsidR="00F566A7" w:rsidDel="005C375D">
            <w:delText xml:space="preserve">However, </w:delText>
          </w:r>
        </w:del>
      </w:ins>
      <w:del w:id="2369" w:author="Prof. LIU Ben" w:date="2026-08-25T22:07:00Z" w16du:dateUtc="2026-08-25T14:07:00Z">
        <w:r w:rsidRPr="00015210" w:rsidDel="005C375D">
          <w:delText>Q</w:delText>
        </w:r>
      </w:del>
      <w:ins w:id="2370" w:author="Xin Li" w:date="2026-08-22T09:08:00Z" w16du:dateUtc="2026-08-22T01:08:00Z">
        <w:del w:id="2371" w:author="Prof. LIU Ben" w:date="2026-08-25T22:07:00Z" w16du:dateUtc="2026-08-25T14:07:00Z">
          <w:r w:rsidR="00F566A7" w:rsidDel="005C375D">
            <w:delText>q</w:delText>
          </w:r>
        </w:del>
      </w:ins>
      <w:del w:id="2372" w:author="Prof. LIU Ben" w:date="2026-08-25T22:07:00Z" w16du:dateUtc="2026-08-25T14:07:00Z">
        <w:r w:rsidRPr="00015210" w:rsidDel="005C375D">
          <w:delText>uestions on SegmentFault are usually brief, often little more than a pasted error and a request for help, and they rarely state what would count as an adequate reply, whether that is a corrected line of code, an explanation of the cause, or a working alternative. The member is aiming at a target that has not been defined.</w:delText>
        </w:r>
      </w:del>
    </w:p>
    <w:p w14:paraId="76CB4B12" w14:textId="2AFB8477" w:rsidR="001945B2" w:rsidRPr="00015210" w:rsidDel="005C375D" w:rsidRDefault="001945B2" w:rsidP="00DB0A45">
      <w:pPr>
        <w:pStyle w:val="Paragraph0"/>
        <w:rPr>
          <w:del w:id="2373" w:author="Prof. LIU Ben" w:date="2026-08-25T22:07:00Z" w16du:dateUtc="2026-08-25T14:07:00Z"/>
        </w:rPr>
      </w:pPr>
      <w:del w:id="2374" w:author="Prof. LIU Ben" w:date="2026-08-25T22:07:00Z" w16du:dateUtc="2026-08-25T14:07:00Z">
        <w:r w:rsidRPr="00015210" w:rsidDel="005C375D">
          <w:delText xml:space="preserve">The AI answer </w:delText>
        </w:r>
      </w:del>
      <w:ins w:id="2375" w:author="Xin Li" w:date="2026-08-22T09:08:00Z" w16du:dateUtc="2026-08-22T01:08:00Z">
        <w:del w:id="2376" w:author="Prof. LIU Ben" w:date="2026-08-25T22:07:00Z" w16du:dateUtc="2026-08-25T14:07:00Z">
          <w:r w:rsidR="00F566A7" w:rsidDel="005C375D">
            <w:delText xml:space="preserve">helps </w:delText>
          </w:r>
        </w:del>
      </w:ins>
      <w:del w:id="2377" w:author="Prof. LIU Ben" w:date="2026-08-25T22:07:00Z" w16du:dateUtc="2026-08-25T14:07:00Z">
        <w:r w:rsidRPr="00015210" w:rsidDel="005C375D">
          <w:delText>defin</w:delText>
        </w:r>
      </w:del>
      <w:ins w:id="2378" w:author="Xin Li" w:date="2026-08-22T09:08:00Z" w16du:dateUtc="2026-08-22T01:08:00Z">
        <w:del w:id="2379" w:author="Prof. LIU Ben" w:date="2026-08-25T22:07:00Z" w16du:dateUtc="2026-08-25T14:07:00Z">
          <w:r w:rsidR="00F566A7" w:rsidDel="005C375D">
            <w:delText>ing</w:delText>
          </w:r>
        </w:del>
      </w:ins>
      <w:del w:id="2380" w:author="Prof. LIU Ben" w:date="2026-08-25T22:07:00Z" w16du:dateUtc="2026-08-25T14:07:00Z">
        <w:r w:rsidRPr="00015210" w:rsidDel="005C375D">
          <w:delText xml:space="preserve">es </w:delText>
        </w:r>
      </w:del>
      <w:ins w:id="2381" w:author="Xin Li" w:date="2026-08-22T09:08:00Z" w16du:dateUtc="2026-08-22T01:08:00Z">
        <w:del w:id="2382" w:author="Prof. LIU Ben" w:date="2026-08-25T22:07:00Z" w16du:dateUtc="2026-08-25T14:07:00Z">
          <w:r w:rsidR="00F566A7" w:rsidDel="005C375D">
            <w:delText xml:space="preserve">the expected </w:delText>
          </w:r>
        </w:del>
      </w:ins>
      <w:ins w:id="2383" w:author="Xin Li" w:date="2026-08-22T09:09:00Z" w16du:dateUtc="2026-08-22T01:09:00Z">
        <w:del w:id="2384" w:author="Prof. LIU Ben" w:date="2026-08-25T22:07:00Z" w16du:dateUtc="2026-08-25T14:07:00Z">
          <w:r w:rsidR="00F566A7" w:rsidDel="005C375D">
            <w:delText>direction of the answer</w:delText>
          </w:r>
        </w:del>
      </w:ins>
      <w:del w:id="2385" w:author="Prof. LIU Ben" w:date="2026-08-25T22:07:00Z" w16du:dateUtc="2026-08-25T14:07:00Z">
        <w:r w:rsidRPr="00015210" w:rsidDel="005C375D">
          <w:delText xml:space="preserve">it, because it is a </w:delText>
        </w:r>
        <w:r w:rsidRPr="00015210" w:rsidDel="005C375D">
          <w:rPr>
            <w:i/>
            <w:iCs/>
          </w:rPr>
          <w:delText>completed instance</w:delText>
        </w:r>
        <w:r w:rsidRPr="00015210" w:rsidDel="005C375D">
          <w:delText xml:space="preserve"> of the task. It shows </w:delText>
        </w:r>
      </w:del>
      <w:ins w:id="2386" w:author="Xin Li" w:date="2026-08-22T09:09:00Z" w16du:dateUtc="2026-08-22T01:09:00Z">
        <w:del w:id="2387" w:author="Prof. LIU Ben" w:date="2026-08-25T22:07:00Z" w16du:dateUtc="2026-08-25T14:07:00Z">
          <w:r w:rsidR="00F566A7" w:rsidDel="005C375D">
            <w:delText xml:space="preserve">an example </w:delText>
          </w:r>
        </w:del>
      </w:ins>
      <w:del w:id="2388" w:author="Prof. LIU Ben" w:date="2026-08-25T22:07:00Z" w16du:dateUtc="2026-08-25T14:07:00Z">
        <w:r w:rsidRPr="00015210" w:rsidDel="005C375D">
          <w:delText>how much of the problem a reply is expected to cover</w:delText>
        </w:r>
      </w:del>
      <w:ins w:id="2389" w:author="Xin Li" w:date="2026-08-22T09:09:00Z" w16du:dateUtc="2026-08-22T01:09:00Z">
        <w:del w:id="2390" w:author="Prof. LIU Ben" w:date="2026-08-25T22:07:00Z" w16du:dateUtc="2026-08-25T14:07:00Z">
          <w:r w:rsidR="00F566A7" w:rsidDel="005C375D">
            <w:delText xml:space="preserve">and </w:delText>
          </w:r>
        </w:del>
      </w:ins>
      <w:del w:id="2391" w:author="Prof. LIU Ben" w:date="2026-08-25T22:07:00Z" w16du:dateUtc="2026-08-25T14:07:00Z">
        <w:r w:rsidRPr="00015210" w:rsidDel="005C375D">
          <w:delText xml:space="preserve">, how closely </w:delText>
        </w:r>
      </w:del>
      <w:ins w:id="2392" w:author="Xin Li" w:date="2026-08-22T09:09:00Z" w16du:dateUtc="2026-08-22T01:09:00Z">
        <w:del w:id="2393" w:author="Prof. LIU Ben" w:date="2026-08-25T22:07:00Z" w16du:dateUtc="2026-08-25T14:07:00Z">
          <w:r w:rsidR="00F566A7" w:rsidDel="005C375D">
            <w:delText xml:space="preserve">the example reply </w:delText>
          </w:r>
        </w:del>
      </w:ins>
      <w:del w:id="2394" w:author="Prof. LIU Ben" w:date="2026-08-25T22:07:00Z" w16du:dateUtc="2026-08-25T14:07:00Z">
        <w:r w:rsidRPr="00015210" w:rsidDel="005C375D">
          <w:delText>it should engage the questioner</w:delText>
        </w:r>
        <w:r w:rsidR="00534D0B" w:rsidRPr="00015210" w:rsidDel="005C375D">
          <w:delText>’</w:delText>
        </w:r>
        <w:r w:rsidRPr="00015210" w:rsidDel="005C375D">
          <w:delText xml:space="preserve">s setup, and whether the cause needs explaining or only the fix. </w:delText>
        </w:r>
      </w:del>
      <w:ins w:id="2395" w:author="Xin Li" w:date="2026-08-22T09:09:00Z" w16du:dateUtc="2026-08-22T01:09:00Z">
        <w:del w:id="2396" w:author="Prof. LIU Ben" w:date="2026-08-25T22:07:00Z" w16du:dateUtc="2026-08-25T14:07:00Z">
          <w:r w:rsidR="00F566A7" w:rsidDel="005C375D">
            <w:delText xml:space="preserve">It provides </w:delText>
          </w:r>
        </w:del>
      </w:ins>
      <w:ins w:id="2397" w:author="Xin Li" w:date="2026-08-22T09:10:00Z" w16du:dateUtc="2026-08-22T01:10:00Z">
        <w:del w:id="2398" w:author="Prof. LIU Ben" w:date="2026-08-25T22:07:00Z" w16du:dateUtc="2026-08-25T14:07:00Z">
          <w:r w:rsidR="00F566A7" w:rsidRPr="00015210" w:rsidDel="005C375D">
            <w:delText xml:space="preserve">a visible reference </w:delText>
          </w:r>
          <w:r w:rsidR="00F566A7" w:rsidDel="005C375D">
            <w:delText>to</w:delText>
          </w:r>
        </w:del>
      </w:ins>
      <w:del w:id="2399" w:author="Prof. LIU Ben" w:date="2026-08-25T22:07:00Z" w16du:dateUtc="2026-08-25T14:07:00Z">
        <w:r w:rsidRPr="00015210" w:rsidDel="005C375D">
          <w:delText xml:space="preserve">What was an open question becomes a comparison against a visible reference level, which we call the </w:delText>
        </w:r>
        <w:r w:rsidRPr="00015210" w:rsidDel="005C375D">
          <w:rPr>
            <w:i/>
            <w:iCs/>
          </w:rPr>
          <w:delText>demonstrated standard</w:delText>
        </w:r>
        <w:r w:rsidRPr="00015210" w:rsidDel="005C375D">
          <w:delText>.</w:delText>
        </w:r>
      </w:del>
    </w:p>
    <w:p w14:paraId="700BFBC7" w14:textId="687503DA" w:rsidR="001945B2" w:rsidRPr="00015210" w:rsidDel="005C375D" w:rsidRDefault="001945B2" w:rsidP="00DB0A45">
      <w:pPr>
        <w:pStyle w:val="Paragraph0"/>
        <w:rPr>
          <w:del w:id="2400" w:author="Prof. LIU Ben" w:date="2026-08-25T22:07:00Z" w16du:dateUtc="2026-08-25T14:07:00Z"/>
        </w:rPr>
      </w:pPr>
      <w:del w:id="2401" w:author="Prof. LIU Ben" w:date="2026-08-25T22:07:00Z" w16du:dateUtc="2026-08-25T14:07:00Z">
        <w:r w:rsidRPr="00015210" w:rsidDel="005C375D">
          <w:delText>How high that standard sits depends on how good the AI answer is. Suppose a</w:delText>
        </w:r>
      </w:del>
      <w:ins w:id="2402" w:author="Xin Li" w:date="2026-08-22T08:33:00Z" w16du:dateUtc="2026-08-22T00:33:00Z">
        <w:del w:id="2403" w:author="Prof. LIU Ben" w:date="2026-08-25T22:07:00Z" w16du:dateUtc="2026-08-25T14:07:00Z">
          <w:r w:rsidR="00270DFC" w:rsidDel="005C375D">
            <w:delText>n</w:delText>
          </w:r>
        </w:del>
      </w:ins>
      <w:del w:id="2404" w:author="Prof. LIU Ben" w:date="2026-08-25T22:07:00Z" w16du:dateUtc="2026-08-25T14:07:00Z">
        <w:r w:rsidRPr="00015210" w:rsidDel="005C375D">
          <w:delText xml:space="preserve"> member</w:delText>
        </w:r>
      </w:del>
      <w:ins w:id="2405" w:author="Xin Li" w:date="2026-08-22T07:41:00Z" w16du:dateUtc="2026-08-21T23:41:00Z">
        <w:del w:id="2406" w:author="Prof. LIU Ben" w:date="2026-08-25T22:07:00Z" w16du:dateUtc="2026-08-25T14:07:00Z">
          <w:r w:rsidR="004E55FA" w:rsidDel="005C375D">
            <w:delText>answerer</w:delText>
          </w:r>
        </w:del>
      </w:ins>
      <w:del w:id="2407" w:author="Prof. LIU Ben" w:date="2026-08-25T22:07:00Z" w16du:dateUtc="2026-08-25T14:07:00Z">
        <w:r w:rsidRPr="00015210" w:rsidDel="005C375D">
          <w:delText xml:space="preserve"> can write two sentences explaining the actual cause of the error. If the AI answer is weak, those two sentences are already the better contribution, and the member</w:delText>
        </w:r>
      </w:del>
      <w:ins w:id="2408" w:author="Xin Li" w:date="2026-08-22T07:41:00Z" w16du:dateUtc="2026-08-21T23:41:00Z">
        <w:del w:id="2409" w:author="Prof. LIU Ben" w:date="2026-08-25T22:07:00Z" w16du:dateUtc="2026-08-25T14:07:00Z">
          <w:r w:rsidR="004E55FA" w:rsidDel="005C375D">
            <w:delText>answerer</w:delText>
          </w:r>
        </w:del>
      </w:ins>
      <w:del w:id="2410" w:author="Prof. LIU Ben" w:date="2026-08-25T22:07:00Z" w16du:dateUtc="2026-08-25T14:07:00Z">
        <w:r w:rsidRPr="00015210" w:rsidDel="005C375D">
          <w:delText xml:space="preserve"> has no reason to write more. If the AI answer is strong, explaining the mechanism and supplying code that runs on the questioner</w:delText>
        </w:r>
        <w:r w:rsidR="00534D0B" w:rsidRPr="00015210" w:rsidDel="005C375D">
          <w:delText>’</w:delText>
        </w:r>
        <w:r w:rsidRPr="00015210" w:rsidDel="005C375D">
          <w:delText>s setup, the same two sentences now look thin beside it. Therefore, a better AI answer sets a higher standard, and the member</w:delText>
        </w:r>
      </w:del>
      <w:ins w:id="2411" w:author="Xin Li" w:date="2026-08-22T07:41:00Z" w16du:dateUtc="2026-08-21T23:41:00Z">
        <w:del w:id="2412" w:author="Prof. LIU Ben" w:date="2026-08-25T22:07:00Z" w16du:dateUtc="2026-08-25T14:07:00Z">
          <w:r w:rsidR="004E55FA" w:rsidDel="005C375D">
            <w:delText>answerer</w:delText>
          </w:r>
        </w:del>
      </w:ins>
      <w:del w:id="2413" w:author="Prof. LIU Ben" w:date="2026-08-25T22:07:00Z" w16du:dateUtc="2026-08-25T14:07:00Z">
        <w:r w:rsidRPr="00015210" w:rsidDel="005C375D">
          <w:delText xml:space="preserve"> works toward a higher level in response.</w:delText>
        </w:r>
      </w:del>
    </w:p>
    <w:p w14:paraId="16C70672" w14:textId="30F37DF6" w:rsidR="001945B2" w:rsidRPr="00015210" w:rsidDel="005C375D" w:rsidRDefault="001945B2" w:rsidP="00DB0A45">
      <w:pPr>
        <w:pStyle w:val="Paragraph0"/>
        <w:rPr>
          <w:del w:id="2414" w:author="Prof. LIU Ben" w:date="2026-08-25T22:07:00Z" w16du:dateUtc="2026-08-25T14:07:00Z"/>
        </w:rPr>
      </w:pPr>
      <w:del w:id="2415" w:author="Prof. LIU Ben" w:date="2026-08-25T22:07:00Z" w16du:dateUtc="2026-08-25T14:07:00Z">
        <w:r w:rsidRPr="00015210" w:rsidDel="005C375D">
          <w:delText>The member</w:delText>
        </w:r>
      </w:del>
      <w:ins w:id="2416" w:author="Xin Li" w:date="2026-08-22T07:41:00Z" w16du:dateUtc="2026-08-21T23:41:00Z">
        <w:del w:id="2417" w:author="Prof. LIU Ben" w:date="2026-08-25T22:07:00Z" w16du:dateUtc="2026-08-25T14:07:00Z">
          <w:r w:rsidR="004E55FA" w:rsidDel="005C375D">
            <w:delText>answerer</w:delText>
          </w:r>
        </w:del>
      </w:ins>
      <w:del w:id="2418" w:author="Prof. LIU Ben" w:date="2026-08-25T22:07:00Z" w16du:dateUtc="2026-08-25T14:07:00Z">
        <w:r w:rsidRPr="00015210" w:rsidDel="005C375D">
          <w:delText xml:space="preserve"> can reach that higher level in two ways. One is to build on the AI answer, which is a </w:delText>
        </w:r>
        <w:r w:rsidR="00534D0B" w:rsidRPr="00015210" w:rsidDel="005C375D">
          <w:delText>“</w:delText>
        </w:r>
        <w:r w:rsidRPr="00015210" w:rsidDel="005C375D">
          <w:delText>draft</w:delText>
        </w:r>
        <w:r w:rsidR="00534D0B" w:rsidRPr="00015210" w:rsidDel="005C375D">
          <w:delText>”</w:delText>
        </w:r>
        <w:r w:rsidRPr="00015210" w:rsidDel="005C375D">
          <w:delText xml:space="preserve"> already in hand. A good draft provides claims to check against the questioner</w:delText>
        </w:r>
        <w:r w:rsidR="00534D0B" w:rsidRPr="00015210" w:rsidDel="005C375D">
          <w:delText>’</w:delText>
        </w:r>
        <w:r w:rsidRPr="00015210" w:rsidDel="005C375D">
          <w:delText>s setup, a diagnosis to confirm or reject, and code to correct, so what the member</w:delText>
        </w:r>
      </w:del>
      <w:ins w:id="2419" w:author="Xin Li" w:date="2026-08-22T07:41:00Z" w16du:dateUtc="2026-08-21T23:41:00Z">
        <w:del w:id="2420" w:author="Prof. LIU Ben" w:date="2026-08-25T22:07:00Z" w16du:dateUtc="2026-08-25T14:07:00Z">
          <w:r w:rsidR="004E55FA" w:rsidDel="005C375D">
            <w:delText>answerer</w:delText>
          </w:r>
        </w:del>
      </w:ins>
      <w:del w:id="2421" w:author="Prof. LIU Ben" w:date="2026-08-25T22:07:00Z" w16du:dateUtc="2026-08-25T14:07:00Z">
        <w:r w:rsidRPr="00015210" w:rsidDel="005C375D">
          <w:delText xml:space="preserve"> writes keeps what the AI answer got right and fixes what it got wrong. The other is to add what the internal GenAI cannot supply, such as experience from the member</w:delText>
        </w:r>
      </w:del>
      <w:ins w:id="2422" w:author="Xin Li" w:date="2026-08-22T07:41:00Z" w16du:dateUtc="2026-08-21T23:41:00Z">
        <w:del w:id="2423" w:author="Prof. LIU Ben" w:date="2026-08-25T22:07:00Z" w16du:dateUtc="2026-08-25T14:07:00Z">
          <w:r w:rsidR="004E55FA" w:rsidDel="005C375D">
            <w:delText>answerer</w:delText>
          </w:r>
        </w:del>
      </w:ins>
      <w:del w:id="2424" w:author="Prof. LIU Ben" w:date="2026-08-25T22:07:00Z" w16du:dateUtc="2026-08-25T14:07:00Z">
        <w:r w:rsidR="00534D0B" w:rsidRPr="00015210" w:rsidDel="005C375D">
          <w:delText>’</w:delText>
        </w:r>
        <w:r w:rsidRPr="00015210" w:rsidDel="005C375D">
          <w:delText>s own deployments or opinionated insights about which approach to prefer. Either way, the prediction is the same: a better AI answer sets a higher standard, which pushes the member</w:delText>
        </w:r>
      </w:del>
      <w:ins w:id="2425" w:author="Xin Li" w:date="2026-08-22T07:41:00Z" w16du:dateUtc="2026-08-21T23:41:00Z">
        <w:del w:id="2426" w:author="Prof. LIU Ben" w:date="2026-08-25T22:07:00Z" w16du:dateUtc="2026-08-25T14:07:00Z">
          <w:r w:rsidR="004E55FA" w:rsidDel="005C375D">
            <w:delText>answerer</w:delText>
          </w:r>
        </w:del>
      </w:ins>
      <w:del w:id="2427" w:author="Prof. LIU Ben" w:date="2026-08-25T22:07:00Z" w16du:dateUtc="2026-08-25T14:07:00Z">
        <w:r w:rsidR="00534D0B" w:rsidRPr="00015210" w:rsidDel="005C375D">
          <w:delText>’</w:delText>
        </w:r>
        <w:r w:rsidRPr="00015210" w:rsidDel="005C375D">
          <w:delText>s answer toward higher quality.</w:delText>
        </w:r>
      </w:del>
    </w:p>
    <w:p w14:paraId="7F4E26E1" w14:textId="3D6D7C25" w:rsidR="00417957" w:rsidDel="005C375D" w:rsidRDefault="001945B2" w:rsidP="00F55340">
      <w:pPr>
        <w:pStyle w:val="Paragraph0"/>
        <w:ind w:left="533" w:firstLine="0"/>
        <w:rPr>
          <w:ins w:id="2428" w:author="Xin Li" w:date="2026-08-22T13:34:00Z" w16du:dateUtc="2026-08-22T05:34:00Z"/>
          <w:del w:id="2429" w:author="Prof. LIU Ben" w:date="2026-08-25T22:07:00Z" w16du:dateUtc="2026-08-25T14:07:00Z"/>
          <w:i/>
          <w:iCs/>
        </w:rPr>
      </w:pPr>
      <w:del w:id="2430" w:author="Prof. LIU Ben" w:date="2026-08-25T22:07:00Z" w16du:dateUtc="2026-08-25T14:07:00Z">
        <w:r w:rsidRPr="00F55340" w:rsidDel="005C375D">
          <w:rPr>
            <w:b/>
            <w:bCs/>
            <w:i/>
            <w:iCs/>
            <w:rPrChange w:id="2431" w:author="Xin Li" w:date="2026-08-22T13:34:00Z" w16du:dateUtc="2026-08-22T05:34:00Z">
              <w:rPr>
                <w:b/>
                <w:bCs/>
              </w:rPr>
            </w:rPrChange>
          </w:rPr>
          <w:delText>H6.</w:delText>
        </w:r>
        <w:r w:rsidRPr="00F55340" w:rsidDel="005C375D">
          <w:rPr>
            <w:i/>
            <w:iCs/>
            <w:rPrChange w:id="2432" w:author="Xin Li" w:date="2026-08-22T13:34:00Z" w16du:dateUtc="2026-08-22T05:34:00Z">
              <w:rPr/>
            </w:rPrChange>
          </w:rPr>
          <w:delText xml:space="preserve"> The effect of an AI answer on human answer quality becomes more positive as the quality of the AI answer increases.</w:delText>
        </w:r>
      </w:del>
    </w:p>
    <w:p w14:paraId="53B77456" w14:textId="54E4240E" w:rsidR="00F55340" w:rsidRPr="00F55340" w:rsidDel="005C375D" w:rsidRDefault="00F55340">
      <w:pPr>
        <w:pStyle w:val="Paragraph0"/>
        <w:ind w:left="533" w:firstLine="0"/>
        <w:rPr>
          <w:del w:id="2433" w:author="Prof. LIU Ben" w:date="2026-08-25T22:07:00Z" w16du:dateUtc="2026-08-25T14:07:00Z"/>
          <w:i/>
          <w:iCs/>
          <w:rPrChange w:id="2434" w:author="Xin Li" w:date="2026-08-22T13:34:00Z" w16du:dateUtc="2026-08-22T05:34:00Z">
            <w:rPr>
              <w:del w:id="2435" w:author="Prof. LIU Ben" w:date="2026-08-25T22:07:00Z" w16du:dateUtc="2026-08-25T14:07:00Z"/>
            </w:rPr>
          </w:rPrChange>
        </w:rPr>
        <w:pPrChange w:id="2436" w:author="Xin Li" w:date="2026-08-22T13:34:00Z" w16du:dateUtc="2026-08-22T05:34:00Z">
          <w:pPr>
            <w:pStyle w:val="Paragraph0"/>
          </w:pPr>
        </w:pPrChange>
      </w:pPr>
    </w:p>
    <w:bookmarkEnd w:id="0"/>
    <w:bookmarkEnd w:id="1030"/>
    <w:bookmarkEnd w:id="1091"/>
    <w:bookmarkEnd w:id="1567"/>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83015A">
      <w:pPr>
        <w:pStyle w:val="Heading2"/>
        <w:rPr>
          <w:lang w:eastAsia="zh-CN"/>
        </w:rPr>
      </w:pPr>
      <w:r w:rsidRPr="00015210">
        <w:t>Main Variables of Interest</w:t>
      </w:r>
    </w:p>
    <w:p w14:paraId="1E4F86A3" w14:textId="331FA9B0" w:rsidR="0014752F" w:rsidRPr="00015210" w:rsidRDefault="00F55340" w:rsidP="0014752F">
      <w:pPr>
        <w:pStyle w:val="Paragraph0"/>
      </w:pPr>
      <w:ins w:id="2437" w:author="Xin Li" w:date="2026-08-22T13:35:00Z" w16du:dateUtc="2026-08-22T05:35:00Z">
        <w:r>
          <w:rPr>
            <w:rStyle w:val="Strong"/>
            <w:color w:val="000000"/>
          </w:rPr>
          <w:t>Human a</w:t>
        </w:r>
      </w:ins>
      <w:del w:id="2438" w:author="Xin Li" w:date="2026-08-22T13:35:00Z" w16du:dateUtc="2026-08-22T05:35:00Z">
        <w:r w:rsidR="0014752F" w:rsidRPr="00015210" w:rsidDel="00F55340">
          <w:rPr>
            <w:rStyle w:val="Strong"/>
            <w:color w:val="000000"/>
          </w:rPr>
          <w:delText>A</w:delText>
        </w:r>
      </w:del>
      <w:r w:rsidR="0014752F" w:rsidRPr="00015210">
        <w:rPr>
          <w:rStyle w:val="Strong"/>
          <w:color w:val="000000"/>
        </w:rPr>
        <w:t>nswer supply.</w:t>
      </w:r>
      <w:r w:rsidR="0014752F" w:rsidRPr="00015210">
        <w:t xml:space="preserve"> Our first outcome is the volume of answers a question attracts</w:t>
      </w:r>
      <w:ins w:id="2439" w:author="Xin Li" w:date="2026-08-22T13:35:00Z" w16du:dateUtc="2026-08-22T05:35:00Z">
        <w:r>
          <w:t>, which reflect answerer</w:t>
        </w:r>
      </w:ins>
      <w:ins w:id="2440" w:author="Prof. LIU Ben" w:date="2026-08-25T23:52:00Z" w16du:dateUtc="2026-08-25T15:52:00Z">
        <w:r w:rsidR="001C3581">
          <w:rPr>
            <w:rFonts w:hint="eastAsia"/>
          </w:rPr>
          <w:t>s</w:t>
        </w:r>
      </w:ins>
      <w:ins w:id="2441" w:author="Xin Li" w:date="2026-08-22T13:35:00Z" w16du:dateUtc="2026-08-22T05:35:00Z">
        <w:r>
          <w:t>’</w:t>
        </w:r>
        <w:del w:id="2442" w:author="Prof. LIU Ben" w:date="2026-08-25T23:52:00Z" w16du:dateUtc="2026-08-25T15:52:00Z">
          <w:r w:rsidDel="001C3581">
            <w:delText>s</w:delText>
          </w:r>
        </w:del>
        <w:r>
          <w:t xml:space="preserve"> entry</w:t>
        </w:r>
      </w:ins>
      <w:ins w:id="2443" w:author="Prof. LIU Ben" w:date="2026-08-25T23:52:00Z" w16du:dateUtc="2026-08-25T15:52:00Z">
        <w:r w:rsidR="001C3581">
          <w:rPr>
            <w:rFonts w:hint="eastAsia"/>
          </w:rPr>
          <w:t xml:space="preserve"> decisions</w:t>
        </w:r>
      </w:ins>
      <w:r w:rsidR="0014752F" w:rsidRPr="00015210">
        <w:t xml:space="preserve">. We measure it as the logarithm of the number of answers a question receives </w:t>
      </w:r>
      <w:del w:id="2444" w:author="Prof. LIU Ben" w:date="2026-08-25T23:53:00Z" w16du:dateUtc="2026-08-25T15:53:00Z">
        <w:r w:rsidR="0014752F" w:rsidRPr="00015210" w:rsidDel="001C3581">
          <w:delText>with</w:delText>
        </w:r>
      </w:del>
      <w:r w:rsidR="0014752F" w:rsidRPr="00015210">
        <w:t xml:space="preserve">in seven days of being posted, denoted </w:t>
      </w:r>
      <w:ins w:id="2445" w:author="Prof. LIU Ben" w:date="2026-08-25T23:52:00Z" w16du:dateUtc="2026-08-25T15:52:00Z">
        <w:r w:rsidR="001C3581" w:rsidRPr="001C3581">
          <w:rPr>
            <w:i/>
            <w:iCs/>
            <w:rPrChange w:id="2446" w:author="Prof. LIU Ben" w:date="2026-08-25T23:53:00Z" w16du:dateUtc="2026-08-25T15:53:00Z">
              <w:rPr/>
            </w:rPrChange>
          </w:rPr>
          <w:t>Log(</w:t>
        </w:r>
      </w:ins>
      <w:ins w:id="2447" w:author="Prof. LIU Ben" w:date="2026-08-25T23:53:00Z" w16du:dateUtc="2026-08-25T15:53:00Z">
        <w:r w:rsidR="001C3581" w:rsidRPr="001C3581">
          <w:rPr>
            <w:i/>
            <w:iCs/>
            <w:rPrChange w:id="2448" w:author="Prof. LIU Ben" w:date="2026-08-25T23:53:00Z" w16du:dateUtc="2026-08-25T15:53:00Z">
              <w:rPr/>
            </w:rPrChange>
          </w:rPr>
          <w:t>answer number in 7 days</w:t>
        </w:r>
      </w:ins>
      <w:ins w:id="2449" w:author="Prof. LIU Ben" w:date="2026-08-25T23:52:00Z" w16du:dateUtc="2026-08-25T15:52:00Z">
        <w:r w:rsidR="001C3581" w:rsidRPr="001C3581">
          <w:rPr>
            <w:i/>
            <w:iCs/>
            <w:rPrChange w:id="2450" w:author="Prof. LIU Ben" w:date="2026-08-25T23:53:00Z" w16du:dateUtc="2026-08-25T15:53:00Z">
              <w:rPr/>
            </w:rPrChange>
          </w:rPr>
          <w:t>)</w:t>
        </w:r>
      </w:ins>
      <w:ins w:id="2451" w:author="Prof. LIU Ben" w:date="2026-08-25T23:53:00Z" w16du:dateUtc="2026-08-25T15:53:00Z">
        <w:r w:rsidR="001C3581">
          <w:rPr>
            <w:rFonts w:hint="eastAsia"/>
          </w:rPr>
          <w:t>.</w:t>
        </w:r>
      </w:ins>
      <m:oMath>
        <m:r>
          <w:del w:id="2452" w:author="Prof. LIU Ben" w:date="2026-08-25T23:53:00Z" w16du:dateUtc="2026-08-25T15:53:00Z">
            <w:rPr>
              <w:rFonts w:ascii="Cambria Math" w:hAnsi="Cambria Math"/>
            </w:rPr>
            <m:t>Log(</m:t>
          </w:del>
        </m:r>
        <m:r>
          <w:del w:id="2453" w:author="Prof. LIU Ben" w:date="2026-08-25T23:53:00Z" w16du:dateUtc="2026-08-25T15:53:00Z">
            <m:rPr>
              <m:nor/>
            </m:rPr>
            <m:t>answer number in 7 days</m:t>
          </w:del>
        </m:r>
        <m:r>
          <w:del w:id="2454" w:author="Prof. LIU Ben" w:date="2026-08-25T23:53:00Z" w16du:dateUtc="2026-08-25T15:53:00Z">
            <w:rPr>
              <w:rFonts w:ascii="Cambria Math" w:hAnsi="Cambria Math"/>
            </w:rPr>
            <m:t>)</m:t>
          </w:del>
        </m:r>
      </m:oMath>
      <w:del w:id="2455" w:author="Prof. LIU Ben" w:date="2026-08-25T23:53:00Z" w16du:dateUtc="2026-08-25T15:53:00Z">
        <w:r w:rsidR="0014752F" w:rsidRPr="00015210" w:rsidDel="001C3581">
          <w:delText>.</w:delText>
        </w:r>
      </w:del>
    </w:p>
    <w:p w14:paraId="504EB373" w14:textId="771E8F35" w:rsidR="0014752F" w:rsidRPr="00015210" w:rsidRDefault="00F55340" w:rsidP="0014752F">
      <w:pPr>
        <w:pStyle w:val="Paragraph0"/>
      </w:pPr>
      <w:ins w:id="2456" w:author="Xin Li" w:date="2026-08-22T13:35:00Z" w16du:dateUtc="2026-08-22T05:35:00Z">
        <w:r>
          <w:rPr>
            <w:rStyle w:val="Strong"/>
            <w:color w:val="000000"/>
          </w:rPr>
          <w:t>Human a</w:t>
        </w:r>
      </w:ins>
      <w:del w:id="2457" w:author="Xin Li" w:date="2026-08-22T13:35:00Z" w16du:dateUtc="2026-08-22T05:35:00Z">
        <w:r w:rsidR="0014752F" w:rsidRPr="00015210" w:rsidDel="00F55340">
          <w:rPr>
            <w:rStyle w:val="Strong"/>
            <w:color w:val="000000"/>
          </w:rPr>
          <w:delText>A</w:delText>
        </w:r>
      </w:del>
      <w:r w:rsidR="0014752F" w:rsidRPr="00015210">
        <w:rPr>
          <w:rStyle w:val="Strong"/>
          <w:color w:val="000000"/>
        </w:rPr>
        <w:t>nswer quality.</w:t>
      </w:r>
      <w:r w:rsidR="0014752F" w:rsidRPr="00015210">
        <w:t xml:space="preserve"> Our second outcome is the quality of human contributions</w:t>
      </w:r>
      <w:ins w:id="2458" w:author="Xin Li" w:date="2026-08-22T13:35:00Z" w16du:dateUtc="2026-08-22T05:35:00Z">
        <w:r>
          <w:t>, which reflects answerers’ effort</w:t>
        </w:r>
        <w:del w:id="2459" w:author="Prof. LIU Ben" w:date="2026-08-25T23:53:00Z" w16du:dateUtc="2026-08-25T15:53:00Z">
          <w:r w:rsidDel="001C3581">
            <w:delText>s</w:delText>
          </w:r>
        </w:del>
      </w:ins>
      <w:r w:rsidR="0014752F" w:rsidRPr="00015210">
        <w:t xml:space="preserve">. </w:t>
      </w:r>
      <w:r w:rsidR="00954DD3" w:rsidRPr="00015210">
        <w:t>We employ an LLM to generate the quality measure. The detailed generati</w:t>
      </w:r>
      <w:ins w:id="2460" w:author="Prof. LIU Ben" w:date="2026-08-25T23:54:00Z" w16du:dateUtc="2026-08-25T15:54:00Z">
        <w:r w:rsidR="001C3581">
          <w:rPr>
            <w:rFonts w:hint="eastAsia"/>
          </w:rPr>
          <w:t>on</w:t>
        </w:r>
      </w:ins>
      <w:del w:id="2461" w:author="Prof. LIU Ben" w:date="2026-08-25T23:54:00Z" w16du:dateUtc="2026-08-25T15:54:00Z">
        <w:r w:rsidR="00954DD3" w:rsidRPr="00015210" w:rsidDel="001C3581">
          <w:delText>ng</w:delText>
        </w:r>
      </w:del>
      <w:r w:rsidR="00954DD3" w:rsidRPr="00015210">
        <w:t xml:space="preserve"> procedure and its validity assessment are provided in Online Appendix B</w:t>
      </w:r>
      <w:r w:rsidR="0014752F" w:rsidRPr="00015210">
        <w:t xml:space="preserve">. When </w:t>
      </w:r>
      <w:r w:rsidR="0014752F" w:rsidRPr="00015210">
        <w:lastRenderedPageBreak/>
        <w:t>studying human contribution quality</w:t>
      </w:r>
      <w:r w:rsidR="00954DD3" w:rsidRPr="00015210">
        <w:t>,</w:t>
      </w:r>
      <w:r w:rsidR="0014752F" w:rsidRPr="00015210">
        <w:t xml:space="preserve"> we apply this measure to the first human answer, denoted</w:t>
      </w:r>
      <w:ins w:id="2462" w:author="Prof. LIU Ben" w:date="2026-08-25T23:54:00Z" w16du:dateUtc="2026-08-25T15:54:00Z">
        <w:r w:rsidR="001C3581">
          <w:rPr>
            <w:rFonts w:hint="eastAsia"/>
          </w:rPr>
          <w:t xml:space="preserve"> </w:t>
        </w:r>
        <w:r w:rsidR="001C3581" w:rsidRPr="001C3581">
          <w:rPr>
            <w:i/>
            <w:iCs/>
            <w:rPrChange w:id="2463" w:author="Prof. LIU Ben" w:date="2026-08-25T23:54:00Z" w16du:dateUtc="2026-08-25T15:54:00Z">
              <w:rPr/>
            </w:rPrChange>
          </w:rPr>
          <w:t>First anser quality</w:t>
        </w:r>
        <w:r w:rsidR="001C3581">
          <w:rPr>
            <w:rFonts w:hint="eastAsia"/>
          </w:rPr>
          <w:t>.</w:t>
        </w:r>
      </w:ins>
      <w:del w:id="2464" w:author="Prof. LIU Ben" w:date="2026-08-25T23:54:00Z" w16du:dateUtc="2026-08-25T15:54:00Z">
        <w:r w:rsidR="0014752F" w:rsidRPr="00015210" w:rsidDel="001C3581">
          <w:delText xml:space="preserve"> </w:delText>
        </w:r>
      </w:del>
      <m:oMath>
        <m:r>
          <w:del w:id="2465" w:author="Prof. LIU Ben" w:date="2026-08-25T23:54:00Z" w16du:dateUtc="2026-08-25T15:54:00Z">
            <m:rPr>
              <m:nor/>
            </m:rPr>
            <m:t>First answer quality (LLM)</m:t>
          </w:del>
        </m:r>
      </m:oMath>
      <w:del w:id="2466" w:author="Prof. LIU Ben" w:date="2026-08-25T23:54:00Z" w16du:dateUtc="2026-08-25T15:54:00Z">
        <w:r w:rsidR="0014752F" w:rsidRPr="00015210" w:rsidDel="001C3581">
          <w:delText>.</w:delText>
        </w:r>
      </w:del>
    </w:p>
    <w:p w14:paraId="6F4D6B34" w14:textId="7BCD88E7" w:rsidR="0083015A" w:rsidRPr="00015210" w:rsidRDefault="00594CA9" w:rsidP="001945B2">
      <w:pPr>
        <w:pStyle w:val="Paragraph0"/>
      </w:pPr>
      <w:del w:id="2467" w:author="Xin Li" w:date="2026-08-22T13:35:00Z" w16du:dateUtc="2026-08-22T05:35:00Z">
        <w:r w:rsidRPr="00015210" w:rsidDel="00F55340">
          <w:rPr>
            <w:b/>
            <w:bCs/>
          </w:rPr>
          <w:delText xml:space="preserve">The </w:delText>
        </w:r>
      </w:del>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3.</w:t>
      </w:r>
      <w:del w:id="2468" w:author="Prof. LIU Ben" w:date="2026-08-25T23:55:00Z" w16du:dateUtc="2026-08-25T15:55:00Z">
        <w:r w:rsidR="00647569" w:rsidRPr="00015210" w:rsidDel="001C3581">
          <w:delText>4</w:delText>
        </w:r>
        <w:r w:rsidRPr="00015210" w:rsidDel="001C3581">
          <w:delText>.</w:delText>
        </w:r>
      </w:del>
      <w:r w:rsidRPr="00015210">
        <w:t xml:space="preserve">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w:t>
      </w:r>
      <w:ins w:id="2469" w:author="Prof. LIU Ben" w:date="2026-08-26T14:31:00Z" w16du:dateUtc="2026-08-26T06:31:00Z">
        <w:r w:rsidR="00143769">
          <w:rPr>
            <w:rFonts w:hint="eastAsia"/>
          </w:rPr>
          <w:t>standard setting</w:t>
        </w:r>
      </w:ins>
      <w:del w:id="2470" w:author="Prof. LIU Ben" w:date="2026-08-26T14:31:00Z" w16du:dateUtc="2026-08-26T06:31:00Z">
        <w:r w:rsidRPr="00015210" w:rsidDel="00143769">
          <w:delText>benchmark</w:delText>
        </w:r>
      </w:del>
      <w:r w:rsidRPr="00015210">
        <w:t xml:space="preserve"> signal </w:t>
      </w:r>
      <w:ins w:id="2471" w:author="Prof. LIU Ben" w:date="2026-08-25T23:55:00Z" w16du:dateUtc="2026-08-25T15:55:00Z">
        <w:r w:rsidR="001C3581">
          <w:rPr>
            <w:rFonts w:hint="eastAsia"/>
          </w:rPr>
          <w:t>introduced in</w:t>
        </w:r>
      </w:ins>
      <w:del w:id="2472" w:author="Prof. LIU Ben" w:date="2026-08-25T23:55:00Z" w16du:dateUtc="2026-08-25T15:55:00Z">
        <w:r w:rsidRPr="00015210" w:rsidDel="001C3581">
          <w:delText>of</w:delText>
        </w:r>
      </w:del>
      <w:r w:rsidRPr="00015210">
        <w:t xml:space="preserve"> </w:t>
      </w:r>
      <w:r w:rsidR="00954DD3" w:rsidRPr="00015210">
        <w:t xml:space="preserve">Section </w:t>
      </w:r>
      <w:r w:rsidRPr="00015210">
        <w:t>3.</w:t>
      </w:r>
      <w:ins w:id="2473" w:author="Prof. LIU Ben" w:date="2026-08-25T23:56:00Z" w16du:dateUtc="2026-08-25T15:56:00Z">
        <w:r w:rsidR="001C3581">
          <w:rPr>
            <w:rFonts w:hint="eastAsia"/>
          </w:rPr>
          <w:t>2</w:t>
        </w:r>
      </w:ins>
      <w:del w:id="2474" w:author="Prof. LIU Ben" w:date="2026-08-25T23:56:00Z" w16du:dateUtc="2026-08-25T15:56:00Z">
        <w:r w:rsidR="00647569" w:rsidRPr="00015210" w:rsidDel="001C3581">
          <w:delText>4</w:delText>
        </w:r>
        <w:r w:rsidRPr="00015210" w:rsidDel="001C3581">
          <w:delText>.3</w:delText>
        </w:r>
      </w:del>
      <w:r w:rsidRPr="00015210">
        <w:t>. Both are defined only where an AI answer exists and are set to zero for control questions.</w:t>
      </w:r>
    </w:p>
    <w:p w14:paraId="35C63540" w14:textId="77777777" w:rsidR="0083015A" w:rsidRPr="00015210" w:rsidRDefault="0083015A" w:rsidP="0083015A">
      <w:pPr>
        <w:pStyle w:val="Heading2"/>
      </w:pPr>
      <w:r w:rsidRPr="00015210">
        <w:t>Econometric Model</w:t>
      </w:r>
      <w:r w:rsidRPr="00015210">
        <w:rPr>
          <w:lang w:eastAsia="zh-CN"/>
        </w:rPr>
        <w:t>s</w:t>
      </w:r>
    </w:p>
    <w:p w14:paraId="0FEAA570" w14:textId="77777777" w:rsidR="0014752F" w:rsidRPr="00015210" w:rsidRDefault="0014752F" w:rsidP="0014752F">
      <w:pPr>
        <w:pStyle w:val="Paragraph0"/>
      </w:pPr>
      <w:r w:rsidRPr="00015210">
        <w:t>Our baseline model regresses each outcome on the AI treatment and, where relevant, its interactions with the moderators:</w:t>
      </w:r>
    </w:p>
    <w:p w14:paraId="37D97B2D" w14:textId="06C205D8" w:rsidR="0014752F" w:rsidRPr="00015210"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46761305" w:rsidR="0083015A" w:rsidRPr="00015210" w:rsidRDefault="0014752F" w:rsidP="0039081F">
      <w:pPr>
        <w:pStyle w:val="Paragraph0"/>
      </w:pPr>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rsidRPr="00015210">
        <w:t xml:space="preserve"> is one of our two outcomes: the logarithm of the number of human answers received by question </w:t>
      </w:r>
      <m:oMath>
        <m:r>
          <w:rPr>
            <w:rFonts w:ascii="Cambria Math" w:hAnsi="Cambria Math"/>
          </w:rPr>
          <m:t>i</m:t>
        </m:r>
      </m:oMath>
      <w:r w:rsidR="0039081F" w:rsidRPr="00015210">
        <w:t xml:space="preserve"> within seven days, or the quality of the first human answer to question</w:t>
      </w:r>
      <w:ins w:id="2475" w:author="Xin Li" w:date="2026-08-22T08:37:00Z" w16du:dateUtc="2026-08-22T00:37:00Z">
        <w:r w:rsidR="00C14342">
          <w:t xml:space="preserve"> </w:t>
        </w:r>
        <w:r w:rsidR="00C14342" w:rsidRPr="00C14342">
          <w:rPr>
            <w:i/>
            <w:iCs/>
            <w:rPrChange w:id="2476" w:author="Xin Li" w:date="2026-08-22T08:37:00Z" w16du:dateUtc="2026-08-22T00:37:00Z">
              <w:rPr/>
            </w:rPrChange>
          </w:rPr>
          <w:t>i</w:t>
        </w:r>
        <w:r w:rsidR="00C14342">
          <w:t>,</w:t>
        </w:r>
      </w:ins>
      <w:del w:id="2477" w:author="Xin Li" w:date="2026-08-22T08:37:00Z" w16du:dateUtc="2026-08-22T00:37:00Z">
        <w:r w:rsidR="0039081F" w:rsidRPr="00015210" w:rsidDel="00C14342">
          <w:delText xml:space="preserve"> </w:delText>
        </w:r>
      </w:del>
      <m:oMath>
        <m:r>
          <w:del w:id="2478" w:author="Xin Li" w:date="2026-08-22T08:37:00Z" w16du:dateUtc="2026-08-22T00:37:00Z">
            <w:rPr>
              <w:rFonts w:ascii="Cambria Math" w:hAnsi="Cambria Math"/>
            </w:rPr>
            <m:t>i</m:t>
          </w:del>
        </m:r>
      </m:oMath>
      <w:del w:id="2479" w:author="Xin Li" w:date="2026-08-22T08:37:00Z" w16du:dateUtc="2026-08-22T00:37:00Z">
        <w:r w:rsidR="0039081F" w:rsidRPr="00015210" w:rsidDel="00C14342">
          <w:rPr>
            <w:rFonts w:ascii="Heiti TC" w:eastAsia="Heiti TC" w:hAnsi="Heiti TC" w:cs="Heiti TC"/>
          </w:rPr>
          <w:delText>.</w:delText>
        </w:r>
      </w:del>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p>
    <w:p w14:paraId="3D1B8B18" w14:textId="45EF4D86" w:rsidR="001C3581" w:rsidRPr="00015210" w:rsidRDefault="00954DD3" w:rsidP="001C3581">
      <w:pPr>
        <w:pStyle w:val="Paragraph0"/>
      </w:pPr>
      <w:del w:id="2480" w:author="Xin Li" w:date="2026-08-22T13:36:00Z" w16du:dateUtc="2026-08-22T05:36:00Z">
        <w:r w:rsidRPr="00015210" w:rsidDel="00F55340">
          <w:delText xml:space="preserve">The coefficients correspond one-to-one to the predictions in Table </w:delText>
        </w:r>
      </w:del>
      <w:del w:id="2481" w:author="Xin Li" w:date="2026-08-22T08:35:00Z" w16du:dateUtc="2026-08-22T00:35:00Z">
        <w:r w:rsidRPr="00015210" w:rsidDel="00C14342">
          <w:delText>3</w:delText>
        </w:r>
      </w:del>
      <w:del w:id="2482" w:author="Xin Li" w:date="2026-08-22T13:36:00Z" w16du:dateUtc="2026-08-22T05:36:00Z">
        <w:r w:rsidRPr="00015210" w:rsidDel="00F55340">
          <w:delText>, and it is worth stating what each one says in words</w:delText>
        </w:r>
      </w:del>
      <w:ins w:id="2483" w:author="Xin Li" w:date="2026-08-22T13:36:00Z" w16du:dateUtc="2026-08-22T05:36:00Z">
        <w:r w:rsidR="00F55340">
          <w:t>In this specification,</w:t>
        </w:r>
      </w:ins>
      <w:del w:id="2484" w:author="Xin Li" w:date="2026-08-22T13:36:00Z" w16du:dateUtc="2026-08-22T05:36:00Z">
        <w:r w:rsidRPr="00015210" w:rsidDel="00F55340">
          <w:delText>.</w:delText>
        </w:r>
      </w:del>
      <w:r w:rsidRPr="00015210">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sidRPr="00015210">
        <w:rPr>
          <w:szCs w:val="24"/>
        </w:rPr>
        <w:t xml:space="preserve"> </w:t>
      </w:r>
      <w:r w:rsidRPr="00015210">
        <w:rPr>
          <w:rFonts w:eastAsia="Times New Roman"/>
          <w:color w:val="000000"/>
          <w:szCs w:val="24"/>
        </w:rPr>
        <w:t>is what an AI answer does when both content dimensions are at zero</w:t>
      </w:r>
      <w:ins w:id="2485" w:author="Prof. LIU Ben" w:date="2026-08-25T23:57:00Z" w16du:dateUtc="2026-08-25T15:57:00Z">
        <w:r w:rsidR="001C3581">
          <w:rPr>
            <w:rFonts w:eastAsia="Times New Roman" w:hint="eastAsia"/>
            <w:color w:val="000000"/>
            <w:szCs w:val="24"/>
          </w:rPr>
          <w:t xml:space="preserve">, that is, </w:t>
        </w:r>
      </w:ins>
      <w:del w:id="2486" w:author="Prof. LIU Ben" w:date="2026-08-25T23:57:00Z" w16du:dateUtc="2026-08-25T15:57:00Z">
        <w:r w:rsidRPr="00015210" w:rsidDel="001C3581">
          <w:rPr>
            <w:rFonts w:eastAsia="Times New Roman"/>
            <w:color w:val="000000"/>
            <w:szCs w:val="24"/>
          </w:rPr>
          <w:delText xml:space="preserve">. </w:delText>
        </w:r>
      </w:del>
      <w:ins w:id="2487" w:author="Prof. LIU Ben" w:date="2026-08-25T23:57:00Z" w16du:dateUtc="2026-08-25T15:57:00Z">
        <w:r w:rsidR="001C3581">
          <w:rPr>
            <w:rFonts w:eastAsia="Times New Roman" w:hint="eastAsia"/>
            <w:color w:val="000000"/>
            <w:szCs w:val="24"/>
          </w:rPr>
          <w:t>t</w:t>
        </w:r>
      </w:ins>
      <w:del w:id="2488" w:author="Prof. LIU Ben" w:date="2026-08-25T23:57:00Z" w16du:dateUtc="2026-08-25T15:57:00Z">
        <w:r w:rsidRPr="00015210" w:rsidDel="001C3581">
          <w:rPr>
            <w:rFonts w:eastAsia="Times New Roman"/>
            <w:color w:val="000000"/>
            <w:szCs w:val="24"/>
          </w:rPr>
          <w:delText>T</w:delText>
        </w:r>
      </w:del>
      <w:r w:rsidRPr="00015210">
        <w:rPr>
          <w:rFonts w:eastAsia="Times New Roman"/>
          <w:color w:val="000000"/>
          <w:szCs w:val="24"/>
        </w:rPr>
        <w:t xml:space="preserve">he effect of an announced AI presence stripped of what the AI said. It </w:t>
      </w:r>
      <w:ins w:id="2489" w:author="Prof. LIU Ben" w:date="2026-08-25T23:58:00Z" w16du:dateUtc="2026-08-25T15:58:00Z">
        <w:r w:rsidR="001C3581">
          <w:rPr>
            <w:rFonts w:eastAsia="Times New Roman" w:hint="eastAsia"/>
            <w:color w:val="000000"/>
            <w:szCs w:val="24"/>
          </w:rPr>
          <w:t>provides</w:t>
        </w:r>
      </w:ins>
      <w:del w:id="2490" w:author="Prof. LIU Ben" w:date="2026-08-25T23:58:00Z" w16du:dateUtc="2026-08-25T15:58:00Z">
        <w:r w:rsidRPr="00015210" w:rsidDel="001C3581">
          <w:rPr>
            <w:rFonts w:eastAsia="Times New Roman"/>
            <w:color w:val="000000"/>
            <w:szCs w:val="24"/>
          </w:rPr>
          <w:delText>is</w:delText>
        </w:r>
      </w:del>
      <w:r w:rsidRPr="00015210">
        <w:rPr>
          <w:rFonts w:eastAsia="Times New Roman"/>
          <w:color w:val="000000"/>
          <w:szCs w:val="24"/>
        </w:rPr>
        <w:t xml:space="preserve"> the test of H1 </w:t>
      </w:r>
      <w:ins w:id="2491" w:author="Prof. LIU Ben" w:date="2026-08-25T23:58:00Z" w16du:dateUtc="2026-08-25T15:58:00Z">
        <w:r w:rsidR="001C3581">
          <w:rPr>
            <w:rFonts w:eastAsia="Times New Roman" w:hint="eastAsia"/>
            <w:color w:val="000000"/>
            <w:szCs w:val="24"/>
          </w:rPr>
          <w:t xml:space="preserve">(for answer supply) </w:t>
        </w:r>
      </w:ins>
      <w:r w:rsidRPr="00015210">
        <w:rPr>
          <w:rFonts w:eastAsia="Times New Roman"/>
          <w:color w:val="000000"/>
          <w:szCs w:val="24"/>
        </w:rPr>
        <w:t>and H4</w:t>
      </w:r>
      <w:ins w:id="2492" w:author="Prof. LIU Ben" w:date="2026-08-25T23:58:00Z" w16du:dateUtc="2026-08-25T15:58:00Z">
        <w:r w:rsidR="001C3581">
          <w:rPr>
            <w:rFonts w:eastAsia="Times New Roman" w:hint="eastAsia"/>
            <w:color w:val="000000"/>
            <w:szCs w:val="24"/>
          </w:rPr>
          <w:t xml:space="preserve"> (for answer quality)</w:t>
        </w:r>
      </w:ins>
      <w:r w:rsidRPr="00015210">
        <w:rPr>
          <w:rFonts w:eastAsia="Times New Roman"/>
          <w:color w:val="000000"/>
          <w:szCs w:val="24"/>
        </w:rPr>
        <w:t>.</w:t>
      </w:r>
      <w:ins w:id="2493" w:author="Prof. LIU Ben" w:date="2026-08-25T23:58:00Z" w16du:dateUtc="2026-08-25T15:58:00Z">
        <w:r w:rsidR="001C3581" w:rsidRPr="001C3581">
          <w:rPr>
            <w:rFonts w:eastAsia="Times New Roman"/>
            <w:color w:val="000000"/>
            <w:szCs w:val="24"/>
            <w:rPrChange w:id="2494" w:author="Prof. LIU Ben" w:date="2026-08-25T23:58:00Z" w16du:dateUtc="2026-08-25T15:58:00Z">
              <w:rPr>
                <w:rFonts w:ascii="Cambria Math" w:eastAsia="Times New Roman" w:hAnsi="Cambria Math"/>
                <w:szCs w:val="24"/>
              </w:rPr>
            </w:rPrChange>
          </w:rPr>
          <w:t xml:space="preserve"> The coeffficients</w:t>
        </w:r>
      </w:ins>
      <w:del w:id="2495" w:author="Prof. LIU Ben" w:date="2026-08-25T23:58:00Z" w16du:dateUtc="2026-08-25T15:58:00Z">
        <w:r w:rsidRPr="00015210" w:rsidDel="001C3581">
          <w:rPr>
            <w:rFonts w:ascii="Cambria Math" w:eastAsia="Times New Roman" w:hAnsi="Cambria Math"/>
            <w:szCs w:val="24"/>
          </w:rPr>
          <w:delText xml:space="preserve"> </w:delText>
        </w:r>
      </w:del>
      <w:ins w:id="2496" w:author="Prof. LIU Ben" w:date="2026-08-25T23:58:00Z" w16du:dateUtc="2026-08-25T15:58:00Z">
        <w:r w:rsidR="001C3581">
          <w:rPr>
            <w:rFonts w:ascii="Cambria Math" w:eastAsia="Times New Roman" w:hAnsi="Cambria Math" w:hint="eastAsia"/>
            <w:szCs w:val="24"/>
          </w:rPr>
          <w:t xml:space="preserve"> </w:t>
        </w:r>
      </w:ins>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sidRPr="00015210">
        <w:rPr>
          <w:rFonts w:ascii="Cambria Math" w:eastAsia="Times New Roman" w:hAnsi="Cambria Math"/>
          <w:szCs w:val="24"/>
        </w:rPr>
        <w:t xml:space="preserve"> </w:t>
      </w:r>
      <w:r w:rsidRPr="00015210">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Pr="00015210">
        <w:rPr>
          <w:rFonts w:eastAsia="Times New Roman"/>
          <w:color w:val="000000"/>
          <w:szCs w:val="24"/>
        </w:rPr>
        <w:t>show how the consequence of having an AI answer under a question changes as that answer</w:t>
      </w:r>
      <w:r w:rsidR="00534D0B" w:rsidRPr="00015210">
        <w:rPr>
          <w:rFonts w:eastAsia="Times New Roman"/>
          <w:color w:val="000000"/>
          <w:szCs w:val="24"/>
        </w:rPr>
        <w:t>’</w:t>
      </w:r>
      <w:r w:rsidRPr="00015210">
        <w:rPr>
          <w:rFonts w:eastAsia="Times New Roman"/>
          <w:color w:val="000000"/>
          <w:szCs w:val="24"/>
        </w:rPr>
        <w:t xml:space="preserve">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Pr="00015210">
        <w:rPr>
          <w:rFonts w:eastAsia="Times New Roman"/>
          <w:color w:val="000000"/>
          <w:szCs w:val="24"/>
        </w:rPr>
        <w:t>means that a longer AI answer depresses human contribution more than a shorter one; a</w:t>
      </w:r>
      <w:del w:id="2497" w:author="Prof. LIU Ben" w:date="2026-08-25T23:59:00Z" w16du:dateUtc="2026-08-25T15:59:00Z">
        <w:r w:rsidRPr="00015210" w:rsidDel="001C3581">
          <w:rPr>
            <w:rFonts w:eastAsia="Times New Roman"/>
            <w:color w:val="000000"/>
            <w:szCs w:val="24"/>
          </w:rPr>
          <w:delText>n</w:delText>
        </w:r>
      </w:del>
      <w:r w:rsidRPr="00015210">
        <w:rPr>
          <w:rFonts w:eastAsia="Times New Roman"/>
          <w:color w:val="000000"/>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sidRPr="00015210">
        <w:rPr>
          <w:rFonts w:eastAsia="Times New Roman"/>
          <w:szCs w:val="24"/>
        </w:rPr>
        <w:t xml:space="preserve"> </w:t>
      </w:r>
      <w:r w:rsidRPr="00015210">
        <w:rPr>
          <w:rFonts w:eastAsia="Times New Roman"/>
          <w:color w:val="000000"/>
          <w:szCs w:val="24"/>
        </w:rPr>
        <w:t xml:space="preserve">indistinguishable from zero means the consequence does not shift as the AI </w:t>
      </w:r>
      <w:r w:rsidRPr="00015210">
        <w:rPr>
          <w:rFonts w:eastAsia="Times New Roman"/>
          <w:color w:val="000000"/>
          <w:szCs w:val="24"/>
        </w:rPr>
        <w:lastRenderedPageBreak/>
        <w:t>answer gets better.</w:t>
      </w:r>
      <w:r w:rsidRPr="00015210">
        <w:t xml:space="preserve"> </w:t>
      </w:r>
      <w:del w:id="2498" w:author="Prof. LIU Ben" w:date="2026-08-26T00:00:00Z" w16du:dateUtc="2026-08-25T16:00:00Z">
        <w:r w:rsidRPr="00015210" w:rsidDel="001C3581">
          <w:delText>These are the tests of H2, H3, H5, and H6.</w:delText>
        </w:r>
      </w:del>
      <w:ins w:id="2499" w:author="Prof. LIU Ben" w:date="2026-08-26T00:00:00Z" w16du:dateUtc="2026-08-25T16:00:00Z">
        <w:r w:rsidR="001C3581" w:rsidRPr="001C3581">
          <w:rPr>
            <w:rFonts w:eastAsia="Times New Roman"/>
            <w:color w:val="000000"/>
            <w:szCs w:val="24"/>
            <w:rPrChange w:id="2500" w:author="Prof. LIU Ben" w:date="2026-08-26T00:00:00Z" w16du:dateUtc="2026-08-25T16:00:00Z">
              <w:rPr>
                <w:color w:val="000000"/>
              </w:rPr>
            </w:rPrChange>
          </w:rPr>
          <w:t>These interaction coefficients provide the tests of H2 and H5 (length) and of H3 and H6 (quality).</w:t>
        </w:r>
      </w:ins>
    </w:p>
    <w:p w14:paraId="3A407218" w14:textId="36F03672" w:rsidR="00417957" w:rsidRPr="00015210" w:rsidDel="00417957" w:rsidRDefault="00417957" w:rsidP="00417957">
      <w:pPr>
        <w:pStyle w:val="Heading1"/>
        <w:rPr>
          <w:del w:id="2501" w:author="Xin Li" w:date="2026-08-22T07:58:00Z" w16du:dateUtc="2026-08-21T23:58:00Z"/>
          <w:szCs w:val="22"/>
        </w:rPr>
      </w:pPr>
      <w:del w:id="2502" w:author="Xin Li" w:date="2026-08-22T07:58:00Z" w16du:dateUtc="2026-08-21T23:58:00Z">
        <w:r w:rsidRPr="00015210" w:rsidDel="00417957">
          <w:delText xml:space="preserve">Research Context </w:delText>
        </w:r>
      </w:del>
    </w:p>
    <w:p w14:paraId="5565C8ED" w14:textId="49DF9145" w:rsidR="00417957" w:rsidRPr="00015210" w:rsidDel="00010D8D" w:rsidRDefault="00417957" w:rsidP="00417957">
      <w:pPr>
        <w:pStyle w:val="Heading2"/>
        <w:rPr>
          <w:del w:id="2503" w:author="Prof. LIU Ben" w:date="2026-08-25T22:16:00Z" w16du:dateUtc="2026-08-25T14:16:00Z"/>
        </w:rPr>
      </w:pPr>
      <w:del w:id="2504" w:author="Prof. LIU Ben" w:date="2026-08-25T22:16:00Z" w16du:dateUtc="2026-08-25T14:16:00Z">
        <w:r w:rsidRPr="00015210" w:rsidDel="00010D8D">
          <w:delText>Data Collection</w:delText>
        </w:r>
      </w:del>
    </w:p>
    <w:p w14:paraId="3CDA0D81" w14:textId="43F04431" w:rsidR="00417957" w:rsidRPr="00015210" w:rsidDel="00010D8D" w:rsidRDefault="00417957" w:rsidP="00417957">
      <w:pPr>
        <w:pStyle w:val="Paragraph0"/>
        <w:rPr>
          <w:del w:id="2505" w:author="Prof. LIU Ben" w:date="2026-08-25T22:16:00Z" w16du:dateUtc="2026-08-25T14:16:00Z"/>
        </w:rPr>
      </w:pPr>
      <w:del w:id="2506" w:author="Prof. LIU Ben" w:date="2026-08-25T22:16:00Z" w16du:dateUtc="2026-08-25T14:16:00Z">
        <w:r w:rsidRPr="00015210" w:rsidDel="00010D8D">
          <w:delText xml:space="preserve">We crawled data from SegmentFault in February 2024. Our main analyses focus on the 150-day window from September 2023 (when the field experiment began) to February 2024. We collected </w:delText>
        </w:r>
        <w:r w:rsidRPr="00015210" w:rsidDel="00010D8D">
          <w:rPr>
            <w:rFonts w:eastAsia="Times New Roman"/>
            <w:szCs w:val="24"/>
          </w:rPr>
          <w:delText>all questions posted during this timeframe</w:delText>
        </w:r>
        <w:r w:rsidRPr="00015210" w:rsidDel="00010D8D">
          <w:delText>. Our dataset comprises 3,613 questions posted by 1,404 unique users during this 150-day window, averaging 24 new questions daily. AI-generated answers appeared in 1,766 questions (48.9% of total). We also collect other posts when necessary for mechanism analysis or posthoc analysis.</w:delText>
        </w:r>
      </w:del>
    </w:p>
    <w:p w14:paraId="1444ECCD" w14:textId="66A055FD" w:rsidR="00417957" w:rsidRPr="00015210" w:rsidDel="00010D8D" w:rsidRDefault="00417957" w:rsidP="00417957">
      <w:pPr>
        <w:pStyle w:val="Paragraph0"/>
        <w:rPr>
          <w:del w:id="2507" w:author="Prof. LIU Ben" w:date="2026-08-25T22:16:00Z" w16du:dateUtc="2026-08-25T14:16:00Z"/>
        </w:rPr>
      </w:pPr>
      <w:del w:id="2508" w:author="Prof. LIU Ben" w:date="2026-08-25T22:16:00Z" w16du:dateUtc="2026-08-25T14:16:00Z">
        <w:r w:rsidRPr="00015210" w:rsidDel="00010D8D">
          <w:delTex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delText>
        </w:r>
      </w:del>
    </w:p>
    <w:p w14:paraId="333D2D45" w14:textId="67A27835" w:rsidR="00417957" w:rsidRPr="00015210" w:rsidDel="00010D8D" w:rsidRDefault="00417957" w:rsidP="00417957">
      <w:pPr>
        <w:pStyle w:val="Heading2"/>
        <w:rPr>
          <w:del w:id="2509" w:author="Prof. LIU Ben" w:date="2026-08-25T22:16:00Z" w16du:dateUtc="2026-08-25T14:16:00Z"/>
        </w:rPr>
      </w:pPr>
      <w:del w:id="2510" w:author="Prof. LIU Ben" w:date="2026-08-25T22:16:00Z" w16du:dateUtc="2026-08-25T14:16:00Z">
        <w:r w:rsidRPr="00015210" w:rsidDel="00010D8D">
          <w:delText>Summary Statistics</w:delText>
        </w:r>
      </w:del>
    </w:p>
    <w:p w14:paraId="4CFE7DC4" w14:textId="1156D91E" w:rsidR="00417957" w:rsidRPr="00015210" w:rsidDel="00010D8D" w:rsidRDefault="00417957" w:rsidP="00417957">
      <w:pPr>
        <w:pStyle w:val="Paragraph0"/>
        <w:rPr>
          <w:del w:id="2511" w:author="Prof. LIU Ben" w:date="2026-08-25T22:16:00Z" w16du:dateUtc="2026-08-25T14:16:00Z"/>
        </w:rPr>
      </w:pPr>
      <w:del w:id="2512" w:author="Prof. LIU Ben" w:date="2026-08-25T22:16:00Z" w16du:dateUtc="2026-08-25T14:16:00Z">
        <w:r w:rsidRPr="00015210" w:rsidDel="00010D8D">
          <w:rPr>
            <w:rFonts w:eastAsia="Times New Roman" w:cs="Georgia"/>
            <w:bCs/>
            <w:kern w:val="32"/>
            <w:szCs w:val="20"/>
          </w:rPr>
          <w:delText>Table 4</w:delText>
        </w:r>
        <w:r w:rsidRPr="00015210" w:rsidDel="00010D8D">
          <w:delText xml:space="preserve"> </w:delText>
        </w:r>
      </w:del>
      <w:ins w:id="2513" w:author="Xin Li" w:date="2026-08-22T13:39:00Z" w16du:dateUtc="2026-08-22T05:39:00Z">
        <w:del w:id="2514" w:author="Prof. LIU Ben" w:date="2026-08-25T22:16:00Z" w16du:dateUtc="2026-08-25T14:16:00Z">
          <w:r w:rsidR="00745A6A" w:rsidDel="00010D8D">
            <w:rPr>
              <w:rFonts w:eastAsia="Times New Roman" w:cs="Georgia"/>
              <w:bCs/>
              <w:kern w:val="32"/>
              <w:szCs w:val="20"/>
            </w:rPr>
            <w:delText>2</w:delText>
          </w:r>
        </w:del>
      </w:ins>
      <w:ins w:id="2515" w:author="Xin Li" w:date="2026-08-22T08:35:00Z" w16du:dateUtc="2026-08-22T00:35:00Z">
        <w:del w:id="2516" w:author="Prof. LIU Ben" w:date="2026-08-25T22:16:00Z" w16du:dateUtc="2026-08-25T14:16:00Z">
          <w:r w:rsidR="00C14342" w:rsidRPr="00015210" w:rsidDel="00010D8D">
            <w:delText xml:space="preserve"> </w:delText>
          </w:r>
        </w:del>
      </w:ins>
      <w:del w:id="2517" w:author="Prof. LIU Ben" w:date="2026-08-25T22:16:00Z" w16du:dateUtc="2026-08-25T14:16:00Z">
        <w:r w:rsidRPr="00015210" w:rsidDel="00010D8D">
          <w:delText>reports summary statistics of our data. Questions in our sample average 86.809 Chinese characters and receive an average of 1.293 human answers, with 76.1% of questions receiving at least one answer. Questioners “accept” answers for 32.2% of all questions.</w:delText>
        </w:r>
      </w:del>
    </w:p>
    <w:p w14:paraId="5A2BAFE7" w14:textId="21DDCC05" w:rsidR="00417957" w:rsidRPr="00015210" w:rsidDel="00010D8D" w:rsidRDefault="00417957" w:rsidP="00417957">
      <w:pPr>
        <w:pStyle w:val="Paragraph0"/>
        <w:rPr>
          <w:del w:id="2518" w:author="Prof. LIU Ben" w:date="2026-08-25T22:16:00Z" w16du:dateUtc="2026-08-25T14:16:00Z"/>
        </w:rPr>
      </w:pPr>
      <w:del w:id="2519" w:author="Prof. LIU Ben" w:date="2026-08-25T22:16:00Z" w16du:dateUtc="2026-08-25T14:16:00Z">
        <w:r w:rsidRPr="00015210" w:rsidDel="00010D8D">
          <w:delTex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delText>
        </w:r>
      </w:del>
    </w:p>
    <w:p w14:paraId="590819BE" w14:textId="5DA2BFC0" w:rsidR="00417957" w:rsidRPr="00015210" w:rsidDel="00010D8D" w:rsidRDefault="00417957" w:rsidP="00417957">
      <w:pPr>
        <w:pStyle w:val="Paragraph0"/>
        <w:rPr>
          <w:del w:id="2520" w:author="Prof. LIU Ben" w:date="2026-08-25T22:16:00Z" w16du:dateUtc="2026-08-25T14:16:00Z"/>
        </w:rPr>
      </w:pPr>
      <w:del w:id="2521" w:author="Prof. LIU Ben" w:date="2026-08-25T22:16:00Z" w16du:dateUtc="2026-08-25T14:16:00Z">
        <w:r w:rsidRPr="00015210" w:rsidDel="00010D8D">
          <w:delText>SegmentFault employs a reputation system where users accumulate reputation scores based on their contributions. Reputation scores in our sample range from -3 to 28,800, with an average of 378.337.</w:delText>
        </w:r>
        <w:r w:rsidRPr="00015210" w:rsidDel="00010D8D">
          <w:rPr>
            <w:vertAlign w:val="superscript"/>
          </w:rPr>
          <w:footnoteReference w:id="14"/>
        </w:r>
        <w:r w:rsidRPr="00015210" w:rsidDel="00010D8D">
          <w:delText xml:space="preserve"> This average roughly corresponds to 10 questions, each receiving about 2 upvotes.</w:delText>
        </w:r>
      </w:del>
    </w:p>
    <w:p w14:paraId="26D06C49" w14:textId="5ED510C5" w:rsidR="00417957" w:rsidRPr="00015210" w:rsidDel="00010D8D" w:rsidRDefault="00417957" w:rsidP="00417957">
      <w:pPr>
        <w:pStyle w:val="TableFiguretitle"/>
        <w:rPr>
          <w:del w:id="2524" w:author="Prof. LIU Ben" w:date="2026-08-25T22:16:00Z" w16du:dateUtc="2026-08-25T14:16:00Z"/>
        </w:rPr>
      </w:pPr>
      <w:bookmarkStart w:id="2525" w:name="_Ref177391744"/>
      <w:del w:id="2526" w:author="Prof. LIU Ben" w:date="2026-08-25T22:16:00Z" w16du:dateUtc="2026-08-25T14:16:00Z">
        <w:r w:rsidRPr="00015210" w:rsidDel="00010D8D">
          <w:delText xml:space="preserve">Table </w:delText>
        </w:r>
      </w:del>
      <w:bookmarkEnd w:id="2525"/>
      <w:ins w:id="2527" w:author="Xin Li" w:date="2026-08-22T13:40:00Z" w16du:dateUtc="2026-08-22T05:40:00Z">
        <w:del w:id="2528" w:author="Prof. LIU Ben" w:date="2026-08-25T22:16:00Z" w16du:dateUtc="2026-08-25T14:16:00Z">
          <w:r w:rsidR="00745A6A" w:rsidDel="00010D8D">
            <w:delText>2</w:delText>
          </w:r>
        </w:del>
      </w:ins>
      <w:del w:id="2529" w:author="Prof. LIU Ben" w:date="2026-08-25T22:16:00Z" w16du:dateUtc="2026-08-25T14:16:00Z">
        <w:r w:rsidRPr="00015210" w:rsidDel="00010D8D">
          <w:delText>4. Descriptive statistics of main variables</w:delText>
        </w:r>
      </w:del>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2530" w:author="Xin Li" w:date="2026-08-22T13:43:00Z" w16du:dateUtc="2026-08-22T05:43:00Z">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3531"/>
        <w:gridCol w:w="1230"/>
        <w:gridCol w:w="1230"/>
        <w:gridCol w:w="1230"/>
        <w:gridCol w:w="922"/>
        <w:gridCol w:w="1217"/>
        <w:tblGridChange w:id="2531">
          <w:tblGrid>
            <w:gridCol w:w="3531"/>
            <w:gridCol w:w="1230"/>
            <w:gridCol w:w="1230"/>
            <w:gridCol w:w="1230"/>
            <w:gridCol w:w="922"/>
            <w:gridCol w:w="1217"/>
          </w:tblGrid>
        </w:tblGridChange>
      </w:tblGrid>
      <w:tr w:rsidR="00417957" w:rsidRPr="00015210" w:rsidDel="00010D8D" w14:paraId="3D59D415" w14:textId="2B6B177E" w:rsidTr="00745A6A">
        <w:trPr>
          <w:jc w:val="center"/>
          <w:del w:id="2532" w:author="Prof. LIU Ben" w:date="2026-08-25T22:16:00Z"/>
          <w:trPrChange w:id="2533" w:author="Xin Li" w:date="2026-08-22T13:43:00Z" w16du:dateUtc="2026-08-22T05:43:00Z">
            <w:trPr>
              <w:trHeight w:val="290"/>
              <w:jc w:val="center"/>
            </w:trPr>
          </w:trPrChange>
        </w:trPr>
        <w:tc>
          <w:tcPr>
            <w:tcW w:w="3531" w:type="dxa"/>
            <w:vMerge w:val="restart"/>
            <w:tcBorders>
              <w:top w:val="single" w:sz="12" w:space="0" w:color="auto"/>
              <w:bottom w:val="nil"/>
            </w:tcBorders>
            <w:vAlign w:val="center"/>
            <w:hideMark/>
            <w:tcPrChange w:id="2534" w:author="Xin Li" w:date="2026-08-22T13:43:00Z" w16du:dateUtc="2026-08-22T05:43:00Z">
              <w:tcPr>
                <w:tcW w:w="3531" w:type="dxa"/>
                <w:vMerge w:val="restart"/>
                <w:tcBorders>
                  <w:top w:val="single" w:sz="12" w:space="0" w:color="auto"/>
                  <w:bottom w:val="nil"/>
                </w:tcBorders>
                <w:vAlign w:val="center"/>
                <w:hideMark/>
              </w:tcPr>
            </w:tcPrChange>
          </w:tcPr>
          <w:p w14:paraId="24D6F354" w14:textId="790D13E9" w:rsidR="00417957" w:rsidRPr="00015210" w:rsidDel="00010D8D" w:rsidRDefault="00417957" w:rsidP="00C8154F">
            <w:pPr>
              <w:pStyle w:val="Tablecontent"/>
              <w:rPr>
                <w:del w:id="2535" w:author="Prof. LIU Ben" w:date="2026-08-25T22:16:00Z" w16du:dateUtc="2026-08-25T14:16:00Z"/>
                <w:rFonts w:eastAsiaTheme="minorEastAsia"/>
              </w:rPr>
            </w:pPr>
            <w:del w:id="2536" w:author="Prof. LIU Ben" w:date="2026-08-25T22:16:00Z" w16du:dateUtc="2026-08-25T14:16:00Z">
              <w:r w:rsidRPr="00015210" w:rsidDel="00010D8D">
                <w:rPr>
                  <w:rFonts w:eastAsiaTheme="minorEastAsia"/>
                </w:rPr>
                <w:delText>Variable</w:delText>
              </w:r>
            </w:del>
          </w:p>
        </w:tc>
        <w:tc>
          <w:tcPr>
            <w:tcW w:w="3690" w:type="dxa"/>
            <w:gridSpan w:val="3"/>
            <w:tcBorders>
              <w:top w:val="single" w:sz="12" w:space="0" w:color="auto"/>
              <w:bottom w:val="nil"/>
            </w:tcBorders>
            <w:vAlign w:val="center"/>
            <w:hideMark/>
            <w:tcPrChange w:id="2537" w:author="Xin Li" w:date="2026-08-22T13:43:00Z" w16du:dateUtc="2026-08-22T05:43:00Z">
              <w:tcPr>
                <w:tcW w:w="3690" w:type="dxa"/>
                <w:gridSpan w:val="3"/>
                <w:tcBorders>
                  <w:top w:val="single" w:sz="12" w:space="0" w:color="auto"/>
                  <w:bottom w:val="nil"/>
                </w:tcBorders>
                <w:vAlign w:val="center"/>
                <w:hideMark/>
              </w:tcPr>
            </w:tcPrChange>
          </w:tcPr>
          <w:p w14:paraId="6541A9F1" w14:textId="7779C521" w:rsidR="00417957" w:rsidRPr="00015210" w:rsidDel="00010D8D" w:rsidRDefault="00417957" w:rsidP="00C8154F">
            <w:pPr>
              <w:pStyle w:val="Tablecontent"/>
              <w:rPr>
                <w:del w:id="2538" w:author="Prof. LIU Ben" w:date="2026-08-25T22:16:00Z" w16du:dateUtc="2026-08-25T14:16:00Z"/>
                <w:rFonts w:eastAsiaTheme="minorEastAsia"/>
              </w:rPr>
            </w:pPr>
            <w:del w:id="2539" w:author="Prof. LIU Ben" w:date="2026-08-25T22:16:00Z" w16du:dateUtc="2026-08-25T14:16:00Z">
              <w:r w:rsidRPr="00015210" w:rsidDel="00010D8D">
                <w:rPr>
                  <w:rFonts w:eastAsiaTheme="minorEastAsia"/>
                </w:rPr>
                <w:delText>Mean and SD</w:delText>
              </w:r>
            </w:del>
          </w:p>
        </w:tc>
        <w:tc>
          <w:tcPr>
            <w:tcW w:w="922" w:type="dxa"/>
            <w:vMerge w:val="restart"/>
            <w:tcBorders>
              <w:top w:val="single" w:sz="12" w:space="0" w:color="auto"/>
              <w:bottom w:val="nil"/>
            </w:tcBorders>
            <w:vAlign w:val="center"/>
            <w:hideMark/>
            <w:tcPrChange w:id="2540" w:author="Xin Li" w:date="2026-08-22T13:43:00Z" w16du:dateUtc="2026-08-22T05:43:00Z">
              <w:tcPr>
                <w:tcW w:w="922" w:type="dxa"/>
                <w:vMerge w:val="restart"/>
                <w:tcBorders>
                  <w:top w:val="single" w:sz="12" w:space="0" w:color="auto"/>
                  <w:bottom w:val="nil"/>
                </w:tcBorders>
                <w:vAlign w:val="center"/>
                <w:hideMark/>
              </w:tcPr>
            </w:tcPrChange>
          </w:tcPr>
          <w:p w14:paraId="232166E2" w14:textId="4775844C" w:rsidR="00417957" w:rsidRPr="00015210" w:rsidDel="00010D8D" w:rsidRDefault="00417957" w:rsidP="00C8154F">
            <w:pPr>
              <w:pStyle w:val="Tablecontent"/>
              <w:rPr>
                <w:del w:id="2541" w:author="Prof. LIU Ben" w:date="2026-08-25T22:16:00Z" w16du:dateUtc="2026-08-25T14:16:00Z"/>
                <w:rFonts w:eastAsiaTheme="minorEastAsia"/>
              </w:rPr>
            </w:pPr>
            <w:del w:id="2542" w:author="Prof. LIU Ben" w:date="2026-08-25T22:16:00Z" w16du:dateUtc="2026-08-25T14:16:00Z">
              <w:r w:rsidRPr="00015210" w:rsidDel="00010D8D">
                <w:rPr>
                  <w:rFonts w:eastAsiaTheme="minorEastAsia"/>
                </w:rPr>
                <w:delText>Min</w:delText>
              </w:r>
            </w:del>
          </w:p>
        </w:tc>
        <w:tc>
          <w:tcPr>
            <w:tcW w:w="1217" w:type="dxa"/>
            <w:vMerge w:val="restart"/>
            <w:tcBorders>
              <w:top w:val="single" w:sz="12" w:space="0" w:color="auto"/>
              <w:bottom w:val="nil"/>
            </w:tcBorders>
            <w:vAlign w:val="center"/>
            <w:hideMark/>
            <w:tcPrChange w:id="2543" w:author="Xin Li" w:date="2026-08-22T13:43:00Z" w16du:dateUtc="2026-08-22T05:43:00Z">
              <w:tcPr>
                <w:tcW w:w="1217" w:type="dxa"/>
                <w:vMerge w:val="restart"/>
                <w:tcBorders>
                  <w:top w:val="single" w:sz="12" w:space="0" w:color="auto"/>
                  <w:bottom w:val="nil"/>
                </w:tcBorders>
                <w:vAlign w:val="center"/>
                <w:hideMark/>
              </w:tcPr>
            </w:tcPrChange>
          </w:tcPr>
          <w:p w14:paraId="5374A7E5" w14:textId="643A4B64" w:rsidR="00417957" w:rsidRPr="00015210" w:rsidDel="00010D8D" w:rsidRDefault="00417957" w:rsidP="00C8154F">
            <w:pPr>
              <w:pStyle w:val="Tablecontent"/>
              <w:rPr>
                <w:del w:id="2544" w:author="Prof. LIU Ben" w:date="2026-08-25T22:16:00Z" w16du:dateUtc="2026-08-25T14:16:00Z"/>
                <w:rFonts w:eastAsiaTheme="minorEastAsia"/>
              </w:rPr>
            </w:pPr>
            <w:del w:id="2545" w:author="Prof. LIU Ben" w:date="2026-08-25T22:16:00Z" w16du:dateUtc="2026-08-25T14:16:00Z">
              <w:r w:rsidRPr="00015210" w:rsidDel="00010D8D">
                <w:rPr>
                  <w:rFonts w:eastAsiaTheme="minorEastAsia"/>
                </w:rPr>
                <w:delText>Max</w:delText>
              </w:r>
            </w:del>
          </w:p>
        </w:tc>
      </w:tr>
      <w:tr w:rsidR="00417957" w:rsidRPr="00015210" w:rsidDel="00010D8D" w14:paraId="4E5C4477" w14:textId="27630A86" w:rsidTr="00745A6A">
        <w:trPr>
          <w:jc w:val="center"/>
          <w:del w:id="2546" w:author="Prof. LIU Ben" w:date="2026-08-25T22:16:00Z"/>
          <w:trPrChange w:id="2547" w:author="Xin Li" w:date="2026-08-22T13:43:00Z" w16du:dateUtc="2026-08-22T05:43:00Z">
            <w:trPr>
              <w:trHeight w:val="290"/>
              <w:jc w:val="center"/>
            </w:trPr>
          </w:trPrChange>
        </w:trPr>
        <w:tc>
          <w:tcPr>
            <w:tcW w:w="3531" w:type="dxa"/>
            <w:vMerge/>
            <w:tcBorders>
              <w:top w:val="nil"/>
            </w:tcBorders>
            <w:hideMark/>
            <w:tcPrChange w:id="2548" w:author="Xin Li" w:date="2026-08-22T13:43:00Z" w16du:dateUtc="2026-08-22T05:43:00Z">
              <w:tcPr>
                <w:tcW w:w="3531" w:type="dxa"/>
                <w:vMerge/>
                <w:tcBorders>
                  <w:top w:val="nil"/>
                </w:tcBorders>
                <w:hideMark/>
              </w:tcPr>
            </w:tcPrChange>
          </w:tcPr>
          <w:p w14:paraId="3A2A05F1" w14:textId="46711749" w:rsidR="00417957" w:rsidRPr="00015210" w:rsidDel="00010D8D" w:rsidRDefault="00417957" w:rsidP="00C8154F">
            <w:pPr>
              <w:pStyle w:val="Tablecontent"/>
              <w:rPr>
                <w:del w:id="2549" w:author="Prof. LIU Ben" w:date="2026-08-25T22:16:00Z" w16du:dateUtc="2026-08-25T14:16:00Z"/>
                <w:rFonts w:eastAsiaTheme="minorEastAsia"/>
              </w:rPr>
            </w:pPr>
          </w:p>
        </w:tc>
        <w:tc>
          <w:tcPr>
            <w:tcW w:w="1230" w:type="dxa"/>
            <w:tcBorders>
              <w:top w:val="nil"/>
              <w:bottom w:val="single" w:sz="6" w:space="0" w:color="auto"/>
            </w:tcBorders>
            <w:vAlign w:val="center"/>
            <w:hideMark/>
            <w:tcPrChange w:id="2550" w:author="Xin Li" w:date="2026-08-22T13:43:00Z" w16du:dateUtc="2026-08-22T05:43:00Z">
              <w:tcPr>
                <w:tcW w:w="1230" w:type="dxa"/>
                <w:tcBorders>
                  <w:top w:val="nil"/>
                  <w:bottom w:val="single" w:sz="6" w:space="0" w:color="auto"/>
                </w:tcBorders>
                <w:vAlign w:val="center"/>
                <w:hideMark/>
              </w:tcPr>
            </w:tcPrChange>
          </w:tcPr>
          <w:p w14:paraId="7932BFFF" w14:textId="72EDF028" w:rsidR="00417957" w:rsidRPr="00015210" w:rsidDel="00010D8D" w:rsidRDefault="00417957" w:rsidP="00C8154F">
            <w:pPr>
              <w:pStyle w:val="Tablecontent"/>
              <w:rPr>
                <w:del w:id="2551" w:author="Prof. LIU Ben" w:date="2026-08-25T22:16:00Z" w16du:dateUtc="2026-08-25T14:16:00Z"/>
                <w:rFonts w:eastAsiaTheme="minorEastAsia"/>
              </w:rPr>
            </w:pPr>
            <w:del w:id="2552" w:author="Prof. LIU Ben" w:date="2026-08-25T22:16:00Z" w16du:dateUtc="2026-08-25T14:16:00Z">
              <w:r w:rsidRPr="00015210" w:rsidDel="00010D8D">
                <w:rPr>
                  <w:rFonts w:eastAsiaTheme="minorEastAsia"/>
                </w:rPr>
                <w:delText>All samples</w:delText>
              </w:r>
            </w:del>
          </w:p>
        </w:tc>
        <w:tc>
          <w:tcPr>
            <w:tcW w:w="1230" w:type="dxa"/>
            <w:tcBorders>
              <w:top w:val="nil"/>
              <w:bottom w:val="single" w:sz="6" w:space="0" w:color="auto"/>
            </w:tcBorders>
            <w:vAlign w:val="center"/>
            <w:hideMark/>
            <w:tcPrChange w:id="2553" w:author="Xin Li" w:date="2026-08-22T13:43:00Z" w16du:dateUtc="2026-08-22T05:43:00Z">
              <w:tcPr>
                <w:tcW w:w="1230" w:type="dxa"/>
                <w:tcBorders>
                  <w:top w:val="nil"/>
                  <w:bottom w:val="single" w:sz="6" w:space="0" w:color="auto"/>
                </w:tcBorders>
                <w:vAlign w:val="center"/>
                <w:hideMark/>
              </w:tcPr>
            </w:tcPrChange>
          </w:tcPr>
          <w:p w14:paraId="2AFC847C" w14:textId="38888245" w:rsidR="00417957" w:rsidRPr="00015210" w:rsidDel="00010D8D" w:rsidRDefault="00417957" w:rsidP="00C8154F">
            <w:pPr>
              <w:pStyle w:val="Tablecontent"/>
              <w:rPr>
                <w:del w:id="2554" w:author="Prof. LIU Ben" w:date="2026-08-25T22:16:00Z" w16du:dateUtc="2026-08-25T14:16:00Z"/>
                <w:rFonts w:eastAsiaTheme="minorEastAsia"/>
              </w:rPr>
            </w:pPr>
            <w:del w:id="2555" w:author="Prof. LIU Ben" w:date="2026-08-25T22:16:00Z" w16du:dateUtc="2026-08-25T14:16:00Z">
              <w:r w:rsidRPr="00015210" w:rsidDel="00010D8D">
                <w:rPr>
                  <w:rFonts w:eastAsiaTheme="minorEastAsia"/>
                </w:rPr>
                <w:delText>Treatment group</w:delText>
              </w:r>
            </w:del>
          </w:p>
        </w:tc>
        <w:tc>
          <w:tcPr>
            <w:tcW w:w="1230" w:type="dxa"/>
            <w:tcBorders>
              <w:top w:val="nil"/>
              <w:bottom w:val="single" w:sz="6" w:space="0" w:color="auto"/>
            </w:tcBorders>
            <w:vAlign w:val="center"/>
            <w:hideMark/>
            <w:tcPrChange w:id="2556" w:author="Xin Li" w:date="2026-08-22T13:43:00Z" w16du:dateUtc="2026-08-22T05:43:00Z">
              <w:tcPr>
                <w:tcW w:w="1230" w:type="dxa"/>
                <w:tcBorders>
                  <w:top w:val="nil"/>
                  <w:bottom w:val="single" w:sz="6" w:space="0" w:color="auto"/>
                </w:tcBorders>
                <w:vAlign w:val="center"/>
                <w:hideMark/>
              </w:tcPr>
            </w:tcPrChange>
          </w:tcPr>
          <w:p w14:paraId="347363C9" w14:textId="0CCFF8DD" w:rsidR="00417957" w:rsidRPr="00015210" w:rsidDel="00010D8D" w:rsidRDefault="00417957" w:rsidP="00C8154F">
            <w:pPr>
              <w:pStyle w:val="Tablecontent"/>
              <w:rPr>
                <w:del w:id="2557" w:author="Prof. LIU Ben" w:date="2026-08-25T22:16:00Z" w16du:dateUtc="2026-08-25T14:16:00Z"/>
                <w:rFonts w:eastAsiaTheme="minorEastAsia"/>
              </w:rPr>
            </w:pPr>
            <w:del w:id="2558" w:author="Prof. LIU Ben" w:date="2026-08-25T22:16:00Z" w16du:dateUtc="2026-08-25T14:16:00Z">
              <w:r w:rsidRPr="00015210" w:rsidDel="00010D8D">
                <w:rPr>
                  <w:rFonts w:eastAsiaTheme="minorEastAsia"/>
                </w:rPr>
                <w:delText>Control group</w:delText>
              </w:r>
            </w:del>
          </w:p>
        </w:tc>
        <w:tc>
          <w:tcPr>
            <w:tcW w:w="922" w:type="dxa"/>
            <w:vMerge/>
            <w:tcBorders>
              <w:top w:val="nil"/>
              <w:bottom w:val="single" w:sz="6" w:space="0" w:color="auto"/>
            </w:tcBorders>
            <w:hideMark/>
            <w:tcPrChange w:id="2559" w:author="Xin Li" w:date="2026-08-22T13:43:00Z" w16du:dateUtc="2026-08-22T05:43:00Z">
              <w:tcPr>
                <w:tcW w:w="922" w:type="dxa"/>
                <w:vMerge/>
                <w:tcBorders>
                  <w:top w:val="nil"/>
                  <w:bottom w:val="single" w:sz="6" w:space="0" w:color="auto"/>
                </w:tcBorders>
                <w:hideMark/>
              </w:tcPr>
            </w:tcPrChange>
          </w:tcPr>
          <w:p w14:paraId="49C7EE96" w14:textId="218ADFCC" w:rsidR="00417957" w:rsidRPr="00015210" w:rsidDel="00010D8D" w:rsidRDefault="00417957" w:rsidP="00C8154F">
            <w:pPr>
              <w:pStyle w:val="Tablecontent"/>
              <w:rPr>
                <w:del w:id="2560" w:author="Prof. LIU Ben" w:date="2026-08-25T22:16:00Z" w16du:dateUtc="2026-08-25T14:16:00Z"/>
                <w:rFonts w:eastAsiaTheme="minorEastAsia"/>
              </w:rPr>
            </w:pPr>
          </w:p>
        </w:tc>
        <w:tc>
          <w:tcPr>
            <w:tcW w:w="1217" w:type="dxa"/>
            <w:vMerge/>
            <w:tcBorders>
              <w:top w:val="nil"/>
              <w:bottom w:val="single" w:sz="6" w:space="0" w:color="auto"/>
            </w:tcBorders>
            <w:hideMark/>
            <w:tcPrChange w:id="2561" w:author="Xin Li" w:date="2026-08-22T13:43:00Z" w16du:dateUtc="2026-08-22T05:43:00Z">
              <w:tcPr>
                <w:tcW w:w="1217" w:type="dxa"/>
                <w:vMerge/>
                <w:tcBorders>
                  <w:top w:val="nil"/>
                  <w:bottom w:val="single" w:sz="6" w:space="0" w:color="auto"/>
                </w:tcBorders>
                <w:hideMark/>
              </w:tcPr>
            </w:tcPrChange>
          </w:tcPr>
          <w:p w14:paraId="1618BECC" w14:textId="67B860B6" w:rsidR="00417957" w:rsidRPr="00015210" w:rsidDel="00010D8D" w:rsidRDefault="00417957" w:rsidP="00C8154F">
            <w:pPr>
              <w:pStyle w:val="Tablecontent"/>
              <w:rPr>
                <w:del w:id="2562" w:author="Prof. LIU Ben" w:date="2026-08-25T22:16:00Z" w16du:dateUtc="2026-08-25T14:16:00Z"/>
                <w:rFonts w:eastAsiaTheme="minorEastAsia"/>
              </w:rPr>
            </w:pPr>
          </w:p>
        </w:tc>
      </w:tr>
      <w:tr w:rsidR="00417957" w:rsidRPr="00015210" w:rsidDel="00010D8D" w14:paraId="39047F04" w14:textId="22A87E89" w:rsidTr="00745A6A">
        <w:trPr>
          <w:jc w:val="center"/>
          <w:del w:id="2563" w:author="Prof. LIU Ben" w:date="2026-08-25T22:16:00Z"/>
          <w:trPrChange w:id="2564" w:author="Xin Li" w:date="2026-08-22T13:43:00Z" w16du:dateUtc="2026-08-22T05:43:00Z">
            <w:trPr>
              <w:trHeight w:val="520"/>
              <w:jc w:val="center"/>
            </w:trPr>
          </w:trPrChange>
        </w:trPr>
        <w:tc>
          <w:tcPr>
            <w:tcW w:w="3531" w:type="dxa"/>
            <w:vAlign w:val="center"/>
            <w:tcPrChange w:id="2565" w:author="Xin Li" w:date="2026-08-22T13:43:00Z" w16du:dateUtc="2026-08-22T05:43:00Z">
              <w:tcPr>
                <w:tcW w:w="3531" w:type="dxa"/>
                <w:vAlign w:val="center"/>
              </w:tcPr>
            </w:tcPrChange>
          </w:tcPr>
          <w:p w14:paraId="44BB7773" w14:textId="571AB7D2" w:rsidR="00417957" w:rsidRPr="00015210" w:rsidDel="00010D8D" w:rsidRDefault="00417957" w:rsidP="00C8154F">
            <w:pPr>
              <w:pStyle w:val="Tablecontent"/>
              <w:jc w:val="both"/>
              <w:rPr>
                <w:del w:id="2566" w:author="Prof. LIU Ben" w:date="2026-08-25T22:16:00Z" w16du:dateUtc="2026-08-25T14:16:00Z"/>
                <w:rFonts w:eastAsiaTheme="minorEastAsia"/>
              </w:rPr>
            </w:pPr>
            <w:del w:id="2567" w:author="Prof. LIU Ben" w:date="2026-08-25T22:16:00Z" w16du:dateUtc="2026-08-25T14:16:00Z">
              <w:r w:rsidRPr="00015210" w:rsidDel="00010D8D">
                <w:rPr>
                  <w:rFonts w:eastAsiaTheme="minorEastAsia"/>
                </w:rPr>
                <w:delText>question length (number of Chinese characters)</w:delText>
              </w:r>
            </w:del>
          </w:p>
        </w:tc>
        <w:tc>
          <w:tcPr>
            <w:tcW w:w="1230" w:type="dxa"/>
            <w:tcBorders>
              <w:top w:val="single" w:sz="6" w:space="0" w:color="auto"/>
            </w:tcBorders>
            <w:tcPrChange w:id="2568" w:author="Xin Li" w:date="2026-08-22T13:43:00Z" w16du:dateUtc="2026-08-22T05:43:00Z">
              <w:tcPr>
                <w:tcW w:w="1230" w:type="dxa"/>
                <w:tcBorders>
                  <w:top w:val="single" w:sz="6" w:space="0" w:color="auto"/>
                </w:tcBorders>
              </w:tcPr>
            </w:tcPrChange>
          </w:tcPr>
          <w:p w14:paraId="66E25808" w14:textId="34D977BF" w:rsidR="00417957" w:rsidRPr="00015210" w:rsidDel="00010D8D" w:rsidRDefault="00417957" w:rsidP="00C8154F">
            <w:pPr>
              <w:pStyle w:val="Tablecontent"/>
              <w:rPr>
                <w:del w:id="2569" w:author="Prof. LIU Ben" w:date="2026-08-25T22:16:00Z" w16du:dateUtc="2026-08-25T14:16:00Z"/>
                <w:rFonts w:eastAsiaTheme="minorEastAsia"/>
              </w:rPr>
            </w:pPr>
            <w:del w:id="2570" w:author="Prof. LIU Ben" w:date="2026-08-25T22:16:00Z" w16du:dateUtc="2026-08-25T14:16:00Z">
              <w:r w:rsidRPr="00015210" w:rsidDel="00010D8D">
                <w:rPr>
                  <w:rFonts w:eastAsiaTheme="minorEastAsia"/>
                </w:rPr>
                <w:delText>86.809</w:delText>
              </w:r>
              <w:r w:rsidRPr="00015210" w:rsidDel="00010D8D">
                <w:rPr>
                  <w:rFonts w:eastAsiaTheme="minorEastAsia"/>
                </w:rPr>
                <w:br/>
                <w:delText>(113.981)</w:delText>
              </w:r>
            </w:del>
          </w:p>
        </w:tc>
        <w:tc>
          <w:tcPr>
            <w:tcW w:w="1230" w:type="dxa"/>
            <w:tcBorders>
              <w:top w:val="single" w:sz="6" w:space="0" w:color="auto"/>
            </w:tcBorders>
            <w:tcPrChange w:id="2571" w:author="Xin Li" w:date="2026-08-22T13:43:00Z" w16du:dateUtc="2026-08-22T05:43:00Z">
              <w:tcPr>
                <w:tcW w:w="1230" w:type="dxa"/>
                <w:tcBorders>
                  <w:top w:val="single" w:sz="6" w:space="0" w:color="auto"/>
                </w:tcBorders>
              </w:tcPr>
            </w:tcPrChange>
          </w:tcPr>
          <w:p w14:paraId="14582245" w14:textId="752BECF2" w:rsidR="00417957" w:rsidRPr="00015210" w:rsidDel="00010D8D" w:rsidRDefault="00417957" w:rsidP="00C8154F">
            <w:pPr>
              <w:pStyle w:val="Tablecontent"/>
              <w:rPr>
                <w:del w:id="2572" w:author="Prof. LIU Ben" w:date="2026-08-25T22:16:00Z" w16du:dateUtc="2026-08-25T14:16:00Z"/>
                <w:rFonts w:eastAsiaTheme="minorEastAsia"/>
              </w:rPr>
            </w:pPr>
            <w:del w:id="2573" w:author="Prof. LIU Ben" w:date="2026-08-25T22:16:00Z" w16du:dateUtc="2026-08-25T14:16:00Z">
              <w:r w:rsidRPr="00015210" w:rsidDel="00010D8D">
                <w:rPr>
                  <w:rFonts w:eastAsiaTheme="minorEastAsia"/>
                </w:rPr>
                <w:delText>84.233</w:delText>
              </w:r>
              <w:r w:rsidRPr="00015210" w:rsidDel="00010D8D">
                <w:rPr>
                  <w:rFonts w:eastAsiaTheme="minorEastAsia"/>
                </w:rPr>
                <w:br/>
                <w:delText>(89.347)</w:delText>
              </w:r>
            </w:del>
          </w:p>
        </w:tc>
        <w:tc>
          <w:tcPr>
            <w:tcW w:w="1230" w:type="dxa"/>
            <w:tcBorders>
              <w:top w:val="single" w:sz="6" w:space="0" w:color="auto"/>
            </w:tcBorders>
            <w:tcPrChange w:id="2574" w:author="Xin Li" w:date="2026-08-22T13:43:00Z" w16du:dateUtc="2026-08-22T05:43:00Z">
              <w:tcPr>
                <w:tcW w:w="1230" w:type="dxa"/>
                <w:tcBorders>
                  <w:top w:val="single" w:sz="6" w:space="0" w:color="auto"/>
                </w:tcBorders>
              </w:tcPr>
            </w:tcPrChange>
          </w:tcPr>
          <w:p w14:paraId="1427721B" w14:textId="75C84635" w:rsidR="00417957" w:rsidRPr="00015210" w:rsidDel="00010D8D" w:rsidRDefault="00417957" w:rsidP="00C8154F">
            <w:pPr>
              <w:pStyle w:val="Tablecontent"/>
              <w:rPr>
                <w:del w:id="2575" w:author="Prof. LIU Ben" w:date="2026-08-25T22:16:00Z" w16du:dateUtc="2026-08-25T14:16:00Z"/>
                <w:rFonts w:eastAsiaTheme="minorEastAsia"/>
              </w:rPr>
            </w:pPr>
            <w:del w:id="2576" w:author="Prof. LIU Ben" w:date="2026-08-25T22:16:00Z" w16du:dateUtc="2026-08-25T14:16:00Z">
              <w:r w:rsidRPr="00015210" w:rsidDel="00010D8D">
                <w:rPr>
                  <w:rFonts w:eastAsiaTheme="minorEastAsia"/>
                </w:rPr>
                <w:delText>89.272</w:delText>
              </w:r>
              <w:r w:rsidRPr="00015210" w:rsidDel="00010D8D">
                <w:rPr>
                  <w:rFonts w:eastAsiaTheme="minorEastAsia"/>
                </w:rPr>
                <w:br/>
                <w:delText>(133.323)</w:delText>
              </w:r>
            </w:del>
          </w:p>
        </w:tc>
        <w:tc>
          <w:tcPr>
            <w:tcW w:w="922" w:type="dxa"/>
            <w:tcBorders>
              <w:top w:val="single" w:sz="6" w:space="0" w:color="auto"/>
            </w:tcBorders>
            <w:tcPrChange w:id="2577" w:author="Xin Li" w:date="2026-08-22T13:43:00Z" w16du:dateUtc="2026-08-22T05:43:00Z">
              <w:tcPr>
                <w:tcW w:w="922" w:type="dxa"/>
                <w:tcBorders>
                  <w:top w:val="single" w:sz="6" w:space="0" w:color="auto"/>
                </w:tcBorders>
              </w:tcPr>
            </w:tcPrChange>
          </w:tcPr>
          <w:p w14:paraId="485142C3" w14:textId="19790AC7" w:rsidR="00417957" w:rsidRPr="00015210" w:rsidDel="00010D8D" w:rsidRDefault="00417957" w:rsidP="00C8154F">
            <w:pPr>
              <w:pStyle w:val="Tablecontent"/>
              <w:rPr>
                <w:del w:id="2578" w:author="Prof. LIU Ben" w:date="2026-08-25T22:16:00Z" w16du:dateUtc="2026-08-25T14:16:00Z"/>
                <w:rFonts w:eastAsiaTheme="minorEastAsia"/>
              </w:rPr>
            </w:pPr>
            <w:del w:id="2579" w:author="Prof. LIU Ben" w:date="2026-08-25T22:16:00Z" w16du:dateUtc="2026-08-25T14:16:00Z">
              <w:r w:rsidRPr="00015210" w:rsidDel="00010D8D">
                <w:rPr>
                  <w:rFonts w:eastAsiaTheme="minorEastAsia"/>
                </w:rPr>
                <w:delText xml:space="preserve">0.000 </w:delText>
              </w:r>
            </w:del>
          </w:p>
        </w:tc>
        <w:tc>
          <w:tcPr>
            <w:tcW w:w="1217" w:type="dxa"/>
            <w:tcBorders>
              <w:top w:val="single" w:sz="6" w:space="0" w:color="auto"/>
            </w:tcBorders>
            <w:tcPrChange w:id="2580" w:author="Xin Li" w:date="2026-08-22T13:43:00Z" w16du:dateUtc="2026-08-22T05:43:00Z">
              <w:tcPr>
                <w:tcW w:w="1217" w:type="dxa"/>
                <w:tcBorders>
                  <w:top w:val="single" w:sz="6" w:space="0" w:color="auto"/>
                </w:tcBorders>
              </w:tcPr>
            </w:tcPrChange>
          </w:tcPr>
          <w:p w14:paraId="707AFB38" w14:textId="1BABA368" w:rsidR="00417957" w:rsidRPr="00015210" w:rsidDel="00010D8D" w:rsidRDefault="00417957" w:rsidP="00C8154F">
            <w:pPr>
              <w:pStyle w:val="Tablecontent"/>
              <w:rPr>
                <w:del w:id="2581" w:author="Prof. LIU Ben" w:date="2026-08-25T22:16:00Z" w16du:dateUtc="2026-08-25T14:16:00Z"/>
                <w:rFonts w:eastAsiaTheme="minorEastAsia"/>
              </w:rPr>
            </w:pPr>
            <w:del w:id="2582" w:author="Prof. LIU Ben" w:date="2026-08-25T22:16:00Z" w16du:dateUtc="2026-08-25T14:16:00Z">
              <w:r w:rsidRPr="00015210" w:rsidDel="00010D8D">
                <w:rPr>
                  <w:rFonts w:eastAsiaTheme="minorEastAsia"/>
                </w:rPr>
                <w:delText xml:space="preserve">2702.000 </w:delText>
              </w:r>
            </w:del>
          </w:p>
        </w:tc>
      </w:tr>
      <w:tr w:rsidR="00417957" w:rsidRPr="00015210" w:rsidDel="00010D8D" w14:paraId="4726271D" w14:textId="146E6318" w:rsidTr="00745A6A">
        <w:trPr>
          <w:jc w:val="center"/>
          <w:del w:id="2583" w:author="Prof. LIU Ben" w:date="2026-08-25T22:16:00Z"/>
          <w:trPrChange w:id="2584" w:author="Xin Li" w:date="2026-08-22T13:43:00Z" w16du:dateUtc="2026-08-22T05:43:00Z">
            <w:trPr>
              <w:trHeight w:val="520"/>
              <w:jc w:val="center"/>
            </w:trPr>
          </w:trPrChange>
        </w:trPr>
        <w:tc>
          <w:tcPr>
            <w:tcW w:w="3531" w:type="dxa"/>
            <w:vAlign w:val="center"/>
            <w:hideMark/>
            <w:tcPrChange w:id="2585" w:author="Xin Li" w:date="2026-08-22T13:43:00Z" w16du:dateUtc="2026-08-22T05:43:00Z">
              <w:tcPr>
                <w:tcW w:w="3531" w:type="dxa"/>
                <w:vAlign w:val="center"/>
                <w:hideMark/>
              </w:tcPr>
            </w:tcPrChange>
          </w:tcPr>
          <w:p w14:paraId="7C89970A" w14:textId="05BC7736" w:rsidR="00417957" w:rsidRPr="00015210" w:rsidDel="00010D8D" w:rsidRDefault="00417957" w:rsidP="00C8154F">
            <w:pPr>
              <w:pStyle w:val="Tablecontent"/>
              <w:jc w:val="both"/>
              <w:rPr>
                <w:del w:id="2586" w:author="Prof. LIU Ben" w:date="2026-08-25T22:16:00Z" w16du:dateUtc="2026-08-25T14:16:00Z"/>
                <w:rFonts w:eastAsiaTheme="minorEastAsia"/>
              </w:rPr>
            </w:pPr>
            <w:del w:id="2587" w:author="Prof. LIU Ben" w:date="2026-08-25T22:16:00Z" w16du:dateUtc="2026-08-25T14:16:00Z">
              <w:r w:rsidRPr="00015210" w:rsidDel="00010D8D">
                <w:rPr>
                  <w:rFonts w:eastAsiaTheme="minorEastAsia"/>
                </w:rPr>
                <w:delText>number of human-generated answers received by a question</w:delText>
              </w:r>
            </w:del>
          </w:p>
        </w:tc>
        <w:tc>
          <w:tcPr>
            <w:tcW w:w="1230" w:type="dxa"/>
            <w:hideMark/>
            <w:tcPrChange w:id="2588" w:author="Xin Li" w:date="2026-08-22T13:43:00Z" w16du:dateUtc="2026-08-22T05:43:00Z">
              <w:tcPr>
                <w:tcW w:w="1230" w:type="dxa"/>
                <w:hideMark/>
              </w:tcPr>
            </w:tcPrChange>
          </w:tcPr>
          <w:p w14:paraId="45744BA0" w14:textId="784C3917" w:rsidR="00417957" w:rsidRPr="00015210" w:rsidDel="00010D8D" w:rsidRDefault="00417957" w:rsidP="00C8154F">
            <w:pPr>
              <w:pStyle w:val="Tablecontent"/>
              <w:rPr>
                <w:del w:id="2589" w:author="Prof. LIU Ben" w:date="2026-08-25T22:16:00Z" w16du:dateUtc="2026-08-25T14:16:00Z"/>
                <w:rFonts w:eastAsiaTheme="minorEastAsia"/>
              </w:rPr>
            </w:pPr>
            <w:del w:id="2590" w:author="Prof. LIU Ben" w:date="2026-08-25T22:16:00Z" w16du:dateUtc="2026-08-25T14:16:00Z">
              <w:r w:rsidRPr="00015210" w:rsidDel="00010D8D">
                <w:rPr>
                  <w:rFonts w:eastAsiaTheme="minorEastAsia"/>
                </w:rPr>
                <w:delText>1.293</w:delText>
              </w:r>
              <w:r w:rsidRPr="00015210" w:rsidDel="00010D8D">
                <w:rPr>
                  <w:rFonts w:eastAsiaTheme="minorEastAsia"/>
                </w:rPr>
                <w:br/>
                <w:delText>(1.166)</w:delText>
              </w:r>
            </w:del>
          </w:p>
        </w:tc>
        <w:tc>
          <w:tcPr>
            <w:tcW w:w="1230" w:type="dxa"/>
            <w:hideMark/>
            <w:tcPrChange w:id="2591" w:author="Xin Li" w:date="2026-08-22T13:43:00Z" w16du:dateUtc="2026-08-22T05:43:00Z">
              <w:tcPr>
                <w:tcW w:w="1230" w:type="dxa"/>
                <w:hideMark/>
              </w:tcPr>
            </w:tcPrChange>
          </w:tcPr>
          <w:p w14:paraId="19860FAB" w14:textId="21E9EB37" w:rsidR="00417957" w:rsidRPr="00015210" w:rsidDel="00010D8D" w:rsidRDefault="00417957" w:rsidP="00C8154F">
            <w:pPr>
              <w:pStyle w:val="Tablecontent"/>
              <w:rPr>
                <w:del w:id="2592" w:author="Prof. LIU Ben" w:date="2026-08-25T22:16:00Z" w16du:dateUtc="2026-08-25T14:16:00Z"/>
                <w:rFonts w:eastAsiaTheme="minorEastAsia"/>
              </w:rPr>
            </w:pPr>
            <w:del w:id="2593" w:author="Prof. LIU Ben" w:date="2026-08-25T22:16:00Z" w16du:dateUtc="2026-08-25T14:16:00Z">
              <w:r w:rsidRPr="00015210" w:rsidDel="00010D8D">
                <w:rPr>
                  <w:rFonts w:eastAsiaTheme="minorEastAsia"/>
                </w:rPr>
                <w:delText>1.209</w:delText>
              </w:r>
              <w:r w:rsidRPr="00015210" w:rsidDel="00010D8D">
                <w:rPr>
                  <w:rFonts w:eastAsiaTheme="minorEastAsia"/>
                </w:rPr>
                <w:br/>
                <w:delText>(1.133)</w:delText>
              </w:r>
            </w:del>
          </w:p>
        </w:tc>
        <w:tc>
          <w:tcPr>
            <w:tcW w:w="1230" w:type="dxa"/>
            <w:hideMark/>
            <w:tcPrChange w:id="2594" w:author="Xin Li" w:date="2026-08-22T13:43:00Z" w16du:dateUtc="2026-08-22T05:43:00Z">
              <w:tcPr>
                <w:tcW w:w="1230" w:type="dxa"/>
                <w:hideMark/>
              </w:tcPr>
            </w:tcPrChange>
          </w:tcPr>
          <w:p w14:paraId="4713E518" w14:textId="391AE279" w:rsidR="00417957" w:rsidRPr="00015210" w:rsidDel="00010D8D" w:rsidRDefault="00417957" w:rsidP="00C8154F">
            <w:pPr>
              <w:pStyle w:val="Tablecontent"/>
              <w:rPr>
                <w:del w:id="2595" w:author="Prof. LIU Ben" w:date="2026-08-25T22:16:00Z" w16du:dateUtc="2026-08-25T14:16:00Z"/>
                <w:rFonts w:eastAsiaTheme="minorEastAsia"/>
              </w:rPr>
            </w:pPr>
            <w:del w:id="2596" w:author="Prof. LIU Ben" w:date="2026-08-25T22:16:00Z" w16du:dateUtc="2026-08-25T14:16:00Z">
              <w:r w:rsidRPr="00015210" w:rsidDel="00010D8D">
                <w:rPr>
                  <w:rFonts w:eastAsiaTheme="minorEastAsia"/>
                </w:rPr>
                <w:delText>1.372</w:delText>
              </w:r>
              <w:r w:rsidRPr="00015210" w:rsidDel="00010D8D">
                <w:rPr>
                  <w:rFonts w:eastAsiaTheme="minorEastAsia"/>
                </w:rPr>
                <w:br/>
                <w:delText>(1.192)</w:delText>
              </w:r>
            </w:del>
          </w:p>
        </w:tc>
        <w:tc>
          <w:tcPr>
            <w:tcW w:w="922" w:type="dxa"/>
            <w:hideMark/>
            <w:tcPrChange w:id="2597" w:author="Xin Li" w:date="2026-08-22T13:43:00Z" w16du:dateUtc="2026-08-22T05:43:00Z">
              <w:tcPr>
                <w:tcW w:w="922" w:type="dxa"/>
                <w:hideMark/>
              </w:tcPr>
            </w:tcPrChange>
          </w:tcPr>
          <w:p w14:paraId="6148989E" w14:textId="5BB26422" w:rsidR="00417957" w:rsidRPr="00015210" w:rsidDel="00010D8D" w:rsidRDefault="00417957" w:rsidP="00C8154F">
            <w:pPr>
              <w:pStyle w:val="Tablecontent"/>
              <w:rPr>
                <w:del w:id="2598" w:author="Prof. LIU Ben" w:date="2026-08-25T22:16:00Z" w16du:dateUtc="2026-08-25T14:16:00Z"/>
                <w:rFonts w:eastAsiaTheme="minorEastAsia"/>
              </w:rPr>
            </w:pPr>
            <w:del w:id="2599" w:author="Prof. LIU Ben" w:date="2026-08-25T22:16:00Z" w16du:dateUtc="2026-08-25T14:16:00Z">
              <w:r w:rsidRPr="00015210" w:rsidDel="00010D8D">
                <w:rPr>
                  <w:rFonts w:eastAsiaTheme="minorEastAsia"/>
                </w:rPr>
                <w:delText xml:space="preserve">0.000 </w:delText>
              </w:r>
            </w:del>
          </w:p>
        </w:tc>
        <w:tc>
          <w:tcPr>
            <w:tcW w:w="1217" w:type="dxa"/>
            <w:hideMark/>
            <w:tcPrChange w:id="2600" w:author="Xin Li" w:date="2026-08-22T13:43:00Z" w16du:dateUtc="2026-08-22T05:43:00Z">
              <w:tcPr>
                <w:tcW w:w="1217" w:type="dxa"/>
                <w:hideMark/>
              </w:tcPr>
            </w:tcPrChange>
          </w:tcPr>
          <w:p w14:paraId="3913C981" w14:textId="6C019999" w:rsidR="00417957" w:rsidRPr="00015210" w:rsidDel="00010D8D" w:rsidRDefault="00417957" w:rsidP="00C8154F">
            <w:pPr>
              <w:pStyle w:val="Tablecontent"/>
              <w:rPr>
                <w:del w:id="2601" w:author="Prof. LIU Ben" w:date="2026-08-25T22:16:00Z" w16du:dateUtc="2026-08-25T14:16:00Z"/>
                <w:rFonts w:eastAsiaTheme="minorEastAsia"/>
              </w:rPr>
            </w:pPr>
            <w:del w:id="2602" w:author="Prof. LIU Ben" w:date="2026-08-25T22:16:00Z" w16du:dateUtc="2026-08-25T14:16:00Z">
              <w:r w:rsidRPr="00015210" w:rsidDel="00010D8D">
                <w:rPr>
                  <w:rFonts w:eastAsiaTheme="minorEastAsia"/>
                </w:rPr>
                <w:delText xml:space="preserve">8.000 </w:delText>
              </w:r>
            </w:del>
          </w:p>
        </w:tc>
      </w:tr>
      <w:tr w:rsidR="00417957" w:rsidRPr="00015210" w:rsidDel="00010D8D" w14:paraId="5406C5DA" w14:textId="33F1EC7D" w:rsidTr="00745A6A">
        <w:trPr>
          <w:jc w:val="center"/>
          <w:del w:id="2603" w:author="Prof. LIU Ben" w:date="2026-08-25T22:16:00Z"/>
          <w:trPrChange w:id="2604" w:author="Xin Li" w:date="2026-08-22T13:43:00Z" w16du:dateUtc="2026-08-22T05:43:00Z">
            <w:trPr>
              <w:trHeight w:val="520"/>
              <w:jc w:val="center"/>
            </w:trPr>
          </w:trPrChange>
        </w:trPr>
        <w:tc>
          <w:tcPr>
            <w:tcW w:w="3531" w:type="dxa"/>
            <w:vAlign w:val="center"/>
            <w:tcPrChange w:id="2605" w:author="Xin Li" w:date="2026-08-22T13:43:00Z" w16du:dateUtc="2026-08-22T05:43:00Z">
              <w:tcPr>
                <w:tcW w:w="3531" w:type="dxa"/>
                <w:vAlign w:val="center"/>
              </w:tcPr>
            </w:tcPrChange>
          </w:tcPr>
          <w:p w14:paraId="1DB767CB" w14:textId="41C5A9F1" w:rsidR="00417957" w:rsidRPr="00015210" w:rsidDel="00010D8D" w:rsidRDefault="00417957" w:rsidP="00C8154F">
            <w:pPr>
              <w:pStyle w:val="Tablecontent"/>
              <w:jc w:val="both"/>
              <w:rPr>
                <w:del w:id="2606" w:author="Prof. LIU Ben" w:date="2026-08-25T22:16:00Z" w16du:dateUtc="2026-08-25T14:16:00Z"/>
                <w:rFonts w:eastAsiaTheme="minorEastAsia"/>
              </w:rPr>
            </w:pPr>
            <w:del w:id="2607" w:author="Prof. LIU Ben" w:date="2026-08-25T22:16:00Z" w16du:dateUtc="2026-08-25T14:16:00Z">
              <w:r w:rsidRPr="00015210" w:rsidDel="00010D8D">
                <w:rPr>
                  <w:rFonts w:eastAsiaTheme="minorEastAsia"/>
                </w:rPr>
                <w:delText>percentage of questions that received at least one answer</w:delText>
              </w:r>
            </w:del>
          </w:p>
        </w:tc>
        <w:tc>
          <w:tcPr>
            <w:tcW w:w="1230" w:type="dxa"/>
            <w:tcPrChange w:id="2608" w:author="Xin Li" w:date="2026-08-22T13:43:00Z" w16du:dateUtc="2026-08-22T05:43:00Z">
              <w:tcPr>
                <w:tcW w:w="1230" w:type="dxa"/>
              </w:tcPr>
            </w:tcPrChange>
          </w:tcPr>
          <w:p w14:paraId="20158B93" w14:textId="670816B5" w:rsidR="00417957" w:rsidRPr="00015210" w:rsidDel="00010D8D" w:rsidRDefault="00417957" w:rsidP="00C8154F">
            <w:pPr>
              <w:pStyle w:val="Tablecontent"/>
              <w:rPr>
                <w:del w:id="2609" w:author="Prof. LIU Ben" w:date="2026-08-25T22:16:00Z" w16du:dateUtc="2026-08-25T14:16:00Z"/>
                <w:rFonts w:eastAsiaTheme="minorEastAsia"/>
              </w:rPr>
            </w:pPr>
            <w:del w:id="2610" w:author="Prof. LIU Ben" w:date="2026-08-25T22:16:00Z" w16du:dateUtc="2026-08-25T14:16:00Z">
              <w:r w:rsidRPr="00015210" w:rsidDel="00010D8D">
                <w:rPr>
                  <w:rFonts w:eastAsiaTheme="minorEastAsia"/>
                </w:rPr>
                <w:delText>0.761</w:delText>
              </w:r>
              <w:r w:rsidRPr="00015210" w:rsidDel="00010D8D">
                <w:rPr>
                  <w:rFonts w:eastAsiaTheme="minorEastAsia"/>
                </w:rPr>
                <w:br/>
                <w:delText>(0.427)</w:delText>
              </w:r>
            </w:del>
          </w:p>
        </w:tc>
        <w:tc>
          <w:tcPr>
            <w:tcW w:w="1230" w:type="dxa"/>
            <w:tcPrChange w:id="2611" w:author="Xin Li" w:date="2026-08-22T13:43:00Z" w16du:dateUtc="2026-08-22T05:43:00Z">
              <w:tcPr>
                <w:tcW w:w="1230" w:type="dxa"/>
              </w:tcPr>
            </w:tcPrChange>
          </w:tcPr>
          <w:p w14:paraId="75983C0C" w14:textId="34049C8A" w:rsidR="00417957" w:rsidRPr="00015210" w:rsidDel="00010D8D" w:rsidRDefault="00417957" w:rsidP="00C8154F">
            <w:pPr>
              <w:pStyle w:val="Tablecontent"/>
              <w:rPr>
                <w:del w:id="2612" w:author="Prof. LIU Ben" w:date="2026-08-25T22:16:00Z" w16du:dateUtc="2026-08-25T14:16:00Z"/>
                <w:rFonts w:eastAsiaTheme="minorEastAsia"/>
              </w:rPr>
            </w:pPr>
            <w:del w:id="2613" w:author="Prof. LIU Ben" w:date="2026-08-25T22:16:00Z" w16du:dateUtc="2026-08-25T14:16:00Z">
              <w:r w:rsidRPr="00015210" w:rsidDel="00010D8D">
                <w:rPr>
                  <w:rFonts w:eastAsiaTheme="minorEastAsia"/>
                </w:rPr>
                <w:delText>0.724</w:delText>
              </w:r>
              <w:r w:rsidRPr="00015210" w:rsidDel="00010D8D">
                <w:rPr>
                  <w:rFonts w:eastAsiaTheme="minorEastAsia"/>
                </w:rPr>
                <w:br/>
                <w:delText>(0.447)</w:delText>
              </w:r>
            </w:del>
          </w:p>
        </w:tc>
        <w:tc>
          <w:tcPr>
            <w:tcW w:w="1230" w:type="dxa"/>
            <w:tcPrChange w:id="2614" w:author="Xin Li" w:date="2026-08-22T13:43:00Z" w16du:dateUtc="2026-08-22T05:43:00Z">
              <w:tcPr>
                <w:tcW w:w="1230" w:type="dxa"/>
              </w:tcPr>
            </w:tcPrChange>
          </w:tcPr>
          <w:p w14:paraId="6C449AA8" w14:textId="1345E85B" w:rsidR="00417957" w:rsidRPr="00015210" w:rsidDel="00010D8D" w:rsidRDefault="00417957" w:rsidP="00C8154F">
            <w:pPr>
              <w:pStyle w:val="Tablecontent"/>
              <w:rPr>
                <w:del w:id="2615" w:author="Prof. LIU Ben" w:date="2026-08-25T22:16:00Z" w16du:dateUtc="2026-08-25T14:16:00Z"/>
                <w:rFonts w:eastAsiaTheme="minorEastAsia"/>
              </w:rPr>
            </w:pPr>
            <w:del w:id="2616" w:author="Prof. LIU Ben" w:date="2026-08-25T22:16:00Z" w16du:dateUtc="2026-08-25T14:16:00Z">
              <w:r w:rsidRPr="00015210" w:rsidDel="00010D8D">
                <w:rPr>
                  <w:rFonts w:eastAsiaTheme="minorEastAsia"/>
                </w:rPr>
                <w:delText>0.795</w:delText>
              </w:r>
              <w:r w:rsidRPr="00015210" w:rsidDel="00010D8D">
                <w:rPr>
                  <w:rFonts w:eastAsiaTheme="minorEastAsia"/>
                </w:rPr>
                <w:br/>
                <w:delText>(0.404)</w:delText>
              </w:r>
            </w:del>
          </w:p>
        </w:tc>
        <w:tc>
          <w:tcPr>
            <w:tcW w:w="922" w:type="dxa"/>
            <w:tcPrChange w:id="2617" w:author="Xin Li" w:date="2026-08-22T13:43:00Z" w16du:dateUtc="2026-08-22T05:43:00Z">
              <w:tcPr>
                <w:tcW w:w="922" w:type="dxa"/>
              </w:tcPr>
            </w:tcPrChange>
          </w:tcPr>
          <w:p w14:paraId="1EEE1A71" w14:textId="349BA8AE" w:rsidR="00417957" w:rsidRPr="00015210" w:rsidDel="00010D8D" w:rsidRDefault="00417957" w:rsidP="00C8154F">
            <w:pPr>
              <w:pStyle w:val="Tablecontent"/>
              <w:rPr>
                <w:del w:id="2618" w:author="Prof. LIU Ben" w:date="2026-08-25T22:16:00Z" w16du:dateUtc="2026-08-25T14:16:00Z"/>
                <w:rFonts w:eastAsiaTheme="minorEastAsia"/>
              </w:rPr>
            </w:pPr>
            <w:del w:id="2619" w:author="Prof. LIU Ben" w:date="2026-08-25T22:16:00Z" w16du:dateUtc="2026-08-25T14:16:00Z">
              <w:r w:rsidRPr="00015210" w:rsidDel="00010D8D">
                <w:rPr>
                  <w:rFonts w:eastAsiaTheme="minorEastAsia"/>
                </w:rPr>
                <w:delText xml:space="preserve">0.000 </w:delText>
              </w:r>
            </w:del>
          </w:p>
        </w:tc>
        <w:tc>
          <w:tcPr>
            <w:tcW w:w="1217" w:type="dxa"/>
            <w:tcPrChange w:id="2620" w:author="Xin Li" w:date="2026-08-22T13:43:00Z" w16du:dateUtc="2026-08-22T05:43:00Z">
              <w:tcPr>
                <w:tcW w:w="1217" w:type="dxa"/>
              </w:tcPr>
            </w:tcPrChange>
          </w:tcPr>
          <w:p w14:paraId="2F791AD2" w14:textId="51187FF6" w:rsidR="00417957" w:rsidRPr="00015210" w:rsidDel="00010D8D" w:rsidRDefault="00417957" w:rsidP="00C8154F">
            <w:pPr>
              <w:pStyle w:val="Tablecontent"/>
              <w:rPr>
                <w:del w:id="2621" w:author="Prof. LIU Ben" w:date="2026-08-25T22:16:00Z" w16du:dateUtc="2026-08-25T14:16:00Z"/>
                <w:rFonts w:eastAsiaTheme="minorEastAsia"/>
              </w:rPr>
            </w:pPr>
            <w:del w:id="2622" w:author="Prof. LIU Ben" w:date="2026-08-25T22:16:00Z" w16du:dateUtc="2026-08-25T14:16:00Z">
              <w:r w:rsidRPr="00015210" w:rsidDel="00010D8D">
                <w:rPr>
                  <w:rFonts w:eastAsiaTheme="minorEastAsia"/>
                </w:rPr>
                <w:delText xml:space="preserve">1.000 </w:delText>
              </w:r>
            </w:del>
          </w:p>
        </w:tc>
      </w:tr>
      <w:tr w:rsidR="00417957" w:rsidRPr="00015210" w:rsidDel="00010D8D" w14:paraId="6CECFC58" w14:textId="6CCD661B" w:rsidTr="00745A6A">
        <w:trPr>
          <w:jc w:val="center"/>
          <w:del w:id="2623" w:author="Prof. LIU Ben" w:date="2026-08-25T22:16:00Z"/>
          <w:trPrChange w:id="2624" w:author="Xin Li" w:date="2026-08-22T13:43:00Z" w16du:dateUtc="2026-08-22T05:43:00Z">
            <w:trPr>
              <w:trHeight w:val="520"/>
              <w:jc w:val="center"/>
            </w:trPr>
          </w:trPrChange>
        </w:trPr>
        <w:tc>
          <w:tcPr>
            <w:tcW w:w="3531" w:type="dxa"/>
            <w:vAlign w:val="center"/>
            <w:tcPrChange w:id="2625" w:author="Xin Li" w:date="2026-08-22T13:43:00Z" w16du:dateUtc="2026-08-22T05:43:00Z">
              <w:tcPr>
                <w:tcW w:w="3531" w:type="dxa"/>
                <w:vAlign w:val="center"/>
              </w:tcPr>
            </w:tcPrChange>
          </w:tcPr>
          <w:p w14:paraId="22E114B0" w14:textId="1E79EED0" w:rsidR="00417957" w:rsidRPr="00015210" w:rsidDel="00010D8D" w:rsidRDefault="00417957" w:rsidP="00C8154F">
            <w:pPr>
              <w:pStyle w:val="Tablecontent"/>
              <w:jc w:val="both"/>
              <w:rPr>
                <w:del w:id="2626" w:author="Prof. LIU Ben" w:date="2026-08-25T22:16:00Z" w16du:dateUtc="2026-08-25T14:16:00Z"/>
                <w:rFonts w:eastAsiaTheme="minorEastAsia"/>
              </w:rPr>
            </w:pPr>
            <w:del w:id="2627" w:author="Prof. LIU Ben" w:date="2026-08-25T22:16:00Z" w16du:dateUtc="2026-08-25T14:16:00Z">
              <w:r w:rsidRPr="00015210" w:rsidDel="00010D8D">
                <w:rPr>
                  <w:rFonts w:eastAsiaTheme="minorEastAsia"/>
                </w:rPr>
                <w:delText>percentage of questions that have an answer “accepted” by the questioner</w:delText>
              </w:r>
            </w:del>
          </w:p>
        </w:tc>
        <w:tc>
          <w:tcPr>
            <w:tcW w:w="1230" w:type="dxa"/>
            <w:tcPrChange w:id="2628" w:author="Xin Li" w:date="2026-08-22T13:43:00Z" w16du:dateUtc="2026-08-22T05:43:00Z">
              <w:tcPr>
                <w:tcW w:w="1230" w:type="dxa"/>
              </w:tcPr>
            </w:tcPrChange>
          </w:tcPr>
          <w:p w14:paraId="2FE36B45" w14:textId="02000D02" w:rsidR="00417957" w:rsidRPr="00015210" w:rsidDel="00010D8D" w:rsidRDefault="00417957" w:rsidP="00C8154F">
            <w:pPr>
              <w:pStyle w:val="Tablecontent"/>
              <w:rPr>
                <w:del w:id="2629" w:author="Prof. LIU Ben" w:date="2026-08-25T22:16:00Z" w16du:dateUtc="2026-08-25T14:16:00Z"/>
                <w:rFonts w:eastAsiaTheme="minorEastAsia"/>
              </w:rPr>
            </w:pPr>
            <w:del w:id="2630" w:author="Prof. LIU Ben" w:date="2026-08-25T22:16:00Z" w16du:dateUtc="2026-08-25T14:16:00Z">
              <w:r w:rsidRPr="00015210" w:rsidDel="00010D8D">
                <w:rPr>
                  <w:rFonts w:eastAsiaTheme="minorEastAsia"/>
                </w:rPr>
                <w:delText>0.322</w:delText>
              </w:r>
              <w:r w:rsidRPr="00015210" w:rsidDel="00010D8D">
                <w:rPr>
                  <w:rFonts w:eastAsiaTheme="minorEastAsia"/>
                </w:rPr>
                <w:br/>
                <w:delText>(0.467)</w:delText>
              </w:r>
            </w:del>
          </w:p>
        </w:tc>
        <w:tc>
          <w:tcPr>
            <w:tcW w:w="1230" w:type="dxa"/>
            <w:tcPrChange w:id="2631" w:author="Xin Li" w:date="2026-08-22T13:43:00Z" w16du:dateUtc="2026-08-22T05:43:00Z">
              <w:tcPr>
                <w:tcW w:w="1230" w:type="dxa"/>
              </w:tcPr>
            </w:tcPrChange>
          </w:tcPr>
          <w:p w14:paraId="42970CE9" w14:textId="290C8D1D" w:rsidR="00417957" w:rsidRPr="00015210" w:rsidDel="00010D8D" w:rsidRDefault="00417957" w:rsidP="00C8154F">
            <w:pPr>
              <w:pStyle w:val="Tablecontent"/>
              <w:rPr>
                <w:del w:id="2632" w:author="Prof. LIU Ben" w:date="2026-08-25T22:16:00Z" w16du:dateUtc="2026-08-25T14:16:00Z"/>
                <w:rFonts w:eastAsiaTheme="minorEastAsia"/>
              </w:rPr>
            </w:pPr>
            <w:del w:id="2633" w:author="Prof. LIU Ben" w:date="2026-08-25T22:16:00Z" w16du:dateUtc="2026-08-25T14:16:00Z">
              <w:r w:rsidRPr="00015210" w:rsidDel="00010D8D">
                <w:rPr>
                  <w:rFonts w:eastAsiaTheme="minorEastAsia"/>
                </w:rPr>
                <w:delText>0.293</w:delText>
              </w:r>
              <w:r w:rsidRPr="00015210" w:rsidDel="00010D8D">
                <w:rPr>
                  <w:rFonts w:eastAsiaTheme="minorEastAsia"/>
                </w:rPr>
                <w:br/>
                <w:delText>(0.455)</w:delText>
              </w:r>
            </w:del>
          </w:p>
        </w:tc>
        <w:tc>
          <w:tcPr>
            <w:tcW w:w="1230" w:type="dxa"/>
            <w:tcPrChange w:id="2634" w:author="Xin Li" w:date="2026-08-22T13:43:00Z" w16du:dateUtc="2026-08-22T05:43:00Z">
              <w:tcPr>
                <w:tcW w:w="1230" w:type="dxa"/>
              </w:tcPr>
            </w:tcPrChange>
          </w:tcPr>
          <w:p w14:paraId="37D70E20" w14:textId="2CAC36BA" w:rsidR="00417957" w:rsidRPr="00015210" w:rsidDel="00010D8D" w:rsidRDefault="00417957" w:rsidP="00C8154F">
            <w:pPr>
              <w:pStyle w:val="Tablecontent"/>
              <w:rPr>
                <w:del w:id="2635" w:author="Prof. LIU Ben" w:date="2026-08-25T22:16:00Z" w16du:dateUtc="2026-08-25T14:16:00Z"/>
                <w:rFonts w:eastAsiaTheme="minorEastAsia"/>
              </w:rPr>
            </w:pPr>
            <w:del w:id="2636" w:author="Prof. LIU Ben" w:date="2026-08-25T22:16:00Z" w16du:dateUtc="2026-08-25T14:16:00Z">
              <w:r w:rsidRPr="00015210" w:rsidDel="00010D8D">
                <w:rPr>
                  <w:rFonts w:eastAsiaTheme="minorEastAsia"/>
                </w:rPr>
                <w:delText>0.350</w:delText>
              </w:r>
              <w:r w:rsidRPr="00015210" w:rsidDel="00010D8D">
                <w:rPr>
                  <w:rFonts w:eastAsiaTheme="minorEastAsia"/>
                </w:rPr>
                <w:br/>
                <w:delText>(0.477)</w:delText>
              </w:r>
            </w:del>
          </w:p>
        </w:tc>
        <w:tc>
          <w:tcPr>
            <w:tcW w:w="922" w:type="dxa"/>
            <w:tcPrChange w:id="2637" w:author="Xin Li" w:date="2026-08-22T13:43:00Z" w16du:dateUtc="2026-08-22T05:43:00Z">
              <w:tcPr>
                <w:tcW w:w="922" w:type="dxa"/>
              </w:tcPr>
            </w:tcPrChange>
          </w:tcPr>
          <w:p w14:paraId="5045C667" w14:textId="00E31D54" w:rsidR="00417957" w:rsidRPr="00015210" w:rsidDel="00010D8D" w:rsidRDefault="00417957" w:rsidP="00C8154F">
            <w:pPr>
              <w:pStyle w:val="Tablecontent"/>
              <w:rPr>
                <w:del w:id="2638" w:author="Prof. LIU Ben" w:date="2026-08-25T22:16:00Z" w16du:dateUtc="2026-08-25T14:16:00Z"/>
                <w:rFonts w:eastAsiaTheme="minorEastAsia"/>
              </w:rPr>
            </w:pPr>
            <w:del w:id="2639" w:author="Prof. LIU Ben" w:date="2026-08-25T22:16:00Z" w16du:dateUtc="2026-08-25T14:16:00Z">
              <w:r w:rsidRPr="00015210" w:rsidDel="00010D8D">
                <w:rPr>
                  <w:rFonts w:eastAsiaTheme="minorEastAsia"/>
                </w:rPr>
                <w:delText xml:space="preserve">0.000 </w:delText>
              </w:r>
            </w:del>
          </w:p>
        </w:tc>
        <w:tc>
          <w:tcPr>
            <w:tcW w:w="1217" w:type="dxa"/>
            <w:tcPrChange w:id="2640" w:author="Xin Li" w:date="2026-08-22T13:43:00Z" w16du:dateUtc="2026-08-22T05:43:00Z">
              <w:tcPr>
                <w:tcW w:w="1217" w:type="dxa"/>
              </w:tcPr>
            </w:tcPrChange>
          </w:tcPr>
          <w:p w14:paraId="1FD94306" w14:textId="33A8C654" w:rsidR="00417957" w:rsidRPr="00015210" w:rsidDel="00010D8D" w:rsidRDefault="00417957" w:rsidP="00C8154F">
            <w:pPr>
              <w:pStyle w:val="Tablecontent"/>
              <w:rPr>
                <w:del w:id="2641" w:author="Prof. LIU Ben" w:date="2026-08-25T22:16:00Z" w16du:dateUtc="2026-08-25T14:16:00Z"/>
                <w:rFonts w:eastAsiaTheme="minorEastAsia"/>
              </w:rPr>
            </w:pPr>
            <w:del w:id="2642" w:author="Prof. LIU Ben" w:date="2026-08-25T22:16:00Z" w16du:dateUtc="2026-08-25T14:16:00Z">
              <w:r w:rsidRPr="00015210" w:rsidDel="00010D8D">
                <w:rPr>
                  <w:rFonts w:eastAsiaTheme="minorEastAsia"/>
                </w:rPr>
                <w:delText xml:space="preserve">1.000 </w:delText>
              </w:r>
            </w:del>
          </w:p>
        </w:tc>
      </w:tr>
      <w:tr w:rsidR="00417957" w:rsidRPr="00015210" w:rsidDel="00010D8D" w14:paraId="71FDA900" w14:textId="6C8BBC70" w:rsidTr="00745A6A">
        <w:trPr>
          <w:jc w:val="center"/>
          <w:del w:id="2643" w:author="Prof. LIU Ben" w:date="2026-08-25T22:16:00Z"/>
          <w:trPrChange w:id="2644" w:author="Xin Li" w:date="2026-08-22T13:43:00Z" w16du:dateUtc="2026-08-22T05:43:00Z">
            <w:trPr>
              <w:trHeight w:val="520"/>
              <w:jc w:val="center"/>
            </w:trPr>
          </w:trPrChange>
        </w:trPr>
        <w:tc>
          <w:tcPr>
            <w:tcW w:w="3531" w:type="dxa"/>
            <w:vAlign w:val="center"/>
            <w:tcPrChange w:id="2645" w:author="Xin Li" w:date="2026-08-22T13:43:00Z" w16du:dateUtc="2026-08-22T05:43:00Z">
              <w:tcPr>
                <w:tcW w:w="3531" w:type="dxa"/>
                <w:vAlign w:val="center"/>
              </w:tcPr>
            </w:tcPrChange>
          </w:tcPr>
          <w:p w14:paraId="5A999A87" w14:textId="2419A10C" w:rsidR="00417957" w:rsidRPr="00015210" w:rsidDel="00010D8D" w:rsidRDefault="00417957" w:rsidP="00C8154F">
            <w:pPr>
              <w:pStyle w:val="Tablecontent"/>
              <w:jc w:val="both"/>
              <w:rPr>
                <w:del w:id="2646" w:author="Prof. LIU Ben" w:date="2026-08-25T22:16:00Z" w16du:dateUtc="2026-08-25T14:16:00Z"/>
                <w:rFonts w:eastAsiaTheme="minorEastAsia"/>
              </w:rPr>
            </w:pPr>
            <w:del w:id="2647" w:author="Prof. LIU Ben" w:date="2026-08-25T22:16:00Z" w16du:dateUtc="2026-08-25T14:16:00Z">
              <w:r w:rsidRPr="00015210" w:rsidDel="00010D8D">
                <w:rPr>
                  <w:rFonts w:eastAsiaTheme="minorEastAsia"/>
                </w:rPr>
                <w:delText>average number of net likes received by all the answers to a question</w:delText>
              </w:r>
            </w:del>
          </w:p>
        </w:tc>
        <w:tc>
          <w:tcPr>
            <w:tcW w:w="1230" w:type="dxa"/>
            <w:tcPrChange w:id="2648" w:author="Xin Li" w:date="2026-08-22T13:43:00Z" w16du:dateUtc="2026-08-22T05:43:00Z">
              <w:tcPr>
                <w:tcW w:w="1230" w:type="dxa"/>
              </w:tcPr>
            </w:tcPrChange>
          </w:tcPr>
          <w:p w14:paraId="51CA0FDF" w14:textId="7AFF3BA0" w:rsidR="00417957" w:rsidRPr="00015210" w:rsidDel="00010D8D" w:rsidRDefault="00417957" w:rsidP="00C8154F">
            <w:pPr>
              <w:pStyle w:val="Tablecontent"/>
              <w:rPr>
                <w:del w:id="2649" w:author="Prof. LIU Ben" w:date="2026-08-25T22:16:00Z" w16du:dateUtc="2026-08-25T14:16:00Z"/>
                <w:rFonts w:eastAsiaTheme="minorEastAsia"/>
              </w:rPr>
            </w:pPr>
            <w:del w:id="2650" w:author="Prof. LIU Ben" w:date="2026-08-25T22:16:00Z" w16du:dateUtc="2026-08-25T14:16:00Z">
              <w:r w:rsidRPr="00015210" w:rsidDel="00010D8D">
                <w:rPr>
                  <w:rFonts w:eastAsiaTheme="minorEastAsia"/>
                </w:rPr>
                <w:delText>0.489</w:delText>
              </w:r>
              <w:r w:rsidRPr="00015210" w:rsidDel="00010D8D">
                <w:rPr>
                  <w:rFonts w:eastAsiaTheme="minorEastAsia"/>
                </w:rPr>
                <w:br/>
                <w:delText>(1.096)</w:delText>
              </w:r>
            </w:del>
          </w:p>
        </w:tc>
        <w:tc>
          <w:tcPr>
            <w:tcW w:w="1230" w:type="dxa"/>
            <w:tcPrChange w:id="2651" w:author="Xin Li" w:date="2026-08-22T13:43:00Z" w16du:dateUtc="2026-08-22T05:43:00Z">
              <w:tcPr>
                <w:tcW w:w="1230" w:type="dxa"/>
              </w:tcPr>
            </w:tcPrChange>
          </w:tcPr>
          <w:p w14:paraId="4FCFCE41" w14:textId="78064ACD" w:rsidR="00417957" w:rsidRPr="00015210" w:rsidDel="00010D8D" w:rsidRDefault="00417957" w:rsidP="00C8154F">
            <w:pPr>
              <w:pStyle w:val="Tablecontent"/>
              <w:rPr>
                <w:del w:id="2652" w:author="Prof. LIU Ben" w:date="2026-08-25T22:16:00Z" w16du:dateUtc="2026-08-25T14:16:00Z"/>
                <w:rFonts w:eastAsiaTheme="minorEastAsia"/>
              </w:rPr>
            </w:pPr>
            <w:del w:id="2653" w:author="Prof. LIU Ben" w:date="2026-08-25T22:16:00Z" w16du:dateUtc="2026-08-25T14:16:00Z">
              <w:r w:rsidRPr="00015210" w:rsidDel="00010D8D">
                <w:rPr>
                  <w:rFonts w:eastAsiaTheme="minorEastAsia"/>
                </w:rPr>
                <w:delText>0.436</w:delText>
              </w:r>
              <w:r w:rsidRPr="00015210" w:rsidDel="00010D8D">
                <w:rPr>
                  <w:rFonts w:eastAsiaTheme="minorEastAsia"/>
                </w:rPr>
                <w:br/>
                <w:delText>(1.041)</w:delText>
              </w:r>
            </w:del>
          </w:p>
        </w:tc>
        <w:tc>
          <w:tcPr>
            <w:tcW w:w="1230" w:type="dxa"/>
            <w:tcPrChange w:id="2654" w:author="Xin Li" w:date="2026-08-22T13:43:00Z" w16du:dateUtc="2026-08-22T05:43:00Z">
              <w:tcPr>
                <w:tcW w:w="1230" w:type="dxa"/>
              </w:tcPr>
            </w:tcPrChange>
          </w:tcPr>
          <w:p w14:paraId="72287132" w14:textId="0C8C2BD0" w:rsidR="00417957" w:rsidRPr="00015210" w:rsidDel="00010D8D" w:rsidRDefault="00417957" w:rsidP="00C8154F">
            <w:pPr>
              <w:pStyle w:val="Tablecontent"/>
              <w:rPr>
                <w:del w:id="2655" w:author="Prof. LIU Ben" w:date="2026-08-25T22:16:00Z" w16du:dateUtc="2026-08-25T14:16:00Z"/>
                <w:rFonts w:eastAsiaTheme="minorEastAsia"/>
              </w:rPr>
            </w:pPr>
            <w:del w:id="2656" w:author="Prof. LIU Ben" w:date="2026-08-25T22:16:00Z" w16du:dateUtc="2026-08-25T14:16:00Z">
              <w:r w:rsidRPr="00015210" w:rsidDel="00010D8D">
                <w:rPr>
                  <w:rFonts w:eastAsiaTheme="minorEastAsia"/>
                </w:rPr>
                <w:delText>0.536</w:delText>
              </w:r>
              <w:r w:rsidRPr="00015210" w:rsidDel="00010D8D">
                <w:rPr>
                  <w:rFonts w:eastAsiaTheme="minorEastAsia"/>
                </w:rPr>
                <w:br/>
                <w:delText>(1.140)</w:delText>
              </w:r>
            </w:del>
          </w:p>
        </w:tc>
        <w:tc>
          <w:tcPr>
            <w:tcW w:w="922" w:type="dxa"/>
            <w:tcPrChange w:id="2657" w:author="Xin Li" w:date="2026-08-22T13:43:00Z" w16du:dateUtc="2026-08-22T05:43:00Z">
              <w:tcPr>
                <w:tcW w:w="922" w:type="dxa"/>
              </w:tcPr>
            </w:tcPrChange>
          </w:tcPr>
          <w:p w14:paraId="148B8659" w14:textId="65E84E31" w:rsidR="00417957" w:rsidRPr="00015210" w:rsidDel="00010D8D" w:rsidRDefault="00417957" w:rsidP="00C8154F">
            <w:pPr>
              <w:pStyle w:val="Tablecontent"/>
              <w:rPr>
                <w:del w:id="2658" w:author="Prof. LIU Ben" w:date="2026-08-25T22:16:00Z" w16du:dateUtc="2026-08-25T14:16:00Z"/>
                <w:rFonts w:eastAsiaTheme="minorEastAsia"/>
              </w:rPr>
            </w:pPr>
            <w:del w:id="2659" w:author="Prof. LIU Ben" w:date="2026-08-25T22:16:00Z" w16du:dateUtc="2026-08-25T14:16:00Z">
              <w:r w:rsidRPr="00015210" w:rsidDel="00010D8D">
                <w:rPr>
                  <w:rFonts w:eastAsiaTheme="minorEastAsia"/>
                </w:rPr>
                <w:delText xml:space="preserve">-3.000 </w:delText>
              </w:r>
            </w:del>
          </w:p>
        </w:tc>
        <w:tc>
          <w:tcPr>
            <w:tcW w:w="1217" w:type="dxa"/>
            <w:tcPrChange w:id="2660" w:author="Xin Li" w:date="2026-08-22T13:43:00Z" w16du:dateUtc="2026-08-22T05:43:00Z">
              <w:tcPr>
                <w:tcW w:w="1217" w:type="dxa"/>
              </w:tcPr>
            </w:tcPrChange>
          </w:tcPr>
          <w:p w14:paraId="47ADCF7C" w14:textId="2D81EDC7" w:rsidR="00417957" w:rsidRPr="00015210" w:rsidDel="00010D8D" w:rsidRDefault="00417957" w:rsidP="00C8154F">
            <w:pPr>
              <w:pStyle w:val="Tablecontent"/>
              <w:rPr>
                <w:del w:id="2661" w:author="Prof. LIU Ben" w:date="2026-08-25T22:16:00Z" w16du:dateUtc="2026-08-25T14:16:00Z"/>
                <w:rFonts w:eastAsiaTheme="minorEastAsia"/>
              </w:rPr>
            </w:pPr>
            <w:del w:id="2662" w:author="Prof. LIU Ben" w:date="2026-08-25T22:16:00Z" w16du:dateUtc="2026-08-25T14:16:00Z">
              <w:r w:rsidRPr="00015210" w:rsidDel="00010D8D">
                <w:rPr>
                  <w:rFonts w:eastAsiaTheme="minorEastAsia"/>
                </w:rPr>
                <w:delText xml:space="preserve">14.000 </w:delText>
              </w:r>
            </w:del>
          </w:p>
        </w:tc>
      </w:tr>
      <w:tr w:rsidR="00417957" w:rsidRPr="00015210" w:rsidDel="00010D8D" w14:paraId="6BDD68EC" w14:textId="577B4E7C" w:rsidTr="00745A6A">
        <w:trPr>
          <w:jc w:val="center"/>
          <w:del w:id="2663" w:author="Prof. LIU Ben" w:date="2026-08-25T22:16:00Z"/>
          <w:trPrChange w:id="2664" w:author="Xin Li" w:date="2026-08-22T13:43:00Z" w16du:dateUtc="2026-08-22T05:43:00Z">
            <w:trPr>
              <w:trHeight w:val="520"/>
              <w:jc w:val="center"/>
            </w:trPr>
          </w:trPrChange>
        </w:trPr>
        <w:tc>
          <w:tcPr>
            <w:tcW w:w="3531" w:type="dxa"/>
            <w:vAlign w:val="center"/>
            <w:tcPrChange w:id="2665" w:author="Xin Li" w:date="2026-08-22T13:43:00Z" w16du:dateUtc="2026-08-22T05:43:00Z">
              <w:tcPr>
                <w:tcW w:w="3531" w:type="dxa"/>
                <w:vAlign w:val="center"/>
              </w:tcPr>
            </w:tcPrChange>
          </w:tcPr>
          <w:p w14:paraId="2B4966DA" w14:textId="06927342" w:rsidR="00417957" w:rsidRPr="00015210" w:rsidDel="00010D8D" w:rsidRDefault="00417957" w:rsidP="00C8154F">
            <w:pPr>
              <w:pStyle w:val="Tablecontent"/>
              <w:jc w:val="both"/>
              <w:rPr>
                <w:del w:id="2666" w:author="Prof. LIU Ben" w:date="2026-08-25T22:16:00Z" w16du:dateUtc="2026-08-25T14:16:00Z"/>
                <w:rFonts w:eastAsiaTheme="minorEastAsia"/>
              </w:rPr>
            </w:pPr>
            <w:del w:id="2667" w:author="Prof. LIU Ben" w:date="2026-08-25T22:16:00Z" w16du:dateUtc="2026-08-25T14:16:00Z">
              <w:r w:rsidRPr="00015210" w:rsidDel="00010D8D">
                <w:rPr>
                  <w:rFonts w:eastAsiaTheme="minorEastAsia"/>
                </w:rPr>
                <w:delText>reputation scores of the questioner at the time the question was posted</w:delText>
              </w:r>
            </w:del>
          </w:p>
        </w:tc>
        <w:tc>
          <w:tcPr>
            <w:tcW w:w="1230" w:type="dxa"/>
            <w:tcPrChange w:id="2668" w:author="Xin Li" w:date="2026-08-22T13:43:00Z" w16du:dateUtc="2026-08-22T05:43:00Z">
              <w:tcPr>
                <w:tcW w:w="1230" w:type="dxa"/>
              </w:tcPr>
            </w:tcPrChange>
          </w:tcPr>
          <w:p w14:paraId="39FB8ACB" w14:textId="12E7D6A7" w:rsidR="00417957" w:rsidRPr="00015210" w:rsidDel="00010D8D" w:rsidRDefault="00417957" w:rsidP="00C8154F">
            <w:pPr>
              <w:pStyle w:val="Tablecontent"/>
              <w:rPr>
                <w:del w:id="2669" w:author="Prof. LIU Ben" w:date="2026-08-25T22:16:00Z" w16du:dateUtc="2026-08-25T14:16:00Z"/>
                <w:rFonts w:eastAsiaTheme="minorEastAsia"/>
              </w:rPr>
            </w:pPr>
            <w:del w:id="2670" w:author="Prof. LIU Ben" w:date="2026-08-25T22:16:00Z" w16du:dateUtc="2026-08-25T14:16:00Z">
              <w:r w:rsidRPr="00015210" w:rsidDel="00010D8D">
                <w:rPr>
                  <w:rFonts w:eastAsiaTheme="minorEastAsia"/>
                </w:rPr>
                <w:delText>378.337</w:delText>
              </w:r>
              <w:r w:rsidRPr="00015210" w:rsidDel="00010D8D">
                <w:br/>
              </w:r>
              <w:r w:rsidRPr="00015210" w:rsidDel="00010D8D">
                <w:rPr>
                  <w:rFonts w:eastAsiaTheme="minorEastAsia"/>
                </w:rPr>
                <w:delText>(1135.056)</w:delText>
              </w:r>
            </w:del>
          </w:p>
        </w:tc>
        <w:tc>
          <w:tcPr>
            <w:tcW w:w="1230" w:type="dxa"/>
            <w:tcPrChange w:id="2671" w:author="Xin Li" w:date="2026-08-22T13:43:00Z" w16du:dateUtc="2026-08-22T05:43:00Z">
              <w:tcPr>
                <w:tcW w:w="1230" w:type="dxa"/>
              </w:tcPr>
            </w:tcPrChange>
          </w:tcPr>
          <w:p w14:paraId="0208602C" w14:textId="25021712" w:rsidR="00417957" w:rsidRPr="00015210" w:rsidDel="00010D8D" w:rsidRDefault="00417957" w:rsidP="00C8154F">
            <w:pPr>
              <w:pStyle w:val="Tablecontent"/>
              <w:rPr>
                <w:del w:id="2672" w:author="Prof. LIU Ben" w:date="2026-08-25T22:16:00Z" w16du:dateUtc="2026-08-25T14:16:00Z"/>
                <w:rFonts w:eastAsiaTheme="minorEastAsia"/>
              </w:rPr>
            </w:pPr>
            <w:del w:id="2673" w:author="Prof. LIU Ben" w:date="2026-08-25T22:16:00Z" w16du:dateUtc="2026-08-25T14:16:00Z">
              <w:r w:rsidRPr="00015210" w:rsidDel="00010D8D">
                <w:rPr>
                  <w:rFonts w:eastAsiaTheme="minorEastAsia"/>
                </w:rPr>
                <w:delText>334.484</w:delText>
              </w:r>
              <w:r w:rsidRPr="00015210" w:rsidDel="00010D8D">
                <w:br/>
              </w:r>
              <w:r w:rsidRPr="00015210" w:rsidDel="00010D8D">
                <w:rPr>
                  <w:rFonts w:eastAsiaTheme="minorEastAsia"/>
                </w:rPr>
                <w:delText>(695.343)</w:delText>
              </w:r>
            </w:del>
          </w:p>
        </w:tc>
        <w:tc>
          <w:tcPr>
            <w:tcW w:w="1230" w:type="dxa"/>
            <w:tcPrChange w:id="2674" w:author="Xin Li" w:date="2026-08-22T13:43:00Z" w16du:dateUtc="2026-08-22T05:43:00Z">
              <w:tcPr>
                <w:tcW w:w="1230" w:type="dxa"/>
              </w:tcPr>
            </w:tcPrChange>
          </w:tcPr>
          <w:p w14:paraId="165E23F8" w14:textId="2896405E" w:rsidR="00417957" w:rsidRPr="00015210" w:rsidDel="00010D8D" w:rsidRDefault="00417957" w:rsidP="00C8154F">
            <w:pPr>
              <w:pStyle w:val="Tablecontent"/>
              <w:rPr>
                <w:del w:id="2675" w:author="Prof. LIU Ben" w:date="2026-08-25T22:16:00Z" w16du:dateUtc="2026-08-25T14:16:00Z"/>
                <w:rFonts w:eastAsiaTheme="minorEastAsia"/>
              </w:rPr>
            </w:pPr>
            <w:del w:id="2676" w:author="Prof. LIU Ben" w:date="2026-08-25T22:16:00Z" w16du:dateUtc="2026-08-25T14:16:00Z">
              <w:r w:rsidRPr="00015210" w:rsidDel="00010D8D">
                <w:rPr>
                  <w:rFonts w:eastAsiaTheme="minorEastAsia"/>
                </w:rPr>
                <w:delText>420.267</w:delText>
              </w:r>
              <w:r w:rsidRPr="00015210" w:rsidDel="00010D8D">
                <w:br/>
              </w:r>
              <w:r w:rsidRPr="00015210" w:rsidDel="00010D8D">
                <w:rPr>
                  <w:rFonts w:eastAsiaTheme="minorEastAsia"/>
                </w:rPr>
                <w:delText>(1433.522)</w:delText>
              </w:r>
            </w:del>
          </w:p>
        </w:tc>
        <w:tc>
          <w:tcPr>
            <w:tcW w:w="922" w:type="dxa"/>
            <w:tcPrChange w:id="2677" w:author="Xin Li" w:date="2026-08-22T13:43:00Z" w16du:dateUtc="2026-08-22T05:43:00Z">
              <w:tcPr>
                <w:tcW w:w="922" w:type="dxa"/>
              </w:tcPr>
            </w:tcPrChange>
          </w:tcPr>
          <w:p w14:paraId="3496AC7A" w14:textId="7C214BF0" w:rsidR="00417957" w:rsidRPr="00015210" w:rsidDel="00010D8D" w:rsidRDefault="00417957" w:rsidP="00C8154F">
            <w:pPr>
              <w:pStyle w:val="Tablecontent"/>
              <w:rPr>
                <w:del w:id="2678" w:author="Prof. LIU Ben" w:date="2026-08-25T22:16:00Z" w16du:dateUtc="2026-08-25T14:16:00Z"/>
                <w:rFonts w:eastAsiaTheme="minorEastAsia"/>
              </w:rPr>
            </w:pPr>
            <w:del w:id="2679" w:author="Prof. LIU Ben" w:date="2026-08-25T22:16:00Z" w16du:dateUtc="2026-08-25T14:16:00Z">
              <w:r w:rsidRPr="00015210" w:rsidDel="00010D8D">
                <w:rPr>
                  <w:rFonts w:eastAsiaTheme="minorEastAsia"/>
                </w:rPr>
                <w:delText xml:space="preserve">-3.000 </w:delText>
              </w:r>
            </w:del>
          </w:p>
        </w:tc>
        <w:tc>
          <w:tcPr>
            <w:tcW w:w="1217" w:type="dxa"/>
            <w:tcPrChange w:id="2680" w:author="Xin Li" w:date="2026-08-22T13:43:00Z" w16du:dateUtc="2026-08-22T05:43:00Z">
              <w:tcPr>
                <w:tcW w:w="1217" w:type="dxa"/>
              </w:tcPr>
            </w:tcPrChange>
          </w:tcPr>
          <w:p w14:paraId="13638476" w14:textId="3C77B584" w:rsidR="00417957" w:rsidRPr="00015210" w:rsidDel="00010D8D" w:rsidRDefault="00417957" w:rsidP="00C8154F">
            <w:pPr>
              <w:pStyle w:val="Tablecontent"/>
              <w:rPr>
                <w:del w:id="2681" w:author="Prof. LIU Ben" w:date="2026-08-25T22:16:00Z" w16du:dateUtc="2026-08-25T14:16:00Z"/>
                <w:rFonts w:eastAsiaTheme="minorEastAsia"/>
              </w:rPr>
            </w:pPr>
            <w:del w:id="2682" w:author="Prof. LIU Ben" w:date="2026-08-25T22:16:00Z" w16du:dateUtc="2026-08-25T14:16:00Z">
              <w:r w:rsidRPr="00015210" w:rsidDel="00010D8D">
                <w:rPr>
                  <w:rFonts w:eastAsiaTheme="minorEastAsia"/>
                </w:rPr>
                <w:delText xml:space="preserve">28800.000 </w:delText>
              </w:r>
            </w:del>
          </w:p>
        </w:tc>
      </w:tr>
    </w:tbl>
    <w:p w14:paraId="280F1F92" w14:textId="644CDA9D" w:rsidR="00417957" w:rsidRPr="00015210" w:rsidDel="00010D8D" w:rsidRDefault="00417957">
      <w:pPr>
        <w:pStyle w:val="Notes"/>
        <w:rPr>
          <w:del w:id="2683" w:author="Prof. LIU Ben" w:date="2026-08-25T22:16:00Z" w16du:dateUtc="2026-08-25T14:16:00Z"/>
        </w:rPr>
      </w:pPr>
      <w:del w:id="2684" w:author="Prof. LIU Ben" w:date="2026-08-25T22:16:00Z" w16du:dateUtc="2026-08-25T14:16:00Z">
        <w:r w:rsidRPr="00015210" w:rsidDel="00010D8D">
          <w:delText xml:space="preserve">Notes: 1. Columns 2-4 present the means of the main variables, with the standard deviations shown in parentheses below each mean. </w:delText>
        </w:r>
        <w:r w:rsidRPr="00015210" w:rsidDel="00010D8D">
          <w:br/>
          <w:delText>2. The minimum question length of 0 represents questions where users posted content solely through images without accompanying text. These cases comprise 2.71% of our sample (98 out of 3,613 observations). Our main results remain unchanged when these observations are excluded.</w:delText>
        </w:r>
      </w:del>
    </w:p>
    <w:p w14:paraId="673AE500" w14:textId="03DCAB4C" w:rsidR="00417957" w:rsidRPr="00015210" w:rsidDel="00010D8D" w:rsidRDefault="00417957">
      <w:pPr>
        <w:pStyle w:val="Heading2"/>
        <w:ind w:left="0" w:firstLine="0"/>
        <w:rPr>
          <w:del w:id="2685" w:author="Prof. LIU Ben" w:date="2026-08-25T22:16:00Z" w16du:dateUtc="2026-08-25T14:16:00Z"/>
          <w:rFonts w:eastAsiaTheme="minorEastAsia"/>
        </w:rPr>
        <w:pPrChange w:id="2686" w:author="Prof. LIU Ben" w:date="2026-08-26T00:00:00Z" w16du:dateUtc="2026-08-25T16:00:00Z">
          <w:pPr>
            <w:pStyle w:val="Heading2"/>
          </w:pPr>
        </w:pPrChange>
      </w:pPr>
      <w:del w:id="2687" w:author="Prof. LIU Ben" w:date="2026-08-25T22:16:00Z" w16du:dateUtc="2026-08-25T14:16:00Z">
        <w:r w:rsidRPr="00015210" w:rsidDel="00010D8D">
          <w:rPr>
            <w:rFonts w:eastAsiaTheme="minorEastAsia"/>
          </w:rPr>
          <w:delText>Verifying Random Assignment</w:delText>
        </w:r>
      </w:del>
    </w:p>
    <w:p w14:paraId="59701D58" w14:textId="04A1252D" w:rsidR="00417957" w:rsidRPr="00015210" w:rsidDel="00010D8D" w:rsidRDefault="00417957">
      <w:pPr>
        <w:pStyle w:val="Paragraph0"/>
        <w:ind w:firstLine="0"/>
        <w:rPr>
          <w:del w:id="2688" w:author="Prof. LIU Ben" w:date="2026-08-25T22:16:00Z" w16du:dateUtc="2026-08-25T14:16:00Z"/>
        </w:rPr>
        <w:pPrChange w:id="2689" w:author="Prof. LIU Ben" w:date="2026-08-26T00:00:00Z" w16du:dateUtc="2026-08-25T16:00:00Z">
          <w:pPr>
            <w:pStyle w:val="Paragraph0"/>
          </w:pPr>
        </w:pPrChange>
      </w:pPr>
      <w:del w:id="2690" w:author="Prof. LIU Ben" w:date="2026-08-25T22:16:00Z" w16du:dateUtc="2026-08-25T14:16:00Z">
        <w:r w:rsidRPr="00015210" w:rsidDel="00010D8D">
          <w:delText xml:space="preserve">Our empirical strategy depends critically on the random assignment of questions to treatment and control groups. To validate this assignment, we conduct t-tests and examine standardized differences </w:delText>
        </w:r>
        <w:r w:rsidRPr="00015210" w:rsidDel="00010D8D">
          <w:fldChar w:fldCharType="begin"/>
        </w:r>
        <w:r w:rsidRPr="00015210" w:rsidDel="00010D8D">
          <w:del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delInstrText>
        </w:r>
        <w:r w:rsidRPr="00015210" w:rsidDel="00010D8D">
          <w:rPr>
            <w:rFonts w:ascii="Apple Color Emoji" w:hAnsi="Apple Color Emoji" w:cs="Apple Color Emoji"/>
          </w:rPr>
          <w:delInstrText>📊</w:delInstrText>
        </w:r>
        <w:r w:rsidRPr="00015210" w:rsidDel="00010D8D">
          <w:delInstrText>","call-number":"3","container-title":"Statistics in Medicine","DOI":"10.1002/sim.3697","ISSN":"0277-6715","issue":"25","journalAbbreviation":"Statistics in Medicine","language":"en","note":"</w:delInstrText>
        </w:r>
        <w:r w:rsidRPr="00015210" w:rsidDel="00010D8D">
          <w:rPr>
            <w:rFonts w:ascii="Apple Color Emoji" w:hAnsi="Apple Color Emoji" w:cs="Apple Color Emoji"/>
          </w:rPr>
          <w:delInstrText>🏷️</w:delInstrText>
        </w:r>
        <w:r w:rsidRPr="00015210" w:rsidDel="00010D8D">
          <w:delInstrText xml:space="preserve"> /reading</w:delInstrText>
        </w:r>
        <w:r w:rsidRPr="00015210" w:rsidDel="00010D8D">
          <w:delInstrText>、</w:delInstrText>
        </w:r>
        <w:r w:rsidRPr="00015210" w:rsidDel="00010D8D">
          <w:delInstrText>Female</w:delInstrText>
        </w:r>
        <w:r w:rsidRPr="00015210" w:rsidDel="00010D8D">
          <w:delInstrText>、</w:delInstrText>
        </w:r>
        <w:r w:rsidRPr="00015210" w:rsidDel="00010D8D">
          <w:delInstrText>Humans</w:delInstrText>
        </w:r>
        <w:r w:rsidRPr="00015210" w:rsidDel="00010D8D">
          <w:delInstrText>、</w:delInstrText>
        </w:r>
        <w:r w:rsidRPr="00015210" w:rsidDel="00010D8D">
          <w:delInstrText>Male</w:delInstrText>
        </w:r>
        <w:r w:rsidRPr="00015210" w:rsidDel="00010D8D">
          <w:delInstrText>、</w:delInstrText>
        </w:r>
        <w:r w:rsidRPr="00015210" w:rsidDel="00010D8D">
          <w:delInstrText>Middle Aged</w:delInstrText>
        </w:r>
        <w:r w:rsidRPr="00015210" w:rsidDel="00010D8D">
          <w:delInstrText>、</w:delInstrText>
        </w:r>
        <w:r w:rsidRPr="00015210" w:rsidDel="00010D8D">
          <w:delInstrText>Aged</w:delInstrText>
        </w:r>
        <w:r w:rsidRPr="00015210" w:rsidDel="00010D8D">
          <w:delInstrText>、</w:delInstrText>
        </w:r>
        <w:r w:rsidRPr="00015210" w:rsidDel="00010D8D">
          <w:delInstrText>Biometry</w:delInstrText>
        </w:r>
        <w:r w:rsidRPr="00015210" w:rsidDel="00010D8D">
          <w:delInstrText>、</w:delInstrText>
        </w:r>
        <w:r w:rsidRPr="00015210" w:rsidDel="00010D8D">
          <w:delInstrText>Computer Simulation</w:delInstrText>
        </w:r>
        <w:r w:rsidRPr="00015210" w:rsidDel="00010D8D">
          <w:delInstrText>、</w:delInstrText>
        </w:r>
        <w:r w:rsidRPr="00015210" w:rsidDel="00010D8D">
          <w:delInstrText>Hydroxymethylglutaryl-CoA Reductase Inhibitors</w:delInstrText>
        </w:r>
        <w:r w:rsidRPr="00015210" w:rsidDel="00010D8D">
          <w:delInstrText>、</w:delInstrText>
        </w:r>
        <w:r w:rsidRPr="00015210" w:rsidDel="00010D8D">
          <w:delInstrText>Models, Statistical</w:delInstrText>
        </w:r>
        <w:r w:rsidRPr="00015210" w:rsidDel="00010D8D">
          <w:delInstrText>、</w:delInstrText>
        </w:r>
        <w:r w:rsidRPr="00015210" w:rsidDel="00010D8D">
          <w:delInstrText>Myocardial Infarction</w:delInstrText>
        </w:r>
        <w:r w:rsidRPr="00015210" w:rsidDel="00010D8D">
          <w:delInstrText>、</w:delInstrText>
        </w:r>
        <w:r w:rsidRPr="00015210" w:rsidDel="00010D8D">
          <w:del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delInstrText>
        </w:r>
        <w:r w:rsidRPr="00015210" w:rsidDel="00010D8D">
          <w:fldChar w:fldCharType="separate"/>
        </w:r>
        <w:r w:rsidRPr="00015210" w:rsidDel="00010D8D">
          <w:delText>(Austin 2009)</w:delText>
        </w:r>
        <w:r w:rsidRPr="00015210" w:rsidDel="00010D8D">
          <w:fldChar w:fldCharType="end"/>
        </w:r>
        <w:r w:rsidRPr="00015210" w:rsidDel="00010D8D">
          <w:delTex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 including linguistic complexity, technical jargon use, and difficulty </w:delText>
        </w:r>
        <w:r w:rsidRPr="00015210" w:rsidDel="00010D8D">
          <w:fldChar w:fldCharType="begin" w:fldLock="1"/>
        </w:r>
        <w:r w:rsidRPr="00015210" w:rsidDel="00010D8D">
          <w:del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delInstrText>
        </w:r>
        <w:r w:rsidRPr="00015210" w:rsidDel="00010D8D">
          <w:delInstrText>【摘要翻译】本文探讨了大型语言模型（</w:delInstrText>
        </w:r>
        <w:r w:rsidRPr="00015210" w:rsidDel="00010D8D">
          <w:delInstrText>LLMs</w:delInstrText>
        </w:r>
        <w:r w:rsidRPr="00015210" w:rsidDel="00010D8D">
          <w:delInstrText>）在市场研究中替代人类参与者的潜力。这种</w:delInstrText>
        </w:r>
        <w:r w:rsidRPr="00015210" w:rsidDel="00010D8D">
          <w:delInstrText>LLM</w:delInstrText>
        </w:r>
        <w:r w:rsidRPr="00015210" w:rsidDel="00010D8D">
          <w:delInstrText>可用于在给定提示的情况下生成文本。我们认为，对于某些产品类别的自动化市场研究，感知分析是一个特别有前途的用例。所提出的新方法生成的输出与人类调查生成的输出非常匹配：人类和</w:delInstrText>
        </w:r>
        <w:r w:rsidRPr="00015210" w:rsidDel="00010D8D">
          <w:delInstrText>LLM</w:delInstrText>
        </w:r>
        <w:r w:rsidRPr="00015210" w:rsidDel="00010D8D">
          <w:delInstrText>生成的数据集之间的一致率达到</w:delInstrText>
        </w:r>
        <w:r w:rsidRPr="00015210" w:rsidDel="00010D8D">
          <w:delInstrText>75%</w:delInstrText>
        </w:r>
        <w:r w:rsidRPr="00015210" w:rsidDel="00010D8D">
          <w:del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delInstrText>
        </w:r>
        <w:r w:rsidRPr="00015210" w:rsidDel="00010D8D">
          <w:delInstrText>LLM</w:delInstrText>
        </w:r>
        <w:r w:rsidRPr="00015210" w:rsidDel="00010D8D">
          <w:delInstrText>的市场研究将适用于回答基于人口统计变量或上下文变化的更微妙的问题，这些问题对于人类受访者来说将是极其昂贵或不可行的。</w:delInstrText>
        </w:r>
        <w:r w:rsidRPr="00015210" w:rsidDel="00010D8D">
          <w:delInstrText xml:space="preserve">","archive_location":"5 </w:delInstrText>
        </w:r>
        <w:r w:rsidRPr="00015210" w:rsidDel="00010D8D">
          <w:rPr>
            <w:rFonts w:ascii="Apple Color Emoji" w:hAnsi="Apple Color Emoji" w:cs="Apple Color Emoji"/>
          </w:rPr>
          <w:delInstrText>📊</w:delInstrText>
        </w:r>
        <w:r w:rsidRPr="00015210" w:rsidDel="00010D8D">
          <w:delInstrText>","call-number":"2","container-title":"Marketing Science","DOI":"10.1287/mksc.2023.0454","ISSN":"0732-2399","issue":"2","journalAbbreviation":"Market. Sci.","language":"en","note":"</w:delInstrText>
        </w:r>
        <w:r w:rsidRPr="00015210" w:rsidDel="00010D8D">
          <w:rPr>
            <w:rFonts w:ascii="Apple Color Emoji" w:hAnsi="Apple Color Emoji" w:cs="Apple Color Emoji"/>
          </w:rPr>
          <w:delInstrText>🏷️</w:delInstrText>
        </w:r>
        <w:r w:rsidRPr="00015210" w:rsidDel="00010D8D">
          <w:delInstrText xml:space="preserve"> /unread</w:delInstrText>
        </w:r>
        <w:r w:rsidRPr="00015210" w:rsidDel="00010D8D">
          <w:delInstrText>、</w:delInstrText>
        </w:r>
        <w:r w:rsidRPr="00015210" w:rsidDel="00010D8D">
          <w:delInstrText>natural language processing</w:delInstrText>
        </w:r>
        <w:r w:rsidRPr="00015210" w:rsidDel="00010D8D">
          <w:delInstrText>、</w:delInstrText>
        </w:r>
        <w:r w:rsidRPr="00015210" w:rsidDel="00010D8D">
          <w:delInstrText>artificial Intelligence</w:delInstrText>
        </w:r>
        <w:r w:rsidRPr="00015210" w:rsidDel="00010D8D">
          <w:delInstrText>、</w:delInstrText>
        </w:r>
        <w:r w:rsidRPr="00015210" w:rsidDel="00010D8D">
          <w:delInstrText>language model</w:delInstrText>
        </w:r>
        <w:r w:rsidRPr="00015210" w:rsidDel="00010D8D">
          <w:delInstrText>、</w:delInstrText>
        </w:r>
        <w:r w:rsidRPr="00015210" w:rsidDel="00010D8D">
          <w:delInstrText>market research</w:delInstrText>
        </w:r>
        <w:r w:rsidRPr="00015210" w:rsidDel="00010D8D">
          <w:delInstrText>、</w:delInstrText>
        </w:r>
        <w:r w:rsidRPr="00015210" w:rsidDel="00010D8D">
          <w:del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delInstrText>
        </w:r>
        <w:r w:rsidRPr="00015210" w:rsidDel="00010D8D">
          <w:fldChar w:fldCharType="separate"/>
        </w:r>
        <w:r w:rsidRPr="00015210" w:rsidDel="00010D8D">
          <w:delText>(Li et al. 2024)</w:delText>
        </w:r>
        <w:r w:rsidRPr="00015210" w:rsidDel="00010D8D">
          <w:fldChar w:fldCharType="end"/>
        </w:r>
        <w:r w:rsidRPr="00015210" w:rsidDel="00010D8D">
          <w:delText>. Details about measure generation appear in Online Appendix B. We als</w:delText>
        </w:r>
        <w:r w:rsidRPr="00015210" w:rsidDel="00010D8D">
          <w:rPr>
            <w:rFonts w:eastAsia="Times New Roman"/>
            <w:szCs w:val="24"/>
          </w:rPr>
          <w:delText>o account for question categories and the timing of question posting.</w:delText>
        </w:r>
      </w:del>
    </w:p>
    <w:p w14:paraId="3D22ABD6" w14:textId="074D07AF" w:rsidR="00417957" w:rsidRPr="00015210" w:rsidDel="00010D8D" w:rsidRDefault="00417957">
      <w:pPr>
        <w:pStyle w:val="Paragraph0"/>
        <w:ind w:firstLine="0"/>
        <w:rPr>
          <w:del w:id="2691" w:author="Prof. LIU Ben" w:date="2026-08-25T22:16:00Z" w16du:dateUtc="2026-08-25T14:16:00Z"/>
        </w:rPr>
        <w:pPrChange w:id="2692" w:author="Prof. LIU Ben" w:date="2026-08-26T00:00:00Z" w16du:dateUtc="2026-08-25T16:00:00Z">
          <w:pPr>
            <w:pStyle w:val="Paragraph0"/>
          </w:pPr>
        </w:pPrChange>
      </w:pPr>
      <w:del w:id="2693" w:author="Prof. LIU Ben" w:date="2026-08-25T22:16:00Z" w16du:dateUtc="2026-08-25T14:16:00Z">
        <w:r w:rsidRPr="00015210" w:rsidDel="00010D8D">
          <w:delTex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delText>
        </w:r>
      </w:del>
    </w:p>
    <w:p w14:paraId="7626F5AC" w14:textId="142B63B2" w:rsidR="00417957" w:rsidDel="00010D8D" w:rsidRDefault="00417957">
      <w:pPr>
        <w:pStyle w:val="Paragraph0"/>
        <w:ind w:firstLine="0"/>
        <w:rPr>
          <w:ins w:id="2694" w:author="Xin Li" w:date="2026-08-22T07:58:00Z" w16du:dateUtc="2026-08-21T23:58:00Z"/>
          <w:del w:id="2695" w:author="Prof. LIU Ben" w:date="2026-08-25T22:16:00Z" w16du:dateUtc="2026-08-25T14:16:00Z"/>
        </w:rPr>
        <w:pPrChange w:id="2696" w:author="Prof. LIU Ben" w:date="2026-08-26T00:00:00Z" w16du:dateUtc="2026-08-25T16:00:00Z">
          <w:pPr>
            <w:pStyle w:val="Paragraph0"/>
          </w:pPr>
        </w:pPrChange>
      </w:pPr>
      <w:del w:id="2697" w:author="Prof. LIU Ben" w:date="2026-08-25T22:16:00Z" w16du:dateUtc="2026-08-25T14:16:00Z">
        <w:r w:rsidRPr="00015210" w:rsidDel="00010D8D">
          <w:delTex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delText>
        </w:r>
      </w:del>
    </w:p>
    <w:p w14:paraId="0248236B" w14:textId="38991A42" w:rsidR="00417957" w:rsidRPr="00015210" w:rsidDel="001C3581" w:rsidRDefault="00417957">
      <w:pPr>
        <w:pStyle w:val="Paragraph0"/>
        <w:ind w:firstLine="0"/>
        <w:rPr>
          <w:del w:id="2698" w:author="Prof. LIU Ben" w:date="2026-08-26T00:00:00Z" w16du:dateUtc="2026-08-25T16:00:00Z"/>
        </w:rPr>
        <w:pPrChange w:id="2699" w:author="Prof. LIU Ben" w:date="2026-08-26T00:00:00Z" w16du:dateUtc="2026-08-25T16:00:00Z">
          <w:pPr>
            <w:pStyle w:val="Paragraph0"/>
          </w:pPr>
        </w:pPrChange>
      </w:pP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14752F">
      <w:pPr>
        <w:pStyle w:val="Heading2"/>
        <w:rPr>
          <w:lang w:eastAsia="zh-CN"/>
        </w:rPr>
      </w:pPr>
      <w:bookmarkStart w:id="2700" w:name="OLE_LINK18"/>
      <w:r w:rsidRPr="00015210">
        <w:rPr>
          <w:lang w:eastAsia="zh-CN"/>
        </w:rPr>
        <w:t>How the Effect on Answer Supply Varies with the AI Answer</w:t>
      </w:r>
    </w:p>
    <w:p w14:paraId="56ED8B1F" w14:textId="77777777" w:rsidR="001C3581" w:rsidRPr="001C3581" w:rsidRDefault="001C3581">
      <w:pPr>
        <w:pStyle w:val="Paragraph0"/>
        <w:rPr>
          <w:ins w:id="2701" w:author="Prof. LIU Ben" w:date="2026-08-26T00:01:00Z" w16du:dateUtc="2026-08-25T16:01:00Z"/>
          <w:rPrChange w:id="2702" w:author="Prof. LIU Ben" w:date="2026-08-26T00:01:00Z" w16du:dateUtc="2026-08-25T16:01:00Z">
            <w:rPr>
              <w:ins w:id="2703" w:author="Prof. LIU Ben" w:date="2026-08-26T00:01:00Z" w16du:dateUtc="2026-08-25T16:01:00Z"/>
              <w:color w:val="000000"/>
            </w:rPr>
          </w:rPrChange>
        </w:rPr>
        <w:pPrChange w:id="2704" w:author="Prof. LIU Ben" w:date="2026-08-26T00:01:00Z" w16du:dateUtc="2026-08-25T16:01:00Z">
          <w:pPr>
            <w:spacing w:before="100" w:beforeAutospacing="1" w:after="100" w:afterAutospacing="1"/>
          </w:pPr>
        </w:pPrChange>
      </w:pPr>
      <w:bookmarkStart w:id="2705" w:name="OLE_LINK9"/>
      <w:ins w:id="2706" w:author="Prof. LIU Ben" w:date="2026-08-26T00:01:00Z" w16du:dateUtc="2026-08-25T16:01:00Z">
        <w:r w:rsidRPr="001C3581">
          <w:rPr>
            <w:rPrChange w:id="2707" w:author="Prof. LIU Ben" w:date="2026-08-26T00:01:00Z" w16du:dateUtc="2026-08-25T16:01:00Z">
              <w:rPr>
                <w:color w:val="000000"/>
              </w:rPr>
            </w:rPrChange>
          </w:rPr>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ins>
    </w:p>
    <w:p w14:paraId="3927747E" w14:textId="2CA495C2" w:rsidR="0014752F" w:rsidRPr="00015210" w:rsidDel="001C3581" w:rsidRDefault="00A20131">
      <w:pPr>
        <w:pStyle w:val="Paragraph0"/>
        <w:rPr>
          <w:del w:id="2708" w:author="Prof. LIU Ben" w:date="2026-08-26T00:01:00Z" w16du:dateUtc="2026-08-25T16:01:00Z"/>
        </w:rPr>
      </w:pPr>
      <w:del w:id="2709" w:author="Prof. LIU Ben" w:date="2026-08-26T00:01:00Z" w16du:dateUtc="2026-08-25T16:01:00Z">
        <w:r w:rsidRPr="00015210" w:rsidDel="001C3581">
          <w:delText xml:space="preserve">Table </w:delText>
        </w:r>
        <w:r w:rsidR="004D1041" w:rsidRPr="00015210" w:rsidDel="001C3581">
          <w:delText>5</w:delText>
        </w:r>
        <w:r w:rsidRPr="00015210" w:rsidDel="001C3581">
          <w:delText xml:space="preserve"> </w:delText>
        </w:r>
      </w:del>
      <w:ins w:id="2710" w:author="Xin Li" w:date="2026-08-22T13:40:00Z" w16du:dateUtc="2026-08-22T05:40:00Z">
        <w:del w:id="2711" w:author="Prof. LIU Ben" w:date="2026-08-26T00:01:00Z" w16du:dateUtc="2026-08-25T16:01:00Z">
          <w:r w:rsidR="00745A6A" w:rsidDel="001C3581">
            <w:delText>3</w:delText>
          </w:r>
          <w:r w:rsidR="00745A6A" w:rsidRPr="00015210" w:rsidDel="001C3581">
            <w:delText xml:space="preserve"> </w:delText>
          </w:r>
        </w:del>
      </w:ins>
      <w:del w:id="2712" w:author="Prof. LIU Ben" w:date="2026-08-26T00:01:00Z" w16du:dateUtc="2026-08-25T16:01:00Z">
        <w:r w:rsidRPr="00015210" w:rsidDel="001C3581">
          <w:delText xml:space="preserve">presents our main findings on </w:delText>
        </w:r>
        <w:r w:rsidR="003961B0" w:rsidRPr="00015210" w:rsidDel="001C3581">
          <w:delText>internal Gen</w:delText>
        </w:r>
        <w:r w:rsidRPr="00015210" w:rsidDel="001C3581">
          <w:delText>AI-generated answers</w:delText>
        </w:r>
        <w:r w:rsidR="00534D0B" w:rsidRPr="00015210" w:rsidDel="001C3581">
          <w:delText>’</w:delText>
        </w:r>
        <w:r w:rsidRPr="00015210" w:rsidDel="001C3581">
          <w:delText xml:space="preserve"> impact</w:delText>
        </w:r>
        <w:r w:rsidR="00954DD3" w:rsidRPr="00015210" w:rsidDel="001C3581">
          <w:delText>. Columns 1 and 2 concern answer supply.</w:delText>
        </w:r>
      </w:del>
    </w:p>
    <w:p w14:paraId="734E9B7E" w14:textId="79EC6DCD" w:rsidR="00954DD3" w:rsidRPr="00015210" w:rsidDel="001C3581" w:rsidRDefault="00A20131" w:rsidP="005542CC">
      <w:pPr>
        <w:pStyle w:val="Paragraph0"/>
        <w:rPr>
          <w:del w:id="2713" w:author="Prof. LIU Ben" w:date="2026-08-26T00:01:00Z" w16du:dateUtc="2026-08-25T16:01:00Z"/>
          <w:color w:val="000000"/>
        </w:rPr>
      </w:pPr>
      <w:del w:id="2714" w:author="Prof. LIU Ben" w:date="2026-08-26T00:01:00Z" w16du:dateUtc="2026-08-25T16:01:00Z">
        <w:r w:rsidRPr="00015210" w:rsidDel="001C3581">
          <w:rPr>
            <w:color w:val="000000"/>
          </w:rPr>
          <w:delText xml:space="preserve">Table </w:delText>
        </w:r>
        <w:r w:rsidR="004D1041" w:rsidRPr="00015210" w:rsidDel="001C3581">
          <w:rPr>
            <w:color w:val="000000"/>
          </w:rPr>
          <w:delText>5</w:delText>
        </w:r>
        <w:r w:rsidRPr="00015210" w:rsidDel="001C3581">
          <w:rPr>
            <w:color w:val="000000"/>
          </w:rPr>
          <w:delText xml:space="preserve"> reports the main results. Column 1 shows that</w:delText>
        </w:r>
        <w:r w:rsidR="00954DD3" w:rsidRPr="00015210" w:rsidDel="001C3581">
          <w:rPr>
            <w:color w:val="000000"/>
          </w:rPr>
          <w:delText xml:space="preserve"> </w:delText>
        </w:r>
        <w:r w:rsidRPr="00015210" w:rsidDel="001C3581">
          <w:rPr>
            <w:color w:val="000000"/>
          </w:rPr>
          <w:delText xml:space="preserve">the </w:delText>
        </w:r>
        <w:r w:rsidR="003961B0" w:rsidRPr="00015210" w:rsidDel="001C3581">
          <w:rPr>
            <w:color w:val="000000"/>
          </w:rPr>
          <w:delText>average</w:delText>
        </w:r>
        <w:r w:rsidRPr="00015210" w:rsidDel="001C3581">
          <w:rPr>
            <w:color w:val="000000"/>
          </w:rPr>
          <w:delText xml:space="preserve"> effect of </w:delText>
        </w:r>
        <w:r w:rsidR="00954DD3" w:rsidRPr="00015210" w:rsidDel="001C3581">
          <w:rPr>
            <w:color w:val="000000"/>
          </w:rPr>
          <w:delText>adding an internal Gen</w:delText>
        </w:r>
        <w:r w:rsidRPr="00015210" w:rsidDel="001C3581">
          <w:rPr>
            <w:color w:val="000000"/>
          </w:rPr>
          <w:delText>AI on answer supply is negative and significant (-0.046, p&lt;0.0</w:delText>
        </w:r>
        <w:r w:rsidR="003961B0" w:rsidRPr="00015210" w:rsidDel="001C3581">
          <w:rPr>
            <w:color w:val="000000"/>
          </w:rPr>
          <w:delText>0</w:delText>
        </w:r>
        <w:r w:rsidRPr="00015210" w:rsidDel="001C3581">
          <w:rPr>
            <w:color w:val="000000"/>
          </w:rPr>
          <w:delText xml:space="preserve">1). </w:delText>
        </w:r>
        <w:r w:rsidR="00954DD3" w:rsidRPr="00015210" w:rsidDel="001C3581">
          <w:rPr>
            <w:color w:val="000000"/>
          </w:rPr>
          <w:delText>We further study how the effect varies with AI answer length and AI answer quality</w:delText>
        </w:r>
        <w:r w:rsidR="00DD1632" w:rsidRPr="00015210" w:rsidDel="001C3581">
          <w:rPr>
            <w:color w:val="000000"/>
          </w:rPr>
          <w:delText xml:space="preserve"> in Column 2</w:delText>
        </w:r>
        <w:r w:rsidR="00954DD3" w:rsidRPr="00015210" w:rsidDel="001C3581">
          <w:rPr>
            <w:color w:val="000000"/>
          </w:rPr>
          <w:delText>.</w:delText>
        </w:r>
        <w:r w:rsidRPr="00015210" w:rsidDel="001C3581">
          <w:rPr>
            <w:color w:val="000000"/>
          </w:rPr>
          <w:delText xml:space="preserve"> </w:delText>
        </w:r>
      </w:del>
    </w:p>
    <w:p w14:paraId="49347FFC" w14:textId="30308BD7" w:rsidR="00797DC6" w:rsidRPr="00015210" w:rsidRDefault="00797DC6" w:rsidP="00797DC6">
      <w:pPr>
        <w:pStyle w:val="TableFiguretitle"/>
      </w:pPr>
      <w:r w:rsidRPr="00015210">
        <w:t>Table</w:t>
      </w:r>
      <w:r w:rsidR="004D1041" w:rsidRPr="00015210">
        <w:t xml:space="preserve"> </w:t>
      </w:r>
      <w:del w:id="2715" w:author="Xin Li" w:date="2026-08-22T13:40:00Z" w16du:dateUtc="2026-08-22T05:40:00Z">
        <w:r w:rsidR="004D1041" w:rsidRPr="00015210" w:rsidDel="00745A6A">
          <w:delText>5</w:delText>
        </w:r>
      </w:del>
      <w:ins w:id="2716" w:author="Xin Li" w:date="2026-08-22T13:40:00Z" w16du:dateUtc="2026-08-22T05:40:00Z">
        <w:r w:rsidR="00745A6A">
          <w:t>3</w:t>
        </w:r>
      </w:ins>
      <w:r w:rsidRPr="00015210">
        <w:t>. The impact of AI-generated answers on answer supply and answer quality</w:t>
      </w:r>
    </w:p>
    <w:tbl>
      <w:tblPr>
        <w:tblW w:w="5000" w:type="pct"/>
        <w:jc w:val="center"/>
        <w:tblLayout w:type="fixed"/>
        <w:tblLook w:val="04A0" w:firstRow="1" w:lastRow="0" w:firstColumn="1" w:lastColumn="0" w:noHBand="0" w:noVBand="1"/>
        <w:tblPrChange w:id="2717" w:author="Xin Li" w:date="2026-08-22T07:59:00Z" w16du:dateUtc="2026-08-21T23:59:00Z">
          <w:tblPr>
            <w:tblW w:w="5000" w:type="pct"/>
            <w:jc w:val="center"/>
            <w:tblLayout w:type="fixed"/>
            <w:tblLook w:val="04A0" w:firstRow="1" w:lastRow="0" w:firstColumn="1" w:lastColumn="0" w:noHBand="0" w:noVBand="1"/>
          </w:tblPr>
        </w:tblPrChange>
      </w:tblPr>
      <w:tblGrid>
        <w:gridCol w:w="2600"/>
        <w:gridCol w:w="1690"/>
        <w:gridCol w:w="1690"/>
        <w:gridCol w:w="1690"/>
        <w:gridCol w:w="1690"/>
        <w:tblGridChange w:id="2718">
          <w:tblGrid>
            <w:gridCol w:w="2600"/>
            <w:gridCol w:w="1690"/>
            <w:gridCol w:w="1690"/>
            <w:gridCol w:w="1690"/>
            <w:gridCol w:w="1690"/>
          </w:tblGrid>
        </w:tblGridChange>
      </w:tblGrid>
      <w:tr w:rsidR="000D48EE" w:rsidRPr="00015210" w14:paraId="1241F1A8" w14:textId="77777777" w:rsidTr="00417957">
        <w:trPr>
          <w:jc w:val="center"/>
          <w:trPrChange w:id="2719" w:author="Xin Li" w:date="2026-08-22T07:59:00Z" w16du:dateUtc="2026-08-21T23:59:00Z">
            <w:trPr>
              <w:trHeight w:val="320"/>
              <w:jc w:val="center"/>
            </w:trPr>
          </w:trPrChange>
        </w:trPr>
        <w:tc>
          <w:tcPr>
            <w:tcW w:w="2000" w:type="dxa"/>
            <w:tcBorders>
              <w:top w:val="single" w:sz="4" w:space="0" w:color="auto"/>
              <w:left w:val="nil"/>
              <w:bottom w:val="nil"/>
              <w:right w:val="nil"/>
            </w:tcBorders>
            <w:noWrap/>
            <w:hideMark/>
            <w:tcPrChange w:id="2720" w:author="Xin Li" w:date="2026-08-22T07:59:00Z" w16du:dateUtc="2026-08-21T23:59:00Z">
              <w:tcPr>
                <w:tcW w:w="2000" w:type="dxa"/>
                <w:tcBorders>
                  <w:top w:val="single" w:sz="4" w:space="0" w:color="auto"/>
                  <w:left w:val="nil"/>
                  <w:bottom w:val="nil"/>
                  <w:right w:val="nil"/>
                </w:tcBorders>
                <w:noWrap/>
                <w:hideMark/>
              </w:tcPr>
            </w:tcPrChange>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Change w:id="2721" w:author="Xin Li" w:date="2026-08-22T07:59:00Z" w16du:dateUtc="2026-08-21T23:59:00Z">
              <w:tcPr>
                <w:tcW w:w="1300" w:type="dxa"/>
                <w:tcBorders>
                  <w:top w:val="single" w:sz="4" w:space="0" w:color="auto"/>
                  <w:left w:val="nil"/>
                  <w:bottom w:val="nil"/>
                  <w:right w:val="nil"/>
                </w:tcBorders>
                <w:noWrap/>
                <w:hideMark/>
              </w:tcPr>
            </w:tcPrChange>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Change w:id="2722" w:author="Xin Li" w:date="2026-08-22T07:59:00Z" w16du:dateUtc="2026-08-21T23:59:00Z">
              <w:tcPr>
                <w:tcW w:w="1300" w:type="dxa"/>
                <w:tcBorders>
                  <w:top w:val="single" w:sz="4" w:space="0" w:color="auto"/>
                  <w:left w:val="nil"/>
                  <w:bottom w:val="nil"/>
                  <w:right w:val="nil"/>
                </w:tcBorders>
                <w:noWrap/>
                <w:hideMark/>
              </w:tcPr>
            </w:tcPrChange>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Change w:id="2723" w:author="Xin Li" w:date="2026-08-22T07:59:00Z" w16du:dateUtc="2026-08-21T23:59:00Z">
              <w:tcPr>
                <w:tcW w:w="1300" w:type="dxa"/>
                <w:tcBorders>
                  <w:top w:val="single" w:sz="4" w:space="0" w:color="auto"/>
                  <w:left w:val="nil"/>
                  <w:bottom w:val="nil"/>
                  <w:right w:val="nil"/>
                </w:tcBorders>
                <w:noWrap/>
                <w:hideMark/>
              </w:tcPr>
            </w:tcPrChange>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Change w:id="2724" w:author="Xin Li" w:date="2026-08-22T07:59:00Z" w16du:dateUtc="2026-08-21T23:59:00Z">
              <w:tcPr>
                <w:tcW w:w="1300" w:type="dxa"/>
                <w:tcBorders>
                  <w:top w:val="single" w:sz="4" w:space="0" w:color="auto"/>
                  <w:left w:val="nil"/>
                  <w:bottom w:val="nil"/>
                  <w:right w:val="nil"/>
                </w:tcBorders>
                <w:noWrap/>
                <w:hideMark/>
              </w:tcPr>
            </w:tcPrChange>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417957">
        <w:trPr>
          <w:jc w:val="center"/>
          <w:trPrChange w:id="2725" w:author="Xin Li" w:date="2026-08-22T07:59:00Z" w16du:dateUtc="2026-08-21T23:59:00Z">
            <w:trPr>
              <w:trHeight w:val="320"/>
              <w:jc w:val="center"/>
            </w:trPr>
          </w:trPrChange>
        </w:trPr>
        <w:tc>
          <w:tcPr>
            <w:tcW w:w="2000" w:type="dxa"/>
            <w:tcBorders>
              <w:top w:val="nil"/>
              <w:left w:val="nil"/>
              <w:bottom w:val="nil"/>
              <w:right w:val="nil"/>
            </w:tcBorders>
            <w:noWrap/>
            <w:hideMark/>
            <w:tcPrChange w:id="2726" w:author="Xin Li" w:date="2026-08-22T07:59:00Z" w16du:dateUtc="2026-08-21T23:59:00Z">
              <w:tcPr>
                <w:tcW w:w="2000" w:type="dxa"/>
                <w:tcBorders>
                  <w:top w:val="nil"/>
                  <w:left w:val="nil"/>
                  <w:bottom w:val="nil"/>
                  <w:right w:val="nil"/>
                </w:tcBorders>
                <w:noWrap/>
                <w:hideMark/>
              </w:tcPr>
            </w:tcPrChange>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Change w:id="2727" w:author="Xin Li" w:date="2026-08-22T07:59:00Z" w16du:dateUtc="2026-08-21T23:59:00Z">
              <w:tcPr>
                <w:tcW w:w="2600" w:type="dxa"/>
                <w:gridSpan w:val="2"/>
                <w:tcBorders>
                  <w:top w:val="nil"/>
                  <w:left w:val="nil"/>
                  <w:bottom w:val="single" w:sz="4" w:space="0" w:color="auto"/>
                  <w:right w:val="nil"/>
                </w:tcBorders>
                <w:hideMark/>
              </w:tcPr>
            </w:tcPrChange>
          </w:tcPr>
          <w:p w14:paraId="6B1DC2AA" w14:textId="77777777" w:rsidR="000D48EE" w:rsidRPr="00015210" w:rsidRDefault="000D48EE">
            <w:pPr>
              <w:jc w:val="center"/>
              <w:rPr>
                <w:color w:val="000000"/>
                <w:sz w:val="20"/>
                <w:szCs w:val="20"/>
              </w:rPr>
            </w:pPr>
            <w:r w:rsidRPr="00015210">
              <w:rPr>
                <w:color w:val="000000"/>
                <w:sz w:val="20"/>
                <w:szCs w:val="20"/>
              </w:rPr>
              <w:t>Log(answer number in 7 days)</w:t>
            </w:r>
          </w:p>
        </w:tc>
        <w:tc>
          <w:tcPr>
            <w:tcW w:w="2600" w:type="dxa"/>
            <w:gridSpan w:val="2"/>
            <w:tcBorders>
              <w:top w:val="nil"/>
              <w:left w:val="nil"/>
              <w:bottom w:val="single" w:sz="4" w:space="0" w:color="auto"/>
              <w:right w:val="nil"/>
            </w:tcBorders>
            <w:hideMark/>
            <w:tcPrChange w:id="2728" w:author="Xin Li" w:date="2026-08-22T07:59:00Z" w16du:dateUtc="2026-08-21T23:59:00Z">
              <w:tcPr>
                <w:tcW w:w="2600" w:type="dxa"/>
                <w:gridSpan w:val="2"/>
                <w:tcBorders>
                  <w:top w:val="nil"/>
                  <w:left w:val="nil"/>
                  <w:bottom w:val="single" w:sz="4" w:space="0" w:color="auto"/>
                  <w:right w:val="nil"/>
                </w:tcBorders>
                <w:hideMark/>
              </w:tcPr>
            </w:tcPrChange>
          </w:tcPr>
          <w:p w14:paraId="6FC1D935" w14:textId="77777777" w:rsidR="000D48EE" w:rsidRPr="00015210" w:rsidRDefault="000D48EE">
            <w:pPr>
              <w:jc w:val="center"/>
              <w:rPr>
                <w:color w:val="000000"/>
                <w:sz w:val="20"/>
                <w:szCs w:val="20"/>
              </w:rPr>
            </w:pPr>
            <w:r w:rsidRPr="00015210">
              <w:rPr>
                <w:color w:val="000000"/>
                <w:sz w:val="20"/>
                <w:szCs w:val="20"/>
              </w:rPr>
              <w:t>First answer quality</w:t>
            </w:r>
          </w:p>
        </w:tc>
      </w:tr>
      <w:tr w:rsidR="000D48EE" w:rsidRPr="00015210" w14:paraId="624D0F50" w14:textId="77777777" w:rsidTr="00417957">
        <w:trPr>
          <w:jc w:val="center"/>
          <w:trPrChange w:id="2729" w:author="Xin Li" w:date="2026-08-22T07:59:00Z" w16du:dateUtc="2026-08-21T23:59:00Z">
            <w:trPr>
              <w:trHeight w:val="320"/>
              <w:jc w:val="center"/>
            </w:trPr>
          </w:trPrChange>
        </w:trPr>
        <w:tc>
          <w:tcPr>
            <w:tcW w:w="2000" w:type="dxa"/>
            <w:vMerge w:val="restart"/>
            <w:tcBorders>
              <w:top w:val="nil"/>
              <w:left w:val="nil"/>
              <w:bottom w:val="nil"/>
              <w:right w:val="nil"/>
            </w:tcBorders>
            <w:noWrap/>
            <w:hideMark/>
            <w:tcPrChange w:id="2730" w:author="Xin Li" w:date="2026-08-22T07:59:00Z" w16du:dateUtc="2026-08-21T23:59:00Z">
              <w:tcPr>
                <w:tcW w:w="2000" w:type="dxa"/>
                <w:vMerge w:val="restart"/>
                <w:tcBorders>
                  <w:top w:val="nil"/>
                  <w:left w:val="nil"/>
                  <w:bottom w:val="nil"/>
                  <w:right w:val="nil"/>
                </w:tcBorders>
                <w:noWrap/>
                <w:hideMark/>
              </w:tcPr>
            </w:tcPrChange>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Change w:id="2731" w:author="Xin Li" w:date="2026-08-22T07:59:00Z" w16du:dateUtc="2026-08-21T23:59:00Z">
              <w:tcPr>
                <w:tcW w:w="1300" w:type="dxa"/>
                <w:tcBorders>
                  <w:top w:val="nil"/>
                  <w:left w:val="nil"/>
                  <w:bottom w:val="nil"/>
                  <w:right w:val="nil"/>
                </w:tcBorders>
                <w:noWrap/>
                <w:hideMark/>
              </w:tcPr>
            </w:tcPrChange>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Change w:id="2732" w:author="Xin Li" w:date="2026-08-22T07:59:00Z" w16du:dateUtc="2026-08-21T23:59:00Z">
              <w:tcPr>
                <w:tcW w:w="1300" w:type="dxa"/>
                <w:tcBorders>
                  <w:top w:val="nil"/>
                  <w:left w:val="nil"/>
                  <w:bottom w:val="nil"/>
                  <w:right w:val="nil"/>
                </w:tcBorders>
                <w:noWrap/>
                <w:hideMark/>
              </w:tcPr>
            </w:tcPrChange>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Change w:id="2733" w:author="Xin Li" w:date="2026-08-22T07:59:00Z" w16du:dateUtc="2026-08-21T23:59:00Z">
              <w:tcPr>
                <w:tcW w:w="1300" w:type="dxa"/>
                <w:tcBorders>
                  <w:top w:val="nil"/>
                  <w:left w:val="nil"/>
                  <w:bottom w:val="nil"/>
                  <w:right w:val="nil"/>
                </w:tcBorders>
                <w:noWrap/>
                <w:hideMark/>
              </w:tcPr>
            </w:tcPrChange>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Change w:id="2734" w:author="Xin Li" w:date="2026-08-22T07:59:00Z" w16du:dateUtc="2026-08-21T23:59:00Z">
              <w:tcPr>
                <w:tcW w:w="1300" w:type="dxa"/>
                <w:tcBorders>
                  <w:top w:val="nil"/>
                  <w:left w:val="nil"/>
                  <w:bottom w:val="nil"/>
                  <w:right w:val="nil"/>
                </w:tcBorders>
                <w:noWrap/>
                <w:hideMark/>
              </w:tcPr>
            </w:tcPrChange>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417957">
        <w:trPr>
          <w:jc w:val="center"/>
          <w:trPrChange w:id="2735" w:author="Xin Li" w:date="2026-08-22T07:59:00Z" w16du:dateUtc="2026-08-21T23:59:00Z">
            <w:trPr>
              <w:trHeight w:val="320"/>
              <w:jc w:val="center"/>
            </w:trPr>
          </w:trPrChange>
        </w:trPr>
        <w:tc>
          <w:tcPr>
            <w:tcW w:w="2000" w:type="dxa"/>
            <w:vMerge/>
            <w:tcBorders>
              <w:top w:val="nil"/>
              <w:left w:val="nil"/>
              <w:bottom w:val="nil"/>
              <w:right w:val="nil"/>
            </w:tcBorders>
            <w:hideMark/>
            <w:tcPrChange w:id="2736" w:author="Xin Li" w:date="2026-08-22T07:59:00Z" w16du:dateUtc="2026-08-21T23:59:00Z">
              <w:tcPr>
                <w:tcW w:w="2000" w:type="dxa"/>
                <w:vMerge/>
                <w:tcBorders>
                  <w:top w:val="nil"/>
                  <w:left w:val="nil"/>
                  <w:bottom w:val="nil"/>
                  <w:right w:val="nil"/>
                </w:tcBorders>
                <w:hideMark/>
              </w:tcPr>
            </w:tcPrChange>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Change w:id="2737" w:author="Xin Li" w:date="2026-08-22T07:59:00Z" w16du:dateUtc="2026-08-21T23:59:00Z">
              <w:tcPr>
                <w:tcW w:w="1300" w:type="dxa"/>
                <w:tcBorders>
                  <w:top w:val="nil"/>
                  <w:left w:val="nil"/>
                  <w:bottom w:val="nil"/>
                  <w:right w:val="nil"/>
                </w:tcBorders>
                <w:noWrap/>
                <w:hideMark/>
              </w:tcPr>
            </w:tcPrChange>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Change w:id="2738" w:author="Xin Li" w:date="2026-08-22T07:59:00Z" w16du:dateUtc="2026-08-21T23:59:00Z">
              <w:tcPr>
                <w:tcW w:w="1300" w:type="dxa"/>
                <w:tcBorders>
                  <w:top w:val="nil"/>
                  <w:left w:val="nil"/>
                  <w:bottom w:val="nil"/>
                  <w:right w:val="nil"/>
                </w:tcBorders>
                <w:noWrap/>
                <w:hideMark/>
              </w:tcPr>
            </w:tcPrChange>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Change w:id="2739" w:author="Xin Li" w:date="2026-08-22T07:59:00Z" w16du:dateUtc="2026-08-21T23:59:00Z">
              <w:tcPr>
                <w:tcW w:w="1300" w:type="dxa"/>
                <w:tcBorders>
                  <w:top w:val="nil"/>
                  <w:left w:val="nil"/>
                  <w:bottom w:val="nil"/>
                  <w:right w:val="nil"/>
                </w:tcBorders>
                <w:noWrap/>
                <w:hideMark/>
              </w:tcPr>
            </w:tcPrChange>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Change w:id="2740" w:author="Xin Li" w:date="2026-08-22T07:59:00Z" w16du:dateUtc="2026-08-21T23:59:00Z">
              <w:tcPr>
                <w:tcW w:w="1300" w:type="dxa"/>
                <w:tcBorders>
                  <w:top w:val="nil"/>
                  <w:left w:val="nil"/>
                  <w:bottom w:val="nil"/>
                  <w:right w:val="nil"/>
                </w:tcBorders>
                <w:noWrap/>
                <w:hideMark/>
              </w:tcPr>
            </w:tcPrChange>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417957">
        <w:trPr>
          <w:jc w:val="center"/>
          <w:trPrChange w:id="2741" w:author="Xin Li" w:date="2026-08-22T07:59:00Z" w16du:dateUtc="2026-08-21T23:59:00Z">
            <w:trPr>
              <w:trHeight w:val="320"/>
              <w:jc w:val="center"/>
            </w:trPr>
          </w:trPrChange>
        </w:trPr>
        <w:tc>
          <w:tcPr>
            <w:tcW w:w="2000" w:type="dxa"/>
            <w:vMerge w:val="restart"/>
            <w:tcBorders>
              <w:top w:val="nil"/>
              <w:left w:val="nil"/>
              <w:bottom w:val="nil"/>
              <w:right w:val="nil"/>
            </w:tcBorders>
            <w:noWrap/>
            <w:hideMark/>
            <w:tcPrChange w:id="2742" w:author="Xin Li" w:date="2026-08-22T07:59:00Z" w16du:dateUtc="2026-08-21T23:59:00Z">
              <w:tcPr>
                <w:tcW w:w="2000" w:type="dxa"/>
                <w:vMerge w:val="restart"/>
                <w:tcBorders>
                  <w:top w:val="nil"/>
                  <w:left w:val="nil"/>
                  <w:bottom w:val="nil"/>
                  <w:right w:val="nil"/>
                </w:tcBorders>
                <w:noWrap/>
                <w:hideMark/>
              </w:tcPr>
            </w:tcPrChange>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Change w:id="2743" w:author="Xin Li" w:date="2026-08-22T07:59:00Z" w16du:dateUtc="2026-08-21T23:59:00Z">
              <w:tcPr>
                <w:tcW w:w="1300" w:type="dxa"/>
                <w:tcBorders>
                  <w:top w:val="nil"/>
                  <w:left w:val="nil"/>
                  <w:bottom w:val="nil"/>
                  <w:right w:val="nil"/>
                </w:tcBorders>
                <w:noWrap/>
                <w:hideMark/>
              </w:tcPr>
            </w:tcPrChange>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44" w:author="Xin Li" w:date="2026-08-22T07:59:00Z" w16du:dateUtc="2026-08-21T23:59:00Z">
              <w:tcPr>
                <w:tcW w:w="1300" w:type="dxa"/>
                <w:tcBorders>
                  <w:top w:val="nil"/>
                  <w:left w:val="nil"/>
                  <w:bottom w:val="nil"/>
                  <w:right w:val="nil"/>
                </w:tcBorders>
                <w:noWrap/>
                <w:hideMark/>
              </w:tcPr>
            </w:tcPrChange>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Change w:id="2745" w:author="Xin Li" w:date="2026-08-22T07:59:00Z" w16du:dateUtc="2026-08-21T23:59:00Z">
              <w:tcPr>
                <w:tcW w:w="1300" w:type="dxa"/>
                <w:tcBorders>
                  <w:top w:val="nil"/>
                  <w:left w:val="nil"/>
                  <w:bottom w:val="nil"/>
                  <w:right w:val="nil"/>
                </w:tcBorders>
                <w:noWrap/>
                <w:hideMark/>
              </w:tcPr>
            </w:tcPrChange>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46" w:author="Xin Li" w:date="2026-08-22T07:59:00Z" w16du:dateUtc="2026-08-21T23:59:00Z">
              <w:tcPr>
                <w:tcW w:w="1300" w:type="dxa"/>
                <w:tcBorders>
                  <w:top w:val="nil"/>
                  <w:left w:val="nil"/>
                  <w:bottom w:val="nil"/>
                  <w:right w:val="nil"/>
                </w:tcBorders>
                <w:noWrap/>
                <w:hideMark/>
              </w:tcPr>
            </w:tcPrChange>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417957">
        <w:trPr>
          <w:jc w:val="center"/>
          <w:trPrChange w:id="2747" w:author="Xin Li" w:date="2026-08-22T07:59:00Z" w16du:dateUtc="2026-08-21T23:59:00Z">
            <w:trPr>
              <w:trHeight w:val="320"/>
              <w:jc w:val="center"/>
            </w:trPr>
          </w:trPrChange>
        </w:trPr>
        <w:tc>
          <w:tcPr>
            <w:tcW w:w="2000" w:type="dxa"/>
            <w:vMerge/>
            <w:tcBorders>
              <w:top w:val="nil"/>
              <w:left w:val="nil"/>
              <w:bottom w:val="nil"/>
              <w:right w:val="nil"/>
            </w:tcBorders>
            <w:hideMark/>
            <w:tcPrChange w:id="2748" w:author="Xin Li" w:date="2026-08-22T07:59:00Z" w16du:dateUtc="2026-08-21T23:59:00Z">
              <w:tcPr>
                <w:tcW w:w="2000" w:type="dxa"/>
                <w:vMerge/>
                <w:tcBorders>
                  <w:top w:val="nil"/>
                  <w:left w:val="nil"/>
                  <w:bottom w:val="nil"/>
                  <w:right w:val="nil"/>
                </w:tcBorders>
                <w:hideMark/>
              </w:tcPr>
            </w:tcPrChange>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Change w:id="2749" w:author="Xin Li" w:date="2026-08-22T07:59:00Z" w16du:dateUtc="2026-08-21T23:59:00Z">
              <w:tcPr>
                <w:tcW w:w="1300" w:type="dxa"/>
                <w:tcBorders>
                  <w:top w:val="nil"/>
                  <w:left w:val="nil"/>
                  <w:bottom w:val="nil"/>
                  <w:right w:val="nil"/>
                </w:tcBorders>
                <w:noWrap/>
                <w:hideMark/>
              </w:tcPr>
            </w:tcPrChange>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50" w:author="Xin Li" w:date="2026-08-22T07:59:00Z" w16du:dateUtc="2026-08-21T23:59:00Z">
              <w:tcPr>
                <w:tcW w:w="1300" w:type="dxa"/>
                <w:tcBorders>
                  <w:top w:val="nil"/>
                  <w:left w:val="nil"/>
                  <w:bottom w:val="nil"/>
                  <w:right w:val="nil"/>
                </w:tcBorders>
                <w:noWrap/>
                <w:hideMark/>
              </w:tcPr>
            </w:tcPrChange>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Change w:id="2751" w:author="Xin Li" w:date="2026-08-22T07:59:00Z" w16du:dateUtc="2026-08-21T23:59:00Z">
              <w:tcPr>
                <w:tcW w:w="1300" w:type="dxa"/>
                <w:tcBorders>
                  <w:top w:val="nil"/>
                  <w:left w:val="nil"/>
                  <w:bottom w:val="nil"/>
                  <w:right w:val="nil"/>
                </w:tcBorders>
                <w:noWrap/>
                <w:hideMark/>
              </w:tcPr>
            </w:tcPrChange>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52" w:author="Xin Li" w:date="2026-08-22T07:59:00Z" w16du:dateUtc="2026-08-21T23:59:00Z">
              <w:tcPr>
                <w:tcW w:w="1300" w:type="dxa"/>
                <w:tcBorders>
                  <w:top w:val="nil"/>
                  <w:left w:val="nil"/>
                  <w:bottom w:val="nil"/>
                  <w:right w:val="nil"/>
                </w:tcBorders>
                <w:noWrap/>
                <w:hideMark/>
              </w:tcPr>
            </w:tcPrChange>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417957">
        <w:trPr>
          <w:jc w:val="center"/>
          <w:trPrChange w:id="2753" w:author="Xin Li" w:date="2026-08-22T07:59:00Z" w16du:dateUtc="2026-08-21T23:59:00Z">
            <w:trPr>
              <w:trHeight w:val="320"/>
              <w:jc w:val="center"/>
            </w:trPr>
          </w:trPrChange>
        </w:trPr>
        <w:tc>
          <w:tcPr>
            <w:tcW w:w="2000" w:type="dxa"/>
            <w:vMerge w:val="restart"/>
            <w:tcBorders>
              <w:top w:val="nil"/>
              <w:left w:val="nil"/>
              <w:bottom w:val="single" w:sz="4" w:space="0" w:color="000000"/>
              <w:right w:val="nil"/>
            </w:tcBorders>
            <w:noWrap/>
            <w:hideMark/>
            <w:tcPrChange w:id="2754" w:author="Xin Li" w:date="2026-08-22T07:59:00Z" w16du:dateUtc="2026-08-21T23:59:00Z">
              <w:tcPr>
                <w:tcW w:w="2000" w:type="dxa"/>
                <w:vMerge w:val="restart"/>
                <w:tcBorders>
                  <w:top w:val="nil"/>
                  <w:left w:val="nil"/>
                  <w:bottom w:val="single" w:sz="4" w:space="0" w:color="000000"/>
                  <w:right w:val="nil"/>
                </w:tcBorders>
                <w:noWrap/>
                <w:hideMark/>
              </w:tcPr>
            </w:tcPrChange>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Change w:id="2755" w:author="Xin Li" w:date="2026-08-22T07:59:00Z" w16du:dateUtc="2026-08-21T23:59:00Z">
              <w:tcPr>
                <w:tcW w:w="1300" w:type="dxa"/>
                <w:tcBorders>
                  <w:top w:val="nil"/>
                  <w:left w:val="nil"/>
                  <w:bottom w:val="nil"/>
                  <w:right w:val="nil"/>
                </w:tcBorders>
                <w:noWrap/>
                <w:hideMark/>
              </w:tcPr>
            </w:tcPrChange>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56" w:author="Xin Li" w:date="2026-08-22T07:59:00Z" w16du:dateUtc="2026-08-21T23:59:00Z">
              <w:tcPr>
                <w:tcW w:w="1300" w:type="dxa"/>
                <w:tcBorders>
                  <w:top w:val="nil"/>
                  <w:left w:val="nil"/>
                  <w:bottom w:val="nil"/>
                  <w:right w:val="nil"/>
                </w:tcBorders>
                <w:noWrap/>
                <w:hideMark/>
              </w:tcPr>
            </w:tcPrChange>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Change w:id="2757" w:author="Xin Li" w:date="2026-08-22T07:59:00Z" w16du:dateUtc="2026-08-21T23:59:00Z">
              <w:tcPr>
                <w:tcW w:w="1300" w:type="dxa"/>
                <w:tcBorders>
                  <w:top w:val="nil"/>
                  <w:left w:val="nil"/>
                  <w:bottom w:val="nil"/>
                  <w:right w:val="nil"/>
                </w:tcBorders>
                <w:noWrap/>
                <w:hideMark/>
              </w:tcPr>
            </w:tcPrChange>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58" w:author="Xin Li" w:date="2026-08-22T07:59:00Z" w16du:dateUtc="2026-08-21T23:59:00Z">
              <w:tcPr>
                <w:tcW w:w="1300" w:type="dxa"/>
                <w:tcBorders>
                  <w:top w:val="nil"/>
                  <w:left w:val="nil"/>
                  <w:bottom w:val="nil"/>
                  <w:right w:val="nil"/>
                </w:tcBorders>
                <w:noWrap/>
                <w:hideMark/>
              </w:tcPr>
            </w:tcPrChange>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417957">
        <w:trPr>
          <w:jc w:val="center"/>
          <w:trPrChange w:id="2759" w:author="Xin Li" w:date="2026-08-22T07:59:00Z" w16du:dateUtc="2026-08-21T23:59:00Z">
            <w:trPr>
              <w:trHeight w:val="320"/>
              <w:jc w:val="center"/>
            </w:trPr>
          </w:trPrChange>
        </w:trPr>
        <w:tc>
          <w:tcPr>
            <w:tcW w:w="2000" w:type="dxa"/>
            <w:vMerge/>
            <w:tcBorders>
              <w:top w:val="nil"/>
              <w:left w:val="nil"/>
              <w:bottom w:val="single" w:sz="4" w:space="0" w:color="000000"/>
              <w:right w:val="nil"/>
            </w:tcBorders>
            <w:hideMark/>
            <w:tcPrChange w:id="2760" w:author="Xin Li" w:date="2026-08-22T07:59:00Z" w16du:dateUtc="2026-08-21T23:59:00Z">
              <w:tcPr>
                <w:tcW w:w="2000" w:type="dxa"/>
                <w:vMerge/>
                <w:tcBorders>
                  <w:top w:val="nil"/>
                  <w:left w:val="nil"/>
                  <w:bottom w:val="single" w:sz="4" w:space="0" w:color="000000"/>
                  <w:right w:val="nil"/>
                </w:tcBorders>
                <w:hideMark/>
              </w:tcPr>
            </w:tcPrChange>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Change w:id="2761" w:author="Xin Li" w:date="2026-08-22T07:59:00Z" w16du:dateUtc="2026-08-21T23:59:00Z">
              <w:tcPr>
                <w:tcW w:w="1300" w:type="dxa"/>
                <w:tcBorders>
                  <w:top w:val="nil"/>
                  <w:left w:val="nil"/>
                  <w:bottom w:val="single" w:sz="4" w:space="0" w:color="auto"/>
                  <w:right w:val="nil"/>
                </w:tcBorders>
                <w:noWrap/>
                <w:hideMark/>
              </w:tcPr>
            </w:tcPrChange>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Change w:id="2762" w:author="Xin Li" w:date="2026-08-22T07:59:00Z" w16du:dateUtc="2026-08-21T23:59:00Z">
              <w:tcPr>
                <w:tcW w:w="1300" w:type="dxa"/>
                <w:tcBorders>
                  <w:top w:val="nil"/>
                  <w:left w:val="nil"/>
                  <w:bottom w:val="single" w:sz="4" w:space="0" w:color="auto"/>
                  <w:right w:val="nil"/>
                </w:tcBorders>
                <w:noWrap/>
                <w:hideMark/>
              </w:tcPr>
            </w:tcPrChange>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Change w:id="2763" w:author="Xin Li" w:date="2026-08-22T07:59:00Z" w16du:dateUtc="2026-08-21T23:59:00Z">
              <w:tcPr>
                <w:tcW w:w="1300" w:type="dxa"/>
                <w:tcBorders>
                  <w:top w:val="nil"/>
                  <w:left w:val="nil"/>
                  <w:bottom w:val="single" w:sz="4" w:space="0" w:color="auto"/>
                  <w:right w:val="nil"/>
                </w:tcBorders>
                <w:noWrap/>
                <w:hideMark/>
              </w:tcPr>
            </w:tcPrChange>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Change w:id="2764" w:author="Xin Li" w:date="2026-08-22T07:59:00Z" w16du:dateUtc="2026-08-21T23:59:00Z">
              <w:tcPr>
                <w:tcW w:w="1300" w:type="dxa"/>
                <w:tcBorders>
                  <w:top w:val="nil"/>
                  <w:left w:val="nil"/>
                  <w:bottom w:val="single" w:sz="4" w:space="0" w:color="auto"/>
                  <w:right w:val="nil"/>
                </w:tcBorders>
                <w:noWrap/>
                <w:hideMark/>
              </w:tcPr>
            </w:tcPrChange>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417957">
        <w:trPr>
          <w:jc w:val="center"/>
          <w:trPrChange w:id="2765" w:author="Xin Li" w:date="2026-08-22T07:59:00Z" w16du:dateUtc="2026-08-21T23:59:00Z">
            <w:trPr>
              <w:trHeight w:val="320"/>
              <w:jc w:val="center"/>
            </w:trPr>
          </w:trPrChange>
        </w:trPr>
        <w:tc>
          <w:tcPr>
            <w:tcW w:w="2000" w:type="dxa"/>
            <w:tcBorders>
              <w:top w:val="nil"/>
              <w:left w:val="nil"/>
              <w:bottom w:val="nil"/>
              <w:right w:val="nil"/>
            </w:tcBorders>
            <w:noWrap/>
            <w:hideMark/>
            <w:tcPrChange w:id="2766" w:author="Xin Li" w:date="2026-08-22T07:59:00Z" w16du:dateUtc="2026-08-21T23:59:00Z">
              <w:tcPr>
                <w:tcW w:w="2000" w:type="dxa"/>
                <w:tcBorders>
                  <w:top w:val="nil"/>
                  <w:left w:val="nil"/>
                  <w:bottom w:val="nil"/>
                  <w:right w:val="nil"/>
                </w:tcBorders>
                <w:noWrap/>
                <w:hideMark/>
              </w:tcPr>
            </w:tcPrChange>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Change w:id="2767" w:author="Xin Li" w:date="2026-08-22T07:59:00Z" w16du:dateUtc="2026-08-21T23:59:00Z">
              <w:tcPr>
                <w:tcW w:w="1300" w:type="dxa"/>
                <w:tcBorders>
                  <w:top w:val="nil"/>
                  <w:left w:val="nil"/>
                  <w:bottom w:val="nil"/>
                  <w:right w:val="nil"/>
                </w:tcBorders>
                <w:noWrap/>
                <w:hideMark/>
              </w:tcPr>
            </w:tcPrChange>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8" w:author="Xin Li" w:date="2026-08-22T07:59:00Z" w16du:dateUtc="2026-08-21T23:59:00Z">
              <w:tcPr>
                <w:tcW w:w="1300" w:type="dxa"/>
                <w:tcBorders>
                  <w:top w:val="nil"/>
                  <w:left w:val="nil"/>
                  <w:bottom w:val="nil"/>
                  <w:right w:val="nil"/>
                </w:tcBorders>
                <w:noWrap/>
                <w:hideMark/>
              </w:tcPr>
            </w:tcPrChange>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9" w:author="Xin Li" w:date="2026-08-22T07:59:00Z" w16du:dateUtc="2026-08-21T23:59:00Z">
              <w:tcPr>
                <w:tcW w:w="1300" w:type="dxa"/>
                <w:tcBorders>
                  <w:top w:val="nil"/>
                  <w:left w:val="nil"/>
                  <w:bottom w:val="nil"/>
                  <w:right w:val="nil"/>
                </w:tcBorders>
                <w:noWrap/>
                <w:hideMark/>
              </w:tcPr>
            </w:tcPrChange>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0" w:author="Xin Li" w:date="2026-08-22T07:59:00Z" w16du:dateUtc="2026-08-21T23:59:00Z">
              <w:tcPr>
                <w:tcW w:w="1300" w:type="dxa"/>
                <w:tcBorders>
                  <w:top w:val="nil"/>
                  <w:left w:val="nil"/>
                  <w:bottom w:val="nil"/>
                  <w:right w:val="nil"/>
                </w:tcBorders>
                <w:noWrap/>
                <w:hideMark/>
              </w:tcPr>
            </w:tcPrChange>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417957">
        <w:trPr>
          <w:jc w:val="center"/>
          <w:trPrChange w:id="2771" w:author="Xin Li" w:date="2026-08-22T07:59:00Z" w16du:dateUtc="2026-08-21T23:59:00Z">
            <w:trPr>
              <w:trHeight w:val="320"/>
              <w:jc w:val="center"/>
            </w:trPr>
          </w:trPrChange>
        </w:trPr>
        <w:tc>
          <w:tcPr>
            <w:tcW w:w="2000" w:type="dxa"/>
            <w:tcBorders>
              <w:top w:val="nil"/>
              <w:left w:val="nil"/>
              <w:bottom w:val="nil"/>
              <w:right w:val="nil"/>
            </w:tcBorders>
            <w:noWrap/>
            <w:hideMark/>
            <w:tcPrChange w:id="2772" w:author="Xin Li" w:date="2026-08-22T07:59:00Z" w16du:dateUtc="2026-08-21T23:59:00Z">
              <w:tcPr>
                <w:tcW w:w="2000" w:type="dxa"/>
                <w:tcBorders>
                  <w:top w:val="nil"/>
                  <w:left w:val="nil"/>
                  <w:bottom w:val="nil"/>
                  <w:right w:val="nil"/>
                </w:tcBorders>
                <w:noWrap/>
                <w:hideMark/>
              </w:tcPr>
            </w:tcPrChange>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Change w:id="2773" w:author="Xin Li" w:date="2026-08-22T07:59:00Z" w16du:dateUtc="2026-08-21T23:59:00Z">
              <w:tcPr>
                <w:tcW w:w="1300" w:type="dxa"/>
                <w:tcBorders>
                  <w:top w:val="nil"/>
                  <w:left w:val="nil"/>
                  <w:bottom w:val="nil"/>
                  <w:right w:val="nil"/>
                </w:tcBorders>
                <w:noWrap/>
                <w:hideMark/>
              </w:tcPr>
            </w:tcPrChange>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4" w:author="Xin Li" w:date="2026-08-22T07:59:00Z" w16du:dateUtc="2026-08-21T23:59:00Z">
              <w:tcPr>
                <w:tcW w:w="1300" w:type="dxa"/>
                <w:tcBorders>
                  <w:top w:val="nil"/>
                  <w:left w:val="nil"/>
                  <w:bottom w:val="nil"/>
                  <w:right w:val="nil"/>
                </w:tcBorders>
                <w:noWrap/>
                <w:hideMark/>
              </w:tcPr>
            </w:tcPrChange>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5" w:author="Xin Li" w:date="2026-08-22T07:59:00Z" w16du:dateUtc="2026-08-21T23:59:00Z">
              <w:tcPr>
                <w:tcW w:w="1300" w:type="dxa"/>
                <w:tcBorders>
                  <w:top w:val="nil"/>
                  <w:left w:val="nil"/>
                  <w:bottom w:val="nil"/>
                  <w:right w:val="nil"/>
                </w:tcBorders>
                <w:noWrap/>
                <w:hideMark/>
              </w:tcPr>
            </w:tcPrChange>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6" w:author="Xin Li" w:date="2026-08-22T07:59:00Z" w16du:dateUtc="2026-08-21T23:59:00Z">
              <w:tcPr>
                <w:tcW w:w="1300" w:type="dxa"/>
                <w:tcBorders>
                  <w:top w:val="nil"/>
                  <w:left w:val="nil"/>
                  <w:bottom w:val="nil"/>
                  <w:right w:val="nil"/>
                </w:tcBorders>
                <w:noWrap/>
                <w:hideMark/>
              </w:tcPr>
            </w:tcPrChange>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417957">
        <w:trPr>
          <w:jc w:val="center"/>
          <w:trPrChange w:id="2777" w:author="Xin Li" w:date="2026-08-22T07:59:00Z" w16du:dateUtc="2026-08-21T23:59:00Z">
            <w:trPr>
              <w:trHeight w:val="320"/>
              <w:jc w:val="center"/>
            </w:trPr>
          </w:trPrChange>
        </w:trPr>
        <w:tc>
          <w:tcPr>
            <w:tcW w:w="2000" w:type="dxa"/>
            <w:tcBorders>
              <w:top w:val="nil"/>
              <w:left w:val="nil"/>
              <w:bottom w:val="nil"/>
              <w:right w:val="nil"/>
            </w:tcBorders>
            <w:noWrap/>
            <w:hideMark/>
            <w:tcPrChange w:id="2778" w:author="Xin Li" w:date="2026-08-22T07:59:00Z" w16du:dateUtc="2026-08-21T23:59:00Z">
              <w:tcPr>
                <w:tcW w:w="2000" w:type="dxa"/>
                <w:tcBorders>
                  <w:top w:val="nil"/>
                  <w:left w:val="nil"/>
                  <w:bottom w:val="nil"/>
                  <w:right w:val="nil"/>
                </w:tcBorders>
                <w:noWrap/>
                <w:hideMark/>
              </w:tcPr>
            </w:tcPrChange>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Change w:id="2779" w:author="Xin Li" w:date="2026-08-22T07:59:00Z" w16du:dateUtc="2026-08-21T23:59:00Z">
              <w:tcPr>
                <w:tcW w:w="1300" w:type="dxa"/>
                <w:tcBorders>
                  <w:top w:val="nil"/>
                  <w:left w:val="nil"/>
                  <w:bottom w:val="nil"/>
                  <w:right w:val="nil"/>
                </w:tcBorders>
                <w:noWrap/>
                <w:hideMark/>
              </w:tcPr>
            </w:tcPrChange>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80" w:author="Xin Li" w:date="2026-08-22T07:59:00Z" w16du:dateUtc="2026-08-21T23:59:00Z">
              <w:tcPr>
                <w:tcW w:w="1300" w:type="dxa"/>
                <w:tcBorders>
                  <w:top w:val="nil"/>
                  <w:left w:val="nil"/>
                  <w:bottom w:val="nil"/>
                  <w:right w:val="nil"/>
                </w:tcBorders>
                <w:noWrap/>
                <w:hideMark/>
              </w:tcPr>
            </w:tcPrChange>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81" w:author="Xin Li" w:date="2026-08-22T07:59:00Z" w16du:dateUtc="2026-08-21T23:59:00Z">
              <w:tcPr>
                <w:tcW w:w="1300" w:type="dxa"/>
                <w:tcBorders>
                  <w:top w:val="nil"/>
                  <w:left w:val="nil"/>
                  <w:bottom w:val="nil"/>
                  <w:right w:val="nil"/>
                </w:tcBorders>
                <w:noWrap/>
                <w:hideMark/>
              </w:tcPr>
            </w:tcPrChange>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82" w:author="Xin Li" w:date="2026-08-22T07:59:00Z" w16du:dateUtc="2026-08-21T23:59:00Z">
              <w:tcPr>
                <w:tcW w:w="1300" w:type="dxa"/>
                <w:tcBorders>
                  <w:top w:val="nil"/>
                  <w:left w:val="nil"/>
                  <w:bottom w:val="nil"/>
                  <w:right w:val="nil"/>
                </w:tcBorders>
                <w:noWrap/>
                <w:hideMark/>
              </w:tcPr>
            </w:tcPrChange>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417957">
        <w:trPr>
          <w:jc w:val="center"/>
          <w:trPrChange w:id="2783" w:author="Xin Li" w:date="2026-08-22T07:59:00Z" w16du:dateUtc="2026-08-21T23:59:00Z">
            <w:trPr>
              <w:trHeight w:val="320"/>
              <w:jc w:val="center"/>
            </w:trPr>
          </w:trPrChange>
        </w:trPr>
        <w:tc>
          <w:tcPr>
            <w:tcW w:w="2000" w:type="dxa"/>
            <w:tcBorders>
              <w:top w:val="nil"/>
              <w:left w:val="nil"/>
              <w:bottom w:val="single" w:sz="4" w:space="0" w:color="auto"/>
              <w:right w:val="nil"/>
            </w:tcBorders>
            <w:noWrap/>
            <w:hideMark/>
            <w:tcPrChange w:id="2784" w:author="Xin Li" w:date="2026-08-22T07:59:00Z" w16du:dateUtc="2026-08-21T23:59:00Z">
              <w:tcPr>
                <w:tcW w:w="2000" w:type="dxa"/>
                <w:tcBorders>
                  <w:top w:val="nil"/>
                  <w:left w:val="nil"/>
                  <w:bottom w:val="single" w:sz="4" w:space="0" w:color="auto"/>
                  <w:right w:val="nil"/>
                </w:tcBorders>
                <w:noWrap/>
                <w:hideMark/>
              </w:tcPr>
            </w:tcPrChange>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Change w:id="2785" w:author="Xin Li" w:date="2026-08-22T07:59:00Z" w16du:dateUtc="2026-08-21T23:59:00Z">
              <w:tcPr>
                <w:tcW w:w="1300" w:type="dxa"/>
                <w:tcBorders>
                  <w:top w:val="nil"/>
                  <w:left w:val="nil"/>
                  <w:bottom w:val="single" w:sz="4" w:space="0" w:color="auto"/>
                  <w:right w:val="nil"/>
                </w:tcBorders>
                <w:noWrap/>
                <w:hideMark/>
              </w:tcPr>
            </w:tcPrChange>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Change w:id="2786" w:author="Xin Li" w:date="2026-08-22T07:59:00Z" w16du:dateUtc="2026-08-21T23:59:00Z">
              <w:tcPr>
                <w:tcW w:w="1300" w:type="dxa"/>
                <w:tcBorders>
                  <w:top w:val="nil"/>
                  <w:left w:val="nil"/>
                  <w:bottom w:val="single" w:sz="4" w:space="0" w:color="auto"/>
                  <w:right w:val="nil"/>
                </w:tcBorders>
                <w:noWrap/>
                <w:hideMark/>
              </w:tcPr>
            </w:tcPrChange>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Change w:id="2787" w:author="Xin Li" w:date="2026-08-22T07:59:00Z" w16du:dateUtc="2026-08-21T23:59:00Z">
              <w:tcPr>
                <w:tcW w:w="1300" w:type="dxa"/>
                <w:tcBorders>
                  <w:top w:val="nil"/>
                  <w:left w:val="nil"/>
                  <w:bottom w:val="single" w:sz="4" w:space="0" w:color="auto"/>
                  <w:right w:val="nil"/>
                </w:tcBorders>
                <w:noWrap/>
                <w:hideMark/>
              </w:tcPr>
            </w:tcPrChange>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Change w:id="2788" w:author="Xin Li" w:date="2026-08-22T07:59:00Z" w16du:dateUtc="2026-08-21T23:59:00Z">
              <w:tcPr>
                <w:tcW w:w="1300" w:type="dxa"/>
                <w:tcBorders>
                  <w:top w:val="nil"/>
                  <w:left w:val="nil"/>
                  <w:bottom w:val="single" w:sz="4" w:space="0" w:color="auto"/>
                  <w:right w:val="nil"/>
                </w:tcBorders>
                <w:noWrap/>
                <w:hideMark/>
              </w:tcPr>
            </w:tcPrChange>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3F9096C8"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because computing answer quality is not possible for </w:t>
      </w:r>
      <w:commentRangeStart w:id="2789"/>
      <w:r w:rsidRPr="00015210">
        <w:t>a small number of questions</w:t>
      </w:r>
      <w:commentRangeEnd w:id="2789"/>
      <w:r w:rsidR="001C3581" w:rsidRPr="00015210">
        <w:rPr>
          <w:rStyle w:val="CommentReference"/>
          <w:sz w:val="20"/>
        </w:rPr>
        <w:commentReference w:id="2789"/>
      </w:r>
      <w:r w:rsidRPr="00015210">
        <w:t xml:space="preserve"> affected </w:t>
      </w:r>
      <w:commentRangeStart w:id="2790"/>
      <w:r w:rsidRPr="00015210">
        <w:t>by connection issues.</w:t>
      </w:r>
      <w:commentRangeEnd w:id="2790"/>
      <w:r w:rsidR="001C3581" w:rsidRPr="00015210">
        <w:rPr>
          <w:rStyle w:val="CommentReference"/>
          <w:sz w:val="20"/>
        </w:rPr>
        <w:commentReference w:id="2790"/>
      </w:r>
      <w:r w:rsidRPr="00015210">
        <w:t xml:space="preserve"> Columns 3 and 4 are estimated on questions with a first human answer, </w:t>
      </w:r>
      <w:commentRangeStart w:id="2791"/>
      <w:r w:rsidRPr="00015210">
        <w:t>and the quality outcome requires generating a reference answer, both of which reduce the sample.</w:t>
      </w:r>
      <w:commentRangeEnd w:id="2791"/>
      <w:r w:rsidR="001C3581" w:rsidRPr="00015210">
        <w:rPr>
          <w:rStyle w:val="CommentReference"/>
          <w:sz w:val="20"/>
        </w:rPr>
        <w:commentReference w:id="2791"/>
      </w:r>
    </w:p>
    <w:p w14:paraId="59575F88" w14:textId="4B0E5224" w:rsidR="001C3581" w:rsidRPr="001C3581" w:rsidRDefault="00B51AB5">
      <w:pPr>
        <w:pStyle w:val="Paragraph0"/>
        <w:rPr>
          <w:ins w:id="2792" w:author="Prof. LIU Ben" w:date="2026-08-26T00:04:00Z" w16du:dateUtc="2026-08-25T16:04:00Z"/>
          <w:color w:val="000000"/>
        </w:rPr>
        <w:pPrChange w:id="2793" w:author="Prof. LIU Ben" w:date="2026-08-26T00:04:00Z" w16du:dateUtc="2026-08-25T16:04:00Z">
          <w:pPr/>
        </w:pPrChange>
      </w:pPr>
      <w:r w:rsidRPr="00015210">
        <w:rPr>
          <w:rFonts w:eastAsia="Times New Roman"/>
          <w:b/>
          <w:bCs/>
          <w:color w:val="000000"/>
          <w:szCs w:val="24"/>
        </w:rPr>
        <w:t xml:space="preserve">The label </w:t>
      </w:r>
      <w:del w:id="2794" w:author="Xin Li" w:date="2026-08-22T13:37:00Z" w16du:dateUtc="2026-08-22T05:37:00Z">
        <w:r w:rsidRPr="00015210" w:rsidDel="00745A6A">
          <w:rPr>
            <w:rFonts w:eastAsia="Times New Roman"/>
            <w:b/>
            <w:bCs/>
            <w:color w:val="000000"/>
            <w:szCs w:val="24"/>
          </w:rPr>
          <w:delText xml:space="preserve">component </w:delText>
        </w:r>
      </w:del>
      <w:ins w:id="2795" w:author="Xin Li" w:date="2026-08-22T13:37:00Z" w16du:dateUtc="2026-08-22T05:37: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(H1).</w:t>
      </w:r>
      <w:r w:rsidRPr="00015210">
        <w:rPr>
          <w:rFonts w:eastAsia="Times New Roman"/>
          <w:color w:val="000000"/>
          <w:szCs w:val="24"/>
        </w:rPr>
        <w:t xml:space="preserve"> </w:t>
      </w:r>
      <w:ins w:id="2796" w:author="Prof. LIU Ben" w:date="2026-08-26T00:04:00Z" w16du:dateUtc="2026-08-25T16:04:00Z">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ins>
      <w:ins w:id="2797" w:author="Prof. LIU Ben" w:date="2026-08-26T00:05:00Z" w16du:dateUtc="2026-08-25T16:05:00Z">
        <w:r w:rsidR="001C3581">
          <w:rPr>
            <w:rFonts w:eastAsia="Times New Roman" w:hint="eastAsia"/>
            <w:color w:val="000000"/>
            <w:szCs w:val="24"/>
          </w:rPr>
          <w:t>This provides support for H1</w:t>
        </w:r>
      </w:ins>
      <w:ins w:id="2798" w:author="Prof. LIU Ben" w:date="2026-08-26T00:04:00Z" w16du:dateUtc="2026-08-25T16:04:00Z">
        <w:r w:rsidR="001C3581" w:rsidRPr="001C3581">
          <w:rPr>
            <w:rFonts w:eastAsia="Times New Roman"/>
            <w:color w:val="000000"/>
            <w:szCs w:val="24"/>
          </w:rPr>
          <w:t>.</w:t>
        </w:r>
      </w:ins>
    </w:p>
    <w:p w14:paraId="37B7209E" w14:textId="5B698D86" w:rsidR="00B51AB5" w:rsidRPr="00015210" w:rsidDel="001C3581" w:rsidRDefault="00B51AB5" w:rsidP="00B51AB5">
      <w:pPr>
        <w:pStyle w:val="Paragraph0"/>
        <w:rPr>
          <w:del w:id="2799" w:author="Prof. LIU Ben" w:date="2026-08-26T00:06:00Z" w16du:dateUtc="2026-08-25T16:06:00Z"/>
          <w:color w:val="000000"/>
        </w:rPr>
      </w:pPr>
      <w:del w:id="2800" w:author="Prof. LIU Ben" w:date="2026-08-26T00:06:00Z" w16du:dateUtc="2026-08-25T16:06:00Z">
        <w:r w:rsidRPr="00015210" w:rsidDel="001C3581">
          <w:rPr>
            <w:rFonts w:eastAsia="Times New Roman"/>
            <w:color w:val="000000"/>
            <w:szCs w:val="24"/>
          </w:rPr>
          <w:delText>The AI indicator is positive and significant (</w:delText>
        </w:r>
        <w:r w:rsidR="00572CD6" w:rsidRPr="00015210" w:rsidDel="001C3581">
          <w:rPr>
            <w:rFonts w:eastAsia="Times New Roman"/>
            <w:color w:val="000000"/>
            <w:szCs w:val="24"/>
          </w:rPr>
          <w:delText>0.188</w:delText>
        </w:r>
        <w:r w:rsidRPr="00015210" w:rsidDel="001C3581">
          <w:rPr>
            <w:rFonts w:eastAsia="Times New Roman"/>
            <w:color w:val="000000"/>
            <w:szCs w:val="24"/>
          </w:rPr>
          <w:delText>, p &lt; 0.0</w:delText>
        </w:r>
        <w:r w:rsidR="00572CD6" w:rsidRPr="00015210" w:rsidDel="001C3581">
          <w:rPr>
            <w:rFonts w:eastAsia="Times New Roman"/>
            <w:color w:val="000000"/>
            <w:szCs w:val="24"/>
          </w:rPr>
          <w:delText>5</w:delText>
        </w:r>
        <w:r w:rsidRPr="00015210" w:rsidDel="001C3581">
          <w:rPr>
            <w:rFonts w:eastAsia="Times New Roman"/>
            <w:color w:val="000000"/>
            <w:szCs w:val="24"/>
          </w:rPr>
          <w:delText>). Projected to an AI answer whose content contributes nothing, the presence of a labeled AI answer raises rather than lowers the number of human answers a question attracts (i.e., AI label effect), consistent with contributors treating the AI as a weak competitor whose appearance invites a response. H1 is supported.</w:delText>
        </w:r>
      </w:del>
    </w:p>
    <w:p w14:paraId="076B199B" w14:textId="04341262"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del w:id="2801" w:author="Xin Li" w:date="2026-08-22T13:38:00Z" w16du:dateUtc="2026-08-22T05:38:00Z">
        <w:r w:rsidRPr="00015210" w:rsidDel="00745A6A">
          <w:rPr>
            <w:rFonts w:eastAsia="Times New Roman"/>
            <w:b/>
            <w:bCs/>
            <w:color w:val="000000"/>
            <w:szCs w:val="24"/>
          </w:rPr>
          <w:delText xml:space="preserve">slope </w:delText>
        </w:r>
      </w:del>
      <w:ins w:id="2802" w:author="Xin Li" w:date="2026-08-22T13:38:00Z" w16du:dateUtc="2026-08-22T05:38: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ins w:id="2803" w:author="Prof. LIU Ben" w:date="2026-08-26T00:06:00Z" w16du:dateUtc="2026-08-25T16:06:00Z">
        <w:r w:rsidR="001C3581">
          <w:rPr>
            <w:rFonts w:eastAsia="Times New Roman" w:hint="eastAsia"/>
            <w:color w:val="000000"/>
            <w:szCs w:val="24"/>
          </w:rPr>
          <w:t xml:space="preserve">This provides support </w:t>
        </w:r>
        <w:r w:rsidR="001C3581">
          <w:rPr>
            <w:rFonts w:eastAsia="Times New Roman" w:hint="eastAsia"/>
            <w:color w:val="000000"/>
            <w:szCs w:val="24"/>
          </w:rPr>
          <w:lastRenderedPageBreak/>
          <w:t xml:space="preserve">for </w:t>
        </w:r>
      </w:ins>
      <w:del w:id="2804" w:author="Prof. LIU Ben" w:date="2026-08-26T00:06:00Z" w16du:dateUtc="2026-08-25T16:06:00Z">
        <w:r w:rsidRPr="00015210" w:rsidDel="001C3581">
          <w:rPr>
            <w:rFonts w:eastAsia="Times New Roman"/>
            <w:color w:val="000000"/>
            <w:szCs w:val="24"/>
          </w:rPr>
          <w:delText xml:space="preserve">The magnitude is substantial relative to the pooled estimate in Column 1: a one-standard-deviation increase in </w:delText>
        </w:r>
        <w:r w:rsidRPr="00015210" w:rsidDel="001C3581">
          <w:rPr>
            <w:rFonts w:eastAsia="Times New Roman"/>
            <w:i/>
            <w:iCs/>
            <w:color w:val="000000"/>
            <w:szCs w:val="24"/>
          </w:rPr>
          <w:delText>Length</w:delText>
        </w:r>
        <w:r w:rsidRPr="00015210" w:rsidDel="001C3581">
          <w:rPr>
            <w:rFonts w:eastAsia="Times New Roman"/>
            <w:i/>
            <w:iCs/>
            <w:color w:val="000000"/>
            <w:szCs w:val="24"/>
            <w:vertAlign w:val="subscript"/>
          </w:rPr>
          <w:delText>i</w:delText>
        </w:r>
        <w:r w:rsidRPr="00015210" w:rsidDel="001C3581">
          <w:rPr>
            <w:rFonts w:eastAsia="Times New Roman"/>
            <w:color w:val="000000"/>
            <w:szCs w:val="24"/>
          </w:rPr>
          <w:delText xml:space="preserve"> shifts the effect by roughly 2.502%, which is more than half the size of the average effect itself. </w:delText>
        </w:r>
      </w:del>
      <w:r w:rsidRPr="00015210">
        <w:rPr>
          <w:rFonts w:eastAsia="Times New Roman"/>
          <w:color w:val="000000"/>
          <w:szCs w:val="24"/>
        </w:rPr>
        <w:t>H2</w:t>
      </w:r>
      <w:del w:id="2805" w:author="Prof. LIU Ben" w:date="2026-08-26T00:06:00Z" w16du:dateUtc="2026-08-25T16:06:00Z">
        <w:r w:rsidRPr="00015210" w:rsidDel="001C3581">
          <w:rPr>
            <w:rFonts w:eastAsia="Times New Roman"/>
            <w:color w:val="000000"/>
            <w:szCs w:val="24"/>
          </w:rPr>
          <w:delText xml:space="preserve"> is supported</w:delText>
        </w:r>
      </w:del>
      <w:r w:rsidRPr="00015210">
        <w:rPr>
          <w:rFonts w:eastAsia="Times New Roman"/>
          <w:color w:val="000000"/>
          <w:szCs w:val="24"/>
        </w:rPr>
        <w:t>.</w:t>
      </w:r>
    </w:p>
    <w:p w14:paraId="3F7E5418" w14:textId="2A9AF1E5" w:rsidR="001C3581" w:rsidRPr="001C3581" w:rsidRDefault="00B51AB5">
      <w:pPr>
        <w:pStyle w:val="Paragraph0"/>
        <w:rPr>
          <w:ins w:id="2806" w:author="Prof. LIU Ben" w:date="2026-08-26T00:08:00Z" w16du:dateUtc="2026-08-25T16:08:00Z"/>
          <w:rPrChange w:id="2807" w:author="Prof. LIU Ben" w:date="2026-08-26T00:08:00Z" w16du:dateUtc="2026-08-25T16:08:00Z">
            <w:rPr>
              <w:ins w:id="2808" w:author="Prof. LIU Ben" w:date="2026-08-26T00:08:00Z" w16du:dateUtc="2026-08-25T16:08:00Z"/>
              <w:color w:val="000000"/>
            </w:rPr>
          </w:rPrChange>
        </w:rPr>
        <w:pPrChange w:id="2809" w:author="Prof. LIU Ben" w:date="2026-08-26T00:08:00Z" w16du:dateUtc="2026-08-25T16:08:00Z">
          <w:pPr/>
        </w:pPrChange>
      </w:pPr>
      <w:r w:rsidRPr="00015210">
        <w:rPr>
          <w:b/>
          <w:bCs/>
        </w:rPr>
        <w:t xml:space="preserve">The quality </w:t>
      </w:r>
      <w:del w:id="2810" w:author="Xin Li" w:date="2026-08-22T13:38:00Z" w16du:dateUtc="2026-08-22T05:38:00Z">
        <w:r w:rsidRPr="00015210" w:rsidDel="00745A6A">
          <w:rPr>
            <w:b/>
            <w:bCs/>
          </w:rPr>
          <w:delText xml:space="preserve">slope </w:delText>
        </w:r>
      </w:del>
      <w:ins w:id="2811" w:author="Xin Li" w:date="2026-08-22T13:38:00Z" w16du:dateUtc="2026-08-22T05:38:00Z">
        <w:r w:rsidR="00745A6A">
          <w:rPr>
            <w:b/>
            <w:bCs/>
          </w:rPr>
          <w:t>effect</w:t>
        </w:r>
        <w:r w:rsidR="00745A6A" w:rsidRPr="00015210">
          <w:rPr>
            <w:b/>
            <w:bCs/>
          </w:rPr>
          <w:t xml:space="preserve"> </w:t>
        </w:r>
      </w:ins>
      <w:r w:rsidRPr="00015210">
        <w:rPr>
          <w:b/>
          <w:bCs/>
        </w:rPr>
        <w:t>(H3).</w:t>
      </w:r>
      <w:r w:rsidRPr="00015210">
        <w:t xml:space="preserve"> The interaction with AI answer quality is small and statistically indistinguishable from zero (0.004, </w:t>
      </w:r>
      <w:commentRangeStart w:id="2812"/>
      <w:r w:rsidRPr="00015210">
        <w:t>s.e. 0.004</w:t>
      </w:r>
      <w:commentRangeEnd w:id="2812"/>
      <w:r w:rsidR="001C3581" w:rsidRPr="00015210">
        <w:rPr>
          <w:rStyle w:val="CommentReference"/>
          <w:sz w:val="24"/>
        </w:rPr>
        <w:commentReference w:id="2812"/>
      </w:r>
      <w:r w:rsidRPr="00015210">
        <w:t xml:space="preserve">). The consequence of having an AI answer under a question does not depend on how good that answer is. This is the prediction that separates our account from a capability-deterrence account, under which better AI should deter more. </w:t>
      </w:r>
      <w:ins w:id="2813" w:author="Prof. LIU Ben" w:date="2026-08-26T00:08:00Z" w16du:dateUtc="2026-08-25T16:08:00Z">
        <w:r w:rsidR="001C3581" w:rsidRPr="001C3581">
          <w:rPr>
            <w:rPrChange w:id="2814" w:author="Prof. LIU Ben" w:date="2026-08-26T00:08:00Z" w16du:dateUtc="2026-08-25T16:08:00Z">
              <w:rPr>
                <w:color w:val="000000"/>
              </w:rPr>
            </w:rPrChange>
          </w:rPr>
          <w:t>We find no evidence against the null prediction of H3.</w:t>
        </w:r>
      </w:ins>
    </w:p>
    <w:p w14:paraId="32C1F85F" w14:textId="492A915C" w:rsidR="00B51AB5" w:rsidRPr="00015210" w:rsidDel="001C3581" w:rsidRDefault="00B51AB5" w:rsidP="00B51AB5">
      <w:pPr>
        <w:pStyle w:val="Paragraph0"/>
        <w:rPr>
          <w:del w:id="2815" w:author="Prof. LIU Ben" w:date="2026-08-26T00:08:00Z" w16du:dateUtc="2026-08-25T16:08:00Z"/>
        </w:rPr>
      </w:pPr>
      <w:del w:id="2816" w:author="Prof. LIU Ben" w:date="2026-08-26T00:08:00Z" w16du:dateUtc="2026-08-25T16:08:00Z">
        <w:r w:rsidRPr="00015210" w:rsidDel="001C3581">
          <w:delText xml:space="preserve">We did not find evidence to reject </w:delText>
        </w:r>
      </w:del>
      <w:ins w:id="2817" w:author="Xin Li" w:date="2026-08-22T13:38:00Z" w16du:dateUtc="2026-08-22T05:38:00Z">
        <w:del w:id="2818" w:author="Prof. LIU Ben" w:date="2026-08-26T00:08:00Z" w16du:dateUtc="2026-08-25T16:08:00Z">
          <w:r w:rsidR="00745A6A" w:rsidDel="001C3581">
            <w:delText xml:space="preserve">the null hypothesis of </w:delText>
          </w:r>
        </w:del>
      </w:ins>
      <w:del w:id="2819" w:author="Prof. LIU Ben" w:date="2026-08-26T00:08:00Z" w16du:dateUtc="2026-08-25T16:08:00Z">
        <w:r w:rsidRPr="00015210" w:rsidDel="001C3581">
          <w:delText xml:space="preserve">H3. </w:delText>
        </w:r>
      </w:del>
    </w:p>
    <w:p w14:paraId="7ACF5FEF" w14:textId="0BC69F0C" w:rsidR="00B51AB5" w:rsidRPr="00015210" w:rsidRDefault="00B51AB5" w:rsidP="00B51AB5">
      <w:pPr>
        <w:pStyle w:val="Paragraph0"/>
      </w:pPr>
      <w:r w:rsidRPr="00015210">
        <w:rPr>
          <w:rFonts w:eastAsia="Times New Roman"/>
          <w:color w:val="000000"/>
          <w:szCs w:val="24"/>
        </w:rPr>
        <w:t xml:space="preserve">Together the three coefficients describe </w:t>
      </w:r>
      <w:del w:id="2820" w:author="Xin Li" w:date="2026-08-22T13:38:00Z" w16du:dateUtc="2026-08-22T05:38:00Z">
        <w:r w:rsidRPr="00015210" w:rsidDel="00745A6A">
          <w:rPr>
            <w:rFonts w:eastAsia="Times New Roman"/>
            <w:color w:val="000000"/>
            <w:szCs w:val="24"/>
          </w:rPr>
          <w:delText>a function rather than an effect.</w:delText>
        </w:r>
      </w:del>
      <w:ins w:id="2821" w:author="Xin Li" w:date="2026-08-22T13:38:00Z" w16du:dateUtc="2026-08-22T05:38:00Z">
        <w:r w:rsidR="00745A6A">
          <w:rPr>
            <w:rFonts w:eastAsia="Times New Roman"/>
            <w:color w:val="000000"/>
            <w:szCs w:val="24"/>
          </w:rPr>
          <w:t>that</w:t>
        </w:r>
      </w:ins>
      <w:del w:id="2822" w:author="Xin Li" w:date="2026-08-22T13:39:00Z" w16du:dateUtc="2026-08-22T05:39:00Z">
        <w:r w:rsidRPr="00015210" w:rsidDel="00745A6A">
          <w:rPr>
            <w:rFonts w:eastAsia="Times New Roman"/>
            <w:color w:val="000000"/>
            <w:szCs w:val="24"/>
          </w:rPr>
          <w:delText xml:space="preserve"> Where the AI answer</w:delText>
        </w:r>
        <w:r w:rsidR="00534D0B" w:rsidRPr="00015210" w:rsidDel="00745A6A">
          <w:rPr>
            <w:rFonts w:eastAsia="Times New Roman"/>
            <w:color w:val="000000"/>
            <w:szCs w:val="24"/>
          </w:rPr>
          <w:delText>’</w:delText>
        </w:r>
        <w:r w:rsidRPr="00015210" w:rsidDel="00745A6A">
          <w:rPr>
            <w:rFonts w:eastAsia="Times New Roman"/>
            <w:color w:val="000000"/>
            <w:szCs w:val="24"/>
          </w:rPr>
          <w:delText>s content is thin,</w:delText>
        </w:r>
      </w:del>
      <w:r w:rsidRPr="00015210">
        <w:rPr>
          <w:rFonts w:eastAsia="Times New Roman"/>
          <w:color w:val="000000"/>
          <w:szCs w:val="24"/>
        </w:rPr>
        <w:t xml:space="preserve"> having an AI answer under the question draws human contribution</w:t>
      </w:r>
      <w:ins w:id="2823" w:author="Xin Li" w:date="2026-08-22T13:39:00Z" w16du:dateUtc="2026-08-22T05:39:00Z">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ins>
      <w:del w:id="2824" w:author="Xin Li" w:date="2026-08-22T13:39:00Z" w16du:dateUtc="2026-08-22T05:39:00Z">
        <w:r w:rsidRPr="00015210" w:rsidDel="00745A6A">
          <w:rPr>
            <w:rFonts w:eastAsia="Times New Roman"/>
            <w:color w:val="000000"/>
            <w:szCs w:val="24"/>
          </w:rPr>
          <w:delText>;</w:delText>
        </w:r>
      </w:del>
      <w:r w:rsidRPr="00015210">
        <w:rPr>
          <w:rFonts w:eastAsia="Times New Roman"/>
          <w:color w:val="000000"/>
          <w:szCs w:val="24"/>
        </w:rPr>
        <w:t xml:space="preserve"> </w:t>
      </w:r>
      <w:ins w:id="2825" w:author="Xin Li" w:date="2026-08-22T13:39:00Z" w16du:dateUtc="2026-08-22T05:39:00Z">
        <w:r w:rsidR="00745A6A">
          <w:rPr>
            <w:rFonts w:eastAsia="Times New Roman"/>
            <w:color w:val="000000"/>
            <w:szCs w:val="24"/>
          </w:rPr>
          <w:t>A</w:t>
        </w:r>
      </w:ins>
      <w:del w:id="2826" w:author="Xin Li" w:date="2026-08-22T13:39:00Z" w16du:dateUtc="2026-08-22T05:39:00Z">
        <w:r w:rsidRPr="00015210" w:rsidDel="00745A6A">
          <w:rPr>
            <w:rFonts w:eastAsia="Times New Roman"/>
            <w:color w:val="000000"/>
            <w:szCs w:val="24"/>
          </w:rPr>
          <w:delText>a</w:delText>
        </w:r>
      </w:del>
      <w:r w:rsidRPr="00015210">
        <w:rPr>
          <w:rFonts w:eastAsia="Times New Roman"/>
          <w:color w:val="000000"/>
          <w:szCs w:val="24"/>
        </w:rPr>
        <w:t>s content thickens, the draw weakens</w:t>
      </w:r>
      <w:del w:id="2827" w:author="Prof. LIU Ben" w:date="2026-08-26T00:25:00Z" w16du:dateUtc="2026-08-25T16:25:00Z">
        <w:r w:rsidRPr="00015210" w:rsidDel="001C3581">
          <w:rPr>
            <w:rFonts w:eastAsia="Times New Roman"/>
            <w:color w:val="000000"/>
            <w:szCs w:val="24"/>
          </w:rPr>
          <w:delText xml:space="preserve"> and then reverses</w:delText>
        </w:r>
      </w:del>
      <w:r w:rsidRPr="00015210">
        <w:rPr>
          <w:rFonts w:eastAsia="Times New Roman"/>
          <w:color w:val="000000"/>
          <w:szCs w:val="24"/>
        </w:rPr>
        <w:t>.</w:t>
      </w:r>
    </w:p>
    <w:bookmarkEnd w:id="2700"/>
    <w:p w14:paraId="2100D34E" w14:textId="716C989A" w:rsidR="00B51AB5" w:rsidRPr="00015210" w:rsidRDefault="00B51AB5" w:rsidP="00B51AB5">
      <w:pPr>
        <w:pStyle w:val="Heading2"/>
        <w:rPr>
          <w:lang w:eastAsia="zh-CN"/>
        </w:rPr>
      </w:pPr>
      <w:r w:rsidRPr="00015210">
        <w:rPr>
          <w:lang w:eastAsia="zh-CN"/>
        </w:rPr>
        <w:t>How the Effect on Answer Quality Varies with the AI Answer</w:t>
      </w:r>
    </w:p>
    <w:p w14:paraId="3F6CA7BF" w14:textId="3A84D523" w:rsidR="00B51AB5" w:rsidRPr="00015210" w:rsidRDefault="00B51AB5" w:rsidP="00B76B85">
      <w:pPr>
        <w:pStyle w:val="Paragraph0"/>
      </w:pPr>
      <w:r w:rsidRPr="00015210">
        <w:t xml:space="preserve">Columns 3 and 4 </w:t>
      </w:r>
      <w:ins w:id="2828" w:author="Xin Li" w:date="2026-08-22T13:39:00Z" w16du:dateUtc="2026-08-22T05:39:00Z">
        <w:r w:rsidR="00745A6A">
          <w:t xml:space="preserve">of Table </w:t>
        </w:r>
      </w:ins>
      <w:ins w:id="2829" w:author="Xin Li" w:date="2026-08-22T13:40:00Z" w16du:dateUtc="2026-08-22T05:40:00Z">
        <w:r w:rsidR="00745A6A">
          <w:t xml:space="preserve">3 </w:t>
        </w:r>
      </w:ins>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commentRangeStart w:id="2830"/>
      <w:r w:rsidR="002B3B5F" w:rsidRPr="00015210">
        <w:t>s.e. 0.083</w:t>
      </w:r>
      <w:commentRangeEnd w:id="2830"/>
      <w:r w:rsidR="001C3581" w:rsidRPr="00015210">
        <w:rPr>
          <w:rStyle w:val="CommentReference"/>
          <w:sz w:val="24"/>
        </w:rPr>
        <w:commentReference w:id="2830"/>
      </w:r>
      <w:r w:rsidR="002B3B5F" w:rsidRPr="00015210">
        <w:t>), and we proceed to examine how this average effect is composed through the AI content profile in Column 4.</w:t>
      </w:r>
    </w:p>
    <w:p w14:paraId="5302207B" w14:textId="5873C30F" w:rsidR="001C3581" w:rsidRPr="001C3581" w:rsidRDefault="00B51AB5">
      <w:pPr>
        <w:pStyle w:val="Paragraph0"/>
        <w:rPr>
          <w:ins w:id="2831" w:author="Prof. LIU Ben" w:date="2026-08-26T00:10:00Z" w16du:dateUtc="2026-08-25T16:10:00Z"/>
          <w:color w:val="000000"/>
        </w:rPr>
        <w:pPrChange w:id="2832" w:author="Prof. LIU Ben" w:date="2026-08-26T00:11:00Z" w16du:dateUtc="2026-08-25T16:11:00Z">
          <w:pPr/>
        </w:pPrChange>
      </w:pPr>
      <w:r w:rsidRPr="00015210">
        <w:rPr>
          <w:rFonts w:eastAsia="Times New Roman"/>
          <w:b/>
          <w:bCs/>
          <w:color w:val="000000"/>
          <w:szCs w:val="24"/>
        </w:rPr>
        <w:t xml:space="preserve">The label </w:t>
      </w:r>
      <w:del w:id="2833" w:author="Xin Li" w:date="2026-08-22T13:43:00Z" w16du:dateUtc="2026-08-22T05:43:00Z">
        <w:r w:rsidRPr="00015210" w:rsidDel="00745A6A">
          <w:rPr>
            <w:rFonts w:eastAsia="Times New Roman"/>
            <w:b/>
            <w:bCs/>
            <w:color w:val="000000"/>
            <w:szCs w:val="24"/>
          </w:rPr>
          <w:delText xml:space="preserve">component </w:delText>
        </w:r>
      </w:del>
      <w:ins w:id="2834" w:author="Xin Li" w:date="2026-08-22T13:43:00Z" w16du:dateUtc="2026-08-22T05:43: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(H4).</w:t>
      </w:r>
      <w:r w:rsidRPr="00015210">
        <w:rPr>
          <w:rFonts w:eastAsia="Times New Roman"/>
          <w:color w:val="000000"/>
          <w:szCs w:val="24"/>
        </w:rPr>
        <w:t xml:space="preserve"> </w:t>
      </w:r>
      <w:ins w:id="2835" w:author="Prof. LIU Ben" w:date="2026-08-26T00:10:00Z" w16du:dateUtc="2026-08-25T16:10:00Z">
        <w:r w:rsidR="001C3581" w:rsidRPr="001C3581">
          <w:rPr>
            <w:rFonts w:eastAsia="Times New Roman"/>
            <w:color w:val="000000"/>
            <w:szCs w:val="24"/>
          </w:rPr>
          <w:t xml:space="preserve">The AI indicator is not statistically significant (0.411, </w:t>
        </w:r>
        <w:commentRangeStart w:id="2836"/>
        <w:r w:rsidR="001C3581" w:rsidRPr="001C3581">
          <w:rPr>
            <w:rFonts w:eastAsia="Times New Roman"/>
            <w:color w:val="000000"/>
            <w:szCs w:val="24"/>
          </w:rPr>
          <w:t>s.e. 0.718</w:t>
        </w:r>
      </w:ins>
      <w:commentRangeEnd w:id="2836"/>
      <w:r w:rsidR="001C3581" w:rsidRPr="001C3581">
        <w:rPr>
          <w:rStyle w:val="CommentReference"/>
          <w:rFonts w:eastAsia="Times New Roman"/>
          <w:color w:val="000000"/>
          <w:sz w:val="24"/>
          <w:szCs w:val="24"/>
        </w:rPr>
        <w:commentReference w:id="2836"/>
      </w:r>
      <w:ins w:id="2837" w:author="Prof. LIU Ben" w:date="2026-08-26T00:10:00Z" w16du:dateUtc="2026-08-25T16:10:00Z">
        <w:r w:rsidR="001C3581" w:rsidRPr="001C3581">
          <w:rPr>
            <w:rFonts w:eastAsia="Times New Roman"/>
            <w:color w:val="000000"/>
            <w:szCs w:val="24"/>
          </w:rPr>
          <w:t>). Consistent with H4, the bare fact of machine authorship does not shift the quality of the human answer: once a contributor has committed to answering and engages with the content, effort is calibrated to the demonstrated standard rather than to the abstract source cue. As with our other null predictions, we treat this as an absence of evidence for a label effect on quality rather than proof of an exact zero. H4 is supported.</w:t>
        </w:r>
      </w:ins>
    </w:p>
    <w:p w14:paraId="3F0407BE" w14:textId="71E7904E" w:rsidR="00B51AB5" w:rsidRPr="00015210" w:rsidDel="001C3581" w:rsidRDefault="00B51AB5" w:rsidP="00FF7594">
      <w:pPr>
        <w:pStyle w:val="Paragraph0"/>
        <w:rPr>
          <w:del w:id="2838" w:author="Prof. LIU Ben" w:date="2026-08-26T00:11:00Z" w16du:dateUtc="2026-08-25T16:11:00Z"/>
          <w:rFonts w:eastAsia="Times New Roman"/>
          <w:color w:val="000000"/>
          <w:szCs w:val="24"/>
        </w:rPr>
      </w:pPr>
      <w:del w:id="2839" w:author="Prof. LIU Ben" w:date="2026-08-26T00:11:00Z" w16du:dateUtc="2026-08-25T16:11:00Z">
        <w:r w:rsidRPr="00015210" w:rsidDel="001C3581">
          <w:rPr>
            <w:rFonts w:eastAsia="Times New Roman"/>
            <w:color w:val="000000"/>
            <w:szCs w:val="24"/>
          </w:rPr>
          <w:delText>The AI indicator is non-significant (0.</w:delText>
        </w:r>
        <w:r w:rsidR="000D48EE" w:rsidRPr="00015210" w:rsidDel="001C3581">
          <w:rPr>
            <w:rFonts w:eastAsia="Times New Roman"/>
            <w:color w:val="000000"/>
            <w:szCs w:val="24"/>
          </w:rPr>
          <w:delText>411</w:delText>
        </w:r>
        <w:r w:rsidRPr="00015210" w:rsidDel="001C3581">
          <w:rPr>
            <w:rFonts w:eastAsia="Times New Roman"/>
            <w:color w:val="000000"/>
            <w:szCs w:val="24"/>
          </w:rPr>
          <w:delText xml:space="preserve">, </w:delText>
        </w:r>
        <w:r w:rsidR="00B76B85" w:rsidRPr="00015210" w:rsidDel="001C3581">
          <w:rPr>
            <w:rFonts w:eastAsia="Times New Roman"/>
            <w:color w:val="000000"/>
            <w:szCs w:val="24"/>
          </w:rPr>
          <w:delText>s.e. 0.</w:delText>
        </w:r>
        <w:r w:rsidR="00243D35" w:rsidRPr="00015210" w:rsidDel="001C3581">
          <w:rPr>
            <w:rFonts w:eastAsia="Times New Roman"/>
            <w:color w:val="000000"/>
            <w:szCs w:val="24"/>
          </w:rPr>
          <w:delText>7</w:delText>
        </w:r>
        <w:r w:rsidR="000D48EE" w:rsidRPr="00015210" w:rsidDel="001C3581">
          <w:rPr>
            <w:rFonts w:eastAsia="Times New Roman"/>
            <w:color w:val="000000"/>
            <w:szCs w:val="24"/>
          </w:rPr>
          <w:delText>18</w:delText>
        </w:r>
        <w:r w:rsidRPr="00015210" w:rsidDel="001C3581">
          <w:rPr>
            <w:rFonts w:eastAsia="Times New Roman"/>
            <w:color w:val="000000"/>
            <w:szCs w:val="24"/>
          </w:rPr>
          <w:delText xml:space="preserve">). The sign is </w:delText>
        </w:r>
        <w:r w:rsidR="00B27CC5" w:rsidRPr="00015210" w:rsidDel="001C3581">
          <w:rPr>
            <w:rFonts w:eastAsia="Times New Roman"/>
            <w:color w:val="000000"/>
            <w:szCs w:val="24"/>
          </w:rPr>
          <w:delText xml:space="preserve">different from </w:delText>
        </w:r>
        <w:r w:rsidRPr="00015210" w:rsidDel="001C3581">
          <w:rPr>
            <w:rFonts w:eastAsia="Times New Roman"/>
            <w:color w:val="000000"/>
            <w:szCs w:val="24"/>
          </w:rPr>
          <w:delText>the one H4 predicts: having judged the rival</w:delText>
        </w:r>
      </w:del>
      <w:ins w:id="2840" w:author="Xin Li" w:date="2026-08-22T07:37:00Z" w16du:dateUtc="2026-08-21T23:37:00Z">
        <w:del w:id="2841" w:author="Prof. LIU Ben" w:date="2026-08-26T00:11:00Z" w16du:dateUtc="2026-08-25T16:11:00Z">
          <w:r w:rsidR="004E55FA" w:rsidDel="001C3581">
            <w:rPr>
              <w:rFonts w:eastAsia="Times New Roman"/>
              <w:color w:val="000000"/>
              <w:szCs w:val="24"/>
            </w:rPr>
            <w:delText>competitor</w:delText>
          </w:r>
        </w:del>
      </w:ins>
      <w:del w:id="2842" w:author="Prof. LIU Ben" w:date="2026-08-26T00:11:00Z" w16du:dateUtc="2026-08-25T16:11:00Z">
        <w:r w:rsidRPr="00015210" w:rsidDel="001C3581">
          <w:rPr>
            <w:rFonts w:eastAsia="Times New Roman"/>
            <w:color w:val="000000"/>
            <w:szCs w:val="24"/>
          </w:rPr>
          <w:delText xml:space="preserve"> weak, the answerer supplies only the effort needed to beat it. </w:delText>
        </w:r>
        <w:r w:rsidR="00B76B85" w:rsidRPr="00015210" w:rsidDel="001C3581">
          <w:rPr>
            <w:rFonts w:eastAsia="Times New Roman"/>
            <w:color w:val="000000"/>
            <w:szCs w:val="24"/>
          </w:rPr>
          <w:delText>However, due to the insignificance, w</w:delText>
        </w:r>
        <w:r w:rsidRPr="00015210" w:rsidDel="001C3581">
          <w:rPr>
            <w:rFonts w:eastAsia="Times New Roman"/>
            <w:color w:val="000000"/>
            <w:szCs w:val="24"/>
          </w:rPr>
          <w:delText xml:space="preserve">e report H4 as </w:delText>
        </w:r>
        <w:r w:rsidR="00B27CC5" w:rsidRPr="00015210" w:rsidDel="001C3581">
          <w:rPr>
            <w:rFonts w:eastAsia="Times New Roman"/>
            <w:color w:val="000000"/>
            <w:szCs w:val="24"/>
          </w:rPr>
          <w:delText xml:space="preserve">not supported </w:delText>
        </w:r>
        <w:r w:rsidRPr="00015210" w:rsidDel="001C3581">
          <w:rPr>
            <w:rFonts w:eastAsia="Times New Roman"/>
            <w:color w:val="000000"/>
            <w:szCs w:val="24"/>
          </w:rPr>
          <w:delText xml:space="preserve">rather than </w:delText>
        </w:r>
        <w:r w:rsidR="00B27CC5" w:rsidRPr="00015210" w:rsidDel="001C3581">
          <w:rPr>
            <w:rFonts w:eastAsia="Times New Roman"/>
            <w:color w:val="000000"/>
            <w:szCs w:val="24"/>
          </w:rPr>
          <w:delText xml:space="preserve">a </w:delText>
        </w:r>
        <w:r w:rsidRPr="00015210" w:rsidDel="001C3581">
          <w:rPr>
            <w:rFonts w:eastAsia="Times New Roman"/>
            <w:color w:val="000000"/>
            <w:szCs w:val="24"/>
          </w:rPr>
          <w:delText xml:space="preserve">conclusive </w:delText>
        </w:r>
        <w:r w:rsidR="00B27CC5" w:rsidRPr="00015210" w:rsidDel="001C3581">
          <w:rPr>
            <w:rFonts w:eastAsia="Times New Roman"/>
            <w:color w:val="000000"/>
            <w:szCs w:val="24"/>
          </w:rPr>
          <w:delText>reject</w:delText>
        </w:r>
        <w:r w:rsidRPr="00015210" w:rsidDel="001C3581">
          <w:rPr>
            <w:rFonts w:eastAsia="Times New Roman"/>
            <w:color w:val="000000"/>
            <w:szCs w:val="24"/>
          </w:rPr>
          <w:delText>.</w:delText>
        </w:r>
      </w:del>
    </w:p>
    <w:p w14:paraId="1191BDC0" w14:textId="1681CC7D" w:rsidR="001C3581" w:rsidRPr="001C3581" w:rsidRDefault="00B51AB5">
      <w:pPr>
        <w:pStyle w:val="Paragraph0"/>
        <w:rPr>
          <w:ins w:id="2843" w:author="Prof. LIU Ben" w:date="2026-08-26T00:12:00Z" w16du:dateUtc="2026-08-25T16:12:00Z"/>
          <w:rPrChange w:id="2844" w:author="Prof. LIU Ben" w:date="2026-08-26T00:12:00Z" w16du:dateUtc="2026-08-25T16:12:00Z">
            <w:rPr>
              <w:ins w:id="2845" w:author="Prof. LIU Ben" w:date="2026-08-26T00:12:00Z" w16du:dateUtc="2026-08-25T16:12:00Z"/>
              <w:color w:val="000000"/>
            </w:rPr>
          </w:rPrChange>
        </w:rPr>
        <w:pPrChange w:id="2846" w:author="Prof. LIU Ben" w:date="2026-08-26T00:12:00Z" w16du:dateUtc="2026-08-25T16:12:00Z">
          <w:pPr/>
        </w:pPrChange>
      </w:pPr>
      <w:r w:rsidRPr="00015210">
        <w:rPr>
          <w:b/>
          <w:bCs/>
        </w:rPr>
        <w:t xml:space="preserve">The length </w:t>
      </w:r>
      <w:del w:id="2847" w:author="Xin Li" w:date="2026-08-22T13:43:00Z" w16du:dateUtc="2026-08-22T05:43:00Z">
        <w:r w:rsidRPr="00015210" w:rsidDel="00745A6A">
          <w:rPr>
            <w:b/>
            <w:bCs/>
          </w:rPr>
          <w:delText xml:space="preserve">slope </w:delText>
        </w:r>
      </w:del>
      <w:ins w:id="2848" w:author="Xin Li" w:date="2026-08-22T13:43:00Z" w16du:dateUtc="2026-08-22T05:43:00Z">
        <w:r w:rsidR="00745A6A">
          <w:rPr>
            <w:b/>
            <w:bCs/>
          </w:rPr>
          <w:t>effect</w:t>
        </w:r>
        <w:r w:rsidR="00745A6A" w:rsidRPr="00015210">
          <w:rPr>
            <w:b/>
            <w:bCs/>
          </w:rPr>
          <w:t xml:space="preserve"> </w:t>
        </w:r>
      </w:ins>
      <w:r w:rsidRPr="00015210">
        <w:rPr>
          <w:b/>
          <w:bCs/>
        </w:rPr>
        <w:t>(H5).</w:t>
      </w:r>
      <w:r w:rsidRPr="00015210">
        <w:t xml:space="preserve"> </w:t>
      </w:r>
      <w:ins w:id="2849" w:author="Prof. LIU Ben" w:date="2026-08-26T00:12:00Z" w16du:dateUtc="2026-08-25T16:12:00Z">
        <w:r w:rsidR="001C3581" w:rsidRPr="001C3581">
          <w:rPr>
            <w:rPrChange w:id="2850" w:author="Prof. LIU Ben" w:date="2026-08-26T00:12:00Z" w16du:dateUtc="2026-08-25T16:12:00Z">
              <w:rPr>
                <w:color w:val="000000"/>
              </w:rPr>
            </w:rPrChange>
          </w:rPr>
          <w:t xml:space="preserve">The interaction with AI answer length is negative but not statistically significant (−0.204, </w:t>
        </w:r>
        <w:commentRangeStart w:id="2851"/>
        <w:r w:rsidR="001C3581" w:rsidRPr="001C3581">
          <w:rPr>
            <w:rPrChange w:id="2852" w:author="Prof. LIU Ben" w:date="2026-08-26T00:12:00Z" w16du:dateUtc="2026-08-25T16:12:00Z">
              <w:rPr>
                <w:color w:val="000000"/>
              </w:rPr>
            </w:rPrChange>
          </w:rPr>
          <w:t>s.e. 0.128</w:t>
        </w:r>
      </w:ins>
      <w:commentRangeEnd w:id="2851"/>
      <w:r w:rsidR="001C3581" w:rsidRPr="001C3581">
        <w:rPr>
          <w:rStyle w:val="CommentReference"/>
          <w:sz w:val="24"/>
          <w:rPrChange w:id="2853" w:author="Prof. LIU Ben" w:date="2026-08-26T00:12:00Z" w16du:dateUtc="2026-08-25T16:12:00Z">
            <w:rPr>
              <w:rStyle w:val="CommentReference"/>
              <w:color w:val="000000"/>
              <w:sz w:val="24"/>
            </w:rPr>
          </w:rPrChange>
        </w:rPr>
        <w:commentReference w:id="2851"/>
      </w:r>
      <w:ins w:id="2854" w:author="Prof. LIU Ben" w:date="2026-08-26T00:12:00Z" w16du:dateUtc="2026-08-25T16:12:00Z">
        <w:r w:rsidR="001C3581" w:rsidRPr="001C3581">
          <w:rPr>
            <w:rPrChange w:id="2855" w:author="Prof. LIU Ben" w:date="2026-08-26T00:12:00Z" w16du:dateUtc="2026-08-25T16:12:00Z">
              <w:rPr>
                <w:color w:val="000000"/>
              </w:rPr>
            </w:rPrChange>
          </w:rPr>
          <w:t xml:space="preserve">). How much of the question the AI answer </w:t>
        </w:r>
        <w:r w:rsidR="001C3581">
          <w:rPr>
            <w:rFonts w:hint="eastAsia"/>
          </w:rPr>
          <w:t xml:space="preserve">seems to </w:t>
        </w:r>
        <w:r w:rsidR="001C3581" w:rsidRPr="001C3581">
          <w:rPr>
            <w:rPrChange w:id="2856" w:author="Prof. LIU Ben" w:date="2026-08-26T00:12:00Z" w16du:dateUtc="2026-08-25T16:12:00Z">
              <w:rPr>
                <w:color w:val="000000"/>
              </w:rPr>
            </w:rPrChange>
          </w:rPr>
          <w:lastRenderedPageBreak/>
          <w:t xml:space="preserve">cover does not change how good the human answer is, which is consistent with our theoretical </w:t>
        </w:r>
      </w:ins>
      <w:ins w:id="2857" w:author="Prof. LIU Ben" w:date="2026-08-26T00:13:00Z" w16du:dateUtc="2026-08-25T16:13:00Z">
        <w:r w:rsidR="001C3581">
          <w:rPr>
            <w:rFonts w:hint="eastAsia"/>
          </w:rPr>
          <w:t>prediction</w:t>
        </w:r>
      </w:ins>
      <w:ins w:id="2858" w:author="Prof. LIU Ben" w:date="2026-08-26T00:12:00Z" w16du:dateUtc="2026-08-25T16:12:00Z">
        <w:r w:rsidR="001C3581" w:rsidRPr="001C3581">
          <w:rPr>
            <w:rPrChange w:id="2859" w:author="Prof. LIU Ben" w:date="2026-08-26T00:12:00Z" w16du:dateUtc="2026-08-25T16:12:00Z">
              <w:rPr>
                <w:color w:val="000000"/>
              </w:rPr>
            </w:rPrChange>
          </w:rPr>
          <w:t>. We find no evidence against H5.</w:t>
        </w:r>
      </w:ins>
    </w:p>
    <w:p w14:paraId="3EDA3576" w14:textId="6519B6BD" w:rsidR="00B51AB5" w:rsidRPr="00015210" w:rsidDel="001C3581" w:rsidRDefault="00B51AB5" w:rsidP="00B51AB5">
      <w:pPr>
        <w:pStyle w:val="Paragraph0"/>
        <w:rPr>
          <w:del w:id="2860" w:author="Prof. LIU Ben" w:date="2026-08-26T00:13:00Z" w16du:dateUtc="2026-08-25T16:13:00Z"/>
        </w:rPr>
      </w:pPr>
      <w:del w:id="2861" w:author="Prof. LIU Ben" w:date="2026-08-26T00:13:00Z" w16du:dateUtc="2026-08-25T16:13:00Z">
        <w:r w:rsidRPr="00015210" w:rsidDel="001C3581">
          <w:delText>The interaction with AI answer length is small and insignificant (−0.</w:delText>
        </w:r>
        <w:r w:rsidR="000D48EE" w:rsidRPr="00015210" w:rsidDel="001C3581">
          <w:delText>204</w:delText>
        </w:r>
        <w:r w:rsidRPr="00015210" w:rsidDel="001C3581">
          <w:delText>, s.e. 0.</w:delText>
        </w:r>
        <w:r w:rsidR="007B216C" w:rsidRPr="00015210" w:rsidDel="001C3581">
          <w:delText>1</w:delText>
        </w:r>
        <w:r w:rsidR="00243D35" w:rsidRPr="00015210" w:rsidDel="001C3581">
          <w:delText>28</w:delText>
        </w:r>
        <w:r w:rsidRPr="00015210" w:rsidDel="001C3581">
          <w:delText>). How much of the question the AI answer covers does not change how good the human answer is</w:delText>
        </w:r>
        <w:r w:rsidR="007B216C" w:rsidRPr="00015210" w:rsidDel="001C3581">
          <w:delText>, which is consistent with our theoretical development</w:delText>
        </w:r>
        <w:r w:rsidRPr="00015210" w:rsidDel="001C3581">
          <w:delText xml:space="preserve">. </w:delText>
        </w:r>
        <w:r w:rsidR="007B216C" w:rsidRPr="00015210" w:rsidDel="001C3581">
          <w:delText>We did not find evidence to reject H5.</w:delText>
        </w:r>
      </w:del>
    </w:p>
    <w:p w14:paraId="1905703F" w14:textId="156B7871" w:rsidR="002F3285" w:rsidRPr="00015210" w:rsidRDefault="00B51AB5" w:rsidP="002F3285">
      <w:pPr>
        <w:pStyle w:val="Paragraph0"/>
      </w:pPr>
      <w:r w:rsidRPr="00015210">
        <w:rPr>
          <w:b/>
          <w:bCs/>
        </w:rPr>
        <w:t xml:space="preserve">The quality </w:t>
      </w:r>
      <w:del w:id="2862" w:author="Xin Li" w:date="2026-08-22T13:43:00Z" w16du:dateUtc="2026-08-22T05:43:00Z">
        <w:r w:rsidRPr="00015210" w:rsidDel="00745A6A">
          <w:rPr>
            <w:b/>
            <w:bCs/>
          </w:rPr>
          <w:delText xml:space="preserve">slope </w:delText>
        </w:r>
      </w:del>
      <w:ins w:id="2863" w:author="Xin Li" w:date="2026-08-22T13:43:00Z" w16du:dateUtc="2026-08-22T05:43:00Z">
        <w:r w:rsidR="00745A6A">
          <w:rPr>
            <w:b/>
            <w:bCs/>
          </w:rPr>
          <w:t>effect</w:t>
        </w:r>
        <w:r w:rsidR="00745A6A" w:rsidRPr="00015210">
          <w:rPr>
            <w:b/>
            <w:bCs/>
          </w:rPr>
          <w:t xml:space="preserve"> </w:t>
        </w:r>
      </w:ins>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w:t>
      </w:r>
      <w:ins w:id="2864" w:author="Prof. LIU Ben" w:date="2026-08-26T00:13:00Z" w16du:dateUtc="2026-08-25T16:13:00Z">
        <w:r w:rsidR="001C3581">
          <w:rPr>
            <w:rFonts w:hint="eastAsia"/>
          </w:rPr>
          <w:t>account</w:t>
        </w:r>
      </w:ins>
      <w:del w:id="2865" w:author="Prof. LIU Ben" w:date="2026-08-26T00:13:00Z" w16du:dateUtc="2026-08-25T16:13:00Z">
        <w:r w:rsidR="002F3285" w:rsidRPr="00015210" w:rsidDel="001C3581">
          <w:delText>theoretical explanation</w:delText>
        </w:r>
      </w:del>
      <w:r w:rsidR="002F3285" w:rsidRPr="00015210">
        <w:t xml:space="preserve">: when </w:t>
      </w:r>
      <w:ins w:id="2866" w:author="Prof. LIU Ben" w:date="2026-08-26T00:13:00Z" w16du:dateUtc="2026-08-25T16:13:00Z">
        <w:r w:rsidR="001C3581">
          <w:rPr>
            <w:rFonts w:hint="eastAsia"/>
          </w:rPr>
          <w:t xml:space="preserve">the </w:t>
        </w:r>
      </w:ins>
      <w:r w:rsidR="002F3285" w:rsidRPr="00015210">
        <w:t>AI sets a higher</w:t>
      </w:r>
      <w:ins w:id="2867" w:author="Prof. LIU Ben" w:date="2026-08-26T14:32:00Z" w16du:dateUtc="2026-08-26T06:32:00Z">
        <w:r w:rsidR="00143769">
          <w:rPr>
            <w:rFonts w:hint="eastAsia"/>
          </w:rPr>
          <w:t xml:space="preserve"> standard</w:t>
        </w:r>
      </w:ins>
      <w:del w:id="2868" w:author="Prof. LIU Ben" w:date="2026-08-26T14:32:00Z" w16du:dateUtc="2026-08-26T06:32:00Z">
        <w:r w:rsidR="002F3285" w:rsidRPr="00015210" w:rsidDel="00143769">
          <w:delText xml:space="preserve"> benchmark</w:delText>
        </w:r>
      </w:del>
      <w:r w:rsidR="002F3285" w:rsidRPr="00015210">
        <w:t xml:space="preserve"> in the competition, human contributors respond with higher quality answers. </w:t>
      </w:r>
      <w:del w:id="2869" w:author="Prof. LIU Ben" w:date="2026-08-26T00:14:00Z" w16du:dateUtc="2026-08-25T16:14:00Z">
        <w:r w:rsidRPr="00015210" w:rsidDel="001C3581">
          <w:delText>Over the observed range of AI answer quality</w:delText>
        </w:r>
        <w:r w:rsidR="00B27CC5" w:rsidRPr="00015210" w:rsidDel="001C3581">
          <w:delText>,</w:delText>
        </w:r>
        <w:r w:rsidRPr="00015210" w:rsidDel="001C3581">
          <w:delText xml:space="preserve"> roughly [</w:delText>
        </w:r>
        <w:r w:rsidR="007B216C" w:rsidRPr="00015210" w:rsidDel="001C3581">
          <w:delText>5.359, 8.845</w:delText>
        </w:r>
        <w:r w:rsidRPr="00015210" w:rsidDel="001C3581">
          <w:delText>]</w:delText>
        </w:r>
        <w:r w:rsidR="00B27CC5" w:rsidRPr="00015210" w:rsidDel="001C3581">
          <w:delText xml:space="preserve"> </w:delText>
        </w:r>
        <w:r w:rsidR="007B216C" w:rsidRPr="00015210" w:rsidDel="001C3581">
          <w:delText>(mean ± 1 SD)</w:delText>
        </w:r>
        <w:r w:rsidR="00B27CC5" w:rsidRPr="00015210" w:rsidDel="001C3581">
          <w:delText xml:space="preserve">, </w:delText>
        </w:r>
        <w:r w:rsidRPr="00015210" w:rsidDel="001C3581">
          <w:delText xml:space="preserve">this slope implies </w:delText>
        </w:r>
        <w:r w:rsidR="00B27CC5" w:rsidRPr="00015210" w:rsidDel="001C3581">
          <w:delText>the</w:delText>
        </w:r>
        <w:r w:rsidR="00B67429" w:rsidRPr="00015210" w:rsidDel="001C3581">
          <w:delText xml:space="preserve"> effect of AI with a typical AI quality level on human quality</w:delText>
        </w:r>
        <w:r w:rsidR="00B27CC5" w:rsidRPr="00015210" w:rsidDel="001C3581">
          <w:delText xml:space="preserve"> is approximately</w:delText>
        </w:r>
        <w:r w:rsidR="00B67429" w:rsidRPr="00015210" w:rsidDel="001C3581">
          <w:delText xml:space="preserve"> </w:delText>
        </w:r>
        <w:r w:rsidRPr="00015210" w:rsidDel="001C3581">
          <w:delText>[</w:delText>
        </w:r>
        <w:r w:rsidR="00C07449" w:rsidRPr="00015210" w:rsidDel="001C3581">
          <w:delText>0.611, 1.008</w:delText>
        </w:r>
        <w:r w:rsidRPr="00015210" w:rsidDel="001C3581">
          <w:delText>] in human answer quality</w:delText>
        </w:r>
        <w:r w:rsidR="00C07449" w:rsidRPr="00015210" w:rsidDel="001C3581">
          <w:delText xml:space="preserve"> score</w:delText>
        </w:r>
        <w:r w:rsidRPr="00015210" w:rsidDel="001C3581">
          <w:delText>, or [</w:delText>
        </w:r>
        <w:r w:rsidR="00C07449" w:rsidRPr="00015210" w:rsidDel="001C3581">
          <w:delText xml:space="preserve">0.295, </w:delText>
        </w:r>
        <w:r w:rsidR="002F3285" w:rsidRPr="00015210" w:rsidDel="001C3581">
          <w:delText>0</w:delText>
        </w:r>
        <w:r w:rsidR="00C07449" w:rsidRPr="00015210" w:rsidDel="001C3581">
          <w:delText>.486</w:delText>
        </w:r>
        <w:r w:rsidRPr="00015210" w:rsidDel="001C3581">
          <w:delText xml:space="preserve">] standard deviations of the outcome. </w:delText>
        </w:r>
      </w:del>
      <w:r w:rsidRPr="00015210">
        <w:t>H6 is supported.</w:t>
      </w:r>
    </w:p>
    <w:p w14:paraId="117BB3B4" w14:textId="7B25FDB2" w:rsidR="002F3285" w:rsidRPr="00015210" w:rsidDel="001C3581" w:rsidRDefault="002F3285" w:rsidP="006F368B">
      <w:pPr>
        <w:pStyle w:val="Heading2"/>
        <w:rPr>
          <w:del w:id="2870" w:author="Prof. LIU Ben" w:date="2026-08-26T00:15:00Z" w16du:dateUtc="2026-08-25T16:15:00Z"/>
        </w:rPr>
      </w:pPr>
      <w:r w:rsidRPr="00015210">
        <w:t>The Pattern as a Whole</w:t>
      </w:r>
    </w:p>
    <w:p w14:paraId="67FD3ADC" w14:textId="48D43CE3" w:rsidR="00767B04" w:rsidDel="001C3581" w:rsidRDefault="00767B04">
      <w:pPr>
        <w:pStyle w:val="Heading2"/>
        <w:rPr>
          <w:del w:id="2871" w:author="Xin Li" w:date="2026-08-22T13:46:00Z" w16du:dateUtc="2026-08-22T05:46:00Z"/>
        </w:rPr>
        <w:pPrChange w:id="2872" w:author="Prof. LIU Ben" w:date="2026-08-26T00:15:00Z" w16du:dateUtc="2026-08-25T16:15:00Z">
          <w:pPr>
            <w:pStyle w:val="TableFiguretitle"/>
          </w:pPr>
        </w:pPrChange>
      </w:pPr>
      <w:del w:id="2873" w:author="Xin Li" w:date="2026-08-22T13:46:00Z" w16du:dateUtc="2026-08-22T05:46:00Z">
        <w:r w:rsidRPr="00015210" w:rsidDel="002D1C42">
          <w:delText xml:space="preserve">Table </w:delText>
        </w:r>
      </w:del>
      <w:del w:id="2874" w:author="Xin Li" w:date="2026-08-22T13:40:00Z" w16du:dateUtc="2026-08-22T05:40:00Z">
        <w:r w:rsidRPr="00015210" w:rsidDel="00745A6A">
          <w:delText xml:space="preserve">6 </w:delText>
        </w:r>
      </w:del>
      <w:del w:id="2875" w:author="Xin Li" w:date="2026-08-22T13:46:00Z" w16du:dateUtc="2026-08-22T05:46:00Z">
        <w:r w:rsidRPr="00015210" w:rsidDel="002D1C42">
          <w:delText>sets the six tests against their predictions.</w:delText>
        </w:r>
      </w:del>
    </w:p>
    <w:p w14:paraId="7C63F95A" w14:textId="77777777" w:rsidR="001C3581" w:rsidRDefault="001C3581">
      <w:pPr>
        <w:pStyle w:val="Heading2"/>
        <w:rPr>
          <w:ins w:id="2876" w:author="Prof. LIU Ben" w:date="2026-08-26T00:15:00Z" w16du:dateUtc="2026-08-25T16:15:00Z"/>
          <w:color w:val="000000"/>
          <w:sz w:val="22"/>
        </w:rPr>
        <w:pPrChange w:id="2877" w:author="Prof. LIU Ben" w:date="2026-08-26T00:15:00Z" w16du:dateUtc="2026-08-25T16:15:00Z">
          <w:pPr>
            <w:pStyle w:val="Paragraph0"/>
          </w:pPr>
        </w:pPrChange>
      </w:pPr>
    </w:p>
    <w:p w14:paraId="47A650FC" w14:textId="07CFCF00" w:rsidR="001C3581" w:rsidRPr="001C3581" w:rsidRDefault="001C3581">
      <w:pPr>
        <w:pStyle w:val="Paragraph0"/>
        <w:spacing w:before="100" w:beforeAutospacing="1"/>
        <w:rPr>
          <w:ins w:id="2878" w:author="Prof. LIU Ben" w:date="2026-08-26T00:15:00Z" w16du:dateUtc="2026-08-25T16:15:00Z"/>
          <w:rPrChange w:id="2879" w:author="Prof. LIU Ben" w:date="2026-08-26T00:15:00Z" w16du:dateUtc="2026-08-25T16:15:00Z">
            <w:rPr>
              <w:ins w:id="2880" w:author="Prof. LIU Ben" w:date="2026-08-26T00:15:00Z" w16du:dateUtc="2026-08-25T16:15:00Z"/>
              <w:color w:val="000000"/>
            </w:rPr>
          </w:rPrChange>
        </w:rPr>
        <w:pPrChange w:id="2881" w:author="Prof. LIU Ben" w:date="2026-08-26T00:15:00Z" w16du:dateUtc="2026-08-25T16:15:00Z">
          <w:pPr>
            <w:spacing w:before="100" w:beforeAutospacing="1" w:after="100" w:afterAutospacing="1"/>
          </w:pPr>
        </w:pPrChange>
      </w:pPr>
      <w:ins w:id="2882" w:author="Prof. LIU Ben" w:date="2026-08-26T00:15:00Z" w16du:dateUtc="2026-08-25T16:15:00Z">
        <w:r w:rsidRPr="001C3581">
          <w:rPr>
            <w:rPrChange w:id="2883" w:author="Prof. LIU Ben" w:date="2026-08-26T00:15:00Z" w16du:dateUtc="2026-08-25T16:15:00Z">
              <w:rPr>
                <w:color w:val="000000"/>
              </w:rPr>
            </w:rPrChange>
          </w:rPr>
          <w:t>Table 4 sets the six tests against their predictions, and the estimates trace the pattern predicted by our framework in Section 3. Length reduces supply (H2: −0.046, p &lt; 0.001), and quality raises effort (H6: 0.114, p &lt; 0.01). The two predictions of n</w:t>
        </w:r>
      </w:ins>
      <w:ins w:id="2884" w:author="Prof. LIU Ben" w:date="2026-08-26T00:16:00Z" w16du:dateUtc="2026-08-25T16:16:00Z">
        <w:r>
          <w:rPr>
            <w:rFonts w:hint="eastAsia"/>
          </w:rPr>
          <w:t>ull</w:t>
        </w:r>
      </w:ins>
      <w:ins w:id="2885" w:author="Prof. LIU Ben" w:date="2026-08-26T00:15:00Z" w16du:dateUtc="2026-08-25T16:15:00Z">
        <w:r w:rsidRPr="001C3581">
          <w:rPr>
            <w:rPrChange w:id="2886" w:author="Prof. LIU Ben" w:date="2026-08-26T00:15:00Z" w16du:dateUtc="2026-08-25T16:15:00Z">
              <w:rPr>
                <w:color w:val="000000"/>
              </w:rPr>
            </w:rPrChange>
          </w:rPr>
          <w:t xml:space="preserve"> effect behave as our account requires: we find no evidence that quality shifts supply (H3) or that length shifts effort (H5). We </w:t>
        </w:r>
      </w:ins>
      <w:ins w:id="2887" w:author="Prof. LIU Ben" w:date="2026-08-26T00:16:00Z" w16du:dateUtc="2026-08-25T16:16:00Z">
        <w:r>
          <w:rPr>
            <w:rFonts w:hint="eastAsia"/>
          </w:rPr>
          <w:t>consider</w:t>
        </w:r>
      </w:ins>
      <w:ins w:id="2888" w:author="Prof. LIU Ben" w:date="2026-08-26T00:15:00Z" w16du:dateUtc="2026-08-25T16:15:00Z">
        <w:r w:rsidRPr="001C3581">
          <w:rPr>
            <w:rPrChange w:id="2889" w:author="Prof. LIU Ben" w:date="2026-08-26T00:15:00Z" w16du:dateUtc="2026-08-25T16:15:00Z">
              <w:rPr>
                <w:color w:val="000000"/>
              </w:rPr>
            </w:rPrChange>
          </w:rPr>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ins>
      <w:ins w:id="2890" w:author="Prof. LIU Ben" w:date="2026-08-26T00:17:00Z" w16du:dateUtc="2026-08-25T16:17:00Z">
        <w:r>
          <w:rPr>
            <w:rFonts w:hint="eastAsia"/>
          </w:rPr>
          <w:t xml:space="preserve">, including </w:t>
        </w:r>
      </w:ins>
      <w:ins w:id="2891" w:author="Prof. LIU Ben" w:date="2026-08-26T00:15:00Z" w16du:dateUtc="2026-08-25T16:15:00Z">
        <w:r w:rsidRPr="001C3581">
          <w:rPr>
            <w:rPrChange w:id="2892" w:author="Prof. LIU Ben" w:date="2026-08-26T00:15:00Z" w16du:dateUtc="2026-08-25T16:15:00Z">
              <w:rPr>
                <w:color w:val="000000"/>
              </w:rPr>
            </w:rPrChange>
          </w:rPr>
          <w:t>the label and the length</w:t>
        </w:r>
      </w:ins>
      <w:ins w:id="2893" w:author="Prof. LIU Ben" w:date="2026-08-26T00:17:00Z" w16du:dateUtc="2026-08-25T16:17:00Z">
        <w:r>
          <w:rPr>
            <w:rFonts w:hint="eastAsia"/>
          </w:rPr>
          <w:t xml:space="preserve">, </w:t>
        </w:r>
      </w:ins>
      <w:ins w:id="2894" w:author="Prof. LIU Ben" w:date="2026-08-26T00:15:00Z" w16du:dateUtc="2026-08-25T16:15:00Z">
        <w:r w:rsidRPr="001C3581">
          <w:rPr>
            <w:rPrChange w:id="2895" w:author="Prof. LIU Ben" w:date="2026-08-26T00:15:00Z" w16du:dateUtc="2026-08-25T16:15:00Z">
              <w:rPr>
                <w:color w:val="000000"/>
              </w:rPr>
            </w:rPrChange>
          </w:rPr>
          <w:t>govern entry, while the cue that requires reading</w:t>
        </w:r>
      </w:ins>
      <w:ins w:id="2896" w:author="Prof. LIU Ben" w:date="2026-08-26T00:17:00Z" w16du:dateUtc="2026-08-25T16:17:00Z">
        <w:r>
          <w:rPr>
            <w:rFonts w:hint="eastAsia"/>
          </w:rPr>
          <w:t xml:space="preserve">, </w:t>
        </w:r>
      </w:ins>
      <w:ins w:id="2897" w:author="Prof. LIU Ben" w:date="2026-08-26T00:15:00Z" w16du:dateUtc="2026-08-25T16:15:00Z">
        <w:r w:rsidRPr="001C3581">
          <w:rPr>
            <w:rPrChange w:id="2898" w:author="Prof. LIU Ben" w:date="2026-08-26T00:15:00Z" w16du:dateUtc="2026-08-25T16:15:00Z">
              <w:rPr>
                <w:color w:val="000000"/>
              </w:rPr>
            </w:rPrChange>
          </w:rPr>
          <w:t>quality</w:t>
        </w:r>
      </w:ins>
      <w:ins w:id="2899" w:author="Prof. LIU Ben" w:date="2026-08-26T00:17:00Z" w16du:dateUtc="2026-08-25T16:17:00Z">
        <w:r>
          <w:rPr>
            <w:rFonts w:hint="eastAsia"/>
          </w:rPr>
          <w:t xml:space="preserve">, </w:t>
        </w:r>
      </w:ins>
      <w:ins w:id="2900" w:author="Prof. LIU Ben" w:date="2026-08-26T00:15:00Z" w16du:dateUtc="2026-08-25T16:15:00Z">
        <w:r w:rsidRPr="001C3581">
          <w:rPr>
            <w:rPrChange w:id="2901" w:author="Prof. LIU Ben" w:date="2026-08-26T00:15:00Z" w16du:dateUtc="2026-08-25T16:15:00Z">
              <w:rPr>
                <w:color w:val="000000"/>
              </w:rPr>
            </w:rPrChange>
          </w:rPr>
          <w:t xml:space="preserve">governs </w:t>
        </w:r>
      </w:ins>
      <w:ins w:id="2902" w:author="Prof. LIU Ben" w:date="2026-08-26T00:17:00Z" w16du:dateUtc="2026-08-25T16:17:00Z">
        <w:r>
          <w:rPr>
            <w:rFonts w:hint="eastAsia"/>
          </w:rPr>
          <w:t>quality decision</w:t>
        </w:r>
      </w:ins>
      <w:ins w:id="2903" w:author="Prof. LIU Ben" w:date="2026-08-26T00:15:00Z" w16du:dateUtc="2026-08-25T16:15:00Z">
        <w:r w:rsidRPr="001C3581">
          <w:rPr>
            <w:rPrChange w:id="2904" w:author="Prof. LIU Ben" w:date="2026-08-26T00:15:00Z" w16du:dateUtc="2026-08-25T16:15:00Z">
              <w:rPr>
                <w:color w:val="000000"/>
              </w:rPr>
            </w:rPrChange>
          </w:rPr>
          <w:t>.</w:t>
        </w:r>
      </w:ins>
    </w:p>
    <w:p w14:paraId="78C7FE5B" w14:textId="513DFB43" w:rsidR="00767B04" w:rsidRPr="00015210" w:rsidRDefault="00767B04" w:rsidP="004D1041">
      <w:pPr>
        <w:pStyle w:val="TableFiguretitle"/>
      </w:pPr>
      <w:r w:rsidRPr="00015210">
        <w:t xml:space="preserve">Table </w:t>
      </w:r>
      <w:ins w:id="2905" w:author="Xin Li" w:date="2026-08-22T13:40:00Z" w16du:dateUtc="2026-08-22T05:40:00Z">
        <w:r w:rsidR="00745A6A">
          <w:t>4</w:t>
        </w:r>
      </w:ins>
      <w:del w:id="2906" w:author="Xin Li" w:date="2026-08-22T13:40:00Z" w16du:dateUtc="2026-08-22T05:40:00Z">
        <w:r w:rsidRPr="00015210" w:rsidDel="00745A6A">
          <w:delText>6</w:delText>
        </w:r>
      </w:del>
      <w:r w:rsidRPr="00015210">
        <w:t>. Predictions and results</w:t>
      </w:r>
    </w:p>
    <w:tbl>
      <w:tblPr>
        <w:tblStyle w:val="TableGrid"/>
        <w:tblW w:w="0" w:type="auto"/>
        <w:tblLook w:val="04A0" w:firstRow="1" w:lastRow="0" w:firstColumn="1" w:lastColumn="0" w:noHBand="0" w:noVBand="1"/>
      </w:tblPr>
      <w:tblGrid>
        <w:gridCol w:w="990"/>
        <w:gridCol w:w="3581"/>
        <w:gridCol w:w="477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75CF6519" w:rsidR="00767B04" w:rsidRPr="00015210" w:rsidRDefault="00767B04" w:rsidP="00E83740">
            <w:r w:rsidRPr="00015210">
              <w:t>H1</w:t>
            </w:r>
            <w:ins w:id="2907" w:author="Prof. LIU Ben" w:date="2026-08-26T00:20:00Z" w16du:dateUtc="2026-08-25T16:20:00Z">
              <w:r w:rsidR="001C3581">
                <w:rPr>
                  <w:rFonts w:hint="eastAsia"/>
                </w:rPr>
                <w:t xml:space="preserve"> (</w:t>
              </w:r>
            </w:ins>
            <w:del w:id="2908" w:author="Prof. LIU Ben" w:date="2026-08-26T00:20:00Z" w16du:dateUtc="2026-08-25T16:20:00Z">
              <w:r w:rsidRPr="00015210" w:rsidDel="001C3581">
                <w:delText xml:space="preserve">: </w:delText>
              </w:r>
            </w:del>
            <w:r w:rsidRPr="00015210">
              <w:t>positive</w:t>
            </w:r>
            <w:ins w:id="2909" w:author="Prof. LIU Ben" w:date="2026-08-26T00:20:00Z" w16du:dateUtc="2026-08-25T16:20:00Z">
              <w:r w:rsidR="001C3581">
                <w:rPr>
                  <w:rFonts w:hint="eastAsia"/>
                </w:rPr>
                <w:t>):</w:t>
              </w:r>
            </w:ins>
            <w:del w:id="2910" w:author="Prof. LIU Ben" w:date="2026-08-26T00:20:00Z" w16du:dateUtc="2026-08-25T16:20:00Z">
              <w:r w:rsidRPr="00015210" w:rsidDel="001C3581">
                <w:delText>.</w:delText>
              </w:r>
            </w:del>
            <w:r w:rsidRPr="00015210">
              <w:t xml:space="preserve"> 0.</w:t>
            </w:r>
            <w:r w:rsidR="00572CD6" w:rsidRPr="00015210">
              <w:t>188</w:t>
            </w:r>
            <w:ins w:id="2911" w:author="Prof. LIU Ben" w:date="2026-08-26T00:19:00Z" w16du:dateUtc="2026-08-25T16:19:00Z">
              <w:r w:rsidR="001C3581">
                <w:rPr>
                  <w:rFonts w:hint="eastAsia"/>
                </w:rPr>
                <w:t>*</w:t>
              </w:r>
            </w:ins>
            <w:r w:rsidRPr="00015210">
              <w:t xml:space="preserve">, </w:t>
            </w:r>
            <w:ins w:id="2912" w:author="Xin Li" w:date="2026-08-22T13:45:00Z" w16du:dateUtc="2026-08-22T05:45:00Z">
              <w:r w:rsidR="002D1C42" w:rsidRPr="00015210">
                <w:t>Supported</w:t>
              </w:r>
              <w:del w:id="2913" w:author="Prof. LIU Ben" w:date="2026-08-26T00:19:00Z" w16du:dateUtc="2026-08-25T16:19:00Z">
                <w:r w:rsidR="002D1C42" w:rsidRPr="00015210" w:rsidDel="001C3581">
                  <w:delText xml:space="preserve"> </w:delText>
                </w:r>
              </w:del>
            </w:ins>
            <w:del w:id="2914" w:author="Prof. LIU Ben" w:date="2026-08-26T00:19:00Z" w16du:dateUtc="2026-08-25T16:19:00Z">
              <w:r w:rsidRPr="00015210" w:rsidDel="001C3581">
                <w:delText>p &lt; 0.0</w:delText>
              </w:r>
              <w:r w:rsidR="00572CD6" w:rsidRPr="00015210" w:rsidDel="001C3581">
                <w:delText>5</w:delText>
              </w:r>
              <w:r w:rsidRPr="00015210" w:rsidDel="001C3581">
                <w:delText>.</w:delText>
              </w:r>
            </w:del>
            <w:r w:rsidRPr="00015210">
              <w:t xml:space="preserve"> </w:t>
            </w:r>
            <w:del w:id="2915" w:author="Xin Li" w:date="2026-08-22T13:45:00Z" w16du:dateUtc="2026-08-22T05:45:00Z">
              <w:r w:rsidRPr="00015210" w:rsidDel="002D1C42">
                <w:delText>Supported</w:delText>
              </w:r>
            </w:del>
          </w:p>
        </w:tc>
        <w:tc>
          <w:tcPr>
            <w:tcW w:w="0" w:type="auto"/>
            <w:hideMark/>
          </w:tcPr>
          <w:p w14:paraId="22562280" w14:textId="77777777" w:rsidR="001C3581" w:rsidRPr="001C3581" w:rsidRDefault="001C3581" w:rsidP="001C3581">
            <w:pPr>
              <w:rPr>
                <w:ins w:id="2916" w:author="Prof. LIU Ben" w:date="2026-08-26T00:21:00Z" w16du:dateUtc="2026-08-25T16:21:00Z"/>
                <w:rPrChange w:id="2917" w:author="Prof. LIU Ben" w:date="2026-08-26T00:21:00Z" w16du:dateUtc="2026-08-25T16:21:00Z">
                  <w:rPr>
                    <w:ins w:id="2918" w:author="Prof. LIU Ben" w:date="2026-08-26T00:21:00Z" w16du:dateUtc="2026-08-25T16:21:00Z"/>
                    <w:color w:val="000000"/>
                  </w:rPr>
                </w:rPrChange>
              </w:rPr>
            </w:pPr>
            <w:ins w:id="2919" w:author="Prof. LIU Ben" w:date="2026-08-26T00:21:00Z" w16du:dateUtc="2026-08-25T16:21:00Z">
              <w:r w:rsidRPr="001C3581">
                <w:rPr>
                  <w:rPrChange w:id="2920" w:author="Prof. LIU Ben" w:date="2026-08-26T00:21:00Z" w16du:dateUtc="2026-08-25T16:21:00Z">
                    <w:rPr>
                      <w:color w:val="000000"/>
                    </w:rPr>
                  </w:rPrChange>
                </w:rPr>
                <w:t>H4 (no effect predicted): n.s., consistent</w:t>
              </w:r>
            </w:ins>
          </w:p>
          <w:p w14:paraId="14C4F61E" w14:textId="77777777" w:rsidR="00572CD6" w:rsidRPr="00015210" w:rsidDel="002D1C42" w:rsidRDefault="00767B04" w:rsidP="00E83740">
            <w:pPr>
              <w:rPr>
                <w:del w:id="2921" w:author="Xin Li" w:date="2026-08-22T13:45:00Z" w16du:dateUtc="2026-08-22T05:45:00Z"/>
              </w:rPr>
            </w:pPr>
            <w:del w:id="2922" w:author="Prof. LIU Ben" w:date="2026-08-26T00:20:00Z" w16du:dateUtc="2026-08-25T16:20:00Z">
              <w:r w:rsidRPr="00015210" w:rsidDel="001C3581">
                <w:delText xml:space="preserve">H4: negative. </w:delText>
              </w:r>
              <w:r w:rsidR="00572CD6" w:rsidRPr="00015210" w:rsidDel="001C3581">
                <w:delText>n.s.</w:delText>
              </w:r>
            </w:del>
          </w:p>
          <w:p w14:paraId="6D421802" w14:textId="64C5A2F8" w:rsidR="00767B04" w:rsidRPr="00015210" w:rsidRDefault="00572CD6" w:rsidP="00E83740">
            <w:del w:id="2923" w:author="Xin Li" w:date="2026-08-22T13:45:00Z" w16du:dateUtc="2026-08-22T05:45:00Z">
              <w:r w:rsidRPr="00015210" w:rsidDel="002D1C42">
                <w:delText>No evidence of an effect</w:delText>
              </w:r>
            </w:del>
          </w:p>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5D9246A8" w:rsidR="00767B04" w:rsidRPr="00015210" w:rsidRDefault="00767B04" w:rsidP="00E83740">
            <w:r w:rsidRPr="00015210">
              <w:t>H2</w:t>
            </w:r>
            <w:ins w:id="2924" w:author="Prof. LIU Ben" w:date="2026-08-26T00:20:00Z" w16du:dateUtc="2026-08-25T16:20:00Z">
              <w:r w:rsidR="001C3581">
                <w:rPr>
                  <w:rFonts w:hint="eastAsia"/>
                </w:rPr>
                <w:t xml:space="preserve"> (</w:t>
              </w:r>
            </w:ins>
            <w:del w:id="2925" w:author="Prof. LIU Ben" w:date="2026-08-26T00:20:00Z" w16du:dateUtc="2026-08-25T16:20:00Z">
              <w:r w:rsidRPr="00015210" w:rsidDel="001C3581">
                <w:delText xml:space="preserve">: </w:delText>
              </w:r>
            </w:del>
            <w:r w:rsidRPr="00015210">
              <w:t>negative</w:t>
            </w:r>
            <w:ins w:id="2926" w:author="Prof. LIU Ben" w:date="2026-08-26T00:20:00Z" w16du:dateUtc="2026-08-25T16:20:00Z">
              <w:r w:rsidR="001C3581">
                <w:rPr>
                  <w:rFonts w:hint="eastAsia"/>
                </w:rPr>
                <w:t>):</w:t>
              </w:r>
            </w:ins>
            <w:del w:id="2927" w:author="Prof. LIU Ben" w:date="2026-08-26T00:20:00Z" w16du:dateUtc="2026-08-25T16:20:00Z">
              <w:r w:rsidRPr="00015210" w:rsidDel="001C3581">
                <w:delText>.</w:delText>
              </w:r>
            </w:del>
            <w:r w:rsidRPr="00015210">
              <w:t xml:space="preserve"> −0.04</w:t>
            </w:r>
            <w:r w:rsidR="00572CD6" w:rsidRPr="00015210">
              <w:t>6</w:t>
            </w:r>
            <w:ins w:id="2928" w:author="Prof. LIU Ben" w:date="2026-08-26T00:19:00Z" w16du:dateUtc="2026-08-25T16:19:00Z">
              <w:r w:rsidR="001C3581">
                <w:rPr>
                  <w:rFonts w:hint="eastAsia"/>
                </w:rPr>
                <w:t>***</w:t>
              </w:r>
            </w:ins>
            <w:r w:rsidRPr="00015210">
              <w:t xml:space="preserve">, </w:t>
            </w:r>
            <w:ins w:id="2929" w:author="Xin Li" w:date="2026-08-22T13:45:00Z" w16du:dateUtc="2026-08-22T05:45:00Z">
              <w:r w:rsidR="002D1C42" w:rsidRPr="00015210">
                <w:t>Supported</w:t>
              </w:r>
              <w:del w:id="2930" w:author="Prof. LIU Ben" w:date="2026-08-26T00:19:00Z" w16du:dateUtc="2026-08-25T16:19:00Z">
                <w:r w:rsidR="002D1C42" w:rsidRPr="00015210" w:rsidDel="001C3581">
                  <w:delText xml:space="preserve"> </w:delText>
                </w:r>
              </w:del>
            </w:ins>
            <w:del w:id="2931" w:author="Prof. LIU Ben" w:date="2026-08-26T00:19:00Z" w16du:dateUtc="2026-08-25T16:19:00Z">
              <w:r w:rsidRPr="00015210" w:rsidDel="001C3581">
                <w:delText>p &lt; 0.0</w:delText>
              </w:r>
              <w:r w:rsidR="00572CD6" w:rsidRPr="00015210" w:rsidDel="001C3581">
                <w:delText>0</w:delText>
              </w:r>
              <w:r w:rsidRPr="00015210" w:rsidDel="001C3581">
                <w:delText xml:space="preserve">1. </w:delText>
              </w:r>
            </w:del>
            <w:del w:id="2932" w:author="Xin Li" w:date="2026-08-22T13:45:00Z" w16du:dateUtc="2026-08-22T05:45:00Z">
              <w:r w:rsidRPr="00015210" w:rsidDel="002D1C42">
                <w:delText>Supported</w:delText>
              </w:r>
            </w:del>
          </w:p>
        </w:tc>
        <w:tc>
          <w:tcPr>
            <w:tcW w:w="0" w:type="auto"/>
            <w:hideMark/>
          </w:tcPr>
          <w:p w14:paraId="19BC3D68" w14:textId="77777777" w:rsidR="001C3581" w:rsidRPr="001C3581" w:rsidRDefault="001C3581" w:rsidP="001C3581">
            <w:pPr>
              <w:rPr>
                <w:ins w:id="2933" w:author="Prof. LIU Ben" w:date="2026-08-26T00:21:00Z" w16du:dateUtc="2026-08-25T16:21:00Z"/>
                <w:rPrChange w:id="2934" w:author="Prof. LIU Ben" w:date="2026-08-26T00:22:00Z" w16du:dateUtc="2026-08-25T16:22:00Z">
                  <w:rPr>
                    <w:ins w:id="2935" w:author="Prof. LIU Ben" w:date="2026-08-26T00:21:00Z" w16du:dateUtc="2026-08-25T16:21:00Z"/>
                    <w:color w:val="000000"/>
                  </w:rPr>
                </w:rPrChange>
              </w:rPr>
            </w:pPr>
            <w:ins w:id="2936" w:author="Prof. LIU Ben" w:date="2026-08-26T00:21:00Z" w16du:dateUtc="2026-08-25T16:21:00Z">
              <w:r w:rsidRPr="001C3581">
                <w:rPr>
                  <w:rPrChange w:id="2937" w:author="Prof. LIU Ben" w:date="2026-08-26T00:22:00Z" w16du:dateUtc="2026-08-25T16:22:00Z">
                    <w:rPr>
                      <w:color w:val="000000"/>
                    </w:rPr>
                  </w:rPrChange>
                </w:rPr>
                <w:t>H5 (no effect predicted): n.s., consistent</w:t>
              </w:r>
            </w:ins>
          </w:p>
          <w:p w14:paraId="3B19A516" w14:textId="444B59AE" w:rsidR="00572CD6" w:rsidRPr="00015210" w:rsidDel="002D1C42" w:rsidRDefault="00767B04" w:rsidP="00E83740">
            <w:pPr>
              <w:rPr>
                <w:del w:id="2938" w:author="Xin Li" w:date="2026-08-22T13:45:00Z" w16du:dateUtc="2026-08-22T05:45:00Z"/>
              </w:rPr>
            </w:pPr>
            <w:del w:id="2939" w:author="Prof. LIU Ben" w:date="2026-08-26T00:21:00Z" w16du:dateUtc="2026-08-25T16:21:00Z">
              <w:r w:rsidRPr="00015210" w:rsidDel="001C3581">
                <w:delText xml:space="preserve">H5: no effect predicted. n.s. </w:delText>
              </w:r>
            </w:del>
          </w:p>
          <w:p w14:paraId="3502C188" w14:textId="4DE7EA4C" w:rsidR="00767B04" w:rsidRPr="00015210" w:rsidRDefault="00767B04" w:rsidP="00E83740">
            <w:del w:id="2940" w:author="Xin Li" w:date="2026-08-22T13:45:00Z" w16du:dateUtc="2026-08-22T05:45:00Z">
              <w:r w:rsidRPr="00015210" w:rsidDel="002D1C42">
                <w:delText>No evidence of an effect</w:delText>
              </w:r>
            </w:del>
          </w:p>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4456B3C1" w14:textId="06AFF931" w:rsidR="00572CD6" w:rsidRPr="00015210" w:rsidDel="002D1C42" w:rsidRDefault="00767B04" w:rsidP="00E83740">
            <w:pPr>
              <w:rPr>
                <w:del w:id="2941" w:author="Xin Li" w:date="2026-08-22T13:45:00Z" w16du:dateUtc="2026-08-22T05:45:00Z"/>
              </w:rPr>
            </w:pPr>
            <w:r w:rsidRPr="00015210">
              <w:t xml:space="preserve">H3: </w:t>
            </w:r>
            <w:ins w:id="2942" w:author="Prof. LIU Ben" w:date="2026-08-26T00:20:00Z" w16du:dateUtc="2026-08-25T16:20:00Z">
              <w:r w:rsidR="001C3581">
                <w:rPr>
                  <w:rFonts w:hint="eastAsia"/>
                </w:rPr>
                <w:t>(</w:t>
              </w:r>
            </w:ins>
            <w:r w:rsidRPr="00015210">
              <w:t>no effect predicted</w:t>
            </w:r>
            <w:ins w:id="2943" w:author="Prof. LIU Ben" w:date="2026-08-26T00:20:00Z" w16du:dateUtc="2026-08-25T16:20:00Z">
              <w:r w:rsidR="001C3581">
                <w:rPr>
                  <w:rFonts w:hint="eastAsia"/>
                </w:rPr>
                <w:t>):</w:t>
              </w:r>
            </w:ins>
            <w:del w:id="2944" w:author="Prof. LIU Ben" w:date="2026-08-26T00:20:00Z" w16du:dateUtc="2026-08-25T16:20:00Z">
              <w:r w:rsidRPr="00015210" w:rsidDel="001C3581">
                <w:delText>.</w:delText>
              </w:r>
            </w:del>
            <w:r w:rsidRPr="00015210">
              <w:t xml:space="preserve"> n.s.</w:t>
            </w:r>
            <w:ins w:id="2945" w:author="Prof. LIU Ben" w:date="2026-08-26T00:20:00Z" w16du:dateUtc="2026-08-25T16:20:00Z">
              <w:r w:rsidR="001C3581">
                <w:rPr>
                  <w:rFonts w:hint="eastAsia"/>
                </w:rPr>
                <w:t>, consistent</w:t>
              </w:r>
            </w:ins>
            <w:r w:rsidRPr="00015210">
              <w:t xml:space="preserve"> </w:t>
            </w:r>
          </w:p>
          <w:p w14:paraId="1CAC046B" w14:textId="57CDDED2" w:rsidR="00767B04" w:rsidRPr="00015210" w:rsidRDefault="00767B04" w:rsidP="00E83740">
            <w:del w:id="2946" w:author="Xin Li" w:date="2026-08-22T13:45:00Z" w16du:dateUtc="2026-08-22T05:45:00Z">
              <w:r w:rsidRPr="00015210" w:rsidDel="002D1C42">
                <w:delText>No evidence of an effect</w:delText>
              </w:r>
            </w:del>
          </w:p>
        </w:tc>
        <w:tc>
          <w:tcPr>
            <w:tcW w:w="0" w:type="auto"/>
            <w:hideMark/>
          </w:tcPr>
          <w:p w14:paraId="0E322C01" w14:textId="1D66142B" w:rsidR="00767B04" w:rsidRPr="001C3581" w:rsidRDefault="001C3581" w:rsidP="00E83740">
            <w:ins w:id="2947" w:author="Prof. LIU Ben" w:date="2026-08-26T00:21:00Z" w16du:dateUtc="2026-08-25T16:21:00Z">
              <w:r w:rsidRPr="001C3581">
                <w:rPr>
                  <w:rPrChange w:id="2948" w:author="Prof. LIU Ben" w:date="2026-08-26T00:22:00Z" w16du:dateUtc="2026-08-25T16:22:00Z">
                    <w:rPr>
                      <w:color w:val="000000"/>
                    </w:rPr>
                  </w:rPrChange>
                </w:rPr>
                <w:t>H6 (positive): 0.114**, supported</w:t>
              </w:r>
            </w:ins>
            <w:del w:id="2949" w:author="Prof. LIU Ben" w:date="2026-08-26T00:21:00Z" w16du:dateUtc="2026-08-25T16:21:00Z">
              <w:r w:rsidR="00767B04" w:rsidRPr="00015210" w:rsidDel="001C3581">
                <w:delText xml:space="preserve">H6: positive. </w:delText>
              </w:r>
              <w:r w:rsidR="000D48EE" w:rsidRPr="00015210" w:rsidDel="001C3581">
                <w:delText>0.114</w:delText>
              </w:r>
              <w:r w:rsidR="00767B04" w:rsidRPr="00015210" w:rsidDel="001C3581">
                <w:delText xml:space="preserve">, </w:delText>
              </w:r>
            </w:del>
            <w:ins w:id="2950" w:author="Xin Li" w:date="2026-08-22T13:45:00Z" w16du:dateUtc="2026-08-22T05:45:00Z">
              <w:del w:id="2951" w:author="Prof. LIU Ben" w:date="2026-08-26T00:21:00Z" w16du:dateUtc="2026-08-25T16:21:00Z">
                <w:r w:rsidR="002D1C42" w:rsidRPr="00015210" w:rsidDel="001C3581">
                  <w:delText xml:space="preserve">Supported </w:delText>
                </w:r>
              </w:del>
            </w:ins>
            <w:del w:id="2952" w:author="Prof. LIU Ben" w:date="2026-08-26T00:21:00Z" w16du:dateUtc="2026-08-25T16:21:00Z">
              <w:r w:rsidR="00767B04" w:rsidRPr="00015210" w:rsidDel="001C3581">
                <w:delText>p &lt; 0.</w:delText>
              </w:r>
              <w:r w:rsidR="00572CD6" w:rsidRPr="00015210" w:rsidDel="001C3581">
                <w:delText>0</w:delText>
              </w:r>
              <w:r w:rsidR="000D48EE" w:rsidRPr="00015210" w:rsidDel="001C3581">
                <w:delText>1</w:delText>
              </w:r>
              <w:r w:rsidR="00767B04" w:rsidRPr="00015210" w:rsidDel="001C3581">
                <w:delText xml:space="preserve">. </w:delText>
              </w:r>
            </w:del>
            <w:del w:id="2953" w:author="Xin Li" w:date="2026-08-22T13:45:00Z" w16du:dateUtc="2026-08-22T05:45:00Z">
              <w:r w:rsidR="00767B04" w:rsidRPr="00015210" w:rsidDel="002D1C42">
                <w:delText>Supported</w:delText>
              </w:r>
            </w:del>
          </w:p>
        </w:tc>
      </w:tr>
    </w:tbl>
    <w:p w14:paraId="65ABD832" w14:textId="77777777" w:rsidR="001C3581" w:rsidRPr="001C3581" w:rsidRDefault="001C3581">
      <w:pPr>
        <w:pStyle w:val="Notes"/>
        <w:rPr>
          <w:ins w:id="2954" w:author="Prof. LIU Ben" w:date="2026-08-26T00:22:00Z" w16du:dateUtc="2026-08-25T16:22:00Z"/>
          <w:rPrChange w:id="2955" w:author="Prof. LIU Ben" w:date="2026-08-26T00:22:00Z" w16du:dateUtc="2026-08-25T16:22:00Z">
            <w:rPr>
              <w:ins w:id="2956" w:author="Prof. LIU Ben" w:date="2026-08-26T00:22:00Z" w16du:dateUtc="2026-08-25T16:22:00Z"/>
              <w:color w:val="000000"/>
            </w:rPr>
          </w:rPrChange>
        </w:rPr>
        <w:pPrChange w:id="2957" w:author="Prof. LIU Ben" w:date="2026-08-26T00:22:00Z" w16du:dateUtc="2026-08-25T16:22:00Z">
          <w:pPr>
            <w:spacing w:before="100" w:beforeAutospacing="1" w:after="100" w:afterAutospacing="1"/>
          </w:pPr>
        </w:pPrChange>
      </w:pPr>
      <w:ins w:id="2958" w:author="Prof. LIU Ben" w:date="2026-08-26T00:22:00Z" w16du:dateUtc="2026-08-25T16:22:00Z">
        <w:r w:rsidRPr="001C3581">
          <w:rPr>
            <w:rPrChange w:id="2959" w:author="Prof. LIU Ben" w:date="2026-08-26T00:22:00Z" w16du:dateUtc="2026-08-25T16:22:00Z">
              <w:rPr>
                <w:i/>
                <w:iCs/>
                <w:color w:val="000000"/>
              </w:rPr>
            </w:rPrChange>
          </w:rPr>
          <w:t>Notes.</w:t>
        </w:r>
        <w:r w:rsidRPr="001C3581">
          <w:rPr>
            <w:rPrChange w:id="2960" w:author="Prof. LIU Ben" w:date="2026-08-26T00:22:00Z" w16du:dateUtc="2026-08-25T16:22:00Z">
              <w:rPr>
                <w:color w:val="000000"/>
              </w:rPr>
            </w:rPrChange>
          </w:rPr>
          <w:t xml:space="preserve"> · p&lt;0.1, * p&lt;0.05, ** p&lt;0.01, *** p&lt;0.001.</w:t>
        </w:r>
      </w:ins>
    </w:p>
    <w:p w14:paraId="5C613A18" w14:textId="56A92A77" w:rsidR="00767B04" w:rsidDel="001C3581" w:rsidRDefault="002D1C42">
      <w:pPr>
        <w:pStyle w:val="Paragraph0"/>
        <w:spacing w:before="100" w:beforeAutospacing="1"/>
        <w:ind w:firstLine="0"/>
        <w:rPr>
          <w:del w:id="2961" w:author="Prof. LIU Ben" w:date="2026-08-26T00:17:00Z" w16du:dateUtc="2026-08-25T16:17:00Z"/>
        </w:rPr>
        <w:pPrChange w:id="2962" w:author="Prof. LIU Ben" w:date="2026-08-26T00:22:00Z" w16du:dateUtc="2026-08-25T16:22:00Z">
          <w:pPr>
            <w:pStyle w:val="Paragraph0"/>
            <w:spacing w:before="100" w:beforeAutospacing="1"/>
          </w:pPr>
        </w:pPrChange>
      </w:pPr>
      <w:ins w:id="2963" w:author="Xin Li" w:date="2026-08-22T13:46:00Z" w16du:dateUtc="2026-08-22T05:46:00Z">
        <w:del w:id="2964" w:author="Prof. LIU Ben" w:date="2026-08-26T00:17:00Z" w16du:dateUtc="2026-08-25T16:17:00Z">
          <w:r w:rsidRPr="00015210" w:rsidDel="001C3581">
            <w:delText xml:space="preserve">Table </w:delText>
          </w:r>
          <w:r w:rsidDel="001C3581">
            <w:delText>4</w:delText>
          </w:r>
          <w:r w:rsidRPr="00015210" w:rsidDel="001C3581">
            <w:delText xml:space="preserve"> sets the six tests against their predictions.</w:delText>
          </w:r>
          <w:r w:rsidDel="001C3581">
            <w:delText xml:space="preserve"> </w:delText>
          </w:r>
        </w:del>
      </w:ins>
      <w:del w:id="2965" w:author="Prof. LIU Ben" w:date="2026-08-26T00:17:00Z" w16du:dateUtc="2026-08-25T16:17:00Z">
        <w:r w:rsidR="00767B04" w:rsidRPr="00015210" w:rsidDel="001C3581">
          <w:delText>The estimates trace the predicted pattern of Section 3.6. Length reduces supply (H2: −0.04</w:delText>
        </w:r>
        <w:r w:rsidR="00572CD6" w:rsidRPr="00015210" w:rsidDel="001C3581">
          <w:delText>6</w:delText>
        </w:r>
        <w:r w:rsidR="00767B04" w:rsidRPr="00015210" w:rsidDel="001C3581">
          <w:delText>, p &lt; 0.0</w:delText>
        </w:r>
        <w:r w:rsidR="00572CD6" w:rsidRPr="00015210" w:rsidDel="001C3581">
          <w:delText>0</w:delText>
        </w:r>
        <w:r w:rsidR="00767B04" w:rsidRPr="00015210" w:rsidDel="001C3581">
          <w:delText>1), and quality raises effort (H6: 0.</w:delText>
        </w:r>
        <w:r w:rsidR="000D48EE" w:rsidRPr="00015210" w:rsidDel="001C3581">
          <w:delText>114</w:delText>
        </w:r>
        <w:r w:rsidR="00767B04" w:rsidRPr="00015210" w:rsidDel="001C3581">
          <w:delText>, p &lt; 0.0</w:delText>
        </w:r>
        <w:r w:rsidR="000D48EE" w:rsidRPr="00015210" w:rsidDel="001C3581">
          <w:delText>1</w:delText>
        </w:r>
        <w:r w:rsidR="00767B04" w:rsidRPr="00015210" w:rsidDel="001C3581">
          <w:delText>). The two predictions of no effect behave as our account requires: we do not find evidence that quality shifts supply (H3</w:delText>
        </w:r>
        <w:r w:rsidR="00572CD6" w:rsidRPr="00015210" w:rsidDel="001C3581">
          <w:delText>,</w:delText>
        </w:r>
        <w:r w:rsidR="00767B04" w:rsidRPr="00015210" w:rsidDel="001C3581">
          <w:delText xml:space="preserve"> n.s.) or that length shifts effort (H5</w:delText>
        </w:r>
        <w:r w:rsidR="00572CD6" w:rsidRPr="00015210" w:rsidDel="001C3581">
          <w:delText xml:space="preserve">, </w:delText>
        </w:r>
        <w:r w:rsidR="00767B04" w:rsidRPr="00015210" w:rsidDel="001C3581">
          <w:delText xml:space="preserve">n.s.). We </w:delText>
        </w:r>
        <w:r w:rsidR="00CA6948" w:rsidRPr="00015210" w:rsidDel="001C3581">
          <w:delText>regard</w:delText>
        </w:r>
        <w:r w:rsidR="00767B04" w:rsidRPr="00015210" w:rsidDel="001C3581">
          <w:delText xml:space="preserve"> these as an absence of evidence for an effect, not as proof that the effect is exactly zero. The label component rais</w:delText>
        </w:r>
        <w:r w:rsidR="00CA6948" w:rsidRPr="00015210" w:rsidDel="001C3581">
          <w:delText>es answer</w:delText>
        </w:r>
        <w:r w:rsidR="00767B04" w:rsidRPr="00015210" w:rsidDel="001C3581">
          <w:delText xml:space="preserve"> supply (H1: 0.</w:delText>
        </w:r>
        <w:r w:rsidR="00572CD6" w:rsidRPr="00015210" w:rsidDel="001C3581">
          <w:delText>188</w:delText>
        </w:r>
        <w:r w:rsidR="00767B04" w:rsidRPr="00015210" w:rsidDel="001C3581">
          <w:delText>, p &lt; 0.0</w:delText>
        </w:r>
        <w:r w:rsidR="00572CD6" w:rsidRPr="00015210" w:rsidDel="001C3581">
          <w:delText>5</w:delText>
        </w:r>
        <w:r w:rsidR="00767B04" w:rsidRPr="00015210" w:rsidDel="001C3581">
          <w:delText xml:space="preserve">) and </w:delText>
        </w:r>
        <w:r w:rsidR="00572CD6" w:rsidRPr="00015210" w:rsidDel="001C3581">
          <w:delText>has no impact on human answer</w:delText>
        </w:r>
        <w:r w:rsidR="00767B04" w:rsidRPr="00015210" w:rsidDel="001C3581">
          <w:delText xml:space="preserve"> quality</w:delText>
        </w:r>
        <w:r w:rsidR="00572CD6" w:rsidRPr="00015210" w:rsidDel="001C3581">
          <w:delText xml:space="preserve"> (H4, n.s.)</w:delText>
        </w:r>
        <w:r w:rsidR="00767B04" w:rsidRPr="00015210" w:rsidDel="001C3581">
          <w:delText>. Read together, the cue a</w:delText>
        </w:r>
      </w:del>
      <w:ins w:id="2966" w:author="Xin Li" w:date="2026-08-22T08:33:00Z" w16du:dateUtc="2026-08-22T00:33:00Z">
        <w:del w:id="2967" w:author="Prof. LIU Ben" w:date="2026-08-26T00:17:00Z" w16du:dateUtc="2026-08-25T16:17:00Z">
          <w:r w:rsidR="00270DFC" w:rsidDel="001C3581">
            <w:delText>n</w:delText>
          </w:r>
        </w:del>
      </w:ins>
      <w:del w:id="2968" w:author="Prof. LIU Ben" w:date="2026-08-26T00:17:00Z" w16du:dateUtc="2026-08-25T16:17:00Z">
        <w:r w:rsidR="00767B04" w:rsidRPr="00015210" w:rsidDel="001C3581">
          <w:delText xml:space="preserve"> member</w:delText>
        </w:r>
      </w:del>
      <w:ins w:id="2969" w:author="Xin Li" w:date="2026-08-22T07:42:00Z" w16du:dateUtc="2026-08-21T23:42:00Z">
        <w:del w:id="2970" w:author="Prof. LIU Ben" w:date="2026-08-26T00:17:00Z" w16du:dateUtc="2026-08-25T16:17:00Z">
          <w:r w:rsidR="004E55FA" w:rsidDel="001C3581">
            <w:delText>answerer</w:delText>
          </w:r>
        </w:del>
      </w:ins>
      <w:del w:id="2971" w:author="Prof. LIU Ben" w:date="2026-08-26T00:17:00Z" w16du:dateUtc="2026-08-25T16:17:00Z">
        <w:r w:rsidR="00767B04" w:rsidRPr="00015210" w:rsidDel="001C3581">
          <w:delText xml:space="preserve"> registers at a glance, the label and the length, governs entry, and the cue that requires reading, the quality, governs effort.</w:delText>
        </w:r>
      </w:del>
    </w:p>
    <w:p w14:paraId="2BA64B25" w14:textId="77777777" w:rsidR="00276913" w:rsidRDefault="001C3581" w:rsidP="00276913">
      <w:pPr>
        <w:pStyle w:val="Paragraph0"/>
        <w:spacing w:before="100" w:beforeAutospacing="1"/>
        <w:rPr>
          <w:ins w:id="2972" w:author="Prof. LIU Ben" w:date="2026-08-26T02:35:00Z" w16du:dateUtc="2026-08-25T18:35:00Z"/>
        </w:rPr>
      </w:pPr>
      <w:ins w:id="2973" w:author="Prof. LIU Ben" w:date="2026-08-26T00:18:00Z" w16du:dateUtc="2026-08-25T16:18:00Z">
        <w:r w:rsidRPr="001C3581">
          <w:rPr>
            <w:rPrChange w:id="2974" w:author="Prof. LIU Ben" w:date="2026-08-26T00:18:00Z" w16du:dateUtc="2026-08-25T16:18:00Z">
              <w:rPr>
                <w:color w:val="000000"/>
              </w:rPr>
            </w:rPrChange>
          </w:rPr>
          <w:t>The results show a clear separation between System 1 and System 2 processing in</w:t>
        </w:r>
      </w:ins>
      <w:ins w:id="2975" w:author="Prof. LIU Ben" w:date="2026-08-26T00:19:00Z" w16du:dateUtc="2026-08-25T16:19:00Z">
        <w:r>
          <w:rPr>
            <w:rFonts w:hint="eastAsia"/>
          </w:rPr>
          <w:t xml:space="preserve"> </w:t>
        </w:r>
      </w:ins>
      <w:ins w:id="2976" w:author="Prof. LIU Ben" w:date="2026-08-26T00:18:00Z" w16du:dateUtc="2026-08-25T16:18:00Z">
        <w:r w:rsidRPr="001C3581">
          <w:rPr>
            <w:rPrChange w:id="2977" w:author="Prof. LIU Ben" w:date="2026-08-26T00:18:00Z" w16du:dateUtc="2026-08-25T16:18:00Z">
              <w:rPr>
                <w:color w:val="000000"/>
              </w:rPr>
            </w:rPrChange>
          </w:rPr>
          <w:t xml:space="preserve">entry and </w:t>
        </w:r>
        <w:r>
          <w:rPr>
            <w:rFonts w:hint="eastAsia"/>
          </w:rPr>
          <w:lastRenderedPageBreak/>
          <w:t>quality decisi</w:t>
        </w:r>
      </w:ins>
      <w:ins w:id="2978" w:author="Prof. LIU Ben" w:date="2026-08-26T00:19:00Z" w16du:dateUtc="2026-08-25T16:19:00Z">
        <w:r>
          <w:rPr>
            <w:rFonts w:hint="eastAsia"/>
          </w:rPr>
          <w:t>ons</w:t>
        </w:r>
      </w:ins>
      <w:ins w:id="2979" w:author="Prof. LIU Ben" w:date="2026-08-26T00:18:00Z" w16du:dateUtc="2026-08-25T16:18:00Z">
        <w:r w:rsidRPr="001C3581">
          <w:rPr>
            <w:rPrChange w:id="2980" w:author="Prof. LIU Ben" w:date="2026-08-26T00:18:00Z" w16du:dateUtc="2026-08-25T16:18:00Z">
              <w:rPr>
                <w:color w:val="000000"/>
              </w:rPr>
            </w:rPrChange>
          </w:rPr>
          <w:t>. The insignificant result for H3 rules out the possibility that higher-quality AI answers lower human supply. What remains is that quality can be judged only by reading, and reading follows the decision to enter, so quality shapes how much effort an answerer invests (H6).</w:t>
        </w:r>
      </w:ins>
    </w:p>
    <w:p w14:paraId="3F9A4084" w14:textId="419FD474" w:rsidR="001C3581" w:rsidRPr="001C3581" w:rsidRDefault="001C3581">
      <w:pPr>
        <w:pStyle w:val="Paragraph0"/>
        <w:spacing w:before="100" w:beforeAutospacing="1"/>
        <w:rPr>
          <w:ins w:id="2981" w:author="Prof. LIU Ben" w:date="2026-08-26T00:23:00Z" w16du:dateUtc="2026-08-25T16:23:00Z"/>
          <w:rPrChange w:id="2982" w:author="Prof. LIU Ben" w:date="2026-08-26T00:23:00Z" w16du:dateUtc="2026-08-25T16:23:00Z">
            <w:rPr>
              <w:ins w:id="2983" w:author="Prof. LIU Ben" w:date="2026-08-26T00:23:00Z" w16du:dateUtc="2026-08-25T16:23:00Z"/>
              <w:color w:val="000000"/>
            </w:rPr>
          </w:rPrChange>
        </w:rPr>
        <w:pPrChange w:id="2984" w:author="Prof. LIU Ben" w:date="2026-08-26T02:35:00Z" w16du:dateUtc="2026-08-25T18:35:00Z">
          <w:pPr>
            <w:spacing w:before="100" w:beforeAutospacing="1" w:after="100" w:afterAutospacing="1"/>
          </w:pPr>
        </w:pPrChange>
      </w:pPr>
      <w:ins w:id="2985" w:author="Prof. LIU Ben" w:date="2026-08-26T00:23:00Z" w16du:dateUtc="2026-08-25T16:23:00Z">
        <w:r w:rsidRPr="001C3581">
          <w:rPr>
            <w:rPrChange w:id="2986" w:author="Prof. LIU Ben" w:date="2026-08-26T00:23:00Z" w16du:dateUtc="2026-08-25T16:23:00Z">
              <w:rPr>
                <w:color w:val="000000"/>
              </w:rPr>
            </w:rPrChange>
          </w:rPr>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ins>
    </w:p>
    <w:p w14:paraId="13D0455E" w14:textId="008A5ABE" w:rsidR="006A4D67" w:rsidRPr="00015210" w:rsidDel="001C3581" w:rsidRDefault="006A4D67" w:rsidP="006A4D67">
      <w:pPr>
        <w:pStyle w:val="Paragraph0"/>
        <w:rPr>
          <w:del w:id="2987" w:author="Prof. LIU Ben" w:date="2026-08-26T00:19:00Z" w16du:dateUtc="2026-08-25T16:19:00Z"/>
        </w:rPr>
      </w:pPr>
      <w:bookmarkStart w:id="2988" w:name="OLE_LINK15"/>
      <w:del w:id="2989" w:author="Prof. LIU Ben" w:date="2026-08-26T00:19:00Z" w16du:dateUtc="2026-08-25T16:19:00Z">
        <w:r w:rsidRPr="00015210" w:rsidDel="001C3581">
          <w:delText xml:space="preserve">One </w:delText>
        </w:r>
      </w:del>
      <w:ins w:id="2990" w:author="Xin Li" w:date="2026-08-22T14:20:00Z" w16du:dateUtc="2026-08-22T06:20:00Z">
        <w:del w:id="2991" w:author="Prof. LIU Ben" w:date="2026-08-26T00:19:00Z" w16du:dateUtc="2026-08-25T16:19:00Z">
          <w:r w:rsidDel="001C3581">
            <w:delText>Our</w:delText>
          </w:r>
          <w:r w:rsidRPr="00015210" w:rsidDel="001C3581">
            <w:delText xml:space="preserve"> </w:delText>
          </w:r>
        </w:del>
      </w:ins>
      <w:del w:id="2992" w:author="Prof. LIU Ben" w:date="2026-08-26T00:19:00Z" w16du:dateUtc="2026-08-25T16:19:00Z">
        <w:r w:rsidRPr="00015210" w:rsidDel="001C3581">
          <w:delText xml:space="preserve">result </w:delText>
        </w:r>
      </w:del>
      <w:ins w:id="2993" w:author="Xin Li" w:date="2026-08-22T14:24:00Z" w16du:dateUtc="2026-08-22T06:24:00Z">
        <w:del w:id="2994" w:author="Prof. LIU Ben" w:date="2026-08-26T00:19:00Z" w16du:dateUtc="2026-08-25T16:19:00Z">
          <w:r w:rsidDel="001C3581">
            <w:delText>shows a clear separation between System 1 and Syst</w:delText>
          </w:r>
        </w:del>
      </w:ins>
      <w:ins w:id="2995" w:author="Xin Li" w:date="2026-08-22T14:25:00Z" w16du:dateUtc="2026-08-22T06:25:00Z">
        <w:del w:id="2996" w:author="Prof. LIU Ben" w:date="2026-08-26T00:19:00Z" w16du:dateUtc="2026-08-25T16:19:00Z">
          <w:r w:rsidDel="001C3581">
            <w:delText xml:space="preserve">em 2 thinkings in determining entry and efforts. The insignificant </w:delText>
          </w:r>
        </w:del>
      </w:ins>
      <w:del w:id="2997" w:author="Prof. LIU Ben" w:date="2026-08-26T00:19:00Z" w16du:dateUtc="2026-08-25T16:19:00Z">
        <w:r w:rsidRPr="00015210" w:rsidDel="001C3581">
          <w:delText xml:space="preserve">does most of the discriminating work: AI answer quality does not move supply </w:delText>
        </w:r>
      </w:del>
      <w:ins w:id="2998" w:author="Xin Li" w:date="2026-08-22T14:25:00Z" w16du:dateUtc="2026-08-22T06:25:00Z">
        <w:del w:id="2999" w:author="Prof. LIU Ben" w:date="2026-08-26T00:19:00Z" w16du:dateUtc="2026-08-25T16:19:00Z">
          <w:r w:rsidDel="001C3581">
            <w:delText xml:space="preserve">result of </w:delText>
          </w:r>
        </w:del>
      </w:ins>
      <w:del w:id="3000" w:author="Prof. LIU Ben" w:date="2026-08-26T00:19:00Z" w16du:dateUtc="2026-08-25T16:19:00Z">
        <w:r w:rsidRPr="00015210" w:rsidDel="001C3581">
          <w:delText>(H3</w:delText>
        </w:r>
      </w:del>
      <w:ins w:id="3001" w:author="Xin Li" w:date="2026-08-22T14:26:00Z" w16du:dateUtc="2026-08-22T06:26:00Z">
        <w:del w:id="3002" w:author="Prof. LIU Ben" w:date="2026-08-26T00:19:00Z" w16du:dateUtc="2026-08-25T16:19:00Z">
          <w:r w:rsidDel="001C3581">
            <w:delText xml:space="preserve"> </w:delText>
          </w:r>
        </w:del>
      </w:ins>
      <w:del w:id="3003" w:author="Prof. LIU Ben" w:date="2026-08-26T00:19:00Z" w16du:dateUtc="2026-08-25T16:19:00Z">
        <w:r w:rsidRPr="00015210" w:rsidDel="001C3581">
          <w:delText xml:space="preserve">). This single null rules out two accounts at once. One predicts </w:delText>
        </w:r>
      </w:del>
      <w:ins w:id="3004" w:author="Xin Li" w:date="2026-08-22T14:25:00Z" w16du:dateUtc="2026-08-22T06:25:00Z">
        <w:del w:id="3005" w:author="Prof. LIU Ben" w:date="2026-08-26T00:19:00Z" w16du:dateUtc="2026-08-25T16:19:00Z">
          <w:r w:rsidDel="001C3581">
            <w:delText xml:space="preserve">high quality </w:delText>
          </w:r>
        </w:del>
      </w:ins>
      <w:del w:id="3006" w:author="Prof. LIU Ben" w:date="2026-08-26T00:19:00Z" w16du:dateUtc="2026-08-25T16:19:00Z">
        <w:r w:rsidRPr="00015210" w:rsidDel="001C3581">
          <w:delText xml:space="preserve">that better AI </w:delText>
        </w:r>
      </w:del>
      <w:ins w:id="3007" w:author="Xin Li" w:date="2026-08-22T14:25:00Z" w16du:dateUtc="2026-08-22T06:25:00Z">
        <w:del w:id="3008" w:author="Prof. LIU Ben" w:date="2026-08-26T00:19:00Z" w16du:dateUtc="2026-08-25T16:19:00Z">
          <w:r w:rsidDel="001C3581">
            <w:delText xml:space="preserve">answers </w:delText>
          </w:r>
        </w:del>
      </w:ins>
      <w:del w:id="3009" w:author="Prof. LIU Ben" w:date="2026-08-26T00:19:00Z" w16du:dateUtc="2026-08-25T16:19:00Z">
        <w:r w:rsidRPr="00015210" w:rsidDel="001C3581">
          <w:delText>lowers human supply</w:delText>
        </w:r>
      </w:del>
      <w:ins w:id="3010" w:author="Xin Li" w:date="2026-08-22T14:27:00Z" w16du:dateUtc="2026-08-22T06:27:00Z">
        <w:del w:id="3011" w:author="Prof. LIU Ben" w:date="2026-08-26T00:19:00Z" w16du:dateUtc="2026-08-25T16:19:00Z">
          <w:r w:rsidDel="001C3581">
            <w:delText xml:space="preserve">. </w:delText>
          </w:r>
        </w:del>
      </w:ins>
      <w:del w:id="3012" w:author="Prof. LIU Ben" w:date="2026-08-26T00:19:00Z" w16du:dateUtc="2026-08-25T16:19:00Z">
        <w:r w:rsidRPr="00015210" w:rsidDel="001C3581">
          <w:delText xml:space="preserve">: under a capability-deterrence account, a stronger AI answer is a stronger rival for acceptance, so members who expect to be outperformed stay out. The other runs the opposite way: under a scaffold account, a stronger AI answer gives members a higher-quality starting point to build on and signals that the question is worth engaging, so better AI raises supply. Both let AI answer quality govern entry; they differ only in direction. The null on H3 is inconsistent with a quality slope of either sign, so it rules out the negative account and the positive one together. What survives is our timing argument: </w:delText>
        </w:r>
      </w:del>
      <w:ins w:id="3013" w:author="Xin Li" w:date="2026-08-22T14:27:00Z" w16du:dateUtc="2026-08-22T06:27:00Z">
        <w:del w:id="3014" w:author="Prof. LIU Ben" w:date="2026-08-26T00:19:00Z" w16du:dateUtc="2026-08-25T16:19:00Z">
          <w:r w:rsidDel="001C3581">
            <w:delText xml:space="preserve">that </w:delText>
          </w:r>
        </w:del>
      </w:ins>
      <w:del w:id="3015" w:author="Prof. LIU Ben" w:date="2026-08-26T00:19:00Z" w16du:dateUtc="2026-08-25T16:19:00Z">
        <w:r w:rsidRPr="00015210" w:rsidDel="001C3581">
          <w:delText>quality can be judged only by reading, and reading follows the decision to enter, so quality shapes how much effort a</w:delText>
        </w:r>
      </w:del>
      <w:ins w:id="3016" w:author="Xin Li" w:date="2026-08-22T08:33:00Z" w16du:dateUtc="2026-08-22T00:33:00Z">
        <w:del w:id="3017" w:author="Prof. LIU Ben" w:date="2026-08-26T00:19:00Z" w16du:dateUtc="2026-08-25T16:19:00Z">
          <w:r w:rsidDel="001C3581">
            <w:delText>n</w:delText>
          </w:r>
        </w:del>
      </w:ins>
      <w:del w:id="3018" w:author="Prof. LIU Ben" w:date="2026-08-26T00:19:00Z" w16du:dateUtc="2026-08-25T16:19:00Z">
        <w:r w:rsidRPr="00015210" w:rsidDel="001C3581">
          <w:delText xml:space="preserve"> member</w:delText>
        </w:r>
      </w:del>
      <w:ins w:id="3019" w:author="Xin Li" w:date="2026-08-22T07:42:00Z" w16du:dateUtc="2026-08-21T23:42:00Z">
        <w:del w:id="3020" w:author="Prof. LIU Ben" w:date="2026-08-26T00:19:00Z" w16du:dateUtc="2026-08-25T16:19:00Z">
          <w:r w:rsidDel="001C3581">
            <w:delText>answerer</w:delText>
          </w:r>
        </w:del>
      </w:ins>
      <w:del w:id="3021" w:author="Prof. LIU Ben" w:date="2026-08-26T00:19:00Z" w16du:dateUtc="2026-08-25T16:19:00Z">
        <w:r w:rsidRPr="00015210" w:rsidDel="001C3581">
          <w:delText xml:space="preserve"> invests once inside (H6) but not whether the member enters at all (H3).</w:delText>
        </w:r>
      </w:del>
    </w:p>
    <w:p w14:paraId="5249109D" w14:textId="77777777" w:rsidR="004429AB" w:rsidRPr="00015210" w:rsidRDefault="004429AB">
      <w:pPr>
        <w:pStyle w:val="Paragraph0"/>
        <w:spacing w:line="360" w:lineRule="auto"/>
        <w:ind w:firstLine="0"/>
        <w:jc w:val="center"/>
        <w:pPrChange w:id="3022" w:author="Xin Li" w:date="2026-08-22T08:26:00Z" w16du:dateUtc="2026-08-22T00:26:00Z">
          <w:pPr>
            <w:pStyle w:val="Paragraph0"/>
            <w:spacing w:line="240" w:lineRule="auto"/>
            <w:ind w:firstLine="0"/>
          </w:pPr>
        </w:pPrChange>
      </w:pPr>
      <w:r w:rsidRPr="00015210">
        <w:rPr>
          <w:noProof/>
        </w:rPr>
        <w:drawing>
          <wp:inline distT="0" distB="0" distL="0" distR="0" wp14:anchorId="5957389B" wp14:editId="2247C7F3">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4"/>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p>
    <w:p w14:paraId="580F2DA7" w14:textId="697A7330" w:rsidR="004429AB" w:rsidRPr="00015210" w:rsidRDefault="004429AB" w:rsidP="004429AB">
      <w:pPr>
        <w:pStyle w:val="TableFiguretitle"/>
      </w:pPr>
      <w:commentRangeStart w:id="3023"/>
      <w:r w:rsidRPr="00015210">
        <w:t xml:space="preserve">Figure </w:t>
      </w:r>
      <w:commentRangeEnd w:id="3023"/>
      <w:r w:rsidR="001C3581" w:rsidRPr="00015210">
        <w:rPr>
          <w:rStyle w:val="CommentReference"/>
          <w:sz w:val="22"/>
        </w:rPr>
        <w:commentReference w:id="3023"/>
      </w:r>
      <w:r w:rsidRPr="00015210">
        <w:t>4. The effect of AI</w:t>
      </w:r>
      <w:del w:id="3024" w:author="Xin Li" w:date="2026-08-22T14:18:00Z" w16du:dateUtc="2026-08-22T06:18:00Z">
        <w:r w:rsidRPr="00015210" w:rsidDel="00A32714">
          <w:delText>-generated</w:delText>
        </w:r>
      </w:del>
      <w:r w:rsidRPr="00015210">
        <w:t xml:space="preserve"> answers depends on </w:t>
      </w:r>
      <w:del w:id="3025" w:author="Xin Li" w:date="2026-08-22T14:18:00Z" w16du:dateUtc="2026-08-22T06:18:00Z">
        <w:r w:rsidRPr="00015210" w:rsidDel="00A32714">
          <w:delText xml:space="preserve">both </w:delText>
        </w:r>
      </w:del>
      <w:r w:rsidRPr="00015210">
        <w:t>the AI label and the AI content.</w:t>
      </w:r>
    </w:p>
    <w:p w14:paraId="14396D14" w14:textId="56A956A7" w:rsidR="00276913" w:rsidRPr="00276913" w:rsidRDefault="00276913">
      <w:pPr>
        <w:pStyle w:val="Paragraph0"/>
        <w:rPr>
          <w:ins w:id="3026" w:author="Prof. LIU Ben" w:date="2026-08-26T02:52:00Z" w16du:dateUtc="2026-08-25T18:52:00Z"/>
          <w:rPrChange w:id="3027" w:author="Prof. LIU Ben" w:date="2026-08-26T02:53:00Z" w16du:dateUtc="2026-08-25T18:53:00Z">
            <w:rPr>
              <w:ins w:id="3028" w:author="Prof. LIU Ben" w:date="2026-08-26T02:52:00Z" w16du:dateUtc="2026-08-25T18:52:00Z"/>
              <w:color w:val="000000"/>
            </w:rPr>
          </w:rPrChange>
        </w:rPr>
        <w:pPrChange w:id="3029" w:author="Prof. LIU Ben" w:date="2026-08-26T02:53:00Z" w16du:dateUtc="2026-08-25T18:53:00Z">
          <w:pPr>
            <w:spacing w:before="100" w:beforeAutospacing="1" w:after="100" w:afterAutospacing="1"/>
          </w:pPr>
        </w:pPrChange>
      </w:pPr>
      <w:ins w:id="3030" w:author="Prof. LIU Ben" w:date="2026-08-26T02:52:00Z" w16du:dateUtc="2026-08-25T18:52:00Z">
        <w:r w:rsidRPr="00276913">
          <w:rPr>
            <w:rPrChange w:id="3031" w:author="Prof. LIU Ben" w:date="2026-08-26T02:53:00Z" w16du:dateUtc="2026-08-25T18:53:00Z">
              <w:rPr>
                <w:color w:val="000000"/>
              </w:rPr>
            </w:rPrChange>
          </w:rPr>
          <w:t>These results also show a platform where its choices matter. Over the range we observe, it is length, not quality, that suppresses entry. The practical implication is that the benefits of quality are realized when the AI system is made better without being made longer.</w:t>
        </w:r>
      </w:ins>
    </w:p>
    <w:p w14:paraId="7A1A564E" w14:textId="275E9FC7" w:rsidR="00276913" w:rsidRPr="00276913" w:rsidRDefault="00276913">
      <w:pPr>
        <w:pStyle w:val="Paragraph0"/>
        <w:rPr>
          <w:ins w:id="3032" w:author="Prof. LIU Ben" w:date="2026-08-26T02:52:00Z" w16du:dateUtc="2026-08-25T18:52:00Z"/>
          <w:rPrChange w:id="3033" w:author="Prof. LIU Ben" w:date="2026-08-26T02:53:00Z" w16du:dateUtc="2026-08-25T18:53:00Z">
            <w:rPr>
              <w:ins w:id="3034" w:author="Prof. LIU Ben" w:date="2026-08-26T02:52:00Z" w16du:dateUtc="2026-08-25T18:52:00Z"/>
              <w:color w:val="000000"/>
            </w:rPr>
          </w:rPrChange>
        </w:rPr>
        <w:pPrChange w:id="3035" w:author="Prof. LIU Ben" w:date="2026-08-26T02:53:00Z" w16du:dateUtc="2026-08-25T18:53:00Z">
          <w:pPr>
            <w:spacing w:before="100" w:beforeAutospacing="1" w:after="100" w:afterAutospacing="1"/>
          </w:pPr>
        </w:pPrChange>
      </w:pPr>
      <w:ins w:id="3036" w:author="Prof. LIU Ben" w:date="2026-08-26T02:52:00Z" w16du:dateUtc="2026-08-25T18:52:00Z">
        <w:r w:rsidRPr="00276913">
          <w:rPr>
            <w:rPrChange w:id="3037" w:author="Prof. LIU Ben" w:date="2026-08-26T02:53:00Z" w16du:dateUtc="2026-08-25T18:53:00Z">
              <w:rPr>
                <w:color w:val="000000"/>
              </w:rPr>
            </w:rPrChange>
          </w:rPr>
          <w:t xml:space="preserve">This distinction </w:t>
        </w:r>
      </w:ins>
      <w:ins w:id="3038" w:author="Prof. LIU Ben" w:date="2026-08-26T02:53:00Z" w16du:dateUtc="2026-08-25T18:53:00Z">
        <w:r>
          <w:rPr>
            <w:rFonts w:hint="eastAsia"/>
          </w:rPr>
          <w:t>is impor</w:t>
        </w:r>
      </w:ins>
      <w:ins w:id="3039" w:author="Prof. LIU Ben" w:date="2026-08-26T02:54:00Z" w16du:dateUtc="2026-08-25T18:54:00Z">
        <w:r>
          <w:rPr>
            <w:rFonts w:hint="eastAsia"/>
          </w:rPr>
          <w:t>tnat</w:t>
        </w:r>
      </w:ins>
      <w:ins w:id="3040" w:author="Prof. LIU Ben" w:date="2026-08-26T02:52:00Z" w16du:dateUtc="2026-08-25T18:52:00Z">
        <w:r w:rsidRPr="00276913">
          <w:rPr>
            <w:rPrChange w:id="3041" w:author="Prof. LIU Ben" w:date="2026-08-26T02:53:00Z" w16du:dateUtc="2026-08-25T18:53:00Z">
              <w:rPr>
                <w:color w:val="000000"/>
              </w:rPr>
            </w:rPrChange>
          </w:rPr>
          <w:t xml:space="preserve"> because length and quality often rise together for the wrong reason. Much AI-generated text is padded rather than substantive: hedging preambles, restated </w:t>
        </w:r>
        <w:r w:rsidRPr="00276913">
          <w:rPr>
            <w:rPrChange w:id="3042" w:author="Prof. LIU Ben" w:date="2026-08-26T02:53:00Z" w16du:dateUtc="2026-08-25T18:53:00Z">
              <w:rPr>
                <w:color w:val="000000"/>
              </w:rPr>
            </w:rPrChange>
          </w:rPr>
          <w:lastRenderedPageBreak/>
          <w:t xml:space="preserve">questions, and formulaic summaries add length without adding correct or novel content, a phenomenon increasingly described as </w:t>
        </w:r>
      </w:ins>
      <w:ins w:id="3043" w:author="Prof. LIU Ben" w:date="2026-08-26T02:54:00Z" w16du:dateUtc="2026-08-25T18:54:00Z">
        <w:r>
          <w:t>“</w:t>
        </w:r>
      </w:ins>
      <w:ins w:id="3044" w:author="Prof. LIU Ben" w:date="2026-08-26T02:52:00Z" w16du:dateUtc="2026-08-25T18:52:00Z">
        <w:r w:rsidRPr="00276913">
          <w:rPr>
            <w:rPrChange w:id="3045" w:author="Prof. LIU Ben" w:date="2026-08-26T02:53:00Z" w16du:dateUtc="2026-08-25T18:53:00Z">
              <w:rPr>
                <w:color w:val="000000"/>
              </w:rPr>
            </w:rPrChange>
          </w:rPr>
          <w:t>AI slop.</w:t>
        </w:r>
      </w:ins>
      <w:ins w:id="3046" w:author="Prof. LIU Ben" w:date="2026-08-26T02:54:00Z" w16du:dateUtc="2026-08-25T18:54:00Z">
        <w:r>
          <w:t>”</w:t>
        </w:r>
      </w:ins>
      <w:ins w:id="3047" w:author="Prof. LIU Ben" w:date="2026-08-26T02:52:00Z" w16du:dateUtc="2026-08-25T18:52:00Z">
        <w:r w:rsidRPr="00276913">
          <w:rPr>
            <w:rPrChange w:id="3048" w:author="Prof. LIU Ben" w:date="2026-08-26T02:53:00Z" w16du:dateUtc="2026-08-25T18:53:00Z">
              <w:rPr>
                <w:color w:val="000000"/>
              </w:rPr>
            </w:rPrChange>
          </w:rPr>
          <w:t xml:space="preserve"> Our two gradients suggest that such padding is the worst of both worlds for a knowledge community. It does not raise the quality that improves human answers (H6), </w:t>
        </w:r>
      </w:ins>
      <w:ins w:id="3049" w:author="Prof. LIU Ben" w:date="2026-08-26T02:54:00Z" w16du:dateUtc="2026-08-25T18:54:00Z">
        <w:r>
          <w:rPr>
            <w:rFonts w:hint="eastAsia"/>
          </w:rPr>
          <w:t>but</w:t>
        </w:r>
      </w:ins>
      <w:ins w:id="3050" w:author="Prof. LIU Ben" w:date="2026-08-26T02:52:00Z" w16du:dateUtc="2026-08-25T18:52:00Z">
        <w:r w:rsidRPr="00276913">
          <w:rPr>
            <w:rPrChange w:id="3051" w:author="Prof. LIU Ben" w:date="2026-08-26T02:53:00Z" w16du:dateUtc="2026-08-25T18:53:00Z">
              <w:rPr>
                <w:color w:val="000000"/>
              </w:rPr>
            </w:rPrChange>
          </w:rPr>
          <w:t xml:space="preserve"> it adds the length that displaces entry (H2/H3), because the question now looks answered. Verbose but empty AI answers thus deter participation while delivering none of the offsetting benefit of quality.</w:t>
        </w:r>
      </w:ins>
    </w:p>
    <w:p w14:paraId="5F6DD775" w14:textId="42963B4A" w:rsidR="00276913" w:rsidRPr="00276913" w:rsidRDefault="00276913">
      <w:pPr>
        <w:pStyle w:val="Paragraph0"/>
        <w:rPr>
          <w:ins w:id="3052" w:author="Prof. LIU Ben" w:date="2026-08-26T02:52:00Z" w16du:dateUtc="2026-08-25T18:52:00Z"/>
          <w:rPrChange w:id="3053" w:author="Prof. LIU Ben" w:date="2026-08-26T02:53:00Z" w16du:dateUtc="2026-08-25T18:53:00Z">
            <w:rPr>
              <w:ins w:id="3054" w:author="Prof. LIU Ben" w:date="2026-08-26T02:52:00Z" w16du:dateUtc="2026-08-25T18:52:00Z"/>
              <w:color w:val="000000"/>
            </w:rPr>
          </w:rPrChange>
        </w:rPr>
        <w:pPrChange w:id="3055" w:author="Prof. LIU Ben" w:date="2026-08-26T02:53:00Z" w16du:dateUtc="2026-08-25T18:53:00Z">
          <w:pPr>
            <w:spacing w:before="100" w:beforeAutospacing="1" w:after="100" w:afterAutospacing="1"/>
          </w:pPr>
        </w:pPrChange>
      </w:pPr>
      <w:ins w:id="3056" w:author="Prof. LIU Ben" w:date="2026-08-26T02:52:00Z" w16du:dateUtc="2026-08-25T18:52:00Z">
        <w:r w:rsidRPr="00276913">
          <w:rPr>
            <w:rPrChange w:id="3057" w:author="Prof. LIU Ben" w:date="2026-08-26T02:53:00Z" w16du:dateUtc="2026-08-25T18:53:00Z">
              <w:rPr>
                <w:color w:val="000000"/>
              </w:rPr>
            </w:rPrChange>
          </w:rPr>
          <w:t xml:space="preserve">The design implication is therefore sharper than </w:t>
        </w:r>
      </w:ins>
      <w:ins w:id="3058" w:author="Prof. LIU Ben" w:date="2026-08-26T02:54:00Z" w16du:dateUtc="2026-08-25T18:54:00Z">
        <w:r>
          <w:t>“</w:t>
        </w:r>
      </w:ins>
      <w:ins w:id="3059" w:author="Prof. LIU Ben" w:date="2026-08-26T02:52:00Z" w16du:dateUtc="2026-08-25T18:52:00Z">
        <w:r w:rsidRPr="00276913">
          <w:rPr>
            <w:rPrChange w:id="3060" w:author="Prof. LIU Ben" w:date="2026-08-26T02:53:00Z" w16du:dateUtc="2026-08-25T18:53:00Z">
              <w:rPr>
                <w:color w:val="000000"/>
              </w:rPr>
            </w:rPrChange>
          </w:rPr>
          <w:t>improve the AI.</w:t>
        </w:r>
      </w:ins>
      <w:ins w:id="3061" w:author="Prof. LIU Ben" w:date="2026-08-26T02:55:00Z" w16du:dateUtc="2026-08-25T18:55:00Z">
        <w:r>
          <w:t>”</w:t>
        </w:r>
      </w:ins>
      <w:ins w:id="3062" w:author="Prof. LIU Ben" w:date="2026-08-26T02:52:00Z" w16du:dateUtc="2026-08-25T18:52:00Z">
        <w:r w:rsidRPr="00276913">
          <w:rPr>
            <w:rPrChange w:id="3063" w:author="Prof. LIU Ben" w:date="2026-08-26T02:53:00Z" w16du:dateUtc="2026-08-25T18:53:00Z">
              <w:rPr>
                <w:color w:val="000000"/>
              </w:rPr>
            </w:rPrChange>
          </w:rPr>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ins>
    </w:p>
    <w:p w14:paraId="13EF9DB7" w14:textId="4788386C" w:rsidR="00276913" w:rsidRPr="00276913" w:rsidRDefault="00276913">
      <w:pPr>
        <w:pStyle w:val="Paragraph0"/>
        <w:rPr>
          <w:ins w:id="3064" w:author="Prof. LIU Ben" w:date="2026-08-26T02:52:00Z" w16du:dateUtc="2026-08-25T18:52:00Z"/>
          <w:rPrChange w:id="3065" w:author="Prof. LIU Ben" w:date="2026-08-26T02:53:00Z" w16du:dateUtc="2026-08-25T18:53:00Z">
            <w:rPr>
              <w:ins w:id="3066" w:author="Prof. LIU Ben" w:date="2026-08-26T02:52:00Z" w16du:dateUtc="2026-08-25T18:52:00Z"/>
              <w:color w:val="000000"/>
            </w:rPr>
          </w:rPrChange>
        </w:rPr>
        <w:pPrChange w:id="3067" w:author="Prof. LIU Ben" w:date="2026-08-26T02:53:00Z" w16du:dateUtc="2026-08-25T18:53:00Z">
          <w:pPr>
            <w:spacing w:before="100" w:beforeAutospacing="1" w:after="100" w:afterAutospacing="1"/>
          </w:pPr>
        </w:pPrChange>
      </w:pPr>
      <w:ins w:id="3068" w:author="Prof. LIU Ben" w:date="2026-08-26T02:52:00Z" w16du:dateUtc="2026-08-25T18:52:00Z">
        <w:r w:rsidRPr="00276913">
          <w:rPr>
            <w:rPrChange w:id="3069" w:author="Prof. LIU Ben" w:date="2026-08-26T02:53:00Z" w16du:dateUtc="2026-08-25T18:53:00Z">
              <w:rPr>
                <w:color w:val="000000"/>
              </w:rPr>
            </w:rPrChange>
          </w:rPr>
          <w:t>Finally, a note on how far these results extend. The two slopes describe how contributors respond to features of an AI answer that may change, so a platform considering a different or better internal system can insert that system</w:t>
        </w:r>
      </w:ins>
      <w:ins w:id="3070" w:author="Prof. LIU Ben" w:date="2026-08-26T02:55:00Z" w16du:dateUtc="2026-08-25T18:55:00Z">
        <w:r>
          <w:t>’</w:t>
        </w:r>
      </w:ins>
      <w:ins w:id="3071" w:author="Prof. LIU Ben" w:date="2026-08-26T02:52:00Z" w16du:dateUtc="2026-08-25T18:52:00Z">
        <w:r w:rsidRPr="00276913">
          <w:rPr>
            <w:rPrChange w:id="3072" w:author="Prof. LIU Ben" w:date="2026-08-26T02:53:00Z" w16du:dateUtc="2026-08-25T18:53:00Z">
              <w:rPr>
                <w:color w:val="000000"/>
              </w:rPr>
            </w:rPrChange>
          </w:rPr>
          <w: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t>
        </w:r>
      </w:ins>
      <w:ins w:id="3073" w:author="Prof. LIU Ben" w:date="2026-08-26T02:56:00Z" w16du:dateUtc="2026-08-25T18:56:00Z">
        <w:r>
          <w:t>’</w:t>
        </w:r>
      </w:ins>
      <w:ins w:id="3074" w:author="Prof. LIU Ben" w:date="2026-08-26T02:52:00Z" w16du:dateUtc="2026-08-25T18:52:00Z">
        <w:r w:rsidRPr="00276913">
          <w:rPr>
            <w:rPrChange w:id="3075" w:author="Prof. LIU Ben" w:date="2026-08-26T02:53:00Z" w16du:dateUtc="2026-08-25T18:53:00Z">
              <w:rPr>
                <w:color w:val="000000"/>
              </w:rPr>
            </w:rPrChange>
          </w:rPr>
          <w:t>s abilities; as those beliefs shift, the label effect should shift with them.</w:t>
        </w:r>
      </w:ins>
    </w:p>
    <w:p w14:paraId="727D3393" w14:textId="7AB5A84D" w:rsidR="004429AB" w:rsidDel="00276913" w:rsidRDefault="004429AB" w:rsidP="001C3581">
      <w:pPr>
        <w:pStyle w:val="Paragraph0"/>
        <w:rPr>
          <w:del w:id="3076" w:author="Prof. LIU Ben" w:date="2026-08-26T00:24:00Z" w16du:dateUtc="2026-08-25T16:24:00Z"/>
        </w:rPr>
      </w:pPr>
      <w:del w:id="3077" w:author="Prof. LIU Ben" w:date="2026-08-26T00:24:00Z" w16du:dateUtc="2026-08-25T16:24:00Z">
        <w:r w:rsidRPr="00015210" w:rsidDel="001C3581">
          <w:delText>Figure 4 traces the two functions. Panel (a) plots the effect on answer supply as AI answer length varies, and Panel (b) plots the effect on answer quality as AI answer quality varies. Each panel varies only the content dimension that moves the outcome in question, because the other dimension does not: AI answer quality does not shift supply (H3), and AI answer length does not shift human answer quality (H5). In each panel the horizontal line at zero is the no-AI-answer baseline, the solid segment covers the range within one standard deviation of the mean of the varying dimension, and the dashed segment extends toward zero content to show the projected label component</w:delText>
        </w:r>
      </w:del>
      <w:ins w:id="3078" w:author="Xin Li" w:date="2026-08-22T14:17:00Z" w16du:dateUtc="2026-08-22T06:17:00Z">
        <w:del w:id="3079" w:author="Prof. LIU Ben" w:date="2026-08-26T00:24:00Z" w16du:dateUtc="2026-08-25T16:24:00Z">
          <w:r w:rsidR="00A32714" w:rsidDel="001C3581">
            <w:delText>effect</w:delText>
          </w:r>
        </w:del>
      </w:ins>
      <w:del w:id="3080" w:author="Prof. LIU Ben" w:date="2026-08-26T00:24:00Z" w16du:dateUtc="2026-08-25T16:24:00Z">
        <w:r w:rsidRPr="00015210" w:rsidDel="001C3581">
          <w:delText xml:space="preserve">. Panel (a) shows a line that </w:delText>
        </w:r>
      </w:del>
      <w:ins w:id="3081" w:author="Xin Li" w:date="2026-08-22T14:17:00Z" w16du:dateUtc="2026-08-22T06:17:00Z">
        <w:del w:id="3082" w:author="Prof. LIU Ben" w:date="2026-08-26T00:24:00Z" w16du:dateUtc="2026-08-25T16:24:00Z">
          <w:r w:rsidR="00A32714" w:rsidDel="001C3581">
            <w:delText xml:space="preserve">belows the no AI answer </w:delText>
          </w:r>
        </w:del>
      </w:ins>
      <w:del w:id="3083" w:author="Prof. LIU Ben" w:date="2026-08-26T00:24:00Z" w16du:dateUtc="2026-08-25T16:24:00Z">
        <w:r w:rsidRPr="00015210" w:rsidDel="001C3581">
          <w:delText>begins above the baseline and crosses it within the observed range</w:delText>
        </w:r>
      </w:del>
      <w:ins w:id="3084" w:author="Xin Li" w:date="2026-08-22T14:18:00Z" w16du:dateUtc="2026-08-22T06:18:00Z">
        <w:del w:id="3085" w:author="Prof. LIU Ben" w:date="2026-08-26T00:24:00Z" w16du:dateUtc="2026-08-25T16:24:00Z">
          <w:r w:rsidR="00A32714" w:rsidDel="001C3581">
            <w:delText>line, largely due to the</w:delText>
          </w:r>
        </w:del>
      </w:ins>
      <w:ins w:id="3086" w:author="Xin Li" w:date="2026-08-22T14:19:00Z" w16du:dateUtc="2026-08-22T06:19:00Z">
        <w:del w:id="3087" w:author="Prof. LIU Ben" w:date="2026-08-26T00:24:00Z" w16du:dateUtc="2026-08-25T16:24:00Z">
          <w:r w:rsidR="00A32714" w:rsidDel="001C3581">
            <w:delText xml:space="preserve"> answer length</w:delText>
          </w:r>
        </w:del>
      </w:ins>
      <w:del w:id="3088" w:author="Prof. LIU Ben" w:date="2026-08-26T00:24:00Z" w16du:dateUtc="2026-08-25T16:24:00Z">
        <w:r w:rsidRPr="00015210" w:rsidDel="001C3581">
          <w:delText>; Panel (b) shows a line that begins at the baseline at zero content and rises across the observed range</w:delText>
        </w:r>
      </w:del>
      <w:ins w:id="3089" w:author="Xin Li" w:date="2026-08-22T14:19:00Z" w16du:dateUtc="2026-08-22T06:19:00Z">
        <w:del w:id="3090" w:author="Prof. LIU Ben" w:date="2026-08-26T00:24:00Z" w16du:dateUtc="2026-08-25T16:24:00Z">
          <w:r w:rsidR="00A32714" w:rsidDel="001C3581">
            <w:delText>above the no AI answer line</w:delText>
          </w:r>
        </w:del>
      </w:ins>
      <w:del w:id="3091" w:author="Prof. LIU Ben" w:date="2026-08-26T00:24:00Z" w16du:dateUtc="2026-08-25T16:24:00Z">
        <w:r w:rsidRPr="00015210" w:rsidDel="001C3581">
          <w:delText>.</w:delText>
        </w:r>
      </w:del>
      <w:ins w:id="3092" w:author="Xin Li" w:date="2026-08-22T14:19:00Z" w16du:dateUtc="2026-08-22T06:19:00Z">
        <w:del w:id="3093" w:author="Prof. LIU Ben" w:date="2026-08-26T00:24:00Z" w16du:dateUtc="2026-08-25T16:24:00Z">
          <w:r w:rsidR="00A32714" w:rsidDel="001C3581">
            <w:delText xml:space="preserve"> </w:delText>
          </w:r>
        </w:del>
      </w:ins>
    </w:p>
    <w:bookmarkEnd w:id="2988"/>
    <w:p w14:paraId="2297BAFE" w14:textId="0650AD3D" w:rsidR="001C3581" w:rsidRPr="00015210" w:rsidDel="001C3581" w:rsidRDefault="00767B04" w:rsidP="00F045BB">
      <w:pPr>
        <w:pStyle w:val="Paragraph0"/>
        <w:rPr>
          <w:del w:id="3094" w:author="Prof. LIU Ben" w:date="2026-08-26T00:30:00Z" w16du:dateUtc="2026-08-25T16:30:00Z"/>
        </w:rPr>
      </w:pPr>
      <w:del w:id="3095" w:author="Prof. LIU Ben" w:date="2026-08-26T02:43:00Z" w16du:dateUtc="2026-08-25T18:43:00Z">
        <w:r w:rsidRPr="00015210" w:rsidDel="00276913">
          <w:delText>The pattern also tells a platform where to intervene, because the two levers are separable. To lift participation on thinly covered questions, a platform should act on what member</w:delText>
        </w:r>
      </w:del>
      <w:ins w:id="3096" w:author="Xin Li" w:date="2026-08-22T07:42:00Z" w16du:dateUtc="2026-08-21T23:42:00Z">
        <w:del w:id="3097" w:author="Prof. LIU Ben" w:date="2026-08-26T02:43:00Z" w16du:dateUtc="2026-08-25T18:43:00Z">
          <w:r w:rsidR="004E55FA" w:rsidDel="00276913">
            <w:delText>answerer</w:delText>
          </w:r>
        </w:del>
      </w:ins>
      <w:del w:id="3098" w:author="Prof. LIU Ben" w:date="2026-08-26T02:43:00Z" w16du:dateUtc="2026-08-25T18:43:00Z">
        <w:r w:rsidRPr="00015210" w:rsidDel="00276913">
          <w:delText>s see before reading, for instance by adjusting whether and how prominently the AI label is shown, or by constraining or shortening the AI answer at the point of entry, since these are the cues that drive entry. To lift answer quality, a platform should instead improve the AI answer itself, since a stronger AI answer raises the effort member</w:delText>
        </w:r>
      </w:del>
      <w:ins w:id="3099" w:author="Xin Li" w:date="2026-08-22T07:42:00Z" w16du:dateUtc="2026-08-21T23:42:00Z">
        <w:del w:id="3100" w:author="Prof. LIU Ben" w:date="2026-08-26T02:43:00Z" w16du:dateUtc="2026-08-25T18:43:00Z">
          <w:r w:rsidR="004E55FA" w:rsidDel="00276913">
            <w:delText>answerer</w:delText>
          </w:r>
        </w:del>
      </w:ins>
      <w:del w:id="3101" w:author="Prof. LIU Ben" w:date="2026-08-26T02:43:00Z" w16du:dateUtc="2026-08-25T18:43:00Z">
        <w:r w:rsidRPr="00015210" w:rsidDel="00276913">
          <w:delText>s put in (H6) without discouraging them from answering (H3). Improving quality need not come at the cost of participation.</w:delText>
        </w:r>
      </w:del>
    </w:p>
    <w:p w14:paraId="4EA73856" w14:textId="78C9E03C" w:rsidR="004F2421" w:rsidRPr="00015210" w:rsidDel="001C3581" w:rsidRDefault="004F2421" w:rsidP="00FF7594">
      <w:pPr>
        <w:pStyle w:val="Paragraph0"/>
        <w:rPr>
          <w:del w:id="3102" w:author="Prof. LIU Ben" w:date="2026-08-26T00:30:00Z" w16du:dateUtc="2026-08-25T16:30:00Z"/>
        </w:rPr>
      </w:pPr>
      <w:del w:id="3103" w:author="Prof. LIU Ben" w:date="2026-08-26T00:30:00Z" w16du:dateUtc="2026-08-25T16:30:00Z">
        <w:r w:rsidRPr="00015210" w:rsidDel="001C3581">
          <w:delText>Finally, a note on the reach of these results. The two slopes are the portable part of what we find, because they describe how contributors respond to features of an AI answer rather than to the AI system we happened to observe</w:delText>
        </w:r>
      </w:del>
      <w:ins w:id="3104" w:author="Xin Li" w:date="2026-08-22T14:29:00Z" w16du:dateUtc="2026-08-22T06:29:00Z">
        <w:del w:id="3105" w:author="Prof. LIU Ben" w:date="2026-08-26T00:30:00Z" w16du:dateUtc="2026-08-25T16:30:00Z">
          <w:r w:rsidR="006A4D67" w:rsidDel="001C3581">
            <w:delText>that may change</w:delText>
          </w:r>
        </w:del>
      </w:ins>
      <w:del w:id="3106" w:author="Prof. LIU Ben" w:date="2026-08-26T00:30:00Z" w16du:dateUtc="2026-08-25T16:30:00Z">
        <w:r w:rsidRPr="00015210" w:rsidDel="001C3581">
          <w:delText>. A platform contemplating a different or a better internal GenAI can substitute that system</w:delText>
        </w:r>
        <w:r w:rsidR="00534D0B" w:rsidRPr="00015210" w:rsidDel="001C3581">
          <w:delText>’</w:delText>
        </w:r>
        <w:r w:rsidRPr="00015210" w:rsidDel="001C3581">
          <w:delText>s profile into these gradients</w:delText>
        </w:r>
        <w:r w:rsidR="00F045BB" w:rsidRPr="00015210" w:rsidDel="001C3581">
          <w:delText>, to infer how AI would shape human contribution under the same competition mechanism</w:delText>
        </w:r>
        <w:r w:rsidRPr="00015210" w:rsidDel="001C3581">
          <w:delText xml:space="preserve">. The label component </w:delText>
        </w:r>
      </w:del>
      <w:ins w:id="3107" w:author="Xin Li" w:date="2026-08-22T14:29:00Z" w16du:dateUtc="2026-08-22T06:29:00Z">
        <w:del w:id="3108" w:author="Prof. LIU Ben" w:date="2026-08-26T00:30:00Z" w16du:dateUtc="2026-08-25T16:30:00Z">
          <w:r w:rsidR="006A4D67" w:rsidDel="001C3581">
            <w:delText>effect</w:delText>
          </w:r>
          <w:r w:rsidR="006A4D67" w:rsidRPr="00015210" w:rsidDel="001C3581">
            <w:delText xml:space="preserve"> </w:delText>
          </w:r>
        </w:del>
      </w:ins>
      <w:del w:id="3109" w:author="Prof. LIU Ben" w:date="2026-08-26T00:30:00Z" w16du:dateUtc="2026-08-25T16:30:00Z">
        <w:r w:rsidRPr="00015210" w:rsidDel="001C3581">
          <w:delText>is less portable, for a reason internal to our own theory:</w:delText>
        </w:r>
      </w:del>
      <w:ins w:id="3110" w:author="Xin Li" w:date="2026-08-22T14:29:00Z" w16du:dateUtc="2026-08-22T06:29:00Z">
        <w:del w:id="3111" w:author="Prof. LIU Ben" w:date="2026-08-26T00:30:00Z" w16du:dateUtc="2026-08-25T16:30:00Z">
          <w:r w:rsidR="006A4D67" w:rsidDel="001C3581">
            <w:delText>since</w:delText>
          </w:r>
        </w:del>
      </w:ins>
      <w:del w:id="3112" w:author="Prof. LIU Ben" w:date="2026-08-26T00:30:00Z" w16du:dateUtc="2026-08-25T16:30:00Z">
        <w:r w:rsidRPr="00015210" w:rsidDel="001C3581">
          <w:delText xml:space="preserve"> it rests on an appraisal grounded in beliefs about AI capability</w:delText>
        </w:r>
      </w:del>
      <w:ins w:id="3113" w:author="Xin Li" w:date="2026-08-22T14:30:00Z" w16du:dateUtc="2026-08-22T06:30:00Z">
        <w:del w:id="3114" w:author="Prof. LIU Ben" w:date="2026-08-26T00:30:00Z" w16du:dateUtc="2026-08-25T16:30:00Z">
          <w:r w:rsidR="006A4D67" w:rsidDel="001C3581">
            <w:delText xml:space="preserve">. The belief can also change along with time. But it takes longer time and up to </w:delText>
          </w:r>
        </w:del>
      </w:ins>
      <w:del w:id="3115" w:author="Prof. LIU Ben" w:date="2026-08-26T00:30:00Z" w16du:dateUtc="2026-08-25T16:30:00Z">
        <w:r w:rsidRPr="00015210" w:rsidDel="001C3581">
          <w:delText xml:space="preserve">, and </w:delText>
        </w:r>
        <w:r w:rsidR="00F045BB" w:rsidRPr="00015210" w:rsidDel="001C3581">
          <w:delText xml:space="preserve">Section </w:delText>
        </w:r>
        <w:r w:rsidRPr="00015210" w:rsidDel="001C3581">
          <w:delText xml:space="preserve">3.4.1 documents that these beliefs were, in our window, specific to a moment before practitioners </w:delText>
        </w:r>
      </w:del>
      <w:ins w:id="3116" w:author="Xin Li" w:date="2026-08-22T14:30:00Z" w16du:dateUtc="2026-08-22T06:30:00Z">
        <w:del w:id="3117" w:author="Prof. LIU Ben" w:date="2026-08-26T00:30:00Z" w16du:dateUtc="2026-08-25T16:30:00Z">
          <w:r w:rsidR="006A4D67" w:rsidDel="001C3581">
            <w:delText xml:space="preserve">how users </w:delText>
          </w:r>
        </w:del>
      </w:ins>
      <w:del w:id="3118" w:author="Prof. LIU Ben" w:date="2026-08-26T00:30:00Z" w16du:dateUtc="2026-08-25T16:30:00Z">
        <w:r w:rsidRPr="00015210" w:rsidDel="001C3581">
          <w:delText xml:space="preserve">had revised their assessment of </w:delText>
        </w:r>
      </w:del>
      <w:ins w:id="3119" w:author="Xin Li" w:date="2026-08-22T14:30:00Z" w16du:dateUtc="2026-08-22T06:30:00Z">
        <w:del w:id="3120" w:author="Prof. LIU Ben" w:date="2026-08-26T00:30:00Z" w16du:dateUtc="2026-08-25T16:30:00Z">
          <w:r w:rsidR="006A4D67" w:rsidDel="001C3581">
            <w:delText>the provided AI systems</w:delText>
          </w:r>
        </w:del>
      </w:ins>
      <w:del w:id="3121" w:author="Prof. LIU Ben" w:date="2026-08-26T00:30:00Z" w16du:dateUtc="2026-08-25T16:30:00Z">
        <w:r w:rsidRPr="00015210" w:rsidDel="001C3581">
          <w:delText xml:space="preserve">large language models. </w:delText>
        </w:r>
      </w:del>
      <w:ins w:id="3122" w:author="Xin Li" w:date="2026-08-22T14:30:00Z" w16du:dateUtc="2026-08-22T06:30:00Z">
        <w:del w:id="3123" w:author="Prof. LIU Ben" w:date="2026-08-26T00:30:00Z" w16du:dateUtc="2026-08-25T16:30:00Z">
          <w:r w:rsidR="006A4D67" w:rsidDel="001C3581">
            <w:delText>In the conte</w:delText>
          </w:r>
        </w:del>
      </w:ins>
      <w:ins w:id="3124" w:author="Xin Li" w:date="2026-08-22T14:31:00Z" w16du:dateUtc="2026-08-22T06:31:00Z">
        <w:del w:id="3125" w:author="Prof. LIU Ben" w:date="2026-08-26T00:30:00Z" w16du:dateUtc="2026-08-25T16:30:00Z">
          <w:r w:rsidR="006A4D67" w:rsidDel="001C3581">
            <w:delText>xt of our empirical study, t</w:delText>
          </w:r>
        </w:del>
      </w:ins>
      <w:ins w:id="3126" w:author="Xin Li" w:date="2026-08-22T14:24:00Z" w16du:dateUtc="2026-08-22T06:24:00Z">
        <w:del w:id="3127" w:author="Prof. LIU Ben" w:date="2026-08-26T00:30:00Z" w16du:dateUtc="2026-08-25T16:30:00Z">
          <w:r w:rsidR="00A32714" w:rsidDel="001C3581">
            <w:delText xml:space="preserve">he AI label </w:delText>
          </w:r>
        </w:del>
      </w:ins>
      <w:ins w:id="3128" w:author="Xin Li" w:date="2026-08-22T14:31:00Z" w16du:dateUtc="2026-08-22T06:31:00Z">
        <w:del w:id="3129" w:author="Prof. LIU Ben" w:date="2026-08-26T00:30:00Z" w16du:dateUtc="2026-08-25T16:30:00Z">
          <w:r w:rsidR="006A4D67" w:rsidDel="001C3581">
            <w:delText xml:space="preserve">effect </w:delText>
          </w:r>
        </w:del>
      </w:ins>
      <w:ins w:id="3130" w:author="Xin Li" w:date="2026-08-22T14:24:00Z" w16du:dateUtc="2026-08-22T06:24:00Z">
        <w:del w:id="3131" w:author="Prof. LIU Ben" w:date="2026-08-26T00:30:00Z" w16du:dateUtc="2026-08-25T16:30:00Z">
          <w:r w:rsidR="00A32714" w:rsidDel="001C3581">
            <w:delText xml:space="preserve">indicates a weak </w:delText>
          </w:r>
        </w:del>
      </w:ins>
      <w:ins w:id="3132" w:author="Xin Li" w:date="2026-08-22T14:31:00Z" w16du:dateUtc="2026-08-22T06:31:00Z">
        <w:del w:id="3133" w:author="Prof. LIU Ben" w:date="2026-08-26T00:30:00Z" w16du:dateUtc="2026-08-25T16:30:00Z">
          <w:r w:rsidR="006A4D67" w:rsidDel="001C3581">
            <w:delText>perceptions of AI’s abilities</w:delText>
          </w:r>
        </w:del>
      </w:ins>
      <w:ins w:id="3134" w:author="Xin Li" w:date="2026-08-22T14:24:00Z" w16du:dateUtc="2026-08-22T06:24:00Z">
        <w:del w:id="3135" w:author="Prof. LIU Ben" w:date="2026-08-26T00:30:00Z" w16du:dateUtc="2026-08-25T16:30:00Z">
          <w:r w:rsidR="00A32714" w:rsidDel="001C3581">
            <w:delText xml:space="preserve">. </w:delText>
          </w:r>
        </w:del>
      </w:ins>
      <w:del w:id="3136" w:author="Prof. LIU Ben" w:date="2026-08-26T00:30:00Z" w16du:dateUtc="2026-08-25T16:30:00Z">
        <w:r w:rsidRPr="00015210" w:rsidDel="001C3581">
          <w:delText xml:space="preserve">As those beliefs change, the label component should be expected to change with them. We develop this in </w:delText>
        </w:r>
        <w:r w:rsidR="00F045BB" w:rsidRPr="00015210" w:rsidDel="001C3581">
          <w:delText xml:space="preserve">Section </w:delText>
        </w:r>
        <w:r w:rsidRPr="00015210" w:rsidDel="001C3581">
          <w:delText>7.</w:delText>
        </w:r>
      </w:del>
    </w:p>
    <w:p w14:paraId="53CBCA04" w14:textId="77777777" w:rsidR="00C816AB" w:rsidRPr="00015210" w:rsidRDefault="00C816AB" w:rsidP="00C816AB">
      <w:pPr>
        <w:pStyle w:val="Heading2"/>
        <w:rPr>
          <w:rFonts w:eastAsiaTheme="minorEastAsia"/>
          <w:lang w:eastAsia="zh-CN"/>
        </w:rPr>
      </w:pPr>
      <w:bookmarkStart w:id="3137" w:name="_Hlk176369668"/>
      <w:bookmarkStart w:id="3138" w:name="OLE_LINK16"/>
      <w:bookmarkEnd w:id="2705"/>
      <w:r w:rsidRPr="00015210">
        <w:rPr>
          <w:rFonts w:eastAsiaTheme="minorEastAsia"/>
        </w:rPr>
        <w:t>Robustness Check</w:t>
      </w:r>
      <w:r w:rsidRPr="00015210">
        <w:rPr>
          <w:rFonts w:eastAsiaTheme="minorEastAsia"/>
          <w:lang w:eastAsia="zh-CN"/>
        </w:rPr>
        <w:t>s</w:t>
      </w:r>
    </w:p>
    <w:p w14:paraId="4C11E194" w14:textId="77489959" w:rsidR="00C816AB" w:rsidRPr="00015210" w:rsidRDefault="00C816AB" w:rsidP="000E4EEB">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lastRenderedPageBreak/>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19FA51A1" w:rsidR="00C816AB" w:rsidRPr="00015210" w:rsidRDefault="00C816AB" w:rsidP="00C816AB">
      <w:pPr>
        <w:pStyle w:val="Paragraph0"/>
      </w:pPr>
      <w:r w:rsidRPr="00015210">
        <w:rPr>
          <w:b/>
          <w:bCs/>
        </w:rPr>
        <w:t>Answer Supply</w:t>
      </w:r>
      <w:r w:rsidRPr="00015210">
        <w:t xml:space="preserve">. Table </w:t>
      </w:r>
      <w:del w:id="3139" w:author="Xin Li" w:date="2026-08-22T13:41:00Z" w16du:dateUtc="2026-08-22T05:41:00Z">
        <w:r w:rsidR="004D1041" w:rsidRPr="00015210" w:rsidDel="00745A6A">
          <w:delText>7</w:delText>
        </w:r>
        <w:r w:rsidRPr="00015210" w:rsidDel="00745A6A">
          <w:delText xml:space="preserve"> </w:delText>
        </w:r>
      </w:del>
      <w:ins w:id="3140" w:author="Xin Li" w:date="2026-08-22T13:41:00Z" w16du:dateUtc="2026-08-22T05:41:00Z">
        <w:r w:rsidR="00745A6A">
          <w:t>5</w:t>
        </w:r>
        <w:r w:rsidR="00745A6A" w:rsidRPr="00015210">
          <w:t xml:space="preserve"> </w:t>
        </w:r>
      </w:ins>
      <w:r w:rsidRPr="00015210">
        <w:t xml:space="preserve">examines the human answer supply across </w:t>
      </w:r>
      <w:del w:id="3141" w:author="Xin Li" w:date="2026-08-22T14:34:00Z" w16du:dateUtc="2026-08-22T06:34:00Z">
        <w:r w:rsidRPr="00015210" w:rsidDel="00D61EA7">
          <w:delText xml:space="preserve">five </w:delText>
        </w:r>
      </w:del>
      <w:ins w:id="3142" w:author="Xin Li" w:date="2026-08-22T14:34:00Z" w16du:dateUtc="2026-08-22T06:34:00Z">
        <w:r w:rsidR="00D61EA7">
          <w:t>four</w:t>
        </w:r>
      </w:ins>
      <w:ins w:id="3143" w:author="Xin Li" w:date="2026-08-22T14:35:00Z" w16du:dateUtc="2026-08-22T06:35:00Z">
        <w:r w:rsidR="00D61EA7">
          <w:t xml:space="preserve"> additional</w:t>
        </w:r>
      </w:ins>
      <w:ins w:id="3144" w:author="Xin Li" w:date="2026-08-22T14:34:00Z" w16du:dateUtc="2026-08-22T06:34:00Z">
        <w:r w:rsidR="00D61EA7" w:rsidRPr="00015210">
          <w:t xml:space="preserve"> </w:t>
        </w:r>
      </w:ins>
      <w:r w:rsidRPr="00015210">
        <w:t xml:space="preserve">specifications. Column 1 </w:t>
      </w:r>
      <w:del w:id="3145" w:author="Xin Li" w:date="2026-08-22T14:35:00Z" w16du:dateUtc="2026-08-22T06:35:00Z">
        <w:r w:rsidRPr="00015210" w:rsidDel="00D61EA7">
          <w:delText xml:space="preserve">reproduces our preferred OLS specification for comparison. </w:delText>
        </w:r>
        <w:r w:rsidR="00151A30" w:rsidRPr="00015210" w:rsidDel="00D61EA7">
          <w:delText xml:space="preserve">Column 2 </w:delText>
        </w:r>
      </w:del>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del w:id="3146" w:author="Xin Li" w:date="2026-08-22T14:37:00Z" w16du:dateUtc="2026-08-22T06:37:00Z">
        <w:r w:rsidRPr="00015210" w:rsidDel="003266E4">
          <w:delText>3</w:delText>
        </w:r>
      </w:del>
      <w:ins w:id="3147" w:author="Xin Li" w:date="2026-08-22T14:37:00Z" w16du:dateUtc="2026-08-22T06:37:00Z">
        <w:r w:rsidR="003266E4">
          <w:t>2</w:t>
        </w:r>
      </w:ins>
      <w:r w:rsidRPr="00015210">
        <w:t>-</w:t>
      </w:r>
      <w:del w:id="3148" w:author="Xin Li" w:date="2026-08-22T14:37:00Z" w16du:dateUtc="2026-08-22T06:37:00Z">
        <w:r w:rsidRPr="00015210" w:rsidDel="003266E4">
          <w:delText xml:space="preserve">5 </w:delText>
        </w:r>
      </w:del>
      <w:ins w:id="3149" w:author="Xin Li" w:date="2026-08-22T14:37:00Z" w16du:dateUtc="2026-08-22T06:37:00Z">
        <w:r w:rsidR="003266E4">
          <w:t>4</w:t>
        </w:r>
        <w:r w:rsidR="003266E4" w:rsidRPr="00015210">
          <w:t xml:space="preserve"> </w:t>
        </w:r>
      </w:ins>
      <w:r w:rsidRPr="00015210">
        <w:t xml:space="preserve">employ models specifically designed for count data: Poisson, zero-inflated Poisson (ZIP), and zero-inflated negative binomial (ZINB). </w:t>
      </w:r>
    </w:p>
    <w:p w14:paraId="795E39D3" w14:textId="34553BF3"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2 leaves the OLS estimates almost unchanged. This pattern matches H1, H2, and H3.</w:t>
      </w:r>
    </w:p>
    <w:p w14:paraId="2EDD5F52" w14:textId="6279017B" w:rsidR="00C816AB" w:rsidRPr="00015210" w:rsidRDefault="00C816AB" w:rsidP="004D1041">
      <w:pPr>
        <w:pStyle w:val="TableFiguretitle"/>
      </w:pPr>
      <w:bookmarkStart w:id="3150" w:name="_Ref210225085"/>
      <w:r w:rsidRPr="00015210">
        <w:t xml:space="preserve">Table </w:t>
      </w:r>
      <w:bookmarkEnd w:id="3150"/>
      <w:del w:id="3151" w:author="Xin Li" w:date="2026-08-22T13:41:00Z" w16du:dateUtc="2026-08-22T05:41:00Z">
        <w:r w:rsidR="004D1041" w:rsidRPr="00015210" w:rsidDel="00745A6A">
          <w:delText>7</w:delText>
        </w:r>
      </w:del>
      <w:ins w:id="3152" w:author="Xin Li" w:date="2026-08-22T13:41:00Z" w16du:dateUtc="2026-08-22T05:41:00Z">
        <w:r w:rsidR="00745A6A">
          <w:t>5</w:t>
        </w:r>
      </w:ins>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1345CFD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6535FC5E"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Pr>
                <w:color w:val="000000"/>
                <w:sz w:val="20"/>
                <w:szCs w:val="20"/>
              </w:rPr>
              <w:t>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7175C9F"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First 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lastRenderedPageBreak/>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62F5DDF7"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w:t>
      </w:r>
      <w:del w:id="3153" w:author="Prof. LIU Ben" w:date="2026-08-26T00:38:00Z" w16du:dateUtc="2026-08-25T16:38:00Z">
        <w:r w:rsidR="0049432D" w:rsidRPr="00015210" w:rsidDel="001C3581">
          <w:delText>s</w:delText>
        </w:r>
      </w:del>
      <w:r w:rsidR="0049432D" w:rsidRPr="00015210">
        <w:t xml:space="preserve"> 1</w:t>
      </w:r>
      <w:del w:id="3154" w:author="Prof. LIU Ben" w:date="2026-08-26T00:38:00Z" w16du:dateUtc="2026-08-25T16:38:00Z">
        <w:r w:rsidR="0049432D" w:rsidRPr="00015210" w:rsidDel="001C3581">
          <w:delText xml:space="preserve"> and 2</w:delText>
        </w:r>
      </w:del>
      <w:r w:rsidR="0049432D" w:rsidRPr="00015210">
        <w:t xml:space="preserve"> the dependent variable is the log of the number of human answers provided within 7 days. In Columns </w:t>
      </w:r>
      <w:ins w:id="3155" w:author="Prof. LIU Ben" w:date="2026-08-26T00:38:00Z" w16du:dateUtc="2026-08-25T16:38:00Z">
        <w:r w:rsidR="001C3581">
          <w:rPr>
            <w:rFonts w:hint="eastAsia"/>
          </w:rPr>
          <w:t>2-4</w:t>
        </w:r>
      </w:ins>
      <w:del w:id="3156" w:author="Prof. LIU Ben" w:date="2026-08-26T00:38:00Z" w16du:dateUtc="2026-08-25T16:38:00Z">
        <w:r w:rsidR="0049432D" w:rsidRPr="00015210" w:rsidDel="001C3581">
          <w:delText>3 through 5</w:delText>
        </w:r>
      </w:del>
      <w:r w:rsidR="0049432D" w:rsidRPr="00015210">
        <w:t xml:space="preserve"> the dependent variable is the raw count of human answers provided within 7 days.</w:t>
      </w:r>
      <w:ins w:id="3157" w:author="Prof. LIU Ben" w:date="2026-08-26T00:39:00Z" w16du:dateUtc="2026-08-25T16:39:00Z">
        <w:r w:rsidR="001C3581">
          <w:rPr>
            <w:rFonts w:hint="eastAsia"/>
          </w:rPr>
          <w:t xml:space="preserve"> In Column 5 it is the quality of the first human answer.</w:t>
        </w:r>
      </w:ins>
    </w:p>
    <w:p w14:paraId="14179CD3" w14:textId="5FBC6325" w:rsidR="00C816AB" w:rsidRPr="00015210" w:rsidRDefault="0049432D" w:rsidP="00151A30">
      <w:pPr>
        <w:pStyle w:val="Paragraph0"/>
      </w:pPr>
      <w:r w:rsidRPr="00015210">
        <w:rPr>
          <w:b/>
          <w:bCs/>
        </w:rPr>
        <w:t>Human Answer Quality</w:t>
      </w:r>
      <w:r w:rsidR="00C816AB" w:rsidRPr="00015210">
        <w:t xml:space="preserve">. </w:t>
      </w:r>
      <w:ins w:id="3158" w:author="Xin Li" w:date="2026-08-22T14:37:00Z" w16du:dateUtc="2026-08-22T06:37:00Z">
        <w:r w:rsidR="00076D85">
          <w:t xml:space="preserve">Column 5 in </w:t>
        </w:r>
      </w:ins>
      <w:r w:rsidRPr="00015210">
        <w:t xml:space="preserve">Table </w:t>
      </w:r>
      <w:ins w:id="3159" w:author="Xin Li" w:date="2026-08-22T14:37:00Z" w16du:dateUtc="2026-08-22T06:37:00Z">
        <w:r w:rsidR="00076D85">
          <w:t>5</w:t>
        </w:r>
      </w:ins>
      <w:del w:id="3160" w:author="Xin Li" w:date="2026-08-22T13:41:00Z" w16du:dateUtc="2026-08-22T05:41:00Z">
        <w:r w:rsidR="004D1041" w:rsidRPr="00015210" w:rsidDel="00745A6A">
          <w:delText>8</w:delText>
        </w:r>
        <w:r w:rsidRPr="00015210" w:rsidDel="00745A6A">
          <w:delText xml:space="preserve"> </w:delText>
        </w:r>
      </w:del>
      <w:ins w:id="3161" w:author="Xin Li" w:date="2026-08-22T13:41:00Z" w16du:dateUtc="2026-08-22T05:41:00Z">
        <w:r w:rsidR="00745A6A" w:rsidRPr="00015210">
          <w:t xml:space="preserve"> </w:t>
        </w:r>
      </w:ins>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w:t>
      </w:r>
      <w:ins w:id="3162" w:author="Prof. LIU Ben" w:date="2026-08-26T14:32:00Z" w16du:dateUtc="2026-08-26T06:32:00Z">
        <w:r w:rsidR="00143769">
          <w:rPr>
            <w:rFonts w:hint="eastAsia"/>
          </w:rPr>
          <w:t>standard setting</w:t>
        </w:r>
      </w:ins>
      <w:del w:id="3163" w:author="Prof. LIU Ben" w:date="2026-08-26T14:32:00Z" w16du:dateUtc="2026-08-26T06:32:00Z">
        <w:r w:rsidR="00151A30" w:rsidRPr="00015210" w:rsidDel="00143769">
          <w:delText>benchmark</w:delText>
        </w:r>
      </w:del>
      <w:r w:rsidR="00151A30" w:rsidRPr="00015210">
        <w:t xml:space="preserve">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68E7FBF4" w14:textId="51CCF7BE" w:rsidR="00C816AB" w:rsidRPr="00015210" w:rsidDel="00065266" w:rsidRDefault="00C816AB" w:rsidP="00C816AB">
      <w:pPr>
        <w:pStyle w:val="TableFiguretitle"/>
        <w:rPr>
          <w:del w:id="3164" w:author="Xin Li" w:date="2026-08-22T14:34:00Z" w16du:dateUtc="2026-08-22T06:34:00Z"/>
        </w:rPr>
      </w:pPr>
      <w:bookmarkStart w:id="3165" w:name="_Ref210225098"/>
      <w:del w:id="3166" w:author="Xin Li" w:date="2026-08-22T14:34:00Z" w16du:dateUtc="2026-08-22T06:34:00Z">
        <w:r w:rsidRPr="00015210" w:rsidDel="00065266">
          <w:delText xml:space="preserve">Table </w:delText>
        </w:r>
      </w:del>
      <w:bookmarkEnd w:id="3165"/>
      <w:del w:id="3167" w:author="Xin Li" w:date="2026-08-22T13:41:00Z" w16du:dateUtc="2026-08-22T05:41:00Z">
        <w:r w:rsidR="004D1041" w:rsidRPr="00015210" w:rsidDel="00745A6A">
          <w:delText>8</w:delText>
        </w:r>
      </w:del>
      <w:del w:id="3168" w:author="Xin Li" w:date="2026-08-22T14:34:00Z" w16du:dateUtc="2026-08-22T06:34:00Z">
        <w:r w:rsidRPr="00015210" w:rsidDel="00065266">
          <w:delText xml:space="preserve">. Robustness checks: alternative model specifications for </w:delText>
        </w:r>
        <w:r w:rsidR="0049432D" w:rsidRPr="00015210" w:rsidDel="00065266">
          <w:delText>human answer quality</w:delText>
        </w:r>
      </w:del>
    </w:p>
    <w:tbl>
      <w:tblPr>
        <w:tblW w:w="5000" w:type="pct"/>
        <w:jc w:val="center"/>
        <w:tblCellMar>
          <w:left w:w="0" w:type="dxa"/>
          <w:right w:w="0" w:type="dxa"/>
        </w:tblCellMar>
        <w:tblLook w:val="04A0" w:firstRow="1" w:lastRow="0" w:firstColumn="1" w:lastColumn="0" w:noHBand="0" w:noVBand="1"/>
        <w:tblPrChange w:id="3169" w:author="Xin Li" w:date="2026-08-22T07:59:00Z" w16du:dateUtc="2026-08-21T23:59:00Z">
          <w:tblPr>
            <w:tblW w:w="5000" w:type="pct"/>
            <w:jc w:val="center"/>
            <w:tblCellMar>
              <w:left w:w="0" w:type="dxa"/>
              <w:right w:w="0" w:type="dxa"/>
            </w:tblCellMar>
            <w:tblLook w:val="04A0" w:firstRow="1" w:lastRow="0" w:firstColumn="1" w:lastColumn="0" w:noHBand="0" w:noVBand="1"/>
          </w:tblPr>
        </w:tblPrChange>
      </w:tblPr>
      <w:tblGrid>
        <w:gridCol w:w="4454"/>
        <w:gridCol w:w="2453"/>
        <w:gridCol w:w="2453"/>
        <w:tblGridChange w:id="3170">
          <w:tblGrid>
            <w:gridCol w:w="4454"/>
            <w:gridCol w:w="2453"/>
            <w:gridCol w:w="2453"/>
          </w:tblGrid>
        </w:tblGridChange>
      </w:tblGrid>
      <w:tr w:rsidR="00F045BB" w:rsidRPr="00015210" w:rsidDel="00065266" w14:paraId="2CBC3FFD" w14:textId="132466DE" w:rsidTr="00417957">
        <w:trPr>
          <w:jc w:val="center"/>
          <w:del w:id="3171" w:author="Xin Li" w:date="2026-08-22T14:34:00Z"/>
          <w:trPrChange w:id="3172" w:author="Xin Li" w:date="2026-08-22T07:59:00Z" w16du:dateUtc="2026-08-21T23:59:00Z">
            <w:trPr>
              <w:trHeight w:val="320"/>
              <w:jc w:val="center"/>
            </w:trPr>
          </w:trPrChange>
        </w:trPr>
        <w:tc>
          <w:tcPr>
            <w:tcW w:w="4454" w:type="dxa"/>
            <w:vMerge w:val="restart"/>
            <w:tcBorders>
              <w:top w:val="single" w:sz="4" w:space="0" w:color="auto"/>
              <w:left w:val="nil"/>
              <w:bottom w:val="nil"/>
              <w:right w:val="nil"/>
            </w:tcBorders>
            <w:noWrap/>
            <w:tcMar>
              <w:top w:w="15" w:type="dxa"/>
              <w:left w:w="15" w:type="dxa"/>
              <w:bottom w:w="0" w:type="dxa"/>
              <w:right w:w="15" w:type="dxa"/>
            </w:tcMar>
            <w:hideMark/>
            <w:tcPrChange w:id="3173" w:author="Xin Li" w:date="2026-08-22T07:59:00Z" w16du:dateUtc="2026-08-21T23:59:00Z">
              <w:tcPr>
                <w:tcW w:w="4454" w:type="dxa"/>
                <w:vMerge w:val="restart"/>
                <w:tcBorders>
                  <w:top w:val="single" w:sz="4" w:space="0" w:color="auto"/>
                  <w:left w:val="nil"/>
                  <w:bottom w:val="nil"/>
                  <w:right w:val="nil"/>
                </w:tcBorders>
                <w:noWrap/>
                <w:tcMar>
                  <w:top w:w="15" w:type="dxa"/>
                  <w:left w:w="15" w:type="dxa"/>
                  <w:bottom w:w="0" w:type="dxa"/>
                  <w:right w:w="15" w:type="dxa"/>
                </w:tcMar>
                <w:hideMark/>
              </w:tcPr>
            </w:tcPrChange>
          </w:tcPr>
          <w:p w14:paraId="4475D558" w14:textId="73408AF3" w:rsidR="00F045BB" w:rsidRPr="00015210" w:rsidDel="00065266" w:rsidRDefault="00F045BB">
            <w:pPr>
              <w:jc w:val="center"/>
              <w:rPr>
                <w:del w:id="3174" w:author="Xin Li" w:date="2026-08-22T14:34:00Z" w16du:dateUtc="2026-08-22T06:34:00Z"/>
                <w:color w:val="000000"/>
                <w:sz w:val="20"/>
                <w:szCs w:val="20"/>
              </w:rPr>
            </w:pPr>
            <w:del w:id="3175" w:author="Xin Li" w:date="2026-08-22T14:34:00Z" w16du:dateUtc="2026-08-22T06:34:00Z">
              <w:r w:rsidRPr="00015210" w:rsidDel="00065266">
                <w:rPr>
                  <w:color w:val="000000"/>
                  <w:sz w:val="20"/>
                  <w:szCs w:val="20"/>
                </w:rPr>
                <w:delText> </w:delText>
              </w:r>
            </w:del>
          </w:p>
        </w:tc>
        <w:tc>
          <w:tcPr>
            <w:tcW w:w="2453" w:type="dxa"/>
            <w:tcBorders>
              <w:top w:val="single" w:sz="4" w:space="0" w:color="auto"/>
              <w:left w:val="nil"/>
              <w:bottom w:val="nil"/>
              <w:right w:val="nil"/>
            </w:tcBorders>
            <w:noWrap/>
            <w:tcMar>
              <w:top w:w="15" w:type="dxa"/>
              <w:left w:w="15" w:type="dxa"/>
              <w:bottom w:w="0" w:type="dxa"/>
              <w:right w:w="15" w:type="dxa"/>
            </w:tcMar>
            <w:hideMark/>
            <w:tcPrChange w:id="3176" w:author="Xin Li" w:date="2026-08-22T07:59:00Z" w16du:dateUtc="2026-08-21T23:59:00Z">
              <w:tcPr>
                <w:tcW w:w="2453" w:type="dxa"/>
                <w:tcBorders>
                  <w:top w:val="single" w:sz="4" w:space="0" w:color="auto"/>
                  <w:left w:val="nil"/>
                  <w:bottom w:val="nil"/>
                  <w:right w:val="nil"/>
                </w:tcBorders>
                <w:noWrap/>
                <w:tcMar>
                  <w:top w:w="15" w:type="dxa"/>
                  <w:left w:w="15" w:type="dxa"/>
                  <w:bottom w:w="0" w:type="dxa"/>
                  <w:right w:w="15" w:type="dxa"/>
                </w:tcMar>
                <w:hideMark/>
              </w:tcPr>
            </w:tcPrChange>
          </w:tcPr>
          <w:p w14:paraId="77866449" w14:textId="6BBED808" w:rsidR="00F045BB" w:rsidRPr="00015210" w:rsidDel="00065266" w:rsidRDefault="00F045BB">
            <w:pPr>
              <w:jc w:val="center"/>
              <w:rPr>
                <w:del w:id="3177" w:author="Xin Li" w:date="2026-08-22T14:34:00Z" w16du:dateUtc="2026-08-22T06:34:00Z"/>
                <w:color w:val="000000"/>
                <w:sz w:val="20"/>
                <w:szCs w:val="20"/>
              </w:rPr>
            </w:pPr>
            <w:del w:id="3178" w:author="Xin Li" w:date="2026-08-22T14:34:00Z" w16du:dateUtc="2026-08-22T06:34:00Z">
              <w:r w:rsidRPr="00015210" w:rsidDel="00065266">
                <w:rPr>
                  <w:color w:val="000000"/>
                  <w:sz w:val="20"/>
                  <w:szCs w:val="20"/>
                </w:rPr>
                <w:delText>OLS</w:delText>
              </w:r>
            </w:del>
          </w:p>
        </w:tc>
        <w:tc>
          <w:tcPr>
            <w:tcW w:w="2453" w:type="dxa"/>
            <w:tcBorders>
              <w:top w:val="single" w:sz="4" w:space="0" w:color="auto"/>
              <w:left w:val="nil"/>
              <w:bottom w:val="nil"/>
              <w:right w:val="nil"/>
            </w:tcBorders>
            <w:noWrap/>
            <w:tcMar>
              <w:top w:w="15" w:type="dxa"/>
              <w:left w:w="15" w:type="dxa"/>
              <w:bottom w:w="0" w:type="dxa"/>
              <w:right w:w="15" w:type="dxa"/>
            </w:tcMar>
            <w:hideMark/>
            <w:tcPrChange w:id="3179" w:author="Xin Li" w:date="2026-08-22T07:59:00Z" w16du:dateUtc="2026-08-21T23:59:00Z">
              <w:tcPr>
                <w:tcW w:w="2453" w:type="dxa"/>
                <w:tcBorders>
                  <w:top w:val="single" w:sz="4" w:space="0" w:color="auto"/>
                  <w:left w:val="nil"/>
                  <w:bottom w:val="nil"/>
                  <w:right w:val="nil"/>
                </w:tcBorders>
                <w:noWrap/>
                <w:tcMar>
                  <w:top w:w="15" w:type="dxa"/>
                  <w:left w:w="15" w:type="dxa"/>
                  <w:bottom w:w="0" w:type="dxa"/>
                  <w:right w:w="15" w:type="dxa"/>
                </w:tcMar>
                <w:hideMark/>
              </w:tcPr>
            </w:tcPrChange>
          </w:tcPr>
          <w:p w14:paraId="79C2441F" w14:textId="2E5522CA" w:rsidR="00F045BB" w:rsidRPr="00015210" w:rsidDel="00065266" w:rsidRDefault="00F045BB">
            <w:pPr>
              <w:jc w:val="center"/>
              <w:rPr>
                <w:del w:id="3180" w:author="Xin Li" w:date="2026-08-22T14:34:00Z" w16du:dateUtc="2026-08-22T06:34:00Z"/>
                <w:color w:val="000000"/>
                <w:sz w:val="20"/>
                <w:szCs w:val="20"/>
              </w:rPr>
            </w:pPr>
            <w:del w:id="3181" w:author="Xin Li" w:date="2026-08-22T14:34:00Z" w16du:dateUtc="2026-08-22T06:34:00Z">
              <w:r w:rsidRPr="00015210" w:rsidDel="00065266">
                <w:rPr>
                  <w:color w:val="000000"/>
                  <w:sz w:val="20"/>
                  <w:szCs w:val="20"/>
                </w:rPr>
                <w:delText>Random Effect</w:delText>
              </w:r>
            </w:del>
          </w:p>
        </w:tc>
      </w:tr>
      <w:tr w:rsidR="00F045BB" w:rsidRPr="00015210" w:rsidDel="00065266" w14:paraId="36268098" w14:textId="48A248F8" w:rsidTr="00417957">
        <w:trPr>
          <w:jc w:val="center"/>
          <w:del w:id="3182" w:author="Xin Li" w:date="2026-08-22T14:34:00Z"/>
          <w:trPrChange w:id="3183" w:author="Xin Li" w:date="2026-08-22T07:59:00Z" w16du:dateUtc="2026-08-21T23:59:00Z">
            <w:trPr>
              <w:trHeight w:val="320"/>
              <w:jc w:val="center"/>
            </w:trPr>
          </w:trPrChange>
        </w:trPr>
        <w:tc>
          <w:tcPr>
            <w:tcW w:w="0" w:type="auto"/>
            <w:vMerge/>
            <w:tcBorders>
              <w:top w:val="single" w:sz="4" w:space="0" w:color="auto"/>
              <w:left w:val="nil"/>
              <w:bottom w:val="nil"/>
              <w:right w:val="nil"/>
            </w:tcBorders>
            <w:hideMark/>
            <w:tcPrChange w:id="3184" w:author="Xin Li" w:date="2026-08-22T07:59:00Z" w16du:dateUtc="2026-08-21T23:59:00Z">
              <w:tcPr>
                <w:tcW w:w="0" w:type="auto"/>
                <w:vMerge/>
                <w:tcBorders>
                  <w:top w:val="single" w:sz="4" w:space="0" w:color="auto"/>
                  <w:left w:val="nil"/>
                  <w:bottom w:val="nil"/>
                  <w:right w:val="nil"/>
                </w:tcBorders>
                <w:hideMark/>
              </w:tcPr>
            </w:tcPrChange>
          </w:tcPr>
          <w:p w14:paraId="4CEFA7F3" w14:textId="768B1110" w:rsidR="00F045BB" w:rsidRPr="00015210" w:rsidDel="00065266" w:rsidRDefault="00F045BB">
            <w:pPr>
              <w:rPr>
                <w:del w:id="3185"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3186"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10AE35B" w14:textId="228A600A" w:rsidR="00F045BB" w:rsidRPr="00015210" w:rsidDel="00065266" w:rsidRDefault="00F045BB">
            <w:pPr>
              <w:jc w:val="center"/>
              <w:rPr>
                <w:del w:id="3187" w:author="Xin Li" w:date="2026-08-22T14:34:00Z" w16du:dateUtc="2026-08-22T06:34:00Z"/>
                <w:color w:val="000000"/>
                <w:sz w:val="20"/>
                <w:szCs w:val="20"/>
              </w:rPr>
            </w:pPr>
            <w:del w:id="3188" w:author="Xin Li" w:date="2026-08-22T14:34:00Z" w16du:dateUtc="2026-08-22T06:34:00Z">
              <w:r w:rsidRPr="00015210" w:rsidDel="00065266">
                <w:rPr>
                  <w:color w:val="000000"/>
                  <w:sz w:val="20"/>
                  <w:szCs w:val="20"/>
                </w:rPr>
                <w:delText>(1)</w:delText>
              </w:r>
            </w:del>
          </w:p>
        </w:tc>
        <w:tc>
          <w:tcPr>
            <w:tcW w:w="0" w:type="auto"/>
            <w:tcBorders>
              <w:top w:val="nil"/>
              <w:left w:val="nil"/>
              <w:bottom w:val="nil"/>
              <w:right w:val="nil"/>
            </w:tcBorders>
            <w:noWrap/>
            <w:tcMar>
              <w:top w:w="15" w:type="dxa"/>
              <w:left w:w="15" w:type="dxa"/>
              <w:bottom w:w="0" w:type="dxa"/>
              <w:right w:w="15" w:type="dxa"/>
            </w:tcMar>
            <w:hideMark/>
            <w:tcPrChange w:id="318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9C0D7E0" w14:textId="730602B2" w:rsidR="00F045BB" w:rsidRPr="00015210" w:rsidDel="00065266" w:rsidRDefault="00F045BB">
            <w:pPr>
              <w:jc w:val="center"/>
              <w:rPr>
                <w:del w:id="3190" w:author="Xin Li" w:date="2026-08-22T14:34:00Z" w16du:dateUtc="2026-08-22T06:34:00Z"/>
                <w:color w:val="000000"/>
                <w:sz w:val="20"/>
                <w:szCs w:val="20"/>
              </w:rPr>
            </w:pPr>
            <w:del w:id="3191" w:author="Xin Li" w:date="2026-08-22T14:34:00Z" w16du:dateUtc="2026-08-22T06:34:00Z">
              <w:r w:rsidRPr="00015210" w:rsidDel="00065266">
                <w:rPr>
                  <w:color w:val="000000"/>
                  <w:sz w:val="20"/>
                  <w:szCs w:val="20"/>
                </w:rPr>
                <w:delText>(2)</w:delText>
              </w:r>
            </w:del>
          </w:p>
        </w:tc>
      </w:tr>
      <w:tr w:rsidR="00F045BB" w:rsidRPr="00015210" w:rsidDel="00065266" w14:paraId="39C25378" w14:textId="0A5DEFCA" w:rsidTr="00417957">
        <w:trPr>
          <w:jc w:val="center"/>
          <w:del w:id="3192" w:author="Xin Li" w:date="2026-08-22T14:34:00Z"/>
          <w:trPrChange w:id="3193" w:author="Xin Li" w:date="2026-08-22T07:59:00Z" w16du:dateUtc="2026-08-21T23:59:00Z">
            <w:trPr>
              <w:trHeight w:val="620"/>
              <w:jc w:val="center"/>
            </w:trPr>
          </w:trPrChange>
        </w:trPr>
        <w:tc>
          <w:tcPr>
            <w:tcW w:w="0" w:type="auto"/>
            <w:vMerge/>
            <w:tcBorders>
              <w:top w:val="single" w:sz="4" w:space="0" w:color="auto"/>
              <w:left w:val="nil"/>
              <w:bottom w:val="nil"/>
              <w:right w:val="nil"/>
            </w:tcBorders>
            <w:hideMark/>
            <w:tcPrChange w:id="3194" w:author="Xin Li" w:date="2026-08-22T07:59:00Z" w16du:dateUtc="2026-08-21T23:59:00Z">
              <w:tcPr>
                <w:tcW w:w="0" w:type="auto"/>
                <w:vMerge/>
                <w:tcBorders>
                  <w:top w:val="single" w:sz="4" w:space="0" w:color="auto"/>
                  <w:left w:val="nil"/>
                  <w:bottom w:val="nil"/>
                  <w:right w:val="nil"/>
                </w:tcBorders>
                <w:hideMark/>
              </w:tcPr>
            </w:tcPrChange>
          </w:tcPr>
          <w:p w14:paraId="7E202759" w14:textId="14D637ED" w:rsidR="00F045BB" w:rsidRPr="00015210" w:rsidDel="00065266" w:rsidRDefault="00F045BB">
            <w:pPr>
              <w:rPr>
                <w:del w:id="3195" w:author="Xin Li" w:date="2026-08-22T14:34:00Z" w16du:dateUtc="2026-08-22T06:34:00Z"/>
                <w:color w:val="000000"/>
                <w:sz w:val="20"/>
                <w:szCs w:val="20"/>
              </w:rPr>
            </w:pPr>
          </w:p>
        </w:tc>
        <w:tc>
          <w:tcPr>
            <w:tcW w:w="4906" w:type="dxa"/>
            <w:gridSpan w:val="2"/>
            <w:tcBorders>
              <w:top w:val="nil"/>
              <w:left w:val="nil"/>
              <w:bottom w:val="single" w:sz="4" w:space="0" w:color="auto"/>
              <w:right w:val="nil"/>
            </w:tcBorders>
            <w:tcMar>
              <w:top w:w="15" w:type="dxa"/>
              <w:left w:w="15" w:type="dxa"/>
              <w:bottom w:w="0" w:type="dxa"/>
              <w:right w:w="15" w:type="dxa"/>
            </w:tcMar>
            <w:hideMark/>
            <w:tcPrChange w:id="3196" w:author="Xin Li" w:date="2026-08-22T07:59:00Z" w16du:dateUtc="2026-08-21T23:59:00Z">
              <w:tcPr>
                <w:tcW w:w="4906" w:type="dxa"/>
                <w:gridSpan w:val="2"/>
                <w:tcBorders>
                  <w:top w:val="nil"/>
                  <w:left w:val="nil"/>
                  <w:bottom w:val="single" w:sz="4" w:space="0" w:color="auto"/>
                  <w:right w:val="nil"/>
                </w:tcBorders>
                <w:tcMar>
                  <w:top w:w="15" w:type="dxa"/>
                  <w:left w:w="15" w:type="dxa"/>
                  <w:bottom w:w="0" w:type="dxa"/>
                  <w:right w:w="15" w:type="dxa"/>
                </w:tcMar>
                <w:hideMark/>
              </w:tcPr>
            </w:tcPrChange>
          </w:tcPr>
          <w:p w14:paraId="32928342" w14:textId="2EBFAD09" w:rsidR="00F045BB" w:rsidRPr="00015210" w:rsidDel="00065266" w:rsidRDefault="00CA6948">
            <w:pPr>
              <w:jc w:val="center"/>
              <w:rPr>
                <w:del w:id="3197" w:author="Xin Li" w:date="2026-08-22T14:34:00Z" w16du:dateUtc="2026-08-22T06:34:00Z"/>
                <w:color w:val="000000"/>
                <w:sz w:val="20"/>
                <w:szCs w:val="20"/>
              </w:rPr>
            </w:pPr>
            <w:del w:id="3198" w:author="Xin Li" w:date="2026-08-22T14:34:00Z" w16du:dateUtc="2026-08-22T06:34:00Z">
              <w:r w:rsidRPr="00015210" w:rsidDel="00065266">
                <w:rPr>
                  <w:color w:val="000000"/>
                  <w:sz w:val="20"/>
                  <w:szCs w:val="20"/>
                </w:rPr>
                <w:delText>DV: First answer quality</w:delText>
              </w:r>
            </w:del>
          </w:p>
        </w:tc>
      </w:tr>
      <w:tr w:rsidR="00243D35" w:rsidRPr="00015210" w:rsidDel="00065266" w14:paraId="1B6F5F8F" w14:textId="714502BB" w:rsidTr="00417957">
        <w:trPr>
          <w:jc w:val="center"/>
          <w:del w:id="3199" w:author="Xin Li" w:date="2026-08-22T14:34:00Z"/>
          <w:trPrChange w:id="3200" w:author="Xin Li" w:date="2026-08-22T07:59:00Z" w16du:dateUtc="2026-08-21T23:59:00Z">
            <w:trPr>
              <w:trHeight w:val="320"/>
              <w:jc w:val="center"/>
            </w:trPr>
          </w:trPrChange>
        </w:trPr>
        <w:tc>
          <w:tcPr>
            <w:tcW w:w="0" w:type="auto"/>
            <w:vMerge w:val="restart"/>
            <w:tcBorders>
              <w:top w:val="nil"/>
              <w:left w:val="nil"/>
              <w:bottom w:val="nil"/>
              <w:right w:val="nil"/>
            </w:tcBorders>
            <w:noWrap/>
            <w:tcMar>
              <w:top w:w="15" w:type="dxa"/>
              <w:left w:w="15" w:type="dxa"/>
              <w:bottom w:w="0" w:type="dxa"/>
              <w:right w:w="15" w:type="dxa"/>
            </w:tcMar>
            <w:hideMark/>
            <w:tcPrChange w:id="3201" w:author="Xin Li" w:date="2026-08-22T07:59:00Z" w16du:dateUtc="2026-08-21T23:59:00Z">
              <w:tcPr>
                <w:tcW w:w="0" w:type="auto"/>
                <w:vMerge w:val="restart"/>
                <w:tcBorders>
                  <w:top w:val="nil"/>
                  <w:left w:val="nil"/>
                  <w:bottom w:val="nil"/>
                  <w:right w:val="nil"/>
                </w:tcBorders>
                <w:noWrap/>
                <w:tcMar>
                  <w:top w:w="15" w:type="dxa"/>
                  <w:left w:w="15" w:type="dxa"/>
                  <w:bottom w:w="0" w:type="dxa"/>
                  <w:right w:w="15" w:type="dxa"/>
                </w:tcMar>
                <w:hideMark/>
              </w:tcPr>
            </w:tcPrChange>
          </w:tcPr>
          <w:p w14:paraId="6F08E9EC" w14:textId="6FDEEB80" w:rsidR="00243D35" w:rsidRPr="00015210" w:rsidDel="00065266" w:rsidRDefault="00243D35" w:rsidP="00243D35">
            <w:pPr>
              <w:rPr>
                <w:del w:id="3202" w:author="Xin Li" w:date="2026-08-22T14:34:00Z" w16du:dateUtc="2026-08-22T06:34:00Z"/>
                <w:i/>
                <w:iCs/>
                <w:color w:val="000000"/>
                <w:sz w:val="20"/>
                <w:szCs w:val="20"/>
              </w:rPr>
            </w:pPr>
            <w:del w:id="3203"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del>
          </w:p>
        </w:tc>
        <w:tc>
          <w:tcPr>
            <w:tcW w:w="2453" w:type="dxa"/>
            <w:tcBorders>
              <w:top w:val="nil"/>
              <w:left w:val="nil"/>
              <w:bottom w:val="nil"/>
              <w:right w:val="nil"/>
            </w:tcBorders>
            <w:tcMar>
              <w:top w:w="15" w:type="dxa"/>
              <w:left w:w="15" w:type="dxa"/>
              <w:bottom w:w="0" w:type="dxa"/>
              <w:right w:w="15" w:type="dxa"/>
            </w:tcMar>
            <w:vAlign w:val="center"/>
            <w:hideMark/>
            <w:tcPrChange w:id="3204"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4402FFF1" w14:textId="775AF05D" w:rsidR="00243D35" w:rsidRPr="00015210" w:rsidDel="00065266" w:rsidRDefault="00243D35" w:rsidP="00243D35">
            <w:pPr>
              <w:jc w:val="center"/>
              <w:rPr>
                <w:del w:id="3205" w:author="Xin Li" w:date="2026-08-22T14:34:00Z" w16du:dateUtc="2026-08-22T06:34:00Z"/>
                <w:color w:val="000000"/>
                <w:sz w:val="20"/>
                <w:szCs w:val="20"/>
              </w:rPr>
            </w:pPr>
            <w:del w:id="3206" w:author="Xin Li" w:date="2026-08-22T14:34:00Z" w16du:dateUtc="2026-08-22T06:34:00Z">
              <w:r w:rsidRPr="00015210" w:rsidDel="00065266">
                <w:rPr>
                  <w:color w:val="000000"/>
                  <w:sz w:val="20"/>
                  <w:szCs w:val="20"/>
                </w:rPr>
                <w:delText>0.411</w:delText>
              </w:r>
            </w:del>
          </w:p>
        </w:tc>
        <w:tc>
          <w:tcPr>
            <w:tcW w:w="2453" w:type="dxa"/>
            <w:tcBorders>
              <w:top w:val="nil"/>
              <w:left w:val="nil"/>
              <w:bottom w:val="nil"/>
              <w:right w:val="nil"/>
            </w:tcBorders>
            <w:tcMar>
              <w:top w:w="15" w:type="dxa"/>
              <w:left w:w="15" w:type="dxa"/>
              <w:bottom w:w="0" w:type="dxa"/>
              <w:right w:w="15" w:type="dxa"/>
            </w:tcMar>
            <w:vAlign w:val="center"/>
            <w:hideMark/>
            <w:tcPrChange w:id="3207"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4221881C" w14:textId="5C84E4A9" w:rsidR="00243D35" w:rsidRPr="00015210" w:rsidDel="00065266" w:rsidRDefault="00243D35" w:rsidP="00243D35">
            <w:pPr>
              <w:jc w:val="center"/>
              <w:rPr>
                <w:del w:id="3208" w:author="Xin Li" w:date="2026-08-22T14:34:00Z" w16du:dateUtc="2026-08-22T06:34:00Z"/>
                <w:color w:val="000000"/>
                <w:sz w:val="20"/>
                <w:szCs w:val="20"/>
              </w:rPr>
            </w:pPr>
            <w:del w:id="3209" w:author="Xin Li" w:date="2026-08-22T14:34:00Z" w16du:dateUtc="2026-08-22T06:34:00Z">
              <w:r w:rsidRPr="00015210" w:rsidDel="00065266">
                <w:rPr>
                  <w:color w:val="000000"/>
                  <w:sz w:val="20"/>
                  <w:szCs w:val="20"/>
                </w:rPr>
                <w:delText>0.410</w:delText>
              </w:r>
            </w:del>
          </w:p>
        </w:tc>
      </w:tr>
      <w:tr w:rsidR="00243D35" w:rsidRPr="00015210" w:rsidDel="00065266" w14:paraId="16598E6A" w14:textId="5D305306" w:rsidTr="00417957">
        <w:trPr>
          <w:jc w:val="center"/>
          <w:del w:id="3210" w:author="Xin Li" w:date="2026-08-22T14:34:00Z"/>
          <w:trPrChange w:id="3211" w:author="Xin Li" w:date="2026-08-22T07:59:00Z" w16du:dateUtc="2026-08-21T23:59:00Z">
            <w:trPr>
              <w:trHeight w:val="320"/>
              <w:jc w:val="center"/>
            </w:trPr>
          </w:trPrChange>
        </w:trPr>
        <w:tc>
          <w:tcPr>
            <w:tcW w:w="0" w:type="auto"/>
            <w:vMerge/>
            <w:tcBorders>
              <w:top w:val="nil"/>
              <w:left w:val="nil"/>
              <w:bottom w:val="nil"/>
              <w:right w:val="nil"/>
            </w:tcBorders>
            <w:hideMark/>
            <w:tcPrChange w:id="3212" w:author="Xin Li" w:date="2026-08-22T07:59:00Z" w16du:dateUtc="2026-08-21T23:59:00Z">
              <w:tcPr>
                <w:tcW w:w="0" w:type="auto"/>
                <w:vMerge/>
                <w:tcBorders>
                  <w:top w:val="nil"/>
                  <w:left w:val="nil"/>
                  <w:bottom w:val="nil"/>
                  <w:right w:val="nil"/>
                </w:tcBorders>
                <w:hideMark/>
              </w:tcPr>
            </w:tcPrChange>
          </w:tcPr>
          <w:p w14:paraId="1AB1AC12" w14:textId="7F86A9E1" w:rsidR="00243D35" w:rsidRPr="00015210" w:rsidDel="00065266" w:rsidRDefault="00243D35" w:rsidP="00243D35">
            <w:pPr>
              <w:rPr>
                <w:del w:id="3213" w:author="Xin Li" w:date="2026-08-22T14:34:00Z" w16du:dateUtc="2026-08-22T06:34:00Z"/>
                <w:i/>
                <w:iCs/>
                <w:color w:val="000000"/>
                <w:sz w:val="20"/>
                <w:szCs w:val="20"/>
              </w:rPr>
            </w:pPr>
          </w:p>
        </w:tc>
        <w:tc>
          <w:tcPr>
            <w:tcW w:w="2453" w:type="dxa"/>
            <w:tcBorders>
              <w:top w:val="nil"/>
              <w:left w:val="nil"/>
              <w:bottom w:val="nil"/>
              <w:right w:val="nil"/>
            </w:tcBorders>
            <w:tcMar>
              <w:top w:w="15" w:type="dxa"/>
              <w:left w:w="15" w:type="dxa"/>
              <w:bottom w:w="0" w:type="dxa"/>
              <w:right w:w="15" w:type="dxa"/>
            </w:tcMar>
            <w:vAlign w:val="center"/>
            <w:hideMark/>
            <w:tcPrChange w:id="3214"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2D22EE14" w14:textId="0BED25A6" w:rsidR="00243D35" w:rsidRPr="00015210" w:rsidDel="00065266" w:rsidRDefault="00243D35" w:rsidP="00243D35">
            <w:pPr>
              <w:jc w:val="center"/>
              <w:rPr>
                <w:del w:id="3215" w:author="Xin Li" w:date="2026-08-22T14:34:00Z" w16du:dateUtc="2026-08-22T06:34:00Z"/>
                <w:color w:val="000000"/>
                <w:sz w:val="20"/>
                <w:szCs w:val="20"/>
              </w:rPr>
            </w:pPr>
            <w:del w:id="3216" w:author="Xin Li" w:date="2026-08-22T14:34:00Z" w16du:dateUtc="2026-08-22T06:34:00Z">
              <w:r w:rsidRPr="00015210" w:rsidDel="00065266">
                <w:rPr>
                  <w:color w:val="000000"/>
                  <w:sz w:val="20"/>
                  <w:szCs w:val="20"/>
                </w:rPr>
                <w:delText>(0.718)</w:delText>
              </w:r>
            </w:del>
          </w:p>
        </w:tc>
        <w:tc>
          <w:tcPr>
            <w:tcW w:w="2453" w:type="dxa"/>
            <w:tcBorders>
              <w:top w:val="nil"/>
              <w:left w:val="nil"/>
              <w:bottom w:val="nil"/>
              <w:right w:val="nil"/>
            </w:tcBorders>
            <w:tcMar>
              <w:top w:w="15" w:type="dxa"/>
              <w:left w:w="15" w:type="dxa"/>
              <w:bottom w:w="0" w:type="dxa"/>
              <w:right w:w="15" w:type="dxa"/>
            </w:tcMar>
            <w:vAlign w:val="center"/>
            <w:hideMark/>
            <w:tcPrChange w:id="3217"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3014504E" w14:textId="16CD4DDA" w:rsidR="00243D35" w:rsidRPr="00015210" w:rsidDel="00065266" w:rsidRDefault="00243D35" w:rsidP="00243D35">
            <w:pPr>
              <w:jc w:val="center"/>
              <w:rPr>
                <w:del w:id="3218" w:author="Xin Li" w:date="2026-08-22T14:34:00Z" w16du:dateUtc="2026-08-22T06:34:00Z"/>
                <w:color w:val="000000"/>
                <w:sz w:val="20"/>
                <w:szCs w:val="20"/>
              </w:rPr>
            </w:pPr>
            <w:del w:id="3219" w:author="Xin Li" w:date="2026-08-22T14:34:00Z" w16du:dateUtc="2026-08-22T06:34:00Z">
              <w:r w:rsidRPr="00015210" w:rsidDel="00065266">
                <w:rPr>
                  <w:color w:val="000000"/>
                  <w:sz w:val="20"/>
                  <w:szCs w:val="20"/>
                </w:rPr>
                <w:delText>(0.603)</w:delText>
              </w:r>
            </w:del>
          </w:p>
        </w:tc>
      </w:tr>
      <w:tr w:rsidR="00243D35" w:rsidRPr="00015210" w:rsidDel="00065266" w14:paraId="6FFF3380" w14:textId="4B671047" w:rsidTr="00417957">
        <w:trPr>
          <w:jc w:val="center"/>
          <w:del w:id="3220" w:author="Xin Li" w:date="2026-08-22T14:34:00Z"/>
          <w:trPrChange w:id="3221" w:author="Xin Li" w:date="2026-08-22T07:59:00Z" w16du:dateUtc="2026-08-21T23:59:00Z">
            <w:trPr>
              <w:trHeight w:val="320"/>
              <w:jc w:val="center"/>
            </w:trPr>
          </w:trPrChange>
        </w:trPr>
        <w:tc>
          <w:tcPr>
            <w:tcW w:w="0" w:type="auto"/>
            <w:vMerge w:val="restart"/>
            <w:tcBorders>
              <w:top w:val="nil"/>
              <w:left w:val="nil"/>
              <w:bottom w:val="nil"/>
              <w:right w:val="nil"/>
            </w:tcBorders>
            <w:noWrap/>
            <w:tcMar>
              <w:top w:w="15" w:type="dxa"/>
              <w:left w:w="15" w:type="dxa"/>
              <w:bottom w:w="0" w:type="dxa"/>
              <w:right w:w="15" w:type="dxa"/>
            </w:tcMar>
            <w:hideMark/>
            <w:tcPrChange w:id="3222" w:author="Xin Li" w:date="2026-08-22T07:59:00Z" w16du:dateUtc="2026-08-21T23:59:00Z">
              <w:tcPr>
                <w:tcW w:w="0" w:type="auto"/>
                <w:vMerge w:val="restart"/>
                <w:tcBorders>
                  <w:top w:val="nil"/>
                  <w:left w:val="nil"/>
                  <w:bottom w:val="nil"/>
                  <w:right w:val="nil"/>
                </w:tcBorders>
                <w:noWrap/>
                <w:tcMar>
                  <w:top w:w="15" w:type="dxa"/>
                  <w:left w:w="15" w:type="dxa"/>
                  <w:bottom w:w="0" w:type="dxa"/>
                  <w:right w:w="15" w:type="dxa"/>
                </w:tcMar>
                <w:hideMark/>
              </w:tcPr>
            </w:tcPrChange>
          </w:tcPr>
          <w:p w14:paraId="04B93654" w14:textId="5DA33B1D" w:rsidR="00243D35" w:rsidRPr="00015210" w:rsidDel="00065266" w:rsidRDefault="00243D35" w:rsidP="00243D35">
            <w:pPr>
              <w:rPr>
                <w:del w:id="3223" w:author="Xin Li" w:date="2026-08-22T14:34:00Z" w16du:dateUtc="2026-08-22T06:34:00Z"/>
                <w:i/>
                <w:iCs/>
                <w:color w:val="000000"/>
                <w:sz w:val="20"/>
                <w:szCs w:val="20"/>
              </w:rPr>
            </w:pPr>
            <w:del w:id="3224"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r w:rsidRPr="00015210" w:rsidDel="00065266">
                <w:rPr>
                  <w:i/>
                  <w:iCs/>
                  <w:color w:val="000000"/>
                  <w:sz w:val="20"/>
                  <w:szCs w:val="20"/>
                </w:rPr>
                <w:delText xml:space="preserve"> * Length</w:delText>
              </w:r>
              <w:r w:rsidRPr="00015210" w:rsidDel="00065266">
                <w:rPr>
                  <w:i/>
                  <w:iCs/>
                  <w:color w:val="000000"/>
                  <w:sz w:val="20"/>
                  <w:szCs w:val="20"/>
                  <w:vertAlign w:val="subscript"/>
                </w:rPr>
                <w:delText>i</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25"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5065E25F" w14:textId="0C72DB0C" w:rsidR="00243D35" w:rsidRPr="00015210" w:rsidDel="00065266" w:rsidRDefault="00243D35" w:rsidP="00243D35">
            <w:pPr>
              <w:jc w:val="center"/>
              <w:rPr>
                <w:del w:id="3226" w:author="Xin Li" w:date="2026-08-22T14:34:00Z" w16du:dateUtc="2026-08-22T06:34:00Z"/>
                <w:color w:val="000000"/>
                <w:sz w:val="20"/>
                <w:szCs w:val="20"/>
              </w:rPr>
            </w:pPr>
            <w:del w:id="3227" w:author="Xin Li" w:date="2026-08-22T14:34:00Z" w16du:dateUtc="2026-08-22T06:34:00Z">
              <w:r w:rsidRPr="00015210" w:rsidDel="00065266">
                <w:rPr>
                  <w:color w:val="000000"/>
                  <w:sz w:val="20"/>
                  <w:szCs w:val="20"/>
                </w:rPr>
                <w:delText>-0.204</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28"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6FAA36A4" w14:textId="0EDCE5C3" w:rsidR="00243D35" w:rsidRPr="00015210" w:rsidDel="00065266" w:rsidRDefault="00243D35" w:rsidP="00243D35">
            <w:pPr>
              <w:jc w:val="center"/>
              <w:rPr>
                <w:del w:id="3229" w:author="Xin Li" w:date="2026-08-22T14:34:00Z" w16du:dateUtc="2026-08-22T06:34:00Z"/>
                <w:color w:val="000000"/>
                <w:sz w:val="20"/>
                <w:szCs w:val="20"/>
              </w:rPr>
            </w:pPr>
            <w:del w:id="3230" w:author="Xin Li" w:date="2026-08-22T14:34:00Z" w16du:dateUtc="2026-08-22T06:34:00Z">
              <w:r w:rsidRPr="00015210" w:rsidDel="00065266">
                <w:rPr>
                  <w:color w:val="000000"/>
                  <w:sz w:val="20"/>
                  <w:szCs w:val="20"/>
                </w:rPr>
                <w:delText>-0.204·</w:delText>
              </w:r>
            </w:del>
          </w:p>
        </w:tc>
      </w:tr>
      <w:tr w:rsidR="00243D35" w:rsidRPr="00015210" w:rsidDel="00065266" w14:paraId="206D2E5C" w14:textId="6FB11A47" w:rsidTr="00417957">
        <w:trPr>
          <w:jc w:val="center"/>
          <w:del w:id="3231" w:author="Xin Li" w:date="2026-08-22T14:34:00Z"/>
          <w:trPrChange w:id="3232" w:author="Xin Li" w:date="2026-08-22T07:59:00Z" w16du:dateUtc="2026-08-21T23:59:00Z">
            <w:trPr>
              <w:trHeight w:val="320"/>
              <w:jc w:val="center"/>
            </w:trPr>
          </w:trPrChange>
        </w:trPr>
        <w:tc>
          <w:tcPr>
            <w:tcW w:w="0" w:type="auto"/>
            <w:vMerge/>
            <w:tcBorders>
              <w:top w:val="nil"/>
              <w:left w:val="nil"/>
              <w:bottom w:val="nil"/>
              <w:right w:val="nil"/>
            </w:tcBorders>
            <w:hideMark/>
            <w:tcPrChange w:id="3233" w:author="Xin Li" w:date="2026-08-22T07:59:00Z" w16du:dateUtc="2026-08-21T23:59:00Z">
              <w:tcPr>
                <w:tcW w:w="0" w:type="auto"/>
                <w:vMerge/>
                <w:tcBorders>
                  <w:top w:val="nil"/>
                  <w:left w:val="nil"/>
                  <w:bottom w:val="nil"/>
                  <w:right w:val="nil"/>
                </w:tcBorders>
                <w:hideMark/>
              </w:tcPr>
            </w:tcPrChange>
          </w:tcPr>
          <w:p w14:paraId="2C67B45B" w14:textId="4BE8549A" w:rsidR="00243D35" w:rsidRPr="00015210" w:rsidDel="00065266" w:rsidRDefault="00243D35" w:rsidP="00243D35">
            <w:pPr>
              <w:rPr>
                <w:del w:id="3234" w:author="Xin Li" w:date="2026-08-22T14:34:00Z" w16du:dateUtc="2026-08-22T06:34:00Z"/>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3235"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217ECE78" w14:textId="15FC92E7" w:rsidR="00243D35" w:rsidRPr="00015210" w:rsidDel="00065266" w:rsidRDefault="00243D35" w:rsidP="00243D35">
            <w:pPr>
              <w:jc w:val="center"/>
              <w:rPr>
                <w:del w:id="3236" w:author="Xin Li" w:date="2026-08-22T14:34:00Z" w16du:dateUtc="2026-08-22T06:34:00Z"/>
                <w:color w:val="000000"/>
                <w:sz w:val="20"/>
                <w:szCs w:val="20"/>
              </w:rPr>
            </w:pPr>
            <w:del w:id="3237" w:author="Xin Li" w:date="2026-08-22T14:34:00Z" w16du:dateUtc="2026-08-22T06:34:00Z">
              <w:r w:rsidRPr="00015210" w:rsidDel="00065266">
                <w:rPr>
                  <w:color w:val="000000"/>
                  <w:sz w:val="20"/>
                  <w:szCs w:val="20"/>
                </w:rPr>
                <w:delText>(0.128)</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38"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18C3890B" w14:textId="2DE61B46" w:rsidR="00243D35" w:rsidRPr="00015210" w:rsidDel="00065266" w:rsidRDefault="00243D35" w:rsidP="00243D35">
            <w:pPr>
              <w:jc w:val="center"/>
              <w:rPr>
                <w:del w:id="3239" w:author="Xin Li" w:date="2026-08-22T14:34:00Z" w16du:dateUtc="2026-08-22T06:34:00Z"/>
                <w:color w:val="000000"/>
                <w:sz w:val="20"/>
                <w:szCs w:val="20"/>
              </w:rPr>
            </w:pPr>
            <w:del w:id="3240" w:author="Xin Li" w:date="2026-08-22T14:34:00Z" w16du:dateUtc="2026-08-22T06:34:00Z">
              <w:r w:rsidRPr="00015210" w:rsidDel="00065266">
                <w:rPr>
                  <w:color w:val="000000"/>
                  <w:sz w:val="20"/>
                  <w:szCs w:val="20"/>
                </w:rPr>
                <w:delText>(0.106)</w:delText>
              </w:r>
            </w:del>
          </w:p>
        </w:tc>
      </w:tr>
      <w:tr w:rsidR="00243D35" w:rsidRPr="00015210" w:rsidDel="00065266" w14:paraId="617F38B5" w14:textId="5B4953AC" w:rsidTr="00417957">
        <w:trPr>
          <w:jc w:val="center"/>
          <w:del w:id="3241" w:author="Xin Li" w:date="2026-08-22T14:34:00Z"/>
          <w:trPrChange w:id="3242" w:author="Xin Li" w:date="2026-08-22T07:59:00Z" w16du:dateUtc="2026-08-21T23:59:00Z">
            <w:trPr>
              <w:trHeight w:val="320"/>
              <w:jc w:val="center"/>
            </w:trPr>
          </w:trPrChange>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Change w:id="3243" w:author="Xin Li" w:date="2026-08-22T07:59:00Z" w16du:dateUtc="2026-08-21T23:59:00Z">
              <w:tcPr>
                <w:tcW w:w="0" w:type="auto"/>
                <w:vMerge w:val="restart"/>
                <w:tcBorders>
                  <w:top w:val="nil"/>
                  <w:left w:val="nil"/>
                  <w:bottom w:val="single" w:sz="4" w:space="0" w:color="000000"/>
                  <w:right w:val="nil"/>
                </w:tcBorders>
                <w:noWrap/>
                <w:tcMar>
                  <w:top w:w="15" w:type="dxa"/>
                  <w:left w:w="15" w:type="dxa"/>
                  <w:bottom w:w="0" w:type="dxa"/>
                  <w:right w:w="15" w:type="dxa"/>
                </w:tcMar>
                <w:hideMark/>
              </w:tcPr>
            </w:tcPrChange>
          </w:tcPr>
          <w:p w14:paraId="17983E37" w14:textId="19524827" w:rsidR="00243D35" w:rsidRPr="00015210" w:rsidDel="00065266" w:rsidRDefault="00243D35" w:rsidP="00243D35">
            <w:pPr>
              <w:rPr>
                <w:del w:id="3244" w:author="Xin Li" w:date="2026-08-22T14:34:00Z" w16du:dateUtc="2026-08-22T06:34:00Z"/>
                <w:i/>
                <w:iCs/>
                <w:color w:val="000000"/>
                <w:sz w:val="20"/>
                <w:szCs w:val="20"/>
              </w:rPr>
            </w:pPr>
            <w:del w:id="3245"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r w:rsidRPr="00015210" w:rsidDel="00065266">
                <w:rPr>
                  <w:i/>
                  <w:iCs/>
                  <w:color w:val="000000"/>
                  <w:sz w:val="20"/>
                  <w:szCs w:val="20"/>
                </w:rPr>
                <w:delText xml:space="preserve"> * Quality</w:delText>
              </w:r>
              <w:r w:rsidRPr="00015210" w:rsidDel="00065266">
                <w:rPr>
                  <w:i/>
                  <w:iCs/>
                  <w:color w:val="000000"/>
                  <w:sz w:val="20"/>
                  <w:szCs w:val="20"/>
                  <w:vertAlign w:val="subscript"/>
                </w:rPr>
                <w:delText>i</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46"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46977FB3" w14:textId="0B68E58E" w:rsidR="00243D35" w:rsidRPr="00015210" w:rsidDel="00065266" w:rsidRDefault="00243D35" w:rsidP="00243D35">
            <w:pPr>
              <w:jc w:val="center"/>
              <w:rPr>
                <w:del w:id="3247" w:author="Xin Li" w:date="2026-08-22T14:34:00Z" w16du:dateUtc="2026-08-22T06:34:00Z"/>
                <w:color w:val="000000"/>
                <w:sz w:val="20"/>
                <w:szCs w:val="20"/>
              </w:rPr>
            </w:pPr>
            <w:del w:id="3248" w:author="Xin Li" w:date="2026-08-22T14:34:00Z" w16du:dateUtc="2026-08-22T06:34:00Z">
              <w:r w:rsidRPr="00015210" w:rsidDel="00065266">
                <w:rPr>
                  <w:color w:val="000000"/>
                  <w:sz w:val="20"/>
                  <w:szCs w:val="20"/>
                </w:rPr>
                <w:delText>0.114**</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49"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3D0AC6F3" w14:textId="43E24A4D" w:rsidR="00243D35" w:rsidRPr="00015210" w:rsidDel="00065266" w:rsidRDefault="00243D35" w:rsidP="00243D35">
            <w:pPr>
              <w:jc w:val="center"/>
              <w:rPr>
                <w:del w:id="3250" w:author="Xin Li" w:date="2026-08-22T14:34:00Z" w16du:dateUtc="2026-08-22T06:34:00Z"/>
                <w:color w:val="000000"/>
                <w:sz w:val="20"/>
                <w:szCs w:val="20"/>
              </w:rPr>
            </w:pPr>
            <w:del w:id="3251" w:author="Xin Li" w:date="2026-08-22T14:34:00Z" w16du:dateUtc="2026-08-22T06:34:00Z">
              <w:r w:rsidRPr="00015210" w:rsidDel="00065266">
                <w:rPr>
                  <w:color w:val="000000"/>
                  <w:sz w:val="20"/>
                  <w:szCs w:val="20"/>
                </w:rPr>
                <w:delText>0.114**</w:delText>
              </w:r>
            </w:del>
          </w:p>
        </w:tc>
      </w:tr>
      <w:tr w:rsidR="00243D35" w:rsidRPr="00015210" w:rsidDel="00065266" w14:paraId="506053A9" w14:textId="04092007" w:rsidTr="00417957">
        <w:trPr>
          <w:jc w:val="center"/>
          <w:del w:id="3252" w:author="Xin Li" w:date="2026-08-22T14:34:00Z"/>
          <w:trPrChange w:id="3253" w:author="Xin Li" w:date="2026-08-22T07:59:00Z" w16du:dateUtc="2026-08-21T23:59:00Z">
            <w:trPr>
              <w:trHeight w:val="320"/>
              <w:jc w:val="center"/>
            </w:trPr>
          </w:trPrChange>
        </w:trPr>
        <w:tc>
          <w:tcPr>
            <w:tcW w:w="0" w:type="auto"/>
            <w:vMerge/>
            <w:tcBorders>
              <w:top w:val="nil"/>
              <w:left w:val="nil"/>
              <w:bottom w:val="single" w:sz="4" w:space="0" w:color="000000"/>
              <w:right w:val="nil"/>
            </w:tcBorders>
            <w:hideMark/>
            <w:tcPrChange w:id="3254" w:author="Xin Li" w:date="2026-08-22T07:59:00Z" w16du:dateUtc="2026-08-21T23:59:00Z">
              <w:tcPr>
                <w:tcW w:w="0" w:type="auto"/>
                <w:vMerge/>
                <w:tcBorders>
                  <w:top w:val="nil"/>
                  <w:left w:val="nil"/>
                  <w:bottom w:val="single" w:sz="4" w:space="0" w:color="000000"/>
                  <w:right w:val="nil"/>
                </w:tcBorders>
                <w:hideMark/>
              </w:tcPr>
            </w:tcPrChange>
          </w:tcPr>
          <w:p w14:paraId="68AF6F30" w14:textId="271BD650" w:rsidR="00243D35" w:rsidRPr="00015210" w:rsidDel="00065266" w:rsidRDefault="00243D35" w:rsidP="00243D35">
            <w:pPr>
              <w:rPr>
                <w:del w:id="3255" w:author="Xin Li" w:date="2026-08-22T14:34:00Z" w16du:dateUtc="2026-08-22T06:34:00Z"/>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256"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2D4972CF" w14:textId="09BC0E2E" w:rsidR="00243D35" w:rsidRPr="00015210" w:rsidDel="00065266" w:rsidRDefault="00243D35" w:rsidP="00243D35">
            <w:pPr>
              <w:jc w:val="center"/>
              <w:rPr>
                <w:del w:id="3257" w:author="Xin Li" w:date="2026-08-22T14:34:00Z" w16du:dateUtc="2026-08-22T06:34:00Z"/>
                <w:color w:val="000000"/>
                <w:sz w:val="20"/>
                <w:szCs w:val="20"/>
              </w:rPr>
            </w:pPr>
            <w:del w:id="3258" w:author="Xin Li" w:date="2026-08-22T14:34:00Z" w16du:dateUtc="2026-08-22T06:34:00Z">
              <w:r w:rsidRPr="00015210" w:rsidDel="00065266">
                <w:rPr>
                  <w:color w:val="000000"/>
                  <w:sz w:val="20"/>
                  <w:szCs w:val="20"/>
                </w:rPr>
                <w:delText>(0.037)</w:delText>
              </w:r>
            </w:del>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259"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5C63807" w14:textId="44BF9021" w:rsidR="00243D35" w:rsidRPr="00015210" w:rsidDel="00065266" w:rsidRDefault="00243D35" w:rsidP="00243D35">
            <w:pPr>
              <w:jc w:val="center"/>
              <w:rPr>
                <w:del w:id="3260" w:author="Xin Li" w:date="2026-08-22T14:34:00Z" w16du:dateUtc="2026-08-22T06:34:00Z"/>
                <w:color w:val="000000"/>
                <w:sz w:val="20"/>
                <w:szCs w:val="20"/>
              </w:rPr>
            </w:pPr>
            <w:del w:id="3261" w:author="Xin Li" w:date="2026-08-22T14:34:00Z" w16du:dateUtc="2026-08-22T06:34:00Z">
              <w:r w:rsidRPr="00015210" w:rsidDel="00065266">
                <w:rPr>
                  <w:color w:val="000000"/>
                  <w:sz w:val="20"/>
                  <w:szCs w:val="20"/>
                </w:rPr>
                <w:delText>(0.036)</w:delText>
              </w:r>
            </w:del>
          </w:p>
        </w:tc>
      </w:tr>
      <w:tr w:rsidR="00F045BB" w:rsidRPr="00015210" w:rsidDel="00065266" w14:paraId="02FBE7B5" w14:textId="4E548CDC" w:rsidTr="00417957">
        <w:trPr>
          <w:jc w:val="center"/>
          <w:del w:id="3262" w:author="Xin Li" w:date="2026-08-22T14:34:00Z"/>
          <w:trPrChange w:id="3263"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6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A76629F" w14:textId="411A1434" w:rsidR="00F045BB" w:rsidRPr="00015210" w:rsidDel="00065266" w:rsidRDefault="00F045BB">
            <w:pPr>
              <w:rPr>
                <w:del w:id="3265" w:author="Xin Li" w:date="2026-08-22T14:34:00Z" w16du:dateUtc="2026-08-22T06:34:00Z"/>
                <w:color w:val="000000"/>
                <w:sz w:val="20"/>
                <w:szCs w:val="20"/>
              </w:rPr>
            </w:pPr>
            <w:del w:id="3266" w:author="Xin Li" w:date="2026-08-22T14:34:00Z" w16du:dateUtc="2026-08-22T06:34:00Z">
              <w:r w:rsidRPr="00015210" w:rsidDel="00065266">
                <w:rPr>
                  <w:color w:val="000000"/>
                  <w:sz w:val="20"/>
                  <w:szCs w:val="20"/>
                </w:rPr>
                <w:delText>other controls</w:delText>
              </w:r>
            </w:del>
          </w:p>
        </w:tc>
        <w:tc>
          <w:tcPr>
            <w:tcW w:w="0" w:type="auto"/>
            <w:tcBorders>
              <w:top w:val="nil"/>
              <w:left w:val="nil"/>
              <w:bottom w:val="nil"/>
              <w:right w:val="nil"/>
            </w:tcBorders>
            <w:noWrap/>
            <w:tcMar>
              <w:top w:w="15" w:type="dxa"/>
              <w:left w:w="15" w:type="dxa"/>
              <w:bottom w:w="0" w:type="dxa"/>
              <w:right w:w="15" w:type="dxa"/>
            </w:tcMar>
            <w:hideMark/>
            <w:tcPrChange w:id="3267"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AB23AA3" w14:textId="4DA84F4F" w:rsidR="00F045BB" w:rsidRPr="00015210" w:rsidDel="00065266" w:rsidRDefault="00F045BB">
            <w:pPr>
              <w:jc w:val="center"/>
              <w:rPr>
                <w:del w:id="3268" w:author="Xin Li" w:date="2026-08-22T14:34:00Z" w16du:dateUtc="2026-08-22T06:34:00Z"/>
                <w:color w:val="000000"/>
                <w:sz w:val="20"/>
                <w:szCs w:val="20"/>
              </w:rPr>
            </w:pPr>
            <w:del w:id="3269" w:author="Xin Li" w:date="2026-08-22T14:34:00Z" w16du:dateUtc="2026-08-22T06:34:00Z">
              <w:r w:rsidRPr="00015210" w:rsidDel="00065266">
                <w:rPr>
                  <w:color w:val="000000"/>
                  <w:sz w:val="20"/>
                  <w:szCs w:val="20"/>
                </w:rPr>
                <w:delText>√</w:delText>
              </w:r>
            </w:del>
          </w:p>
        </w:tc>
        <w:tc>
          <w:tcPr>
            <w:tcW w:w="0" w:type="auto"/>
            <w:tcBorders>
              <w:top w:val="nil"/>
              <w:left w:val="nil"/>
              <w:bottom w:val="nil"/>
              <w:right w:val="nil"/>
            </w:tcBorders>
            <w:noWrap/>
            <w:tcMar>
              <w:top w:w="15" w:type="dxa"/>
              <w:left w:w="15" w:type="dxa"/>
              <w:bottom w:w="0" w:type="dxa"/>
              <w:right w:w="15" w:type="dxa"/>
            </w:tcMar>
            <w:hideMark/>
            <w:tcPrChange w:id="3270"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28066FE" w14:textId="4C4D58CD" w:rsidR="00F045BB" w:rsidRPr="00015210" w:rsidDel="00065266" w:rsidRDefault="00F045BB">
            <w:pPr>
              <w:jc w:val="center"/>
              <w:rPr>
                <w:del w:id="3271" w:author="Xin Li" w:date="2026-08-22T14:34:00Z" w16du:dateUtc="2026-08-22T06:34:00Z"/>
                <w:color w:val="000000"/>
                <w:sz w:val="20"/>
                <w:szCs w:val="20"/>
              </w:rPr>
            </w:pPr>
            <w:del w:id="3272" w:author="Xin Li" w:date="2026-08-22T14:34:00Z" w16du:dateUtc="2026-08-22T06:34:00Z">
              <w:r w:rsidRPr="00015210" w:rsidDel="00065266">
                <w:rPr>
                  <w:color w:val="000000"/>
                  <w:sz w:val="20"/>
                  <w:szCs w:val="20"/>
                </w:rPr>
                <w:delText>√</w:delText>
              </w:r>
            </w:del>
          </w:p>
        </w:tc>
      </w:tr>
      <w:tr w:rsidR="00F045BB" w:rsidRPr="00015210" w:rsidDel="00065266" w14:paraId="12D7C3DD" w14:textId="4DA32D5A" w:rsidTr="00417957">
        <w:trPr>
          <w:jc w:val="center"/>
          <w:del w:id="3273" w:author="Xin Li" w:date="2026-08-22T14:34:00Z"/>
          <w:trPrChange w:id="3274"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75"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4F4BE88" w14:textId="275C45F9" w:rsidR="00F045BB" w:rsidRPr="00015210" w:rsidDel="00065266" w:rsidRDefault="00F045BB">
            <w:pPr>
              <w:rPr>
                <w:del w:id="3276" w:author="Xin Li" w:date="2026-08-22T14:34:00Z" w16du:dateUtc="2026-08-22T06:34:00Z"/>
                <w:color w:val="000000"/>
                <w:sz w:val="20"/>
                <w:szCs w:val="20"/>
              </w:rPr>
            </w:pPr>
            <w:del w:id="3277" w:author="Xin Li" w:date="2026-08-22T14:34:00Z" w16du:dateUtc="2026-08-22T06:34:00Z">
              <w:r w:rsidRPr="00015210" w:rsidDel="00065266">
                <w:rPr>
                  <w:color w:val="000000"/>
                  <w:sz w:val="20"/>
                  <w:szCs w:val="20"/>
                </w:rPr>
                <w:delText>question timing FE</w:delText>
              </w:r>
            </w:del>
          </w:p>
        </w:tc>
        <w:tc>
          <w:tcPr>
            <w:tcW w:w="0" w:type="auto"/>
            <w:tcBorders>
              <w:top w:val="nil"/>
              <w:left w:val="nil"/>
              <w:bottom w:val="nil"/>
              <w:right w:val="nil"/>
            </w:tcBorders>
            <w:noWrap/>
            <w:tcMar>
              <w:top w:w="15" w:type="dxa"/>
              <w:left w:w="15" w:type="dxa"/>
              <w:bottom w:w="0" w:type="dxa"/>
              <w:right w:w="15" w:type="dxa"/>
            </w:tcMar>
            <w:hideMark/>
            <w:tcPrChange w:id="3278"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0C3E2E98" w14:textId="6A5C048E" w:rsidR="00F045BB" w:rsidRPr="00015210" w:rsidDel="00065266" w:rsidRDefault="00F045BB">
            <w:pPr>
              <w:jc w:val="center"/>
              <w:rPr>
                <w:del w:id="3279" w:author="Xin Li" w:date="2026-08-22T14:34:00Z" w16du:dateUtc="2026-08-22T06:34:00Z"/>
                <w:color w:val="000000"/>
                <w:sz w:val="20"/>
                <w:szCs w:val="20"/>
              </w:rPr>
            </w:pPr>
            <w:del w:id="3280" w:author="Xin Li" w:date="2026-08-22T14:34:00Z" w16du:dateUtc="2026-08-22T06:34:00Z">
              <w:r w:rsidRPr="00015210" w:rsidDel="00065266">
                <w:rPr>
                  <w:color w:val="000000"/>
                  <w:sz w:val="20"/>
                  <w:szCs w:val="20"/>
                </w:rPr>
                <w:delText>√</w:delText>
              </w:r>
            </w:del>
          </w:p>
        </w:tc>
        <w:tc>
          <w:tcPr>
            <w:tcW w:w="0" w:type="auto"/>
            <w:tcBorders>
              <w:top w:val="nil"/>
              <w:left w:val="nil"/>
              <w:bottom w:val="nil"/>
              <w:right w:val="nil"/>
            </w:tcBorders>
            <w:noWrap/>
            <w:tcMar>
              <w:top w:w="15" w:type="dxa"/>
              <w:left w:w="15" w:type="dxa"/>
              <w:bottom w:w="0" w:type="dxa"/>
              <w:right w:w="15" w:type="dxa"/>
            </w:tcMar>
            <w:hideMark/>
            <w:tcPrChange w:id="3281"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88E36C3" w14:textId="76C70F4E" w:rsidR="00F045BB" w:rsidRPr="00015210" w:rsidDel="00065266" w:rsidRDefault="00F045BB">
            <w:pPr>
              <w:jc w:val="center"/>
              <w:rPr>
                <w:del w:id="3282" w:author="Xin Li" w:date="2026-08-22T14:34:00Z" w16du:dateUtc="2026-08-22T06:34:00Z"/>
                <w:color w:val="000000"/>
                <w:sz w:val="20"/>
                <w:szCs w:val="20"/>
              </w:rPr>
            </w:pPr>
            <w:del w:id="3283" w:author="Xin Li" w:date="2026-08-22T14:34:00Z" w16du:dateUtc="2026-08-22T06:34:00Z">
              <w:r w:rsidRPr="00015210" w:rsidDel="00065266">
                <w:rPr>
                  <w:color w:val="000000"/>
                  <w:sz w:val="20"/>
                  <w:szCs w:val="20"/>
                </w:rPr>
                <w:delText>√</w:delText>
              </w:r>
            </w:del>
          </w:p>
        </w:tc>
      </w:tr>
      <w:tr w:rsidR="00F045BB" w:rsidRPr="00015210" w:rsidDel="00065266" w14:paraId="281BCD16" w14:textId="4E78AAF6" w:rsidTr="00417957">
        <w:trPr>
          <w:jc w:val="center"/>
          <w:del w:id="3284" w:author="Xin Li" w:date="2026-08-22T14:34:00Z"/>
          <w:trPrChange w:id="3285" w:author="Xin Li" w:date="2026-08-22T07:59:00Z" w16du:dateUtc="2026-08-21T23:59:00Z">
            <w:trPr>
              <w:trHeight w:val="320"/>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hideMark/>
            <w:tcPrChange w:id="3286"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7A81B3C6" w14:textId="602C45A4" w:rsidR="00F045BB" w:rsidRPr="00015210" w:rsidDel="00065266" w:rsidRDefault="00F045BB">
            <w:pPr>
              <w:rPr>
                <w:del w:id="3287" w:author="Xin Li" w:date="2026-08-22T14:34:00Z" w16du:dateUtc="2026-08-22T06:34:00Z"/>
                <w:color w:val="000000"/>
                <w:sz w:val="20"/>
                <w:szCs w:val="20"/>
              </w:rPr>
            </w:pPr>
            <w:del w:id="3288" w:author="Xin Li" w:date="2026-08-22T14:34:00Z" w16du:dateUtc="2026-08-22T06:34:00Z">
              <w:r w:rsidRPr="00015210" w:rsidDel="00065266">
                <w:rPr>
                  <w:color w:val="000000"/>
                  <w:sz w:val="20"/>
                  <w:szCs w:val="20"/>
                </w:rPr>
                <w:delText>questioner random effect</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289"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5CDA9F80" w14:textId="36F7AE1B" w:rsidR="00F045BB" w:rsidRPr="00015210" w:rsidDel="00065266" w:rsidRDefault="00F045BB">
            <w:pPr>
              <w:jc w:val="center"/>
              <w:rPr>
                <w:del w:id="3290" w:author="Xin Li" w:date="2026-08-22T14:34:00Z" w16du:dateUtc="2026-08-22T06:34:00Z"/>
                <w:color w:val="000000"/>
                <w:sz w:val="20"/>
                <w:szCs w:val="20"/>
              </w:rPr>
            </w:pPr>
            <w:del w:id="3291" w:author="Xin Li" w:date="2026-08-22T14:34:00Z" w16du:dateUtc="2026-08-22T06:34:00Z">
              <w:r w:rsidRPr="00015210" w:rsidDel="00065266">
                <w:rPr>
                  <w:color w:val="000000"/>
                  <w:sz w:val="20"/>
                  <w:szCs w:val="20"/>
                </w:rPr>
                <w:delText> </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292"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4A25D2FB" w14:textId="48BE7AC5" w:rsidR="00F045BB" w:rsidRPr="00015210" w:rsidDel="00065266" w:rsidRDefault="00F045BB">
            <w:pPr>
              <w:jc w:val="center"/>
              <w:rPr>
                <w:del w:id="3293" w:author="Xin Li" w:date="2026-08-22T14:34:00Z" w16du:dateUtc="2026-08-22T06:34:00Z"/>
                <w:color w:val="000000"/>
                <w:sz w:val="20"/>
                <w:szCs w:val="20"/>
              </w:rPr>
            </w:pPr>
            <w:del w:id="3294" w:author="Xin Li" w:date="2026-08-22T14:34:00Z" w16du:dateUtc="2026-08-22T06:34:00Z">
              <w:r w:rsidRPr="00015210" w:rsidDel="00065266">
                <w:rPr>
                  <w:color w:val="000000"/>
                  <w:sz w:val="20"/>
                  <w:szCs w:val="20"/>
                </w:rPr>
                <w:delText>√</w:delText>
              </w:r>
            </w:del>
          </w:p>
        </w:tc>
      </w:tr>
      <w:tr w:rsidR="00F045BB" w:rsidRPr="00015210" w:rsidDel="00065266" w14:paraId="688DC101" w14:textId="2D51BB8D" w:rsidTr="00417957">
        <w:trPr>
          <w:jc w:val="center"/>
          <w:del w:id="3295" w:author="Xin Li" w:date="2026-08-22T14:34:00Z"/>
          <w:trPrChange w:id="3296"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97"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D97A008" w14:textId="66820CEE" w:rsidR="00F045BB" w:rsidRPr="00015210" w:rsidDel="00065266" w:rsidRDefault="00F045BB">
            <w:pPr>
              <w:rPr>
                <w:del w:id="3298" w:author="Xin Li" w:date="2026-08-22T14:34:00Z" w16du:dateUtc="2026-08-22T06:34:00Z"/>
                <w:color w:val="000000"/>
                <w:sz w:val="20"/>
                <w:szCs w:val="20"/>
              </w:rPr>
            </w:pPr>
            <w:del w:id="3299" w:author="Xin Li" w:date="2026-08-22T14:34:00Z" w16du:dateUtc="2026-08-22T06:34:00Z">
              <w:r w:rsidRPr="00015210" w:rsidDel="00065266">
                <w:rPr>
                  <w:color w:val="000000"/>
                  <w:sz w:val="20"/>
                  <w:szCs w:val="20"/>
                </w:rPr>
                <w:delText>N</w:delText>
              </w:r>
            </w:del>
          </w:p>
        </w:tc>
        <w:tc>
          <w:tcPr>
            <w:tcW w:w="0" w:type="auto"/>
            <w:tcBorders>
              <w:top w:val="nil"/>
              <w:left w:val="nil"/>
              <w:bottom w:val="nil"/>
              <w:right w:val="nil"/>
            </w:tcBorders>
            <w:noWrap/>
            <w:tcMar>
              <w:top w:w="15" w:type="dxa"/>
              <w:left w:w="15" w:type="dxa"/>
              <w:bottom w:w="0" w:type="dxa"/>
              <w:right w:w="15" w:type="dxa"/>
            </w:tcMar>
            <w:hideMark/>
            <w:tcPrChange w:id="3300"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CE320FB" w14:textId="2735A2DF" w:rsidR="00F045BB" w:rsidRPr="00015210" w:rsidDel="00065266" w:rsidRDefault="00F045BB">
            <w:pPr>
              <w:jc w:val="center"/>
              <w:rPr>
                <w:del w:id="3301" w:author="Xin Li" w:date="2026-08-22T14:34:00Z" w16du:dateUtc="2026-08-22T06:34:00Z"/>
                <w:color w:val="000000"/>
                <w:sz w:val="20"/>
                <w:szCs w:val="20"/>
              </w:rPr>
            </w:pPr>
            <w:del w:id="3302" w:author="Xin Li" w:date="2026-08-22T14:34:00Z" w16du:dateUtc="2026-08-22T06:34:00Z">
              <w:r w:rsidRPr="00015210" w:rsidDel="00065266">
                <w:rPr>
                  <w:color w:val="000000"/>
                  <w:sz w:val="20"/>
                  <w:szCs w:val="20"/>
                </w:rPr>
                <w:delText>2,726</w:delText>
              </w:r>
            </w:del>
          </w:p>
        </w:tc>
        <w:tc>
          <w:tcPr>
            <w:tcW w:w="0" w:type="auto"/>
            <w:tcBorders>
              <w:top w:val="nil"/>
              <w:left w:val="nil"/>
              <w:bottom w:val="nil"/>
              <w:right w:val="nil"/>
            </w:tcBorders>
            <w:noWrap/>
            <w:tcMar>
              <w:top w:w="15" w:type="dxa"/>
              <w:left w:w="15" w:type="dxa"/>
              <w:bottom w:w="0" w:type="dxa"/>
              <w:right w:w="15" w:type="dxa"/>
            </w:tcMar>
            <w:hideMark/>
            <w:tcPrChange w:id="3303"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075215D" w14:textId="17D04E1F" w:rsidR="00F045BB" w:rsidRPr="00015210" w:rsidDel="00065266" w:rsidRDefault="00F045BB">
            <w:pPr>
              <w:jc w:val="center"/>
              <w:rPr>
                <w:del w:id="3304" w:author="Xin Li" w:date="2026-08-22T14:34:00Z" w16du:dateUtc="2026-08-22T06:34:00Z"/>
                <w:color w:val="000000"/>
                <w:sz w:val="20"/>
                <w:szCs w:val="20"/>
              </w:rPr>
            </w:pPr>
            <w:del w:id="3305" w:author="Xin Li" w:date="2026-08-22T14:34:00Z" w16du:dateUtc="2026-08-22T06:34:00Z">
              <w:r w:rsidRPr="00015210" w:rsidDel="00065266">
                <w:rPr>
                  <w:color w:val="000000"/>
                  <w:sz w:val="20"/>
                  <w:szCs w:val="20"/>
                </w:rPr>
                <w:delText>2,726</w:delText>
              </w:r>
            </w:del>
          </w:p>
        </w:tc>
      </w:tr>
      <w:tr w:rsidR="00F045BB" w:rsidRPr="00015210" w:rsidDel="00065266" w14:paraId="39DEBEA6" w14:textId="001A6D02" w:rsidTr="00417957">
        <w:trPr>
          <w:jc w:val="center"/>
          <w:del w:id="3306" w:author="Xin Li" w:date="2026-08-22T14:34:00Z"/>
          <w:trPrChange w:id="3307"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308"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1322380" w14:textId="72040392" w:rsidR="00F045BB" w:rsidRPr="00015210" w:rsidDel="00065266" w:rsidRDefault="00F045BB">
            <w:pPr>
              <w:rPr>
                <w:del w:id="3309" w:author="Xin Li" w:date="2026-08-22T14:34:00Z" w16du:dateUtc="2026-08-22T06:34:00Z"/>
                <w:color w:val="000000"/>
                <w:sz w:val="20"/>
                <w:szCs w:val="20"/>
              </w:rPr>
            </w:pPr>
            <w:del w:id="3310" w:author="Xin Li" w:date="2026-08-22T14:34:00Z" w16du:dateUtc="2026-08-22T06:34:00Z">
              <w:r w:rsidRPr="00015210" w:rsidDel="00065266">
                <w:rPr>
                  <w:color w:val="000000"/>
                  <w:sz w:val="20"/>
                  <w:szCs w:val="20"/>
                </w:rPr>
                <w:delText>AIC</w:delText>
              </w:r>
            </w:del>
          </w:p>
        </w:tc>
        <w:tc>
          <w:tcPr>
            <w:tcW w:w="0" w:type="auto"/>
            <w:tcBorders>
              <w:top w:val="nil"/>
              <w:left w:val="nil"/>
              <w:bottom w:val="nil"/>
              <w:right w:val="nil"/>
            </w:tcBorders>
            <w:noWrap/>
            <w:tcMar>
              <w:top w:w="15" w:type="dxa"/>
              <w:left w:w="15" w:type="dxa"/>
              <w:bottom w:w="0" w:type="dxa"/>
              <w:right w:w="15" w:type="dxa"/>
            </w:tcMar>
            <w:hideMark/>
            <w:tcPrChange w:id="3311"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B889AB4" w14:textId="1F09DFF8" w:rsidR="00F045BB" w:rsidRPr="00015210" w:rsidDel="00065266" w:rsidRDefault="00F045BB">
            <w:pPr>
              <w:rPr>
                <w:del w:id="3312"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3313"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62A39D84" w14:textId="6C1516D9" w:rsidR="00F045BB" w:rsidRPr="00015210" w:rsidDel="00065266" w:rsidRDefault="00F045BB">
            <w:pPr>
              <w:jc w:val="center"/>
              <w:rPr>
                <w:del w:id="3314" w:author="Xin Li" w:date="2026-08-22T14:34:00Z" w16du:dateUtc="2026-08-22T06:34:00Z"/>
                <w:color w:val="000000"/>
                <w:sz w:val="20"/>
                <w:szCs w:val="20"/>
              </w:rPr>
            </w:pPr>
            <w:del w:id="3315" w:author="Xin Li" w:date="2026-08-22T14:34:00Z" w16du:dateUtc="2026-08-22T06:34:00Z">
              <w:r w:rsidRPr="00015210" w:rsidDel="00065266">
                <w:rPr>
                  <w:color w:val="000000"/>
                  <w:sz w:val="20"/>
                  <w:szCs w:val="20"/>
                </w:rPr>
                <w:delText>11959.154</w:delText>
              </w:r>
            </w:del>
          </w:p>
        </w:tc>
      </w:tr>
      <w:tr w:rsidR="00F045BB" w:rsidRPr="00015210" w:rsidDel="00065266" w14:paraId="19345C37" w14:textId="5B1A66F9" w:rsidTr="00417957">
        <w:trPr>
          <w:jc w:val="center"/>
          <w:del w:id="3316" w:author="Xin Li" w:date="2026-08-22T14:34:00Z"/>
          <w:trPrChange w:id="3317"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318"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144BD26" w14:textId="493F57F5" w:rsidR="00F045BB" w:rsidRPr="00015210" w:rsidDel="00065266" w:rsidRDefault="00F045BB">
            <w:pPr>
              <w:rPr>
                <w:del w:id="3319" w:author="Xin Li" w:date="2026-08-22T14:34:00Z" w16du:dateUtc="2026-08-22T06:34:00Z"/>
                <w:color w:val="000000"/>
                <w:sz w:val="20"/>
                <w:szCs w:val="20"/>
              </w:rPr>
            </w:pPr>
            <w:del w:id="3320" w:author="Xin Li" w:date="2026-08-22T14:34:00Z" w16du:dateUtc="2026-08-22T06:34:00Z">
              <w:r w:rsidRPr="00015210" w:rsidDel="00065266">
                <w:rPr>
                  <w:color w:val="000000"/>
                  <w:sz w:val="20"/>
                  <w:szCs w:val="20"/>
                </w:rPr>
                <w:delText>BIC</w:delText>
              </w:r>
            </w:del>
          </w:p>
        </w:tc>
        <w:tc>
          <w:tcPr>
            <w:tcW w:w="0" w:type="auto"/>
            <w:tcBorders>
              <w:top w:val="nil"/>
              <w:left w:val="nil"/>
              <w:bottom w:val="nil"/>
              <w:right w:val="nil"/>
            </w:tcBorders>
            <w:noWrap/>
            <w:tcMar>
              <w:top w:w="15" w:type="dxa"/>
              <w:left w:w="15" w:type="dxa"/>
              <w:bottom w:w="0" w:type="dxa"/>
              <w:right w:w="15" w:type="dxa"/>
            </w:tcMar>
            <w:hideMark/>
            <w:tcPrChange w:id="3321"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519224A" w14:textId="1E1E2F6C" w:rsidR="00F045BB" w:rsidRPr="00015210" w:rsidDel="00065266" w:rsidRDefault="00F045BB">
            <w:pPr>
              <w:rPr>
                <w:del w:id="3322"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3323"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0452F4D" w14:textId="41AE69B7" w:rsidR="00F045BB" w:rsidRPr="00015210" w:rsidDel="00065266" w:rsidRDefault="00F045BB">
            <w:pPr>
              <w:jc w:val="center"/>
              <w:rPr>
                <w:del w:id="3324" w:author="Xin Li" w:date="2026-08-22T14:34:00Z" w16du:dateUtc="2026-08-22T06:34:00Z"/>
                <w:color w:val="000000"/>
                <w:sz w:val="20"/>
                <w:szCs w:val="20"/>
              </w:rPr>
            </w:pPr>
            <w:del w:id="3325" w:author="Xin Li" w:date="2026-08-22T14:34:00Z" w16du:dateUtc="2026-08-22T06:34:00Z">
              <w:r w:rsidRPr="00015210" w:rsidDel="00065266">
                <w:rPr>
                  <w:color w:val="000000"/>
                  <w:sz w:val="20"/>
                  <w:szCs w:val="20"/>
                </w:rPr>
                <w:delText>13088.076</w:delText>
              </w:r>
            </w:del>
          </w:p>
        </w:tc>
      </w:tr>
      <w:tr w:rsidR="00F045BB" w:rsidRPr="00015210" w:rsidDel="00065266" w14:paraId="60EC5684" w14:textId="43AC1BAB" w:rsidTr="00417957">
        <w:trPr>
          <w:jc w:val="center"/>
          <w:del w:id="3326" w:author="Xin Li" w:date="2026-08-22T14:34:00Z"/>
          <w:trPrChange w:id="3327" w:author="Xin Li" w:date="2026-08-22T07:59:00Z" w16du:dateUtc="2026-08-21T23:59:00Z">
            <w:trPr>
              <w:trHeight w:val="320"/>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hideMark/>
            <w:tcPrChange w:id="3328"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08C26926" w14:textId="0F085C9A" w:rsidR="00F045BB" w:rsidRPr="00015210" w:rsidDel="00065266" w:rsidRDefault="00F045BB">
            <w:pPr>
              <w:rPr>
                <w:del w:id="3329" w:author="Xin Li" w:date="2026-08-22T14:34:00Z" w16du:dateUtc="2026-08-22T06:34:00Z"/>
                <w:color w:val="000000"/>
                <w:sz w:val="20"/>
                <w:szCs w:val="20"/>
              </w:rPr>
            </w:pPr>
            <w:del w:id="3330" w:author="Xin Li" w:date="2026-08-22T14:34:00Z" w16du:dateUtc="2026-08-22T06:34:00Z">
              <w:r w:rsidRPr="00015210" w:rsidDel="00065266">
                <w:rPr>
                  <w:color w:val="000000"/>
                  <w:sz w:val="20"/>
                  <w:szCs w:val="20"/>
                </w:rPr>
                <w:delText>log likelihood</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331"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25488F01" w14:textId="64E31F3D" w:rsidR="00F045BB" w:rsidRPr="00015210" w:rsidDel="00065266" w:rsidRDefault="00F045BB">
            <w:pPr>
              <w:rPr>
                <w:del w:id="3332" w:author="Xin Li" w:date="2026-08-22T14:34:00Z" w16du:dateUtc="2026-08-22T06:34:00Z"/>
                <w:rFonts w:ascii="Georgia" w:hAnsi="Georgia"/>
                <w:color w:val="000000"/>
                <w:sz w:val="20"/>
                <w:szCs w:val="20"/>
              </w:rPr>
            </w:pPr>
            <w:del w:id="3333" w:author="Xin Li" w:date="2026-08-22T14:34:00Z" w16du:dateUtc="2026-08-22T06:34:00Z">
              <w:r w:rsidRPr="00015210" w:rsidDel="00065266">
                <w:rPr>
                  <w:rFonts w:ascii="Georgia" w:hAnsi="Georgia"/>
                  <w:color w:val="000000"/>
                  <w:sz w:val="20"/>
                  <w:szCs w:val="20"/>
                </w:rPr>
                <w:delText> </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334"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6BA2D5AE" w14:textId="3F809A4C" w:rsidR="00F045BB" w:rsidRPr="00015210" w:rsidDel="00065266" w:rsidRDefault="00F045BB">
            <w:pPr>
              <w:jc w:val="center"/>
              <w:rPr>
                <w:del w:id="3335" w:author="Xin Li" w:date="2026-08-22T14:34:00Z" w16du:dateUtc="2026-08-22T06:34:00Z"/>
                <w:color w:val="000000"/>
                <w:sz w:val="20"/>
                <w:szCs w:val="20"/>
              </w:rPr>
            </w:pPr>
            <w:del w:id="3336" w:author="Xin Li" w:date="2026-08-22T14:34:00Z" w16du:dateUtc="2026-08-22T06:34:00Z">
              <w:r w:rsidRPr="00015210" w:rsidDel="00065266">
                <w:rPr>
                  <w:color w:val="000000"/>
                  <w:sz w:val="20"/>
                  <w:szCs w:val="20"/>
                </w:rPr>
                <w:delText>-5788.577</w:delText>
              </w:r>
            </w:del>
          </w:p>
        </w:tc>
      </w:tr>
    </w:tbl>
    <w:p w14:paraId="35F16DD8" w14:textId="390100F0" w:rsidR="00C816AB" w:rsidRPr="00015210" w:rsidDel="00065266" w:rsidRDefault="00F045BB" w:rsidP="00374352">
      <w:pPr>
        <w:pStyle w:val="Notes"/>
        <w:rPr>
          <w:del w:id="3337" w:author="Xin Li" w:date="2026-08-22T14:34:00Z" w16du:dateUtc="2026-08-22T06:34:00Z"/>
        </w:rPr>
      </w:pPr>
      <w:del w:id="3338" w:author="Xin Li" w:date="2026-08-22T14:34:00Z" w16du:dateUtc="2026-08-22T06:34:00Z">
        <w:r w:rsidRPr="00015210" w:rsidDel="00065266">
          <w:rPr>
            <w:i/>
            <w:iCs/>
          </w:rPr>
          <w:delText xml:space="preserve"> </w:delText>
        </w:r>
        <w:r w:rsidR="00374352" w:rsidRPr="00015210" w:rsidDel="00065266">
          <w:rPr>
            <w:i/>
            <w:iCs/>
          </w:rPr>
          <w:delText>Notes.</w:delText>
        </w:r>
        <w:r w:rsidR="00374352" w:rsidRPr="00015210" w:rsidDel="00065266">
          <w:delText xml:space="preserve"> Standard errors in parentheses. </w:delText>
        </w:r>
        <w:r w:rsidR="00374352" w:rsidRPr="00015210" w:rsidDel="00065266">
          <w:rPr>
            <w:rFonts w:ascii="Courier New" w:hAnsi="Courier New" w:cs="Courier New"/>
          </w:rPr>
          <w:delText>.</w:delText>
        </w:r>
        <w:r w:rsidR="00374352" w:rsidRPr="00015210" w:rsidDel="00065266">
          <w:delText xml:space="preserve"> p&lt;0.1, </w:delText>
        </w:r>
        <w:r w:rsidR="00374352" w:rsidRPr="00015210" w:rsidDel="00065266">
          <w:rPr>
            <w:rFonts w:ascii="Courier New" w:hAnsi="Courier New" w:cs="Courier New"/>
          </w:rPr>
          <w:delText>*</w:delText>
        </w:r>
        <w:r w:rsidR="00374352" w:rsidRPr="00015210" w:rsidDel="00065266">
          <w:delText xml:space="preserve"> p&lt;0.05, </w:delText>
        </w:r>
        <w:r w:rsidR="00374352" w:rsidRPr="00015210" w:rsidDel="00065266">
          <w:rPr>
            <w:rFonts w:ascii="Courier New" w:hAnsi="Courier New" w:cs="Courier New"/>
          </w:rPr>
          <w:delText>**</w:delText>
        </w:r>
        <w:r w:rsidR="00374352" w:rsidRPr="00015210" w:rsidDel="00065266">
          <w:delText xml:space="preserve"> p&lt;0.01, </w:delText>
        </w:r>
        <w:r w:rsidR="00374352" w:rsidRPr="00015210" w:rsidDel="00065266">
          <w:rPr>
            <w:rFonts w:ascii="Courier New" w:hAnsi="Courier New" w:cs="Courier New"/>
          </w:rPr>
          <w:delText>***</w:delText>
        </w:r>
        <w:r w:rsidR="00374352" w:rsidRPr="00015210" w:rsidDel="00065266">
          <w:delText xml:space="preserve"> p&lt;0.001.</w:delText>
        </w:r>
      </w:del>
    </w:p>
    <w:p w14:paraId="0A0FD236" w14:textId="372FE850" w:rsidR="00C816AB" w:rsidRPr="00015210" w:rsidRDefault="00C816AB" w:rsidP="000E4EEB">
      <w:pPr>
        <w:pStyle w:val="Heading3"/>
      </w:pPr>
      <w:r w:rsidRPr="00015210">
        <w:t>Alternative Time Frames</w:t>
      </w:r>
    </w:p>
    <w:p w14:paraId="3530F789" w14:textId="19C0A174" w:rsidR="00374352" w:rsidRPr="00015210" w:rsidRDefault="00C816AB" w:rsidP="00374352">
      <w:pPr>
        <w:pStyle w:val="Paragraph0"/>
        <w:rPr>
          <w:color w:val="000000"/>
        </w:rPr>
      </w:pPr>
      <w:r w:rsidRPr="00015210">
        <w:t xml:space="preserve">Table </w:t>
      </w:r>
      <w:del w:id="3339" w:author="Xin Li" w:date="2026-08-22T13:41:00Z" w16du:dateUtc="2026-08-22T05:41:00Z">
        <w:r w:rsidR="004D1041" w:rsidRPr="00015210" w:rsidDel="00745A6A">
          <w:delText>9</w:delText>
        </w:r>
        <w:r w:rsidRPr="00015210" w:rsidDel="00745A6A">
          <w:delText xml:space="preserve"> </w:delText>
        </w:r>
      </w:del>
      <w:r w:rsidR="00144EC0">
        <w:t>6</w:t>
      </w:r>
      <w:ins w:id="3340" w:author="Xin Li" w:date="2026-08-22T13:41:00Z" w16du:dateUtc="2026-08-22T05:41:00Z">
        <w:r w:rsidR="00745A6A" w:rsidRPr="00015210">
          <w:t xml:space="preserve"> </w:t>
        </w:r>
      </w:ins>
      <w:r w:rsidRPr="00015210">
        <w:t>examines robustness to alternative time frames. Columns 1-</w:t>
      </w:r>
      <w:ins w:id="3341" w:author="Xin Li" w:date="2026-08-22T15:59:00Z" w16du:dateUtc="2026-08-22T07:59:00Z">
        <w:r w:rsidR="00DF063F">
          <w:t>3</w:t>
        </w:r>
      </w:ins>
      <w:del w:id="3342" w:author="Xin Li" w:date="2026-08-22T15:59:00Z" w16du:dateUtc="2026-08-22T07:59:00Z">
        <w:r w:rsidRPr="00015210" w:rsidDel="00DF063F">
          <w:delText>4</w:delText>
        </w:r>
      </w:del>
      <w:r w:rsidRPr="00015210">
        <w:t xml:space="preserve"> vary the window for counting human answers from</w:t>
      </w:r>
      <w:r w:rsidR="00DF063F">
        <w:t xml:space="preserve"> </w:t>
      </w:r>
      <w:ins w:id="3343" w:author="Xin Li" w:date="2026-08-22T15:57:00Z" w16du:dateUtc="2026-08-22T07:57:00Z">
        <w:r w:rsidR="00DF063F">
          <w:t>7 days in the main model to 3</w:t>
        </w:r>
      </w:ins>
      <w:ins w:id="3344" w:author="Xin Li" w:date="2026-08-22T15:58:00Z" w16du:dateUtc="2026-08-22T07:58:00Z">
        <w:r w:rsidR="00DF063F">
          <w:t xml:space="preserve"> days</w:t>
        </w:r>
      </w:ins>
      <w:ins w:id="3345" w:author="Xin Li" w:date="2026-08-22T15:57:00Z" w16du:dateUtc="2026-08-22T07:57:00Z">
        <w:r w:rsidR="00DF063F">
          <w:t>, 14</w:t>
        </w:r>
      </w:ins>
      <w:ins w:id="3346" w:author="Xin Li" w:date="2026-08-22T15:58:00Z" w16du:dateUtc="2026-08-22T07:58:00Z">
        <w:r w:rsidR="00DF063F">
          <w:t xml:space="preserve"> days</w:t>
        </w:r>
      </w:ins>
      <w:ins w:id="3347" w:author="Xin Li" w:date="2026-08-22T15:57:00Z" w16du:dateUtc="2026-08-22T07:57:00Z">
        <w:r w:rsidR="00DF063F">
          <w:t xml:space="preserve">, </w:t>
        </w:r>
      </w:ins>
      <w:ins w:id="3348" w:author="Xin Li" w:date="2026-08-22T15:58:00Z" w16du:dateUtc="2026-08-22T07:58:00Z">
        <w:r w:rsidR="00DF063F">
          <w:t>and</w:t>
        </w:r>
      </w:ins>
      <w:r w:rsidRPr="00015210">
        <w:t xml:space="preserve"> the full observation period </w:t>
      </w:r>
      <w:del w:id="3349" w:author="Xin Li" w:date="2026-08-22T15:58:00Z" w16du:dateUtc="2026-08-22T07:58:00Z">
        <w:r w:rsidRPr="00015210" w:rsidDel="00DF063F">
          <w:delText xml:space="preserve">to 3, 7, and 14 days </w:delText>
        </w:r>
      </w:del>
      <w:r w:rsidRPr="00015210">
        <w:t xml:space="preserve">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0D7AE002" w:rsidR="00D63883" w:rsidRPr="00015210" w:rsidRDefault="00C816AB" w:rsidP="00D63883">
      <w:pPr>
        <w:pStyle w:val="Paragraph0"/>
      </w:pPr>
      <w:bookmarkStart w:id="3350" w:name="OLE_LINK19"/>
      <w:r w:rsidRPr="00015210">
        <w:t xml:space="preserve">Columns </w:t>
      </w:r>
      <w:ins w:id="3351" w:author="Xin Li" w:date="2026-08-22T15:59:00Z" w16du:dateUtc="2026-08-22T07:59:00Z">
        <w:r w:rsidR="00DF063F">
          <w:t>4</w:t>
        </w:r>
      </w:ins>
      <w:del w:id="3352" w:author="Xin Li" w:date="2026-08-22T15:59:00Z" w16du:dateUtc="2026-08-22T07:59:00Z">
        <w:r w:rsidRPr="00015210" w:rsidDel="00DF063F">
          <w:delText>5</w:delText>
        </w:r>
      </w:del>
      <w:r w:rsidRPr="00015210">
        <w:t>-</w:t>
      </w:r>
      <w:ins w:id="3353" w:author="Xin Li" w:date="2026-08-22T15:59:00Z" w16du:dateUtc="2026-08-22T07:59:00Z">
        <w:r w:rsidR="00DF063F">
          <w:t>6</w:t>
        </w:r>
      </w:ins>
      <w:del w:id="3354" w:author="Xin Li" w:date="2026-08-22T15:59:00Z" w16du:dateUtc="2026-08-22T07:59:00Z">
        <w:r w:rsidRPr="00015210" w:rsidDel="00DF063F">
          <w:delText>7</w:delText>
        </w:r>
      </w:del>
      <w:r w:rsidRPr="00015210">
        <w:t xml:space="preserve"> restrict the sample to questions posted within the first 30, 60, and 90 days after the experiment began.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0F36EF17" w:rsidR="00C816AB" w:rsidRPr="00015210" w:rsidRDefault="00C816AB" w:rsidP="00D63883">
      <w:pPr>
        <w:pStyle w:val="Paragraph0"/>
      </w:pPr>
      <w:r w:rsidRPr="00015210">
        <w:t xml:space="preserve">The 30-day window (Column </w:t>
      </w:r>
      <w:ins w:id="3355" w:author="Xin Li" w:date="2026-08-22T16:00:00Z" w16du:dateUtc="2026-08-22T08:00:00Z">
        <w:r w:rsidR="00DF063F">
          <w:t>4</w:t>
        </w:r>
      </w:ins>
      <w:del w:id="3356" w:author="Xin Li" w:date="2026-08-22T16:00:00Z" w16du:dateUtc="2026-08-22T08:00:00Z">
        <w:r w:rsidRPr="00015210" w:rsidDel="00DF063F">
          <w:delText>5</w:delText>
        </w:r>
      </w:del>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w:t>
      </w:r>
      <w:r w:rsidRPr="00015210">
        <w:lastRenderedPageBreak/>
        <w:t xml:space="preserve">(Columns </w:t>
      </w:r>
      <w:ins w:id="3357" w:author="Xin Li" w:date="2026-08-22T16:00:00Z" w16du:dateUtc="2026-08-22T08:00:00Z">
        <w:r w:rsidR="00DF063F">
          <w:t>5-</w:t>
        </w:r>
      </w:ins>
      <w:r w:rsidRPr="00015210">
        <w:t>6</w:t>
      </w:r>
      <w:del w:id="3358" w:author="Xin Li" w:date="2026-08-22T16:00:00Z" w16du:dateUtc="2026-08-22T08:00:00Z">
        <w:r w:rsidRPr="00015210" w:rsidDel="00DF063F">
          <w:delText>-7</w:delText>
        </w:r>
      </w:del>
      <w:r w:rsidRPr="00015210">
        <w:t>,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38D3EA0E" w:rsidR="00F045BB" w:rsidRPr="00015210" w:rsidRDefault="00C816AB">
      <w:pPr>
        <w:pStyle w:val="TableFiguretitle"/>
        <w:keepNext/>
        <w:pPrChange w:id="3359" w:author="Xin Li" w:date="2026-08-22T15:59:00Z" w16du:dateUtc="2026-08-22T07:59:00Z">
          <w:pPr>
            <w:pStyle w:val="TableFiguretitle"/>
          </w:pPr>
        </w:pPrChange>
      </w:pPr>
      <w:bookmarkStart w:id="3360" w:name="_Ref210248973"/>
      <w:r w:rsidRPr="00015210">
        <w:t xml:space="preserve">Table </w:t>
      </w:r>
      <w:bookmarkEnd w:id="3360"/>
      <w:del w:id="3361" w:author="Xin Li" w:date="2026-08-22T13:42:00Z" w16du:dateUtc="2026-08-22T05:42:00Z">
        <w:r w:rsidR="004D1041" w:rsidRPr="00015210" w:rsidDel="00745A6A">
          <w:delText>9</w:delText>
        </w:r>
      </w:del>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Change w:id="3362" w:author="Xin Li" w:date="2026-08-22T15:58:00Z" w16du:dateUtc="2026-08-22T07:58:00Z">
          <w:tblPr>
            <w:tblW w:w="0" w:type="auto"/>
            <w:jc w:val="center"/>
            <w:tblCellMar>
              <w:left w:w="0" w:type="dxa"/>
              <w:right w:w="0" w:type="dxa"/>
            </w:tblCellMar>
            <w:tblLook w:val="04A0" w:firstRow="1" w:lastRow="0" w:firstColumn="1" w:lastColumn="0" w:noHBand="0" w:noVBand="1"/>
          </w:tblPr>
        </w:tblPrChange>
      </w:tblPr>
      <w:tblGrid>
        <w:gridCol w:w="1564"/>
        <w:gridCol w:w="895"/>
        <w:gridCol w:w="1015"/>
        <w:gridCol w:w="1015"/>
        <w:gridCol w:w="1264"/>
        <w:gridCol w:w="1264"/>
        <w:gridCol w:w="1264"/>
        <w:tblGridChange w:id="3363">
          <w:tblGrid>
            <w:gridCol w:w="1564"/>
            <w:gridCol w:w="895"/>
            <w:gridCol w:w="1015"/>
            <w:gridCol w:w="1015"/>
            <w:gridCol w:w="1264"/>
            <w:gridCol w:w="1264"/>
            <w:gridCol w:w="1264"/>
          </w:tblGrid>
        </w:tblGridChange>
      </w:tblGrid>
      <w:tr w:rsidR="00DB0101" w:rsidRPr="00015210" w14:paraId="046CA110" w14:textId="77777777" w:rsidTr="00DF063F">
        <w:trPr>
          <w:cantSplit/>
          <w:jc w:val="center"/>
          <w:trPrChange w:id="3364" w:author="Xin Li" w:date="2026-08-22T15:58:00Z" w16du:dateUtc="2026-08-22T07:58:00Z">
            <w:trPr>
              <w:jc w:val="center"/>
            </w:trPr>
          </w:trPrChange>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Change w:id="3365" w:author="Xin Li" w:date="2026-08-22T15:58:00Z" w16du:dateUtc="2026-08-22T07:58: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6"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7"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8"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9"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70"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71"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F063F">
        <w:trPr>
          <w:cantSplit/>
          <w:trHeight w:val="475"/>
          <w:jc w:val="center"/>
          <w:trPrChange w:id="3372" w:author="Xin Li" w:date="2026-08-22T15:58:00Z" w16du:dateUtc="2026-08-22T07:58:00Z">
            <w:trPr>
              <w:trHeight w:val="475"/>
              <w:jc w:val="center"/>
            </w:trPr>
          </w:trPrChange>
        </w:trPr>
        <w:tc>
          <w:tcPr>
            <w:tcW w:w="0" w:type="auto"/>
            <w:vMerge/>
            <w:tcBorders>
              <w:top w:val="single" w:sz="4" w:space="0" w:color="auto"/>
              <w:left w:val="nil"/>
              <w:bottom w:val="nil"/>
              <w:right w:val="nil"/>
            </w:tcBorders>
            <w:vAlign w:val="center"/>
            <w:hideMark/>
            <w:tcPrChange w:id="3373" w:author="Xin Li" w:date="2026-08-22T15:58:00Z" w16du:dateUtc="2026-08-22T07:58: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Change w:id="3374" w:author="Xin Li" w:date="2026-08-22T15:58:00Z" w16du:dateUtc="2026-08-22T07:58:00Z">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77777777" w:rsidR="00DB0101" w:rsidRPr="00015210" w:rsidRDefault="00DB0101">
            <w:pPr>
              <w:jc w:val="center"/>
              <w:rPr>
                <w:color w:val="000000"/>
                <w:sz w:val="20"/>
                <w:szCs w:val="20"/>
              </w:rPr>
            </w:pPr>
            <w:r w:rsidRPr="00015210">
              <w:rPr>
                <w:color w:val="000000"/>
                <w:sz w:val="20"/>
                <w:szCs w:val="20"/>
              </w:rPr>
              <w:t>DV: Log(answer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Change w:id="3375" w:author="Xin Li" w:date="2026-08-22T15:58:00Z" w16du:dateUtc="2026-08-22T07:58:00Z">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77777777" w:rsidR="00DB0101" w:rsidRPr="00015210" w:rsidRDefault="00DB0101">
            <w:pPr>
              <w:jc w:val="center"/>
              <w:rPr>
                <w:color w:val="000000"/>
                <w:sz w:val="20"/>
                <w:szCs w:val="20"/>
              </w:rPr>
            </w:pPr>
            <w:r w:rsidRPr="00015210">
              <w:rPr>
                <w:color w:val="000000"/>
                <w:sz w:val="20"/>
                <w:szCs w:val="20"/>
              </w:rPr>
              <w:t>DV: Log(answer number in 7 days)</w:t>
            </w:r>
          </w:p>
        </w:tc>
      </w:tr>
      <w:tr w:rsidR="00DB0101" w:rsidRPr="00015210" w14:paraId="69909D5B" w14:textId="77777777" w:rsidTr="00DF063F">
        <w:trPr>
          <w:cantSplit/>
          <w:jc w:val="center"/>
          <w:trPrChange w:id="3376" w:author="Xin Li" w:date="2026-08-22T15:58:00Z" w16du:dateUtc="2026-08-22T07:58:00Z">
            <w:trPr>
              <w:jc w:val="center"/>
            </w:trPr>
          </w:trPrChange>
        </w:trPr>
        <w:tc>
          <w:tcPr>
            <w:tcW w:w="0" w:type="auto"/>
            <w:tcBorders>
              <w:top w:val="nil"/>
              <w:left w:val="nil"/>
              <w:bottom w:val="nil"/>
              <w:right w:val="nil"/>
            </w:tcBorders>
            <w:noWrap/>
            <w:tcMar>
              <w:top w:w="15" w:type="dxa"/>
              <w:left w:w="15" w:type="dxa"/>
              <w:bottom w:w="0" w:type="dxa"/>
              <w:right w:w="15" w:type="dxa"/>
            </w:tcMar>
            <w:vAlign w:val="center"/>
            <w:tcPrChange w:id="337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8"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9"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80"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81"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82"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83"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F063F">
        <w:trPr>
          <w:cantSplit/>
          <w:jc w:val="center"/>
          <w:trPrChange w:id="3384" w:author="Xin Li" w:date="2026-08-22T15:58:00Z" w16du:dateUtc="2026-08-22T07:58:00Z">
            <w:trPr>
              <w:jc w:val="center"/>
            </w:trPr>
          </w:trPrChange>
        </w:trPr>
        <w:tc>
          <w:tcPr>
            <w:tcW w:w="0" w:type="auto"/>
            <w:vMerge w:val="restart"/>
            <w:tcBorders>
              <w:top w:val="nil"/>
              <w:left w:val="nil"/>
              <w:bottom w:val="nil"/>
              <w:right w:val="nil"/>
            </w:tcBorders>
            <w:noWrap/>
            <w:tcMar>
              <w:top w:w="15" w:type="dxa"/>
              <w:left w:w="15" w:type="dxa"/>
              <w:bottom w:w="0" w:type="dxa"/>
              <w:right w:w="15" w:type="dxa"/>
            </w:tcMar>
            <w:vAlign w:val="center"/>
            <w:hideMark/>
            <w:tcPrChange w:id="3385" w:author="Xin Li" w:date="2026-08-22T15:58:00Z" w16du:dateUtc="2026-08-22T07:58: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338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Change w:id="338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Change w:id="338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Change w:id="338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Change w:id="339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Change w:id="339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F063F">
        <w:trPr>
          <w:cantSplit/>
          <w:jc w:val="center"/>
          <w:trPrChange w:id="3392" w:author="Xin Li" w:date="2026-08-22T15:58:00Z" w16du:dateUtc="2026-08-22T07:58:00Z">
            <w:trPr>
              <w:jc w:val="center"/>
            </w:trPr>
          </w:trPrChange>
        </w:trPr>
        <w:tc>
          <w:tcPr>
            <w:tcW w:w="0" w:type="auto"/>
            <w:vMerge/>
            <w:tcBorders>
              <w:top w:val="nil"/>
              <w:left w:val="nil"/>
              <w:bottom w:val="nil"/>
              <w:right w:val="nil"/>
            </w:tcBorders>
            <w:vAlign w:val="center"/>
            <w:hideMark/>
            <w:tcPrChange w:id="3393" w:author="Xin Li" w:date="2026-08-22T15:58:00Z" w16du:dateUtc="2026-08-22T07:58: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339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Change w:id="339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Change w:id="339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Change w:id="339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Change w:id="339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Change w:id="339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F063F">
        <w:trPr>
          <w:cantSplit/>
          <w:jc w:val="center"/>
          <w:trPrChange w:id="3400" w:author="Xin Li" w:date="2026-08-22T15:58:00Z" w16du:dateUtc="2026-08-22T07:58:00Z">
            <w:trPr>
              <w:jc w:val="center"/>
            </w:trPr>
          </w:trPrChange>
        </w:trPr>
        <w:tc>
          <w:tcPr>
            <w:tcW w:w="0" w:type="auto"/>
            <w:vMerge w:val="restart"/>
            <w:tcBorders>
              <w:top w:val="nil"/>
              <w:left w:val="nil"/>
              <w:bottom w:val="nil"/>
              <w:right w:val="nil"/>
            </w:tcBorders>
            <w:noWrap/>
            <w:tcMar>
              <w:top w:w="15" w:type="dxa"/>
              <w:left w:w="15" w:type="dxa"/>
              <w:bottom w:w="0" w:type="dxa"/>
              <w:right w:w="15" w:type="dxa"/>
            </w:tcMar>
            <w:vAlign w:val="center"/>
            <w:hideMark/>
            <w:tcPrChange w:id="3401" w:author="Xin Li" w:date="2026-08-22T15:58:00Z" w16du:dateUtc="2026-08-22T07:58: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340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Change w:id="340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Change w:id="340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Change w:id="340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Change w:id="340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Change w:id="340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F063F">
        <w:trPr>
          <w:cantSplit/>
          <w:jc w:val="center"/>
          <w:trPrChange w:id="3408" w:author="Xin Li" w:date="2026-08-22T15:58:00Z" w16du:dateUtc="2026-08-22T07:58:00Z">
            <w:trPr>
              <w:jc w:val="center"/>
            </w:trPr>
          </w:trPrChange>
        </w:trPr>
        <w:tc>
          <w:tcPr>
            <w:tcW w:w="0" w:type="auto"/>
            <w:vMerge/>
            <w:tcBorders>
              <w:top w:val="nil"/>
              <w:left w:val="nil"/>
              <w:bottom w:val="nil"/>
              <w:right w:val="nil"/>
            </w:tcBorders>
            <w:vAlign w:val="center"/>
            <w:hideMark/>
            <w:tcPrChange w:id="3409" w:author="Xin Li" w:date="2026-08-22T15:58:00Z" w16du:dateUtc="2026-08-22T07:58: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341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Change w:id="341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Change w:id="341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Change w:id="341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Change w:id="341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Change w:id="341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F063F">
        <w:trPr>
          <w:cantSplit/>
          <w:jc w:val="center"/>
          <w:trPrChange w:id="3416" w:author="Xin Li" w:date="2026-08-22T15:58:00Z" w16du:dateUtc="2026-08-22T07:58:00Z">
            <w:trPr>
              <w:jc w:val="center"/>
            </w:trPr>
          </w:trPrChange>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Change w:id="3417" w:author="Xin Li" w:date="2026-08-22T15:58:00Z" w16du:dateUtc="2026-08-22T07:58: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341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Change w:id="341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Change w:id="342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Change w:id="342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Change w:id="342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Change w:id="342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F063F">
        <w:trPr>
          <w:cantSplit/>
          <w:jc w:val="center"/>
          <w:trPrChange w:id="3424" w:author="Xin Li" w:date="2026-08-22T15:58:00Z" w16du:dateUtc="2026-08-22T07:58:00Z">
            <w:trPr>
              <w:jc w:val="center"/>
            </w:trPr>
          </w:trPrChange>
        </w:trPr>
        <w:tc>
          <w:tcPr>
            <w:tcW w:w="0" w:type="auto"/>
            <w:vMerge/>
            <w:tcBorders>
              <w:top w:val="nil"/>
              <w:left w:val="nil"/>
              <w:bottom w:val="single" w:sz="4" w:space="0" w:color="000000"/>
              <w:right w:val="nil"/>
            </w:tcBorders>
            <w:vAlign w:val="center"/>
            <w:hideMark/>
            <w:tcPrChange w:id="3425" w:author="Xin Li" w:date="2026-08-22T15:58:00Z" w16du:dateUtc="2026-08-22T07:58: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6"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8"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9"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0"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F063F">
        <w:trPr>
          <w:cantSplit/>
          <w:jc w:val="center"/>
          <w:trPrChange w:id="3432" w:author="Xin Li" w:date="2026-08-22T15:58:00Z" w16du:dateUtc="2026-08-22T07:58:00Z">
            <w:trPr>
              <w:jc w:val="center"/>
            </w:trPr>
          </w:trPrChange>
        </w:trPr>
        <w:tc>
          <w:tcPr>
            <w:tcW w:w="0" w:type="auto"/>
            <w:tcBorders>
              <w:top w:val="nil"/>
              <w:left w:val="nil"/>
              <w:bottom w:val="nil"/>
              <w:right w:val="nil"/>
            </w:tcBorders>
            <w:noWrap/>
            <w:tcMar>
              <w:top w:w="15" w:type="dxa"/>
              <w:left w:w="15" w:type="dxa"/>
              <w:bottom w:w="0" w:type="dxa"/>
              <w:right w:w="15" w:type="dxa"/>
            </w:tcMar>
            <w:vAlign w:val="center"/>
            <w:hideMark/>
            <w:tcPrChange w:id="343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Change w:id="343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3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3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3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3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3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F063F">
        <w:trPr>
          <w:cantSplit/>
          <w:jc w:val="center"/>
          <w:trPrChange w:id="3440" w:author="Xin Li" w:date="2026-08-22T15:58:00Z" w16du:dateUtc="2026-08-22T07:58:00Z">
            <w:trPr>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3"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4"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5"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6"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F063F">
        <w:trPr>
          <w:cantSplit/>
          <w:jc w:val="center"/>
          <w:trPrChange w:id="3448" w:author="Xin Li" w:date="2026-08-22T15:58:00Z" w16du:dateUtc="2026-08-22T07:58:00Z">
            <w:trPr>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9"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50"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5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5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53"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54"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55"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106F89FC" w:rsidR="00C816AB" w:rsidRPr="00015210" w:rsidRDefault="00F045BB" w:rsidP="00C816AB">
      <w:pPr>
        <w:pStyle w:val="Notes"/>
      </w:pPr>
      <w:r w:rsidRPr="00015210">
        <w:t xml:space="preserve"> </w:t>
      </w:r>
      <w:r w:rsidR="00374352" w:rsidRPr="00015210">
        <w:t>Notes. Standard errors in parentheses. . p&lt;0.1, * p&lt;0.05, ** p&lt;0.01, *** p&lt;0.001. In Columns 1</w:t>
      </w:r>
      <w:ins w:id="3456" w:author="Prof. LIU Ben" w:date="2026-08-26T00:37:00Z" w16du:dateUtc="2026-08-25T16:37:00Z">
        <w:r w:rsidR="001C3581">
          <w:rPr>
            <w:rFonts w:hint="eastAsia"/>
          </w:rPr>
          <w:t>-3</w:t>
        </w:r>
      </w:ins>
      <w:del w:id="3457" w:author="Prof. LIU Ben" w:date="2026-08-26T00:37:00Z" w16du:dateUtc="2026-08-25T16:37:00Z">
        <w:r w:rsidR="00374352" w:rsidRPr="00015210" w:rsidDel="001C3581">
          <w:delText xml:space="preserve"> through 4</w:delText>
        </w:r>
      </w:del>
      <w:r w:rsidR="00374352" w:rsidRPr="00015210">
        <w:t xml:space="preserve"> the dependent variable is the log of the number of human answers provided within the indicated window. In Columns </w:t>
      </w:r>
      <w:ins w:id="3458" w:author="Prof. LIU Ben" w:date="2026-08-26T00:38:00Z" w16du:dateUtc="2026-08-25T16:38:00Z">
        <w:r w:rsidR="001C3581">
          <w:rPr>
            <w:rFonts w:hint="eastAsia"/>
          </w:rPr>
          <w:t>4-6</w:t>
        </w:r>
      </w:ins>
      <w:del w:id="3459" w:author="Prof. LIU Ben" w:date="2026-08-26T00:37:00Z" w16du:dateUtc="2026-08-25T16:37:00Z">
        <w:r w:rsidR="00374352" w:rsidRPr="00015210" w:rsidDel="001C3581">
          <w:delText>5 through 7</w:delText>
        </w:r>
      </w:del>
      <w:r w:rsidR="00374352" w:rsidRPr="00015210">
        <w:t xml:space="preserve"> the dependent variable is the log of the number of human answers provided within 7 days, and the sample is restricted to questions observed for 30, 60, and 90 days.</w:t>
      </w:r>
    </w:p>
    <w:bookmarkEnd w:id="3350"/>
    <w:p w14:paraId="6392534E" w14:textId="6370A70E" w:rsidR="00374352" w:rsidRPr="00015210" w:rsidRDefault="00940A64" w:rsidP="00374352">
      <w:pPr>
        <w:pStyle w:val="Paragraph0"/>
        <w:rPr>
          <w:szCs w:val="24"/>
        </w:rPr>
      </w:pPr>
      <w:r w:rsidRPr="00015210">
        <w:t xml:space="preserve">Table </w:t>
      </w:r>
      <w:del w:id="3460" w:author="Xin Li" w:date="2026-08-22T13:42:00Z" w16du:dateUtc="2026-08-22T05:42:00Z">
        <w:r w:rsidR="004D1041" w:rsidRPr="00015210" w:rsidDel="00745A6A">
          <w:delText>10</w:delText>
        </w:r>
        <w:r w:rsidRPr="00015210" w:rsidDel="00745A6A">
          <w:delText xml:space="preserve"> </w:delText>
        </w:r>
      </w:del>
      <w:ins w:id="3461" w:author="Xin Li" w:date="2026-08-22T16:03:00Z" w16du:dateUtc="2026-08-22T08:03:00Z">
        <w:r w:rsidR="00144EC0">
          <w:t>7</w:t>
        </w:r>
      </w:ins>
      <w:ins w:id="3462" w:author="Xin Li" w:date="2026-08-22T13:42:00Z" w16du:dateUtc="2026-08-22T05:42:00Z">
        <w:r w:rsidR="00745A6A" w:rsidRPr="00015210">
          <w:t xml:space="preserve"> </w:t>
        </w:r>
      </w:ins>
      <w:r w:rsidRPr="00015210">
        <w:t xml:space="preserve">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w:t>
      </w:r>
      <w:ins w:id="3463" w:author="Prof. LIU Ben" w:date="2026-08-26T14:32:00Z" w16du:dateUtc="2026-08-26T06:32:00Z">
        <w:r w:rsidR="00143769">
          <w:rPr>
            <w:rFonts w:hint="eastAsia"/>
          </w:rPr>
          <w:t>standard setting</w:t>
        </w:r>
      </w:ins>
      <w:del w:id="3464" w:author="Prof. LIU Ben" w:date="2026-08-26T14:32:00Z" w16du:dateUtc="2026-08-26T06:32:00Z">
        <w:r w:rsidRPr="00015210" w:rsidDel="00143769">
          <w:delText>benchmark</w:delText>
        </w:r>
      </w:del>
      <w:r w:rsidRPr="00015210">
        <w:t xml:space="preserve"> relationship in H6.</w:t>
      </w:r>
    </w:p>
    <w:p w14:paraId="4E5407A4" w14:textId="424CF688" w:rsidR="00374352" w:rsidRPr="00015210" w:rsidRDefault="00374352" w:rsidP="00374352">
      <w:pPr>
        <w:pStyle w:val="TableFiguretitle"/>
      </w:pPr>
      <w:r w:rsidRPr="00015210">
        <w:t xml:space="preserve">Table </w:t>
      </w:r>
      <w:del w:id="3465" w:author="Xin Li" w:date="2026-08-22T13:42:00Z" w16du:dateUtc="2026-08-22T05:42:00Z">
        <w:r w:rsidR="004D1041" w:rsidRPr="00015210" w:rsidDel="00745A6A">
          <w:delText>10</w:delText>
        </w:r>
      </w:del>
      <w:ins w:id="3466" w:author="Xin Li" w:date="2026-08-22T16:03:00Z" w16du:dateUtc="2026-08-22T08:03:00Z">
        <w:r w:rsidR="00144EC0">
          <w:t>7</w:t>
        </w:r>
      </w:ins>
      <w:r w:rsidRPr="00015210">
        <w:t>. Robustness checks: alternative time frame for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Change w:id="3467">
          <w:tblGrid>
            <w:gridCol w:w="3528"/>
            <w:gridCol w:w="1944"/>
            <w:gridCol w:w="1944"/>
            <w:gridCol w:w="1944"/>
          </w:tblGrid>
        </w:tblGridChange>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D21F450" w:rsidR="00FB0C54" w:rsidRPr="00015210" w:rsidRDefault="00FB0C54" w:rsidP="00FB0C54">
            <w:pPr>
              <w:rPr>
                <w:color w:val="000000"/>
                <w:sz w:val="20"/>
                <w:szCs w:val="20"/>
              </w:rPr>
            </w:pPr>
            <w:ins w:id="3468" w:author="Xin Li" w:date="2026-08-22T16:05:00Z" w16du:dateUtc="2026-08-22T08:05:00Z">
              <w:r w:rsidRPr="00015210">
                <w:rPr>
                  <w:color w:val="000000"/>
                  <w:sz w:val="20"/>
                  <w:szCs w:val="20"/>
                </w:rPr>
                <w:t> DV: First answer quality</w:t>
              </w:r>
            </w:ins>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FB0C54">
        <w:tblPrEx>
          <w:tblW w:w="5000" w:type="pct"/>
          <w:jc w:val="center"/>
          <w:tblLayout w:type="fixed"/>
          <w:tblCellMar>
            <w:left w:w="0" w:type="dxa"/>
            <w:right w:w="0" w:type="dxa"/>
          </w:tblCellMar>
          <w:tblPrExChange w:id="3469" w:author="Xin Li" w:date="2026-08-22T08:00:00Z" w16du:dateUtc="2026-08-22T00:00:00Z">
            <w:tblPrEx>
              <w:tblW w:w="5000" w:type="pct"/>
              <w:jc w:val="center"/>
              <w:tblLayout w:type="fixed"/>
              <w:tblCellMar>
                <w:left w:w="0" w:type="dxa"/>
                <w:right w:w="0" w:type="dxa"/>
              </w:tblCellMar>
            </w:tblPrEx>
          </w:tblPrExChange>
        </w:tblPrEx>
        <w:trPr>
          <w:jc w:val="center"/>
          <w:trPrChange w:id="3470" w:author="Xin Li" w:date="2026-08-22T08:00:00Z" w16du:dateUtc="2026-08-22T00:00:00Z">
            <w:trPr>
              <w:trHeight w:val="320"/>
              <w:jc w:val="center"/>
            </w:trPr>
          </w:trPrChange>
        </w:trPr>
        <w:tc>
          <w:tcPr>
            <w:tcW w:w="3528" w:type="dxa"/>
            <w:vMerge w:val="restart"/>
            <w:tcBorders>
              <w:top w:val="nil"/>
              <w:left w:val="nil"/>
              <w:bottom w:val="nil"/>
              <w:right w:val="nil"/>
            </w:tcBorders>
            <w:noWrap/>
            <w:tcMar>
              <w:top w:w="15" w:type="dxa"/>
              <w:left w:w="15" w:type="dxa"/>
              <w:bottom w:w="0" w:type="dxa"/>
              <w:right w:w="15" w:type="dxa"/>
            </w:tcMar>
            <w:vAlign w:val="center"/>
            <w:hideMark/>
            <w:tcPrChange w:id="3471" w:author="Xin Li" w:date="2026-08-22T08:00:00Z" w16du:dateUtc="2026-08-22T00:00:00Z">
              <w:tcPr>
                <w:tcW w:w="2360" w:type="dxa"/>
                <w:vMerge w:val="restart"/>
                <w:tcBorders>
                  <w:top w:val="nil"/>
                  <w:left w:val="nil"/>
                  <w:bottom w:val="nil"/>
                  <w:right w:val="nil"/>
                </w:tcBorders>
                <w:noWrap/>
                <w:tcMar>
                  <w:top w:w="15" w:type="dxa"/>
                  <w:left w:w="15" w:type="dxa"/>
                  <w:bottom w:w="0" w:type="dxa"/>
                  <w:right w:w="15" w:type="dxa"/>
                </w:tcMar>
                <w:vAlign w:val="center"/>
                <w:hideMark/>
              </w:tcPr>
            </w:tcPrChange>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3472"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Change w:id="3473"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Change w:id="3474"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FB0C54">
        <w:tblPrEx>
          <w:tblW w:w="5000" w:type="pct"/>
          <w:jc w:val="center"/>
          <w:tblLayout w:type="fixed"/>
          <w:tblCellMar>
            <w:left w:w="0" w:type="dxa"/>
            <w:right w:w="0" w:type="dxa"/>
          </w:tblCellMar>
          <w:tblPrExChange w:id="3475" w:author="Xin Li" w:date="2026-08-22T08:00:00Z" w16du:dateUtc="2026-08-22T00:00:00Z">
            <w:tblPrEx>
              <w:tblW w:w="5000" w:type="pct"/>
              <w:jc w:val="center"/>
              <w:tblLayout w:type="fixed"/>
              <w:tblCellMar>
                <w:left w:w="0" w:type="dxa"/>
                <w:right w:w="0" w:type="dxa"/>
              </w:tblCellMar>
            </w:tblPrEx>
          </w:tblPrExChange>
        </w:tblPrEx>
        <w:trPr>
          <w:jc w:val="center"/>
          <w:trPrChange w:id="3476" w:author="Xin Li" w:date="2026-08-22T08:00:00Z" w16du:dateUtc="2026-08-22T00:00:00Z">
            <w:trPr>
              <w:trHeight w:val="320"/>
              <w:jc w:val="center"/>
            </w:trPr>
          </w:trPrChange>
        </w:trPr>
        <w:tc>
          <w:tcPr>
            <w:tcW w:w="3528" w:type="dxa"/>
            <w:vMerge/>
            <w:tcBorders>
              <w:top w:val="nil"/>
              <w:left w:val="nil"/>
              <w:bottom w:val="nil"/>
              <w:right w:val="nil"/>
            </w:tcBorders>
            <w:vAlign w:val="center"/>
            <w:hideMark/>
            <w:tcPrChange w:id="3477" w:author="Xin Li" w:date="2026-08-22T08:00:00Z" w16du:dateUtc="2026-08-22T00:00:00Z">
              <w:tcPr>
                <w:tcW w:w="2360" w:type="dxa"/>
                <w:vMerge/>
                <w:tcBorders>
                  <w:top w:val="nil"/>
                  <w:left w:val="nil"/>
                  <w:bottom w:val="nil"/>
                  <w:right w:val="nil"/>
                </w:tcBorders>
                <w:vAlign w:val="center"/>
                <w:hideMark/>
              </w:tcPr>
            </w:tcPrChange>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Change w:id="347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Change w:id="347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Change w:id="348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FB0C54">
        <w:tblPrEx>
          <w:tblW w:w="5000" w:type="pct"/>
          <w:jc w:val="center"/>
          <w:tblLayout w:type="fixed"/>
          <w:tblCellMar>
            <w:left w:w="0" w:type="dxa"/>
            <w:right w:w="0" w:type="dxa"/>
          </w:tblCellMar>
          <w:tblPrExChange w:id="3481" w:author="Xin Li" w:date="2026-08-22T08:00:00Z" w16du:dateUtc="2026-08-22T00:00:00Z">
            <w:tblPrEx>
              <w:tblW w:w="5000" w:type="pct"/>
              <w:jc w:val="center"/>
              <w:tblLayout w:type="fixed"/>
              <w:tblCellMar>
                <w:left w:w="0" w:type="dxa"/>
                <w:right w:w="0" w:type="dxa"/>
              </w:tblCellMar>
            </w:tblPrEx>
          </w:tblPrExChange>
        </w:tblPrEx>
        <w:trPr>
          <w:jc w:val="center"/>
          <w:trPrChange w:id="3482" w:author="Xin Li" w:date="2026-08-22T08:00:00Z" w16du:dateUtc="2026-08-22T00:00:00Z">
            <w:trPr>
              <w:trHeight w:val="320"/>
              <w:jc w:val="center"/>
            </w:trPr>
          </w:trPrChange>
        </w:trPr>
        <w:tc>
          <w:tcPr>
            <w:tcW w:w="3528" w:type="dxa"/>
            <w:vMerge w:val="restart"/>
            <w:tcBorders>
              <w:top w:val="nil"/>
              <w:left w:val="nil"/>
              <w:bottom w:val="nil"/>
              <w:right w:val="nil"/>
            </w:tcBorders>
            <w:noWrap/>
            <w:tcMar>
              <w:top w:w="15" w:type="dxa"/>
              <w:left w:w="15" w:type="dxa"/>
              <w:bottom w:w="0" w:type="dxa"/>
              <w:right w:w="15" w:type="dxa"/>
            </w:tcMar>
            <w:vAlign w:val="center"/>
            <w:hideMark/>
            <w:tcPrChange w:id="3483" w:author="Xin Li" w:date="2026-08-22T08:00:00Z" w16du:dateUtc="2026-08-22T00:00:00Z">
              <w:tcPr>
                <w:tcW w:w="2360" w:type="dxa"/>
                <w:vMerge w:val="restart"/>
                <w:tcBorders>
                  <w:top w:val="nil"/>
                  <w:left w:val="nil"/>
                  <w:bottom w:val="nil"/>
                  <w:right w:val="nil"/>
                </w:tcBorders>
                <w:noWrap/>
                <w:tcMar>
                  <w:top w:w="15" w:type="dxa"/>
                  <w:left w:w="15" w:type="dxa"/>
                  <w:bottom w:w="0" w:type="dxa"/>
                  <w:right w:w="15" w:type="dxa"/>
                </w:tcMar>
                <w:vAlign w:val="center"/>
                <w:hideMark/>
              </w:tcPr>
            </w:tcPrChange>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3484"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Change w:id="3485"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Change w:id="3486"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FB0C54">
        <w:tblPrEx>
          <w:tblW w:w="5000" w:type="pct"/>
          <w:jc w:val="center"/>
          <w:tblLayout w:type="fixed"/>
          <w:tblCellMar>
            <w:left w:w="0" w:type="dxa"/>
            <w:right w:w="0" w:type="dxa"/>
          </w:tblCellMar>
          <w:tblPrExChange w:id="3487" w:author="Xin Li" w:date="2026-08-22T08:00:00Z" w16du:dateUtc="2026-08-22T00:00:00Z">
            <w:tblPrEx>
              <w:tblW w:w="5000" w:type="pct"/>
              <w:jc w:val="center"/>
              <w:tblLayout w:type="fixed"/>
              <w:tblCellMar>
                <w:left w:w="0" w:type="dxa"/>
                <w:right w:w="0" w:type="dxa"/>
              </w:tblCellMar>
            </w:tblPrEx>
          </w:tblPrExChange>
        </w:tblPrEx>
        <w:trPr>
          <w:jc w:val="center"/>
          <w:trPrChange w:id="3488" w:author="Xin Li" w:date="2026-08-22T08:00:00Z" w16du:dateUtc="2026-08-22T00:00:00Z">
            <w:trPr>
              <w:trHeight w:val="320"/>
              <w:jc w:val="center"/>
            </w:trPr>
          </w:trPrChange>
        </w:trPr>
        <w:tc>
          <w:tcPr>
            <w:tcW w:w="3528" w:type="dxa"/>
            <w:vMerge/>
            <w:tcBorders>
              <w:top w:val="nil"/>
              <w:left w:val="nil"/>
              <w:bottom w:val="nil"/>
              <w:right w:val="nil"/>
            </w:tcBorders>
            <w:vAlign w:val="center"/>
            <w:hideMark/>
            <w:tcPrChange w:id="3489" w:author="Xin Li" w:date="2026-08-22T08:00:00Z" w16du:dateUtc="2026-08-22T00:00:00Z">
              <w:tcPr>
                <w:tcW w:w="2360" w:type="dxa"/>
                <w:vMerge/>
                <w:tcBorders>
                  <w:top w:val="nil"/>
                  <w:left w:val="nil"/>
                  <w:bottom w:val="nil"/>
                  <w:right w:val="nil"/>
                </w:tcBorders>
                <w:vAlign w:val="center"/>
                <w:hideMark/>
              </w:tcPr>
            </w:tcPrChange>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Change w:id="349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Change w:id="3491"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Change w:id="3492"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FB0C54">
        <w:tblPrEx>
          <w:tblW w:w="5000" w:type="pct"/>
          <w:jc w:val="center"/>
          <w:tblLayout w:type="fixed"/>
          <w:tblCellMar>
            <w:left w:w="0" w:type="dxa"/>
            <w:right w:w="0" w:type="dxa"/>
          </w:tblCellMar>
          <w:tblPrExChange w:id="3493" w:author="Xin Li" w:date="2026-08-22T08:00:00Z" w16du:dateUtc="2026-08-22T00:00:00Z">
            <w:tblPrEx>
              <w:tblW w:w="5000" w:type="pct"/>
              <w:jc w:val="center"/>
              <w:tblLayout w:type="fixed"/>
              <w:tblCellMar>
                <w:left w:w="0" w:type="dxa"/>
                <w:right w:w="0" w:type="dxa"/>
              </w:tblCellMar>
            </w:tblPrEx>
          </w:tblPrExChange>
        </w:tblPrEx>
        <w:trPr>
          <w:jc w:val="center"/>
          <w:trPrChange w:id="3494" w:author="Xin Li" w:date="2026-08-22T08:00:00Z" w16du:dateUtc="2026-08-22T00:00:00Z">
            <w:trPr>
              <w:trHeight w:val="320"/>
              <w:jc w:val="center"/>
            </w:trPr>
          </w:trPrChange>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495" w:author="Xin Li" w:date="2026-08-22T08:00:00Z" w16du:dateUtc="2026-08-22T00:00:00Z">
              <w:tcPr>
                <w:tcW w:w="2360" w:type="dxa"/>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3496"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Change w:id="3497"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Change w:id="349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FB0C54">
        <w:tblPrEx>
          <w:tblW w:w="5000" w:type="pct"/>
          <w:jc w:val="center"/>
          <w:tblLayout w:type="fixed"/>
          <w:tblCellMar>
            <w:left w:w="0" w:type="dxa"/>
            <w:right w:w="0" w:type="dxa"/>
          </w:tblCellMar>
          <w:tblPrExChange w:id="3499" w:author="Xin Li" w:date="2026-08-22T08:00:00Z" w16du:dateUtc="2026-08-22T00:00:00Z">
            <w:tblPrEx>
              <w:tblW w:w="5000" w:type="pct"/>
              <w:jc w:val="center"/>
              <w:tblLayout w:type="fixed"/>
              <w:tblCellMar>
                <w:left w:w="0" w:type="dxa"/>
                <w:right w:w="0" w:type="dxa"/>
              </w:tblCellMar>
            </w:tblPrEx>
          </w:tblPrExChange>
        </w:tblPrEx>
        <w:trPr>
          <w:jc w:val="center"/>
          <w:trPrChange w:id="3500" w:author="Xin Li" w:date="2026-08-22T08:00:00Z" w16du:dateUtc="2026-08-22T00:00:00Z">
            <w:trPr>
              <w:trHeight w:val="320"/>
              <w:jc w:val="center"/>
            </w:trPr>
          </w:trPrChange>
        </w:trPr>
        <w:tc>
          <w:tcPr>
            <w:tcW w:w="3528" w:type="dxa"/>
            <w:vMerge/>
            <w:tcBorders>
              <w:top w:val="nil"/>
              <w:left w:val="nil"/>
              <w:bottom w:val="single" w:sz="4" w:space="0" w:color="000000"/>
              <w:right w:val="nil"/>
            </w:tcBorders>
            <w:vAlign w:val="center"/>
            <w:hideMark/>
            <w:tcPrChange w:id="3501" w:author="Xin Li" w:date="2026-08-22T08:00:00Z" w16du:dateUtc="2026-08-22T00:00:00Z">
              <w:tcPr>
                <w:tcW w:w="2360" w:type="dxa"/>
                <w:vMerge/>
                <w:tcBorders>
                  <w:top w:val="nil"/>
                  <w:left w:val="nil"/>
                  <w:bottom w:val="single" w:sz="4" w:space="0" w:color="000000"/>
                  <w:right w:val="nil"/>
                </w:tcBorders>
                <w:vAlign w:val="center"/>
                <w:hideMark/>
              </w:tcPr>
            </w:tcPrChange>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2"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3"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4"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FB0C54">
        <w:tblPrEx>
          <w:tblW w:w="5000" w:type="pct"/>
          <w:jc w:val="center"/>
          <w:tblLayout w:type="fixed"/>
          <w:tblCellMar>
            <w:left w:w="0" w:type="dxa"/>
            <w:right w:w="0" w:type="dxa"/>
          </w:tblCellMar>
          <w:tblPrExChange w:id="3505" w:author="Xin Li" w:date="2026-08-22T08:00:00Z" w16du:dateUtc="2026-08-22T00:00:00Z">
            <w:tblPrEx>
              <w:tblW w:w="5000" w:type="pct"/>
              <w:jc w:val="center"/>
              <w:tblLayout w:type="fixed"/>
              <w:tblCellMar>
                <w:left w:w="0" w:type="dxa"/>
                <w:right w:w="0" w:type="dxa"/>
              </w:tblCellMar>
            </w:tblPrEx>
          </w:tblPrExChange>
        </w:tblPrEx>
        <w:trPr>
          <w:jc w:val="center"/>
          <w:trPrChange w:id="3506" w:author="Xin Li" w:date="2026-08-22T08:00:00Z" w16du:dateUtc="2026-08-22T00:00:00Z">
            <w:trPr>
              <w:trHeight w:val="320"/>
              <w:jc w:val="center"/>
            </w:trPr>
          </w:trPrChange>
        </w:trPr>
        <w:tc>
          <w:tcPr>
            <w:tcW w:w="3528" w:type="dxa"/>
            <w:tcBorders>
              <w:top w:val="nil"/>
              <w:left w:val="nil"/>
              <w:bottom w:val="nil"/>
              <w:right w:val="nil"/>
            </w:tcBorders>
            <w:noWrap/>
            <w:tcMar>
              <w:top w:w="15" w:type="dxa"/>
              <w:left w:w="15" w:type="dxa"/>
              <w:bottom w:w="0" w:type="dxa"/>
              <w:right w:w="15" w:type="dxa"/>
            </w:tcMar>
            <w:vAlign w:val="center"/>
            <w:hideMark/>
            <w:tcPrChange w:id="3507" w:author="Xin Li" w:date="2026-08-22T08:00:00Z" w16du:dateUtc="2026-08-22T00:00:00Z">
              <w:tcPr>
                <w:tcW w:w="2360" w:type="dxa"/>
                <w:tcBorders>
                  <w:top w:val="nil"/>
                  <w:left w:val="nil"/>
                  <w:bottom w:val="nil"/>
                  <w:right w:val="nil"/>
                </w:tcBorders>
                <w:noWrap/>
                <w:tcMar>
                  <w:top w:w="15" w:type="dxa"/>
                  <w:left w:w="15" w:type="dxa"/>
                  <w:bottom w:w="0" w:type="dxa"/>
                  <w:right w:w="15" w:type="dxa"/>
                </w:tcMar>
                <w:vAlign w:val="center"/>
                <w:hideMark/>
              </w:tcPr>
            </w:tcPrChange>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Change w:id="350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Change w:id="350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Change w:id="351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FB0C54">
        <w:tblPrEx>
          <w:tblW w:w="5000" w:type="pct"/>
          <w:jc w:val="center"/>
          <w:tblLayout w:type="fixed"/>
          <w:tblCellMar>
            <w:left w:w="0" w:type="dxa"/>
            <w:right w:w="0" w:type="dxa"/>
          </w:tblCellMar>
          <w:tblPrExChange w:id="3511" w:author="Xin Li" w:date="2026-08-22T08:00:00Z" w16du:dateUtc="2026-08-22T00:00:00Z">
            <w:tblPrEx>
              <w:tblW w:w="5000" w:type="pct"/>
              <w:jc w:val="center"/>
              <w:tblLayout w:type="fixed"/>
              <w:tblCellMar>
                <w:left w:w="0" w:type="dxa"/>
                <w:right w:w="0" w:type="dxa"/>
              </w:tblCellMar>
            </w:tblPrEx>
          </w:tblPrExChange>
        </w:tblPrEx>
        <w:trPr>
          <w:jc w:val="center"/>
          <w:trPrChange w:id="3512" w:author="Xin Li" w:date="2026-08-22T08:00:00Z" w16du:dateUtc="2026-08-22T00:00:00Z">
            <w:trPr>
              <w:trHeight w:val="320"/>
              <w:jc w:val="center"/>
            </w:trPr>
          </w:trPrChange>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Change w:id="3513" w:author="Xin Li" w:date="2026-08-22T08:00:00Z" w16du:dateUtc="2026-08-22T00:00:00Z">
              <w:tcPr>
                <w:tcW w:w="236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14"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15"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16"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FB0C54">
        <w:tblPrEx>
          <w:tblW w:w="5000" w:type="pct"/>
          <w:jc w:val="center"/>
          <w:tblLayout w:type="fixed"/>
          <w:tblCellMar>
            <w:left w:w="0" w:type="dxa"/>
            <w:right w:w="0" w:type="dxa"/>
          </w:tblCellMar>
          <w:tblPrExChange w:id="3517" w:author="Xin Li" w:date="2026-08-22T08:00:00Z" w16du:dateUtc="2026-08-22T00:00:00Z">
            <w:tblPrEx>
              <w:tblW w:w="5000" w:type="pct"/>
              <w:jc w:val="center"/>
              <w:tblLayout w:type="fixed"/>
              <w:tblCellMar>
                <w:left w:w="0" w:type="dxa"/>
                <w:right w:w="0" w:type="dxa"/>
              </w:tblCellMar>
            </w:tblPrEx>
          </w:tblPrExChange>
        </w:tblPrEx>
        <w:trPr>
          <w:jc w:val="center"/>
          <w:trPrChange w:id="3518" w:author="Xin Li" w:date="2026-08-22T08:00:00Z" w16du:dateUtc="2026-08-22T00:00:00Z">
            <w:trPr>
              <w:trHeight w:val="320"/>
              <w:jc w:val="center"/>
            </w:trPr>
          </w:trPrChange>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Change w:id="3519" w:author="Xin Li" w:date="2026-08-22T08:00:00Z" w16du:dateUtc="2026-08-22T00:00:00Z">
              <w:tcPr>
                <w:tcW w:w="236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20"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21"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22"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lastRenderedPageBreak/>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0E4EEB">
      <w:pPr>
        <w:pStyle w:val="Heading3"/>
      </w:pPr>
      <w:r w:rsidRPr="00015210">
        <w:t xml:space="preserve">Potential Spillover Effects </w:t>
      </w:r>
    </w:p>
    <w:p w14:paraId="6065AF64" w14:textId="0193FEF1"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5A642106" w14:textId="01640E01" w:rsidR="00940A64" w:rsidRPr="00015210" w:rsidDel="001C3581" w:rsidRDefault="00C816AB" w:rsidP="00940A64">
      <w:pPr>
        <w:pStyle w:val="Paragraph0"/>
        <w:rPr>
          <w:del w:id="3523" w:author="Prof. LIU Ben" w:date="2026-08-26T00:43:00Z" w16du:dateUtc="2026-08-25T16:43:00Z"/>
        </w:rPr>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w:t>
      </w:r>
    </w:p>
    <w:p w14:paraId="6B8CCACE" w14:textId="443A308B" w:rsidR="00C816AB" w:rsidRPr="00015210" w:rsidRDefault="00C816AB" w:rsidP="001C3581">
      <w:pPr>
        <w:pStyle w:val="Paragraph0"/>
      </w:pPr>
      <w:r w:rsidRPr="00015210">
        <w:t xml:space="preserve">Table </w:t>
      </w:r>
      <w:del w:id="3524" w:author="Xin Li" w:date="2026-08-22T13:42:00Z" w16du:dateUtc="2026-08-22T05:42:00Z">
        <w:r w:rsidR="004D1041" w:rsidRPr="00015210" w:rsidDel="00745A6A">
          <w:delText>11</w:delText>
        </w:r>
        <w:r w:rsidRPr="00015210" w:rsidDel="00745A6A">
          <w:delText xml:space="preserve"> </w:delText>
        </w:r>
      </w:del>
      <w:ins w:id="3525" w:author="Xin Li" w:date="2026-08-22T16:03:00Z" w16du:dateUtc="2026-08-22T08:03:00Z">
        <w:r w:rsidR="00144EC0">
          <w:t>8</w:t>
        </w:r>
      </w:ins>
      <w:ins w:id="3526" w:author="Xin Li" w:date="2026-08-22T13:42:00Z" w16du:dateUtc="2026-08-22T05:42:00Z">
        <w:r w:rsidR="00745A6A" w:rsidRPr="00015210">
          <w:t xml:space="preserve"> </w:t>
        </w:r>
      </w:ins>
      <w:r w:rsidRPr="00015210">
        <w:t xml:space="preserve">shows no significant differences between our control group and pre-AI data for </w:t>
      </w:r>
      <w:r w:rsidR="008A6F83" w:rsidRPr="00015210">
        <w:t>answer supply</w:t>
      </w:r>
      <w:r w:rsidRPr="00015210">
        <w:t xml:space="preserve">, suggesting spillover is not a concern. </w:t>
      </w:r>
      <w:del w:id="3527" w:author="Prof. LIU Ben" w:date="2026-08-26T00:42:00Z" w16du:dateUtc="2026-08-25T16:42:00Z">
        <w:r w:rsidRPr="00015210" w:rsidDel="001C3581">
          <w:delText>This likely results from the platform</w:delText>
        </w:r>
        <w:r w:rsidR="00534D0B" w:rsidRPr="00015210" w:rsidDel="001C3581">
          <w:delText>’</w:delText>
        </w:r>
        <w:r w:rsidRPr="00015210" w:rsidDel="001C3581">
          <w:delText>s interface design. Users initially see only question titles without any indication that AI-generated answers are present. AI answers are discovered only after selecting a question and viewing its detailed page. This two-step process prevents treatment status from influencing question selection, preserving the independence of potential outcomes required by SUTVA.</w:delText>
        </w:r>
      </w:del>
    </w:p>
    <w:p w14:paraId="134D2DB6" w14:textId="61D4B962" w:rsidR="00C816AB" w:rsidRPr="00015210" w:rsidRDefault="00C816AB" w:rsidP="00C816AB">
      <w:pPr>
        <w:pStyle w:val="TableFiguretitle"/>
      </w:pPr>
      <w:bookmarkStart w:id="3528" w:name="_Ref194764278"/>
      <w:r w:rsidRPr="00015210">
        <w:t xml:space="preserve">Table </w:t>
      </w:r>
      <w:bookmarkEnd w:id="3528"/>
      <w:del w:id="3529" w:author="Xin Li" w:date="2026-08-22T13:42:00Z" w16du:dateUtc="2026-08-22T05:42:00Z">
        <w:r w:rsidR="004D1041" w:rsidRPr="00015210" w:rsidDel="00745A6A">
          <w:delText>11</w:delText>
        </w:r>
      </w:del>
      <w:ins w:id="3530" w:author="Xin Li" w:date="2026-08-22T16:04:00Z" w16du:dateUtc="2026-08-22T08:04:00Z">
        <w:r w:rsidR="00144EC0">
          <w:t>8</w:t>
        </w:r>
      </w:ins>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Change w:id="3531" w:author="Xin Li" w:date="2026-08-22T08:00:00Z" w16du:dateUtc="2026-08-22T00:00:00Z">
          <w:tblPr>
            <w:tblW w:w="5000" w:type="pct"/>
            <w:jc w:val="center"/>
            <w:tblLayout w:type="fixed"/>
            <w:tblCellMar>
              <w:left w:w="0" w:type="dxa"/>
              <w:right w:w="0" w:type="dxa"/>
            </w:tblCellMar>
            <w:tblLook w:val="04A0" w:firstRow="1" w:lastRow="0" w:firstColumn="1" w:lastColumn="0" w:noHBand="0" w:noVBand="1"/>
          </w:tblPr>
        </w:tblPrChange>
      </w:tblPr>
      <w:tblGrid>
        <w:gridCol w:w="5789"/>
        <w:gridCol w:w="3571"/>
        <w:tblGridChange w:id="3532">
          <w:tblGrid>
            <w:gridCol w:w="5789"/>
            <w:gridCol w:w="3571"/>
          </w:tblGrid>
        </w:tblGridChange>
      </w:tblGrid>
      <w:tr w:rsidR="00F045BB" w:rsidRPr="00015210" w14:paraId="1FF3879D" w14:textId="77777777" w:rsidTr="00417957">
        <w:trPr>
          <w:jc w:val="center"/>
          <w:trPrChange w:id="3533" w:author="Xin Li" w:date="2026-08-22T08:00:00Z" w16du:dateUtc="2026-08-22T00:00:00Z">
            <w:trPr>
              <w:trHeight w:val="320"/>
              <w:jc w:val="center"/>
            </w:trPr>
          </w:trPrChange>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Change w:id="3534" w:author="Xin Li" w:date="2026-08-22T08:00:00Z" w16du:dateUtc="2026-08-22T00:00:00Z">
              <w:tcPr>
                <w:tcW w:w="3100" w:type="dxa"/>
                <w:tcBorders>
                  <w:top w:val="single" w:sz="4" w:space="0" w:color="auto"/>
                  <w:left w:val="nil"/>
                  <w:bottom w:val="nil"/>
                  <w:right w:val="nil"/>
                </w:tcBorders>
                <w:noWrap/>
                <w:tcMar>
                  <w:top w:w="15" w:type="dxa"/>
                  <w:left w:w="15" w:type="dxa"/>
                  <w:bottom w:w="0" w:type="dxa"/>
                  <w:right w:w="15" w:type="dxa"/>
                </w:tcMar>
                <w:vAlign w:val="center"/>
                <w:hideMark/>
              </w:tcPr>
            </w:tcPrChange>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Change w:id="3535" w:author="Xin Li" w:date="2026-08-22T08:00:00Z" w16du:dateUtc="2026-08-22T00:00:00Z">
              <w:tcPr>
                <w:tcW w:w="2300" w:type="dxa"/>
                <w:tcBorders>
                  <w:top w:val="single" w:sz="4" w:space="0" w:color="auto"/>
                  <w:left w:val="nil"/>
                  <w:bottom w:val="nil"/>
                  <w:right w:val="nil"/>
                </w:tcBorders>
                <w:noWrap/>
                <w:tcMar>
                  <w:top w:w="15" w:type="dxa"/>
                  <w:left w:w="15" w:type="dxa"/>
                  <w:bottom w:w="0" w:type="dxa"/>
                  <w:right w:w="15" w:type="dxa"/>
                </w:tcMar>
                <w:vAlign w:val="center"/>
                <w:hideMark/>
              </w:tcPr>
            </w:tcPrChange>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417957">
        <w:trPr>
          <w:jc w:val="center"/>
          <w:trPrChange w:id="3536" w:author="Xin Li" w:date="2026-08-22T08:00:00Z" w16du:dateUtc="2026-08-22T00:00:00Z">
            <w:trPr>
              <w:trHeight w:val="340"/>
              <w:jc w:val="center"/>
            </w:trPr>
          </w:trPrChange>
        </w:trPr>
        <w:tc>
          <w:tcPr>
            <w:tcW w:w="4668" w:type="dxa"/>
            <w:tcBorders>
              <w:top w:val="nil"/>
              <w:left w:val="nil"/>
              <w:bottom w:val="nil"/>
              <w:right w:val="nil"/>
            </w:tcBorders>
            <w:noWrap/>
            <w:tcMar>
              <w:top w:w="15" w:type="dxa"/>
              <w:left w:w="15" w:type="dxa"/>
              <w:bottom w:w="0" w:type="dxa"/>
              <w:right w:w="15" w:type="dxa"/>
            </w:tcMar>
            <w:vAlign w:val="center"/>
            <w:hideMark/>
            <w:tcPrChange w:id="3537" w:author="Xin Li" w:date="2026-08-22T08:00:00Z" w16du:dateUtc="2026-08-22T00:00:00Z">
              <w:tcPr>
                <w:tcW w:w="4668" w:type="dxa"/>
                <w:tcBorders>
                  <w:top w:val="nil"/>
                  <w:left w:val="nil"/>
                  <w:bottom w:val="nil"/>
                  <w:right w:val="nil"/>
                </w:tcBorders>
                <w:noWrap/>
                <w:tcMar>
                  <w:top w:w="15" w:type="dxa"/>
                  <w:left w:w="15" w:type="dxa"/>
                  <w:bottom w:w="0" w:type="dxa"/>
                  <w:right w:w="15" w:type="dxa"/>
                </w:tcMar>
                <w:vAlign w:val="center"/>
                <w:hideMark/>
              </w:tcPr>
            </w:tcPrChange>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38"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72833BB9" w14:textId="77777777" w:rsidR="00F045BB" w:rsidRPr="00015210" w:rsidRDefault="00F045BB">
            <w:pPr>
              <w:jc w:val="center"/>
              <w:rPr>
                <w:color w:val="000000"/>
                <w:sz w:val="20"/>
                <w:szCs w:val="20"/>
              </w:rPr>
            </w:pPr>
            <w:r w:rsidRPr="00015210">
              <w:rPr>
                <w:color w:val="000000"/>
                <w:sz w:val="20"/>
                <w:szCs w:val="20"/>
              </w:rPr>
              <w:t>DV: Log(answer number in 7 days)</w:t>
            </w:r>
          </w:p>
        </w:tc>
      </w:tr>
      <w:tr w:rsidR="00F045BB" w:rsidRPr="00015210" w14:paraId="59042CFF" w14:textId="77777777" w:rsidTr="00417957">
        <w:trPr>
          <w:jc w:val="center"/>
          <w:trPrChange w:id="3539" w:author="Xin Li" w:date="2026-08-22T08:00:00Z" w16du:dateUtc="2026-08-22T00:00:00Z">
            <w:trPr>
              <w:trHeight w:val="320"/>
              <w:jc w:val="center"/>
            </w:trPr>
          </w:trPrChange>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540" w:author="Xin Li" w:date="2026-08-22T08:00:00Z" w16du:dateUtc="2026-08-22T00:00:00Z">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Change w:id="3541" w:author="Xin Li" w:date="2026-08-22T08:00:00Z" w16du:dateUtc="2026-08-22T00:00:00Z">
              <w:tcPr>
                <w:tcW w:w="2880" w:type="dxa"/>
                <w:tcBorders>
                  <w:top w:val="nil"/>
                  <w:left w:val="nil"/>
                  <w:bottom w:val="nil"/>
                  <w:right w:val="nil"/>
                </w:tcBorders>
                <w:noWrap/>
                <w:tcMar>
                  <w:top w:w="15" w:type="dxa"/>
                  <w:left w:w="15" w:type="dxa"/>
                  <w:bottom w:w="0" w:type="dxa"/>
                  <w:right w:w="15" w:type="dxa"/>
                </w:tcMar>
                <w:vAlign w:val="center"/>
                <w:hideMark/>
              </w:tcPr>
            </w:tcPrChange>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417957">
        <w:trPr>
          <w:jc w:val="center"/>
          <w:trPrChange w:id="3542" w:author="Xin Li" w:date="2026-08-22T08:00:00Z" w16du:dateUtc="2026-08-22T00:00:00Z">
            <w:trPr>
              <w:trHeight w:val="320"/>
              <w:jc w:val="center"/>
            </w:trPr>
          </w:trPrChange>
        </w:trPr>
        <w:tc>
          <w:tcPr>
            <w:tcW w:w="4668" w:type="dxa"/>
            <w:vMerge/>
            <w:tcBorders>
              <w:top w:val="nil"/>
              <w:left w:val="nil"/>
              <w:bottom w:val="single" w:sz="4" w:space="0" w:color="000000"/>
              <w:right w:val="nil"/>
            </w:tcBorders>
            <w:vAlign w:val="center"/>
            <w:hideMark/>
            <w:tcPrChange w:id="3543" w:author="Xin Li" w:date="2026-08-22T08:00:00Z" w16du:dateUtc="2026-08-22T00:00:00Z">
              <w:tcPr>
                <w:tcW w:w="4668" w:type="dxa"/>
                <w:vMerge/>
                <w:tcBorders>
                  <w:top w:val="nil"/>
                  <w:left w:val="nil"/>
                  <w:bottom w:val="single" w:sz="4" w:space="0" w:color="000000"/>
                  <w:right w:val="nil"/>
                </w:tcBorders>
                <w:vAlign w:val="center"/>
                <w:hideMark/>
              </w:tcPr>
            </w:tcPrChange>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44"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417957">
        <w:trPr>
          <w:jc w:val="center"/>
          <w:trPrChange w:id="3545" w:author="Xin Li" w:date="2026-08-22T08:00:00Z" w16du:dateUtc="2026-08-22T00:00:00Z">
            <w:trPr>
              <w:trHeight w:val="320"/>
              <w:jc w:val="center"/>
            </w:trPr>
          </w:trPrChange>
        </w:trPr>
        <w:tc>
          <w:tcPr>
            <w:tcW w:w="4668" w:type="dxa"/>
            <w:tcBorders>
              <w:top w:val="nil"/>
              <w:left w:val="nil"/>
              <w:bottom w:val="nil"/>
              <w:right w:val="nil"/>
            </w:tcBorders>
            <w:noWrap/>
            <w:tcMar>
              <w:top w:w="15" w:type="dxa"/>
              <w:left w:w="15" w:type="dxa"/>
              <w:bottom w:w="0" w:type="dxa"/>
              <w:right w:w="15" w:type="dxa"/>
            </w:tcMar>
            <w:vAlign w:val="center"/>
            <w:hideMark/>
            <w:tcPrChange w:id="3546" w:author="Xin Li" w:date="2026-08-22T08:00:00Z" w16du:dateUtc="2026-08-22T00:00:00Z">
              <w:tcPr>
                <w:tcW w:w="4668" w:type="dxa"/>
                <w:tcBorders>
                  <w:top w:val="nil"/>
                  <w:left w:val="nil"/>
                  <w:bottom w:val="nil"/>
                  <w:right w:val="nil"/>
                </w:tcBorders>
                <w:noWrap/>
                <w:tcMar>
                  <w:top w:w="15" w:type="dxa"/>
                  <w:left w:w="15" w:type="dxa"/>
                  <w:bottom w:w="0" w:type="dxa"/>
                  <w:right w:w="15" w:type="dxa"/>
                </w:tcMar>
                <w:vAlign w:val="center"/>
                <w:hideMark/>
              </w:tcPr>
            </w:tcPrChange>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Change w:id="3547" w:author="Xin Li" w:date="2026-08-22T08:00:00Z" w16du:dateUtc="2026-08-22T00:00:00Z">
              <w:tcPr>
                <w:tcW w:w="2880" w:type="dxa"/>
                <w:tcBorders>
                  <w:top w:val="nil"/>
                  <w:left w:val="nil"/>
                  <w:bottom w:val="nil"/>
                  <w:right w:val="nil"/>
                </w:tcBorders>
                <w:noWrap/>
                <w:tcMar>
                  <w:top w:w="15" w:type="dxa"/>
                  <w:left w:w="15" w:type="dxa"/>
                  <w:bottom w:w="0" w:type="dxa"/>
                  <w:right w:w="15" w:type="dxa"/>
                </w:tcMar>
                <w:vAlign w:val="center"/>
                <w:hideMark/>
              </w:tcPr>
            </w:tcPrChange>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417957">
        <w:trPr>
          <w:jc w:val="center"/>
          <w:trPrChange w:id="3548" w:author="Xin Li" w:date="2026-08-22T08:00:00Z" w16du:dateUtc="2026-08-22T00:00:00Z">
            <w:trPr>
              <w:trHeight w:val="320"/>
              <w:jc w:val="center"/>
            </w:trPr>
          </w:trPrChange>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Change w:id="3549" w:author="Xin Li" w:date="2026-08-22T08:00:00Z" w16du:dateUtc="2026-08-22T00:00:00Z">
              <w:tcPr>
                <w:tcW w:w="4668"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7C44110" w14:textId="77777777" w:rsidR="00F045BB" w:rsidRPr="00015210" w:rsidRDefault="00F045BB">
            <w:pPr>
              <w:rPr>
                <w:color w:val="000000"/>
                <w:sz w:val="20"/>
                <w:szCs w:val="20"/>
              </w:rPr>
            </w:pPr>
            <w:r w:rsidRPr="00015210">
              <w:rPr>
                <w:color w:val="000000"/>
                <w:sz w:val="20"/>
                <w:szCs w:val="20"/>
              </w:rPr>
              <w:lastRenderedPageBreak/>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50"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417957">
        <w:trPr>
          <w:jc w:val="center"/>
          <w:trPrChange w:id="3551" w:author="Xin Li" w:date="2026-08-22T08:00:00Z" w16du:dateUtc="2026-08-22T00:00:00Z">
            <w:trPr>
              <w:trHeight w:val="320"/>
              <w:jc w:val="center"/>
            </w:trPr>
          </w:trPrChange>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Change w:id="3552" w:author="Xin Li" w:date="2026-08-22T08:00:00Z" w16du:dateUtc="2026-08-22T00:00:00Z">
              <w:tcPr>
                <w:tcW w:w="4668"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53"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54C51B7D" w:rsidR="00C816AB" w:rsidRPr="00015210" w:rsidRDefault="00F045BB" w:rsidP="00C816AB">
      <w:pPr>
        <w:pStyle w:val="Notes"/>
      </w:pPr>
      <w:r w:rsidRPr="00015210">
        <w:t xml:space="preserve"> </w:t>
      </w:r>
      <w:r w:rsidR="00C816AB" w:rsidRPr="00015210">
        <w:t xml:space="preserve">Note: </w:t>
      </w:r>
      <w:del w:id="3554" w:author="Prof. LIU Ben" w:date="2026-08-26T00:43:00Z" w16du:dateUtc="2026-08-25T16:43:00Z">
        <w:r w:rsidR="00C816AB" w:rsidRPr="00015210" w:rsidDel="001C3581">
          <w:delText xml:space="preserve">1. </w:delText>
        </w:r>
      </w:del>
      <w:r w:rsidR="00C816AB" w:rsidRPr="00015210">
        <w:t>***p&lt;0.001; **p&lt;0.01; *p&lt;0.05.</w:t>
      </w:r>
      <w:ins w:id="3555" w:author="Prof. LIU Ben" w:date="2026-08-26T00:43:00Z" w16du:dateUtc="2026-08-25T16:43:00Z">
        <w:r w:rsidR="001C3581">
          <w:rPr>
            <w:rFonts w:hint="eastAsia"/>
          </w:rPr>
          <w:t xml:space="preserve"> </w:t>
        </w:r>
      </w:ins>
      <w:del w:id="3556" w:author="Prof. LIU Ben" w:date="2026-08-26T00:43:00Z" w16du:dateUtc="2026-08-25T16:43:00Z">
        <w:r w:rsidR="00C816AB" w:rsidRPr="00015210" w:rsidDel="001C3581">
          <w:br/>
          <w:delText xml:space="preserve">2.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0E4EEB">
      <w:pPr>
        <w:pStyle w:val="Heading3"/>
      </w:pPr>
      <w:r w:rsidRPr="00015210">
        <w:t>Quality of Random Assignment</w:t>
      </w:r>
    </w:p>
    <w:p w14:paraId="535E1834" w14:textId="77777777" w:rsidR="00276913" w:rsidRPr="00276913" w:rsidRDefault="00276913">
      <w:pPr>
        <w:pStyle w:val="Paragraph0"/>
        <w:rPr>
          <w:ins w:id="3557" w:author="Prof. LIU Ben" w:date="2026-08-26T03:12:00Z" w16du:dateUtc="2026-08-25T19:12:00Z"/>
          <w:rPrChange w:id="3558" w:author="Prof. LIU Ben" w:date="2026-08-26T03:12:00Z" w16du:dateUtc="2026-08-25T19:12:00Z">
            <w:rPr>
              <w:ins w:id="3559" w:author="Prof. LIU Ben" w:date="2026-08-26T03:12:00Z" w16du:dateUtc="2026-08-25T19:12:00Z"/>
              <w:color w:val="000000"/>
            </w:rPr>
          </w:rPrChange>
        </w:rPr>
        <w:pPrChange w:id="3560" w:author="Prof. LIU Ben" w:date="2026-08-26T03:12:00Z" w16du:dateUtc="2026-08-25T19:12:00Z">
          <w:pPr>
            <w:spacing w:before="100" w:beforeAutospacing="1" w:after="100" w:afterAutospacing="1"/>
          </w:pPr>
        </w:pPrChange>
      </w:pPr>
      <w:ins w:id="3561" w:author="Prof. LIU Ben" w:date="2026-08-26T03:12:00Z" w16du:dateUtc="2026-08-25T19:12:00Z">
        <w:r w:rsidRPr="00276913">
          <w:rPr>
            <w:rPrChange w:id="3562" w:author="Prof. LIU Ben" w:date="2026-08-26T03:12:00Z" w16du:dateUtc="2026-08-25T19:12:00Z">
              <w:rPr>
                <w:color w:val="000000"/>
              </w:rPr>
            </w:rPrChange>
          </w:rPr>
          <w:t>The platform assigns AI answers to questions at random. Our earlier tests are consistent with this, showing no relationship between treatment status and observable question characteristics. To further strengthen confidence in the randomization, we assess whether our estimates could be sensitive to selection on unobservable characteristics, using the method of Oster (2019).</w:t>
        </w:r>
      </w:ins>
    </w:p>
    <w:p w14:paraId="6E57C110" w14:textId="716BBEE1" w:rsidR="00C816AB" w:rsidRPr="00015210" w:rsidDel="00276913" w:rsidRDefault="00C816AB" w:rsidP="00C816AB">
      <w:pPr>
        <w:pStyle w:val="Paragraph0"/>
        <w:rPr>
          <w:del w:id="3563" w:author="Prof. LIU Ben" w:date="2026-08-26T03:13:00Z" w16du:dateUtc="2026-08-25T19:13:00Z"/>
        </w:rPr>
      </w:pPr>
      <w:del w:id="3564" w:author="Prof. LIU Ben" w:date="2026-08-26T03:13:00Z" w16du:dateUtc="2026-08-25T19:13:00Z">
        <w:r w:rsidRPr="00015210" w:rsidDel="00276913">
          <w:delText>Since we did not conduct the experiment ourselves, the platform might have assigned AI answers based on internal metrics unobservable to us. Although our tests show no relationship between treatment status and observable characteristics, selection on unobservables remains a concern.</w:delText>
        </w:r>
      </w:del>
    </w:p>
    <w:p w14:paraId="379679A6" w14:textId="00C562D8" w:rsidR="00C816AB" w:rsidRPr="00015210" w:rsidRDefault="00C816AB" w:rsidP="00C816AB">
      <w:pPr>
        <w:pStyle w:val="Paragraph0"/>
      </w:pPr>
      <w:del w:id="3565" w:author="Prof. LIU Ben" w:date="2026-08-26T03:13:00Z" w16du:dateUtc="2026-08-25T19:13:00Z">
        <w:r w:rsidRPr="00015210" w:rsidDel="00276913">
          <w:delText xml:space="preserve">We employ the Oster (2019) method to assess robustness when random assignment might be compromised by unobservables. </w:delText>
        </w:r>
      </w:del>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EC32BA7" w:rsidR="00C816AB" w:rsidRPr="00015210" w:rsidRDefault="00C816AB" w:rsidP="00C816AB">
      <w:pPr>
        <w:pStyle w:val="Paragraph0"/>
      </w:pPr>
      <w:r w:rsidRPr="00015210">
        <w:t xml:space="preserve">Table </w:t>
      </w:r>
      <w:del w:id="3566" w:author="Xin Li" w:date="2026-08-22T16:04:00Z" w16du:dateUtc="2026-08-22T08:04:00Z">
        <w:r w:rsidR="004D1041" w:rsidRPr="00015210" w:rsidDel="00144EC0">
          <w:delText>12</w:delText>
        </w:r>
        <w:r w:rsidRPr="00015210" w:rsidDel="00144EC0">
          <w:delText xml:space="preserve"> </w:delText>
        </w:r>
      </w:del>
      <w:ins w:id="3567" w:author="Xin Li" w:date="2026-08-22T16:04:00Z" w16du:dateUtc="2026-08-22T08:04:00Z">
        <w:r w:rsidR="00144EC0">
          <w:t>9</w:t>
        </w:r>
        <w:r w:rsidR="00144EC0" w:rsidRPr="00015210">
          <w:t xml:space="preserve"> </w:t>
        </w:r>
      </w:ins>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utcomes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AF45C60" w:rsidR="00C816AB" w:rsidRPr="00015210" w:rsidRDefault="00C816AB" w:rsidP="00C816AB">
      <w:pPr>
        <w:pStyle w:val="TableFiguretitle"/>
      </w:pPr>
      <w:bookmarkStart w:id="3568" w:name="_Ref194135100"/>
      <w:bookmarkStart w:id="3569" w:name="_Ref177392144"/>
      <w:r w:rsidRPr="00015210">
        <w:t xml:space="preserve">Table </w:t>
      </w:r>
      <w:bookmarkEnd w:id="3568"/>
      <w:del w:id="3570" w:author="Xin Li" w:date="2026-08-22T16:04:00Z" w16du:dateUtc="2026-08-22T08:04:00Z">
        <w:r w:rsidR="004D1041" w:rsidRPr="00015210" w:rsidDel="00144EC0">
          <w:delText>12</w:delText>
        </w:r>
      </w:del>
      <w:ins w:id="3571" w:author="Xin Li" w:date="2026-08-22T16:04:00Z" w16du:dateUtc="2026-08-22T08:04:00Z">
        <w:r w:rsidR="00144EC0">
          <w:t>9</w:t>
        </w:r>
      </w:ins>
      <w:r w:rsidRPr="00015210">
        <w:t xml:space="preserve">. </w:t>
      </w:r>
      <w:bookmarkEnd w:id="3569"/>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042"/>
        <w:gridCol w:w="1188"/>
        <w:gridCol w:w="720"/>
        <w:gridCol w:w="720"/>
        <w:gridCol w:w="1710"/>
        <w:gridCol w:w="1980"/>
      </w:tblGrid>
      <w:tr w:rsidR="00C816AB" w:rsidRPr="00015210" w14:paraId="763FD633" w14:textId="77777777" w:rsidTr="00F045BB">
        <w:trPr>
          <w:trHeight w:val="270"/>
          <w:jc w:val="center"/>
        </w:trPr>
        <w:tc>
          <w:tcPr>
            <w:tcW w:w="3042"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lastRenderedPageBreak/>
              <w:t xml:space="preserve">　</w:t>
            </w:r>
          </w:p>
        </w:tc>
        <w:tc>
          <w:tcPr>
            <w:tcW w:w="1188"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72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2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71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98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F045BB">
        <w:trPr>
          <w:trHeight w:val="270"/>
          <w:jc w:val="center"/>
        </w:trPr>
        <w:tc>
          <w:tcPr>
            <w:tcW w:w="3042" w:type="dxa"/>
            <w:noWrap/>
            <w:vAlign w:val="center"/>
            <w:hideMark/>
          </w:tcPr>
          <w:p w14:paraId="0A095DB7" w14:textId="2D6A71A4"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Log(answer number in 7 days)</w:t>
            </w:r>
          </w:p>
        </w:tc>
        <w:tc>
          <w:tcPr>
            <w:tcW w:w="1188"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72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72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71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98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3137"/>
    </w:p>
    <w:bookmarkEnd w:id="3138"/>
    <w:p w14:paraId="201B9CFE" w14:textId="0CDDA8C0" w:rsidR="0014752F" w:rsidRPr="00015210" w:rsidRDefault="0014752F" w:rsidP="0014752F">
      <w:pPr>
        <w:pStyle w:val="Heading2"/>
      </w:pPr>
      <w:r w:rsidRPr="00015210">
        <w:rPr>
          <w:lang w:eastAsia="zh-CN"/>
        </w:rPr>
        <w:t>Mechanisms</w:t>
      </w:r>
    </w:p>
    <w:p w14:paraId="6566D319" w14:textId="77777777" w:rsidR="00276913" w:rsidRDefault="00276913" w:rsidP="00276913">
      <w:pPr>
        <w:pStyle w:val="Paragraph0"/>
        <w:rPr>
          <w:ins w:id="3572" w:author="Prof. LIU Ben" w:date="2026-08-26T03:48:00Z" w16du:dateUtc="2026-08-25T19:48:00Z"/>
        </w:rPr>
      </w:pPr>
      <w:ins w:id="3573" w:author="Prof. LIU Ben" w:date="2026-08-26T03:46:00Z" w16du:dateUtc="2026-08-25T19:46:00Z">
        <w:r w:rsidRPr="00276913">
          <w:rPr>
            <w:rPrChange w:id="3574" w:author="Prof. LIU Ben" w:date="2026-08-26T03:46:00Z" w16du:dateUtc="2026-08-25T19:46:00Z">
              <w:rPr>
                <w:color w:val="000000"/>
              </w:rPr>
            </w:rPrChange>
          </w:rPr>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ins>
    </w:p>
    <w:p w14:paraId="0D5AB7AF" w14:textId="6CFA7282" w:rsidR="00276913" w:rsidRPr="00276913" w:rsidRDefault="00276913">
      <w:pPr>
        <w:pStyle w:val="Paragraph0"/>
        <w:rPr>
          <w:ins w:id="3575" w:author="Prof. LIU Ben" w:date="2026-08-26T03:43:00Z" w16du:dateUtc="2026-08-25T19:43:00Z"/>
          <w:rPrChange w:id="3576" w:author="Prof. LIU Ben" w:date="2026-08-26T03:43:00Z" w16du:dateUtc="2026-08-25T19:43:00Z">
            <w:rPr>
              <w:ins w:id="3577" w:author="Prof. LIU Ben" w:date="2026-08-26T03:43:00Z" w16du:dateUtc="2026-08-25T19:43:00Z"/>
              <w:color w:val="000000"/>
            </w:rPr>
          </w:rPrChange>
        </w:rPr>
        <w:pPrChange w:id="3578" w:author="Prof. LIU Ben" w:date="2026-08-26T03:48:00Z" w16du:dateUtc="2026-08-25T19:48:00Z">
          <w:pPr>
            <w:spacing w:before="100" w:beforeAutospacing="1" w:after="100" w:afterAutospacing="1"/>
          </w:pPr>
        </w:pPrChange>
      </w:pPr>
      <w:ins w:id="3579" w:author="Prof. LIU Ben" w:date="2026-08-26T03:48:00Z" w16du:dateUtc="2026-08-25T19:48:00Z">
        <w:r w:rsidRPr="00276913">
          <w:rPr>
            <w:rPrChange w:id="3580" w:author="Prof. LIU Ben" w:date="2026-08-26T03:48:00Z" w16du:dateUtc="2026-08-25T19:48:00Z">
              <w:rPr>
                <w:color w:val="000000"/>
              </w:rPr>
            </w:rPrChange>
          </w:rPr>
          <w:t xml:space="preserve">We focus on the hypotheses that predict a directional effect and set aside those predicting a null. A directional prediction rests on a specific channel, and that channel implies further, testable patterns we can probe or use to rule out alternatives. A prediction of no effect implies no such patterns, so there is nothing further to look for. </w:t>
        </w:r>
      </w:ins>
      <w:ins w:id="3581" w:author="Prof. LIU Ben" w:date="2026-08-26T03:43:00Z" w16du:dateUtc="2026-08-25T19:43:00Z">
        <w:r w:rsidRPr="00276913">
          <w:rPr>
            <w:rPrChange w:id="3582" w:author="Prof. LIU Ben" w:date="2026-08-26T03:43:00Z" w16du:dateUtc="2026-08-25T19:43:00Z">
              <w:rPr>
                <w:color w:val="000000"/>
              </w:rPr>
            </w:rPrChange>
          </w:rPr>
          <w:t>We therefore examine the three supported hypotheses, H1, H2, and H6, in turn: for H1 we test the weak-competitor account, for H2 we test why length reduces contribution, and for H6 we test why higher AI quality raises human contribution quality.</w:t>
        </w:r>
      </w:ins>
    </w:p>
    <w:p w14:paraId="39FAFD4E" w14:textId="5C230ADB" w:rsidR="0083015A" w:rsidRPr="00015210" w:rsidDel="00276913" w:rsidRDefault="00797DC6" w:rsidP="00797DC6">
      <w:pPr>
        <w:pStyle w:val="Paragraph0"/>
        <w:rPr>
          <w:del w:id="3583" w:author="Prof. LIU Ben" w:date="2026-08-26T03:34:00Z" w16du:dateUtc="2026-08-25T19:34:00Z"/>
        </w:rPr>
      </w:pPr>
      <w:del w:id="3584" w:author="Prof. LIU Ben" w:date="2026-08-26T03:34:00Z" w16du:dateUtc="2026-08-25T19:34:00Z">
        <w:r w:rsidRPr="00015210" w:rsidDel="00276913">
          <w:delText xml:space="preserve">We now examine the mechanisms behind the </w:delText>
        </w:r>
        <w:r w:rsidR="00C1485A" w:rsidRPr="00015210" w:rsidDel="00276913">
          <w:delText>three supported</w:delText>
        </w:r>
        <w:r w:rsidRPr="00015210" w:rsidDel="00276913">
          <w:delText xml:space="preserve"> hypotheses</w:delText>
        </w:r>
        <w:r w:rsidR="00C1485A" w:rsidRPr="00015210" w:rsidDel="00276913">
          <w:delText xml:space="preserve"> H1, H2, and H</w:delText>
        </w:r>
        <w:r w:rsidR="00CA6948" w:rsidRPr="00015210" w:rsidDel="00276913">
          <w:delText>6</w:delText>
        </w:r>
        <w:r w:rsidRPr="00015210" w:rsidDel="00276913">
          <w:delText>. The analysis proceeds hypothesis by hypothesis. For H1 we test the weak-competitor account, for H2 we test why length reduces contribution, and for H</w:delText>
        </w:r>
        <w:r w:rsidR="00CA6948" w:rsidRPr="00015210" w:rsidDel="00276913">
          <w:delText>6</w:delText>
        </w:r>
        <w:r w:rsidRPr="00015210" w:rsidDel="00276913">
          <w:delText xml:space="preserve"> we test why higher AI quality raises human quality.</w:delText>
        </w:r>
      </w:del>
    </w:p>
    <w:p w14:paraId="371FDFE5" w14:textId="2C0BD831" w:rsidR="00797DC6" w:rsidRPr="00015210" w:rsidRDefault="00331AAC" w:rsidP="000E4EEB">
      <w:pPr>
        <w:pStyle w:val="Heading3"/>
        <w:rPr>
          <w:lang w:eastAsia="zh-CN"/>
        </w:rPr>
      </w:pPr>
      <w:r w:rsidRPr="00015210">
        <w:t xml:space="preserve">Is the AI </w:t>
      </w:r>
      <w:r w:rsidRPr="00015210">
        <w:rPr>
          <w:lang w:eastAsia="zh-CN"/>
        </w:rPr>
        <w:t>A</w:t>
      </w:r>
      <w:r w:rsidRPr="00015210">
        <w:t xml:space="preserve">ppraised as a </w:t>
      </w:r>
      <w:r w:rsidRPr="00015210">
        <w:rPr>
          <w:lang w:eastAsia="zh-CN"/>
        </w:rPr>
        <w:t>W</w:t>
      </w:r>
      <w:r w:rsidRPr="00015210">
        <w:t xml:space="preserve">eak </w:t>
      </w:r>
      <w:r w:rsidRPr="00015210">
        <w:rPr>
          <w:lang w:eastAsia="zh-CN"/>
        </w:rPr>
        <w:t>C</w:t>
      </w:r>
      <w:r w:rsidRPr="00015210">
        <w:t>ompetitor</w:t>
      </w:r>
      <w:r w:rsidR="00C1485A" w:rsidRPr="00015210">
        <w:rPr>
          <w:lang w:eastAsia="zh-CN"/>
        </w:rPr>
        <w:t xml:space="preserve">? </w:t>
      </w:r>
      <w:r w:rsidR="00797DC6" w:rsidRPr="00015210">
        <w:rPr>
          <w:lang w:eastAsia="zh-CN"/>
        </w:rPr>
        <w:t>(H1)</w:t>
      </w:r>
    </w:p>
    <w:p w14:paraId="080FA2A4" w14:textId="11ED6467" w:rsidR="00B35552" w:rsidRPr="00B35552" w:rsidRDefault="00B35552">
      <w:pPr>
        <w:pStyle w:val="Paragraph0"/>
        <w:rPr>
          <w:ins w:id="3585" w:author="Prof. LIU Ben" w:date="2026-08-26T11:41:00Z" w16du:dateUtc="2026-08-26T03:41:00Z"/>
          <w:rPrChange w:id="3586" w:author="Prof. LIU Ben" w:date="2026-08-26T11:42:00Z" w16du:dateUtc="2026-08-26T03:42:00Z">
            <w:rPr>
              <w:ins w:id="3587" w:author="Prof. LIU Ben" w:date="2026-08-26T11:41:00Z" w16du:dateUtc="2026-08-26T03:41:00Z"/>
              <w:color w:val="000000"/>
            </w:rPr>
          </w:rPrChange>
        </w:rPr>
        <w:pPrChange w:id="3588" w:author="Prof. LIU Ben" w:date="2026-08-26T11:43:00Z" w16du:dateUtc="2026-08-26T03:43:00Z">
          <w:pPr>
            <w:spacing w:before="100" w:beforeAutospacing="1" w:after="100" w:afterAutospacing="1"/>
          </w:pPr>
        </w:pPrChange>
      </w:pPr>
      <w:ins w:id="3589" w:author="Prof. LIU Ben" w:date="2026-08-26T11:42:00Z" w16du:dateUtc="2026-08-26T03:42:00Z">
        <w:r w:rsidRPr="00B35552">
          <w:rPr>
            <w:rPrChange w:id="3590" w:author="Prof. LIU Ben" w:date="2026-08-26T11:42:00Z" w16du:dateUtc="2026-08-26T03:42:00Z">
              <w:rPr>
                <w:color w:val="000000"/>
              </w:rPr>
            </w:rPrChange>
          </w:rPr>
          <w:t xml:space="preserve">Our account for the positive label effect is that users perceive the AI as a weak competitor and are therefore willing to step in and answer. </w:t>
        </w:r>
      </w:ins>
      <w:ins w:id="3591" w:author="Prof. LIU Ben" w:date="2026-08-26T11:43:00Z" w16du:dateUtc="2026-08-26T03:43:00Z">
        <w:r>
          <w:rPr>
            <w:rFonts w:hint="eastAsia"/>
          </w:rPr>
          <w:t>We present a test on the AI as weak competitor account</w:t>
        </w:r>
      </w:ins>
      <w:ins w:id="3592" w:author="Prof. LIU Ben" w:date="2026-08-26T11:42:00Z" w16du:dateUtc="2026-08-26T03:42:00Z">
        <w:r w:rsidRPr="00B35552">
          <w:rPr>
            <w:rPrChange w:id="3593" w:author="Prof. LIU Ben" w:date="2026-08-26T11:42:00Z" w16du:dateUtc="2026-08-26T03:42:00Z">
              <w:rPr>
                <w:color w:val="000000"/>
              </w:rPr>
            </w:rPrChange>
          </w:rPr>
          <w:t>.</w:t>
        </w:r>
      </w:ins>
      <w:ins w:id="3594" w:author="Prof. LIU Ben" w:date="2026-08-26T11:43:00Z" w16du:dateUtc="2026-08-26T03:43:00Z">
        <w:r>
          <w:rPr>
            <w:rFonts w:hint="eastAsia"/>
          </w:rPr>
          <w:t xml:space="preserve"> </w:t>
        </w:r>
      </w:ins>
      <w:ins w:id="3595" w:author="Prof. LIU Ben" w:date="2026-08-26T11:41:00Z" w16du:dateUtc="2026-08-26T03:41:00Z">
        <w:r w:rsidRPr="00B35552">
          <w:rPr>
            <w:rPrChange w:id="3596" w:author="Prof. LIU Ben" w:date="2026-08-26T11:42:00Z" w16du:dateUtc="2026-08-26T03:42:00Z">
              <w:rPr>
                <w:color w:val="000000"/>
              </w:rPr>
            </w:rPrChange>
          </w:rPr>
          <w:t>The key idea behind this test is that the weak-competitor perception is not equally relevant for every question</w:t>
        </w:r>
      </w:ins>
      <w:ins w:id="3597" w:author="Prof. LIU Ben" w:date="2026-08-26T11:43:00Z" w16du:dateUtc="2026-08-26T03:43:00Z">
        <w:r>
          <w:rPr>
            <w:rFonts w:hint="eastAsia"/>
          </w:rPr>
          <w:t>. I</w:t>
        </w:r>
      </w:ins>
      <w:ins w:id="3598" w:author="Prof. LIU Ben" w:date="2026-08-26T11:41:00Z" w16du:dateUtc="2026-08-26T03:41:00Z">
        <w:r w:rsidRPr="00B35552">
          <w:rPr>
            <w:rPrChange w:id="3599" w:author="Prof. LIU Ben" w:date="2026-08-26T11:42:00Z" w16du:dateUtc="2026-08-26T03:42:00Z">
              <w:rPr>
                <w:color w:val="000000"/>
              </w:rPr>
            </w:rPrChange>
          </w:rPr>
          <w:t xml:space="preserve">t becomes salient precisely when a question is hard. Easy questions </w:t>
        </w:r>
        <w:r w:rsidRPr="00B35552">
          <w:rPr>
            <w:rPrChange w:id="3600" w:author="Prof. LIU Ben" w:date="2026-08-26T11:42:00Z" w16du:dateUtc="2026-08-26T03:42:00Z">
              <w:rPr>
                <w:color w:val="000000"/>
              </w:rPr>
            </w:rPrChange>
          </w:rPr>
          <w:lastRenderedPageBreak/>
          <w:t xml:space="preserve">can be answered well by almost anyone, </w:t>
        </w:r>
      </w:ins>
      <w:ins w:id="3601" w:author="Prof. LIU Ben" w:date="2026-08-26T11:44:00Z" w16du:dateUtc="2026-08-26T03:44:00Z">
        <w:r>
          <w:rPr>
            <w:rFonts w:hint="eastAsia"/>
          </w:rPr>
          <w:t>a Gen</w:t>
        </w:r>
      </w:ins>
      <w:ins w:id="3602" w:author="Prof. LIU Ben" w:date="2026-08-26T11:41:00Z" w16du:dateUtc="2026-08-26T03:41:00Z">
        <w:r w:rsidRPr="00B35552">
          <w:rPr>
            <w:rPrChange w:id="3603" w:author="Prof. LIU Ben" w:date="2026-08-26T11:42:00Z" w16du:dateUtc="2026-08-26T03:42:00Z">
              <w:rPr>
                <w:color w:val="000000"/>
              </w:rPr>
            </w:rPrChange>
          </w:rPr>
          <w:t>AI</w:t>
        </w:r>
      </w:ins>
      <w:ins w:id="3604" w:author="Prof. LIU Ben" w:date="2026-08-26T11:44:00Z" w16du:dateUtc="2026-08-26T03:44:00Z">
        <w:r>
          <w:rPr>
            <w:rFonts w:hint="eastAsia"/>
          </w:rPr>
          <w:t xml:space="preserve"> system</w:t>
        </w:r>
      </w:ins>
      <w:ins w:id="3605" w:author="Prof. LIU Ben" w:date="2026-08-26T11:41:00Z" w16du:dateUtc="2026-08-26T03:41:00Z">
        <w:r w:rsidRPr="00B35552">
          <w:rPr>
            <w:rPrChange w:id="3606" w:author="Prof. LIU Ben" w:date="2026-08-26T11:42:00Z" w16du:dateUtc="2026-08-26T03:42:00Z">
              <w:rPr>
                <w:color w:val="000000"/>
              </w:rPr>
            </w:rPrChange>
          </w:rPr>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ins>
      <w:ins w:id="3607" w:author="Prof. LIU Ben" w:date="2026-08-26T11:44:00Z" w16du:dateUtc="2026-08-26T03:44:00Z">
        <w:r>
          <w:rPr>
            <w:rFonts w:hint="eastAsia"/>
          </w:rPr>
          <w:t>. F</w:t>
        </w:r>
      </w:ins>
      <w:ins w:id="3608" w:author="Prof. LIU Ben" w:date="2026-08-26T11:41:00Z" w16du:dateUtc="2026-08-26T03:41:00Z">
        <w:r w:rsidRPr="00B35552">
          <w:rPr>
            <w:rPrChange w:id="3609" w:author="Prof. LIU Ben" w:date="2026-08-26T11:42:00Z" w16du:dateUtc="2026-08-26T03:42:00Z">
              <w:rPr>
                <w:color w:val="000000"/>
              </w:rPr>
            </w:rPrChange>
          </w:rPr>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w:t>
        </w:r>
        <w:r w:rsidRPr="00B35552">
          <w:rPr>
            <w:rPrChange w:id="3610" w:author="Prof. LIU Ben" w:date="2026-08-26T11:42:00Z" w16du:dateUtc="2026-08-26T03:42:00Z">
              <w:rPr>
                <w:i/>
                <w:iCs/>
                <w:color w:val="000000"/>
              </w:rPr>
            </w:rPrChange>
          </w:rPr>
          <w:t>true</w:t>
        </w:r>
        <w:r w:rsidRPr="00B35552">
          <w:rPr>
            <w:rPrChange w:id="3611" w:author="Prof. LIU Ben" w:date="2026-08-26T11:42:00Z" w16du:dateUtc="2026-08-26T03:42:00Z">
              <w:rPr>
                <w:color w:val="000000"/>
              </w:rPr>
            </w:rPrChange>
          </w:rPr>
          <w:t xml:space="preserve">, and it is more likely to be </w:t>
        </w:r>
        <w:r w:rsidRPr="00B35552">
          <w:rPr>
            <w:i/>
            <w:iCs/>
            <w:rPrChange w:id="3612" w:author="Prof. LIU Ben" w:date="2026-08-26T11:45:00Z" w16du:dateUtc="2026-08-26T03:45:00Z">
              <w:rPr>
                <w:i/>
                <w:iCs/>
                <w:color w:val="000000"/>
              </w:rPr>
            </w:rPrChange>
          </w:rPr>
          <w:t>top of mind</w:t>
        </w:r>
        <w:r w:rsidRPr="00B35552">
          <w:rPr>
            <w:rPrChange w:id="3613" w:author="Prof. LIU Ben" w:date="2026-08-26T11:42:00Z" w16du:dateUtc="2026-08-26T03:42:00Z">
              <w:rPr>
                <w:color w:val="000000"/>
              </w:rPr>
            </w:rPrChange>
          </w:rPr>
          <w:t xml:space="preserve">. </w:t>
        </w:r>
      </w:ins>
    </w:p>
    <w:p w14:paraId="5ADF307D" w14:textId="5EC0C99E" w:rsidR="00B35552" w:rsidRPr="00B35552" w:rsidRDefault="00B35552">
      <w:pPr>
        <w:pStyle w:val="Paragraph0"/>
        <w:rPr>
          <w:ins w:id="3614" w:author="Prof. LIU Ben" w:date="2026-08-26T11:41:00Z" w16du:dateUtc="2026-08-26T03:41:00Z"/>
          <w:rPrChange w:id="3615" w:author="Prof. LIU Ben" w:date="2026-08-26T11:42:00Z" w16du:dateUtc="2026-08-26T03:42:00Z">
            <w:rPr>
              <w:ins w:id="3616" w:author="Prof. LIU Ben" w:date="2026-08-26T11:41:00Z" w16du:dateUtc="2026-08-26T03:41:00Z"/>
              <w:color w:val="000000"/>
            </w:rPr>
          </w:rPrChange>
        </w:rPr>
        <w:pPrChange w:id="3617" w:author="Prof. LIU Ben" w:date="2026-08-26T11:42:00Z" w16du:dateUtc="2026-08-26T03:42:00Z">
          <w:pPr>
            <w:spacing w:before="100" w:beforeAutospacing="1" w:after="100" w:afterAutospacing="1"/>
          </w:pPr>
        </w:pPrChange>
      </w:pPr>
      <w:ins w:id="3618" w:author="Prof. LIU Ben" w:date="2026-08-26T11:41:00Z" w16du:dateUtc="2026-08-26T03:41:00Z">
        <w:r w:rsidRPr="00B35552">
          <w:rPr>
            <w:rPrChange w:id="3619" w:author="Prof. LIU Ben" w:date="2026-08-26T11:42:00Z" w16du:dateUtc="2026-08-26T03:42:00Z">
              <w:rPr>
                <w:color w:val="000000"/>
              </w:rPr>
            </w:rPrChange>
          </w:rPr>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little force, because even a weak AI answer may already be sufficient, so the label should do little to invite contribution. We measure question difficulty using a </w:t>
        </w:r>
      </w:ins>
      <w:ins w:id="3620" w:author="Prof. LIU Ben" w:date="2026-08-26T11:46:00Z" w16du:dateUtc="2026-08-26T03:46:00Z">
        <w:r>
          <w:rPr>
            <w:rFonts w:hint="eastAsia"/>
          </w:rPr>
          <w:t>LLM</w:t>
        </w:r>
      </w:ins>
      <w:ins w:id="3621" w:author="Prof. LIU Ben" w:date="2026-08-26T11:41:00Z" w16du:dateUtc="2026-08-26T03:41:00Z">
        <w:r w:rsidRPr="00B35552">
          <w:rPr>
            <w:rPrChange w:id="3622" w:author="Prof. LIU Ben" w:date="2026-08-26T11:42:00Z" w16du:dateUtc="2026-08-26T03:42:00Z">
              <w:rPr>
                <w:color w:val="000000"/>
              </w:rPr>
            </w:rPrChange>
          </w:rPr>
          <w:t>–generated score, with details in the Appendix, and we split the sample at the mean difficulty.</w:t>
        </w:r>
      </w:ins>
    </w:p>
    <w:p w14:paraId="3F540D1E" w14:textId="62D5520D" w:rsidR="00B35552" w:rsidRPr="00B35552" w:rsidRDefault="00B35552">
      <w:pPr>
        <w:pStyle w:val="Paragraph0"/>
        <w:rPr>
          <w:ins w:id="3623" w:author="Prof. LIU Ben" w:date="2026-08-26T11:41:00Z" w16du:dateUtc="2026-08-26T03:41:00Z"/>
          <w:rPrChange w:id="3624" w:author="Prof. LIU Ben" w:date="2026-08-26T11:42:00Z" w16du:dateUtc="2026-08-26T03:42:00Z">
            <w:rPr>
              <w:ins w:id="3625" w:author="Prof. LIU Ben" w:date="2026-08-26T11:41:00Z" w16du:dateUtc="2026-08-26T03:41:00Z"/>
              <w:color w:val="000000"/>
            </w:rPr>
          </w:rPrChange>
        </w:rPr>
        <w:pPrChange w:id="3626" w:author="Prof. LIU Ben" w:date="2026-08-26T11:42:00Z" w16du:dateUtc="2026-08-26T03:42:00Z">
          <w:pPr>
            <w:spacing w:before="100" w:beforeAutospacing="1" w:after="100" w:afterAutospacing="1"/>
          </w:pPr>
        </w:pPrChange>
      </w:pPr>
      <w:ins w:id="3627" w:author="Prof. LIU Ben" w:date="2026-08-26T11:41:00Z" w16du:dateUtc="2026-08-26T03:41:00Z">
        <w:r w:rsidRPr="00B35552">
          <w:rPr>
            <w:rPrChange w:id="3628" w:author="Prof. LIU Ben" w:date="2026-08-26T11:42:00Z" w16du:dateUtc="2026-08-26T03:42:00Z">
              <w:rPr>
                <w:color w:val="000000"/>
              </w:rPr>
            </w:rPrChange>
          </w:rPr>
          <w:t xml:space="preserve">Table 103 confirms this prediction. On difficult questions the AI label effect is positive and significant (0.282, p&lt;0.01), and the interaction with answer length is negative and significant (-0.059, p&lt;0.001). On easy questions the AI label effect is not significant. </w:t>
        </w:r>
      </w:ins>
    </w:p>
    <w:p w14:paraId="3906DC31" w14:textId="1A108265" w:rsidR="00797DC6" w:rsidRPr="00015210" w:rsidDel="00B35552" w:rsidRDefault="00797DC6">
      <w:pPr>
        <w:pStyle w:val="Paragraph0"/>
        <w:rPr>
          <w:del w:id="3629" w:author="Prof. LIU Ben" w:date="2026-08-26T11:46:00Z" w16du:dateUtc="2026-08-26T03:46:00Z"/>
        </w:rPr>
      </w:pPr>
      <w:del w:id="3630" w:author="Prof. LIU Ben" w:date="2026-08-26T11:46:00Z" w16du:dateUtc="2026-08-26T03:46:00Z">
        <w:r w:rsidRPr="00015210" w:rsidDel="00B35552">
          <w:delText>Our account for the positive label effect is that users perceive AI as a weak competitor and are therefore willing to answer. We test this account in two ways.</w:delText>
        </w:r>
      </w:del>
    </w:p>
    <w:p w14:paraId="573A1FBD" w14:textId="34070706" w:rsidR="00797DC6" w:rsidRPr="00015210" w:rsidDel="00B35552" w:rsidRDefault="00797DC6" w:rsidP="00FB0C54">
      <w:pPr>
        <w:pStyle w:val="Paragraph0"/>
        <w:rPr>
          <w:del w:id="3631" w:author="Prof. LIU Ben" w:date="2026-08-26T11:46:00Z" w16du:dateUtc="2026-08-26T03:46:00Z"/>
        </w:rPr>
      </w:pPr>
      <w:del w:id="3632" w:author="Prof. LIU Ben" w:date="2026-08-26T11:46:00Z" w16du:dateUtc="2026-08-26T03:46:00Z">
        <w:r w:rsidRPr="00015210" w:rsidDel="00B35552">
          <w:rPr>
            <w:b/>
            <w:bCs/>
          </w:rPr>
          <w:delText>Test 1: question difficulty.</w:delText>
        </w:r>
        <w:r w:rsidRPr="00015210" w:rsidDel="00B35552">
          <w:delTex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delText>
        </w:r>
        <w:r w:rsidR="008A6F83" w:rsidRPr="00015210" w:rsidDel="00B35552">
          <w:delText>-generated</w:delText>
        </w:r>
        <w:r w:rsidRPr="00015210" w:rsidDel="00B35552">
          <w:delText xml:space="preserve"> score, with details in the Appendix, and we split the sample at the </w:delText>
        </w:r>
        <w:r w:rsidR="00331AAC" w:rsidRPr="00015210" w:rsidDel="00B35552">
          <w:delText xml:space="preserve">mean </w:delText>
        </w:r>
        <w:r w:rsidRPr="00015210" w:rsidDel="00B35552">
          <w:delText>difficulty.</w:delText>
        </w:r>
      </w:del>
    </w:p>
    <w:p w14:paraId="46B11DB0" w14:textId="7BF508AB" w:rsidR="00797DC6" w:rsidRPr="00015210" w:rsidDel="00B35552" w:rsidRDefault="00797DC6" w:rsidP="00797DC6">
      <w:pPr>
        <w:pStyle w:val="Paragraph0"/>
        <w:rPr>
          <w:del w:id="3633" w:author="Prof. LIU Ben" w:date="2026-08-26T11:46:00Z" w16du:dateUtc="2026-08-26T03:46:00Z"/>
        </w:rPr>
      </w:pPr>
      <w:del w:id="3634" w:author="Prof. LIU Ben" w:date="2026-08-26T11:46:00Z" w16du:dateUtc="2026-08-26T03:46:00Z">
        <w:r w:rsidRPr="00015210" w:rsidDel="00B35552">
          <w:delText>Table 1</w:delText>
        </w:r>
      </w:del>
      <w:ins w:id="3635" w:author="Xin Li" w:date="2026-08-22T16:13:00Z" w16du:dateUtc="2026-08-22T08:13:00Z">
        <w:del w:id="3636" w:author="Prof. LIU Ben" w:date="2026-08-26T11:46:00Z" w16du:dateUtc="2026-08-26T03:46:00Z">
          <w:r w:rsidR="00717310" w:rsidDel="00B35552">
            <w:delText>0</w:delText>
          </w:r>
        </w:del>
      </w:ins>
      <w:del w:id="3637" w:author="Prof. LIU Ben" w:date="2026-08-26T11:46:00Z" w16du:dateUtc="2026-08-26T03:46:00Z">
        <w:r w:rsidR="004D1041" w:rsidRPr="00015210" w:rsidDel="00B35552">
          <w:delText>3</w:delText>
        </w:r>
        <w:r w:rsidRPr="00015210" w:rsidDel="00B35552">
          <w:delText xml:space="preserve"> confirms this prediction. On difficult questions </w:delText>
        </w:r>
        <w:r w:rsidR="008A6F83" w:rsidRPr="00015210" w:rsidDel="00B35552">
          <w:delText xml:space="preserve">AI label effect </w:delText>
        </w:r>
        <w:r w:rsidRPr="00015210" w:rsidDel="00B35552">
          <w:delText>is positive and significant (0.</w:delText>
        </w:r>
        <w:r w:rsidR="000D6DDF" w:rsidRPr="00015210" w:rsidDel="00B35552">
          <w:delText>282</w:delText>
        </w:r>
        <w:r w:rsidRPr="00015210" w:rsidDel="00B35552">
          <w:delText>, p&lt;0.01), and the interaction with answer length is negative and significant (-0.05</w:delText>
        </w:r>
        <w:r w:rsidR="000D6DDF" w:rsidRPr="00015210" w:rsidDel="00B35552">
          <w:delText>9</w:delText>
        </w:r>
        <w:r w:rsidRPr="00015210" w:rsidDel="00B35552">
          <w:delText xml:space="preserve">, p&lt;0.001). On easy questions </w:delText>
        </w:r>
        <w:r w:rsidR="008A6F83" w:rsidRPr="00015210" w:rsidDel="00B35552">
          <w:delText xml:space="preserve">AI label effect </w:delText>
        </w:r>
        <w:r w:rsidRPr="00015210" w:rsidDel="00B35552">
          <w:delText>is not significant. The label motivates contribution precisely where a weak competitor still leaves a gap to fill.</w:delText>
        </w:r>
      </w:del>
    </w:p>
    <w:p w14:paraId="3D8645DD" w14:textId="6DBA07EA" w:rsidR="00C1485A" w:rsidRPr="00015210" w:rsidRDefault="00C1485A" w:rsidP="00C1485A">
      <w:pPr>
        <w:pStyle w:val="TableFiguretitle"/>
        <w:rPr>
          <w:sz w:val="24"/>
          <w:szCs w:val="24"/>
        </w:rPr>
      </w:pPr>
      <w:r w:rsidRPr="00015210">
        <w:t>Table 1</w:t>
      </w:r>
      <w:ins w:id="3638" w:author="Xin Li" w:date="2026-08-22T16:13:00Z" w16du:dateUtc="2026-08-22T08:13:00Z">
        <w:r w:rsidR="00717310">
          <w:t>0</w:t>
        </w:r>
      </w:ins>
      <w:del w:id="3639" w:author="Xin Li" w:date="2026-08-22T16:13:00Z" w16du:dateUtc="2026-08-22T08:13:00Z">
        <w:r w:rsidR="004D1041" w:rsidRPr="00015210" w:rsidDel="00717310">
          <w:delText>3</w:delText>
        </w:r>
      </w:del>
      <w:r w:rsidRPr="00015210">
        <w:t>. Question difficulty subgroups</w:t>
      </w:r>
      <w:del w:id="3640" w:author="Prof. LIU Ben" w:date="2026-08-26T11:47:00Z" w16du:dateUtc="2026-08-26T03:47:00Z">
        <w:r w:rsidRPr="00015210" w:rsidDel="00B35552">
          <w:delText xml:space="preserve"> (H1 Test 1)</w:delText>
        </w:r>
      </w:del>
    </w:p>
    <w:tbl>
      <w:tblPr>
        <w:tblW w:w="5000" w:type="pct"/>
        <w:jc w:val="center"/>
        <w:tblLayout w:type="fixed"/>
        <w:tblLook w:val="04A0" w:firstRow="1" w:lastRow="0" w:firstColumn="1" w:lastColumn="0" w:noHBand="0" w:noVBand="1"/>
        <w:tblPrChange w:id="3641" w:author="Xin Li" w:date="2026-08-22T08:00:00Z" w16du:dateUtc="2026-08-22T00:00:00Z">
          <w:tblPr>
            <w:tblW w:w="5000" w:type="pct"/>
            <w:jc w:val="center"/>
            <w:tblLayout w:type="fixed"/>
            <w:tblLook w:val="04A0" w:firstRow="1" w:lastRow="0" w:firstColumn="1" w:lastColumn="0" w:noHBand="0" w:noVBand="1"/>
          </w:tblPr>
        </w:tblPrChange>
      </w:tblPr>
      <w:tblGrid>
        <w:gridCol w:w="3595"/>
        <w:gridCol w:w="2785"/>
        <w:gridCol w:w="2980"/>
        <w:tblGridChange w:id="3642">
          <w:tblGrid>
            <w:gridCol w:w="3595"/>
            <w:gridCol w:w="2785"/>
            <w:gridCol w:w="2980"/>
          </w:tblGrid>
        </w:tblGridChange>
      </w:tblGrid>
      <w:tr w:rsidR="000D6DDF" w:rsidRPr="00015210" w14:paraId="1161A0E4" w14:textId="77777777" w:rsidTr="00717310">
        <w:trPr>
          <w:jc w:val="center"/>
          <w:trPrChange w:id="3643" w:author="Xin Li" w:date="2026-08-22T08:00:00Z" w16du:dateUtc="2026-08-22T00:00:00Z">
            <w:trPr>
              <w:trHeight w:val="320"/>
              <w:jc w:val="center"/>
            </w:trPr>
          </w:trPrChange>
        </w:trPr>
        <w:tc>
          <w:tcPr>
            <w:tcW w:w="3595" w:type="dxa"/>
            <w:tcBorders>
              <w:top w:val="single" w:sz="4" w:space="0" w:color="auto"/>
              <w:left w:val="nil"/>
              <w:bottom w:val="nil"/>
              <w:right w:val="nil"/>
            </w:tcBorders>
            <w:noWrap/>
            <w:hideMark/>
            <w:tcPrChange w:id="3644" w:author="Xin Li" w:date="2026-08-22T08:00:00Z" w16du:dateUtc="2026-08-22T00:00:00Z">
              <w:tcPr>
                <w:tcW w:w="2220"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noWrap/>
            <w:hideMark/>
            <w:tcPrChange w:id="3645" w:author="Xin Li" w:date="2026-08-22T08:00:00Z" w16du:dateUtc="2026-08-22T00:00:00Z">
              <w:tcPr>
                <w:tcW w:w="1720" w:type="dxa"/>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3646" w:author="Xin Li" w:date="2026-08-22T08:00:00Z" w16du:dateUtc="2026-08-22T00:00:00Z">
              <w:tcPr>
                <w:tcW w:w="184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717310">
        <w:trPr>
          <w:jc w:val="center"/>
          <w:trPrChange w:id="3647" w:author="Xin Li" w:date="2026-08-22T08:00:00Z" w16du:dateUtc="2026-08-22T00:00:00Z">
            <w:trPr>
              <w:trHeight w:val="320"/>
              <w:jc w:val="center"/>
            </w:trPr>
          </w:trPrChange>
        </w:trPr>
        <w:tc>
          <w:tcPr>
            <w:tcW w:w="3595" w:type="dxa"/>
            <w:tcBorders>
              <w:top w:val="nil"/>
              <w:left w:val="nil"/>
              <w:bottom w:val="nil"/>
              <w:right w:val="nil"/>
            </w:tcBorders>
            <w:hideMark/>
            <w:tcPrChange w:id="3648" w:author="Xin Li" w:date="2026-08-22T08:00:00Z" w16du:dateUtc="2026-08-22T00:00:00Z">
              <w:tcPr>
                <w:tcW w:w="2220" w:type="dxa"/>
                <w:tcBorders>
                  <w:top w:val="nil"/>
                  <w:left w:val="nil"/>
                  <w:bottom w:val="nil"/>
                  <w:right w:val="nil"/>
                </w:tcBorders>
                <w:hideMark/>
              </w:tcPr>
            </w:tcPrChange>
          </w:tcPr>
          <w:p w14:paraId="6965F4B6" w14:textId="1118ABA2" w:rsidR="00717310" w:rsidRPr="00015210" w:rsidRDefault="00717310" w:rsidP="00717310">
            <w:pPr>
              <w:jc w:val="center"/>
              <w:rPr>
                <w:color w:val="000000"/>
                <w:sz w:val="20"/>
                <w:szCs w:val="20"/>
              </w:rPr>
            </w:pPr>
            <w:ins w:id="3649" w:author="Xin Li" w:date="2026-08-22T16:08:00Z" w16du:dateUtc="2026-08-22T08:08:00Z">
              <w:r>
                <w:rPr>
                  <w:color w:val="000000"/>
                  <w:sz w:val="20"/>
                  <w:szCs w:val="20"/>
                </w:rPr>
                <w:t xml:space="preserve">DV: </w:t>
              </w:r>
              <w:r w:rsidRPr="00015210">
                <w:rPr>
                  <w:color w:val="000000"/>
                  <w:sz w:val="20"/>
                  <w:szCs w:val="20"/>
                </w:rPr>
                <w:t>Log(answer number in 7 days)</w:t>
              </w:r>
            </w:ins>
          </w:p>
        </w:tc>
        <w:tc>
          <w:tcPr>
            <w:tcW w:w="2785" w:type="dxa"/>
            <w:tcBorders>
              <w:top w:val="nil"/>
              <w:left w:val="nil"/>
              <w:bottom w:val="nil"/>
              <w:right w:val="nil"/>
            </w:tcBorders>
            <w:noWrap/>
            <w:hideMark/>
            <w:tcPrChange w:id="3650" w:author="Xin Li" w:date="2026-08-22T08:00:00Z" w16du:dateUtc="2026-08-22T00:00:00Z">
              <w:tcPr>
                <w:tcW w:w="1720" w:type="dxa"/>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3651" w:author="Xin Li" w:date="2026-08-22T08:00:00Z" w16du:dateUtc="2026-08-22T00:00:00Z">
              <w:tcPr>
                <w:tcW w:w="184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rsidDel="00717310" w14:paraId="1500A264" w14:textId="7A07122F" w:rsidTr="00717310">
        <w:trPr>
          <w:jc w:val="center"/>
          <w:del w:id="3652" w:author="Xin Li" w:date="2026-08-22T16:08:00Z"/>
          <w:trPrChange w:id="3653" w:author="Xin Li" w:date="2026-08-22T16:08:00Z" w16du:dateUtc="2026-08-22T08:08:00Z">
            <w:trPr>
              <w:trHeight w:val="320"/>
              <w:jc w:val="center"/>
            </w:trPr>
          </w:trPrChange>
        </w:trPr>
        <w:tc>
          <w:tcPr>
            <w:tcW w:w="3595" w:type="dxa"/>
            <w:tcBorders>
              <w:top w:val="nil"/>
              <w:left w:val="nil"/>
              <w:bottom w:val="nil"/>
              <w:right w:val="nil"/>
            </w:tcBorders>
            <w:noWrap/>
            <w:tcPrChange w:id="3654" w:author="Xin Li" w:date="2026-08-22T16:08:00Z" w16du:dateUtc="2026-08-22T08:08:00Z">
              <w:tcPr>
                <w:tcW w:w="2220" w:type="dxa"/>
                <w:tcBorders>
                  <w:top w:val="nil"/>
                  <w:left w:val="nil"/>
                  <w:bottom w:val="nil"/>
                  <w:right w:val="nil"/>
                </w:tcBorders>
                <w:noWrap/>
              </w:tcPr>
            </w:tcPrChange>
          </w:tcPr>
          <w:p w14:paraId="263E9F26" w14:textId="0D91645B" w:rsidR="00717310" w:rsidRPr="00015210" w:rsidDel="00717310" w:rsidRDefault="00717310" w:rsidP="00717310">
            <w:pPr>
              <w:rPr>
                <w:del w:id="3655" w:author="Xin Li" w:date="2026-08-22T16:08:00Z" w16du:dateUtc="2026-08-22T08:08:00Z"/>
                <w:rFonts w:ascii="Georgia" w:hAnsi="Georgia"/>
                <w:color w:val="000000"/>
                <w:sz w:val="20"/>
                <w:szCs w:val="20"/>
              </w:rPr>
            </w:pPr>
            <w:del w:id="3656" w:author="Xin Li" w:date="2026-08-22T16:08:00Z" w16du:dateUtc="2026-08-22T08:08:00Z">
              <w:r w:rsidRPr="00015210" w:rsidDel="00AA646C">
                <w:rPr>
                  <w:rFonts w:ascii="Georgia" w:hAnsi="Georgia"/>
                  <w:color w:val="000000"/>
                  <w:sz w:val="20"/>
                  <w:szCs w:val="20"/>
                </w:rPr>
                <w:delText>DV</w:delText>
              </w:r>
            </w:del>
          </w:p>
        </w:tc>
        <w:tc>
          <w:tcPr>
            <w:tcW w:w="5765" w:type="dxa"/>
            <w:gridSpan w:val="2"/>
            <w:tcBorders>
              <w:top w:val="nil"/>
              <w:left w:val="nil"/>
              <w:bottom w:val="single" w:sz="4" w:space="0" w:color="auto"/>
              <w:right w:val="nil"/>
            </w:tcBorders>
            <w:tcPrChange w:id="3657" w:author="Xin Li" w:date="2026-08-22T16:08:00Z" w16du:dateUtc="2026-08-22T08:08:00Z">
              <w:tcPr>
                <w:tcW w:w="3560" w:type="dxa"/>
                <w:gridSpan w:val="2"/>
                <w:tcBorders>
                  <w:top w:val="nil"/>
                  <w:left w:val="nil"/>
                  <w:bottom w:val="single" w:sz="4" w:space="0" w:color="auto"/>
                  <w:right w:val="nil"/>
                </w:tcBorders>
              </w:tcPr>
            </w:tcPrChange>
          </w:tcPr>
          <w:p w14:paraId="4B6C4E32" w14:textId="1DC3C270" w:rsidR="00717310" w:rsidRPr="00015210" w:rsidDel="00717310" w:rsidRDefault="00717310" w:rsidP="00717310">
            <w:pPr>
              <w:jc w:val="center"/>
              <w:rPr>
                <w:del w:id="3658" w:author="Xin Li" w:date="2026-08-22T16:08:00Z" w16du:dateUtc="2026-08-22T08:08:00Z"/>
                <w:color w:val="000000"/>
                <w:sz w:val="20"/>
                <w:szCs w:val="20"/>
              </w:rPr>
            </w:pPr>
            <w:del w:id="3659" w:author="Xin Li" w:date="2026-08-22T16:08:00Z" w16du:dateUtc="2026-08-22T08:08:00Z">
              <w:r w:rsidRPr="00015210" w:rsidDel="00717310">
                <w:rPr>
                  <w:color w:val="000000"/>
                  <w:sz w:val="20"/>
                  <w:szCs w:val="20"/>
                </w:rPr>
                <w:delText>Log(answer number in 7 days)</w:delText>
              </w:r>
            </w:del>
          </w:p>
        </w:tc>
      </w:tr>
      <w:tr w:rsidR="00717310" w:rsidRPr="00015210" w14:paraId="61225E51" w14:textId="77777777" w:rsidTr="00717310">
        <w:trPr>
          <w:jc w:val="center"/>
          <w:trPrChange w:id="3660" w:author="Xin Li" w:date="2026-08-22T08:00:00Z" w16du:dateUtc="2026-08-22T00:00:00Z">
            <w:trPr>
              <w:trHeight w:val="320"/>
              <w:jc w:val="center"/>
            </w:trPr>
          </w:trPrChange>
        </w:trPr>
        <w:tc>
          <w:tcPr>
            <w:tcW w:w="3595" w:type="dxa"/>
            <w:vMerge w:val="restart"/>
            <w:tcBorders>
              <w:top w:val="nil"/>
              <w:left w:val="nil"/>
              <w:bottom w:val="nil"/>
              <w:right w:val="nil"/>
            </w:tcBorders>
            <w:noWrap/>
            <w:hideMark/>
            <w:tcPrChange w:id="3661" w:author="Xin Li" w:date="2026-08-22T08:00:00Z" w16du:dateUtc="2026-08-22T00:00:00Z">
              <w:tcPr>
                <w:tcW w:w="2220"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noWrap/>
            <w:hideMark/>
            <w:tcPrChange w:id="3662" w:author="Xin Li" w:date="2026-08-22T08:00:00Z" w16du:dateUtc="2026-08-22T00:00:00Z">
              <w:tcPr>
                <w:tcW w:w="1720" w:type="dxa"/>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3663" w:author="Xin Li" w:date="2026-08-22T08:00:00Z" w16du:dateUtc="2026-08-22T00:00:00Z">
              <w:tcPr>
                <w:tcW w:w="184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717310">
        <w:trPr>
          <w:jc w:val="center"/>
          <w:trPrChange w:id="3664" w:author="Xin Li" w:date="2026-08-22T08:00:00Z" w16du:dateUtc="2026-08-22T00:00:00Z">
            <w:trPr>
              <w:trHeight w:val="320"/>
              <w:jc w:val="center"/>
            </w:trPr>
          </w:trPrChange>
        </w:trPr>
        <w:tc>
          <w:tcPr>
            <w:tcW w:w="3595" w:type="dxa"/>
            <w:vMerge/>
            <w:tcBorders>
              <w:top w:val="nil"/>
              <w:left w:val="nil"/>
              <w:bottom w:val="nil"/>
              <w:right w:val="nil"/>
            </w:tcBorders>
            <w:hideMark/>
            <w:tcPrChange w:id="3665" w:author="Xin Li" w:date="2026-08-22T08:00:00Z" w16du:dateUtc="2026-08-22T00:00:00Z">
              <w:tcPr>
                <w:tcW w:w="2220"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785" w:type="dxa"/>
            <w:tcBorders>
              <w:top w:val="nil"/>
              <w:left w:val="nil"/>
              <w:bottom w:val="nil"/>
              <w:right w:val="nil"/>
            </w:tcBorders>
            <w:noWrap/>
            <w:hideMark/>
            <w:tcPrChange w:id="3666" w:author="Xin Li" w:date="2026-08-22T08:00:00Z" w16du:dateUtc="2026-08-22T00:00:00Z">
              <w:tcPr>
                <w:tcW w:w="1720" w:type="dxa"/>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3667" w:author="Xin Li" w:date="2026-08-22T08:00:00Z" w16du:dateUtc="2026-08-22T00:00:00Z">
              <w:tcPr>
                <w:tcW w:w="184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717310">
        <w:trPr>
          <w:jc w:val="center"/>
          <w:trPrChange w:id="3668" w:author="Xin Li" w:date="2026-08-22T08:00:00Z" w16du:dateUtc="2026-08-22T00:00:00Z">
            <w:trPr>
              <w:trHeight w:val="320"/>
              <w:jc w:val="center"/>
            </w:trPr>
          </w:trPrChange>
        </w:trPr>
        <w:tc>
          <w:tcPr>
            <w:tcW w:w="3595" w:type="dxa"/>
            <w:vMerge w:val="restart"/>
            <w:tcBorders>
              <w:top w:val="nil"/>
              <w:left w:val="nil"/>
              <w:bottom w:val="nil"/>
              <w:right w:val="nil"/>
            </w:tcBorders>
            <w:noWrap/>
            <w:hideMark/>
            <w:tcPrChange w:id="3669" w:author="Xin Li" w:date="2026-08-22T08:00:00Z" w16du:dateUtc="2026-08-22T00:00:00Z">
              <w:tcPr>
                <w:tcW w:w="2220"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noWrap/>
            <w:hideMark/>
            <w:tcPrChange w:id="3670" w:author="Xin Li" w:date="2026-08-22T08:00:00Z" w16du:dateUtc="2026-08-22T00:00:00Z">
              <w:tcPr>
                <w:tcW w:w="1720" w:type="dxa"/>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3671" w:author="Xin Li" w:date="2026-08-22T08:00:00Z" w16du:dateUtc="2026-08-22T00:00:00Z">
              <w:tcPr>
                <w:tcW w:w="184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717310">
        <w:trPr>
          <w:jc w:val="center"/>
          <w:trPrChange w:id="3672" w:author="Xin Li" w:date="2026-08-22T08:00:00Z" w16du:dateUtc="2026-08-22T00:00:00Z">
            <w:trPr>
              <w:trHeight w:val="320"/>
              <w:jc w:val="center"/>
            </w:trPr>
          </w:trPrChange>
        </w:trPr>
        <w:tc>
          <w:tcPr>
            <w:tcW w:w="3595" w:type="dxa"/>
            <w:vMerge/>
            <w:tcBorders>
              <w:top w:val="nil"/>
              <w:left w:val="nil"/>
              <w:bottom w:val="nil"/>
              <w:right w:val="nil"/>
            </w:tcBorders>
            <w:hideMark/>
            <w:tcPrChange w:id="3673" w:author="Xin Li" w:date="2026-08-22T08:00:00Z" w16du:dateUtc="2026-08-22T00:00:00Z">
              <w:tcPr>
                <w:tcW w:w="2220"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785" w:type="dxa"/>
            <w:tcBorders>
              <w:top w:val="nil"/>
              <w:left w:val="nil"/>
              <w:bottom w:val="nil"/>
              <w:right w:val="nil"/>
            </w:tcBorders>
            <w:noWrap/>
            <w:hideMark/>
            <w:tcPrChange w:id="3674" w:author="Xin Li" w:date="2026-08-22T08:00:00Z" w16du:dateUtc="2026-08-22T00:00:00Z">
              <w:tcPr>
                <w:tcW w:w="1720" w:type="dxa"/>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3675" w:author="Xin Li" w:date="2026-08-22T08:00:00Z" w16du:dateUtc="2026-08-22T00:00:00Z">
              <w:tcPr>
                <w:tcW w:w="184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717310">
        <w:trPr>
          <w:jc w:val="center"/>
          <w:trPrChange w:id="3676" w:author="Xin Li" w:date="2026-08-22T08:00:00Z" w16du:dateUtc="2026-08-22T00:00:00Z">
            <w:trPr>
              <w:trHeight w:val="320"/>
              <w:jc w:val="center"/>
            </w:trPr>
          </w:trPrChange>
        </w:trPr>
        <w:tc>
          <w:tcPr>
            <w:tcW w:w="3595" w:type="dxa"/>
            <w:vMerge w:val="restart"/>
            <w:tcBorders>
              <w:top w:val="nil"/>
              <w:left w:val="nil"/>
              <w:bottom w:val="single" w:sz="4" w:space="0" w:color="000000"/>
              <w:right w:val="nil"/>
            </w:tcBorders>
            <w:noWrap/>
            <w:hideMark/>
            <w:tcPrChange w:id="3677" w:author="Xin Li" w:date="2026-08-22T08:00:00Z" w16du:dateUtc="2026-08-22T00:00:00Z">
              <w:tcPr>
                <w:tcW w:w="2220"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noWrap/>
            <w:hideMark/>
            <w:tcPrChange w:id="3678" w:author="Xin Li" w:date="2026-08-22T08:00:00Z" w16du:dateUtc="2026-08-22T00:00:00Z">
              <w:tcPr>
                <w:tcW w:w="1720" w:type="dxa"/>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3679" w:author="Xin Li" w:date="2026-08-22T08:00:00Z" w16du:dateUtc="2026-08-22T00:00:00Z">
              <w:tcPr>
                <w:tcW w:w="184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717310">
        <w:trPr>
          <w:jc w:val="center"/>
          <w:trPrChange w:id="3680" w:author="Xin Li" w:date="2026-08-22T08:00:00Z" w16du:dateUtc="2026-08-22T00:00:00Z">
            <w:trPr>
              <w:trHeight w:val="320"/>
              <w:jc w:val="center"/>
            </w:trPr>
          </w:trPrChange>
        </w:trPr>
        <w:tc>
          <w:tcPr>
            <w:tcW w:w="3595" w:type="dxa"/>
            <w:vMerge/>
            <w:tcBorders>
              <w:top w:val="nil"/>
              <w:left w:val="nil"/>
              <w:bottom w:val="single" w:sz="4" w:space="0" w:color="000000"/>
              <w:right w:val="nil"/>
            </w:tcBorders>
            <w:hideMark/>
            <w:tcPrChange w:id="3681" w:author="Xin Li" w:date="2026-08-22T08:00:00Z" w16du:dateUtc="2026-08-22T00:00:00Z">
              <w:tcPr>
                <w:tcW w:w="2220"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785" w:type="dxa"/>
            <w:tcBorders>
              <w:top w:val="nil"/>
              <w:left w:val="nil"/>
              <w:bottom w:val="single" w:sz="4" w:space="0" w:color="auto"/>
              <w:right w:val="nil"/>
            </w:tcBorders>
            <w:noWrap/>
            <w:hideMark/>
            <w:tcPrChange w:id="3682" w:author="Xin Li" w:date="2026-08-22T08:00:00Z" w16du:dateUtc="2026-08-22T00:00:00Z">
              <w:tcPr>
                <w:tcW w:w="1720" w:type="dxa"/>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3683" w:author="Xin Li" w:date="2026-08-22T08:00:00Z" w16du:dateUtc="2026-08-22T00:00:00Z">
              <w:tcPr>
                <w:tcW w:w="184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717310">
        <w:trPr>
          <w:jc w:val="center"/>
          <w:trPrChange w:id="3684" w:author="Xin Li" w:date="2026-08-22T08:00:00Z" w16du:dateUtc="2026-08-22T00:00:00Z">
            <w:trPr>
              <w:trHeight w:val="320"/>
              <w:jc w:val="center"/>
            </w:trPr>
          </w:trPrChange>
        </w:trPr>
        <w:tc>
          <w:tcPr>
            <w:tcW w:w="3595" w:type="dxa"/>
            <w:tcBorders>
              <w:top w:val="nil"/>
              <w:left w:val="nil"/>
              <w:bottom w:val="nil"/>
              <w:right w:val="nil"/>
            </w:tcBorders>
            <w:noWrap/>
            <w:hideMark/>
            <w:tcPrChange w:id="3685" w:author="Xin Li" w:date="2026-08-22T08:00:00Z" w16du:dateUtc="2026-08-22T00:00:00Z">
              <w:tcPr>
                <w:tcW w:w="2220"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785" w:type="dxa"/>
            <w:tcBorders>
              <w:top w:val="nil"/>
              <w:left w:val="nil"/>
              <w:bottom w:val="nil"/>
              <w:right w:val="nil"/>
            </w:tcBorders>
            <w:noWrap/>
            <w:hideMark/>
            <w:tcPrChange w:id="3686" w:author="Xin Li" w:date="2026-08-22T08:00:00Z" w16du:dateUtc="2026-08-22T00:00:00Z">
              <w:tcPr>
                <w:tcW w:w="1720" w:type="dxa"/>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3687" w:author="Xin Li" w:date="2026-08-22T08:00:00Z" w16du:dateUtc="2026-08-22T00:00:00Z">
              <w:tcPr>
                <w:tcW w:w="184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717310">
        <w:trPr>
          <w:jc w:val="center"/>
          <w:trPrChange w:id="3688" w:author="Xin Li" w:date="2026-08-22T08:00:00Z" w16du:dateUtc="2026-08-22T00:00:00Z">
            <w:trPr>
              <w:trHeight w:val="320"/>
              <w:jc w:val="center"/>
            </w:trPr>
          </w:trPrChange>
        </w:trPr>
        <w:tc>
          <w:tcPr>
            <w:tcW w:w="3595" w:type="dxa"/>
            <w:tcBorders>
              <w:top w:val="nil"/>
              <w:left w:val="nil"/>
              <w:bottom w:val="nil"/>
              <w:right w:val="nil"/>
            </w:tcBorders>
            <w:noWrap/>
            <w:hideMark/>
            <w:tcPrChange w:id="3689" w:author="Xin Li" w:date="2026-08-22T08:00:00Z" w16du:dateUtc="2026-08-22T00:00:00Z">
              <w:tcPr>
                <w:tcW w:w="2220"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noWrap/>
            <w:hideMark/>
            <w:tcPrChange w:id="3690" w:author="Xin Li" w:date="2026-08-22T08:00:00Z" w16du:dateUtc="2026-08-22T00:00:00Z">
              <w:tcPr>
                <w:tcW w:w="1720" w:type="dxa"/>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3691" w:author="Xin Li" w:date="2026-08-22T08:00:00Z" w16du:dateUtc="2026-08-22T00:00:00Z">
              <w:tcPr>
                <w:tcW w:w="184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717310">
        <w:trPr>
          <w:jc w:val="center"/>
          <w:trPrChange w:id="3692" w:author="Xin Li" w:date="2026-08-22T08:00:00Z" w16du:dateUtc="2026-08-22T00:00:00Z">
            <w:trPr>
              <w:trHeight w:val="320"/>
              <w:jc w:val="center"/>
            </w:trPr>
          </w:trPrChange>
        </w:trPr>
        <w:tc>
          <w:tcPr>
            <w:tcW w:w="3595" w:type="dxa"/>
            <w:tcBorders>
              <w:top w:val="nil"/>
              <w:left w:val="nil"/>
              <w:bottom w:val="nil"/>
              <w:right w:val="nil"/>
            </w:tcBorders>
            <w:noWrap/>
            <w:hideMark/>
            <w:tcPrChange w:id="3693" w:author="Xin Li" w:date="2026-08-22T08:00:00Z" w16du:dateUtc="2026-08-22T00:00:00Z">
              <w:tcPr>
                <w:tcW w:w="2220"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noWrap/>
            <w:hideMark/>
            <w:tcPrChange w:id="3694" w:author="Xin Li" w:date="2026-08-22T08:00:00Z" w16du:dateUtc="2026-08-22T00:00:00Z">
              <w:tcPr>
                <w:tcW w:w="1720" w:type="dxa"/>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3695" w:author="Xin Li" w:date="2026-08-22T08:00:00Z" w16du:dateUtc="2026-08-22T00:00:00Z">
              <w:tcPr>
                <w:tcW w:w="184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717310">
        <w:trPr>
          <w:jc w:val="center"/>
          <w:trPrChange w:id="3696" w:author="Xin Li" w:date="2026-08-22T08:00:00Z" w16du:dateUtc="2026-08-22T00:00:00Z">
            <w:trPr>
              <w:trHeight w:val="320"/>
              <w:jc w:val="center"/>
            </w:trPr>
          </w:trPrChange>
        </w:trPr>
        <w:tc>
          <w:tcPr>
            <w:tcW w:w="3595" w:type="dxa"/>
            <w:tcBorders>
              <w:top w:val="nil"/>
              <w:left w:val="nil"/>
              <w:bottom w:val="single" w:sz="4" w:space="0" w:color="auto"/>
              <w:right w:val="nil"/>
            </w:tcBorders>
            <w:noWrap/>
            <w:hideMark/>
            <w:tcPrChange w:id="3697" w:author="Xin Li" w:date="2026-08-22T08:00:00Z" w16du:dateUtc="2026-08-22T00:00:00Z">
              <w:tcPr>
                <w:tcW w:w="2220"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lastRenderedPageBreak/>
              <w:t>N</w:t>
            </w:r>
          </w:p>
        </w:tc>
        <w:tc>
          <w:tcPr>
            <w:tcW w:w="2785" w:type="dxa"/>
            <w:tcBorders>
              <w:top w:val="nil"/>
              <w:left w:val="nil"/>
              <w:bottom w:val="single" w:sz="4" w:space="0" w:color="auto"/>
              <w:right w:val="nil"/>
            </w:tcBorders>
            <w:noWrap/>
            <w:hideMark/>
            <w:tcPrChange w:id="3698" w:author="Xin Li" w:date="2026-08-22T08:00:00Z" w16du:dateUtc="2026-08-22T00:00:00Z">
              <w:tcPr>
                <w:tcW w:w="1720" w:type="dxa"/>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3699" w:author="Xin Li" w:date="2026-08-22T08:00:00Z" w16du:dateUtc="2026-08-22T00:00:00Z">
              <w:tcPr>
                <w:tcW w:w="184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66562FE" w14:textId="6639A357" w:rsidR="000D6DDF" w:rsidRPr="00015210" w:rsidDel="00FB0C54" w:rsidRDefault="00621432" w:rsidP="000A2973">
      <w:pPr>
        <w:pStyle w:val="Paragraph0"/>
        <w:rPr>
          <w:del w:id="3700" w:author="Xin Li" w:date="2026-08-22T16:08:00Z" w16du:dateUtc="2026-08-22T08:08:00Z"/>
        </w:rPr>
      </w:pPr>
      <w:del w:id="3701" w:author="Xin Li" w:date="2026-08-22T16:08:00Z" w16du:dateUtc="2026-08-22T08:08:00Z">
        <w:r w:rsidRPr="00015210" w:rsidDel="00FB0C54">
          <w:rPr>
            <w:b/>
            <w:bCs/>
          </w:rPr>
          <w:delText>Test 2: speed of the subsequent answer.</w:delText>
        </w:r>
        <w:r w:rsidRPr="00015210" w:rsidDel="00FB0C54">
          <w:delText xml:space="preserve"> </w:delText>
        </w:r>
        <w:r w:rsidR="000A2973" w:rsidRPr="00015210" w:rsidDel="00FB0C54">
          <w:delText xml:space="preserve">A second implication of the weak-competitor account concerns timing. If a labeled AI first answer is appraised as a weak </w:delText>
        </w:r>
      </w:del>
      <w:del w:id="3702" w:author="Xin Li" w:date="2026-08-22T07:37:00Z" w16du:dateUtc="2026-08-21T23:37:00Z">
        <w:r w:rsidR="000A2973" w:rsidRPr="00015210" w:rsidDel="004E55FA">
          <w:delText>rival</w:delText>
        </w:r>
      </w:del>
      <w:del w:id="3703" w:author="Xin Li" w:date="2026-08-22T16:08:00Z" w16du:dateUtc="2026-08-22T08:08:00Z">
        <w:r w:rsidR="000A2973" w:rsidRPr="00015210" w:rsidDel="00FB0C54">
          <w:delText xml:space="preserve"> that invites a response, then the contribution that follows it should arrive faster when the first answer is AI than when it is human. We test this through the hazard of the answer that follows the first answer in the thread.</w:delText>
        </w:r>
      </w:del>
    </w:p>
    <w:p w14:paraId="00D0532B" w14:textId="6983A434" w:rsidR="000D6DDF" w:rsidRPr="00015210" w:rsidDel="00FB0C54" w:rsidRDefault="000D6DDF" w:rsidP="00621432">
      <w:pPr>
        <w:pStyle w:val="Paragraph0"/>
        <w:rPr>
          <w:del w:id="3704" w:author="Xin Li" w:date="2026-08-22T16:08:00Z" w16du:dateUtc="2026-08-22T08:08:00Z"/>
        </w:rPr>
      </w:pPr>
      <w:del w:id="3705" w:author="Xin Li" w:date="2026-08-22T16:08:00Z" w16du:dateUtc="2026-08-22T08:08:00Z">
        <w:r w:rsidRPr="00015210" w:rsidDel="00FB0C54">
          <w:delText>The test requires an event that is comparable across groups. In the treated group the first answer is the AI answer, so the contribution that follows it is the first human answer; in the control group the first answer is human, so the contribution that follows it is the second human answer. We define the event as the arrival of the contribution following the first answer in the thread, whatever its source, and we measure waiting time from the first answer rather than from the moment of posting. The clock therefore starts at the same point in both groups, and the hazard captures how quickly the next contribution arrives given that a first answer is already in place. What varies between groups is only whether that first answer was AI or human.</w:delText>
        </w:r>
      </w:del>
    </w:p>
    <w:p w14:paraId="64C25E2D" w14:textId="3ACA47E1" w:rsidR="000A2973" w:rsidRPr="00015210" w:rsidDel="00FB0C54" w:rsidRDefault="000A2973" w:rsidP="00621432">
      <w:pPr>
        <w:pStyle w:val="Paragraph0"/>
        <w:rPr>
          <w:del w:id="3706" w:author="Xin Li" w:date="2026-08-22T16:08:00Z" w16du:dateUtc="2026-08-22T08:08:00Z"/>
        </w:rPr>
      </w:pPr>
      <w:del w:id="3707" w:author="Xin Li" w:date="2026-08-22T16:08:00Z" w16du:dateUtc="2026-08-22T08:08:00Z">
        <w:r w:rsidRPr="00015210" w:rsidDel="00FB0C54">
          <w:delText>The waiting time is defined by a censoring rule that follows directly from how we observe each thread. For a thread in which the subsequent answer does arrive, the waiting time is the observed interval from the first answer to that subsequent answer. For a thread in which no subsequent answer has arrived, the waiting time is not observed, but the thread still carries information: we know that no subsequent answer appeared between the first answer and the point at which we crawled the data. Such a thread is right-censored, and its censoring time is the interval from the first answer to the crawl time. In both cases the quantity is measured in hours. This rule uses every thread. A thread contributes an exact waiting time when the event occurs, and it contributes a lower bound on the waiting time when the event has not yet occurred by the time of observation.</w:delText>
        </w:r>
      </w:del>
    </w:p>
    <w:p w14:paraId="3A939421" w14:textId="58678684" w:rsidR="00621432" w:rsidRPr="00015210" w:rsidDel="00FB0C54" w:rsidRDefault="00621432" w:rsidP="000D6DDF">
      <w:pPr>
        <w:pStyle w:val="Paragraph0"/>
        <w:rPr>
          <w:del w:id="3708" w:author="Xin Li" w:date="2026-08-22T16:08:00Z" w16du:dateUtc="2026-08-22T08:08:00Z"/>
        </w:rPr>
      </w:pPr>
      <w:del w:id="3709" w:author="Xin Li" w:date="2026-08-22T16:08:00Z" w16du:dateUtc="2026-08-22T08:08:00Z">
        <w:r w:rsidRPr="00015210" w:rsidDel="00FB0C54">
          <w:delText>Table 1</w:delText>
        </w:r>
        <w:r w:rsidR="004D1041" w:rsidRPr="00015210" w:rsidDel="00FB0C54">
          <w:delText>4</w:delText>
        </w:r>
        <w:r w:rsidRPr="00015210" w:rsidDel="00FB0C54">
          <w:delText xml:space="preserve"> supports the prediction. </w:delText>
        </w:r>
        <w:r w:rsidR="000D6DDF" w:rsidRPr="00015210" w:rsidDel="00FB0C54">
          <w:delText xml:space="preserve">The coefficient on the AI indicator is positive and highly significant (1.012, p &lt; 0.001), so an AI first answer raises the rate at which the next contribution arrives relative to a human first answer. </w:delText>
        </w:r>
        <w:r w:rsidR="000A2973" w:rsidRPr="00015210" w:rsidDel="00FB0C54">
          <w:delText>Because the model is a Cox proportional hazards model, this coefficient is a log hazard ratio, so the implied hazard ratio is exp(1.012) = 2.75. The rate at which the next contribution arrives is therefore about 2.75 times as high when the first answer is AI as when it is human, an increase of roughly 175 percent in the instantaneous arrival rate. The effect is large. It says that an AI first answer does not merely change whether a further contribution appears but pulls it forward in time, which is what the weak-competitor account predicts.</w:delText>
        </w:r>
      </w:del>
    </w:p>
    <w:p w14:paraId="4AA68A35" w14:textId="0A96C825" w:rsidR="00621432" w:rsidRPr="00015210" w:rsidDel="00FB0C54" w:rsidRDefault="00621432" w:rsidP="00621432">
      <w:pPr>
        <w:pStyle w:val="TableFiguretitle"/>
        <w:rPr>
          <w:del w:id="3710" w:author="Xin Li" w:date="2026-08-22T16:08:00Z" w16du:dateUtc="2026-08-22T08:08:00Z"/>
        </w:rPr>
      </w:pPr>
      <w:del w:id="3711" w:author="Xin Li" w:date="2026-08-22T16:08:00Z" w16du:dateUtc="2026-08-22T08:08:00Z">
        <w:r w:rsidRPr="00015210" w:rsidDel="00FB0C54">
          <w:delText>Table 1</w:delText>
        </w:r>
        <w:r w:rsidR="004D1041" w:rsidRPr="00015210" w:rsidDel="00FB0C54">
          <w:delText>4</w:delText>
        </w:r>
        <w:r w:rsidRPr="00015210" w:rsidDel="00FB0C54">
          <w:delText>. Effect on the speed of the subsequent answer (H1 Test 2)</w:delText>
        </w:r>
      </w:del>
    </w:p>
    <w:tbl>
      <w:tblPr>
        <w:tblW w:w="5000" w:type="pct"/>
        <w:jc w:val="center"/>
        <w:tblLayout w:type="fixed"/>
        <w:tblCellMar>
          <w:left w:w="0" w:type="dxa"/>
          <w:right w:w="0" w:type="dxa"/>
        </w:tblCellMar>
        <w:tblLook w:val="04A0" w:firstRow="1" w:lastRow="0" w:firstColumn="1" w:lastColumn="0" w:noHBand="0" w:noVBand="1"/>
        <w:tblPrChange w:id="3712" w:author="Xin Li" w:date="2026-08-22T08:00:00Z" w16du:dateUtc="2026-08-22T00:00:00Z">
          <w:tblPr>
            <w:tblW w:w="5000" w:type="pct"/>
            <w:jc w:val="center"/>
            <w:tblLayout w:type="fixed"/>
            <w:tblCellMar>
              <w:left w:w="0" w:type="dxa"/>
              <w:right w:w="0" w:type="dxa"/>
            </w:tblCellMar>
            <w:tblLook w:val="04A0" w:firstRow="1" w:lastRow="0" w:firstColumn="1" w:lastColumn="0" w:noHBand="0" w:noVBand="1"/>
          </w:tblPr>
        </w:tblPrChange>
      </w:tblPr>
      <w:tblGrid>
        <w:gridCol w:w="3039"/>
        <w:gridCol w:w="6321"/>
        <w:tblGridChange w:id="3713">
          <w:tblGrid>
            <w:gridCol w:w="3039"/>
            <w:gridCol w:w="6321"/>
          </w:tblGrid>
        </w:tblGridChange>
      </w:tblGrid>
      <w:tr w:rsidR="00621432" w:rsidRPr="00015210" w:rsidDel="00FB0C54" w14:paraId="702C2B88" w14:textId="7DF84437" w:rsidTr="00417957">
        <w:trPr>
          <w:jc w:val="center"/>
          <w:del w:id="3714" w:author="Xin Li" w:date="2026-08-22T16:08:00Z"/>
          <w:trPrChange w:id="3715" w:author="Xin Li" w:date="2026-08-22T08:00:00Z" w16du:dateUtc="2026-08-22T00:00:00Z">
            <w:trPr>
              <w:trHeight w:val="320"/>
              <w:jc w:val="center"/>
            </w:trPr>
          </w:trPrChange>
        </w:trPr>
        <w:tc>
          <w:tcPr>
            <w:tcW w:w="1760" w:type="dxa"/>
            <w:tcBorders>
              <w:top w:val="single" w:sz="4" w:space="0" w:color="auto"/>
              <w:left w:val="nil"/>
              <w:bottom w:val="nil"/>
              <w:right w:val="nil"/>
            </w:tcBorders>
            <w:noWrap/>
            <w:tcMar>
              <w:top w:w="15" w:type="dxa"/>
              <w:left w:w="15" w:type="dxa"/>
              <w:bottom w:w="0" w:type="dxa"/>
              <w:right w:w="15" w:type="dxa"/>
            </w:tcMar>
            <w:hideMark/>
            <w:tcPrChange w:id="3716" w:author="Xin Li" w:date="2026-08-22T08:00:00Z" w16du:dateUtc="2026-08-22T00:00:00Z">
              <w:tcPr>
                <w:tcW w:w="1760" w:type="dxa"/>
                <w:tcBorders>
                  <w:top w:val="single" w:sz="4" w:space="0" w:color="auto"/>
                  <w:left w:val="nil"/>
                  <w:bottom w:val="nil"/>
                  <w:right w:val="nil"/>
                </w:tcBorders>
                <w:noWrap/>
                <w:tcMar>
                  <w:top w:w="15" w:type="dxa"/>
                  <w:left w:w="15" w:type="dxa"/>
                  <w:bottom w:w="0" w:type="dxa"/>
                  <w:right w:w="15" w:type="dxa"/>
                </w:tcMar>
                <w:hideMark/>
              </w:tcPr>
            </w:tcPrChange>
          </w:tcPr>
          <w:p w14:paraId="7210F362" w14:textId="027F71FA" w:rsidR="00621432" w:rsidRPr="00015210" w:rsidDel="00FB0C54" w:rsidRDefault="00621432" w:rsidP="00A37FCE">
            <w:pPr>
              <w:rPr>
                <w:del w:id="3717" w:author="Xin Li" w:date="2026-08-22T16:08:00Z" w16du:dateUtc="2026-08-22T08:08:00Z"/>
                <w:rFonts w:ascii="Georgia" w:hAnsi="Georgia"/>
                <w:color w:val="000000"/>
                <w:sz w:val="20"/>
                <w:szCs w:val="20"/>
              </w:rPr>
            </w:pPr>
            <w:del w:id="3718" w:author="Xin Li" w:date="2026-08-22T16:08:00Z" w16du:dateUtc="2026-08-22T08:08:00Z">
              <w:r w:rsidRPr="00015210" w:rsidDel="00FB0C54">
                <w:rPr>
                  <w:rFonts w:ascii="Georgia" w:hAnsi="Georgia"/>
                  <w:color w:val="000000"/>
                  <w:sz w:val="20"/>
                  <w:szCs w:val="20"/>
                </w:rPr>
                <w:delText> </w:delText>
              </w:r>
            </w:del>
          </w:p>
        </w:tc>
        <w:tc>
          <w:tcPr>
            <w:tcW w:w="3660" w:type="dxa"/>
            <w:tcBorders>
              <w:top w:val="single" w:sz="4" w:space="0" w:color="auto"/>
              <w:left w:val="nil"/>
              <w:bottom w:val="nil"/>
              <w:right w:val="nil"/>
            </w:tcBorders>
            <w:noWrap/>
            <w:tcMar>
              <w:top w:w="15" w:type="dxa"/>
              <w:left w:w="15" w:type="dxa"/>
              <w:bottom w:w="0" w:type="dxa"/>
              <w:right w:w="15" w:type="dxa"/>
            </w:tcMar>
            <w:hideMark/>
            <w:tcPrChange w:id="3719" w:author="Xin Li" w:date="2026-08-22T08:00:00Z" w16du:dateUtc="2026-08-22T00:00:00Z">
              <w:tcPr>
                <w:tcW w:w="3660" w:type="dxa"/>
                <w:tcBorders>
                  <w:top w:val="single" w:sz="4" w:space="0" w:color="auto"/>
                  <w:left w:val="nil"/>
                  <w:bottom w:val="nil"/>
                  <w:right w:val="nil"/>
                </w:tcBorders>
                <w:noWrap/>
                <w:tcMar>
                  <w:top w:w="15" w:type="dxa"/>
                  <w:left w:w="15" w:type="dxa"/>
                  <w:bottom w:w="0" w:type="dxa"/>
                  <w:right w:w="15" w:type="dxa"/>
                </w:tcMar>
                <w:hideMark/>
              </w:tcPr>
            </w:tcPrChange>
          </w:tcPr>
          <w:p w14:paraId="0F55F888" w14:textId="4A496D70" w:rsidR="00621432" w:rsidRPr="00015210" w:rsidDel="00FB0C54" w:rsidRDefault="00621432" w:rsidP="00A37FCE">
            <w:pPr>
              <w:jc w:val="center"/>
              <w:rPr>
                <w:del w:id="3720" w:author="Xin Li" w:date="2026-08-22T16:08:00Z" w16du:dateUtc="2026-08-22T08:08:00Z"/>
                <w:color w:val="000000"/>
                <w:sz w:val="20"/>
                <w:szCs w:val="20"/>
              </w:rPr>
            </w:pPr>
            <w:del w:id="3721" w:author="Xin Li" w:date="2026-08-22T16:08:00Z" w16du:dateUtc="2026-08-22T08:08:00Z">
              <w:r w:rsidRPr="00015210" w:rsidDel="00FB0C54">
                <w:rPr>
                  <w:color w:val="000000"/>
                  <w:sz w:val="20"/>
                  <w:szCs w:val="20"/>
                </w:rPr>
                <w:delText>(1)</w:delText>
              </w:r>
            </w:del>
          </w:p>
        </w:tc>
      </w:tr>
      <w:tr w:rsidR="00621432" w:rsidRPr="00015210" w:rsidDel="00FB0C54" w14:paraId="6503085D" w14:textId="51A7CE4C" w:rsidTr="00417957">
        <w:trPr>
          <w:jc w:val="center"/>
          <w:del w:id="3722" w:author="Xin Li" w:date="2026-08-22T16:08:00Z"/>
          <w:trPrChange w:id="3723"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24"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698EEE19" w14:textId="064EF057" w:rsidR="00621432" w:rsidRPr="00015210" w:rsidDel="00FB0C54" w:rsidRDefault="00621432" w:rsidP="00A37FCE">
            <w:pPr>
              <w:rPr>
                <w:del w:id="3725" w:author="Xin Li" w:date="2026-08-22T16:08:00Z" w16du:dateUtc="2026-08-22T08:08:00Z"/>
                <w:rFonts w:ascii="Georgia" w:hAnsi="Georgia"/>
                <w:color w:val="000000"/>
                <w:sz w:val="20"/>
                <w:szCs w:val="20"/>
              </w:rPr>
            </w:pPr>
            <w:del w:id="3726" w:author="Xin Li" w:date="2026-08-22T16:08:00Z" w16du:dateUtc="2026-08-22T08:08:00Z">
              <w:r w:rsidRPr="00015210" w:rsidDel="00FB0C54">
                <w:rPr>
                  <w:rFonts w:ascii="Georgia" w:hAnsi="Georgia"/>
                  <w:color w:val="000000"/>
                  <w:sz w:val="20"/>
                  <w:szCs w:val="20"/>
                </w:rPr>
                <w:delText>DV</w:delText>
              </w:r>
            </w:del>
          </w:p>
        </w:tc>
        <w:tc>
          <w:tcPr>
            <w:tcW w:w="3660" w:type="dxa"/>
            <w:tcBorders>
              <w:top w:val="nil"/>
              <w:left w:val="nil"/>
              <w:bottom w:val="single" w:sz="4" w:space="0" w:color="auto"/>
              <w:right w:val="nil"/>
            </w:tcBorders>
            <w:tcMar>
              <w:top w:w="15" w:type="dxa"/>
              <w:left w:w="15" w:type="dxa"/>
              <w:bottom w:w="0" w:type="dxa"/>
              <w:right w:w="15" w:type="dxa"/>
            </w:tcMar>
            <w:hideMark/>
            <w:tcPrChange w:id="3727" w:author="Xin Li" w:date="2026-08-22T08:00:00Z" w16du:dateUtc="2026-08-22T00:00:00Z">
              <w:tcPr>
                <w:tcW w:w="3660" w:type="dxa"/>
                <w:tcBorders>
                  <w:top w:val="nil"/>
                  <w:left w:val="nil"/>
                  <w:bottom w:val="single" w:sz="4" w:space="0" w:color="auto"/>
                  <w:right w:val="nil"/>
                </w:tcBorders>
                <w:tcMar>
                  <w:top w:w="15" w:type="dxa"/>
                  <w:left w:w="15" w:type="dxa"/>
                  <w:bottom w:w="0" w:type="dxa"/>
                  <w:right w:w="15" w:type="dxa"/>
                </w:tcMar>
                <w:hideMark/>
              </w:tcPr>
            </w:tcPrChange>
          </w:tcPr>
          <w:p w14:paraId="2B51324A" w14:textId="2C764E55" w:rsidR="00621432" w:rsidRPr="00015210" w:rsidDel="00FB0C54" w:rsidRDefault="00621432" w:rsidP="00A37FCE">
            <w:pPr>
              <w:jc w:val="center"/>
              <w:rPr>
                <w:del w:id="3728" w:author="Xin Li" w:date="2026-08-22T16:08:00Z" w16du:dateUtc="2026-08-22T08:08:00Z"/>
                <w:color w:val="000000"/>
                <w:sz w:val="20"/>
                <w:szCs w:val="20"/>
              </w:rPr>
            </w:pPr>
            <w:del w:id="3729" w:author="Xin Li" w:date="2026-08-22T16:08:00Z" w16du:dateUtc="2026-08-22T08:08:00Z">
              <w:r w:rsidRPr="00015210" w:rsidDel="00FB0C54">
                <w:rPr>
                  <w:color w:val="000000"/>
                  <w:sz w:val="20"/>
                  <w:szCs w:val="20"/>
                </w:rPr>
                <w:delText>Hazard of the Second Answer</w:delText>
              </w:r>
            </w:del>
          </w:p>
        </w:tc>
      </w:tr>
      <w:tr w:rsidR="00621432" w:rsidRPr="00015210" w:rsidDel="00FB0C54" w14:paraId="468F8789" w14:textId="27E721B9" w:rsidTr="00417957">
        <w:trPr>
          <w:jc w:val="center"/>
          <w:del w:id="3730" w:author="Xin Li" w:date="2026-08-22T16:08:00Z"/>
          <w:trPrChange w:id="3731" w:author="Xin Li" w:date="2026-08-22T08:00:00Z" w16du:dateUtc="2026-08-22T00:00:00Z">
            <w:trPr>
              <w:trHeight w:val="320"/>
              <w:jc w:val="center"/>
            </w:trPr>
          </w:trPrChange>
        </w:trPr>
        <w:tc>
          <w:tcPr>
            <w:tcW w:w="1760" w:type="dxa"/>
            <w:vMerge w:val="restart"/>
            <w:tcBorders>
              <w:top w:val="nil"/>
              <w:left w:val="nil"/>
              <w:bottom w:val="nil"/>
              <w:right w:val="nil"/>
            </w:tcBorders>
            <w:noWrap/>
            <w:tcMar>
              <w:top w:w="15" w:type="dxa"/>
              <w:left w:w="15" w:type="dxa"/>
              <w:bottom w:w="0" w:type="dxa"/>
              <w:right w:w="15" w:type="dxa"/>
            </w:tcMar>
            <w:hideMark/>
            <w:tcPrChange w:id="3732" w:author="Xin Li" w:date="2026-08-22T08:00:00Z" w16du:dateUtc="2026-08-22T00:00:00Z">
              <w:tcPr>
                <w:tcW w:w="1760" w:type="dxa"/>
                <w:vMerge w:val="restart"/>
                <w:tcBorders>
                  <w:top w:val="nil"/>
                  <w:left w:val="nil"/>
                  <w:bottom w:val="nil"/>
                  <w:right w:val="nil"/>
                </w:tcBorders>
                <w:noWrap/>
                <w:tcMar>
                  <w:top w:w="15" w:type="dxa"/>
                  <w:left w:w="15" w:type="dxa"/>
                  <w:bottom w:w="0" w:type="dxa"/>
                  <w:right w:w="15" w:type="dxa"/>
                </w:tcMar>
                <w:hideMark/>
              </w:tcPr>
            </w:tcPrChange>
          </w:tcPr>
          <w:p w14:paraId="4064BC90" w14:textId="200568DF" w:rsidR="00621432" w:rsidRPr="00015210" w:rsidDel="00FB0C54" w:rsidRDefault="00621432" w:rsidP="00A37FCE">
            <w:pPr>
              <w:rPr>
                <w:del w:id="3733" w:author="Xin Li" w:date="2026-08-22T16:08:00Z" w16du:dateUtc="2026-08-22T08:08:00Z"/>
                <w:i/>
                <w:iCs/>
                <w:color w:val="000000"/>
                <w:sz w:val="20"/>
                <w:szCs w:val="20"/>
              </w:rPr>
            </w:pPr>
            <w:del w:id="3734" w:author="Xin Li" w:date="2026-08-22T16:08:00Z" w16du:dateUtc="2026-08-22T08:08:00Z">
              <w:r w:rsidRPr="00015210" w:rsidDel="00FB0C54">
                <w:rPr>
                  <w:i/>
                  <w:iCs/>
                  <w:color w:val="000000"/>
                  <w:sz w:val="20"/>
                  <w:szCs w:val="20"/>
                </w:rPr>
                <w:delText>AI</w:delText>
              </w:r>
              <w:r w:rsidRPr="00015210" w:rsidDel="00FB0C54">
                <w:rPr>
                  <w:i/>
                  <w:iCs/>
                  <w:color w:val="000000"/>
                  <w:sz w:val="20"/>
                  <w:szCs w:val="20"/>
                  <w:vertAlign w:val="subscript"/>
                </w:rPr>
                <w:delText>i</w:delText>
              </w:r>
            </w:del>
          </w:p>
        </w:tc>
        <w:tc>
          <w:tcPr>
            <w:tcW w:w="3660" w:type="dxa"/>
            <w:tcBorders>
              <w:top w:val="nil"/>
              <w:left w:val="nil"/>
              <w:bottom w:val="nil"/>
              <w:right w:val="nil"/>
            </w:tcBorders>
            <w:noWrap/>
            <w:tcMar>
              <w:top w:w="15" w:type="dxa"/>
              <w:left w:w="15" w:type="dxa"/>
              <w:bottom w:w="0" w:type="dxa"/>
              <w:right w:w="15" w:type="dxa"/>
            </w:tcMar>
            <w:hideMark/>
            <w:tcPrChange w:id="3735"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73A2C5EA" w14:textId="7E3DE780" w:rsidR="00621432" w:rsidRPr="00015210" w:rsidDel="00FB0C54" w:rsidRDefault="00621432" w:rsidP="00A37FCE">
            <w:pPr>
              <w:jc w:val="center"/>
              <w:rPr>
                <w:del w:id="3736" w:author="Xin Li" w:date="2026-08-22T16:08:00Z" w16du:dateUtc="2026-08-22T08:08:00Z"/>
                <w:color w:val="000000"/>
                <w:sz w:val="20"/>
                <w:szCs w:val="20"/>
              </w:rPr>
            </w:pPr>
            <w:del w:id="3737" w:author="Xin Li" w:date="2026-08-22T16:08:00Z" w16du:dateUtc="2026-08-22T08:08:00Z">
              <w:r w:rsidRPr="00015210" w:rsidDel="00FB0C54">
                <w:rPr>
                  <w:color w:val="000000"/>
                  <w:sz w:val="20"/>
                  <w:szCs w:val="20"/>
                </w:rPr>
                <w:delText>1.012 ***</w:delText>
              </w:r>
            </w:del>
          </w:p>
        </w:tc>
      </w:tr>
      <w:tr w:rsidR="00621432" w:rsidRPr="00015210" w:rsidDel="00FB0C54" w14:paraId="005E785D" w14:textId="6BAA5B89" w:rsidTr="00417957">
        <w:trPr>
          <w:jc w:val="center"/>
          <w:del w:id="3738" w:author="Xin Li" w:date="2026-08-22T16:08:00Z"/>
          <w:trPrChange w:id="3739" w:author="Xin Li" w:date="2026-08-22T08:00:00Z" w16du:dateUtc="2026-08-22T00:00:00Z">
            <w:trPr>
              <w:trHeight w:val="320"/>
              <w:jc w:val="center"/>
            </w:trPr>
          </w:trPrChange>
        </w:trPr>
        <w:tc>
          <w:tcPr>
            <w:tcW w:w="1760" w:type="dxa"/>
            <w:vMerge/>
            <w:tcBorders>
              <w:top w:val="nil"/>
              <w:left w:val="nil"/>
              <w:bottom w:val="nil"/>
              <w:right w:val="nil"/>
            </w:tcBorders>
            <w:hideMark/>
            <w:tcPrChange w:id="3740" w:author="Xin Li" w:date="2026-08-22T08:00:00Z" w16du:dateUtc="2026-08-22T00:00:00Z">
              <w:tcPr>
                <w:tcW w:w="1760" w:type="dxa"/>
                <w:vMerge/>
                <w:tcBorders>
                  <w:top w:val="nil"/>
                  <w:left w:val="nil"/>
                  <w:bottom w:val="nil"/>
                  <w:right w:val="nil"/>
                </w:tcBorders>
                <w:hideMark/>
              </w:tcPr>
            </w:tcPrChange>
          </w:tcPr>
          <w:p w14:paraId="0B4F7168" w14:textId="6905725F" w:rsidR="00621432" w:rsidRPr="00015210" w:rsidDel="00FB0C54" w:rsidRDefault="00621432" w:rsidP="00A37FCE">
            <w:pPr>
              <w:rPr>
                <w:del w:id="3741" w:author="Xin Li" w:date="2026-08-22T16:08:00Z" w16du:dateUtc="2026-08-22T08:08:00Z"/>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Change w:id="3742"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01BE6612" w14:textId="0693B599" w:rsidR="00621432" w:rsidRPr="00015210" w:rsidDel="00FB0C54" w:rsidRDefault="00621432" w:rsidP="00A37FCE">
            <w:pPr>
              <w:jc w:val="center"/>
              <w:rPr>
                <w:del w:id="3743" w:author="Xin Li" w:date="2026-08-22T16:08:00Z" w16du:dateUtc="2026-08-22T08:08:00Z"/>
                <w:color w:val="000000"/>
                <w:sz w:val="20"/>
                <w:szCs w:val="20"/>
              </w:rPr>
            </w:pPr>
            <w:del w:id="3744" w:author="Xin Li" w:date="2026-08-22T16:08:00Z" w16du:dateUtc="2026-08-22T08:08:00Z">
              <w:r w:rsidRPr="00015210" w:rsidDel="00FB0C54">
                <w:rPr>
                  <w:color w:val="000000"/>
                  <w:sz w:val="20"/>
                  <w:szCs w:val="20"/>
                </w:rPr>
                <w:delText>(0.077)</w:delText>
              </w:r>
            </w:del>
          </w:p>
        </w:tc>
      </w:tr>
      <w:tr w:rsidR="00621432" w:rsidRPr="00015210" w:rsidDel="00FB0C54" w14:paraId="34B10D1D" w14:textId="09929080" w:rsidTr="00417957">
        <w:trPr>
          <w:jc w:val="center"/>
          <w:del w:id="3745" w:author="Xin Li" w:date="2026-08-22T16:08:00Z"/>
          <w:trPrChange w:id="3746"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47"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433C47A0" w14:textId="2343A13E" w:rsidR="00621432" w:rsidRPr="00015210" w:rsidDel="00FB0C54" w:rsidRDefault="00621432" w:rsidP="00A37FCE">
            <w:pPr>
              <w:rPr>
                <w:del w:id="3748" w:author="Xin Li" w:date="2026-08-22T16:08:00Z" w16du:dateUtc="2026-08-22T08:08:00Z"/>
                <w:color w:val="000000"/>
                <w:sz w:val="20"/>
                <w:szCs w:val="20"/>
              </w:rPr>
            </w:pPr>
            <w:del w:id="3749" w:author="Xin Li" w:date="2026-08-22T16:08:00Z" w16du:dateUtc="2026-08-22T08:08:00Z">
              <w:r w:rsidRPr="00015210" w:rsidDel="00FB0C54">
                <w:rPr>
                  <w:color w:val="000000"/>
                  <w:sz w:val="20"/>
                  <w:szCs w:val="20"/>
                </w:rPr>
                <w:delText>question controls</w:delText>
              </w:r>
            </w:del>
          </w:p>
        </w:tc>
        <w:tc>
          <w:tcPr>
            <w:tcW w:w="3660" w:type="dxa"/>
            <w:tcBorders>
              <w:top w:val="nil"/>
              <w:left w:val="nil"/>
              <w:bottom w:val="nil"/>
              <w:right w:val="nil"/>
            </w:tcBorders>
            <w:noWrap/>
            <w:tcMar>
              <w:top w:w="15" w:type="dxa"/>
              <w:left w:w="15" w:type="dxa"/>
              <w:bottom w:w="0" w:type="dxa"/>
              <w:right w:w="15" w:type="dxa"/>
            </w:tcMar>
            <w:hideMark/>
            <w:tcPrChange w:id="3750"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7A94ACAB" w14:textId="72DFAA3B" w:rsidR="00621432" w:rsidRPr="00015210" w:rsidDel="00FB0C54" w:rsidRDefault="00621432" w:rsidP="00A37FCE">
            <w:pPr>
              <w:jc w:val="center"/>
              <w:rPr>
                <w:del w:id="3751" w:author="Xin Li" w:date="2026-08-22T16:08:00Z" w16du:dateUtc="2026-08-22T08:08:00Z"/>
                <w:color w:val="000000"/>
                <w:sz w:val="20"/>
                <w:szCs w:val="20"/>
              </w:rPr>
            </w:pPr>
            <w:del w:id="3752" w:author="Xin Li" w:date="2026-08-22T16:08:00Z" w16du:dateUtc="2026-08-22T08:08:00Z">
              <w:r w:rsidRPr="00015210" w:rsidDel="00FB0C54">
                <w:rPr>
                  <w:color w:val="000000"/>
                  <w:sz w:val="20"/>
                  <w:szCs w:val="20"/>
                </w:rPr>
                <w:delText>√</w:delText>
              </w:r>
            </w:del>
          </w:p>
        </w:tc>
      </w:tr>
      <w:tr w:rsidR="00621432" w:rsidRPr="00015210" w:rsidDel="00FB0C54" w14:paraId="5AA9080F" w14:textId="3896D9B1" w:rsidTr="00417957">
        <w:trPr>
          <w:jc w:val="center"/>
          <w:del w:id="3753" w:author="Xin Li" w:date="2026-08-22T16:08:00Z"/>
          <w:trPrChange w:id="3754"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55"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0750E815" w14:textId="576DEE10" w:rsidR="00621432" w:rsidRPr="00015210" w:rsidDel="00FB0C54" w:rsidRDefault="00621432" w:rsidP="00A37FCE">
            <w:pPr>
              <w:rPr>
                <w:del w:id="3756" w:author="Xin Li" w:date="2026-08-22T16:08:00Z" w16du:dateUtc="2026-08-22T08:08:00Z"/>
                <w:color w:val="000000"/>
                <w:sz w:val="20"/>
                <w:szCs w:val="20"/>
              </w:rPr>
            </w:pPr>
            <w:del w:id="3757" w:author="Xin Li" w:date="2026-08-22T16:08:00Z" w16du:dateUtc="2026-08-22T08:08:00Z">
              <w:r w:rsidRPr="00015210" w:rsidDel="00FB0C54">
                <w:rPr>
                  <w:color w:val="000000"/>
                  <w:sz w:val="20"/>
                  <w:szCs w:val="20"/>
                </w:rPr>
                <w:delText>questioner controls</w:delText>
              </w:r>
            </w:del>
          </w:p>
        </w:tc>
        <w:tc>
          <w:tcPr>
            <w:tcW w:w="3660" w:type="dxa"/>
            <w:tcBorders>
              <w:top w:val="nil"/>
              <w:left w:val="nil"/>
              <w:bottom w:val="nil"/>
              <w:right w:val="nil"/>
            </w:tcBorders>
            <w:noWrap/>
            <w:tcMar>
              <w:top w:w="15" w:type="dxa"/>
              <w:left w:w="15" w:type="dxa"/>
              <w:bottom w:w="0" w:type="dxa"/>
              <w:right w:w="15" w:type="dxa"/>
            </w:tcMar>
            <w:hideMark/>
            <w:tcPrChange w:id="3758"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45E4193D" w14:textId="1559FEF6" w:rsidR="00621432" w:rsidRPr="00015210" w:rsidDel="00FB0C54" w:rsidRDefault="00621432" w:rsidP="00A37FCE">
            <w:pPr>
              <w:jc w:val="center"/>
              <w:rPr>
                <w:del w:id="3759" w:author="Xin Li" w:date="2026-08-22T16:08:00Z" w16du:dateUtc="2026-08-22T08:08:00Z"/>
                <w:color w:val="000000"/>
                <w:sz w:val="20"/>
                <w:szCs w:val="20"/>
              </w:rPr>
            </w:pPr>
            <w:del w:id="3760" w:author="Xin Li" w:date="2026-08-22T16:08:00Z" w16du:dateUtc="2026-08-22T08:08:00Z">
              <w:r w:rsidRPr="00015210" w:rsidDel="00FB0C54">
                <w:rPr>
                  <w:color w:val="000000"/>
                  <w:sz w:val="20"/>
                  <w:szCs w:val="20"/>
                </w:rPr>
                <w:delText>√</w:delText>
              </w:r>
            </w:del>
          </w:p>
        </w:tc>
      </w:tr>
      <w:tr w:rsidR="00621432" w:rsidRPr="00015210" w:rsidDel="00FB0C54" w14:paraId="79CCDCFE" w14:textId="24C5806C" w:rsidTr="00417957">
        <w:trPr>
          <w:jc w:val="center"/>
          <w:del w:id="3761" w:author="Xin Li" w:date="2026-08-22T16:08:00Z"/>
          <w:trPrChange w:id="3762"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63"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21A70B8E" w14:textId="027C6C51" w:rsidR="00621432" w:rsidRPr="00015210" w:rsidDel="00FB0C54" w:rsidRDefault="00621432" w:rsidP="00A37FCE">
            <w:pPr>
              <w:rPr>
                <w:del w:id="3764" w:author="Xin Li" w:date="2026-08-22T16:08:00Z" w16du:dateUtc="2026-08-22T08:08:00Z"/>
                <w:color w:val="000000"/>
                <w:sz w:val="20"/>
                <w:szCs w:val="20"/>
              </w:rPr>
            </w:pPr>
            <w:del w:id="3765" w:author="Xin Li" w:date="2026-08-22T16:08:00Z" w16du:dateUtc="2026-08-22T08:08:00Z">
              <w:r w:rsidRPr="00015210" w:rsidDel="00FB0C54">
                <w:rPr>
                  <w:color w:val="000000"/>
                  <w:sz w:val="20"/>
                  <w:szCs w:val="20"/>
                </w:rPr>
                <w:delText>question timing FE</w:delText>
              </w:r>
            </w:del>
          </w:p>
        </w:tc>
        <w:tc>
          <w:tcPr>
            <w:tcW w:w="3660" w:type="dxa"/>
            <w:tcBorders>
              <w:top w:val="nil"/>
              <w:left w:val="nil"/>
              <w:bottom w:val="nil"/>
              <w:right w:val="nil"/>
            </w:tcBorders>
            <w:noWrap/>
            <w:tcMar>
              <w:top w:w="15" w:type="dxa"/>
              <w:left w:w="15" w:type="dxa"/>
              <w:bottom w:w="0" w:type="dxa"/>
              <w:right w:w="15" w:type="dxa"/>
            </w:tcMar>
            <w:hideMark/>
            <w:tcPrChange w:id="3766"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207313D7" w14:textId="06CA9512" w:rsidR="00621432" w:rsidRPr="00015210" w:rsidDel="00FB0C54" w:rsidRDefault="00621432" w:rsidP="00A37FCE">
            <w:pPr>
              <w:jc w:val="center"/>
              <w:rPr>
                <w:del w:id="3767" w:author="Xin Li" w:date="2026-08-22T16:08:00Z" w16du:dateUtc="2026-08-22T08:08:00Z"/>
                <w:color w:val="000000"/>
                <w:sz w:val="20"/>
                <w:szCs w:val="20"/>
              </w:rPr>
            </w:pPr>
            <w:del w:id="3768" w:author="Xin Li" w:date="2026-08-22T16:08:00Z" w16du:dateUtc="2026-08-22T08:08:00Z">
              <w:r w:rsidRPr="00015210" w:rsidDel="00FB0C54">
                <w:rPr>
                  <w:color w:val="000000"/>
                  <w:sz w:val="20"/>
                  <w:szCs w:val="20"/>
                </w:rPr>
                <w:delText>√</w:delText>
              </w:r>
            </w:del>
          </w:p>
        </w:tc>
      </w:tr>
      <w:tr w:rsidR="00621432" w:rsidRPr="00015210" w:rsidDel="00FB0C54" w14:paraId="12F32C92" w14:textId="2B6B0B81" w:rsidTr="00417957">
        <w:trPr>
          <w:jc w:val="center"/>
          <w:del w:id="3769" w:author="Xin Li" w:date="2026-08-22T16:08:00Z"/>
          <w:trPrChange w:id="3770" w:author="Xin Li" w:date="2026-08-22T08:00:00Z" w16du:dateUtc="2026-08-22T00:00:00Z">
            <w:trPr>
              <w:trHeight w:val="320"/>
              <w:jc w:val="center"/>
            </w:trPr>
          </w:trPrChange>
        </w:trPr>
        <w:tc>
          <w:tcPr>
            <w:tcW w:w="1760" w:type="dxa"/>
            <w:tcBorders>
              <w:top w:val="nil"/>
              <w:left w:val="nil"/>
              <w:bottom w:val="single" w:sz="4" w:space="0" w:color="auto"/>
              <w:right w:val="nil"/>
            </w:tcBorders>
            <w:noWrap/>
            <w:tcMar>
              <w:top w:w="15" w:type="dxa"/>
              <w:left w:w="15" w:type="dxa"/>
              <w:bottom w:w="0" w:type="dxa"/>
              <w:right w:w="15" w:type="dxa"/>
            </w:tcMar>
            <w:hideMark/>
            <w:tcPrChange w:id="3771" w:author="Xin Li" w:date="2026-08-22T08:00:00Z" w16du:dateUtc="2026-08-22T00:00:00Z">
              <w:tcPr>
                <w:tcW w:w="1760" w:type="dxa"/>
                <w:tcBorders>
                  <w:top w:val="nil"/>
                  <w:left w:val="nil"/>
                  <w:bottom w:val="single" w:sz="4" w:space="0" w:color="auto"/>
                  <w:right w:val="nil"/>
                </w:tcBorders>
                <w:noWrap/>
                <w:tcMar>
                  <w:top w:w="15" w:type="dxa"/>
                  <w:left w:w="15" w:type="dxa"/>
                  <w:bottom w:w="0" w:type="dxa"/>
                  <w:right w:w="15" w:type="dxa"/>
                </w:tcMar>
                <w:hideMark/>
              </w:tcPr>
            </w:tcPrChange>
          </w:tcPr>
          <w:p w14:paraId="4346FDD3" w14:textId="71611CA2" w:rsidR="00621432" w:rsidRPr="00015210" w:rsidDel="00FB0C54" w:rsidRDefault="00621432" w:rsidP="00A37FCE">
            <w:pPr>
              <w:rPr>
                <w:del w:id="3772" w:author="Xin Li" w:date="2026-08-22T16:08:00Z" w16du:dateUtc="2026-08-22T08:08:00Z"/>
                <w:color w:val="000000"/>
                <w:sz w:val="20"/>
                <w:szCs w:val="20"/>
              </w:rPr>
            </w:pPr>
            <w:del w:id="3773" w:author="Xin Li" w:date="2026-08-22T16:08:00Z" w16du:dateUtc="2026-08-22T08:08:00Z">
              <w:r w:rsidRPr="00015210" w:rsidDel="00FB0C54">
                <w:rPr>
                  <w:color w:val="000000"/>
                  <w:sz w:val="20"/>
                  <w:szCs w:val="20"/>
                </w:rPr>
                <w:delText>N</w:delText>
              </w:r>
            </w:del>
          </w:p>
        </w:tc>
        <w:tc>
          <w:tcPr>
            <w:tcW w:w="3660" w:type="dxa"/>
            <w:tcBorders>
              <w:top w:val="nil"/>
              <w:left w:val="nil"/>
              <w:bottom w:val="single" w:sz="4" w:space="0" w:color="auto"/>
              <w:right w:val="nil"/>
            </w:tcBorders>
            <w:noWrap/>
            <w:tcMar>
              <w:top w:w="15" w:type="dxa"/>
              <w:left w:w="15" w:type="dxa"/>
              <w:bottom w:w="0" w:type="dxa"/>
              <w:right w:w="15" w:type="dxa"/>
            </w:tcMar>
            <w:hideMark/>
            <w:tcPrChange w:id="3774" w:author="Xin Li" w:date="2026-08-22T08:00:00Z" w16du:dateUtc="2026-08-22T00:00:00Z">
              <w:tcPr>
                <w:tcW w:w="3660" w:type="dxa"/>
                <w:tcBorders>
                  <w:top w:val="nil"/>
                  <w:left w:val="nil"/>
                  <w:bottom w:val="single" w:sz="4" w:space="0" w:color="auto"/>
                  <w:right w:val="nil"/>
                </w:tcBorders>
                <w:noWrap/>
                <w:tcMar>
                  <w:top w:w="15" w:type="dxa"/>
                  <w:left w:w="15" w:type="dxa"/>
                  <w:bottom w:w="0" w:type="dxa"/>
                  <w:right w:w="15" w:type="dxa"/>
                </w:tcMar>
                <w:hideMark/>
              </w:tcPr>
            </w:tcPrChange>
          </w:tcPr>
          <w:p w14:paraId="158463BE" w14:textId="46C26A0B" w:rsidR="00621432" w:rsidRPr="00015210" w:rsidDel="00FB0C54" w:rsidRDefault="00621432" w:rsidP="00A37FCE">
            <w:pPr>
              <w:jc w:val="center"/>
              <w:rPr>
                <w:del w:id="3775" w:author="Xin Li" w:date="2026-08-22T16:08:00Z" w16du:dateUtc="2026-08-22T08:08:00Z"/>
                <w:color w:val="000000"/>
                <w:sz w:val="20"/>
                <w:szCs w:val="20"/>
              </w:rPr>
            </w:pPr>
            <w:del w:id="3776" w:author="Xin Li" w:date="2026-08-22T16:08:00Z" w16du:dateUtc="2026-08-22T08:08:00Z">
              <w:r w:rsidRPr="00015210" w:rsidDel="00FB0C54">
                <w:rPr>
                  <w:color w:val="000000"/>
                  <w:sz w:val="20"/>
                  <w:szCs w:val="20"/>
                </w:rPr>
                <w:delText>2,748</w:delText>
              </w:r>
            </w:del>
          </w:p>
        </w:tc>
      </w:tr>
    </w:tbl>
    <w:p w14:paraId="16018787" w14:textId="5D69D335" w:rsidR="00621432" w:rsidRPr="00015210" w:rsidDel="00FB0C54" w:rsidRDefault="00621432" w:rsidP="00621432">
      <w:pPr>
        <w:pStyle w:val="Notes"/>
        <w:rPr>
          <w:del w:id="3777" w:author="Xin Li" w:date="2026-08-22T16:08:00Z" w16du:dateUtc="2026-08-22T08:08:00Z"/>
        </w:rPr>
      </w:pPr>
      <w:del w:id="3778" w:author="Xin Li" w:date="2026-08-22T16:08:00Z" w16du:dateUtc="2026-08-22T08:08:00Z">
        <w:r w:rsidRPr="00015210" w:rsidDel="00FB0C54">
          <w:rPr>
            <w:i/>
            <w:iCs/>
          </w:rPr>
          <w:delText xml:space="preserve"> Notes.</w:delText>
        </w:r>
        <w:r w:rsidRPr="00015210" w:rsidDel="00FB0C54">
          <w:delText xml:space="preserve"> Standard errors in parentheses. </w:delText>
        </w:r>
        <w:r w:rsidRPr="00015210" w:rsidDel="00FB0C54">
          <w:rPr>
            <w:rFonts w:ascii="Courier New" w:hAnsi="Courier New" w:cs="Courier New"/>
          </w:rPr>
          <w:delText>.</w:delText>
        </w:r>
        <w:r w:rsidRPr="00015210" w:rsidDel="00FB0C54">
          <w:delText xml:space="preserve"> p&lt;0.1, </w:delText>
        </w:r>
        <w:r w:rsidRPr="00015210" w:rsidDel="00FB0C54">
          <w:rPr>
            <w:rFonts w:ascii="Courier New" w:hAnsi="Courier New" w:cs="Courier New"/>
          </w:rPr>
          <w:delText>*</w:delText>
        </w:r>
        <w:r w:rsidRPr="00015210" w:rsidDel="00FB0C54">
          <w:delText xml:space="preserve"> p&lt;0.05, </w:delText>
        </w:r>
        <w:r w:rsidRPr="00015210" w:rsidDel="00FB0C54">
          <w:rPr>
            <w:rFonts w:ascii="Courier New" w:hAnsi="Courier New" w:cs="Courier New"/>
          </w:rPr>
          <w:delText>**</w:delText>
        </w:r>
        <w:r w:rsidRPr="00015210" w:rsidDel="00FB0C54">
          <w:delText xml:space="preserve"> p&lt;0.01, </w:delText>
        </w:r>
        <w:r w:rsidRPr="00015210" w:rsidDel="00FB0C54">
          <w:rPr>
            <w:rFonts w:ascii="Courier New" w:hAnsi="Courier New" w:cs="Courier New"/>
          </w:rPr>
          <w:delText>***</w:delText>
        </w:r>
        <w:r w:rsidRPr="00015210" w:rsidDel="00FB0C54">
          <w:delText xml:space="preserve"> p&lt;0.001. The sample includes questions with at least one answer.</w:delText>
        </w:r>
      </w:del>
    </w:p>
    <w:p w14:paraId="59FAC45B" w14:textId="0383E192" w:rsidR="00C1485A" w:rsidRPr="00015210" w:rsidRDefault="00C1485A" w:rsidP="000E4EEB">
      <w:pPr>
        <w:pStyle w:val="Heading3"/>
      </w:pPr>
      <w:bookmarkStart w:id="3779" w:name="OLE_LINK17"/>
      <w:r w:rsidRPr="00015210">
        <w:rPr>
          <w:lang w:eastAsia="zh-CN"/>
        </w:rPr>
        <w:t>W</w:t>
      </w:r>
      <w:r w:rsidRPr="00015210">
        <w:t xml:space="preserve">hy </w:t>
      </w:r>
      <w:r w:rsidRPr="00015210">
        <w:rPr>
          <w:lang w:eastAsia="zh-CN"/>
        </w:rPr>
        <w:t>L</w:t>
      </w:r>
      <w:r w:rsidRPr="00015210">
        <w:t xml:space="preserve">ength </w:t>
      </w:r>
      <w:r w:rsidRPr="00015210">
        <w:rPr>
          <w:lang w:eastAsia="zh-CN"/>
        </w:rPr>
        <w:t>R</w:t>
      </w:r>
      <w:r w:rsidRPr="00015210">
        <w:t xml:space="preserve">educes </w:t>
      </w:r>
      <w:r w:rsidRPr="00015210">
        <w:rPr>
          <w:lang w:eastAsia="zh-CN"/>
        </w:rPr>
        <w:t>C</w:t>
      </w:r>
      <w:r w:rsidRPr="00015210">
        <w:t>ontribution</w:t>
      </w:r>
      <w:r w:rsidRPr="00015210">
        <w:rPr>
          <w:lang w:eastAsia="zh-CN"/>
        </w:rPr>
        <w:t xml:space="preserve"> (H2)</w:t>
      </w:r>
    </w:p>
    <w:p w14:paraId="32F3D53C" w14:textId="720FDBB0" w:rsidR="00B35552" w:rsidRPr="00B35552" w:rsidRDefault="00B35552">
      <w:pPr>
        <w:pStyle w:val="Paragraph0"/>
        <w:rPr>
          <w:ins w:id="3780" w:author="Prof. LIU Ben" w:date="2026-08-26T12:42:00Z" w16du:dateUtc="2026-08-26T04:42:00Z"/>
          <w:rPrChange w:id="3781" w:author="Prof. LIU Ben" w:date="2026-08-26T12:43:00Z" w16du:dateUtc="2026-08-26T04:43:00Z">
            <w:rPr>
              <w:ins w:id="3782" w:author="Prof. LIU Ben" w:date="2026-08-26T12:42:00Z" w16du:dateUtc="2026-08-26T04:42:00Z"/>
              <w:color w:val="000000"/>
            </w:rPr>
          </w:rPrChange>
        </w:rPr>
        <w:pPrChange w:id="3783" w:author="Prof. LIU Ben" w:date="2026-08-26T12:43:00Z" w16du:dateUtc="2026-08-26T04:43:00Z">
          <w:pPr>
            <w:spacing w:before="100" w:beforeAutospacing="1" w:after="100" w:afterAutospacing="1"/>
          </w:pPr>
        </w:pPrChange>
      </w:pPr>
      <w:bookmarkStart w:id="3784" w:name="OLE_LINK1"/>
      <w:ins w:id="3785" w:author="Prof. LIU Ben" w:date="2026-08-26T12:42:00Z" w16du:dateUtc="2026-08-26T04:42:00Z">
        <w:r w:rsidRPr="00B35552">
          <w:rPr>
            <w:rPrChange w:id="3786" w:author="Prof. LIU Ben" w:date="2026-08-26T12:43:00Z" w16du:dateUtc="2026-08-26T04:43:00Z">
              <w:rPr>
                <w:color w:val="000000"/>
              </w:rPr>
            </w:rPrChange>
          </w:rPr>
          <w:t xml:space="preserve">The length slope shows that as the AI answer gets longer, its presence under the question becomes more of a deterrent to human contribution. In our theoretical development we argued that </w:t>
        </w:r>
      </w:ins>
      <w:ins w:id="3787" w:author="Prof. LIU Ben" w:date="2026-08-26T23:52:00Z" w16du:dateUtc="2026-08-26T15:52:00Z">
        <w:r w:rsidR="0023613B">
          <w:rPr>
            <w:rFonts w:hint="eastAsia"/>
          </w:rPr>
          <w:t>human answerers treat</w:t>
        </w:r>
      </w:ins>
      <w:ins w:id="3788" w:author="Prof. LIU Ben" w:date="2026-08-26T12:42:00Z" w16du:dateUtc="2026-08-26T04:42:00Z">
        <w:r w:rsidRPr="00B35552">
          <w:rPr>
            <w:rPrChange w:id="3789" w:author="Prof. LIU Ben" w:date="2026-08-26T12:43:00Z" w16du:dateUtc="2026-08-26T04:43:00Z">
              <w:rPr>
                <w:color w:val="000000"/>
              </w:rPr>
            </w:rPrChange>
          </w:rPr>
          <w:t xml:space="preserve"> length as a </w:t>
        </w:r>
      </w:ins>
      <w:ins w:id="3790" w:author="Prof. LIU Ben" w:date="2026-08-26T23:52:00Z" w16du:dateUtc="2026-08-26T15:52:00Z">
        <w:r w:rsidR="0023613B">
          <w:rPr>
            <w:rFonts w:hint="eastAsia"/>
          </w:rPr>
          <w:t>proxy</w:t>
        </w:r>
      </w:ins>
      <w:ins w:id="3791" w:author="Prof. LIU Ben" w:date="2026-08-26T12:42:00Z" w16du:dateUtc="2026-08-26T04:42:00Z">
        <w:r w:rsidRPr="00B35552">
          <w:rPr>
            <w:rPrChange w:id="3792" w:author="Prof. LIU Ben" w:date="2026-08-26T12:43:00Z" w16du:dateUtc="2026-08-26T04:43:00Z">
              <w:rPr>
                <w:color w:val="000000"/>
              </w:rPr>
            </w:rPrChange>
          </w:rPr>
          <w:t xml:space="preserve"> for coverage</w:t>
        </w:r>
      </w:ins>
      <w:ins w:id="3793" w:author="Prof. LIU Ben" w:date="2026-08-27T00:08:00Z" w16du:dateUtc="2026-08-26T16:08:00Z">
        <w:r w:rsidR="00EA29AC">
          <w:rPr>
            <w:rFonts w:hint="eastAsia"/>
          </w:rPr>
          <w:t xml:space="preserve"> (i.e., </w:t>
        </w:r>
      </w:ins>
      <w:ins w:id="3794" w:author="Prof. LIU Ben" w:date="2026-08-26T12:42:00Z" w16du:dateUtc="2026-08-26T04:42:00Z">
        <w:r w:rsidRPr="00B35552">
          <w:rPr>
            <w:rPrChange w:id="3795" w:author="Prof. LIU Ben" w:date="2026-08-26T12:43:00Z" w16du:dateUtc="2026-08-26T04:43:00Z">
              <w:rPr>
                <w:color w:val="000000"/>
              </w:rPr>
            </w:rPrChange>
          </w:rPr>
          <w:t xml:space="preserve">how much ground the </w:t>
        </w:r>
      </w:ins>
      <w:ins w:id="3796" w:author="Prof. LIU Ben" w:date="2026-08-26T23:53:00Z" w16du:dateUtc="2026-08-26T15:53:00Z">
        <w:r w:rsidR="0023613B">
          <w:rPr>
            <w:rFonts w:hint="eastAsia"/>
          </w:rPr>
          <w:t xml:space="preserve">AI </w:t>
        </w:r>
      </w:ins>
      <w:ins w:id="3797" w:author="Prof. LIU Ben" w:date="2026-08-26T12:42:00Z" w16du:dateUtc="2026-08-26T04:42:00Z">
        <w:r w:rsidRPr="00B35552">
          <w:rPr>
            <w:rPrChange w:id="3798" w:author="Prof. LIU Ben" w:date="2026-08-26T12:43:00Z" w16du:dateUtc="2026-08-26T04:43:00Z">
              <w:rPr>
                <w:color w:val="000000"/>
              </w:rPr>
            </w:rPrChange>
          </w:rPr>
          <w:t>answer</w:t>
        </w:r>
      </w:ins>
      <w:ins w:id="3799" w:author="Prof. LIU Ben" w:date="2026-08-27T00:08:00Z" w16du:dateUtc="2026-08-26T16:08:00Z">
        <w:r w:rsidR="00EA29AC">
          <w:rPr>
            <w:rFonts w:hint="eastAsia"/>
          </w:rPr>
          <w:t xml:space="preserve"> </w:t>
        </w:r>
      </w:ins>
      <w:ins w:id="3800" w:author="Prof. LIU Ben" w:date="2026-08-26T12:42:00Z" w16du:dateUtc="2026-08-26T04:42:00Z">
        <w:r w:rsidRPr="00B35552">
          <w:rPr>
            <w:rPrChange w:id="3801" w:author="Prof. LIU Ben" w:date="2026-08-26T12:43:00Z" w16du:dateUtc="2026-08-26T04:43:00Z">
              <w:rPr>
                <w:color w:val="000000"/>
              </w:rPr>
            </w:rPrChange>
          </w:rPr>
          <w:t>addresses</w:t>
        </w:r>
      </w:ins>
      <w:ins w:id="3802" w:author="Prof. LIU Ben" w:date="2026-08-27T00:08:00Z" w16du:dateUtc="2026-08-26T16:08:00Z">
        <w:r w:rsidR="00EA29AC">
          <w:rPr>
            <w:rFonts w:hint="eastAsia"/>
          </w:rPr>
          <w:t>)</w:t>
        </w:r>
      </w:ins>
      <w:ins w:id="3803" w:author="Prof. LIU Ben" w:date="2026-08-26T12:42:00Z" w16du:dateUtc="2026-08-26T04:42:00Z">
        <w:r w:rsidRPr="00B35552">
          <w:rPr>
            <w:rPrChange w:id="3804" w:author="Prof. LIU Ben" w:date="2026-08-26T12:43:00Z" w16du:dateUtc="2026-08-26T04:43:00Z">
              <w:rPr>
                <w:color w:val="000000"/>
              </w:rPr>
            </w:rPrChange>
          </w:rPr>
          <w:t>, and stay out when little untouched ground appears to be left. This section probes that account against the most natural alternative.</w:t>
        </w:r>
      </w:ins>
    </w:p>
    <w:p w14:paraId="4F48283A" w14:textId="17EF242D" w:rsidR="00B35552" w:rsidRDefault="00EA29AC" w:rsidP="00EA29AC">
      <w:pPr>
        <w:pStyle w:val="Paragraph0"/>
        <w:rPr>
          <w:ins w:id="3805" w:author="Prof. LIU Ben" w:date="2026-08-27T00:10:00Z" w16du:dateUtc="2026-08-26T16:10:00Z"/>
        </w:rPr>
      </w:pPr>
      <w:ins w:id="3806" w:author="Prof. LIU Ben" w:date="2026-08-27T00:09:00Z" w16du:dateUtc="2026-08-26T16:09:00Z">
        <w:r w:rsidRPr="00EA29AC">
          <w:rPr>
            <w:rPrChange w:id="3807" w:author="Prof. LIU Ben" w:date="2026-08-27T00:09:00Z" w16du:dateUtc="2026-08-26T16:09:00Z">
              <w:rPr>
                <w:color w:val="000000"/>
              </w:rPr>
            </w:rPrChange>
          </w:rPr>
          <w:t>The alternative is that length proxies for quality rather than coverage</w:t>
        </w:r>
      </w:ins>
      <w:ins w:id="3808" w:author="Prof. LIU Ben" w:date="2026-08-26T12:44:00Z" w16du:dateUtc="2026-08-26T04:44:00Z">
        <w:r w:rsidR="00B35552">
          <w:t>.</w:t>
        </w:r>
      </w:ins>
      <w:ins w:id="3809" w:author="Prof. LIU Ben" w:date="2026-08-26T12:42:00Z" w16du:dateUtc="2026-08-26T04:42:00Z">
        <w:r w:rsidR="00B35552" w:rsidRPr="00B35552">
          <w:rPr>
            <w:rPrChange w:id="3810" w:author="Prof. LIU Ben" w:date="2026-08-26T12:43:00Z" w16du:dateUtc="2026-08-26T04:43:00Z">
              <w:rPr>
                <w:rFonts w:eastAsia="Times New Roman"/>
                <w:color w:val="000000"/>
                <w:szCs w:val="24"/>
              </w:rPr>
            </w:rPrChange>
          </w:rPr>
          <w:t xml:space="preserve"> </w:t>
        </w:r>
      </w:ins>
      <w:ins w:id="3811" w:author="Prof. LIU Ben" w:date="2026-08-26T12:44:00Z" w16du:dateUtc="2026-08-26T04:44:00Z">
        <w:r w:rsidR="00B35552">
          <w:t>A</w:t>
        </w:r>
      </w:ins>
      <w:ins w:id="3812" w:author="Prof. LIU Ben" w:date="2026-08-26T12:42:00Z" w16du:dateUtc="2026-08-26T04:42:00Z">
        <w:r w:rsidR="00B35552" w:rsidRPr="00B35552">
          <w:rPr>
            <w:rPrChange w:id="3813" w:author="Prof. LIU Ben" w:date="2026-08-26T12:43:00Z" w16du:dateUtc="2026-08-26T04:43:00Z">
              <w:rPr>
                <w:rFonts w:eastAsia="Times New Roman"/>
                <w:color w:val="000000"/>
                <w:szCs w:val="24"/>
              </w:rPr>
            </w:rPrChange>
          </w:rPr>
          <w:t xml:space="preserve"> longer answer seems more thorough and authoritative, </w:t>
        </w:r>
      </w:ins>
      <w:ins w:id="3814" w:author="Prof. LIU Ben" w:date="2026-08-26T12:44:00Z" w16du:dateUtc="2026-08-26T04:44:00Z">
        <w:r w:rsidR="00B35552">
          <w:t>which signals</w:t>
        </w:r>
      </w:ins>
      <w:ins w:id="3815" w:author="Prof. LIU Ben" w:date="2026-08-26T12:42:00Z" w16du:dateUtc="2026-08-26T04:42:00Z">
        <w:r w:rsidR="00B35552" w:rsidRPr="00B35552">
          <w:rPr>
            <w:rPrChange w:id="3816" w:author="Prof. LIU Ben" w:date="2026-08-26T12:43:00Z" w16du:dateUtc="2026-08-26T04:43:00Z">
              <w:rPr>
                <w:rFonts w:eastAsia="Times New Roman"/>
                <w:color w:val="000000"/>
                <w:szCs w:val="24"/>
              </w:rPr>
            </w:rPrChange>
          </w:rPr>
          <w:t xml:space="preserve"> a high bar that would be hard to outperform. Both accounts are consistent with the competition lens and both work through length. </w:t>
        </w:r>
      </w:ins>
    </w:p>
    <w:p w14:paraId="6BD64669" w14:textId="1C5C2A70" w:rsidR="00EA29AC" w:rsidRDefault="00EA29AC" w:rsidP="00EA29AC">
      <w:pPr>
        <w:pStyle w:val="Paragraph0"/>
        <w:rPr>
          <w:ins w:id="3817" w:author="Prof. LIU Ben" w:date="2026-08-27T00:11:00Z" w16du:dateUtc="2026-08-26T16:11:00Z"/>
        </w:rPr>
      </w:pPr>
      <w:ins w:id="3818" w:author="Prof. LIU Ben" w:date="2026-08-27T00:10:00Z" w16du:dateUtc="2026-08-26T16:10:00Z">
        <w:r w:rsidRPr="00EA29AC">
          <w:rPr>
            <w:rPrChange w:id="3819" w:author="Prof. LIU Ben" w:date="2026-08-27T00:10:00Z" w16du:dateUtc="2026-08-26T16:10:00Z">
              <w:rPr>
                <w:color w:val="000000"/>
              </w:rPr>
            </w:rPrChange>
          </w:rPr>
          <w:t xml:space="preserve">The fast nature of the entry decision favors coverage. Length is plausibly informative about coverage: a longer, more heavily itemized answer looks like it touches more distinct points. </w:t>
        </w:r>
        <w:r w:rsidR="00580FB9">
          <w:rPr>
            <w:rFonts w:hint="eastAsia"/>
          </w:rPr>
          <w:t>However, i</w:t>
        </w:r>
        <w:r w:rsidRPr="00EA29AC">
          <w:rPr>
            <w:rPrChange w:id="3820" w:author="Prof. LIU Ben" w:date="2026-08-27T00:10:00Z" w16du:dateUtc="2026-08-26T16:10:00Z">
              <w:rPr>
                <w:color w:val="000000"/>
              </w:rPr>
            </w:rPrChange>
          </w:rPr>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ins>
    </w:p>
    <w:p w14:paraId="2E3BC3DC" w14:textId="69C613AF" w:rsidR="0023613B" w:rsidRPr="0023613B" w:rsidRDefault="00580FB9">
      <w:pPr>
        <w:pStyle w:val="Paragraph0"/>
        <w:rPr>
          <w:ins w:id="3821" w:author="Prof. LIU Ben" w:date="2026-08-26T23:59:00Z" w16du:dateUtc="2026-08-26T15:59:00Z"/>
          <w:rPrChange w:id="3822" w:author="Prof. LIU Ben" w:date="2026-08-26T23:59:00Z" w16du:dateUtc="2026-08-26T15:59:00Z">
            <w:rPr>
              <w:ins w:id="3823" w:author="Prof. LIU Ben" w:date="2026-08-26T23:59:00Z" w16du:dateUtc="2026-08-26T15:59:00Z"/>
              <w:color w:val="000000"/>
            </w:rPr>
          </w:rPrChange>
        </w:rPr>
        <w:pPrChange w:id="3824" w:author="Prof. LIU Ben" w:date="2026-08-27T00:14:00Z" w16du:dateUtc="2026-08-26T16:14:00Z">
          <w:pPr>
            <w:spacing w:before="100" w:beforeAutospacing="1" w:after="100" w:afterAutospacing="1"/>
          </w:pPr>
        </w:pPrChange>
      </w:pPr>
      <w:ins w:id="3825" w:author="Prof. LIU Ben" w:date="2026-08-27T00:11:00Z" w16du:dateUtc="2026-08-26T16:11:00Z">
        <w:r w:rsidRPr="00580FB9">
          <w:rPr>
            <w:rPrChange w:id="3826" w:author="Prof. LIU Ben" w:date="2026-08-27T00:11:00Z" w16du:dateUtc="2026-08-26T16:11:00Z">
              <w:rPr>
                <w:color w:val="000000"/>
              </w:rPr>
            </w:rPrChange>
          </w:rPr>
          <w:t xml:space="preserve">Our main results already speak against the </w:t>
        </w:r>
      </w:ins>
      <w:ins w:id="3827" w:author="Prof. LIU Ben" w:date="2026-08-27T00:12:00Z" w16du:dateUtc="2026-08-26T16:12:00Z">
        <w:r>
          <w:rPr>
            <w:rFonts w:hint="eastAsia"/>
          </w:rPr>
          <w:t>proxy for quality explanation</w:t>
        </w:r>
      </w:ins>
      <w:ins w:id="3828" w:author="Prof. LIU Ben" w:date="2026-08-27T00:11:00Z" w16du:dateUtc="2026-08-26T16:11:00Z">
        <w:r w:rsidRPr="00580FB9">
          <w:rPr>
            <w:rPrChange w:id="3829" w:author="Prof. LIU Ben" w:date="2026-08-27T00:11:00Z" w16du:dateUtc="2026-08-26T16:11:00Z">
              <w:rPr>
                <w:color w:val="000000"/>
              </w:rPr>
            </w:rPrChange>
          </w:rPr>
          <w:t xml:space="preserve">. </w:t>
        </w:r>
      </w:ins>
      <w:ins w:id="3830" w:author="Prof. LIU Ben" w:date="2026-08-26T23:59:00Z" w16du:dateUtc="2026-08-26T15:59:00Z">
        <w:r w:rsidR="0023613B" w:rsidRPr="0023613B">
          <w:rPr>
            <w:rPrChange w:id="3831" w:author="Prof. LIU Ben" w:date="2026-08-26T23:59:00Z" w16du:dateUtc="2026-08-26T15:59:00Z">
              <w:rPr>
                <w:color w:val="000000"/>
              </w:rPr>
            </w:rPrChange>
          </w:rPr>
          <w:t xml:space="preserve">The actual quality of the AI answer is not associated with the entry decision; if answerers were using length to proxy for quality, higher actual quality would be linked to less entry, and it is not. We then test the </w:t>
        </w:r>
      </w:ins>
      <w:ins w:id="3832" w:author="Prof. LIU Ben" w:date="2026-08-27T00:14:00Z" w16du:dateUtc="2026-08-26T16:14:00Z">
        <w:r>
          <w:rPr>
            <w:rFonts w:hint="eastAsia"/>
          </w:rPr>
          <w:t xml:space="preserve">proxy for </w:t>
        </w:r>
      </w:ins>
      <w:ins w:id="3833" w:author="Prof. LIU Ben" w:date="2026-08-26T23:59:00Z" w16du:dateUtc="2026-08-26T15:59:00Z">
        <w:r w:rsidR="0023613B" w:rsidRPr="0023613B">
          <w:rPr>
            <w:rPrChange w:id="3834" w:author="Prof. LIU Ben" w:date="2026-08-26T23:59:00Z" w16du:dateUtc="2026-08-26T15:59:00Z">
              <w:rPr>
                <w:color w:val="000000"/>
              </w:rPr>
            </w:rPrChange>
          </w:rPr>
          <w:t xml:space="preserve">coverage </w:t>
        </w:r>
      </w:ins>
      <w:ins w:id="3835" w:author="Prof. LIU Ben" w:date="2026-08-27T00:14:00Z" w16du:dateUtc="2026-08-26T16:14:00Z">
        <w:r>
          <w:rPr>
            <w:rFonts w:hint="eastAsia"/>
          </w:rPr>
          <w:t>account</w:t>
        </w:r>
      </w:ins>
      <w:ins w:id="3836" w:author="Prof. LIU Ben" w:date="2026-08-26T23:59:00Z" w16du:dateUtc="2026-08-26T15:59:00Z">
        <w:r w:rsidR="0023613B" w:rsidRPr="0023613B">
          <w:rPr>
            <w:rPrChange w:id="3837" w:author="Prof. LIU Ben" w:date="2026-08-26T23:59:00Z" w16du:dateUtc="2026-08-26T15:59:00Z">
              <w:rPr>
                <w:color w:val="000000"/>
              </w:rPr>
            </w:rPrChange>
          </w:rPr>
          <w:t xml:space="preserve"> directly, measuring </w:t>
        </w:r>
      </w:ins>
      <w:ins w:id="3838" w:author="Prof. LIU Ben" w:date="2026-08-27T00:14:00Z" w16du:dateUtc="2026-08-26T16:14:00Z">
        <w:r>
          <w:rPr>
            <w:rFonts w:hint="eastAsia"/>
          </w:rPr>
          <w:t xml:space="preserve">the AI answer </w:t>
        </w:r>
      </w:ins>
      <w:ins w:id="3839" w:author="Prof. LIU Ben" w:date="2026-08-26T23:59:00Z" w16du:dateUtc="2026-08-26T15:59:00Z">
        <w:r w:rsidR="0023613B" w:rsidRPr="0023613B">
          <w:rPr>
            <w:rPrChange w:id="3840" w:author="Prof. LIU Ben" w:date="2026-08-26T23:59:00Z" w16du:dateUtc="2026-08-26T15:59:00Z">
              <w:rPr>
                <w:color w:val="000000"/>
              </w:rPr>
            </w:rPrChange>
          </w:rPr>
          <w:t xml:space="preserve">coverage as the count of </w:t>
        </w:r>
        <w:r w:rsidR="0023613B" w:rsidRPr="0023613B">
          <w:rPr>
            <w:rPrChange w:id="3841" w:author="Prof. LIU Ben" w:date="2026-08-26T23:59:00Z" w16du:dateUtc="2026-08-26T15:59:00Z">
              <w:rPr>
                <w:color w:val="000000"/>
              </w:rPr>
            </w:rPrChange>
          </w:rPr>
          <w:lastRenderedPageBreak/>
          <w:t>distinct points the answer lays out.</w:t>
        </w:r>
      </w:ins>
    </w:p>
    <w:p w14:paraId="45D5A7A3" w14:textId="339A308D" w:rsidR="0023613B" w:rsidRPr="00EA29AC" w:rsidRDefault="0023613B">
      <w:pPr>
        <w:pStyle w:val="Paragraph0"/>
        <w:rPr>
          <w:ins w:id="3842" w:author="Prof. LIU Ben" w:date="2026-08-26T23:59:00Z" w16du:dateUtc="2026-08-26T15:59:00Z"/>
          <w:rPrChange w:id="3843" w:author="Prof. LIU Ben" w:date="2026-08-27T00:00:00Z" w16du:dateUtc="2026-08-26T16:00:00Z">
            <w:rPr>
              <w:ins w:id="3844" w:author="Prof. LIU Ben" w:date="2026-08-26T23:59:00Z" w16du:dateUtc="2026-08-26T15:59:00Z"/>
              <w:color w:val="000000"/>
            </w:rPr>
          </w:rPrChange>
        </w:rPr>
        <w:pPrChange w:id="3845" w:author="Prof. LIU Ben" w:date="2026-08-27T00:00:00Z" w16du:dateUtc="2026-08-26T16:00:00Z">
          <w:pPr>
            <w:spacing w:before="100" w:beforeAutospacing="1" w:after="100" w:afterAutospacing="1"/>
          </w:pPr>
        </w:pPrChange>
      </w:pPr>
      <w:ins w:id="3846" w:author="Prof. LIU Ben" w:date="2026-08-26T23:59:00Z" w16du:dateUtc="2026-08-26T15:59:00Z">
        <w:r w:rsidRPr="00EA29AC">
          <w:rPr>
            <w:rPrChange w:id="3847" w:author="Prof. LIU Ben" w:date="2026-08-27T00:00:00Z" w16du:dateUtc="2026-08-26T16:00:00Z">
              <w:rPr>
                <w:color w:val="000000"/>
              </w:rPr>
            </w:rPrChange>
          </w:rPr>
          <w:t xml:space="preserve">Table 11 sets out the logic. </w:t>
        </w:r>
      </w:ins>
      <w:ins w:id="3848" w:author="Prof. LIU Ben" w:date="2026-08-27T00:01:00Z" w16du:dateUtc="2026-08-26T16:01:00Z">
        <w:r w:rsidR="00EA29AC" w:rsidRPr="00325599">
          <w:t xml:space="preserve">Columns 1 and 2 reproduce our main results. </w:t>
        </w:r>
      </w:ins>
      <w:ins w:id="3849" w:author="Prof. LIU Ben" w:date="2026-08-26T23:59:00Z" w16du:dateUtc="2026-08-26T15:59:00Z">
        <w:r w:rsidRPr="00EA29AC">
          <w:rPr>
            <w:rPrChange w:id="3850" w:author="Prof. LIU Ben" w:date="2026-08-27T00:00:00Z" w16du:dateUtc="2026-08-26T16:00:00Z">
              <w:rPr>
                <w:color w:val="000000"/>
              </w:rPr>
            </w:rPrChange>
          </w:rPr>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ins>
      <w:ins w:id="3851" w:author="Prof. LIU Ben" w:date="2026-08-27T00:15:00Z" w16du:dateUtc="2026-08-26T16:15:00Z">
        <w:r w:rsidR="00580FB9">
          <w:rPr>
            <w:rFonts w:hint="eastAsia"/>
          </w:rPr>
          <w:t>and</w:t>
        </w:r>
      </w:ins>
      <w:ins w:id="3852" w:author="Prof. LIU Ben" w:date="2026-08-26T23:59:00Z" w16du:dateUtc="2026-08-26T15:59:00Z">
        <w:r w:rsidRPr="00EA29AC">
          <w:rPr>
            <w:rPrChange w:id="3853" w:author="Prof. LIU Ben" w:date="2026-08-27T00:00:00Z" w16du:dateUtc="2026-08-26T16:00:00Z">
              <w:rPr>
                <w:color w:val="000000"/>
              </w:rPr>
            </w:rPrChange>
          </w:rPr>
          <w:t xml:space="preserve"> coverage is negative and significant (−0.007, p&lt;0.05). This is what it looks like for a proxy to be resolved: once the quantity that length stands in for is measured, the deterrent attaches to that quantity, and length</w:t>
        </w:r>
      </w:ins>
      <w:ins w:id="3854" w:author="Prof. LIU Ben" w:date="2026-08-27T00:02:00Z" w16du:dateUtc="2026-08-26T16:02:00Z">
        <w:r w:rsidR="00EA29AC">
          <w:t>’</w:t>
        </w:r>
      </w:ins>
      <w:ins w:id="3855" w:author="Prof. LIU Ben" w:date="2026-08-26T23:59:00Z" w16du:dateUtc="2026-08-26T15:59:00Z">
        <w:r w:rsidRPr="00EA29AC">
          <w:rPr>
            <w:rPrChange w:id="3856" w:author="Prof. LIU Ben" w:date="2026-08-27T00:00:00Z" w16du:dateUtc="2026-08-26T16:00:00Z">
              <w:rPr>
                <w:color w:val="000000"/>
              </w:rPr>
            </w:rPrChange>
          </w:rPr>
          <w:t>s own coefficient absorbs into it. Length deters because answerers use it as a proxy for coverage.</w:t>
        </w:r>
      </w:ins>
    </w:p>
    <w:p w14:paraId="04305CE3" w14:textId="77777777" w:rsidR="00580FB9" w:rsidRPr="00580FB9" w:rsidRDefault="00580FB9">
      <w:pPr>
        <w:pStyle w:val="Paragraph0"/>
        <w:rPr>
          <w:ins w:id="3857" w:author="Prof. LIU Ben" w:date="2026-08-27T00:16:00Z" w16du:dateUtc="2026-08-26T16:16:00Z"/>
          <w:rPrChange w:id="3858" w:author="Prof. LIU Ben" w:date="2026-08-27T00:17:00Z" w16du:dateUtc="2026-08-26T16:17:00Z">
            <w:rPr>
              <w:ins w:id="3859" w:author="Prof. LIU Ben" w:date="2026-08-27T00:16:00Z" w16du:dateUtc="2026-08-26T16:16:00Z"/>
              <w:color w:val="000000"/>
            </w:rPr>
          </w:rPrChange>
        </w:rPr>
        <w:pPrChange w:id="3860" w:author="Prof. LIU Ben" w:date="2026-08-27T00:17:00Z" w16du:dateUtc="2026-08-26T16:17:00Z">
          <w:pPr>
            <w:spacing w:before="100" w:beforeAutospacing="1" w:after="100" w:afterAutospacing="1"/>
          </w:pPr>
        </w:pPrChange>
      </w:pPr>
      <w:ins w:id="3861" w:author="Prof. LIU Ben" w:date="2026-08-27T00:16:00Z" w16du:dateUtc="2026-08-26T16:16:00Z">
        <w:r w:rsidRPr="00580FB9">
          <w:rPr>
            <w:rPrChange w:id="3862" w:author="Prof. LIU Ben" w:date="2026-08-27T00:17:00Z" w16du:dateUtc="2026-08-26T16:17:00Z">
              <w:rPr>
                <w:color w:val="000000"/>
              </w:rPr>
            </w:rPrChange>
          </w:rPr>
          <w:t>One might ask whether length and coverage are simply the same quantity measured twice, which would make the test vacuous. They are not: their correlation is only moderate (</w:t>
        </w:r>
        <w:r w:rsidRPr="00580FB9">
          <w:rPr>
            <w:highlight w:val="yellow"/>
            <w:rPrChange w:id="3863" w:author="Prof. LIU Ben" w:date="2026-08-27T00:17:00Z" w16du:dateUtc="2026-08-26T16:17:00Z">
              <w:rPr>
                <w:color w:val="000000"/>
              </w:rPr>
            </w:rPrChange>
          </w:rPr>
          <w:t>[X]</w:t>
        </w:r>
        <w:r w:rsidRPr="00580FB9">
          <w:rPr>
            <w:rPrChange w:id="3864" w:author="Prof. LIU Ben" w:date="2026-08-27T00:17:00Z" w16du:dateUtc="2026-08-26T16:17:00Z">
              <w:rPr>
                <w:color w:val="000000"/>
              </w:rPr>
            </w:rPrChange>
          </w:rPr>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ins>
    </w:p>
    <w:p w14:paraId="30DB9B75" w14:textId="3FD14D52" w:rsidR="00C1485A" w:rsidRPr="00015210" w:rsidDel="00B35552" w:rsidRDefault="00BF0DF5" w:rsidP="00BF0DF5">
      <w:pPr>
        <w:pStyle w:val="Paragraph0"/>
        <w:rPr>
          <w:del w:id="3865" w:author="Prof. LIU Ben" w:date="2026-08-26T12:11:00Z" w16du:dateUtc="2026-08-26T04:11:00Z"/>
        </w:rPr>
      </w:pPr>
      <w:del w:id="3866" w:author="Prof. LIU Ben" w:date="2026-08-26T12:11:00Z" w16du:dateUtc="2026-08-26T04:11:00Z">
        <w:r w:rsidRPr="00015210" w:rsidDel="00B35552">
          <w:delText>The length slope shows that as the AI answer gets longer, the consequence of having it under the question becomes more deterrent to human contribution. Our coverage account attributes this to breadth: a longer answer signals broader coverage and leaves less new ground for a human to cover. An alternative explanation attributes it to quality: greater length may signal a better answer that is harder to outperform. As Section 3.</w:delText>
        </w:r>
        <w:r w:rsidR="00647569" w:rsidRPr="00015210" w:rsidDel="00B35552">
          <w:delText>4</w:delText>
        </w:r>
        <w:r w:rsidRPr="00015210" w:rsidDel="00B35552">
          <w:delText xml:space="preserve">.2 argues, the answerer can </w:delText>
        </w:r>
        <w:r w:rsidR="00647569" w:rsidRPr="00015210" w:rsidDel="00B35552">
          <w:delText xml:space="preserve">not </w:delText>
        </w:r>
        <w:r w:rsidRPr="00015210" w:rsidDel="00B35552">
          <w:delText>assess quality at a glance and instead reads length as a cue for coverage, so we expect the length slope to reflect coverage rather than perceived quality. We test these against each other in Table 1</w:delText>
        </w:r>
      </w:del>
      <w:ins w:id="3867" w:author="Xin Li" w:date="2026-08-22T16:13:00Z" w16du:dateUtc="2026-08-22T08:13:00Z">
        <w:del w:id="3868" w:author="Prof. LIU Ben" w:date="2026-08-26T12:11:00Z" w16du:dateUtc="2026-08-26T04:11:00Z">
          <w:r w:rsidR="00717310" w:rsidDel="00B35552">
            <w:delText>1</w:delText>
          </w:r>
        </w:del>
      </w:ins>
      <w:del w:id="3869" w:author="Prof. LIU Ben" w:date="2026-08-26T12:11:00Z" w16du:dateUtc="2026-08-26T04:11:00Z">
        <w:r w:rsidR="004D1041" w:rsidRPr="00015210" w:rsidDel="00B35552">
          <w:delText>5</w:delText>
        </w:r>
        <w:r w:rsidRPr="00015210" w:rsidDel="00B35552">
          <w:delText>.</w:delText>
        </w:r>
      </w:del>
    </w:p>
    <w:p w14:paraId="0A3946D3" w14:textId="71B4C3E8" w:rsidR="00717310" w:rsidDel="00B35552" w:rsidRDefault="00C1485A" w:rsidP="00C1485A">
      <w:pPr>
        <w:pStyle w:val="Paragraph0"/>
        <w:rPr>
          <w:ins w:id="3870" w:author="Xin Li" w:date="2026-08-22T16:09:00Z" w16du:dateUtc="2026-08-22T08:09:00Z"/>
          <w:del w:id="3871" w:author="Prof. LIU Ben" w:date="2026-08-26T12:11:00Z" w16du:dateUtc="2026-08-26T04:11:00Z"/>
        </w:rPr>
      </w:pPr>
      <w:del w:id="3872" w:author="Prof. LIU Ben" w:date="2026-08-26T12:11:00Z" w16du:dateUtc="2026-08-26T04:11:00Z">
        <w:r w:rsidRPr="00015210" w:rsidDel="00B35552">
          <w:delText>Column 1 includes only the interaction with answer length, and this interaction is negative and significant (-0.044, p&lt;0.0</w:delText>
        </w:r>
        <w:r w:rsidR="00721D51" w:rsidRPr="00015210" w:rsidDel="00B35552">
          <w:delText>1</w:delText>
        </w:r>
        <w:r w:rsidRPr="00015210" w:rsidDel="00B35552">
          <w:delText>). Column 2 adds the interaction with answer quality. If the length effect operated through perceived quality, controlling for quality should absorb it. The length interaction is unchanged (-0.04</w:delText>
        </w:r>
        <w:r w:rsidR="00BF0DF5" w:rsidRPr="00015210" w:rsidDel="00B35552">
          <w:delText>6</w:delText>
        </w:r>
        <w:r w:rsidRPr="00015210" w:rsidDel="00B35552">
          <w:delText>, p&lt;0.</w:delText>
        </w:r>
        <w:r w:rsidR="00BF0DF5" w:rsidRPr="00015210" w:rsidDel="00B35552">
          <w:delText>0</w:delText>
        </w:r>
        <w:r w:rsidRPr="00015210" w:rsidDel="00B35552">
          <w:delText>0</w:delText>
        </w:r>
        <w:r w:rsidR="00721D51" w:rsidRPr="00015210" w:rsidDel="00B35552">
          <w:delText>1</w:delText>
        </w:r>
        <w:r w:rsidRPr="00015210" w:rsidDel="00B35552">
          <w:delText xml:space="preserve">), which does not support the perceived-quality explanation. </w:delText>
        </w:r>
      </w:del>
    </w:p>
    <w:p w14:paraId="06C37B76" w14:textId="52CF0599" w:rsidR="00797DC6" w:rsidRPr="00015210" w:rsidDel="00B35552" w:rsidRDefault="00C1485A" w:rsidP="00C1485A">
      <w:pPr>
        <w:pStyle w:val="Paragraph0"/>
        <w:rPr>
          <w:del w:id="3873" w:author="Prof. LIU Ben" w:date="2026-08-26T12:11:00Z" w16du:dateUtc="2026-08-26T04:11:00Z"/>
          <w:rFonts w:eastAsia="Times New Roman"/>
          <w:color w:val="000000"/>
          <w:szCs w:val="24"/>
        </w:rPr>
      </w:pPr>
      <w:del w:id="3874" w:author="Prof. LIU Ben" w:date="2026-08-26T12:11:00Z" w16du:dateUtc="2026-08-26T04:11:00Z">
        <w:r w:rsidRPr="00015210" w:rsidDel="00B35552">
          <w:delText xml:space="preserve">Column 3 </w:delText>
        </w:r>
      </w:del>
      <w:ins w:id="3875" w:author="Xin Li" w:date="2026-08-22T16:10:00Z" w16du:dateUtc="2026-08-22T08:10:00Z">
        <w:del w:id="3876" w:author="Prof. LIU Ben" w:date="2026-08-26T12:11:00Z" w16du:dateUtc="2026-08-26T04:11:00Z">
          <w:r w:rsidR="00717310" w:rsidDel="00B35552">
            <w:delText xml:space="preserve">conducts the mediation via </w:delText>
          </w:r>
        </w:del>
      </w:ins>
      <w:del w:id="3877" w:author="Prof. LIU Ben" w:date="2026-08-26T12:11:00Z" w16du:dateUtc="2026-08-26T04:11:00Z">
        <w:r w:rsidRPr="00015210" w:rsidDel="00B35552">
          <w:delText xml:space="preserve">instead adds the interaction with answer coverage. </w:delText>
        </w:r>
        <w:r w:rsidRPr="00015210" w:rsidDel="00B35552">
          <w:rPr>
            <w:rFonts w:eastAsia="Times New Roman"/>
            <w:color w:val="000000"/>
            <w:szCs w:val="24"/>
          </w:rPr>
          <w:delText xml:space="preserve">We measure </w:delText>
        </w:r>
      </w:del>
      <m:oMath>
        <m:r>
          <w:del w:id="3878" w:author="Prof. LIU Ben" w:date="2026-08-26T12:11:00Z" w16du:dateUtc="2026-08-26T04:11:00Z">
            <w:rPr>
              <w:rFonts w:ascii="Cambria Math" w:eastAsia="Times New Roman" w:hAnsi="Cambria Math"/>
              <w:szCs w:val="24"/>
            </w:rPr>
            <m:t>AnswerCoverag</m:t>
          </w:del>
        </m:r>
        <m:sSub>
          <m:sSubPr>
            <m:ctrlPr>
              <w:del w:id="3879" w:author="Prof. LIU Ben" w:date="2026-08-26T12:11:00Z" w16du:dateUtc="2026-08-26T04:11:00Z">
                <w:rPr>
                  <w:rFonts w:ascii="Cambria Math" w:eastAsia="Times New Roman" w:hAnsi="Cambria Math"/>
                  <w:szCs w:val="24"/>
                </w:rPr>
              </w:del>
            </m:ctrlPr>
          </m:sSubPr>
          <m:e>
            <m:r>
              <w:del w:id="3880" w:author="Prof. LIU Ben" w:date="2026-08-26T12:11:00Z" w16du:dateUtc="2026-08-26T04:11:00Z">
                <w:rPr>
                  <w:rFonts w:ascii="Cambria Math" w:eastAsia="Times New Roman" w:hAnsi="Cambria Math"/>
                  <w:szCs w:val="24"/>
                </w:rPr>
                <m:t>e</m:t>
              </w:del>
            </m:r>
          </m:e>
          <m:sub>
            <m:r>
              <w:del w:id="3881" w:author="Prof. LIU Ben" w:date="2026-08-26T12:11:00Z" w16du:dateUtc="2026-08-26T04:11:00Z">
                <w:rPr>
                  <w:rFonts w:ascii="Cambria Math" w:eastAsia="Times New Roman" w:hAnsi="Cambria Math"/>
                  <w:szCs w:val="24"/>
                </w:rPr>
                <m:t>i</m:t>
              </w:del>
            </m:r>
          </m:sub>
        </m:sSub>
      </m:oMath>
      <w:del w:id="3882" w:author="Prof. LIU Ben" w:date="2026-08-26T12:11:00Z" w16du:dateUtc="2026-08-26T04:11:00Z">
        <w:r w:rsidR="00827D2F" w:rsidRPr="00015210" w:rsidDel="00B35552">
          <w:rPr>
            <w:rFonts w:eastAsia="Times New Roman"/>
            <w:szCs w:val="24"/>
          </w:rPr>
          <w:delText xml:space="preserve"> </w:delText>
        </w:r>
        <w:r w:rsidRPr="00015210" w:rsidDel="00B35552">
          <w:rPr>
            <w:rFonts w:eastAsia="Times New Roman"/>
            <w:color w:val="000000"/>
            <w:szCs w:val="24"/>
          </w:rPr>
          <w:delText xml:space="preserve">as the number of bullet points in the </w:delText>
        </w:r>
        <w:r w:rsidR="007E01FF" w:rsidRPr="00015210" w:rsidDel="00B35552">
          <w:rPr>
            <w:rFonts w:eastAsia="Times New Roman"/>
            <w:color w:val="000000"/>
            <w:szCs w:val="24"/>
          </w:rPr>
          <w:delText>AI</w:delText>
        </w:r>
        <w:r w:rsidRPr="00015210" w:rsidDel="00B35552">
          <w:rPr>
            <w:rFonts w:eastAsia="Times New Roman"/>
            <w:color w:val="000000"/>
            <w:szCs w:val="24"/>
          </w:rPr>
          <w:delText xml:space="preserve"> answer. This count reflects the comprehensiveness and breadth of the content presented to potential contributors. </w:delText>
        </w:r>
        <w:r w:rsidRPr="00015210" w:rsidDel="00B35552">
          <w:delTex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delText>
        </w:r>
      </w:del>
    </w:p>
    <w:p w14:paraId="4DE7AF78" w14:textId="301C6FBC" w:rsidR="00C1485A" w:rsidRPr="00015210" w:rsidRDefault="00C1485A" w:rsidP="00C1485A">
      <w:pPr>
        <w:pStyle w:val="TableFiguretitle"/>
      </w:pPr>
      <w:r w:rsidRPr="00015210">
        <w:t>Table 1</w:t>
      </w:r>
      <w:ins w:id="3883" w:author="Xin Li" w:date="2026-08-22T16:13:00Z" w16du:dateUtc="2026-08-22T08:13:00Z">
        <w:r w:rsidR="00717310">
          <w:t>1</w:t>
        </w:r>
      </w:ins>
      <w:del w:id="3884" w:author="Xin Li" w:date="2026-08-22T16:13:00Z" w16du:dateUtc="2026-08-22T08:13:00Z">
        <w:r w:rsidR="004D1041" w:rsidRPr="00015210" w:rsidDel="00717310">
          <w:delText>5</w:delText>
        </w:r>
      </w:del>
      <w:r w:rsidRPr="00015210">
        <w:t>. The role of answer coverage (H2)</w:t>
      </w:r>
    </w:p>
    <w:tbl>
      <w:tblPr>
        <w:tblW w:w="5000" w:type="pct"/>
        <w:jc w:val="center"/>
        <w:tblLayout w:type="fixed"/>
        <w:tblLook w:val="04A0" w:firstRow="1" w:lastRow="0" w:firstColumn="1" w:lastColumn="0" w:noHBand="0" w:noVBand="1"/>
        <w:tblPrChange w:id="3885" w:author="Xin Li" w:date="2026-08-22T08:00:00Z" w16du:dateUtc="2026-08-22T00:00:00Z">
          <w:tblPr>
            <w:tblW w:w="5000" w:type="pct"/>
            <w:jc w:val="center"/>
            <w:tblLayout w:type="fixed"/>
            <w:tblLook w:val="04A0" w:firstRow="1" w:lastRow="0" w:firstColumn="1" w:lastColumn="0" w:noHBand="0" w:noVBand="1"/>
          </w:tblPr>
        </w:tblPrChange>
      </w:tblPr>
      <w:tblGrid>
        <w:gridCol w:w="1780"/>
        <w:gridCol w:w="1391"/>
        <w:gridCol w:w="3489"/>
        <w:gridCol w:w="2700"/>
        <w:tblGridChange w:id="3886">
          <w:tblGrid>
            <w:gridCol w:w="1780"/>
            <w:gridCol w:w="1391"/>
            <w:gridCol w:w="3489"/>
            <w:gridCol w:w="2700"/>
          </w:tblGrid>
        </w:tblGridChange>
      </w:tblGrid>
      <w:tr w:rsidR="000A2973" w:rsidRPr="00015210" w14:paraId="0FF4284C" w14:textId="77777777" w:rsidTr="00417957">
        <w:trPr>
          <w:jc w:val="center"/>
          <w:trPrChange w:id="3887" w:author="Xin Li" w:date="2026-08-22T08:00:00Z" w16du:dateUtc="2026-08-22T00:00:00Z">
            <w:trPr>
              <w:trHeight w:val="320"/>
              <w:jc w:val="center"/>
            </w:trPr>
          </w:trPrChange>
        </w:trPr>
        <w:tc>
          <w:tcPr>
            <w:tcW w:w="1780" w:type="dxa"/>
            <w:tcBorders>
              <w:top w:val="single" w:sz="4" w:space="0" w:color="auto"/>
              <w:left w:val="nil"/>
              <w:bottom w:val="nil"/>
              <w:right w:val="nil"/>
            </w:tcBorders>
            <w:noWrap/>
            <w:hideMark/>
            <w:tcPrChange w:id="3888" w:author="Xin Li" w:date="2026-08-22T08:00:00Z" w16du:dateUtc="2026-08-22T00:00:00Z">
              <w:tcPr>
                <w:tcW w:w="1780" w:type="dxa"/>
                <w:tcBorders>
                  <w:top w:val="single" w:sz="4" w:space="0" w:color="auto"/>
                  <w:left w:val="nil"/>
                  <w:bottom w:val="nil"/>
                  <w:right w:val="nil"/>
                </w:tcBorders>
                <w:noWrap/>
                <w:hideMark/>
              </w:tcPr>
            </w:tcPrChange>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Change w:id="3889" w:author="Xin Li" w:date="2026-08-22T08:00:00Z" w16du:dateUtc="2026-08-22T00:00:00Z">
              <w:tcPr>
                <w:tcW w:w="1391" w:type="dxa"/>
                <w:tcBorders>
                  <w:top w:val="single" w:sz="4" w:space="0" w:color="auto"/>
                  <w:left w:val="nil"/>
                  <w:bottom w:val="nil"/>
                  <w:right w:val="nil"/>
                </w:tcBorders>
                <w:noWrap/>
                <w:hideMark/>
              </w:tcPr>
            </w:tcPrChange>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Change w:id="3890" w:author="Xin Li" w:date="2026-08-22T08:00:00Z" w16du:dateUtc="2026-08-22T00:00:00Z">
              <w:tcPr>
                <w:tcW w:w="3489" w:type="dxa"/>
                <w:tcBorders>
                  <w:top w:val="single" w:sz="4" w:space="0" w:color="auto"/>
                  <w:left w:val="nil"/>
                  <w:bottom w:val="nil"/>
                  <w:right w:val="nil"/>
                </w:tcBorders>
                <w:noWrap/>
                <w:hideMark/>
              </w:tcPr>
            </w:tcPrChange>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Change w:id="3891" w:author="Xin Li" w:date="2026-08-22T08:00:00Z" w16du:dateUtc="2026-08-22T00:00:00Z">
              <w:tcPr>
                <w:tcW w:w="2700" w:type="dxa"/>
                <w:tcBorders>
                  <w:top w:val="single" w:sz="4" w:space="0" w:color="auto"/>
                  <w:left w:val="nil"/>
                  <w:bottom w:val="nil"/>
                  <w:right w:val="nil"/>
                </w:tcBorders>
                <w:noWrap/>
                <w:hideMark/>
              </w:tcPr>
            </w:tcPrChange>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417957">
        <w:trPr>
          <w:jc w:val="center"/>
          <w:trPrChange w:id="3892" w:author="Xin Li" w:date="2026-08-22T08:00:00Z" w16du:dateUtc="2026-08-22T00:00:00Z">
            <w:trPr>
              <w:trHeight w:val="320"/>
              <w:jc w:val="center"/>
            </w:trPr>
          </w:trPrChange>
        </w:trPr>
        <w:tc>
          <w:tcPr>
            <w:tcW w:w="1780" w:type="dxa"/>
            <w:tcBorders>
              <w:top w:val="nil"/>
              <w:left w:val="nil"/>
              <w:bottom w:val="nil"/>
              <w:right w:val="nil"/>
            </w:tcBorders>
            <w:noWrap/>
            <w:hideMark/>
            <w:tcPrChange w:id="3893" w:author="Xin Li" w:date="2026-08-22T08:00:00Z" w16du:dateUtc="2026-08-22T00:00:00Z">
              <w:tcPr>
                <w:tcW w:w="1780" w:type="dxa"/>
                <w:tcBorders>
                  <w:top w:val="nil"/>
                  <w:left w:val="nil"/>
                  <w:bottom w:val="nil"/>
                  <w:right w:val="nil"/>
                </w:tcBorders>
                <w:noWrap/>
                <w:hideMark/>
              </w:tcPr>
            </w:tcPrChange>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Change w:id="3894" w:author="Xin Li" w:date="2026-08-22T08:00:00Z" w16du:dateUtc="2026-08-22T00:00:00Z">
              <w:tcPr>
                <w:tcW w:w="7580" w:type="dxa"/>
                <w:gridSpan w:val="3"/>
                <w:tcBorders>
                  <w:top w:val="nil"/>
                  <w:left w:val="nil"/>
                  <w:bottom w:val="single" w:sz="4" w:space="0" w:color="auto"/>
                  <w:right w:val="nil"/>
                </w:tcBorders>
                <w:hideMark/>
              </w:tcPr>
            </w:tcPrChange>
          </w:tcPr>
          <w:p w14:paraId="26C93CEA" w14:textId="77777777" w:rsidR="000A2973" w:rsidRPr="00015210" w:rsidRDefault="000A2973">
            <w:pPr>
              <w:jc w:val="center"/>
              <w:rPr>
                <w:color w:val="000000"/>
                <w:sz w:val="20"/>
                <w:szCs w:val="20"/>
              </w:rPr>
            </w:pPr>
            <w:r w:rsidRPr="00015210">
              <w:rPr>
                <w:color w:val="000000"/>
                <w:sz w:val="20"/>
                <w:szCs w:val="20"/>
              </w:rPr>
              <w:t>Log(answer number in 7 days)</w:t>
            </w:r>
          </w:p>
        </w:tc>
      </w:tr>
      <w:tr w:rsidR="000A2973" w:rsidRPr="00015210" w14:paraId="06207ADB" w14:textId="77777777" w:rsidTr="00417957">
        <w:trPr>
          <w:jc w:val="center"/>
          <w:trPrChange w:id="3895"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3896" w:author="Xin Li" w:date="2026-08-22T08:00:00Z" w16du:dateUtc="2026-08-22T00:00:00Z">
              <w:tcPr>
                <w:tcW w:w="1780" w:type="dxa"/>
                <w:vMerge w:val="restart"/>
                <w:tcBorders>
                  <w:top w:val="nil"/>
                  <w:left w:val="nil"/>
                  <w:bottom w:val="nil"/>
                  <w:right w:val="nil"/>
                </w:tcBorders>
                <w:noWrap/>
                <w:hideMark/>
              </w:tcPr>
            </w:tcPrChange>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Change w:id="3897" w:author="Xin Li" w:date="2026-08-22T08:00:00Z" w16du:dateUtc="2026-08-22T00:00:00Z">
              <w:tcPr>
                <w:tcW w:w="1391" w:type="dxa"/>
                <w:tcBorders>
                  <w:top w:val="nil"/>
                  <w:left w:val="nil"/>
                  <w:bottom w:val="nil"/>
                  <w:right w:val="nil"/>
                </w:tcBorders>
                <w:noWrap/>
                <w:hideMark/>
              </w:tcPr>
            </w:tcPrChange>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Change w:id="3898" w:author="Xin Li" w:date="2026-08-22T08:00:00Z" w16du:dateUtc="2026-08-22T00:00:00Z">
              <w:tcPr>
                <w:tcW w:w="3489" w:type="dxa"/>
                <w:tcBorders>
                  <w:top w:val="nil"/>
                  <w:left w:val="nil"/>
                  <w:bottom w:val="nil"/>
                  <w:right w:val="nil"/>
                </w:tcBorders>
                <w:noWrap/>
                <w:hideMark/>
              </w:tcPr>
            </w:tcPrChange>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Change w:id="3899" w:author="Xin Li" w:date="2026-08-22T08:00:00Z" w16du:dateUtc="2026-08-22T00:00:00Z">
              <w:tcPr>
                <w:tcW w:w="2700" w:type="dxa"/>
                <w:tcBorders>
                  <w:top w:val="nil"/>
                  <w:left w:val="nil"/>
                  <w:bottom w:val="nil"/>
                  <w:right w:val="nil"/>
                </w:tcBorders>
                <w:noWrap/>
                <w:hideMark/>
              </w:tcPr>
            </w:tcPrChange>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417957">
        <w:trPr>
          <w:jc w:val="center"/>
          <w:trPrChange w:id="3900" w:author="Xin Li" w:date="2026-08-22T08:00:00Z" w16du:dateUtc="2026-08-22T00:00:00Z">
            <w:trPr>
              <w:trHeight w:val="320"/>
              <w:jc w:val="center"/>
            </w:trPr>
          </w:trPrChange>
        </w:trPr>
        <w:tc>
          <w:tcPr>
            <w:tcW w:w="1780" w:type="dxa"/>
            <w:vMerge/>
            <w:tcBorders>
              <w:top w:val="nil"/>
              <w:left w:val="nil"/>
              <w:bottom w:val="nil"/>
              <w:right w:val="nil"/>
            </w:tcBorders>
            <w:hideMark/>
            <w:tcPrChange w:id="3901" w:author="Xin Li" w:date="2026-08-22T08:00:00Z" w16du:dateUtc="2026-08-22T00:00:00Z">
              <w:tcPr>
                <w:tcW w:w="1780" w:type="dxa"/>
                <w:vMerge/>
                <w:tcBorders>
                  <w:top w:val="nil"/>
                  <w:left w:val="nil"/>
                  <w:bottom w:val="nil"/>
                  <w:right w:val="nil"/>
                </w:tcBorders>
                <w:hideMark/>
              </w:tcPr>
            </w:tcPrChange>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3902" w:author="Xin Li" w:date="2026-08-22T08:00:00Z" w16du:dateUtc="2026-08-22T00:00:00Z">
              <w:tcPr>
                <w:tcW w:w="1391" w:type="dxa"/>
                <w:tcBorders>
                  <w:top w:val="nil"/>
                  <w:left w:val="nil"/>
                  <w:bottom w:val="nil"/>
                  <w:right w:val="nil"/>
                </w:tcBorders>
                <w:noWrap/>
                <w:hideMark/>
              </w:tcPr>
            </w:tcPrChange>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Change w:id="3903" w:author="Xin Li" w:date="2026-08-22T08:00:00Z" w16du:dateUtc="2026-08-22T00:00:00Z">
              <w:tcPr>
                <w:tcW w:w="3489" w:type="dxa"/>
                <w:tcBorders>
                  <w:top w:val="nil"/>
                  <w:left w:val="nil"/>
                  <w:bottom w:val="nil"/>
                  <w:right w:val="nil"/>
                </w:tcBorders>
                <w:noWrap/>
                <w:hideMark/>
              </w:tcPr>
            </w:tcPrChange>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Change w:id="3904" w:author="Xin Li" w:date="2026-08-22T08:00:00Z" w16du:dateUtc="2026-08-22T00:00:00Z">
              <w:tcPr>
                <w:tcW w:w="2700" w:type="dxa"/>
                <w:tcBorders>
                  <w:top w:val="nil"/>
                  <w:left w:val="nil"/>
                  <w:bottom w:val="nil"/>
                  <w:right w:val="nil"/>
                </w:tcBorders>
                <w:noWrap/>
                <w:hideMark/>
              </w:tcPr>
            </w:tcPrChange>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417957">
        <w:trPr>
          <w:jc w:val="center"/>
          <w:trPrChange w:id="3905"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3906" w:author="Xin Li" w:date="2026-08-22T08:00:00Z" w16du:dateUtc="2026-08-22T00:00:00Z">
              <w:tcPr>
                <w:tcW w:w="1780" w:type="dxa"/>
                <w:vMerge w:val="restart"/>
                <w:tcBorders>
                  <w:top w:val="nil"/>
                  <w:left w:val="nil"/>
                  <w:bottom w:val="nil"/>
                  <w:right w:val="nil"/>
                </w:tcBorders>
                <w:noWrap/>
                <w:hideMark/>
              </w:tcPr>
            </w:tcPrChange>
          </w:tcPr>
          <w:p w14:paraId="6D7D7CCC" w14:textId="77777777" w:rsidR="000A2973" w:rsidRPr="00015210" w:rsidRDefault="000A2973">
            <w:pPr>
              <w:rPr>
                <w:i/>
                <w:iCs/>
                <w:color w:val="000000"/>
                <w:sz w:val="20"/>
                <w:szCs w:val="20"/>
              </w:rPr>
            </w:pPr>
            <w:r w:rsidRPr="00015210">
              <w:rPr>
                <w:i/>
                <w:iCs/>
                <w:color w:val="000000"/>
                <w:sz w:val="20"/>
                <w:szCs w:val="20"/>
              </w:rPr>
              <w:lastRenderedPageBreak/>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Change w:id="3907" w:author="Xin Li" w:date="2026-08-22T08:00:00Z" w16du:dateUtc="2026-08-22T00:00:00Z">
              <w:tcPr>
                <w:tcW w:w="1391" w:type="dxa"/>
                <w:tcBorders>
                  <w:top w:val="nil"/>
                  <w:left w:val="nil"/>
                  <w:bottom w:val="nil"/>
                  <w:right w:val="nil"/>
                </w:tcBorders>
                <w:noWrap/>
                <w:hideMark/>
              </w:tcPr>
            </w:tcPrChange>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Change w:id="3908" w:author="Xin Li" w:date="2026-08-22T08:00:00Z" w16du:dateUtc="2026-08-22T00:00:00Z">
              <w:tcPr>
                <w:tcW w:w="3489" w:type="dxa"/>
                <w:tcBorders>
                  <w:top w:val="nil"/>
                  <w:left w:val="nil"/>
                  <w:bottom w:val="nil"/>
                  <w:right w:val="nil"/>
                </w:tcBorders>
                <w:noWrap/>
                <w:hideMark/>
              </w:tcPr>
            </w:tcPrChange>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Change w:id="3909" w:author="Xin Li" w:date="2026-08-22T08:00:00Z" w16du:dateUtc="2026-08-22T00:00:00Z">
              <w:tcPr>
                <w:tcW w:w="2700" w:type="dxa"/>
                <w:tcBorders>
                  <w:top w:val="nil"/>
                  <w:left w:val="nil"/>
                  <w:bottom w:val="nil"/>
                  <w:right w:val="nil"/>
                </w:tcBorders>
                <w:noWrap/>
                <w:hideMark/>
              </w:tcPr>
            </w:tcPrChange>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417957">
        <w:trPr>
          <w:jc w:val="center"/>
          <w:trPrChange w:id="3910" w:author="Xin Li" w:date="2026-08-22T08:00:00Z" w16du:dateUtc="2026-08-22T00:00:00Z">
            <w:trPr>
              <w:trHeight w:val="320"/>
              <w:jc w:val="center"/>
            </w:trPr>
          </w:trPrChange>
        </w:trPr>
        <w:tc>
          <w:tcPr>
            <w:tcW w:w="1780" w:type="dxa"/>
            <w:vMerge/>
            <w:tcBorders>
              <w:top w:val="nil"/>
              <w:left w:val="nil"/>
              <w:bottom w:val="nil"/>
              <w:right w:val="nil"/>
            </w:tcBorders>
            <w:hideMark/>
            <w:tcPrChange w:id="3911" w:author="Xin Li" w:date="2026-08-22T08:00:00Z" w16du:dateUtc="2026-08-22T00:00:00Z">
              <w:tcPr>
                <w:tcW w:w="1780" w:type="dxa"/>
                <w:vMerge/>
                <w:tcBorders>
                  <w:top w:val="nil"/>
                  <w:left w:val="nil"/>
                  <w:bottom w:val="nil"/>
                  <w:right w:val="nil"/>
                </w:tcBorders>
                <w:hideMark/>
              </w:tcPr>
            </w:tcPrChange>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3912" w:author="Xin Li" w:date="2026-08-22T08:00:00Z" w16du:dateUtc="2026-08-22T00:00:00Z">
              <w:tcPr>
                <w:tcW w:w="1391" w:type="dxa"/>
                <w:tcBorders>
                  <w:top w:val="nil"/>
                  <w:left w:val="nil"/>
                  <w:bottom w:val="nil"/>
                  <w:right w:val="nil"/>
                </w:tcBorders>
                <w:noWrap/>
                <w:hideMark/>
              </w:tcPr>
            </w:tcPrChange>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Change w:id="3913" w:author="Xin Li" w:date="2026-08-22T08:00:00Z" w16du:dateUtc="2026-08-22T00:00:00Z">
              <w:tcPr>
                <w:tcW w:w="3489" w:type="dxa"/>
                <w:tcBorders>
                  <w:top w:val="nil"/>
                  <w:left w:val="nil"/>
                  <w:bottom w:val="nil"/>
                  <w:right w:val="nil"/>
                </w:tcBorders>
                <w:noWrap/>
                <w:hideMark/>
              </w:tcPr>
            </w:tcPrChange>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Change w:id="3914" w:author="Xin Li" w:date="2026-08-22T08:00:00Z" w16du:dateUtc="2026-08-22T00:00:00Z">
              <w:tcPr>
                <w:tcW w:w="2700" w:type="dxa"/>
                <w:tcBorders>
                  <w:top w:val="nil"/>
                  <w:left w:val="nil"/>
                  <w:bottom w:val="nil"/>
                  <w:right w:val="nil"/>
                </w:tcBorders>
                <w:noWrap/>
                <w:hideMark/>
              </w:tcPr>
            </w:tcPrChange>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417957">
        <w:trPr>
          <w:jc w:val="center"/>
          <w:trPrChange w:id="3915"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3916" w:author="Xin Li" w:date="2026-08-22T08:00:00Z" w16du:dateUtc="2026-08-22T00:00:00Z">
              <w:tcPr>
                <w:tcW w:w="1780" w:type="dxa"/>
                <w:vMerge w:val="restart"/>
                <w:tcBorders>
                  <w:top w:val="nil"/>
                  <w:left w:val="nil"/>
                  <w:bottom w:val="nil"/>
                  <w:right w:val="nil"/>
                </w:tcBorders>
                <w:noWrap/>
                <w:hideMark/>
              </w:tcPr>
            </w:tcPrChange>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Change w:id="3917" w:author="Xin Li" w:date="2026-08-22T08:00:00Z" w16du:dateUtc="2026-08-22T00:00:00Z">
              <w:tcPr>
                <w:tcW w:w="1391" w:type="dxa"/>
                <w:tcBorders>
                  <w:top w:val="nil"/>
                  <w:left w:val="nil"/>
                  <w:bottom w:val="nil"/>
                  <w:right w:val="nil"/>
                </w:tcBorders>
                <w:noWrap/>
                <w:hideMark/>
              </w:tcPr>
            </w:tcPrChange>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Change w:id="3918" w:author="Xin Li" w:date="2026-08-22T08:00:00Z" w16du:dateUtc="2026-08-22T00:00:00Z">
              <w:tcPr>
                <w:tcW w:w="3489" w:type="dxa"/>
                <w:tcBorders>
                  <w:top w:val="nil"/>
                  <w:left w:val="nil"/>
                  <w:bottom w:val="nil"/>
                  <w:right w:val="nil"/>
                </w:tcBorders>
                <w:noWrap/>
                <w:hideMark/>
              </w:tcPr>
            </w:tcPrChange>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Change w:id="3919" w:author="Xin Li" w:date="2026-08-22T08:00:00Z" w16du:dateUtc="2026-08-22T00:00:00Z">
              <w:tcPr>
                <w:tcW w:w="2700" w:type="dxa"/>
                <w:tcBorders>
                  <w:top w:val="nil"/>
                  <w:left w:val="nil"/>
                  <w:bottom w:val="nil"/>
                  <w:right w:val="nil"/>
                </w:tcBorders>
                <w:noWrap/>
                <w:hideMark/>
              </w:tcPr>
            </w:tcPrChange>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417957">
        <w:trPr>
          <w:jc w:val="center"/>
          <w:trPrChange w:id="3920" w:author="Xin Li" w:date="2026-08-22T08:00:00Z" w16du:dateUtc="2026-08-22T00:00:00Z">
            <w:trPr>
              <w:trHeight w:val="320"/>
              <w:jc w:val="center"/>
            </w:trPr>
          </w:trPrChange>
        </w:trPr>
        <w:tc>
          <w:tcPr>
            <w:tcW w:w="1780" w:type="dxa"/>
            <w:vMerge/>
            <w:tcBorders>
              <w:top w:val="nil"/>
              <w:left w:val="nil"/>
              <w:bottom w:val="nil"/>
              <w:right w:val="nil"/>
            </w:tcBorders>
            <w:hideMark/>
            <w:tcPrChange w:id="3921" w:author="Xin Li" w:date="2026-08-22T08:00:00Z" w16du:dateUtc="2026-08-22T00:00:00Z">
              <w:tcPr>
                <w:tcW w:w="1780" w:type="dxa"/>
                <w:vMerge/>
                <w:tcBorders>
                  <w:top w:val="nil"/>
                  <w:left w:val="nil"/>
                  <w:bottom w:val="nil"/>
                  <w:right w:val="nil"/>
                </w:tcBorders>
                <w:hideMark/>
              </w:tcPr>
            </w:tcPrChange>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3922" w:author="Xin Li" w:date="2026-08-22T08:00:00Z" w16du:dateUtc="2026-08-22T00:00:00Z">
              <w:tcPr>
                <w:tcW w:w="1391" w:type="dxa"/>
                <w:tcBorders>
                  <w:top w:val="nil"/>
                  <w:left w:val="nil"/>
                  <w:bottom w:val="nil"/>
                  <w:right w:val="nil"/>
                </w:tcBorders>
                <w:noWrap/>
                <w:hideMark/>
              </w:tcPr>
            </w:tcPrChange>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Change w:id="3923" w:author="Xin Li" w:date="2026-08-22T08:00:00Z" w16du:dateUtc="2026-08-22T00:00:00Z">
              <w:tcPr>
                <w:tcW w:w="3489" w:type="dxa"/>
                <w:tcBorders>
                  <w:top w:val="nil"/>
                  <w:left w:val="nil"/>
                  <w:bottom w:val="nil"/>
                  <w:right w:val="nil"/>
                </w:tcBorders>
                <w:noWrap/>
                <w:hideMark/>
              </w:tcPr>
            </w:tcPrChange>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Change w:id="3924" w:author="Xin Li" w:date="2026-08-22T08:00:00Z" w16du:dateUtc="2026-08-22T00:00:00Z">
              <w:tcPr>
                <w:tcW w:w="2700" w:type="dxa"/>
                <w:tcBorders>
                  <w:top w:val="nil"/>
                  <w:left w:val="nil"/>
                  <w:bottom w:val="nil"/>
                  <w:right w:val="nil"/>
                </w:tcBorders>
                <w:noWrap/>
                <w:hideMark/>
              </w:tcPr>
            </w:tcPrChange>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417957">
        <w:trPr>
          <w:jc w:val="center"/>
          <w:trPrChange w:id="3925" w:author="Xin Li" w:date="2026-08-22T08:00:00Z" w16du:dateUtc="2026-08-22T00:00:00Z">
            <w:trPr>
              <w:trHeight w:val="320"/>
              <w:jc w:val="center"/>
            </w:trPr>
          </w:trPrChange>
        </w:trPr>
        <w:tc>
          <w:tcPr>
            <w:tcW w:w="1780" w:type="dxa"/>
            <w:vMerge w:val="restart"/>
            <w:tcBorders>
              <w:top w:val="nil"/>
              <w:left w:val="nil"/>
              <w:bottom w:val="single" w:sz="4" w:space="0" w:color="000000"/>
              <w:right w:val="nil"/>
            </w:tcBorders>
            <w:noWrap/>
            <w:hideMark/>
            <w:tcPrChange w:id="3926" w:author="Xin Li" w:date="2026-08-22T08:00:00Z" w16du:dateUtc="2026-08-22T00:00:00Z">
              <w:tcPr>
                <w:tcW w:w="1780" w:type="dxa"/>
                <w:vMerge w:val="restart"/>
                <w:tcBorders>
                  <w:top w:val="nil"/>
                  <w:left w:val="nil"/>
                  <w:bottom w:val="single" w:sz="4" w:space="0" w:color="000000"/>
                  <w:right w:val="nil"/>
                </w:tcBorders>
                <w:noWrap/>
                <w:hideMark/>
              </w:tcPr>
            </w:tcPrChange>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Change w:id="3927" w:author="Xin Li" w:date="2026-08-22T08:00:00Z" w16du:dateUtc="2026-08-22T00:00:00Z">
              <w:tcPr>
                <w:tcW w:w="1391" w:type="dxa"/>
                <w:tcBorders>
                  <w:top w:val="nil"/>
                  <w:left w:val="nil"/>
                  <w:bottom w:val="nil"/>
                  <w:right w:val="nil"/>
                </w:tcBorders>
                <w:noWrap/>
                <w:hideMark/>
              </w:tcPr>
            </w:tcPrChange>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Change w:id="3928" w:author="Xin Li" w:date="2026-08-22T08:00:00Z" w16du:dateUtc="2026-08-22T00:00:00Z">
              <w:tcPr>
                <w:tcW w:w="3489" w:type="dxa"/>
                <w:tcBorders>
                  <w:top w:val="nil"/>
                  <w:left w:val="nil"/>
                  <w:bottom w:val="nil"/>
                  <w:right w:val="nil"/>
                </w:tcBorders>
                <w:noWrap/>
                <w:hideMark/>
              </w:tcPr>
            </w:tcPrChange>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Change w:id="3929" w:author="Xin Li" w:date="2026-08-22T08:00:00Z" w16du:dateUtc="2026-08-22T00:00:00Z">
              <w:tcPr>
                <w:tcW w:w="2700" w:type="dxa"/>
                <w:tcBorders>
                  <w:top w:val="nil"/>
                  <w:left w:val="nil"/>
                  <w:bottom w:val="nil"/>
                  <w:right w:val="nil"/>
                </w:tcBorders>
                <w:noWrap/>
                <w:hideMark/>
              </w:tcPr>
            </w:tcPrChange>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417957">
        <w:trPr>
          <w:jc w:val="center"/>
          <w:trPrChange w:id="3930" w:author="Xin Li" w:date="2026-08-22T08:00:00Z" w16du:dateUtc="2026-08-22T00:00:00Z">
            <w:trPr>
              <w:trHeight w:val="320"/>
              <w:jc w:val="center"/>
            </w:trPr>
          </w:trPrChange>
        </w:trPr>
        <w:tc>
          <w:tcPr>
            <w:tcW w:w="1780" w:type="dxa"/>
            <w:vMerge/>
            <w:tcBorders>
              <w:top w:val="nil"/>
              <w:left w:val="nil"/>
              <w:bottom w:val="single" w:sz="4" w:space="0" w:color="000000"/>
              <w:right w:val="nil"/>
            </w:tcBorders>
            <w:hideMark/>
            <w:tcPrChange w:id="3931" w:author="Xin Li" w:date="2026-08-22T08:00:00Z" w16du:dateUtc="2026-08-22T00:00:00Z">
              <w:tcPr>
                <w:tcW w:w="1780" w:type="dxa"/>
                <w:vMerge/>
                <w:tcBorders>
                  <w:top w:val="nil"/>
                  <w:left w:val="nil"/>
                  <w:bottom w:val="single" w:sz="4" w:space="0" w:color="000000"/>
                  <w:right w:val="nil"/>
                </w:tcBorders>
                <w:hideMark/>
              </w:tcPr>
            </w:tcPrChange>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Change w:id="3932" w:author="Xin Li" w:date="2026-08-22T08:00:00Z" w16du:dateUtc="2026-08-22T00:00:00Z">
              <w:tcPr>
                <w:tcW w:w="1391" w:type="dxa"/>
                <w:tcBorders>
                  <w:top w:val="nil"/>
                  <w:left w:val="nil"/>
                  <w:bottom w:val="single" w:sz="4" w:space="0" w:color="auto"/>
                  <w:right w:val="nil"/>
                </w:tcBorders>
                <w:noWrap/>
                <w:hideMark/>
              </w:tcPr>
            </w:tcPrChange>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Change w:id="3933" w:author="Xin Li" w:date="2026-08-22T08:00:00Z" w16du:dateUtc="2026-08-22T00:00:00Z">
              <w:tcPr>
                <w:tcW w:w="3489" w:type="dxa"/>
                <w:tcBorders>
                  <w:top w:val="nil"/>
                  <w:left w:val="nil"/>
                  <w:bottom w:val="single" w:sz="4" w:space="0" w:color="auto"/>
                  <w:right w:val="nil"/>
                </w:tcBorders>
                <w:noWrap/>
                <w:hideMark/>
              </w:tcPr>
            </w:tcPrChange>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Change w:id="3934" w:author="Xin Li" w:date="2026-08-22T08:00:00Z" w16du:dateUtc="2026-08-22T00:00:00Z">
              <w:tcPr>
                <w:tcW w:w="2700" w:type="dxa"/>
                <w:tcBorders>
                  <w:top w:val="nil"/>
                  <w:left w:val="nil"/>
                  <w:bottom w:val="single" w:sz="4" w:space="0" w:color="auto"/>
                  <w:right w:val="nil"/>
                </w:tcBorders>
                <w:noWrap/>
                <w:hideMark/>
              </w:tcPr>
            </w:tcPrChange>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417957">
        <w:trPr>
          <w:jc w:val="center"/>
          <w:trPrChange w:id="3935" w:author="Xin Li" w:date="2026-08-22T08:00:00Z" w16du:dateUtc="2026-08-22T00:00:00Z">
            <w:trPr>
              <w:trHeight w:val="320"/>
              <w:jc w:val="center"/>
            </w:trPr>
          </w:trPrChange>
        </w:trPr>
        <w:tc>
          <w:tcPr>
            <w:tcW w:w="1780" w:type="dxa"/>
            <w:tcBorders>
              <w:top w:val="nil"/>
              <w:left w:val="nil"/>
              <w:bottom w:val="nil"/>
              <w:right w:val="nil"/>
            </w:tcBorders>
            <w:noWrap/>
            <w:hideMark/>
            <w:tcPrChange w:id="3936" w:author="Xin Li" w:date="2026-08-22T08:00:00Z" w16du:dateUtc="2026-08-22T00:00:00Z">
              <w:tcPr>
                <w:tcW w:w="1780" w:type="dxa"/>
                <w:tcBorders>
                  <w:top w:val="nil"/>
                  <w:left w:val="nil"/>
                  <w:bottom w:val="nil"/>
                  <w:right w:val="nil"/>
                </w:tcBorders>
                <w:noWrap/>
                <w:hideMark/>
              </w:tcPr>
            </w:tcPrChange>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Change w:id="3937" w:author="Xin Li" w:date="2026-08-22T08:00:00Z" w16du:dateUtc="2026-08-22T00:00:00Z">
              <w:tcPr>
                <w:tcW w:w="1391" w:type="dxa"/>
                <w:tcBorders>
                  <w:top w:val="nil"/>
                  <w:left w:val="nil"/>
                  <w:bottom w:val="nil"/>
                  <w:right w:val="nil"/>
                </w:tcBorders>
                <w:noWrap/>
                <w:hideMark/>
              </w:tcPr>
            </w:tcPrChange>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3938" w:author="Xin Li" w:date="2026-08-22T08:00:00Z" w16du:dateUtc="2026-08-22T00:00:00Z">
              <w:tcPr>
                <w:tcW w:w="3489" w:type="dxa"/>
                <w:tcBorders>
                  <w:top w:val="nil"/>
                  <w:left w:val="nil"/>
                  <w:bottom w:val="nil"/>
                  <w:right w:val="nil"/>
                </w:tcBorders>
                <w:noWrap/>
                <w:hideMark/>
              </w:tcPr>
            </w:tcPrChange>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3939" w:author="Xin Li" w:date="2026-08-22T08:00:00Z" w16du:dateUtc="2026-08-22T00:00:00Z">
              <w:tcPr>
                <w:tcW w:w="2700" w:type="dxa"/>
                <w:tcBorders>
                  <w:top w:val="nil"/>
                  <w:left w:val="nil"/>
                  <w:bottom w:val="nil"/>
                  <w:right w:val="nil"/>
                </w:tcBorders>
                <w:noWrap/>
                <w:hideMark/>
              </w:tcPr>
            </w:tcPrChange>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417957">
        <w:trPr>
          <w:jc w:val="center"/>
          <w:trPrChange w:id="3940" w:author="Xin Li" w:date="2026-08-22T08:00:00Z" w16du:dateUtc="2026-08-22T00:00:00Z">
            <w:trPr>
              <w:trHeight w:val="320"/>
              <w:jc w:val="center"/>
            </w:trPr>
          </w:trPrChange>
        </w:trPr>
        <w:tc>
          <w:tcPr>
            <w:tcW w:w="1780" w:type="dxa"/>
            <w:tcBorders>
              <w:top w:val="nil"/>
              <w:left w:val="nil"/>
              <w:bottom w:val="nil"/>
              <w:right w:val="nil"/>
            </w:tcBorders>
            <w:noWrap/>
            <w:hideMark/>
            <w:tcPrChange w:id="3941" w:author="Xin Li" w:date="2026-08-22T08:00:00Z" w16du:dateUtc="2026-08-22T00:00:00Z">
              <w:tcPr>
                <w:tcW w:w="1780" w:type="dxa"/>
                <w:tcBorders>
                  <w:top w:val="nil"/>
                  <w:left w:val="nil"/>
                  <w:bottom w:val="nil"/>
                  <w:right w:val="nil"/>
                </w:tcBorders>
                <w:noWrap/>
                <w:hideMark/>
              </w:tcPr>
            </w:tcPrChange>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Change w:id="3942" w:author="Xin Li" w:date="2026-08-22T08:00:00Z" w16du:dateUtc="2026-08-22T00:00:00Z">
              <w:tcPr>
                <w:tcW w:w="1391" w:type="dxa"/>
                <w:tcBorders>
                  <w:top w:val="nil"/>
                  <w:left w:val="nil"/>
                  <w:bottom w:val="nil"/>
                  <w:right w:val="nil"/>
                </w:tcBorders>
                <w:noWrap/>
                <w:hideMark/>
              </w:tcPr>
            </w:tcPrChange>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3943" w:author="Xin Li" w:date="2026-08-22T08:00:00Z" w16du:dateUtc="2026-08-22T00:00:00Z">
              <w:tcPr>
                <w:tcW w:w="3489" w:type="dxa"/>
                <w:tcBorders>
                  <w:top w:val="nil"/>
                  <w:left w:val="nil"/>
                  <w:bottom w:val="nil"/>
                  <w:right w:val="nil"/>
                </w:tcBorders>
                <w:noWrap/>
                <w:hideMark/>
              </w:tcPr>
            </w:tcPrChange>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3944" w:author="Xin Li" w:date="2026-08-22T08:00:00Z" w16du:dateUtc="2026-08-22T00:00:00Z">
              <w:tcPr>
                <w:tcW w:w="2700" w:type="dxa"/>
                <w:tcBorders>
                  <w:top w:val="nil"/>
                  <w:left w:val="nil"/>
                  <w:bottom w:val="nil"/>
                  <w:right w:val="nil"/>
                </w:tcBorders>
                <w:noWrap/>
                <w:hideMark/>
              </w:tcPr>
            </w:tcPrChange>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417957">
        <w:trPr>
          <w:jc w:val="center"/>
          <w:trPrChange w:id="3945" w:author="Xin Li" w:date="2026-08-22T08:00:00Z" w16du:dateUtc="2026-08-22T00:00:00Z">
            <w:trPr>
              <w:trHeight w:val="320"/>
              <w:jc w:val="center"/>
            </w:trPr>
          </w:trPrChange>
        </w:trPr>
        <w:tc>
          <w:tcPr>
            <w:tcW w:w="1780" w:type="dxa"/>
            <w:tcBorders>
              <w:top w:val="nil"/>
              <w:left w:val="nil"/>
              <w:bottom w:val="nil"/>
              <w:right w:val="nil"/>
            </w:tcBorders>
            <w:noWrap/>
            <w:hideMark/>
            <w:tcPrChange w:id="3946" w:author="Xin Li" w:date="2026-08-22T08:00:00Z" w16du:dateUtc="2026-08-22T00:00:00Z">
              <w:tcPr>
                <w:tcW w:w="1780" w:type="dxa"/>
                <w:tcBorders>
                  <w:top w:val="nil"/>
                  <w:left w:val="nil"/>
                  <w:bottom w:val="nil"/>
                  <w:right w:val="nil"/>
                </w:tcBorders>
                <w:noWrap/>
                <w:hideMark/>
              </w:tcPr>
            </w:tcPrChange>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Change w:id="3947" w:author="Xin Li" w:date="2026-08-22T08:00:00Z" w16du:dateUtc="2026-08-22T00:00:00Z">
              <w:tcPr>
                <w:tcW w:w="1391" w:type="dxa"/>
                <w:tcBorders>
                  <w:top w:val="nil"/>
                  <w:left w:val="nil"/>
                  <w:bottom w:val="nil"/>
                  <w:right w:val="nil"/>
                </w:tcBorders>
                <w:noWrap/>
                <w:hideMark/>
              </w:tcPr>
            </w:tcPrChange>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3948" w:author="Xin Li" w:date="2026-08-22T08:00:00Z" w16du:dateUtc="2026-08-22T00:00:00Z">
              <w:tcPr>
                <w:tcW w:w="3489" w:type="dxa"/>
                <w:tcBorders>
                  <w:top w:val="nil"/>
                  <w:left w:val="nil"/>
                  <w:bottom w:val="nil"/>
                  <w:right w:val="nil"/>
                </w:tcBorders>
                <w:noWrap/>
                <w:hideMark/>
              </w:tcPr>
            </w:tcPrChange>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3949" w:author="Xin Li" w:date="2026-08-22T08:00:00Z" w16du:dateUtc="2026-08-22T00:00:00Z">
              <w:tcPr>
                <w:tcW w:w="2700" w:type="dxa"/>
                <w:tcBorders>
                  <w:top w:val="nil"/>
                  <w:left w:val="nil"/>
                  <w:bottom w:val="nil"/>
                  <w:right w:val="nil"/>
                </w:tcBorders>
                <w:noWrap/>
                <w:hideMark/>
              </w:tcPr>
            </w:tcPrChange>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417957">
        <w:trPr>
          <w:jc w:val="center"/>
          <w:trPrChange w:id="3950" w:author="Xin Li" w:date="2026-08-22T08:00:00Z" w16du:dateUtc="2026-08-22T00:00:00Z">
            <w:trPr>
              <w:trHeight w:val="320"/>
              <w:jc w:val="center"/>
            </w:trPr>
          </w:trPrChange>
        </w:trPr>
        <w:tc>
          <w:tcPr>
            <w:tcW w:w="1780" w:type="dxa"/>
            <w:tcBorders>
              <w:top w:val="nil"/>
              <w:left w:val="nil"/>
              <w:bottom w:val="single" w:sz="4" w:space="0" w:color="auto"/>
              <w:right w:val="nil"/>
            </w:tcBorders>
            <w:noWrap/>
            <w:hideMark/>
            <w:tcPrChange w:id="3951" w:author="Xin Li" w:date="2026-08-22T08:00:00Z" w16du:dateUtc="2026-08-22T00:00:00Z">
              <w:tcPr>
                <w:tcW w:w="1780" w:type="dxa"/>
                <w:tcBorders>
                  <w:top w:val="nil"/>
                  <w:left w:val="nil"/>
                  <w:bottom w:val="single" w:sz="4" w:space="0" w:color="auto"/>
                  <w:right w:val="nil"/>
                </w:tcBorders>
                <w:noWrap/>
                <w:hideMark/>
              </w:tcPr>
            </w:tcPrChange>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Change w:id="3952" w:author="Xin Li" w:date="2026-08-22T08:00:00Z" w16du:dateUtc="2026-08-22T00:00:00Z">
              <w:tcPr>
                <w:tcW w:w="1391" w:type="dxa"/>
                <w:tcBorders>
                  <w:top w:val="nil"/>
                  <w:left w:val="nil"/>
                  <w:bottom w:val="single" w:sz="4" w:space="0" w:color="auto"/>
                  <w:right w:val="nil"/>
                </w:tcBorders>
                <w:noWrap/>
                <w:hideMark/>
              </w:tcPr>
            </w:tcPrChange>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Change w:id="3953" w:author="Xin Li" w:date="2026-08-22T08:00:00Z" w16du:dateUtc="2026-08-22T00:00:00Z">
              <w:tcPr>
                <w:tcW w:w="3489" w:type="dxa"/>
                <w:tcBorders>
                  <w:top w:val="nil"/>
                  <w:left w:val="nil"/>
                  <w:bottom w:val="single" w:sz="4" w:space="0" w:color="auto"/>
                  <w:right w:val="nil"/>
                </w:tcBorders>
                <w:noWrap/>
                <w:hideMark/>
              </w:tcPr>
            </w:tcPrChange>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Change w:id="3954" w:author="Xin Li" w:date="2026-08-22T08:00:00Z" w16du:dateUtc="2026-08-22T00:00:00Z">
              <w:tcPr>
                <w:tcW w:w="2700" w:type="dxa"/>
                <w:tcBorders>
                  <w:top w:val="nil"/>
                  <w:left w:val="nil"/>
                  <w:bottom w:val="single" w:sz="4" w:space="0" w:color="auto"/>
                  <w:right w:val="nil"/>
                </w:tcBorders>
                <w:noWrap/>
                <w:hideMark/>
              </w:tcPr>
            </w:tcPrChange>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3779"/>
    <w:p w14:paraId="5BC72538" w14:textId="77777777" w:rsidR="00797DC6" w:rsidRPr="00015210" w:rsidRDefault="00797DC6" w:rsidP="00797DC6"/>
    <w:bookmarkEnd w:id="3784"/>
    <w:p w14:paraId="4BDA0CD9" w14:textId="20F3E05A" w:rsidR="00C1485A" w:rsidRPr="00015210" w:rsidRDefault="008A6F83" w:rsidP="000E4EEB">
      <w:pPr>
        <w:pStyle w:val="Heading3"/>
      </w:pPr>
      <w:r w:rsidRPr="00015210">
        <w:rPr>
          <w:lang w:eastAsia="zh-CN"/>
        </w:rPr>
        <w:t>W</w:t>
      </w:r>
      <w:r w:rsidR="00C1485A" w:rsidRPr="00015210">
        <w:rPr>
          <w:lang w:eastAsia="zh-CN"/>
        </w:rPr>
        <w:t>h</w:t>
      </w:r>
      <w:r w:rsidR="00C1485A" w:rsidRPr="00015210">
        <w:t xml:space="preserve">y </w:t>
      </w:r>
      <w:r w:rsidRPr="00015210">
        <w:rPr>
          <w:lang w:eastAsia="zh-CN"/>
        </w:rPr>
        <w:t>H</w:t>
      </w:r>
      <w:r w:rsidR="00C1485A" w:rsidRPr="00015210">
        <w:t xml:space="preserve">igher AI </w:t>
      </w:r>
      <w:r w:rsidRPr="00015210">
        <w:rPr>
          <w:lang w:eastAsia="zh-CN"/>
        </w:rPr>
        <w:t>Q</w:t>
      </w:r>
      <w:r w:rsidR="00C1485A" w:rsidRPr="00015210">
        <w:t xml:space="preserve">uality </w:t>
      </w:r>
      <w:r w:rsidR="00827D2F" w:rsidRPr="00015210">
        <w:rPr>
          <w:lang w:eastAsia="zh-CN"/>
        </w:rPr>
        <w:t>R</w:t>
      </w:r>
      <w:r w:rsidR="00C1485A" w:rsidRPr="00015210">
        <w:t xml:space="preserve">aises </w:t>
      </w:r>
      <w:r w:rsidRPr="00015210">
        <w:rPr>
          <w:lang w:eastAsia="zh-CN"/>
        </w:rPr>
        <w:t>C</w:t>
      </w:r>
      <w:r w:rsidR="00C1485A" w:rsidRPr="00015210">
        <w:t xml:space="preserve">ontribution </w:t>
      </w:r>
      <w:r w:rsidRPr="00015210">
        <w:rPr>
          <w:lang w:eastAsia="zh-CN"/>
        </w:rPr>
        <w:t>Q</w:t>
      </w:r>
      <w:r w:rsidR="00C1485A" w:rsidRPr="00015210">
        <w:t>uality</w:t>
      </w:r>
      <w:r w:rsidR="00C1485A" w:rsidRPr="00015210">
        <w:rPr>
          <w:lang w:eastAsia="zh-CN"/>
        </w:rPr>
        <w:t xml:space="preserve"> (H</w:t>
      </w:r>
      <w:r w:rsidR="0046130B" w:rsidRPr="00015210">
        <w:rPr>
          <w:lang w:eastAsia="zh-CN"/>
        </w:rPr>
        <w:t>6</w:t>
      </w:r>
      <w:r w:rsidR="00C1485A" w:rsidRPr="00015210">
        <w:rPr>
          <w:lang w:eastAsia="zh-CN"/>
        </w:rPr>
        <w:t>)</w:t>
      </w:r>
    </w:p>
    <w:p w14:paraId="32A2BD54" w14:textId="2EC9A132" w:rsidR="00A00064" w:rsidRPr="00A00064" w:rsidRDefault="00A00064">
      <w:pPr>
        <w:pStyle w:val="Paragraph0"/>
        <w:rPr>
          <w:ins w:id="3955" w:author="Prof. LIU Ben" w:date="2026-08-26T13:24:00Z" w16du:dateUtc="2026-08-26T05:24:00Z"/>
          <w:rPrChange w:id="3956" w:author="Prof. LIU Ben" w:date="2026-08-26T13:25:00Z" w16du:dateUtc="2026-08-26T05:25:00Z">
            <w:rPr>
              <w:ins w:id="3957" w:author="Prof. LIU Ben" w:date="2026-08-26T13:24:00Z" w16du:dateUtc="2026-08-26T05:24:00Z"/>
              <w:color w:val="000000"/>
            </w:rPr>
          </w:rPrChange>
        </w:rPr>
        <w:pPrChange w:id="3958" w:author="Prof. LIU Ben" w:date="2026-08-26T13:25:00Z" w16du:dateUtc="2026-08-26T05:25:00Z">
          <w:pPr>
            <w:spacing w:before="100" w:beforeAutospacing="1" w:after="100" w:afterAutospacing="1"/>
          </w:pPr>
        </w:pPrChange>
      </w:pPr>
      <w:ins w:id="3959" w:author="Prof. LIU Ben" w:date="2026-08-26T13:24:00Z" w16du:dateUtc="2026-08-26T05:24:00Z">
        <w:r w:rsidRPr="00A00064">
          <w:rPr>
            <w:rPrChange w:id="3960" w:author="Prof. LIU Ben" w:date="2026-08-26T13:25:00Z" w16du:dateUtc="2026-08-26T05:25:00Z">
              <w:rPr>
                <w:color w:val="000000"/>
              </w:rPr>
            </w:rPrChange>
          </w:rPr>
          <w:t xml:space="preserve">The main results show that a higher-quality AI answer is followed by a higher-quality human answer. Our account is </w:t>
        </w:r>
        <w:r w:rsidRPr="00A00064">
          <w:rPr>
            <w:rPrChange w:id="3961" w:author="Prof. LIU Ben" w:date="2026-08-26T13:25:00Z" w16du:dateUtc="2026-08-26T05:25:00Z">
              <w:rPr>
                <w:i/>
                <w:iCs/>
                <w:color w:val="000000"/>
              </w:rPr>
            </w:rPrChange>
          </w:rPr>
          <w:t>standard-setting</w:t>
        </w:r>
        <w:r w:rsidRPr="00A00064">
          <w:rPr>
            <w:rPrChange w:id="3962" w:author="Prof. LIU Ben" w:date="2026-08-26T13:25:00Z" w16du:dateUtc="2026-08-26T05:25:00Z">
              <w:rPr>
                <w:color w:val="000000"/>
              </w:rPr>
            </w:rPrChange>
          </w:rPr>
          <w:t xml:space="preserve">: the AI answer establishes a standard for the competition, and the human answerer clears it by investing effort that scales with the level the AI demonstrates. </w:t>
        </w:r>
      </w:ins>
    </w:p>
    <w:p w14:paraId="28461D2E" w14:textId="790A863D" w:rsidR="00A00064" w:rsidRPr="00A00064" w:rsidRDefault="00A00064">
      <w:pPr>
        <w:pStyle w:val="Paragraph0"/>
        <w:rPr>
          <w:ins w:id="3963" w:author="Prof. LIU Ben" w:date="2026-08-26T13:24:00Z" w16du:dateUtc="2026-08-26T05:24:00Z"/>
          <w:rPrChange w:id="3964" w:author="Prof. LIU Ben" w:date="2026-08-26T13:25:00Z" w16du:dateUtc="2026-08-26T05:25:00Z">
            <w:rPr>
              <w:ins w:id="3965" w:author="Prof. LIU Ben" w:date="2026-08-26T13:24:00Z" w16du:dateUtc="2026-08-26T05:24:00Z"/>
              <w:color w:val="000000"/>
            </w:rPr>
          </w:rPrChange>
        </w:rPr>
        <w:pPrChange w:id="3966" w:author="Prof. LIU Ben" w:date="2026-08-26T13:25:00Z" w16du:dateUtc="2026-08-26T05:25:00Z">
          <w:pPr>
            <w:spacing w:before="100" w:beforeAutospacing="1" w:after="100" w:afterAutospacing="1"/>
          </w:pPr>
        </w:pPrChange>
      </w:pPr>
      <w:ins w:id="3967" w:author="Prof. LIU Ben" w:date="2026-08-26T13:24:00Z" w16du:dateUtc="2026-08-26T05:24:00Z">
        <w:r w:rsidRPr="00A00064">
          <w:rPr>
            <w:rPrChange w:id="3968" w:author="Prof. LIU Ben" w:date="2026-08-26T13:25:00Z" w16du:dateUtc="2026-08-26T05:25:00Z">
              <w:rPr>
                <w:color w:val="000000"/>
              </w:rPr>
            </w:rPrChange>
          </w:rPr>
          <w:t xml:space="preserve">Standard-setting is not the only way to read the main result. Two alternatives could produce the same aggregate pattern. The first is </w:t>
        </w:r>
        <w:r w:rsidRPr="00A00064">
          <w:rPr>
            <w:i/>
            <w:iCs/>
            <w:rPrChange w:id="3969" w:author="Prof. LIU Ben" w:date="2026-08-26T13:25:00Z" w16du:dateUtc="2026-08-26T05:25:00Z">
              <w:rPr>
                <w:i/>
                <w:iCs/>
                <w:color w:val="000000"/>
              </w:rPr>
            </w:rPrChange>
          </w:rPr>
          <w:t>selection</w:t>
        </w:r>
        <w:r w:rsidRPr="00A00064">
          <w:rPr>
            <w:rPrChange w:id="3970" w:author="Prof. LIU Ben" w:date="2026-08-26T13:25:00Z" w16du:dateUtc="2026-08-26T05:25:00Z">
              <w:rPr>
                <w:color w:val="000000"/>
              </w:rPr>
            </w:rPrChange>
          </w:rPr>
          <w:t xml:space="preserve">: a higher-quality AI answer may draw contributions from more expert users, so the observed rise reflects who shows up rather than how any given person writes. The second is </w:t>
        </w:r>
        <w:r w:rsidRPr="00A00064">
          <w:rPr>
            <w:i/>
            <w:iCs/>
            <w:rPrChange w:id="3971" w:author="Prof. LIU Ben" w:date="2026-08-26T13:25:00Z" w16du:dateUtc="2026-08-26T05:25:00Z">
              <w:rPr>
                <w:i/>
                <w:iCs/>
                <w:color w:val="000000"/>
              </w:rPr>
            </w:rPrChange>
          </w:rPr>
          <w:t>differentiation</w:t>
        </w:r>
        <w:r w:rsidRPr="00A00064">
          <w:rPr>
            <w:rPrChange w:id="3972" w:author="Prof. LIU Ben" w:date="2026-08-26T13:25:00Z" w16du:dateUtc="2026-08-26T05:25:00Z">
              <w:rPr>
                <w:color w:val="000000"/>
              </w:rPr>
            </w:rPrChange>
          </w:rPr>
          <w:t xml:space="preserve">: rather than meeting the AI on its own terms, humans may steer away from it, competing by </w:t>
        </w:r>
      </w:ins>
      <w:ins w:id="3973" w:author="Prof. LIU Ben" w:date="2026-08-26T13:26:00Z" w16du:dateUtc="2026-08-26T05:26:00Z">
        <w:r>
          <w:t>providing</w:t>
        </w:r>
      </w:ins>
      <w:ins w:id="3974" w:author="Prof. LIU Ben" w:date="2026-08-26T13:24:00Z" w16du:dateUtc="2026-08-26T05:24:00Z">
        <w:r w:rsidRPr="00A00064">
          <w:rPr>
            <w:rPrChange w:id="3975" w:author="Prof. LIU Ben" w:date="2026-08-26T13:25:00Z" w16du:dateUtc="2026-08-26T05:25:00Z">
              <w:rPr>
                <w:color w:val="000000"/>
              </w:rPr>
            </w:rPrChange>
          </w:rPr>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ins>
    </w:p>
    <w:p w14:paraId="24DA2323" w14:textId="74C0F58F" w:rsidR="00A00064" w:rsidRDefault="00A00064" w:rsidP="00A00064">
      <w:pPr>
        <w:pStyle w:val="Paragraph0"/>
        <w:rPr>
          <w:ins w:id="3976" w:author="Prof. LIU Ben" w:date="2026-08-26T13:32:00Z" w16du:dateUtc="2026-08-26T05:32:00Z"/>
        </w:rPr>
      </w:pPr>
      <w:ins w:id="3977" w:author="Prof. LIU Ben" w:date="2026-08-26T13:24:00Z" w16du:dateUtc="2026-08-26T05:24:00Z">
        <w:r w:rsidRPr="00A00064">
          <w:rPr>
            <w:b/>
            <w:bCs/>
            <w:rPrChange w:id="3978" w:author="Prof. LIU Ben" w:date="2026-08-26T13:26:00Z" w16du:dateUtc="2026-08-26T05:26:00Z">
              <w:rPr>
                <w:b/>
                <w:bCs/>
                <w:color w:val="000000"/>
              </w:rPr>
            </w:rPrChange>
          </w:rPr>
          <w:t>Which dimension rises pins down the mechanism</w:t>
        </w:r>
        <w:r w:rsidRPr="00A00064">
          <w:rPr>
            <w:rPrChange w:id="3979" w:author="Prof. LIU Ben" w:date="2026-08-26T13:26:00Z" w16du:dateUtc="2026-08-26T05:26:00Z">
              <w:rPr>
                <w:b/>
                <w:bCs/>
                <w:color w:val="000000"/>
              </w:rPr>
            </w:rPrChange>
          </w:rPr>
          <w:t>.</w:t>
        </w:r>
        <w:r w:rsidRPr="00A00064">
          <w:rPr>
            <w:rPrChange w:id="3980" w:author="Prof. LIU Ben" w:date="2026-08-26T13:26:00Z" w16du:dateUtc="2026-08-26T05:26:00Z">
              <w:rPr>
                <w:color w:val="000000"/>
              </w:rPr>
            </w:rPrChange>
          </w:rPr>
          <w:t xml:space="preserve"> Standard-setting and differentiation disagree about </w:t>
        </w:r>
        <w:r w:rsidRPr="00A00064">
          <w:rPr>
            <w:rPrChange w:id="3981" w:author="Prof. LIU Ben" w:date="2026-08-26T13:26:00Z" w16du:dateUtc="2026-08-26T05:26:00Z">
              <w:rPr>
                <w:i/>
                <w:iCs/>
                <w:color w:val="000000"/>
              </w:rPr>
            </w:rPrChange>
          </w:rPr>
          <w:t>where</w:t>
        </w:r>
        <w:r w:rsidRPr="00A00064">
          <w:rPr>
            <w:rPrChange w:id="3982" w:author="Prof. LIU Ben" w:date="2026-08-26T13:26:00Z" w16du:dateUtc="2026-08-26T05:26:00Z">
              <w:rPr>
                <w:color w:val="000000"/>
              </w:rPr>
            </w:rPrChange>
          </w:rPr>
          <w:t xml:space="preserve"> in the human answer the gain should appear. Standard-setting predicts the gain </w:t>
        </w:r>
      </w:ins>
      <w:ins w:id="3983" w:author="Prof. LIU Ben" w:date="2026-08-26T13:27:00Z" w16du:dateUtc="2026-08-26T05:27:00Z">
        <w:r>
          <w:t xml:space="preserve">may </w:t>
        </w:r>
      </w:ins>
      <w:ins w:id="3984" w:author="Prof. LIU Ben" w:date="2026-08-26T13:24:00Z" w16du:dateUtc="2026-08-26T05:24:00Z">
        <w:r w:rsidRPr="00A00064">
          <w:rPr>
            <w:rPrChange w:id="3985" w:author="Prof. LIU Ben" w:date="2026-08-26T13:26:00Z" w16du:dateUtc="2026-08-26T05:26:00Z">
              <w:rPr>
                <w:color w:val="000000"/>
              </w:rPr>
            </w:rPrChange>
          </w:rPr>
          <w:t xml:space="preserve">concentrate on accuracy, </w:t>
        </w:r>
      </w:ins>
      <w:ins w:id="3986" w:author="Prof. LIU Ben" w:date="2026-08-26T13:27:00Z" w16du:dateUtc="2026-08-26T05:27:00Z">
        <w:r w:rsidRPr="00A00064">
          <w:rPr>
            <w:rPrChange w:id="3987" w:author="Prof. LIU Ben" w:date="2026-08-26T13:27:00Z" w16du:dateUtc="2026-08-26T05:27:00Z">
              <w:rPr>
                <w:color w:val="000000"/>
              </w:rPr>
            </w:rPrChange>
          </w:rPr>
          <w:t xml:space="preserve">because accuracy is fundamental to what such a platform is </w:t>
        </w:r>
        <w:r w:rsidRPr="00A00064">
          <w:rPr>
            <w:rPrChange w:id="3988" w:author="Prof. LIU Ben" w:date="2026-08-26T13:27:00Z" w16du:dateUtc="2026-08-26T05:27:00Z">
              <w:rPr>
                <w:color w:val="000000"/>
              </w:rPr>
            </w:rPrChange>
          </w:rPr>
          <w:lastRenderedPageBreak/>
          <w:t>for: a question is posted to resolve a concrete problem, and an answer do</w:t>
        </w:r>
      </w:ins>
      <w:ins w:id="3989" w:author="Prof. LIU Ben" w:date="2026-08-26T13:28:00Z" w16du:dateUtc="2026-08-26T05:28:00Z">
        <w:r>
          <w:t>es</w:t>
        </w:r>
      </w:ins>
      <w:ins w:id="3990" w:author="Prof. LIU Ben" w:date="2026-08-26T13:27:00Z" w16du:dateUtc="2026-08-26T05:27:00Z">
        <w:r w:rsidRPr="00A00064">
          <w:rPr>
            <w:rPrChange w:id="3991" w:author="Prof. LIU Ben" w:date="2026-08-26T13:27:00Z" w16du:dateUtc="2026-08-26T05:27:00Z">
              <w:rPr>
                <w:color w:val="000000"/>
              </w:rPr>
            </w:rPrChange>
          </w:rPr>
          <w:t xml:space="preserve"> not hold or whose code does not run fails at the one thing that matters most. </w:t>
        </w:r>
      </w:ins>
      <w:ins w:id="3992" w:author="Prof. LIU Ben" w:date="2026-08-26T13:24:00Z" w16du:dateUtc="2026-08-26T05:24:00Z">
        <w:r w:rsidRPr="00A00064">
          <w:rPr>
            <w:rPrChange w:id="3993" w:author="Prof. LIU Ben" w:date="2026-08-26T13:26:00Z" w16du:dateUtc="2026-08-26T05:26:00Z">
              <w:rPr>
                <w:color w:val="000000"/>
              </w:rPr>
            </w:rPrChange>
          </w:rPr>
          <w:t xml:space="preserve">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B for definitions and validation). We regress each dimension on AI quality. Only one dimension responds. As Column 1 of Table 12 shows, the interaction between </w:t>
        </w:r>
      </w:ins>
      <m:oMath>
        <m:r>
          <w:ins w:id="3994" w:author="Prof. LIU Ben" w:date="2026-08-26T13:24:00Z" w16du:dateUtc="2026-08-26T05:24:00Z">
            <w:rPr>
              <w:rFonts w:ascii="Cambria Math" w:hAnsi="Cambria Math"/>
            </w:rPr>
            <m:t>A</m:t>
          </w:ins>
        </m:r>
        <m:sSub>
          <m:sSubPr>
            <m:ctrlPr>
              <w:ins w:id="3995" w:author="Prof. LIU Ben" w:date="2026-08-26T13:24:00Z" w16du:dateUtc="2026-08-26T05:24:00Z">
                <w:rPr>
                  <w:rFonts w:ascii="Cambria Math" w:hAnsi="Cambria Math"/>
                </w:rPr>
              </w:ins>
            </m:ctrlPr>
          </m:sSubPr>
          <m:e>
            <m:r>
              <w:ins w:id="3996" w:author="Prof. LIU Ben" w:date="2026-08-26T13:24:00Z" w16du:dateUtc="2026-08-26T05:24:00Z">
                <w:rPr>
                  <w:rFonts w:ascii="Cambria Math" w:hAnsi="Cambria Math"/>
                </w:rPr>
                <m:t>I</m:t>
              </w:ins>
            </m:r>
          </m:e>
          <m:sub>
            <m:r>
              <w:ins w:id="3997" w:author="Prof. LIU Ben" w:date="2026-08-26T13:24:00Z" w16du:dateUtc="2026-08-26T05:24:00Z">
                <w:rPr>
                  <w:rFonts w:ascii="Cambria Math" w:hAnsi="Cambria Math"/>
                </w:rPr>
                <m:t>i</m:t>
              </w:ins>
            </m:r>
          </m:sub>
        </m:sSub>
      </m:oMath>
      <w:ins w:id="3998" w:author="Prof. LIU Ben" w:date="2026-08-26T13:24:00Z" w16du:dateUtc="2026-08-26T05:24:00Z">
        <w:r w:rsidRPr="00A00064">
          <w:rPr>
            <w:rPrChange w:id="3999" w:author="Prof. LIU Ben" w:date="2026-08-26T13:26:00Z" w16du:dateUtc="2026-08-26T05:26:00Z">
              <w:rPr>
                <w:color w:val="000000"/>
              </w:rPr>
            </w:rPrChange>
          </w:rPr>
          <w:t>and answer quality is positive and significant on accuracy (0.083, p &lt; 0.05), while for the other nine dimensions AI quality has no significant effect. A higher-quality AI answer is followed by a 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t>
        </w:r>
      </w:ins>
    </w:p>
    <w:p w14:paraId="76EE9976" w14:textId="77777777" w:rsidR="00A00064" w:rsidRPr="00325599" w:rsidRDefault="00A00064" w:rsidP="00A00064">
      <w:pPr>
        <w:pStyle w:val="Paragraph0"/>
        <w:rPr>
          <w:ins w:id="4000" w:author="Prof. LIU Ben" w:date="2026-08-26T13:32:00Z" w16du:dateUtc="2026-08-26T05:32:00Z"/>
        </w:rPr>
      </w:pPr>
      <w:ins w:id="4001" w:author="Prof. LIU Ben" w:date="2026-08-26T13:32:00Z" w16du:dateUtc="2026-08-26T05:32:00Z">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w:ins>
      <m:oMath>
        <m:r>
          <w:ins w:id="4002" w:author="Prof. LIU Ben" w:date="2026-08-26T13:32:00Z" w16du:dateUtc="2026-08-26T05:32:00Z">
            <w:rPr>
              <w:rFonts w:ascii="Cambria Math" w:hAnsi="Cambria Math"/>
            </w:rPr>
            <m:t>A</m:t>
          </w:ins>
        </m:r>
        <m:sSub>
          <m:sSubPr>
            <m:ctrlPr>
              <w:ins w:id="4003" w:author="Prof. LIU Ben" w:date="2026-08-26T13:32:00Z" w16du:dateUtc="2026-08-26T05:32:00Z">
                <w:rPr>
                  <w:rFonts w:ascii="Cambria Math" w:hAnsi="Cambria Math"/>
                </w:rPr>
              </w:ins>
            </m:ctrlPr>
          </m:sSubPr>
          <m:e>
            <m:r>
              <w:ins w:id="4004" w:author="Prof. LIU Ben" w:date="2026-08-26T13:32:00Z" w16du:dateUtc="2026-08-26T05:32:00Z">
                <w:rPr>
                  <w:rFonts w:ascii="Cambria Math" w:hAnsi="Cambria Math"/>
                </w:rPr>
                <m:t>I</m:t>
              </w:ins>
            </m:r>
          </m:e>
          <m:sub>
            <m:r>
              <w:ins w:id="4005" w:author="Prof. LIU Ben" w:date="2026-08-26T13:32:00Z" w16du:dateUtc="2026-08-26T05:32:00Z">
                <w:rPr>
                  <w:rFonts w:ascii="Cambria Math" w:hAnsi="Cambria Math"/>
                </w:rPr>
                <m:t>i</m:t>
              </w:ins>
            </m:r>
          </m:sub>
        </m:sSub>
      </m:oMath>
      <w:ins w:id="4006" w:author="Prof. LIU Ben" w:date="2026-08-26T13:32:00Z" w16du:dateUtc="2026-08-26T05:32:00Z">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ins>
    </w:p>
    <w:p w14:paraId="237B533A" w14:textId="2167F583" w:rsidR="002B58E3" w:rsidDel="00A00064" w:rsidRDefault="0039081F">
      <w:pPr>
        <w:pStyle w:val="Paragraph0"/>
        <w:rPr>
          <w:del w:id="4007" w:author="Prof. LIU Ben" w:date="2026-08-26T13:31:00Z" w16du:dateUtc="2026-08-26T05:31:00Z"/>
        </w:rPr>
      </w:pPr>
      <w:del w:id="4008" w:author="Prof. LIU Ben" w:date="2026-08-26T13:31:00Z" w16du:dateUtc="2026-08-26T05:31:00Z">
        <w:r w:rsidRPr="00015210" w:rsidDel="00A00064">
          <w:lastRenderedPageBreak/>
          <w:delText xml:space="preserve">The main results show that higher AI quality raises human contribution quality. Because AI quality is a benchmark in the competition, two processes within our account could produce this pattern. The first </w:delText>
        </w:r>
        <w:r w:rsidR="00A04922" w:rsidRPr="00015210" w:rsidDel="00A00064">
          <w:delText xml:space="preserve">is improving, in which humans take the AI answer as a starting point and refine it, correcting what is weak so that the final answer is better. </w:delText>
        </w:r>
      </w:del>
    </w:p>
    <w:p w14:paraId="61644EEB" w14:textId="147DB4E7" w:rsidR="002B58E3" w:rsidDel="00A00064" w:rsidRDefault="002B58E3" w:rsidP="002B58E3">
      <w:pPr>
        <w:pStyle w:val="Paragraph0"/>
        <w:rPr>
          <w:ins w:id="4009" w:author="Xin Li" w:date="2026-08-22T16:12:00Z" w16du:dateUtc="2026-08-22T08:12:00Z"/>
          <w:del w:id="4010" w:author="Prof. LIU Ben" w:date="2026-08-26T13:31:00Z" w16du:dateUtc="2026-08-26T05:31:00Z"/>
          <w:color w:val="000000"/>
        </w:rPr>
      </w:pPr>
      <w:del w:id="4011" w:author="Prof. LIU Ben" w:date="2026-08-26T13:31:00Z" w16du:dateUtc="2026-08-26T05:31:00Z">
        <w:r w:rsidRPr="00015210" w:rsidDel="00A00064">
          <w:rPr>
            <w:b/>
            <w:bCs/>
          </w:rPr>
          <w:delText xml:space="preserve">Evidence from quality dimensions. </w:delText>
        </w:r>
        <w:r w:rsidRPr="00015210" w:rsidDel="00A00064">
          <w:delText>Improving and differentiation predict gains on different dimensions of the human answer, so examining where higher AI quality raises human scores lets us tell them apart. If improving drives the result, humans build on the AI answer and correct what is weak, so the gain should appear on accuracy. If differentiation drives the result, humans play to their distinctive strengths, so the gain should appear on dimensions where humans hold an edge over AI, such as personal experience. We therefore examine which dimensions of the human answer rise with AI quality. We use an LLM to score ten quality dimensions: clarity, readability, accuracy, relevance, detail level, and presence of personal experiences, insights, innovative approaches, alternative solutions, and engaging storytelling (see Online Appendix B for detailed definitions and validation).</w:delText>
        </w:r>
        <w:r w:rsidRPr="00015210" w:rsidDel="00A00064">
          <w:rPr>
            <w:color w:val="000000"/>
          </w:rPr>
          <w:delText xml:space="preserve"> We regress each dimension of the first human answer on AI quality and report the one significant result in Column </w:delText>
        </w:r>
      </w:del>
      <w:ins w:id="4012" w:author="Xin Li" w:date="2026-08-22T16:20:00Z" w16du:dateUtc="2026-08-22T08:20:00Z">
        <w:del w:id="4013" w:author="Prof. LIU Ben" w:date="2026-08-26T13:31:00Z" w16du:dateUtc="2026-08-26T05:31:00Z">
          <w:r w:rsidDel="00A00064">
            <w:rPr>
              <w:color w:val="000000"/>
            </w:rPr>
            <w:delText>1</w:delText>
          </w:r>
        </w:del>
      </w:ins>
      <w:del w:id="4014" w:author="Prof. LIU Ben" w:date="2026-08-26T13:31:00Z" w16du:dateUtc="2026-08-26T05:31:00Z">
        <w:r w:rsidRPr="00015210" w:rsidDel="00A00064">
          <w:rPr>
            <w:color w:val="000000"/>
          </w:rPr>
          <w:delText>2 of Table 1</w:delText>
        </w:r>
      </w:del>
      <w:ins w:id="4015" w:author="Xin Li" w:date="2026-08-22T16:21:00Z" w16du:dateUtc="2026-08-22T08:21:00Z">
        <w:del w:id="4016" w:author="Prof. LIU Ben" w:date="2026-08-26T13:31:00Z" w16du:dateUtc="2026-08-26T05:31:00Z">
          <w:r w:rsidDel="00A00064">
            <w:rPr>
              <w:color w:val="000000"/>
            </w:rPr>
            <w:delText>2</w:delText>
          </w:r>
        </w:del>
      </w:ins>
      <w:del w:id="4017" w:author="Prof. LIU Ben" w:date="2026-08-26T13:31:00Z" w16du:dateUtc="2026-08-26T05:31:00Z">
        <w:r w:rsidRPr="00015210" w:rsidDel="00A00064">
          <w:rPr>
            <w:color w:val="000000"/>
          </w:rPr>
          <w:delText xml:space="preserve">6; for the other nine dimensions AI quality has no significant effect. The interaction between </w:delText>
        </w:r>
        <w:r w:rsidRPr="00015210" w:rsidDel="00A00064">
          <w:rPr>
            <w:i/>
            <w:iCs/>
            <w:color w:val="000000"/>
          </w:rPr>
          <w:delText>AI</w:delText>
        </w:r>
        <w:r w:rsidRPr="00015210" w:rsidDel="00A00064">
          <w:rPr>
            <w:i/>
            <w:iCs/>
            <w:color w:val="000000"/>
            <w:vertAlign w:val="subscript"/>
          </w:rPr>
          <w:delText>i</w:delText>
        </w:r>
        <w:r w:rsidRPr="00015210" w:rsidDel="00A00064">
          <w:rPr>
            <w:color w:val="000000"/>
          </w:rPr>
          <w:delText xml:space="preserve"> and answer quality is positive and significant on accuracy (0.083, p &lt; 0.05): a higher-quality AI answer is followed by a more accurate human answer. This pattern is what improving predicts, that contributors examine the AI answer, locate where it is less accurate, and repair it. It also weighs against differentiation. If humans were distinguishing themselves from a strong AI answer, the gains should appear on the dimensions where humans hold a distinctive edge, such as personal experience, but AI quality has no effect on those dimensions.</w:delText>
        </w:r>
      </w:del>
    </w:p>
    <w:p w14:paraId="4EF7D29E" w14:textId="733DE329" w:rsidR="0039081F" w:rsidRPr="00015210" w:rsidDel="00A00064" w:rsidRDefault="0039081F" w:rsidP="00C1485A">
      <w:pPr>
        <w:pStyle w:val="Paragraph0"/>
        <w:rPr>
          <w:del w:id="4018" w:author="Prof. LIU Ben" w:date="2026-08-26T13:31:00Z" w16du:dateUtc="2026-08-26T05:31:00Z"/>
        </w:rPr>
      </w:pPr>
      <w:moveFromRangeStart w:id="4019" w:author="Xin Li" w:date="2026-08-22T16:21:00Z" w:name="move238308129"/>
      <w:moveFrom w:id="4020" w:author="Xin Li" w:date="2026-08-22T16:21:00Z" w16du:dateUtc="2026-08-22T08:21:00Z">
        <w:del w:id="4021" w:author="Prof. LIU Ben" w:date="2026-08-26T13:31:00Z" w16du:dateUtc="2026-08-26T05:31:00Z">
          <w:r w:rsidRPr="00015210" w:rsidDel="00A00064">
            <w:delText xml:space="preserve">The second is differentiation, in which humans deliberately distinguish their answers from the AI answer. </w:delText>
          </w:r>
        </w:del>
      </w:moveFrom>
      <w:moveFromRangeEnd w:id="4019"/>
      <w:del w:id="4022" w:author="Prof. LIU Ben" w:date="2026-08-26T13:31:00Z" w16du:dateUtc="2026-08-26T05:31:00Z">
        <w:r w:rsidRPr="00015210" w:rsidDel="00A00064">
          <w:delText>Before testing these two processes</w:delText>
        </w:r>
      </w:del>
      <w:ins w:id="4023" w:author="Xin Li" w:date="2026-08-22T16:21:00Z" w16du:dateUtc="2026-08-22T08:21:00Z">
        <w:del w:id="4024" w:author="Prof. LIU Ben" w:date="2026-08-26T13:31:00Z" w16du:dateUtc="2026-08-26T05:31:00Z">
          <w:r w:rsidR="002B58E3" w:rsidDel="00A00064">
            <w:delText>Besides improving from AI answer</w:delText>
          </w:r>
        </w:del>
      </w:ins>
      <w:del w:id="4025" w:author="Prof. LIU Ben" w:date="2026-08-26T13:31:00Z" w16du:dateUtc="2026-08-26T05:31:00Z">
        <w:r w:rsidRPr="00015210" w:rsidDel="00A00064">
          <w:delText xml:space="preserve">, we first rule out </w:delText>
        </w:r>
      </w:del>
      <w:ins w:id="4026" w:author="Xin Li" w:date="2026-08-22T16:21:00Z" w16du:dateUtc="2026-08-22T08:21:00Z">
        <w:del w:id="4027" w:author="Prof. LIU Ben" w:date="2026-08-26T13:31:00Z" w16du:dateUtc="2026-08-26T05:31:00Z">
          <w:r w:rsidR="002B58E3" w:rsidDel="00A00064">
            <w:delText xml:space="preserve">two </w:delText>
          </w:r>
        </w:del>
      </w:ins>
      <w:del w:id="4028" w:author="Prof. LIU Ben" w:date="2026-08-26T13:31:00Z" w16du:dateUtc="2026-08-26T05:31:00Z">
        <w:r w:rsidRPr="00015210" w:rsidDel="00A00064">
          <w:delText>an alternative explanation. Th</w:delText>
        </w:r>
      </w:del>
      <w:ins w:id="4029" w:author="Xin Li" w:date="2026-08-22T16:21:00Z" w16du:dateUtc="2026-08-22T08:21:00Z">
        <w:del w:id="4030" w:author="Prof. LIU Ben" w:date="2026-08-26T13:31:00Z" w16du:dateUtc="2026-08-26T05:31:00Z">
          <w:r w:rsidR="002B58E3" w:rsidDel="00A00064">
            <w:delText>e firs</w:delText>
          </w:r>
        </w:del>
      </w:ins>
      <w:del w:id="4031" w:author="Prof. LIU Ben" w:date="2026-08-26T13:31:00Z" w16du:dateUtc="2026-08-26T05:31:00Z">
        <w:r w:rsidRPr="00015210" w:rsidDel="00A00064">
          <w:delText xml:space="preserve">is alternative is selection, in which higher AI quality draws contributions from higher-quality users rather than changing how any given contributor writes. </w:delText>
        </w:r>
      </w:del>
      <w:moveToRangeStart w:id="4032" w:author="Xin Li" w:date="2026-08-22T16:21:00Z" w:name="move238308129"/>
      <w:moveTo w:id="4033" w:author="Xin Li" w:date="2026-08-22T16:21:00Z" w16du:dateUtc="2026-08-22T08:21:00Z">
        <w:del w:id="4034" w:author="Prof. LIU Ben" w:date="2026-08-26T13:31:00Z" w16du:dateUtc="2026-08-26T05:31:00Z">
          <w:r w:rsidR="002B58E3" w:rsidRPr="00015210" w:rsidDel="00A00064">
            <w:delText xml:space="preserve">The second is differentiation, in which humans deliberately distinguish their answers from the AI answer. </w:delText>
          </w:r>
        </w:del>
      </w:moveTo>
      <w:moveToRangeEnd w:id="4032"/>
      <w:del w:id="4035" w:author="Prof. LIU Ben" w:date="2026-08-26T13:31:00Z" w16du:dateUtc="2026-08-26T05:31:00Z">
        <w:r w:rsidRPr="00015210" w:rsidDel="00A00064">
          <w:delText>We test each in turn.</w:delText>
        </w:r>
      </w:del>
    </w:p>
    <w:p w14:paraId="1960E65D" w14:textId="77777777" w:rsidR="002B58E3" w:rsidRPr="00015210" w:rsidRDefault="002B58E3" w:rsidP="002B58E3">
      <w:pPr>
        <w:pStyle w:val="TableFiguretitle"/>
      </w:pPr>
      <w:r w:rsidRPr="00015210">
        <w:t>Table 1</w:t>
      </w:r>
      <w:ins w:id="4036" w:author="Xin Li" w:date="2026-08-22T16:13:00Z" w16du:dateUtc="2026-08-22T08:13:00Z">
        <w:r>
          <w:t>2</w:t>
        </w:r>
      </w:ins>
      <w:del w:id="4037" w:author="Xin Li" w:date="2026-08-22T16:13:00Z" w16du:dateUtc="2026-08-22T08:13:00Z">
        <w:r w:rsidRPr="00015210" w:rsidDel="00717310">
          <w:delText>6</w:delText>
        </w:r>
      </w:del>
      <w:r w:rsidRPr="00015210">
        <w:t>. First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7777777" w:rsidR="002B58E3" w:rsidRPr="00015210" w:rsidRDefault="002B58E3" w:rsidP="009A4D13">
            <w:pPr>
              <w:jc w:val="center"/>
              <w:rPr>
                <w:color w:val="000000"/>
                <w:sz w:val="20"/>
                <w:szCs w:val="20"/>
              </w:rPr>
            </w:pPr>
            <w:r w:rsidRPr="00015210">
              <w:rPr>
                <w:color w:val="000000"/>
                <w:sz w:val="20"/>
                <w:szCs w:val="20"/>
              </w:rPr>
              <w:t>(</w:t>
            </w:r>
            <w:del w:id="4038" w:author="Xin Li" w:date="2026-08-22T16:20:00Z" w16du:dateUtc="2026-08-22T08:20:00Z">
              <w:r w:rsidRPr="00015210" w:rsidDel="002B58E3">
                <w:rPr>
                  <w:color w:val="000000"/>
                  <w:sz w:val="20"/>
                  <w:szCs w:val="20"/>
                </w:rPr>
                <w:delText>2</w:delText>
              </w:r>
            </w:del>
            <w:ins w:id="4039" w:author="Xin Li" w:date="2026-08-22T16:20:00Z" w16du:dateUtc="2026-08-22T08:20:00Z">
              <w:r>
                <w:rPr>
                  <w:color w:val="000000"/>
                  <w:sz w:val="20"/>
                  <w:szCs w:val="20"/>
                </w:rPr>
                <w:t>1</w:t>
              </w:r>
            </w:ins>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77777777" w:rsidR="002B58E3" w:rsidRPr="00015210" w:rsidRDefault="002B58E3" w:rsidP="009A4D13">
            <w:pPr>
              <w:jc w:val="center"/>
              <w:rPr>
                <w:color w:val="000000"/>
                <w:sz w:val="20"/>
                <w:szCs w:val="20"/>
              </w:rPr>
            </w:pPr>
            <w:r w:rsidRPr="00015210">
              <w:rPr>
                <w:color w:val="000000"/>
                <w:sz w:val="20"/>
                <w:szCs w:val="20"/>
              </w:rPr>
              <w:t>(</w:t>
            </w:r>
            <w:del w:id="4040" w:author="Xin Li" w:date="2026-08-22T16:20:00Z" w16du:dateUtc="2026-08-22T08:20:00Z">
              <w:r w:rsidRPr="00015210" w:rsidDel="002B58E3">
                <w:rPr>
                  <w:color w:val="000000"/>
                  <w:sz w:val="20"/>
                  <w:szCs w:val="20"/>
                </w:rPr>
                <w:delText>1</w:delText>
              </w:r>
            </w:del>
            <w:ins w:id="4041" w:author="Xin Li" w:date="2026-08-22T16:20:00Z" w16du:dateUtc="2026-08-22T08:20:00Z">
              <w:r>
                <w:rPr>
                  <w:color w:val="000000"/>
                  <w:sz w:val="20"/>
                  <w:szCs w:val="20"/>
                </w:rPr>
                <w:t>2</w:t>
              </w:r>
            </w:ins>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77777777" w:rsidR="002B58E3" w:rsidRPr="00015210" w:rsidRDefault="002B58E3" w:rsidP="009A4D13">
            <w:pPr>
              <w:jc w:val="center"/>
              <w:rPr>
                <w:color w:val="000000"/>
                <w:sz w:val="20"/>
                <w:szCs w:val="20"/>
              </w:rPr>
            </w:pPr>
            <w:r w:rsidRPr="00015210">
              <w:rPr>
                <w:color w:val="000000"/>
                <w:sz w:val="20"/>
                <w:szCs w:val="20"/>
              </w:rPr>
              <w:t>Human 1 Accuracy</w:t>
            </w:r>
          </w:p>
        </w:tc>
        <w:tc>
          <w:tcPr>
            <w:tcW w:w="2785" w:type="dxa"/>
            <w:tcBorders>
              <w:top w:val="nil"/>
              <w:left w:val="nil"/>
              <w:bottom w:val="single" w:sz="4" w:space="0" w:color="auto"/>
              <w:right w:val="nil"/>
            </w:tcBorders>
            <w:vAlign w:val="center"/>
            <w:hideMark/>
          </w:tcPr>
          <w:p w14:paraId="54829676" w14:textId="77777777" w:rsidR="002B58E3" w:rsidRPr="00015210" w:rsidRDefault="002B58E3" w:rsidP="009A4D13">
            <w:pPr>
              <w:jc w:val="center"/>
              <w:rPr>
                <w:color w:val="000000"/>
                <w:sz w:val="20"/>
                <w:szCs w:val="20"/>
              </w:rPr>
            </w:pPr>
            <w:r w:rsidRPr="00015210">
              <w:rPr>
                <w:color w:val="000000"/>
                <w:sz w:val="20"/>
                <w:szCs w:val="20"/>
              </w:rPr>
              <w:t>Human 1 Expertise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A00064" w:rsidRDefault="00A00064">
      <w:pPr>
        <w:pStyle w:val="Paragraph0"/>
        <w:rPr>
          <w:ins w:id="4042" w:author="Prof. LIU Ben" w:date="2026-08-26T13:31:00Z" w16du:dateUtc="2026-08-26T05:31:00Z"/>
          <w:rPrChange w:id="4043" w:author="Prof. LIU Ben" w:date="2026-08-26T13:33:00Z" w16du:dateUtc="2026-08-26T05:33:00Z">
            <w:rPr>
              <w:ins w:id="4044" w:author="Prof. LIU Ben" w:date="2026-08-26T13:31:00Z" w16du:dateUtc="2026-08-26T05:31:00Z"/>
              <w:color w:val="000000"/>
            </w:rPr>
          </w:rPrChange>
        </w:rPr>
        <w:pPrChange w:id="4045" w:author="Prof. LIU Ben" w:date="2026-08-26T13:33:00Z" w16du:dateUtc="2026-08-26T05:33:00Z">
          <w:pPr>
            <w:spacing w:before="100" w:beforeAutospacing="1" w:after="100" w:afterAutospacing="1"/>
          </w:pPr>
        </w:pPrChange>
      </w:pPr>
      <w:ins w:id="4046" w:author="Prof. LIU Ben" w:date="2026-08-26T13:31:00Z" w16du:dateUtc="2026-08-26T05:31:00Z">
        <w:r w:rsidRPr="00A00064">
          <w:rPr>
            <w:b/>
            <w:bCs/>
            <w:rPrChange w:id="4047" w:author="Prof. LIU Ben" w:date="2026-08-26T13:33:00Z" w16du:dateUtc="2026-08-26T05:33:00Z">
              <w:rPr>
                <w:b/>
                <w:bCs/>
                <w:color w:val="000000"/>
              </w:rPr>
            </w:rPrChange>
          </w:rPr>
          <w:t>Ruling out differentiation</w:t>
        </w:r>
        <w:r w:rsidRPr="00A00064">
          <w:rPr>
            <w:rPrChange w:id="4048" w:author="Prof. LIU Ben" w:date="2026-08-26T13:33:00Z" w16du:dateUtc="2026-08-26T05:33:00Z">
              <w:rPr>
                <w:b/>
                <w:bCs/>
                <w:color w:val="000000"/>
              </w:rPr>
            </w:rPrChange>
          </w:rPr>
          <w:t>.</w:t>
        </w:r>
        <w:r w:rsidRPr="00A00064">
          <w:rPr>
            <w:rPrChange w:id="4049" w:author="Prof. LIU Ben" w:date="2026-08-26T13:33:00Z" w16du:dateUtc="2026-08-26T05:33:00Z">
              <w:rPr>
                <w:color w:val="000000"/>
              </w:rPr>
            </w:rPrChange>
          </w:rPr>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AI, so a higher-quality AI answer should push the human answer </w:t>
        </w:r>
        <w:r w:rsidRPr="00A00064">
          <w:rPr>
            <w:i/>
            <w:iCs/>
            <w:rPrChange w:id="4050" w:author="Prof. LIU Ben" w:date="2026-08-26T13:34:00Z" w16du:dateUtc="2026-08-26T05:34:00Z">
              <w:rPr>
                <w:i/>
                <w:iCs/>
                <w:color w:val="000000"/>
              </w:rPr>
            </w:rPrChange>
          </w:rPr>
          <w:t>away</w:t>
        </w:r>
        <w:r w:rsidRPr="00A00064">
          <w:rPr>
            <w:rPrChange w:id="4051" w:author="Prof. LIU Ben" w:date="2026-08-26T13:33:00Z" w16du:dateUtc="2026-08-26T05:33:00Z">
              <w:rPr>
                <w:color w:val="000000"/>
              </w:rPr>
            </w:rPrChange>
          </w:rPr>
          <w:t xml:space="preserve"> from it and similarity should </w:t>
        </w:r>
        <w:r w:rsidRPr="00A00064">
          <w:rPr>
            <w:i/>
            <w:iCs/>
            <w:rPrChange w:id="4052" w:author="Prof. LIU Ben" w:date="2026-08-26T13:34:00Z" w16du:dateUtc="2026-08-26T05:34:00Z">
              <w:rPr>
                <w:i/>
                <w:iCs/>
                <w:color w:val="000000"/>
              </w:rPr>
            </w:rPrChange>
          </w:rPr>
          <w:t>fall</w:t>
        </w:r>
        <w:r w:rsidRPr="00A00064">
          <w:rPr>
            <w:rPrChange w:id="4053" w:author="Prof. LIU Ben" w:date="2026-08-26T13:33:00Z" w16du:dateUtc="2026-08-26T05:33:00Z">
              <w:rPr>
                <w:color w:val="000000"/>
              </w:rPr>
            </w:rPrChange>
          </w:rPr>
          <w:t xml:space="preserve">. Standard-setting predicts no such retreat. </w:t>
        </w:r>
      </w:ins>
      <w:ins w:id="4054" w:author="Prof. LIU Ben" w:date="2026-08-26T13:34:00Z" w16du:dateUtc="2026-08-26T05:34:00Z">
        <w:r w:rsidR="00FC2E19">
          <w:t>M</w:t>
        </w:r>
      </w:ins>
      <w:ins w:id="4055" w:author="Prof. LIU Ben" w:date="2026-08-26T13:31:00Z" w16du:dateUtc="2026-08-26T05:31:00Z">
        <w:r w:rsidRPr="00A00064">
          <w:rPr>
            <w:rPrChange w:id="4056" w:author="Prof. LIU Ben" w:date="2026-08-26T13:33:00Z" w16du:dateUtc="2026-08-26T05:33:00Z">
              <w:rPr>
                <w:color w:val="000000"/>
              </w:rPr>
            </w:rPrChange>
          </w:rPr>
          <w:t>eeting the standard</w:t>
        </w:r>
      </w:ins>
      <w:ins w:id="4057" w:author="Prof. LIU Ben" w:date="2026-08-26T13:35:00Z" w16du:dateUtc="2026-08-26T05:35:00Z">
        <w:r w:rsidR="00FC2E19">
          <w:t xml:space="preserve"> demonstrated by the AI answer</w:t>
        </w:r>
      </w:ins>
      <w:ins w:id="4058" w:author="Prof. LIU Ben" w:date="2026-08-26T13:31:00Z" w16du:dateUtc="2026-08-26T05:31:00Z">
        <w:r w:rsidRPr="00A00064">
          <w:rPr>
            <w:rPrChange w:id="4059" w:author="Prof. LIU Ben" w:date="2026-08-26T13:33:00Z" w16du:dateUtc="2026-08-26T05:33:00Z">
              <w:rPr>
                <w:color w:val="000000"/>
              </w:rPr>
            </w:rPrChange>
          </w:rPr>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ins>
      <w:ins w:id="4060" w:author="Prof. LIU Ben" w:date="2026-08-26T13:35:00Z" w16du:dateUtc="2026-08-26T05:35:00Z">
        <w:r w:rsidR="00FC2E19">
          <w:t>may actually rise</w:t>
        </w:r>
      </w:ins>
      <w:ins w:id="4061" w:author="Prof. LIU Ben" w:date="2026-08-26T13:31:00Z" w16du:dateUtc="2026-08-26T05:31:00Z">
        <w:r w:rsidRPr="00A00064">
          <w:rPr>
            <w:rPrChange w:id="4062" w:author="Prof. LIU Ben" w:date="2026-08-26T13:33:00Z" w16du:dateUtc="2026-08-26T05:33:00Z">
              <w:rPr>
                <w:color w:val="000000"/>
              </w:rPr>
            </w:rPrChange>
          </w:rPr>
          <w:t xml:space="preserve">. We measure the semantic similarity between the AI answer and the first human answer using Sentence-BERT. Table 13 supports standard-setting. The coefficient on </w:t>
        </w:r>
      </w:ins>
      <w:ins w:id="4063" w:author="Prof. LIU Ben" w:date="2026-08-26T13:35:00Z" w16du:dateUtc="2026-08-26T05:35:00Z">
        <w:r w:rsidR="00FC2E19" w:rsidRPr="00FC2E19">
          <w:rPr>
            <w:i/>
            <w:iCs/>
            <w:rPrChange w:id="4064" w:author="Prof. LIU Ben" w:date="2026-08-26T13:36:00Z" w16du:dateUtc="2026-08-26T05:36:00Z">
              <w:rPr/>
            </w:rPrChange>
          </w:rPr>
          <w:t>AI</w:t>
        </w:r>
      </w:ins>
      <w:ins w:id="4065" w:author="Prof. LIU Ben" w:date="2026-08-26T13:36:00Z" w16du:dateUtc="2026-08-26T05:36:00Z">
        <w:r w:rsidR="00FC2E19" w:rsidRPr="00FC2E19">
          <w:rPr>
            <w:i/>
            <w:iCs/>
            <w:rPrChange w:id="4066" w:author="Prof. LIU Ben" w:date="2026-08-26T13:36:00Z" w16du:dateUtc="2026-08-26T05:36:00Z">
              <w:rPr/>
            </w:rPrChange>
          </w:rPr>
          <w:t>AnswerQuality</w:t>
        </w:r>
        <w:r w:rsidR="00FC2E19">
          <w:rPr>
            <w:i/>
            <w:iCs/>
            <w:vertAlign w:val="subscript"/>
          </w:rPr>
          <w:t>i</w:t>
        </w:r>
        <w:r w:rsidR="00FC2E19">
          <w:rPr>
            <w:i/>
            <w:iCs/>
          </w:rPr>
          <w:t xml:space="preserve"> </w:t>
        </w:r>
      </w:ins>
      <w:ins w:id="4067" w:author="Prof. LIU Ben" w:date="2026-08-26T13:31:00Z" w16du:dateUtc="2026-08-26T05:31:00Z">
        <w:r w:rsidRPr="00A00064">
          <w:rPr>
            <w:rPrChange w:id="4068" w:author="Prof. LIU Ben" w:date="2026-08-26T13:33:00Z" w16du:dateUtc="2026-08-26T05:33:00Z">
              <w:rPr>
                <w:color w:val="000000"/>
              </w:rPr>
            </w:rPrChange>
          </w:rPr>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ins>
    </w:p>
    <w:p w14:paraId="3839B370" w14:textId="3AF769B4" w:rsidR="00C1485A" w:rsidRPr="00015210" w:rsidDel="00FC2E19" w:rsidRDefault="00C1485A" w:rsidP="00C1485A">
      <w:pPr>
        <w:pStyle w:val="Paragraph0"/>
        <w:rPr>
          <w:del w:id="4069" w:author="Prof. LIU Ben" w:date="2026-08-26T13:36:00Z" w16du:dateUtc="2026-08-26T05:36:00Z"/>
        </w:rPr>
      </w:pPr>
      <w:del w:id="4070" w:author="Prof. LIU Ben" w:date="2026-08-26T13:36:00Z" w16du:dateUtc="2026-08-26T05:36:00Z">
        <w:r w:rsidRPr="00015210" w:rsidDel="00FC2E19">
          <w:rPr>
            <w:b/>
            <w:bCs/>
          </w:rPr>
          <w:delText>Selection</w:delText>
        </w:r>
      </w:del>
      <w:ins w:id="4071" w:author="Xin Li" w:date="2026-08-22T16:23:00Z" w16du:dateUtc="2026-08-22T08:23:00Z">
        <w:del w:id="4072" w:author="Prof. LIU Ben" w:date="2026-08-26T13:36:00Z" w16du:dateUtc="2026-08-26T05:36:00Z">
          <w:r w:rsidR="002B58E3" w:rsidDel="00FC2E19">
            <w:rPr>
              <w:b/>
              <w:bCs/>
            </w:rPr>
            <w:delText xml:space="preserve"> by Experts</w:delText>
          </w:r>
        </w:del>
      </w:ins>
      <w:del w:id="4073" w:author="Prof. LIU Ben" w:date="2026-08-26T13:36:00Z" w16du:dateUtc="2026-08-26T05:36:00Z">
        <w:r w:rsidRPr="00015210" w:rsidDel="00FC2E19">
          <w:rPr>
            <w:b/>
            <w:bCs/>
          </w:rPr>
          <w:delText>.</w:delText>
        </w:r>
        <w:r w:rsidR="0039081F" w:rsidRPr="00015210" w:rsidDel="00FC2E19">
          <w:rPr>
            <w:b/>
            <w:bCs/>
          </w:rPr>
          <w:delText xml:space="preserve"> </w:delText>
        </w:r>
        <w:r w:rsidR="0039081F" w:rsidRPr="00015210" w:rsidDel="00FC2E19">
          <w:delText>We first address the alternative explanation of selection.</w:delText>
        </w:r>
        <w:r w:rsidRPr="00015210" w:rsidDel="00FC2E19">
          <w:delText xml:space="preserve"> If selection drives the result, higher AI quality should attract more expert first human contributors. We measure the expertise of the first human contributor using the number of previously accepted answers within the relevant tag. Table 1</w:delText>
        </w:r>
      </w:del>
      <w:ins w:id="4074" w:author="Xin Li" w:date="2026-08-22T16:13:00Z" w16du:dateUtc="2026-08-22T08:13:00Z">
        <w:del w:id="4075" w:author="Prof. LIU Ben" w:date="2026-08-26T13:36:00Z" w16du:dateUtc="2026-08-26T05:36:00Z">
          <w:r w:rsidR="00717310" w:rsidDel="00FC2E19">
            <w:delText>2</w:delText>
          </w:r>
        </w:del>
      </w:ins>
      <w:del w:id="4076" w:author="Prof. LIU Ben" w:date="2026-08-26T13:36:00Z" w16du:dateUtc="2026-08-26T05:36:00Z">
        <w:r w:rsidR="004D1041" w:rsidRPr="00015210" w:rsidDel="00FC2E19">
          <w:delText>6</w:delText>
        </w:r>
        <w:r w:rsidR="00041146" w:rsidRPr="00015210" w:rsidDel="00FC2E19">
          <w:delText xml:space="preserve"> </w:delText>
        </w:r>
        <w:r w:rsidRPr="00015210" w:rsidDel="00FC2E19">
          <w:delText xml:space="preserve">shows no such relationship. The interaction between </w:delText>
        </w:r>
      </w:del>
      <m:oMath>
        <m:r>
          <w:del w:id="4077" w:author="Prof. LIU Ben" w:date="2026-08-26T13:36:00Z" w16du:dateUtc="2026-08-26T05:36:00Z">
            <w:rPr>
              <w:rFonts w:ascii="Cambria Math" w:hAnsi="Cambria Math"/>
            </w:rPr>
            <m:t>A</m:t>
          </w:del>
        </m:r>
        <m:sSub>
          <m:sSubPr>
            <m:ctrlPr>
              <w:del w:id="4078" w:author="Prof. LIU Ben" w:date="2026-08-26T13:36:00Z" w16du:dateUtc="2026-08-26T05:36:00Z">
                <w:rPr>
                  <w:rFonts w:ascii="Cambria Math" w:hAnsi="Cambria Math"/>
                </w:rPr>
              </w:del>
            </m:ctrlPr>
          </m:sSubPr>
          <m:e>
            <m:r>
              <w:del w:id="4079" w:author="Prof. LIU Ben" w:date="2026-08-26T13:36:00Z" w16du:dateUtc="2026-08-26T05:36:00Z">
                <w:rPr>
                  <w:rFonts w:ascii="Cambria Math" w:hAnsi="Cambria Math"/>
                </w:rPr>
                <m:t>I</m:t>
              </w:del>
            </m:r>
          </m:e>
          <m:sub>
            <m:r>
              <w:del w:id="4080" w:author="Prof. LIU Ben" w:date="2026-08-26T13:36:00Z" w16du:dateUtc="2026-08-26T05:36:00Z">
                <w:rPr>
                  <w:rFonts w:ascii="Cambria Math" w:hAnsi="Cambria Math"/>
                </w:rPr>
                <m:t>i</m:t>
              </w:del>
            </m:r>
          </m:sub>
        </m:sSub>
      </m:oMath>
      <w:del w:id="4081" w:author="Prof. LIU Ben" w:date="2026-08-26T13:36:00Z" w16du:dateUtc="2026-08-26T05:36:00Z">
        <w:r w:rsidR="00721D51" w:rsidRPr="00015210" w:rsidDel="00FC2E19">
          <w:delText xml:space="preserve"> </w:delText>
        </w:r>
        <w:r w:rsidRPr="00015210" w:rsidDel="00FC2E19">
          <w:delText>and answer quality is not significant (</w:delText>
        </w:r>
        <w:r w:rsidR="00CA6948" w:rsidRPr="00015210" w:rsidDel="00FC2E19">
          <w:delText>-0.005</w:delText>
        </w:r>
        <w:r w:rsidRPr="00015210" w:rsidDel="00FC2E19">
          <w:delText xml:space="preserve">), and the other coefficients are also insignificant. </w:delText>
        </w:r>
        <w:r w:rsidR="0039081F" w:rsidRPr="00015210" w:rsidDel="00FC2E19">
          <w:delText>We therefore rule out selection as an explanation and turn to the two processes within our account.</w:delText>
        </w:r>
      </w:del>
    </w:p>
    <w:p w14:paraId="7F2F4961" w14:textId="06675A3A" w:rsidR="00717310" w:rsidRPr="00015210" w:rsidDel="00904A3D" w:rsidRDefault="00717310" w:rsidP="007423EE">
      <w:pPr>
        <w:pStyle w:val="Paragraph0"/>
        <w:rPr>
          <w:del w:id="4082" w:author="Prof. LIU Ben" w:date="2026-08-25T23:13:00Z" w16du:dateUtc="2026-08-25T15:13:00Z"/>
          <w:color w:val="000000"/>
        </w:rPr>
      </w:pPr>
    </w:p>
    <w:p w14:paraId="1D131CC4" w14:textId="21042C44" w:rsidR="007423EE" w:rsidRPr="00015210" w:rsidDel="00FC2E19" w:rsidRDefault="007423EE" w:rsidP="007423EE">
      <w:pPr>
        <w:pStyle w:val="Paragraph0"/>
        <w:rPr>
          <w:del w:id="4083" w:author="Prof. LIU Ben" w:date="2026-08-26T13:36:00Z" w16du:dateUtc="2026-08-26T05:36:00Z"/>
          <w:szCs w:val="24"/>
        </w:rPr>
      </w:pPr>
      <w:del w:id="4084" w:author="Prof. LIU Ben" w:date="2026-08-26T13:36:00Z" w16du:dateUtc="2026-08-26T05:36:00Z">
        <w:r w:rsidRPr="00015210" w:rsidDel="00FC2E19">
          <w:rPr>
            <w:rStyle w:val="Strong"/>
            <w:color w:val="000000"/>
          </w:rPr>
          <w:delText>Similarity between the</w:delText>
        </w:r>
      </w:del>
      <w:ins w:id="4085" w:author="Xin Li" w:date="2026-08-22T16:22:00Z" w16du:dateUtc="2026-08-22T08:22:00Z">
        <w:del w:id="4086" w:author="Prof. LIU Ben" w:date="2026-08-26T13:36:00Z" w16du:dateUtc="2026-08-26T05:36:00Z">
          <w:r w:rsidR="002B58E3" w:rsidDel="00FC2E19">
            <w:rPr>
              <w:rStyle w:val="Strong"/>
              <w:color w:val="000000"/>
            </w:rPr>
            <w:delText>Differentiation from</w:delText>
          </w:r>
        </w:del>
      </w:ins>
      <w:del w:id="4087" w:author="Prof. LIU Ben" w:date="2026-08-26T13:36:00Z" w16du:dateUtc="2026-08-26T05:36:00Z">
        <w:r w:rsidRPr="00015210" w:rsidDel="00FC2E19">
          <w:rPr>
            <w:rStyle w:val="Strong"/>
            <w:color w:val="000000"/>
          </w:rPr>
          <w:delText xml:space="preserve"> AI and human answers.</w:delText>
        </w:r>
        <w:r w:rsidRPr="00015210" w:rsidDel="00FC2E19">
          <w:delText xml:space="preserve"> Improving and </w:delText>
        </w:r>
      </w:del>
      <w:ins w:id="4088" w:author="Xin Li" w:date="2026-08-22T16:22:00Z" w16du:dateUtc="2026-08-22T08:22:00Z">
        <w:del w:id="4089" w:author="Prof. LIU Ben" w:date="2026-08-26T13:36:00Z" w16du:dateUtc="2026-08-26T05:36:00Z">
          <w:r w:rsidR="002B58E3" w:rsidDel="00FC2E19">
            <w:delText xml:space="preserve">To rule out the </w:delText>
          </w:r>
        </w:del>
      </w:ins>
      <w:del w:id="4090" w:author="Prof. LIU Ben" w:date="2026-08-26T13:36:00Z" w16du:dateUtc="2026-08-26T05:36:00Z">
        <w:r w:rsidRPr="00015210" w:rsidDel="00FC2E19">
          <w:delText xml:space="preserve">differentiation also make opposite predictions about how similar the human answer is to the AI </w:delText>
        </w:r>
      </w:del>
      <w:ins w:id="4091" w:author="Xin Li" w:date="2026-08-22T16:22:00Z" w16du:dateUtc="2026-08-22T08:22:00Z">
        <w:del w:id="4092" w:author="Prof. LIU Ben" w:date="2026-08-26T13:36:00Z" w16du:dateUtc="2026-08-26T05:36:00Z">
          <w:r w:rsidR="002B58E3" w:rsidDel="00FC2E19">
            <w:delText>argument, we check</w:delText>
          </w:r>
        </w:del>
      </w:ins>
      <w:del w:id="4093" w:author="Prof. LIU Ben" w:date="2026-08-26T13:36:00Z" w16du:dateUtc="2026-08-26T05:36:00Z">
        <w:r w:rsidRPr="00015210" w:rsidDel="00FC2E19">
          <w:delText>answer. Within the treatment group, we ask whether a higher-quality AI answer is associated with greater or lower similarity to the human answer. Under improving, humans build on the AI answer, so a higher-quality AI answer should raise similarity. Under differentiation, humans move away from it, so a higher-quality AI answer should lower similarity. We measure the semantic similarity between the AI answer and the human answer using Sentence-BERT. Table 1</w:delText>
        </w:r>
        <w:r w:rsidR="004D1041" w:rsidRPr="00015210" w:rsidDel="00FC2E19">
          <w:delText>7</w:delText>
        </w:r>
        <w:r w:rsidRPr="00015210" w:rsidDel="00FC2E19">
          <w:delText xml:space="preserve"> </w:delText>
        </w:r>
      </w:del>
      <w:ins w:id="4094" w:author="Xin Li" w:date="2026-08-22T16:24:00Z" w16du:dateUtc="2026-08-22T08:24:00Z">
        <w:del w:id="4095" w:author="Prof. LIU Ben" w:date="2026-08-26T13:36:00Z" w16du:dateUtc="2026-08-26T05:36:00Z">
          <w:r w:rsidR="004B4800" w:rsidRPr="00015210" w:rsidDel="00FC2E19">
            <w:delText>1</w:delText>
          </w:r>
          <w:r w:rsidR="004B4800" w:rsidDel="00FC2E19">
            <w:delText>3</w:delText>
          </w:r>
          <w:r w:rsidR="004B4800" w:rsidRPr="00015210" w:rsidDel="00FC2E19">
            <w:delText xml:space="preserve"> </w:delText>
          </w:r>
        </w:del>
      </w:ins>
      <w:del w:id="4096" w:author="Prof. LIU Ben" w:date="2026-08-26T13:36:00Z" w16du:dateUtc="2026-08-26T05:36:00Z">
        <w:r w:rsidRPr="00015210" w:rsidDel="00FC2E19">
          <w:delText>supports</w:delText>
        </w:r>
        <w:r w:rsidR="004D1041" w:rsidRPr="00015210" w:rsidDel="00FC2E19">
          <w:delText xml:space="preserve"> the</w:delText>
        </w:r>
        <w:r w:rsidRPr="00015210" w:rsidDel="00FC2E19">
          <w:delText xml:space="preserve"> improving</w:delText>
        </w:r>
        <w:r w:rsidR="004D1041" w:rsidRPr="00015210" w:rsidDel="00FC2E19">
          <w:delText xml:space="preserve"> explanation</w:delText>
        </w:r>
        <w:r w:rsidRPr="00015210" w:rsidDel="00FC2E19">
          <w:delText xml:space="preserve">. The coefficient on </w:delText>
        </w:r>
        <w:r w:rsidRPr="00015210" w:rsidDel="00FC2E19">
          <w:rPr>
            <w:i/>
            <w:iCs/>
          </w:rPr>
          <w:delText>AIAnswerQuality</w:delText>
        </w:r>
        <w:r w:rsidRPr="00015210" w:rsidDel="00FC2E19">
          <w:rPr>
            <w:i/>
            <w:iCs/>
            <w:vertAlign w:val="subscript"/>
          </w:rPr>
          <w:delText>i</w:delText>
        </w:r>
        <w:r w:rsidRPr="00015210" w:rsidDel="00FC2E19">
          <w:delText xml:space="preserve"> is positive and significant (0.011, p &lt; 0.001): as the AI answer improves in quality, the human answer becomes more similar to it, not less. This is the opposite of what differentiation predicts and confirms that the mechanism is improving. Humans do not walk away from a strong AI answer; they take it up and make it better.</w:delText>
        </w:r>
      </w:del>
    </w:p>
    <w:p w14:paraId="0A6316AC" w14:textId="30F9847A" w:rsidR="00D25B8E" w:rsidRPr="00015210" w:rsidRDefault="00D25B8E" w:rsidP="00D25B8E">
      <w:pPr>
        <w:pStyle w:val="TableFiguretitle"/>
      </w:pPr>
      <w:r w:rsidRPr="00015210">
        <w:t xml:space="preserve">Table </w:t>
      </w:r>
      <w:del w:id="4097" w:author="Xin Li" w:date="2026-08-22T16:24:00Z" w16du:dateUtc="2026-08-22T08:24:00Z">
        <w:r w:rsidRPr="00015210" w:rsidDel="004B4800">
          <w:delText>1</w:delText>
        </w:r>
        <w:r w:rsidR="004D1041" w:rsidRPr="00015210" w:rsidDel="004B4800">
          <w:delText>7</w:delText>
        </w:r>
      </w:del>
      <w:ins w:id="4098" w:author="Xin Li" w:date="2026-08-22T16:24:00Z" w16du:dateUtc="2026-08-22T08:24:00Z">
        <w:r w:rsidR="004B4800" w:rsidRPr="00015210">
          <w:t>1</w:t>
        </w:r>
        <w:r w:rsidR="004B4800">
          <w:t>3</w:t>
        </w:r>
      </w:ins>
      <w:r w:rsidRPr="00015210">
        <w:t>. Similarity between the first and second answers (H</w:t>
      </w:r>
      <w:r w:rsidR="00143D3A" w:rsidRPr="00015210">
        <w:t>6</w:t>
      </w:r>
      <w:r w:rsidRPr="00015210">
        <w:t xml:space="preserve">, </w:t>
      </w:r>
      <w:r w:rsidR="00A04922" w:rsidRPr="00015210">
        <w:t>improving</w:t>
      </w:r>
      <w:r w:rsidRPr="00015210">
        <w:t xml:space="preserve"> versus differentiation)</w:t>
      </w:r>
    </w:p>
    <w:tbl>
      <w:tblPr>
        <w:tblW w:w="5000" w:type="pct"/>
        <w:jc w:val="center"/>
        <w:tblLook w:val="04A0" w:firstRow="1" w:lastRow="0" w:firstColumn="1" w:lastColumn="0" w:noHBand="0" w:noVBand="1"/>
        <w:tblPrChange w:id="4099" w:author="Xin Li" w:date="2026-08-22T08:01:00Z" w16du:dateUtc="2026-08-22T00:01:00Z">
          <w:tblPr>
            <w:tblW w:w="5000" w:type="pct"/>
            <w:jc w:val="center"/>
            <w:tblLook w:val="04A0" w:firstRow="1" w:lastRow="0" w:firstColumn="1" w:lastColumn="0" w:noHBand="0" w:noVBand="1"/>
          </w:tblPr>
        </w:tblPrChange>
      </w:tblPr>
      <w:tblGrid>
        <w:gridCol w:w="4792"/>
        <w:gridCol w:w="4568"/>
        <w:tblGridChange w:id="4100">
          <w:tblGrid>
            <w:gridCol w:w="4792"/>
            <w:gridCol w:w="4568"/>
          </w:tblGrid>
        </w:tblGridChange>
      </w:tblGrid>
      <w:tr w:rsidR="00A04922" w:rsidRPr="00015210" w14:paraId="2C99FEF5" w14:textId="1C05F2F0" w:rsidTr="00417957">
        <w:trPr>
          <w:jc w:val="center"/>
          <w:trPrChange w:id="4101" w:author="Xin Li" w:date="2026-08-22T08:01:00Z" w16du:dateUtc="2026-08-22T00:01:00Z">
            <w:trPr>
              <w:trHeight w:val="320"/>
              <w:jc w:val="center"/>
            </w:trPr>
          </w:trPrChange>
        </w:trPr>
        <w:tc>
          <w:tcPr>
            <w:tcW w:w="3840" w:type="dxa"/>
            <w:tcBorders>
              <w:top w:val="single" w:sz="4" w:space="0" w:color="auto"/>
              <w:left w:val="nil"/>
              <w:bottom w:val="nil"/>
              <w:right w:val="nil"/>
            </w:tcBorders>
            <w:noWrap/>
            <w:hideMark/>
            <w:tcPrChange w:id="4102" w:author="Xin Li" w:date="2026-08-22T08:01:00Z" w16du:dateUtc="2026-08-22T00:01:00Z">
              <w:tcPr>
                <w:tcW w:w="3840" w:type="dxa"/>
                <w:tcBorders>
                  <w:top w:val="single" w:sz="4" w:space="0" w:color="auto"/>
                  <w:left w:val="nil"/>
                  <w:bottom w:val="nil"/>
                  <w:right w:val="nil"/>
                </w:tcBorders>
                <w:noWrap/>
                <w:hideMark/>
              </w:tcPr>
            </w:tcPrChange>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Change w:id="4103" w:author="Xin Li" w:date="2026-08-22T08:01:00Z" w16du:dateUtc="2026-08-22T00:01:00Z">
              <w:tcPr>
                <w:tcW w:w="3660" w:type="dxa"/>
                <w:tcBorders>
                  <w:top w:val="single" w:sz="4" w:space="0" w:color="auto"/>
                  <w:left w:val="nil"/>
                  <w:bottom w:val="nil"/>
                  <w:right w:val="nil"/>
                </w:tcBorders>
                <w:noWrap/>
                <w:hideMark/>
              </w:tcPr>
            </w:tcPrChange>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417957">
        <w:trPr>
          <w:jc w:val="center"/>
          <w:trPrChange w:id="4104" w:author="Xin Li" w:date="2026-08-22T08:01:00Z" w16du:dateUtc="2026-08-22T00:01:00Z">
            <w:trPr>
              <w:trHeight w:val="320"/>
              <w:jc w:val="center"/>
            </w:trPr>
          </w:trPrChange>
        </w:trPr>
        <w:tc>
          <w:tcPr>
            <w:tcW w:w="3840" w:type="dxa"/>
            <w:tcBorders>
              <w:top w:val="nil"/>
              <w:left w:val="nil"/>
              <w:bottom w:val="nil"/>
              <w:right w:val="nil"/>
            </w:tcBorders>
            <w:noWrap/>
            <w:hideMark/>
            <w:tcPrChange w:id="4105" w:author="Xin Li" w:date="2026-08-22T08:01:00Z" w16du:dateUtc="2026-08-22T00:01:00Z">
              <w:tcPr>
                <w:tcW w:w="3840" w:type="dxa"/>
                <w:tcBorders>
                  <w:top w:val="nil"/>
                  <w:left w:val="nil"/>
                  <w:bottom w:val="nil"/>
                  <w:right w:val="nil"/>
                </w:tcBorders>
                <w:noWrap/>
                <w:hideMark/>
              </w:tcPr>
            </w:tcPrChange>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lastRenderedPageBreak/>
              <w:t>DV</w:t>
            </w:r>
          </w:p>
        </w:tc>
        <w:tc>
          <w:tcPr>
            <w:tcW w:w="3660" w:type="dxa"/>
            <w:tcBorders>
              <w:top w:val="nil"/>
              <w:left w:val="nil"/>
              <w:bottom w:val="single" w:sz="4" w:space="0" w:color="auto"/>
              <w:right w:val="nil"/>
            </w:tcBorders>
            <w:hideMark/>
            <w:tcPrChange w:id="4106" w:author="Xin Li" w:date="2026-08-22T08:01:00Z" w16du:dateUtc="2026-08-22T00:01:00Z">
              <w:tcPr>
                <w:tcW w:w="3660" w:type="dxa"/>
                <w:tcBorders>
                  <w:top w:val="nil"/>
                  <w:left w:val="nil"/>
                  <w:bottom w:val="single" w:sz="4" w:space="0" w:color="auto"/>
                  <w:right w:val="nil"/>
                </w:tcBorders>
                <w:hideMark/>
              </w:tcPr>
            </w:tcPrChange>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417957">
        <w:trPr>
          <w:jc w:val="center"/>
          <w:trPrChange w:id="4107" w:author="Xin Li" w:date="2026-08-22T08:01:00Z" w16du:dateUtc="2026-08-22T00:01:00Z">
            <w:trPr>
              <w:trHeight w:val="320"/>
              <w:jc w:val="center"/>
            </w:trPr>
          </w:trPrChange>
        </w:trPr>
        <w:tc>
          <w:tcPr>
            <w:tcW w:w="3840" w:type="dxa"/>
            <w:vMerge w:val="restart"/>
            <w:tcBorders>
              <w:top w:val="nil"/>
              <w:left w:val="nil"/>
              <w:bottom w:val="nil"/>
              <w:right w:val="nil"/>
            </w:tcBorders>
            <w:noWrap/>
            <w:hideMark/>
            <w:tcPrChange w:id="4108" w:author="Xin Li" w:date="2026-08-22T08:01:00Z" w16du:dateUtc="2026-08-22T00:01:00Z">
              <w:tcPr>
                <w:tcW w:w="3840" w:type="dxa"/>
                <w:vMerge w:val="restart"/>
                <w:tcBorders>
                  <w:top w:val="nil"/>
                  <w:left w:val="nil"/>
                  <w:bottom w:val="nil"/>
                  <w:right w:val="nil"/>
                </w:tcBorders>
                <w:noWrap/>
                <w:hideMark/>
              </w:tcPr>
            </w:tcPrChange>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Change w:id="4109" w:author="Xin Li" w:date="2026-08-22T08:01:00Z" w16du:dateUtc="2026-08-22T00:01:00Z">
              <w:tcPr>
                <w:tcW w:w="3660" w:type="dxa"/>
                <w:tcBorders>
                  <w:top w:val="nil"/>
                  <w:left w:val="nil"/>
                  <w:bottom w:val="nil"/>
                  <w:right w:val="nil"/>
                </w:tcBorders>
                <w:noWrap/>
                <w:hideMark/>
              </w:tcPr>
            </w:tcPrChange>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417957">
        <w:trPr>
          <w:jc w:val="center"/>
          <w:trPrChange w:id="4110" w:author="Xin Li" w:date="2026-08-22T08:01:00Z" w16du:dateUtc="2026-08-22T00:01:00Z">
            <w:trPr>
              <w:trHeight w:val="320"/>
              <w:jc w:val="center"/>
            </w:trPr>
          </w:trPrChange>
        </w:trPr>
        <w:tc>
          <w:tcPr>
            <w:tcW w:w="3840" w:type="dxa"/>
            <w:vMerge/>
            <w:tcBorders>
              <w:top w:val="nil"/>
              <w:left w:val="nil"/>
              <w:bottom w:val="nil"/>
              <w:right w:val="nil"/>
            </w:tcBorders>
            <w:hideMark/>
            <w:tcPrChange w:id="4111" w:author="Xin Li" w:date="2026-08-22T08:01:00Z" w16du:dateUtc="2026-08-22T00:01:00Z">
              <w:tcPr>
                <w:tcW w:w="3840" w:type="dxa"/>
                <w:vMerge/>
                <w:tcBorders>
                  <w:top w:val="nil"/>
                  <w:left w:val="nil"/>
                  <w:bottom w:val="nil"/>
                  <w:right w:val="nil"/>
                </w:tcBorders>
                <w:hideMark/>
              </w:tcPr>
            </w:tcPrChange>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Change w:id="4112" w:author="Xin Li" w:date="2026-08-22T08:01:00Z" w16du:dateUtc="2026-08-22T00:01:00Z">
              <w:tcPr>
                <w:tcW w:w="3660" w:type="dxa"/>
                <w:tcBorders>
                  <w:top w:val="nil"/>
                  <w:left w:val="nil"/>
                  <w:bottom w:val="nil"/>
                  <w:right w:val="nil"/>
                </w:tcBorders>
                <w:noWrap/>
                <w:hideMark/>
              </w:tcPr>
            </w:tcPrChange>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417957">
        <w:trPr>
          <w:jc w:val="center"/>
          <w:trPrChange w:id="4113" w:author="Xin Li" w:date="2026-08-22T08:01:00Z" w16du:dateUtc="2026-08-22T00:01:00Z">
            <w:trPr>
              <w:trHeight w:val="320"/>
              <w:jc w:val="center"/>
            </w:trPr>
          </w:trPrChange>
        </w:trPr>
        <w:tc>
          <w:tcPr>
            <w:tcW w:w="3840" w:type="dxa"/>
            <w:vMerge w:val="restart"/>
            <w:tcBorders>
              <w:top w:val="nil"/>
              <w:left w:val="nil"/>
              <w:bottom w:val="single" w:sz="4" w:space="0" w:color="000000"/>
              <w:right w:val="nil"/>
            </w:tcBorders>
            <w:noWrap/>
            <w:hideMark/>
            <w:tcPrChange w:id="4114" w:author="Xin Li" w:date="2026-08-22T08:01:00Z" w16du:dateUtc="2026-08-22T00:01:00Z">
              <w:tcPr>
                <w:tcW w:w="3840" w:type="dxa"/>
                <w:vMerge w:val="restart"/>
                <w:tcBorders>
                  <w:top w:val="nil"/>
                  <w:left w:val="nil"/>
                  <w:bottom w:val="single" w:sz="4" w:space="0" w:color="000000"/>
                  <w:right w:val="nil"/>
                </w:tcBorders>
                <w:noWrap/>
                <w:hideMark/>
              </w:tcPr>
            </w:tcPrChange>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Change w:id="4115" w:author="Xin Li" w:date="2026-08-22T08:01:00Z" w16du:dateUtc="2026-08-22T00:01:00Z">
              <w:tcPr>
                <w:tcW w:w="3660" w:type="dxa"/>
                <w:tcBorders>
                  <w:top w:val="nil"/>
                  <w:left w:val="nil"/>
                  <w:bottom w:val="nil"/>
                  <w:right w:val="nil"/>
                </w:tcBorders>
                <w:noWrap/>
                <w:hideMark/>
              </w:tcPr>
            </w:tcPrChange>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417957">
        <w:trPr>
          <w:jc w:val="center"/>
          <w:trPrChange w:id="4116" w:author="Xin Li" w:date="2026-08-22T08:01:00Z" w16du:dateUtc="2026-08-22T00:01:00Z">
            <w:trPr>
              <w:trHeight w:val="320"/>
              <w:jc w:val="center"/>
            </w:trPr>
          </w:trPrChange>
        </w:trPr>
        <w:tc>
          <w:tcPr>
            <w:tcW w:w="3840" w:type="dxa"/>
            <w:vMerge/>
            <w:tcBorders>
              <w:top w:val="nil"/>
              <w:left w:val="nil"/>
              <w:bottom w:val="single" w:sz="4" w:space="0" w:color="000000"/>
              <w:right w:val="nil"/>
            </w:tcBorders>
            <w:hideMark/>
            <w:tcPrChange w:id="4117" w:author="Xin Li" w:date="2026-08-22T08:01:00Z" w16du:dateUtc="2026-08-22T00:01:00Z">
              <w:tcPr>
                <w:tcW w:w="3840" w:type="dxa"/>
                <w:vMerge/>
                <w:tcBorders>
                  <w:top w:val="nil"/>
                  <w:left w:val="nil"/>
                  <w:bottom w:val="single" w:sz="4" w:space="0" w:color="000000"/>
                  <w:right w:val="nil"/>
                </w:tcBorders>
                <w:hideMark/>
              </w:tcPr>
            </w:tcPrChange>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Change w:id="4118" w:author="Xin Li" w:date="2026-08-22T08:01:00Z" w16du:dateUtc="2026-08-22T00:01:00Z">
              <w:tcPr>
                <w:tcW w:w="3660" w:type="dxa"/>
                <w:tcBorders>
                  <w:top w:val="nil"/>
                  <w:left w:val="nil"/>
                  <w:bottom w:val="single" w:sz="4" w:space="0" w:color="auto"/>
                  <w:right w:val="nil"/>
                </w:tcBorders>
                <w:noWrap/>
                <w:hideMark/>
              </w:tcPr>
            </w:tcPrChange>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417957">
        <w:trPr>
          <w:jc w:val="center"/>
          <w:trPrChange w:id="4119" w:author="Xin Li" w:date="2026-08-22T08:01:00Z" w16du:dateUtc="2026-08-22T00:01:00Z">
            <w:trPr>
              <w:trHeight w:val="320"/>
              <w:jc w:val="center"/>
            </w:trPr>
          </w:trPrChange>
        </w:trPr>
        <w:tc>
          <w:tcPr>
            <w:tcW w:w="3840" w:type="dxa"/>
            <w:tcBorders>
              <w:top w:val="nil"/>
              <w:left w:val="nil"/>
              <w:bottom w:val="nil"/>
              <w:right w:val="nil"/>
            </w:tcBorders>
            <w:noWrap/>
            <w:hideMark/>
            <w:tcPrChange w:id="4120" w:author="Xin Li" w:date="2026-08-22T08:01:00Z" w16du:dateUtc="2026-08-22T00:01:00Z">
              <w:tcPr>
                <w:tcW w:w="3840" w:type="dxa"/>
                <w:tcBorders>
                  <w:top w:val="nil"/>
                  <w:left w:val="nil"/>
                  <w:bottom w:val="nil"/>
                  <w:right w:val="nil"/>
                </w:tcBorders>
                <w:noWrap/>
                <w:hideMark/>
              </w:tcPr>
            </w:tcPrChange>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Change w:id="4121" w:author="Xin Li" w:date="2026-08-22T08:01:00Z" w16du:dateUtc="2026-08-22T00:01:00Z">
              <w:tcPr>
                <w:tcW w:w="3660" w:type="dxa"/>
                <w:tcBorders>
                  <w:top w:val="nil"/>
                  <w:left w:val="nil"/>
                  <w:bottom w:val="nil"/>
                  <w:right w:val="nil"/>
                </w:tcBorders>
                <w:noWrap/>
                <w:hideMark/>
              </w:tcPr>
            </w:tcPrChange>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417957">
        <w:trPr>
          <w:jc w:val="center"/>
          <w:trPrChange w:id="4122" w:author="Xin Li" w:date="2026-08-22T08:01:00Z" w16du:dateUtc="2026-08-22T00:01:00Z">
            <w:trPr>
              <w:trHeight w:val="320"/>
              <w:jc w:val="center"/>
            </w:trPr>
          </w:trPrChange>
        </w:trPr>
        <w:tc>
          <w:tcPr>
            <w:tcW w:w="3840" w:type="dxa"/>
            <w:tcBorders>
              <w:top w:val="nil"/>
              <w:left w:val="nil"/>
              <w:bottom w:val="nil"/>
              <w:right w:val="nil"/>
            </w:tcBorders>
            <w:noWrap/>
            <w:hideMark/>
            <w:tcPrChange w:id="4123" w:author="Xin Li" w:date="2026-08-22T08:01:00Z" w16du:dateUtc="2026-08-22T00:01:00Z">
              <w:tcPr>
                <w:tcW w:w="3840" w:type="dxa"/>
                <w:tcBorders>
                  <w:top w:val="nil"/>
                  <w:left w:val="nil"/>
                  <w:bottom w:val="nil"/>
                  <w:right w:val="nil"/>
                </w:tcBorders>
                <w:noWrap/>
                <w:hideMark/>
              </w:tcPr>
            </w:tcPrChange>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Change w:id="4124" w:author="Xin Li" w:date="2026-08-22T08:01:00Z" w16du:dateUtc="2026-08-22T00:01:00Z">
              <w:tcPr>
                <w:tcW w:w="3660" w:type="dxa"/>
                <w:tcBorders>
                  <w:top w:val="nil"/>
                  <w:left w:val="nil"/>
                  <w:bottom w:val="nil"/>
                  <w:right w:val="nil"/>
                </w:tcBorders>
                <w:noWrap/>
                <w:hideMark/>
              </w:tcPr>
            </w:tcPrChange>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417957">
        <w:trPr>
          <w:jc w:val="center"/>
          <w:trPrChange w:id="4125" w:author="Xin Li" w:date="2026-08-22T08:01:00Z" w16du:dateUtc="2026-08-22T00:01:00Z">
            <w:trPr>
              <w:trHeight w:val="320"/>
              <w:jc w:val="center"/>
            </w:trPr>
          </w:trPrChange>
        </w:trPr>
        <w:tc>
          <w:tcPr>
            <w:tcW w:w="3840" w:type="dxa"/>
            <w:tcBorders>
              <w:top w:val="nil"/>
              <w:left w:val="nil"/>
              <w:bottom w:val="nil"/>
              <w:right w:val="nil"/>
            </w:tcBorders>
            <w:noWrap/>
            <w:hideMark/>
            <w:tcPrChange w:id="4126" w:author="Xin Li" w:date="2026-08-22T08:01:00Z" w16du:dateUtc="2026-08-22T00:01:00Z">
              <w:tcPr>
                <w:tcW w:w="3840" w:type="dxa"/>
                <w:tcBorders>
                  <w:top w:val="nil"/>
                  <w:left w:val="nil"/>
                  <w:bottom w:val="nil"/>
                  <w:right w:val="nil"/>
                </w:tcBorders>
                <w:noWrap/>
                <w:hideMark/>
              </w:tcPr>
            </w:tcPrChange>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Change w:id="4127" w:author="Xin Li" w:date="2026-08-22T08:01:00Z" w16du:dateUtc="2026-08-22T00:01:00Z">
              <w:tcPr>
                <w:tcW w:w="3660" w:type="dxa"/>
                <w:tcBorders>
                  <w:top w:val="nil"/>
                  <w:left w:val="nil"/>
                  <w:bottom w:val="nil"/>
                  <w:right w:val="nil"/>
                </w:tcBorders>
                <w:noWrap/>
                <w:hideMark/>
              </w:tcPr>
            </w:tcPrChange>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417957">
        <w:trPr>
          <w:jc w:val="center"/>
          <w:trPrChange w:id="4128" w:author="Xin Li" w:date="2026-08-22T08:01:00Z" w16du:dateUtc="2026-08-22T00:01:00Z">
            <w:trPr>
              <w:trHeight w:val="320"/>
              <w:jc w:val="center"/>
            </w:trPr>
          </w:trPrChange>
        </w:trPr>
        <w:tc>
          <w:tcPr>
            <w:tcW w:w="3840" w:type="dxa"/>
            <w:tcBorders>
              <w:top w:val="nil"/>
              <w:left w:val="nil"/>
              <w:bottom w:val="single" w:sz="4" w:space="0" w:color="auto"/>
              <w:right w:val="nil"/>
            </w:tcBorders>
            <w:noWrap/>
            <w:hideMark/>
            <w:tcPrChange w:id="4129" w:author="Xin Li" w:date="2026-08-22T08:01:00Z" w16du:dateUtc="2026-08-22T00:01:00Z">
              <w:tcPr>
                <w:tcW w:w="3840" w:type="dxa"/>
                <w:tcBorders>
                  <w:top w:val="nil"/>
                  <w:left w:val="nil"/>
                  <w:bottom w:val="single" w:sz="4" w:space="0" w:color="auto"/>
                  <w:right w:val="nil"/>
                </w:tcBorders>
                <w:noWrap/>
                <w:hideMark/>
              </w:tcPr>
            </w:tcPrChange>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Change w:id="4130" w:author="Xin Li" w:date="2026-08-22T08:01:00Z" w16du:dateUtc="2026-08-22T00:01:00Z">
              <w:tcPr>
                <w:tcW w:w="3660" w:type="dxa"/>
                <w:tcBorders>
                  <w:top w:val="nil"/>
                  <w:left w:val="nil"/>
                  <w:bottom w:val="single" w:sz="4" w:space="0" w:color="auto"/>
                  <w:right w:val="nil"/>
                </w:tcBorders>
                <w:noWrap/>
                <w:hideMark/>
              </w:tcPr>
            </w:tcPrChange>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rPr>
          <w:ins w:id="4131" w:author="Prof. LIU Ben" w:date="2026-08-26T13:37:00Z" w16du:dateUtc="2026-08-26T05:37:00Z"/>
        </w:rPr>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rPr>
          <w:ins w:id="4132" w:author="Prof. LIU Ben" w:date="2026-08-26T13:37:00Z" w16du:dateUtc="2026-08-26T05:37:00Z"/>
        </w:rPr>
      </w:pPr>
    </w:p>
    <w:p w14:paraId="798C55F2" w14:textId="6D2DF190" w:rsidR="00FC2E19" w:rsidRPr="00015210" w:rsidDel="00AE3EBF" w:rsidRDefault="00FC2E19">
      <w:pPr>
        <w:pStyle w:val="Paragraph0"/>
        <w:rPr>
          <w:del w:id="4133" w:author="Prof. LIU Ben" w:date="2026-08-26T13:38:00Z" w16du:dateUtc="2026-08-26T05:38:00Z"/>
        </w:rPr>
        <w:pPrChange w:id="4134" w:author="Prof. LIU Ben" w:date="2026-08-26T13:38:00Z" w16du:dateUtc="2026-08-26T05:38:00Z">
          <w:pPr>
            <w:pStyle w:val="Notes"/>
          </w:pPr>
        </w:pPrChange>
      </w:pPr>
      <w:ins w:id="4135" w:author="Prof. LIU Ben" w:date="2026-08-26T13:37:00Z" w16du:dateUtc="2026-08-26T05:37:00Z">
        <w:r w:rsidRPr="00FC2E19">
          <w:rPr>
            <w:rPrChange w:id="4136" w:author="Prof. LIU Ben" w:date="2026-08-26T13:37:00Z" w16du:dateUtc="2026-08-26T05:37:00Z">
              <w:rPr>
                <w:color w:val="000000"/>
              </w:rPr>
            </w:rPrChange>
          </w:rPr>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ins>
    </w:p>
    <w:p w14:paraId="35B0529F" w14:textId="0D05D944" w:rsidR="00C1485A" w:rsidRPr="00015210" w:rsidRDefault="00C1485A">
      <w:pPr>
        <w:pStyle w:val="Paragraph0"/>
        <w:pPrChange w:id="4137" w:author="Prof. LIU Ben" w:date="2026-08-26T13:38:00Z" w16du:dateUtc="2026-08-26T05:38:00Z">
          <w:pPr/>
        </w:pPrChange>
      </w:pPr>
    </w:p>
    <w:p w14:paraId="6E60D1F3" w14:textId="358597D3" w:rsidR="003961B0" w:rsidRPr="00015210" w:rsidDel="00712333" w:rsidRDefault="003961B0" w:rsidP="00D66C4E">
      <w:pPr>
        <w:pStyle w:val="Heading1"/>
        <w:rPr>
          <w:del w:id="4138" w:author="Xin Li" w:date="2026-08-22T16:27:00Z" w16du:dateUtc="2026-08-22T08:27:00Z"/>
        </w:rPr>
      </w:pPr>
      <w:del w:id="4139" w:author="Xin Li" w:date="2026-08-22T16:27:00Z" w16du:dateUtc="2026-08-22T08:27:00Z">
        <w:r w:rsidRPr="00015210" w:rsidDel="00712333">
          <w:delText>Discussion</w:delText>
        </w:r>
      </w:del>
    </w:p>
    <w:p w14:paraId="0CCC0AFB" w14:textId="33AB9B25" w:rsidR="00984445" w:rsidRPr="00015210" w:rsidRDefault="00625399" w:rsidP="00D66C4E">
      <w:pPr>
        <w:pStyle w:val="Heading1"/>
      </w:pPr>
      <w:ins w:id="4140" w:author="Xin Li" w:date="2026-08-22T16:25:00Z" w16du:dateUtc="2026-08-22T08:25:00Z">
        <w:r>
          <w:t xml:space="preserve">Discussion and </w:t>
        </w:r>
      </w:ins>
      <w:r w:rsidR="00D66C4E" w:rsidRPr="00015210">
        <w:t>Conclusions</w:t>
      </w:r>
    </w:p>
    <w:p w14:paraId="0CEE67F6" w14:textId="77777777" w:rsidR="00981D68" w:rsidRDefault="00981D68" w:rsidP="00441D07">
      <w:pPr>
        <w:pStyle w:val="Paragraph0"/>
        <w:rPr>
          <w:ins w:id="4141" w:author="Prof. LIU Ben" w:date="2026-08-26T14:06:00Z" w16du:dateUtc="2026-08-26T06:06:00Z"/>
          <w:rStyle w:val="Strong"/>
          <w:color w:val="000000"/>
        </w:rPr>
      </w:pPr>
    </w:p>
    <w:p w14:paraId="585B4F90" w14:textId="77777777" w:rsidR="00981D68" w:rsidRDefault="00981D68" w:rsidP="00441D07">
      <w:pPr>
        <w:pStyle w:val="Paragraph0"/>
        <w:rPr>
          <w:ins w:id="4142" w:author="Prof. LIU Ben" w:date="2026-08-26T14:06:00Z" w16du:dateUtc="2026-08-26T06:06:00Z"/>
          <w:rStyle w:val="Strong"/>
          <w:color w:val="000000"/>
        </w:rPr>
      </w:pPr>
    </w:p>
    <w:p w14:paraId="74CA9552" w14:textId="34515020" w:rsidR="00981D68" w:rsidRPr="00981D68" w:rsidRDefault="00981D68">
      <w:pPr>
        <w:pStyle w:val="Paragraph0"/>
        <w:rPr>
          <w:ins w:id="4143" w:author="Prof. LIU Ben" w:date="2026-08-26T14:06:00Z" w16du:dateUtc="2026-08-26T06:06:00Z"/>
          <w:rPrChange w:id="4144" w:author="Prof. LIU Ben" w:date="2026-08-26T14:06:00Z" w16du:dateUtc="2026-08-26T06:06:00Z">
            <w:rPr>
              <w:ins w:id="4145" w:author="Prof. LIU Ben" w:date="2026-08-26T14:06:00Z" w16du:dateUtc="2026-08-26T06:06:00Z"/>
              <w:color w:val="000000"/>
            </w:rPr>
          </w:rPrChange>
        </w:rPr>
        <w:pPrChange w:id="4146" w:author="Prof. LIU Ben" w:date="2026-08-26T14:06:00Z" w16du:dateUtc="2026-08-26T06:06:00Z">
          <w:pPr>
            <w:spacing w:before="100" w:beforeAutospacing="1" w:after="100" w:afterAutospacing="1"/>
          </w:pPr>
        </w:pPrChange>
      </w:pPr>
      <w:ins w:id="4147" w:author="Prof. LIU Ben" w:date="2026-08-26T14:06:00Z" w16du:dateUtc="2026-08-26T06:06:00Z">
        <w:r w:rsidRPr="00981D68">
          <w:rPr>
            <w:b/>
            <w:bCs/>
            <w:rPrChange w:id="4148" w:author="Prof. LIU Ben" w:date="2026-08-26T14:07:00Z" w16du:dateUtc="2026-08-26T06:07:00Z">
              <w:rPr>
                <w:b/>
                <w:bCs/>
                <w:color w:val="000000"/>
              </w:rPr>
            </w:rPrChange>
          </w:rPr>
          <w:t>Main results</w:t>
        </w:r>
        <w:r w:rsidRPr="00981D68">
          <w:rPr>
            <w:rPrChange w:id="4149" w:author="Prof. LIU Ben" w:date="2026-08-26T14:06:00Z" w16du:dateUtc="2026-08-26T06:06:00Z">
              <w:rPr>
                <w:b/>
                <w:bCs/>
                <w:color w:val="000000"/>
              </w:rPr>
            </w:rPrChange>
          </w:rPr>
          <w:t>.</w:t>
        </w:r>
        <w:r w:rsidRPr="00981D68">
          <w:rPr>
            <w:rPrChange w:id="4150" w:author="Prof. LIU Ben" w:date="2026-08-26T14:06:00Z" w16du:dateUtc="2026-08-26T06:06:00Z">
              <w:rPr>
                <w:color w:val="000000"/>
              </w:rPr>
            </w:rPrChange>
          </w:rPr>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ins>
      <w:ins w:id="4151" w:author="Prof. LIU Ben" w:date="2026-08-26T14:07:00Z" w16du:dateUtc="2026-08-26T06:07:00Z">
        <w:r w:rsidR="00D503A6">
          <w:t>have</w:t>
        </w:r>
      </w:ins>
      <w:ins w:id="4152" w:author="Prof. LIU Ben" w:date="2026-08-26T14:06:00Z" w16du:dateUtc="2026-08-26T06:06:00Z">
        <w:r w:rsidRPr="00981D68">
          <w:rPr>
            <w:rPrChange w:id="4153" w:author="Prof. LIU Ben" w:date="2026-08-26T14:06:00Z" w16du:dateUtc="2026-08-26T06:06:00Z">
              <w:rPr>
                <w:color w:val="000000"/>
              </w:rPr>
            </w:rPrChange>
          </w:rPr>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w:t>
        </w:r>
        <w:r w:rsidRPr="00981D68">
          <w:rPr>
            <w:rPrChange w:id="4154" w:author="Prof. LIU Ben" w:date="2026-08-26T14:06:00Z" w16du:dateUtc="2026-08-26T06:06:00Z">
              <w:rPr>
                <w:color w:val="000000"/>
              </w:rPr>
            </w:rPrChange>
          </w:rPr>
          <w:lastRenderedPageBreak/>
          <w:t>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ins>
    </w:p>
    <w:p w14:paraId="1ACF54AA" w14:textId="7BA788B9" w:rsidR="00981D68" w:rsidRPr="00D503A6" w:rsidRDefault="00981D68">
      <w:pPr>
        <w:pStyle w:val="Paragraph0"/>
        <w:rPr>
          <w:ins w:id="4155" w:author="Prof. LIU Ben" w:date="2026-08-26T14:06:00Z" w16du:dateUtc="2026-08-26T06:06:00Z"/>
          <w:rPrChange w:id="4156" w:author="Prof. LIU Ben" w:date="2026-08-26T14:08:00Z" w16du:dateUtc="2026-08-26T06:08:00Z">
            <w:rPr>
              <w:ins w:id="4157" w:author="Prof. LIU Ben" w:date="2026-08-26T14:06:00Z" w16du:dateUtc="2026-08-26T06:06:00Z"/>
              <w:color w:val="000000"/>
            </w:rPr>
          </w:rPrChange>
        </w:rPr>
        <w:pPrChange w:id="4158" w:author="Prof. LIU Ben" w:date="2026-08-26T14:08:00Z" w16du:dateUtc="2026-08-26T06:08:00Z">
          <w:pPr>
            <w:spacing w:before="100" w:beforeAutospacing="1" w:after="100" w:afterAutospacing="1"/>
          </w:pPr>
        </w:pPrChange>
      </w:pPr>
      <w:ins w:id="4159" w:author="Prof. LIU Ben" w:date="2026-08-26T14:06:00Z" w16du:dateUtc="2026-08-26T06:06:00Z">
        <w:r w:rsidRPr="00D503A6">
          <w:rPr>
            <w:b/>
            <w:bCs/>
            <w:rPrChange w:id="4160" w:author="Prof. LIU Ben" w:date="2026-08-26T14:09:00Z" w16du:dateUtc="2026-08-26T06:09:00Z">
              <w:rPr>
                <w:b/>
                <w:bCs/>
                <w:color w:val="000000"/>
              </w:rPr>
            </w:rPrChange>
          </w:rPr>
          <w:t>Theoretical contribution</w:t>
        </w:r>
        <w:r w:rsidRPr="00D503A6">
          <w:rPr>
            <w:rPrChange w:id="4161" w:author="Prof. LIU Ben" w:date="2026-08-26T14:08:00Z" w16du:dateUtc="2026-08-26T06:08:00Z">
              <w:rPr>
                <w:b/>
                <w:bCs/>
                <w:color w:val="000000"/>
              </w:rPr>
            </w:rPrChange>
          </w:rPr>
          <w:t>.</w:t>
        </w:r>
        <w:r w:rsidRPr="00D503A6">
          <w:rPr>
            <w:rPrChange w:id="4162" w:author="Prof. LIU Ben" w:date="2026-08-26T14:08:00Z" w16du:dateUtc="2026-08-26T06:08:00Z">
              <w:rPr>
                <w:color w:val="000000"/>
              </w:rPr>
            </w:rPrChange>
          </w:rPr>
          <w:t xml:space="preserve"> We contribute to the emerging literature on </w:t>
        </w:r>
      </w:ins>
      <w:ins w:id="4163" w:author="Prof. LIU Ben" w:date="2026-08-26T14:09:00Z" w16du:dateUtc="2026-08-26T06:09:00Z">
        <w:r w:rsidR="00D503A6">
          <w:t>Gen</w:t>
        </w:r>
      </w:ins>
      <w:ins w:id="4164" w:author="Prof. LIU Ben" w:date="2026-08-26T14:06:00Z" w16du:dateUtc="2026-08-26T06:06:00Z">
        <w:r w:rsidRPr="00D503A6">
          <w:rPr>
            <w:rPrChange w:id="4165" w:author="Prof. LIU Ben" w:date="2026-08-26T14:08:00Z" w16du:dateUtc="2026-08-26T06:08:00Z">
              <w:rPr>
                <w:color w:val="000000"/>
              </w:rPr>
            </w:rPrChange>
          </w:rPr>
          <w:t>AI in online communities by studying platform-provided internal GenAI as a governance arrangement distinct from external GenAI, and by examining its consequences for human contributors in a competitive setting where external GenAI remains available.</w:t>
        </w:r>
      </w:ins>
    </w:p>
    <w:p w14:paraId="1EEFCA90" w14:textId="64EF3AFF" w:rsidR="00981D68" w:rsidRPr="00D503A6" w:rsidRDefault="00981D68">
      <w:pPr>
        <w:pStyle w:val="Paragraph0"/>
        <w:rPr>
          <w:ins w:id="4166" w:author="Prof. LIU Ben" w:date="2026-08-26T14:06:00Z" w16du:dateUtc="2026-08-26T06:06:00Z"/>
          <w:rPrChange w:id="4167" w:author="Prof. LIU Ben" w:date="2026-08-26T14:08:00Z" w16du:dateUtc="2026-08-26T06:08:00Z">
            <w:rPr>
              <w:ins w:id="4168" w:author="Prof. LIU Ben" w:date="2026-08-26T14:06:00Z" w16du:dateUtc="2026-08-26T06:06:00Z"/>
              <w:color w:val="000000"/>
            </w:rPr>
          </w:rPrChange>
        </w:rPr>
        <w:pPrChange w:id="4169" w:author="Prof. LIU Ben" w:date="2026-08-26T14:08:00Z" w16du:dateUtc="2026-08-26T06:08:00Z">
          <w:pPr>
            <w:spacing w:before="100" w:beforeAutospacing="1" w:after="100" w:afterAutospacing="1"/>
          </w:pPr>
        </w:pPrChange>
      </w:pPr>
      <w:ins w:id="4170" w:author="Prof. LIU Ben" w:date="2026-08-26T14:06:00Z" w16du:dateUtc="2026-08-26T06:06:00Z">
        <w:r w:rsidRPr="00D503A6">
          <w:rPr>
            <w:rPrChange w:id="4171" w:author="Prof. LIU Ben" w:date="2026-08-26T14:08:00Z" w16du:dateUtc="2026-08-26T06:08:00Z">
              <w:rPr>
                <w:color w:val="000000"/>
              </w:rPr>
            </w:rPrChange>
          </w:rPr>
          <w:t>Wh</w:t>
        </w:r>
      </w:ins>
      <w:ins w:id="4172" w:author="Prof. LIU Ben" w:date="2026-08-26T14:09:00Z" w16du:dateUtc="2026-08-26T06:09:00Z">
        <w:r w:rsidR="00D503A6">
          <w:t>ile</w:t>
        </w:r>
      </w:ins>
      <w:ins w:id="4173" w:author="Prof. LIU Ben" w:date="2026-08-26T14:06:00Z" w16du:dateUtc="2026-08-26T06:06:00Z">
        <w:r w:rsidRPr="00D503A6">
          <w:rPr>
            <w:rPrChange w:id="4174" w:author="Prof. LIU Ben" w:date="2026-08-26T14:08:00Z" w16du:dateUtc="2026-08-26T06:08:00Z">
              <w:rPr>
                <w:color w:val="000000"/>
              </w:rPr>
            </w:rPrChange>
          </w:rPr>
          <w: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t>
        </w:r>
      </w:ins>
      <w:ins w:id="4175" w:author="Prof. LIU Ben" w:date="2026-08-26T14:10:00Z" w16du:dateUtc="2026-08-26T06:10:00Z">
        <w:r w:rsidR="00D503A6">
          <w:t>from a competition lens and two systems of thinking framework</w:t>
        </w:r>
      </w:ins>
      <w:ins w:id="4176" w:author="Prof. LIU Ben" w:date="2026-08-26T14:06:00Z" w16du:dateUtc="2026-08-26T06:06:00Z">
        <w:r w:rsidRPr="00D503A6">
          <w:rPr>
            <w:rPrChange w:id="4177" w:author="Prof. LIU Ben" w:date="2026-08-26T14:08:00Z" w16du:dateUtc="2026-08-26T06:08:00Z">
              <w:rPr>
                <w:color w:val="000000"/>
              </w:rPr>
            </w:rPrChange>
          </w:rPr>
          <w:t>, we show that a community</w:t>
        </w:r>
      </w:ins>
      <w:ins w:id="4178" w:author="Prof. LIU Ben" w:date="2026-08-26T14:10:00Z" w16du:dateUtc="2026-08-26T06:10:00Z">
        <w:r w:rsidR="00D503A6">
          <w:t>’</w:t>
        </w:r>
      </w:ins>
      <w:ins w:id="4179" w:author="Prof. LIU Ben" w:date="2026-08-26T14:06:00Z" w16du:dateUtc="2026-08-26T06:06:00Z">
        <w:r w:rsidRPr="00D503A6">
          <w:rPr>
            <w:rPrChange w:id="4180" w:author="Prof. LIU Ben" w:date="2026-08-26T14:08:00Z" w16du:dateUtc="2026-08-26T06:08:00Z">
              <w:rPr>
                <w:color w:val="000000"/>
              </w:rPr>
            </w:rPrChange>
          </w:rPr>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ins>
      <w:ins w:id="4181" w:author="Prof. LIU Ben" w:date="2026-08-26T14:10:00Z" w16du:dateUtc="2026-08-26T06:10:00Z">
        <w:r w:rsidR="00D503A6">
          <w:t>’</w:t>
        </w:r>
      </w:ins>
      <w:ins w:id="4182" w:author="Prof. LIU Ben" w:date="2026-08-26T14:06:00Z" w16du:dateUtc="2026-08-26T06:06:00Z">
        <w:r w:rsidRPr="00D503A6">
          <w:rPr>
            <w:rPrChange w:id="4183" w:author="Prof. LIU Ben" w:date="2026-08-26T14:08:00Z" w16du:dateUtc="2026-08-26T06:08:00Z">
              <w:rPr>
                <w:color w:val="000000"/>
              </w:rPr>
            </w:rPrChange>
          </w:rPr>
          <w:t xml:space="preserve">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t>
        </w:r>
        <w:r w:rsidRPr="00D503A6">
          <w:rPr>
            <w:rPrChange w:id="4184" w:author="Prof. LIU Ben" w:date="2026-08-26T14:08:00Z" w16du:dateUtc="2026-08-26T06:08:00Z">
              <w:rPr>
                <w:color w:val="000000"/>
              </w:rPr>
            </w:rPrChange>
          </w:rPr>
          <w:lastRenderedPageBreak/>
          <w:t>when the community regards the author as a weak competitor. Isolating the label from the content is what makes this point demonstrable, and it is not available to designs in which the AI is an invisible drafting aid or a private substitute.</w:t>
        </w:r>
      </w:ins>
    </w:p>
    <w:p w14:paraId="703AB0C1" w14:textId="52ECB245" w:rsidR="00981D68" w:rsidRPr="00D503A6" w:rsidRDefault="00981D68">
      <w:pPr>
        <w:pStyle w:val="Paragraph0"/>
        <w:rPr>
          <w:ins w:id="4185" w:author="Prof. LIU Ben" w:date="2026-08-26T14:06:00Z" w16du:dateUtc="2026-08-26T06:06:00Z"/>
          <w:rPrChange w:id="4186" w:author="Prof. LIU Ben" w:date="2026-08-26T14:08:00Z" w16du:dateUtc="2026-08-26T06:08:00Z">
            <w:rPr>
              <w:ins w:id="4187" w:author="Prof. LIU Ben" w:date="2026-08-26T14:06:00Z" w16du:dateUtc="2026-08-26T06:06:00Z"/>
              <w:color w:val="000000"/>
            </w:rPr>
          </w:rPrChange>
        </w:rPr>
        <w:pPrChange w:id="4188" w:author="Prof. LIU Ben" w:date="2026-08-26T14:08:00Z" w16du:dateUtc="2026-08-26T06:08:00Z">
          <w:pPr>
            <w:spacing w:before="100" w:beforeAutospacing="1" w:after="100" w:afterAutospacing="1"/>
          </w:pPr>
        </w:pPrChange>
      </w:pPr>
      <w:ins w:id="4189" w:author="Prof. LIU Ben" w:date="2026-08-26T14:06:00Z" w16du:dateUtc="2026-08-26T06:06:00Z">
        <w:r w:rsidRPr="00D503A6">
          <w:rPr>
            <w:rPrChange w:id="4190" w:author="Prof. LIU Ben" w:date="2026-08-26T14:08:00Z" w16du:dateUtc="2026-08-26T06:08:00Z">
              <w:rPr>
                <w:color w:val="000000"/>
              </w:rPr>
            </w:rPrChange>
          </w:rPr>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ins>
      <w:ins w:id="4191" w:author="Prof. LIU Ben" w:date="2026-08-26T14:11:00Z" w16du:dateUtc="2026-08-26T06:11:00Z">
        <w:r w:rsidR="00D503A6">
          <w:t>’</w:t>
        </w:r>
      </w:ins>
      <w:ins w:id="4192" w:author="Prof. LIU Ben" w:date="2026-08-26T14:06:00Z" w16du:dateUtc="2026-08-26T06:06:00Z">
        <w:r w:rsidRPr="00D503A6">
          <w:rPr>
            <w:rPrChange w:id="4193" w:author="Prof. LIU Ben" w:date="2026-08-26T14:08:00Z" w16du:dateUtc="2026-08-26T06:08:00Z">
              <w:rPr>
                <w:color w:val="000000"/>
              </w:rPr>
            </w:rPrChange>
          </w:rPr>
          <w:t>s role is contingent on community beliefs that may themselves change.</w:t>
        </w:r>
      </w:ins>
    </w:p>
    <w:p w14:paraId="169BD008" w14:textId="7A6465E9" w:rsidR="00981D68" w:rsidRPr="00D503A6" w:rsidRDefault="00981D68">
      <w:pPr>
        <w:pStyle w:val="Paragraph0"/>
        <w:rPr>
          <w:ins w:id="4194" w:author="Prof. LIU Ben" w:date="2026-08-26T14:06:00Z" w16du:dateUtc="2026-08-26T06:06:00Z"/>
          <w:rPrChange w:id="4195" w:author="Prof. LIU Ben" w:date="2026-08-26T14:08:00Z" w16du:dateUtc="2026-08-26T06:08:00Z">
            <w:rPr>
              <w:ins w:id="4196" w:author="Prof. LIU Ben" w:date="2026-08-26T14:06:00Z" w16du:dateUtc="2026-08-26T06:06:00Z"/>
              <w:color w:val="000000"/>
            </w:rPr>
          </w:rPrChange>
        </w:rPr>
        <w:pPrChange w:id="4197" w:author="Prof. LIU Ben" w:date="2026-08-26T14:08:00Z" w16du:dateUtc="2026-08-26T06:08:00Z">
          <w:pPr>
            <w:spacing w:before="100" w:beforeAutospacing="1" w:after="100" w:afterAutospacing="1"/>
          </w:pPr>
        </w:pPrChange>
      </w:pPr>
      <w:ins w:id="4198" w:author="Prof. LIU Ben" w:date="2026-08-26T14:06:00Z" w16du:dateUtc="2026-08-26T06:06:00Z">
        <w:r w:rsidRPr="00D503A6">
          <w:rPr>
            <w:rPrChange w:id="4199" w:author="Prof. LIU Ben" w:date="2026-08-26T14:08:00Z" w16du:dateUtc="2026-08-26T06:08:00Z">
              <w:rPr>
                <w:color w:val="000000"/>
              </w:rPr>
            </w:rPrChange>
          </w:rPr>
          <w:t>The most direct point of comparison is Su et al. (2025), who study Quora</w:t>
        </w:r>
      </w:ins>
      <w:ins w:id="4200" w:author="Prof. LIU Ben" w:date="2026-08-26T14:11:00Z" w16du:dateUtc="2026-08-26T06:11:00Z">
        <w:r w:rsidR="00D503A6">
          <w:t>’</w:t>
        </w:r>
      </w:ins>
      <w:ins w:id="4201" w:author="Prof. LIU Ben" w:date="2026-08-26T14:06:00Z" w16du:dateUtc="2026-08-26T06:06:00Z">
        <w:r w:rsidRPr="00D503A6">
          <w:rPr>
            <w:rPrChange w:id="4202" w:author="Prof. LIU Ben" w:date="2026-08-26T14:08:00Z" w16du:dateUtc="2026-08-26T06:08:00Z">
              <w:rPr>
                <w:color w:val="000000"/>
              </w:rPr>
            </w:rPrChange>
          </w:rPr>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ins>
      <w:ins w:id="4203" w:author="Prof. LIU Ben" w:date="2026-08-26T14:12:00Z" w16du:dateUtc="2026-08-26T06:12:00Z">
        <w:r w:rsidR="00D503A6">
          <w:t>’</w:t>
        </w:r>
      </w:ins>
      <w:ins w:id="4204" w:author="Prof. LIU Ben" w:date="2026-08-26T14:06:00Z" w16du:dateUtc="2026-08-26T06:06:00Z">
        <w:r w:rsidRPr="00D503A6">
          <w:rPr>
            <w:rPrChange w:id="4205" w:author="Prof. LIU Ben" w:date="2026-08-26T14:08:00Z" w16du:dateUtc="2026-08-26T06:08:00Z">
              <w:rPr>
                <w:color w:val="000000"/>
              </w:rPr>
            </w:rPrChange>
          </w:rPr>
          <w:t>s (2025) setting, while the deterrent role of length does not materialize there.</w:t>
        </w:r>
      </w:ins>
    </w:p>
    <w:p w14:paraId="72887661" w14:textId="4AF348EA" w:rsidR="00981D68" w:rsidRPr="00D503A6" w:rsidRDefault="00981D68">
      <w:pPr>
        <w:pStyle w:val="Paragraph0"/>
        <w:rPr>
          <w:ins w:id="4206" w:author="Prof. LIU Ben" w:date="2026-08-26T14:06:00Z" w16du:dateUtc="2026-08-26T06:06:00Z"/>
          <w:rPrChange w:id="4207" w:author="Prof. LIU Ben" w:date="2026-08-26T14:08:00Z" w16du:dateUtc="2026-08-26T06:08:00Z">
            <w:rPr>
              <w:ins w:id="4208" w:author="Prof. LIU Ben" w:date="2026-08-26T14:06:00Z" w16du:dateUtc="2026-08-26T06:06:00Z"/>
              <w:color w:val="000000"/>
            </w:rPr>
          </w:rPrChange>
        </w:rPr>
        <w:pPrChange w:id="4209" w:author="Prof. LIU Ben" w:date="2026-08-26T14:08:00Z" w16du:dateUtc="2026-08-26T06:08:00Z">
          <w:pPr>
            <w:spacing w:before="100" w:beforeAutospacing="1" w:after="100" w:afterAutospacing="1"/>
          </w:pPr>
        </w:pPrChange>
      </w:pPr>
      <w:ins w:id="4210" w:author="Prof. LIU Ben" w:date="2026-08-26T14:06:00Z" w16du:dateUtc="2026-08-26T06:06:00Z">
        <w:r w:rsidRPr="00D503A6">
          <w:rPr>
            <w:rPrChange w:id="4211" w:author="Prof. LIU Ben" w:date="2026-08-26T14:08:00Z" w16du:dateUtc="2026-08-26T06:08:00Z">
              <w:rPr>
                <w:color w:val="000000"/>
              </w:rPr>
            </w:rPrChange>
          </w:rPr>
          <w:t xml:space="preserve">The reason lies in whether contributors read the length of the AI answer as a signal of coverage at the moment they decide whether to enter. In our technical setting, </w:t>
        </w:r>
      </w:ins>
      <w:ins w:id="4212" w:author="Prof. LIU Ben" w:date="2026-08-26T14:12:00Z" w16du:dateUtc="2026-08-26T06:12:00Z">
        <w:r w:rsidR="00D503A6">
          <w:t>w</w:t>
        </w:r>
      </w:ins>
      <w:ins w:id="4213" w:author="Prof. LIU Ben" w:date="2026-08-26T14:06:00Z" w16du:dateUtc="2026-08-26T06:06:00Z">
        <w:r w:rsidRPr="00D503A6">
          <w:rPr>
            <w:rPrChange w:id="4214" w:author="Prof. LIU Ben" w:date="2026-08-26T14:08:00Z" w16du:dateUtc="2026-08-26T06:08:00Z">
              <w:rPr>
                <w:color w:val="000000"/>
              </w:rPr>
            </w:rPrChange>
          </w:rPr>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ins>
      <w:ins w:id="4215" w:author="Prof. LIU Ben" w:date="2026-08-26T14:13:00Z" w16du:dateUtc="2026-08-26T06:13:00Z">
        <w:r w:rsidR="00D503A6">
          <w:t xml:space="preserve"> </w:t>
        </w:r>
      </w:ins>
      <w:ins w:id="4216" w:author="Prof. LIU Ben" w:date="2026-08-26T14:06:00Z" w16du:dateUtc="2026-08-26T06:06:00Z">
        <w:r w:rsidRPr="00D503A6">
          <w:rPr>
            <w:rPrChange w:id="4217" w:author="Prof. LIU Ben" w:date="2026-08-26T14:08:00Z" w16du:dateUtc="2026-08-26T06:08:00Z">
              <w:rPr>
                <w:color w:val="000000"/>
              </w:rPr>
            </w:rPrChange>
          </w:rPr>
          <w:t xml:space="preserve">operates as a coverage cue that suppresses entry. Quora, by contrast, is a general-interest </w:t>
        </w:r>
        <w:r w:rsidRPr="00D503A6">
          <w:rPr>
            <w:rPrChange w:id="4218" w:author="Prof. LIU Ben" w:date="2026-08-26T14:08:00Z" w16du:dateUtc="2026-08-26T06:08:00Z">
              <w:rPr>
                <w:color w:val="000000"/>
              </w:rPr>
            </w:rPrChange>
          </w:rPr>
          <w:lastRenderedPageBreak/>
          <w:t xml:space="preserve">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ins>
      <w:ins w:id="4219" w:author="Prof. LIU Ben" w:date="2026-08-26T14:13:00Z" w16du:dateUtc="2026-08-26T06:13:00Z">
        <w:r w:rsidR="00D503A6">
          <w:t>may</w:t>
        </w:r>
      </w:ins>
      <w:ins w:id="4220" w:author="Prof. LIU Ben" w:date="2026-08-26T14:06:00Z" w16du:dateUtc="2026-08-26T06:06:00Z">
        <w:r w:rsidRPr="00D503A6">
          <w:rPr>
            <w:rPrChange w:id="4221" w:author="Prof. LIU Ben" w:date="2026-08-26T14:08:00Z" w16du:dateUtc="2026-08-26T06:08:00Z">
              <w:rPr>
                <w:color w:val="000000"/>
              </w:rPr>
            </w:rPrChange>
          </w:rPr>
          <w:t xml:space="preserve"> not foreclose. Length is thus not read as a coverage cue that crowds out entry, so the deterrent channel that dominates our setting is muted, and the positive label effect prevails.</w:t>
        </w:r>
      </w:ins>
    </w:p>
    <w:p w14:paraId="78325F45" w14:textId="77777777" w:rsidR="00981D68" w:rsidRPr="00D503A6" w:rsidRDefault="00981D68">
      <w:pPr>
        <w:pStyle w:val="Paragraph0"/>
        <w:rPr>
          <w:ins w:id="4222" w:author="Prof. LIU Ben" w:date="2026-08-26T14:06:00Z" w16du:dateUtc="2026-08-26T06:06:00Z"/>
          <w:rPrChange w:id="4223" w:author="Prof. LIU Ben" w:date="2026-08-26T14:08:00Z" w16du:dateUtc="2026-08-26T06:08:00Z">
            <w:rPr>
              <w:ins w:id="4224" w:author="Prof. LIU Ben" w:date="2026-08-26T14:06:00Z" w16du:dateUtc="2026-08-26T06:06:00Z"/>
              <w:color w:val="000000"/>
            </w:rPr>
          </w:rPrChange>
        </w:rPr>
        <w:pPrChange w:id="4225" w:author="Prof. LIU Ben" w:date="2026-08-26T14:08:00Z" w16du:dateUtc="2026-08-26T06:08:00Z">
          <w:pPr>
            <w:spacing w:before="100" w:beforeAutospacing="1" w:after="100" w:afterAutospacing="1"/>
          </w:pPr>
        </w:pPrChange>
      </w:pPr>
      <w:ins w:id="4226" w:author="Prof. LIU Ben" w:date="2026-08-26T14:06:00Z" w16du:dateUtc="2026-08-26T06:06:00Z">
        <w:r w:rsidRPr="00D503A6">
          <w:rPr>
            <w:rPrChange w:id="4227" w:author="Prof. LIU Ben" w:date="2026-08-26T14:08:00Z" w16du:dateUtc="2026-08-26T06:08:00Z">
              <w:rPr>
                <w:color w:val="000000"/>
              </w:rPr>
            </w:rPrChange>
          </w:rPr>
          <w: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t>
        </w:r>
      </w:ins>
    </w:p>
    <w:p w14:paraId="3F7DD9D2" w14:textId="77777777" w:rsidR="00981D68" w:rsidRPr="00D503A6" w:rsidRDefault="00981D68">
      <w:pPr>
        <w:pStyle w:val="Paragraph0"/>
        <w:rPr>
          <w:ins w:id="4228" w:author="Prof. LIU Ben" w:date="2026-08-26T14:06:00Z" w16du:dateUtc="2026-08-26T06:06:00Z"/>
          <w:rPrChange w:id="4229" w:author="Prof. LIU Ben" w:date="2026-08-26T14:08:00Z" w16du:dateUtc="2026-08-26T06:08:00Z">
            <w:rPr>
              <w:ins w:id="4230" w:author="Prof. LIU Ben" w:date="2026-08-26T14:06:00Z" w16du:dateUtc="2026-08-26T06:06:00Z"/>
              <w:color w:val="000000"/>
            </w:rPr>
          </w:rPrChange>
        </w:rPr>
        <w:pPrChange w:id="4231" w:author="Prof. LIU Ben" w:date="2026-08-26T14:08:00Z" w16du:dateUtc="2026-08-26T06:08:00Z">
          <w:pPr>
            <w:spacing w:before="100" w:beforeAutospacing="1" w:after="100" w:afterAutospacing="1"/>
          </w:pPr>
        </w:pPrChange>
      </w:pPr>
      <w:ins w:id="4232" w:author="Prof. LIU Ben" w:date="2026-08-26T14:06:00Z" w16du:dateUtc="2026-08-26T06:06:00Z">
        <w:r w:rsidRPr="00D503A6">
          <w:rPr>
            <w:rPrChange w:id="4233" w:author="Prof. LIU Ben" w:date="2026-08-26T14:08:00Z" w16du:dateUtc="2026-08-26T06:08:00Z">
              <w:rPr>
                <w:color w:val="000000"/>
              </w:rPr>
            </w:rPrChange>
          </w:rPr>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ins>
    </w:p>
    <w:p w14:paraId="5A1A1B96" w14:textId="785E007F" w:rsidR="00981D68" w:rsidRPr="00D503A6" w:rsidRDefault="00981D68">
      <w:pPr>
        <w:pStyle w:val="Paragraph0"/>
        <w:rPr>
          <w:ins w:id="4234" w:author="Prof. LIU Ben" w:date="2026-08-26T14:06:00Z" w16du:dateUtc="2026-08-26T06:06:00Z"/>
          <w:rPrChange w:id="4235" w:author="Prof. LIU Ben" w:date="2026-08-26T14:14:00Z" w16du:dateUtc="2026-08-26T06:14:00Z">
            <w:rPr>
              <w:ins w:id="4236" w:author="Prof. LIU Ben" w:date="2026-08-26T14:06:00Z" w16du:dateUtc="2026-08-26T06:06:00Z"/>
              <w:color w:val="000000"/>
            </w:rPr>
          </w:rPrChange>
        </w:rPr>
        <w:pPrChange w:id="4237" w:author="Prof. LIU Ben" w:date="2026-08-26T14:14:00Z" w16du:dateUtc="2026-08-26T06:14:00Z">
          <w:pPr>
            <w:spacing w:before="100" w:beforeAutospacing="1" w:after="100" w:afterAutospacing="1"/>
          </w:pPr>
        </w:pPrChange>
      </w:pPr>
      <w:ins w:id="4238" w:author="Prof. LIU Ben" w:date="2026-08-26T14:06:00Z" w16du:dateUtc="2026-08-26T06:06:00Z">
        <w:r w:rsidRPr="00D503A6">
          <w:rPr>
            <w:b/>
            <w:bCs/>
            <w:rPrChange w:id="4239" w:author="Prof. LIU Ben" w:date="2026-08-26T14:14:00Z" w16du:dateUtc="2026-08-26T06:14:00Z">
              <w:rPr>
                <w:b/>
                <w:bCs/>
                <w:color w:val="000000"/>
              </w:rPr>
            </w:rPrChange>
          </w:rPr>
          <w:t>Practical implication</w:t>
        </w:r>
        <w:r w:rsidRPr="00D503A6">
          <w:rPr>
            <w:rPrChange w:id="4240" w:author="Prof. LIU Ben" w:date="2026-08-26T14:14:00Z" w16du:dateUtc="2026-08-26T06:14:00Z">
              <w:rPr>
                <w:b/>
                <w:bCs/>
                <w:color w:val="000000"/>
              </w:rPr>
            </w:rPrChange>
          </w:rPr>
          <w:t>.</w:t>
        </w:r>
        <w:r w:rsidRPr="00D503A6">
          <w:rPr>
            <w:rPrChange w:id="4241" w:author="Prof. LIU Ben" w:date="2026-08-26T14:14:00Z" w16du:dateUtc="2026-08-26T06:14:00Z">
              <w:rPr>
                <w:color w:val="000000"/>
              </w:rPr>
            </w:rPrChange>
          </w:rPr>
          <w:t xml:space="preserve"> For platforms that cannot eliminate external GenAI, building an </w:t>
        </w:r>
        <w:r w:rsidRPr="00D503A6">
          <w:rPr>
            <w:rPrChange w:id="4242" w:author="Prof. LIU Ben" w:date="2026-08-26T14:14:00Z" w16du:dateUtc="2026-08-26T06:14:00Z">
              <w:rPr>
                <w:color w:val="000000"/>
              </w:rPr>
            </w:rPrChange>
          </w:rPr>
          <w:lastRenderedPageBreak/>
          <w:t xml:space="preserve">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ins>
      <w:ins w:id="4243" w:author="Prof. LIU Ben" w:date="2026-08-26T14:15:00Z" w16du:dateUtc="2026-08-26T06:15:00Z">
        <w:r w:rsidR="00D503A6">
          <w:t>design choices</w:t>
        </w:r>
      </w:ins>
      <w:ins w:id="4244" w:author="Prof. LIU Ben" w:date="2026-08-26T14:06:00Z" w16du:dateUtc="2026-08-26T06:06:00Z">
        <w:r w:rsidRPr="00D503A6">
          <w:rPr>
            <w:rPrChange w:id="4245" w:author="Prof. LIU Ben" w:date="2026-08-26T14:14:00Z" w16du:dateUtc="2026-08-26T06:14:00Z">
              <w:rPr>
                <w:color w:val="000000"/>
              </w:rPr>
            </w:rPrChange>
          </w:rPr>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ins>
    </w:p>
    <w:p w14:paraId="36A14294" w14:textId="77777777" w:rsidR="00981D68" w:rsidRPr="00D503A6" w:rsidRDefault="00981D68">
      <w:pPr>
        <w:pStyle w:val="Paragraph0"/>
        <w:rPr>
          <w:ins w:id="4246" w:author="Prof. LIU Ben" w:date="2026-08-26T14:06:00Z" w16du:dateUtc="2026-08-26T06:06:00Z"/>
          <w:rPrChange w:id="4247" w:author="Prof. LIU Ben" w:date="2026-08-26T14:14:00Z" w16du:dateUtc="2026-08-26T06:14:00Z">
            <w:rPr>
              <w:ins w:id="4248" w:author="Prof. LIU Ben" w:date="2026-08-26T14:06:00Z" w16du:dateUtc="2026-08-26T06:06:00Z"/>
              <w:color w:val="000000"/>
            </w:rPr>
          </w:rPrChange>
        </w:rPr>
        <w:pPrChange w:id="4249" w:author="Prof. LIU Ben" w:date="2026-08-26T14:14:00Z" w16du:dateUtc="2026-08-26T06:14:00Z">
          <w:pPr>
            <w:spacing w:before="100" w:beforeAutospacing="1" w:after="100" w:afterAutospacing="1"/>
          </w:pPr>
        </w:pPrChange>
      </w:pPr>
      <w:ins w:id="4250" w:author="Prof. LIU Ben" w:date="2026-08-26T14:06:00Z" w16du:dateUtc="2026-08-26T06:06:00Z">
        <w:r w:rsidRPr="00D503A6">
          <w:rPr>
            <w:rPrChange w:id="4251" w:author="Prof. LIU Ben" w:date="2026-08-26T14:14:00Z" w16du:dateUtc="2026-08-26T06:14:00Z">
              <w:rPr>
                <w:color w:val="000000"/>
              </w:rPr>
            </w:rPrChange>
          </w:rPr>
          <w: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ins>
    </w:p>
    <w:p w14:paraId="6383EF9F" w14:textId="491EA58D" w:rsidR="00981D68" w:rsidRPr="00D503A6" w:rsidRDefault="00981D68">
      <w:pPr>
        <w:pStyle w:val="Paragraph0"/>
        <w:rPr>
          <w:ins w:id="4252" w:author="Prof. LIU Ben" w:date="2026-08-26T14:06:00Z" w16du:dateUtc="2026-08-26T06:06:00Z"/>
          <w:rPrChange w:id="4253" w:author="Prof. LIU Ben" w:date="2026-08-26T14:14:00Z" w16du:dateUtc="2026-08-26T06:14:00Z">
            <w:rPr>
              <w:ins w:id="4254" w:author="Prof. LIU Ben" w:date="2026-08-26T14:06:00Z" w16du:dateUtc="2026-08-26T06:06:00Z"/>
              <w:color w:val="000000"/>
            </w:rPr>
          </w:rPrChange>
        </w:rPr>
        <w:pPrChange w:id="4255" w:author="Prof. LIU Ben" w:date="2026-08-26T14:14:00Z" w16du:dateUtc="2026-08-26T06:14:00Z">
          <w:pPr>
            <w:spacing w:before="100" w:beforeAutospacing="1" w:after="100" w:afterAutospacing="1"/>
          </w:pPr>
        </w:pPrChange>
      </w:pPr>
      <w:commentRangeStart w:id="4256"/>
      <w:ins w:id="4257" w:author="Prof. LIU Ben" w:date="2026-08-26T14:06:00Z" w16du:dateUtc="2026-08-26T06:06:00Z">
        <w:r w:rsidRPr="00D503A6">
          <w:rPr>
            <w:rPrChange w:id="4258" w:author="Prof. LIU Ben" w:date="2026-08-26T14:14:00Z" w16du:dateUtc="2026-08-26T06:14:00Z">
              <w:rPr>
                <w:color w:val="000000"/>
              </w:rPr>
            </w:rPrChange>
          </w:rPr>
          <w:t xml:space="preserve">The two </w:t>
        </w:r>
      </w:ins>
      <w:ins w:id="4259" w:author="Prof. LIU Ben" w:date="2026-08-26T14:16:00Z" w16du:dateUtc="2026-08-26T06:16:00Z">
        <w:r w:rsidR="00D503A6">
          <w:t>design choices</w:t>
        </w:r>
      </w:ins>
      <w:ins w:id="4260" w:author="Prof. LIU Ben" w:date="2026-08-26T14:06:00Z" w16du:dateUtc="2026-08-26T06:06:00Z">
        <w:r w:rsidRPr="00D503A6">
          <w:rPr>
            <w:rPrChange w:id="4261" w:author="Prof. LIU Ben" w:date="2026-08-26T14:14:00Z" w16du:dateUtc="2026-08-26T06:14:00Z">
              <w:rPr>
                <w:color w:val="000000"/>
              </w:rPr>
            </w:rPrChange>
          </w:rPr>
          <w:t xml:space="preserve"> point to a sharper design principle than </w:t>
        </w:r>
      </w:ins>
      <w:ins w:id="4262" w:author="Prof. LIU Ben" w:date="2026-08-26T14:16:00Z" w16du:dateUtc="2026-08-26T06:16:00Z">
        <w:r w:rsidR="00D503A6">
          <w:t>“</w:t>
        </w:r>
      </w:ins>
      <w:ins w:id="4263" w:author="Prof. LIU Ben" w:date="2026-08-26T14:06:00Z" w16du:dateUtc="2026-08-26T06:06:00Z">
        <w:r w:rsidRPr="00D503A6">
          <w:rPr>
            <w:rPrChange w:id="4264" w:author="Prof. LIU Ben" w:date="2026-08-26T14:14:00Z" w16du:dateUtc="2026-08-26T06:14:00Z">
              <w:rPr>
                <w:color w:val="000000"/>
              </w:rPr>
            </w:rPrChange>
          </w:rPr>
          <w:t>improve the AI.</w:t>
        </w:r>
      </w:ins>
      <w:ins w:id="4265" w:author="Prof. LIU Ben" w:date="2026-08-26T14:16:00Z" w16du:dateUtc="2026-08-26T06:16:00Z">
        <w:r w:rsidR="00D503A6">
          <w:t>”</w:t>
        </w:r>
      </w:ins>
      <w:ins w:id="4266" w:author="Prof. LIU Ben" w:date="2026-08-26T14:06:00Z" w16du:dateUtc="2026-08-26T06:06:00Z">
        <w:r w:rsidRPr="00D503A6">
          <w:rPr>
            <w:rPrChange w:id="4267" w:author="Prof. LIU Ben" w:date="2026-08-26T14:14:00Z" w16du:dateUtc="2026-08-26T06:14:00Z">
              <w:rPr>
                <w:color w:val="000000"/>
              </w:rPr>
            </w:rPrChange>
          </w:rPr>
          <w: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w:t>
        </w:r>
        <w:r w:rsidRPr="00D503A6">
          <w:rPr>
            <w:rPrChange w:id="4268" w:author="Prof. LIU Ben" w:date="2026-08-26T14:14:00Z" w16du:dateUtc="2026-08-26T06:14:00Z">
              <w:rPr>
                <w:color w:val="000000"/>
              </w:rPr>
            </w:rPrChange>
          </w:rPr>
          <w:lastRenderedPageBreak/>
          <w:t xml:space="preserve">minimizing the displacement that length produces, </w:t>
        </w:r>
      </w:ins>
      <w:ins w:id="4269" w:author="Prof. LIU Ben" w:date="2026-08-26T14:16:00Z" w16du:dateUtc="2026-08-26T06:16:00Z">
        <w:r w:rsidR="00D503A6">
          <w:t>which allows</w:t>
        </w:r>
      </w:ins>
      <w:ins w:id="4270" w:author="Prof. LIU Ben" w:date="2026-08-26T14:06:00Z" w16du:dateUtc="2026-08-26T06:06:00Z">
        <w:r w:rsidRPr="00D503A6">
          <w:rPr>
            <w:rPrChange w:id="4271" w:author="Prof. LIU Ben" w:date="2026-08-26T14:14:00Z" w16du:dateUtc="2026-08-26T06:14:00Z">
              <w:rPr>
                <w:color w:val="000000"/>
              </w:rPr>
            </w:rPrChange>
          </w:rPr>
          <w:t xml:space="preserve"> platforms to integrate capable AI while preserving the distinctive value of human contribution.</w:t>
        </w:r>
      </w:ins>
      <w:commentRangeEnd w:id="4256"/>
      <w:r w:rsidR="00D503A6" w:rsidRPr="00D503A6">
        <w:rPr>
          <w:rStyle w:val="CommentReference"/>
          <w:sz w:val="24"/>
          <w:rPrChange w:id="4272" w:author="Prof. LIU Ben" w:date="2026-08-26T14:14:00Z" w16du:dateUtc="2026-08-26T06:14:00Z">
            <w:rPr>
              <w:rStyle w:val="CommentReference"/>
              <w:color w:val="000000"/>
              <w:sz w:val="24"/>
            </w:rPr>
          </w:rPrChange>
        </w:rPr>
        <w:commentReference w:id="4256"/>
      </w:r>
    </w:p>
    <w:p w14:paraId="578C8804" w14:textId="22FB65ED" w:rsidR="00981D68" w:rsidRPr="00D503A6" w:rsidRDefault="00981D68">
      <w:pPr>
        <w:pStyle w:val="Paragraph0"/>
        <w:rPr>
          <w:ins w:id="4273" w:author="Prof. LIU Ben" w:date="2026-08-26T14:06:00Z" w16du:dateUtc="2026-08-26T06:06:00Z"/>
          <w:rPrChange w:id="4274" w:author="Prof. LIU Ben" w:date="2026-08-26T14:14:00Z" w16du:dateUtc="2026-08-26T06:14:00Z">
            <w:rPr>
              <w:ins w:id="4275" w:author="Prof. LIU Ben" w:date="2026-08-26T14:06:00Z" w16du:dateUtc="2026-08-26T06:06:00Z"/>
              <w:color w:val="000000"/>
            </w:rPr>
          </w:rPrChange>
        </w:rPr>
        <w:pPrChange w:id="4276" w:author="Prof. LIU Ben" w:date="2026-08-26T14:14:00Z" w16du:dateUtc="2026-08-26T06:14:00Z">
          <w:pPr>
            <w:spacing w:before="100" w:beforeAutospacing="1" w:after="100" w:afterAutospacing="1"/>
          </w:pPr>
        </w:pPrChange>
      </w:pPr>
      <w:ins w:id="4277" w:author="Prof. LIU Ben" w:date="2026-08-26T14:06:00Z" w16du:dateUtc="2026-08-26T06:06:00Z">
        <w:r w:rsidRPr="00D503A6">
          <w:rPr>
            <w:b/>
            <w:bCs/>
            <w:rPrChange w:id="4278" w:author="Prof. LIU Ben" w:date="2026-08-26T14:16:00Z" w16du:dateUtc="2026-08-26T06:16:00Z">
              <w:rPr>
                <w:b/>
                <w:bCs/>
                <w:color w:val="000000"/>
              </w:rPr>
            </w:rPrChange>
          </w:rPr>
          <w:t>Limitations</w:t>
        </w:r>
        <w:r w:rsidRPr="00D503A6">
          <w:rPr>
            <w:rPrChange w:id="4279" w:author="Prof. LIU Ben" w:date="2026-08-26T14:14:00Z" w16du:dateUtc="2026-08-26T06:14:00Z">
              <w:rPr>
                <w:b/>
                <w:bCs/>
                <w:color w:val="000000"/>
              </w:rPr>
            </w:rPrChange>
          </w:rPr>
          <w:t>.</w:t>
        </w:r>
        <w:r w:rsidRPr="00D503A6">
          <w:rPr>
            <w:rPrChange w:id="4280" w:author="Prof. LIU Ben" w:date="2026-08-26T14:14:00Z" w16du:dateUtc="2026-08-26T06:14:00Z">
              <w:rPr>
                <w:color w:val="000000"/>
              </w:rPr>
            </w:rPrChange>
          </w:rPr>
          <w:t xml:space="preserve"> Several limitations qualify our conclusions and point to future work. First, our evidence comes from a single technical Q&amp;A community, where contributions </w:t>
        </w:r>
      </w:ins>
      <w:ins w:id="4281" w:author="Prof. LIU Ben" w:date="2026-08-26T14:17:00Z" w16du:dateUtc="2026-08-26T06:17:00Z">
        <w:r w:rsidR="00A53668">
          <w:t>can be</w:t>
        </w:r>
      </w:ins>
      <w:ins w:id="4282" w:author="Prof. LIU Ben" w:date="2026-08-26T14:06:00Z" w16du:dateUtc="2026-08-26T06:06:00Z">
        <w:r w:rsidRPr="00D503A6">
          <w:rPr>
            <w:rPrChange w:id="4283" w:author="Prof. LIU Ben" w:date="2026-08-26T14:14:00Z" w16du:dateUtc="2026-08-26T06:14:00Z">
              <w:rPr>
                <w:color w:val="000000"/>
              </w:rPr>
            </w:rPrChange>
          </w:rPr>
          <w:t xml:space="preserve"> evaluated on correctness and where practitioners at the time held domain-specific doubts about AI capability. As our comparison with Su et al. (2025) makes clear, the sign of the aggregate effect depends on the domain and on the timing of the AI answer</w:t>
        </w:r>
      </w:ins>
      <w:ins w:id="4284" w:author="Prof. LIU Ben" w:date="2026-08-26T14:18:00Z" w16du:dateUtc="2026-08-26T06:18:00Z">
        <w:r w:rsidR="00A53668">
          <w:t>’</w:t>
        </w:r>
      </w:ins>
      <w:ins w:id="4285" w:author="Prof. LIU Ben" w:date="2026-08-26T14:06:00Z" w16du:dateUtc="2026-08-26T06:06:00Z">
        <w:r w:rsidRPr="00D503A6">
          <w:rPr>
            <w:rPrChange w:id="4286" w:author="Prof. LIU Ben" w:date="2026-08-26T14:14:00Z" w16du:dateUtc="2026-08-26T06:14:00Z">
              <w:rPr>
                <w:color w:val="000000"/>
              </w:rPr>
            </w:rPrChange>
          </w:rPr>
          <w:t>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revise,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ins>
    </w:p>
    <w:p w14:paraId="09CAC0EB" w14:textId="48D6247E" w:rsidR="00712333" w:rsidRPr="00015210" w:rsidDel="00A53668" w:rsidRDefault="00441D07" w:rsidP="00712333">
      <w:pPr>
        <w:pStyle w:val="Paragraph0"/>
        <w:rPr>
          <w:del w:id="4287" w:author="Prof. LIU Ben" w:date="2026-08-26T14:18:00Z" w16du:dateUtc="2026-08-26T06:18:00Z"/>
        </w:rPr>
      </w:pPr>
      <w:del w:id="4288" w:author="Prof. LIU Ben" w:date="2026-08-26T14:18:00Z" w16du:dateUtc="2026-08-26T06:18:00Z">
        <w:r w:rsidRPr="00015210" w:rsidDel="00A53668">
          <w:rPr>
            <w:rStyle w:val="Strong"/>
            <w:color w:val="000000"/>
          </w:rPr>
          <w:delText>Main results.</w:delText>
        </w:r>
        <w:r w:rsidRPr="00015210" w:rsidDel="00A53668">
          <w:delText xml:space="preserve"> </w:delText>
        </w:r>
        <w:r w:rsidR="00712333" w:rsidRPr="00015210" w:rsidDel="00A53668">
          <w:delText>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effect operates through the benchmark and raises human quality. This decomposition is what allows our findings to be reconciled with, rather than opposed to, the one prior study of an identified AI rival contributor.</w:delText>
        </w:r>
      </w:del>
    </w:p>
    <w:p w14:paraId="53732E3F" w14:textId="3FE6937A" w:rsidR="00441D07" w:rsidRPr="00015210" w:rsidDel="00A53668" w:rsidRDefault="00441D07" w:rsidP="00441D07">
      <w:pPr>
        <w:pStyle w:val="Paragraph0"/>
        <w:rPr>
          <w:del w:id="4289" w:author="Prof. LIU Ben" w:date="2026-08-26T14:18:00Z" w16du:dateUtc="2026-08-26T06:18:00Z"/>
          <w:szCs w:val="24"/>
        </w:rPr>
      </w:pPr>
      <w:del w:id="4290" w:author="Prof. LIU Ben" w:date="2026-08-26T14:18:00Z" w16du:dateUtc="2026-08-26T06:18:00Z">
        <w:r w:rsidRPr="00015210" w:rsidDel="00A53668">
          <w:delText>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w:delText>
        </w:r>
      </w:del>
      <w:ins w:id="4291" w:author="Xin Li" w:date="2026-08-22T16:30:00Z" w16du:dateUtc="2026-08-22T08:30:00Z">
        <w:del w:id="4292" w:author="Prof. LIU Ben" w:date="2026-08-26T14:18:00Z" w16du:dateUtc="2026-08-26T06:18:00Z">
          <w:r w:rsidR="00036F6B" w:rsidDel="00A53668">
            <w:delText>.</w:delText>
          </w:r>
        </w:del>
      </w:ins>
      <w:del w:id="4293" w:author="Prof. LIU Ben" w:date="2026-08-26T14:18:00Z" w16du:dateUtc="2026-08-26T06:18:00Z">
        <w:r w:rsidRPr="00015210" w:rsidDel="00A53668">
          <w:delText xml:space="preserve">; </w:delText>
        </w:r>
      </w:del>
      <w:ins w:id="4294" w:author="Xin Li" w:date="2026-08-22T16:30:00Z" w16du:dateUtc="2026-08-22T08:30:00Z">
        <w:del w:id="4295" w:author="Prof. LIU Ben" w:date="2026-08-26T14:18:00Z" w16du:dateUtc="2026-08-26T06:18:00Z">
          <w:r w:rsidR="00036F6B" w:rsidDel="00A53668">
            <w:delText>B</w:delText>
          </w:r>
        </w:del>
      </w:ins>
      <w:del w:id="4296" w:author="Prof. LIU Ben" w:date="2026-08-26T14:18:00Z" w16du:dateUtc="2026-08-26T06:18:00Z">
        <w:r w:rsidRPr="00015210" w:rsidDel="00A53668">
          <w:delText xml:space="preserve">because typical AI answers </w:delText>
        </w:r>
      </w:del>
      <w:ins w:id="4297" w:author="Xin Li" w:date="2026-08-22T16:29:00Z" w16du:dateUtc="2026-08-22T08:29:00Z">
        <w:del w:id="4298" w:author="Prof. LIU Ben" w:date="2026-08-26T14:18:00Z" w16du:dateUtc="2026-08-26T06:18:00Z">
          <w:r w:rsidR="00036F6B" w:rsidRPr="00015210" w:rsidDel="00A53668">
            <w:delText xml:space="preserve">in our setting </w:delText>
          </w:r>
        </w:del>
      </w:ins>
      <w:del w:id="4299" w:author="Prof. LIU Ben" w:date="2026-08-26T14:18:00Z" w16du:dateUtc="2026-08-26T06:18:00Z">
        <w:r w:rsidRPr="00015210" w:rsidDel="00A53668">
          <w:delText xml:space="preserve">carry substantial content, </w:delText>
        </w:r>
      </w:del>
      <w:ins w:id="4300" w:author="Xin Li" w:date="2026-08-22T16:30:00Z" w16du:dateUtc="2026-08-22T08:30:00Z">
        <w:del w:id="4301" w:author="Prof. LIU Ben" w:date="2026-08-26T14:18:00Z" w16du:dateUtc="2026-08-26T06:18:00Z">
          <w:r w:rsidR="00036F6B" w:rsidRPr="00015210" w:rsidDel="00A53668">
            <w:delText xml:space="preserve">the </w:delText>
          </w:r>
        </w:del>
        <w:del w:id="4302" w:author="Prof. LIU Ben" w:date="2026-08-26T13:39:00Z" w16du:dateUtc="2026-08-26T05:39:00Z">
          <w:r w:rsidR="00036F6B" w:rsidRPr="00015210" w:rsidDel="00AE3EBF">
            <w:delText>content</w:delText>
          </w:r>
        </w:del>
        <w:del w:id="4303" w:author="Prof. LIU Ben" w:date="2026-08-26T14:18:00Z" w16du:dateUtc="2026-08-26T06:18:00Z">
          <w:r w:rsidR="00036F6B" w:rsidRPr="00015210" w:rsidDel="00A53668">
            <w:delText xml:space="preserve"> effect dominates the label effect on supply and the average effect</w:delText>
          </w:r>
        </w:del>
      </w:ins>
      <w:del w:id="4304" w:author="Prof. LIU Ben" w:date="2026-08-26T14:18:00Z" w16du:dateUtc="2026-08-26T06:18:00Z">
        <w:r w:rsidRPr="00015210" w:rsidDel="00A53668">
          <w:delText>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w:delText>
        </w:r>
      </w:del>
      <w:del w:id="4305" w:author="Prof. LIU Ben" w:date="2026-08-26T13:40:00Z" w16du:dateUtc="2026-08-26T05:40:00Z">
        <w:r w:rsidRPr="00015210" w:rsidDel="00AE3EBF">
          <w:delText xml:space="preserve"> and accelerates the next contribution</w:delText>
        </w:r>
      </w:del>
      <w:del w:id="4306" w:author="Prof. LIU Ben" w:date="2026-08-26T14:18:00Z" w16du:dateUtc="2026-08-26T06:18:00Z">
        <w:r w:rsidRPr="00015210" w:rsidDel="00A53668">
          <w:delText xml:space="preserve">, coverage rather than perceived quality drives the length effect, and higher AI quality raises human quality through </w:delText>
        </w:r>
      </w:del>
      <w:del w:id="4307" w:author="Prof. LIU Ben" w:date="2026-08-26T13:40:00Z" w16du:dateUtc="2026-08-26T05:40:00Z">
        <w:r w:rsidR="000D48EE" w:rsidRPr="00015210" w:rsidDel="00AE3EBF">
          <w:delText>improving</w:delText>
        </w:r>
      </w:del>
      <w:del w:id="4308" w:author="Prof. LIU Ben" w:date="2026-08-26T14:18:00Z" w16du:dateUtc="2026-08-26T06:18:00Z">
        <w:r w:rsidRPr="00015210" w:rsidDel="00A53668">
          <w:delText xml:space="preserve"> rather than through selection of stronger contributors or through </w:delText>
        </w:r>
        <w:r w:rsidR="000D48EE" w:rsidRPr="00015210" w:rsidDel="00A53668">
          <w:delText xml:space="preserve">differentiation </w:delText>
        </w:r>
        <w:r w:rsidRPr="00015210" w:rsidDel="00A53668">
          <w:delText xml:space="preserve">from </w:delText>
        </w:r>
      </w:del>
      <w:del w:id="4309" w:author="Prof. LIU Ben" w:date="2026-08-26T13:41:00Z" w16du:dateUtc="2026-08-26T05:41:00Z">
        <w:r w:rsidRPr="00015210" w:rsidDel="00AE3EBF">
          <w:delText>AI content</w:delText>
        </w:r>
      </w:del>
      <w:del w:id="4310" w:author="Prof. LIU Ben" w:date="2026-08-26T14:18:00Z" w16du:dateUtc="2026-08-26T06:18:00Z">
        <w:r w:rsidRPr="00015210" w:rsidDel="00A53668">
          <w:delText>.</w:delText>
        </w:r>
      </w:del>
    </w:p>
    <w:p w14:paraId="6DE8D5A0" w14:textId="30EA1ABF" w:rsidR="00760B34" w:rsidDel="00A53668" w:rsidRDefault="00441D07" w:rsidP="00441D07">
      <w:pPr>
        <w:pStyle w:val="Paragraph0"/>
        <w:rPr>
          <w:ins w:id="4311" w:author="Xin Li" w:date="2026-08-22T16:35:00Z" w16du:dateUtc="2026-08-22T08:35:00Z"/>
          <w:del w:id="4312" w:author="Prof. LIU Ben" w:date="2026-08-26T14:18:00Z" w16du:dateUtc="2026-08-26T06:18:00Z"/>
        </w:rPr>
      </w:pPr>
      <w:del w:id="4313" w:author="Prof. LIU Ben" w:date="2026-08-26T14:18:00Z" w16du:dateUtc="2026-08-26T06:18:00Z">
        <w:r w:rsidRPr="00015210" w:rsidDel="00A53668">
          <w:rPr>
            <w:rStyle w:val="Strong"/>
            <w:color w:val="000000"/>
          </w:rPr>
          <w:delText>Theoretical contribution.</w:delText>
        </w:r>
        <w:r w:rsidRPr="00015210" w:rsidDel="00A53668">
          <w:delTex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delText>
        </w:r>
      </w:del>
    </w:p>
    <w:p w14:paraId="3FE03175" w14:textId="49B5F51F" w:rsidR="00760B34" w:rsidDel="00A53668" w:rsidRDefault="00441D07" w:rsidP="00441D07">
      <w:pPr>
        <w:pStyle w:val="Paragraph0"/>
        <w:rPr>
          <w:ins w:id="4314" w:author="Xin Li" w:date="2026-08-22T16:37:00Z" w16du:dateUtc="2026-08-22T08:37:00Z"/>
          <w:del w:id="4315" w:author="Prof. LIU Ben" w:date="2026-08-26T14:18:00Z" w16du:dateUtc="2026-08-26T06:18:00Z"/>
        </w:rPr>
      </w:pPr>
      <w:del w:id="4316" w:author="Prof. LIU Ben" w:date="2026-08-26T14:18:00Z" w16du:dateUtc="2026-08-26T06:18:00Z">
        <w:r w:rsidRPr="00015210" w:rsidDel="00A53668">
          <w:delText>Whereas prior work studies AI that diverts questions before they arrive or that enters human answers as an unobservable input, and therefore</w:delText>
        </w:r>
      </w:del>
      <w:ins w:id="4317" w:author="Xin Li" w:date="2026-08-22T16:36:00Z" w16du:dateUtc="2026-08-22T08:36:00Z">
        <w:del w:id="4318" w:author="Prof. LIU Ben" w:date="2026-08-26T14:18:00Z" w16du:dateUtc="2026-08-26T06:18:00Z">
          <w:r w:rsidR="00760B34" w:rsidDel="00A53668">
            <w:delText>often</w:delText>
          </w:r>
        </w:del>
      </w:ins>
      <w:del w:id="4319" w:author="Prof. LIU Ben" w:date="2026-08-26T14:18:00Z" w16du:dateUtc="2026-08-26T06:18:00Z">
        <w:r w:rsidRPr="00015210" w:rsidDel="00A53668">
          <w:delText xml:space="preserv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w:delText>
        </w:r>
        <w:r w:rsidR="00534D0B" w:rsidRPr="00015210" w:rsidDel="00A53668">
          <w:delText>’</w:delText>
        </w:r>
        <w:r w:rsidRPr="00015210" w:rsidDel="00A53668">
          <w:delText>s response to an AI competitor is neither uniformly negative nor uniformly positive but depends on identifiable features of the AI answer</w:delText>
        </w:r>
      </w:del>
      <w:ins w:id="4320" w:author="Xin Li" w:date="2026-08-22T16:36:00Z" w16du:dateUtc="2026-08-22T08:36:00Z">
        <w:del w:id="4321" w:author="Prof. LIU Ben" w:date="2026-08-26T14:18:00Z" w16du:dateUtc="2026-08-26T06:18:00Z">
          <w:r w:rsidR="00760B34" w:rsidDel="00A53668">
            <w:delText>.</w:delText>
          </w:r>
        </w:del>
      </w:ins>
      <w:del w:id="4322" w:author="Prof. LIU Ben" w:date="2026-08-26T14:18:00Z" w16du:dateUtc="2026-08-26T06:18:00Z">
        <w:r w:rsidRPr="00015210" w:rsidDel="00A53668">
          <w:delText>, and w</w:delText>
        </w:r>
      </w:del>
    </w:p>
    <w:p w14:paraId="3BAA1CF5" w14:textId="088EC71D" w:rsidR="00441D07" w:rsidRPr="00015210" w:rsidDel="00A53668" w:rsidRDefault="00441D07" w:rsidP="00441D07">
      <w:pPr>
        <w:pStyle w:val="Paragraph0"/>
        <w:rPr>
          <w:del w:id="4323" w:author="Prof. LIU Ben" w:date="2026-08-26T14:18:00Z" w16du:dateUtc="2026-08-26T06:18:00Z"/>
          <w:szCs w:val="24"/>
        </w:rPr>
      </w:pPr>
      <w:del w:id="4324" w:author="Prof. LIU Ben" w:date="2026-08-26T14:18:00Z" w16du:dateUtc="2026-08-26T06:18:00Z">
        <w:r w:rsidRPr="00015210" w:rsidDel="00A53668">
          <w:delText>e extend research on how prior contributions shape human contribution by demonstrating that the 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delText>
        </w:r>
      </w:del>
    </w:p>
    <w:p w14:paraId="0F6BF74E" w14:textId="39F99128" w:rsidR="00712333" w:rsidRPr="00015210" w:rsidDel="00A53668" w:rsidRDefault="00712333" w:rsidP="00712333">
      <w:pPr>
        <w:pStyle w:val="Paragraph0"/>
        <w:rPr>
          <w:del w:id="4325" w:author="Prof. LIU Ben" w:date="2026-08-26T14:18:00Z" w16du:dateUtc="2026-08-26T06:18:00Z"/>
        </w:rPr>
      </w:pPr>
      <w:del w:id="4326" w:author="Prof. LIU Ben" w:date="2026-08-26T14:18:00Z" w16du:dateUtc="2026-08-26T06:18:00Z">
        <w:r w:rsidRPr="00015210" w:rsidDel="00A53668">
          <w:delText>The most direct point of comparison is Su et al. (2025), who study Quora’s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w:delText>
        </w:r>
      </w:del>
      <w:ins w:id="4327" w:author="Xin Li" w:date="2026-08-22T16:38:00Z" w16du:dateUtc="2026-08-22T08:38:00Z">
        <w:del w:id="4328" w:author="Prof. LIU Ben" w:date="2026-08-26T14:18:00Z" w16du:dateUtc="2026-08-26T06:18:00Z">
          <w:r w:rsidR="00760B34" w:rsidDel="00A53668">
            <w:delText xml:space="preserve"> </w:delText>
          </w:r>
        </w:del>
      </w:ins>
      <w:del w:id="4329" w:author="Prof. LIU Ben" w:date="2026-08-26T14:18:00Z" w16du:dateUtc="2026-08-26T06:18:00Z">
        <w:r w:rsidRPr="00015210" w:rsidDel="00A53668">
          <w:delText xml:space="preserve">, and in particular its competition dynamics component </w:delText>
        </w:r>
        <w:r w:rsidRPr="00015210" w:rsidDel="00A53668">
          <w:fldChar w:fldCharType="begin"/>
        </w:r>
        <w:r w:rsidRPr="00015210" w:rsidDel="00A53668">
          <w:delInstrText xml:space="preserve"> ADDIN ZOTERO_ITEM CSL_CITATION {"citationID":"SjWJ3Bt7","properties":{"unsorted":false,"formattedCitation":"(Chen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Pr="00015210" w:rsidDel="00A53668">
          <w:delInstrText>本文研究竞争紧张度，即目标企业与其特定竞争对手之间的紧张关系，这种紧张关系可能导致目标企业采取行动对抗竞争对手。基于认知</w:delInstrText>
        </w:r>
        <w:r w:rsidRPr="00015210" w:rsidDel="00A53668">
          <w:delInstrText>-</w:delInstrText>
        </w:r>
        <w:r w:rsidRPr="00015210" w:rsidDel="00A53668">
          <w:delInstrText>动机</w:delInstrText>
        </w:r>
        <w:r w:rsidRPr="00015210" w:rsidDel="00A53668">
          <w:delInstrText>-</w:delInstrText>
        </w:r>
        <w:r w:rsidRPr="00015210" w:rsidDel="00A53668">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Pr="00015210" w:rsidDel="00A53668">
          <w:delInstrText xml:space="preserve">","archive_location":"491 </w:delInstrText>
        </w:r>
        <w:r w:rsidRPr="00015210" w:rsidDel="00A53668">
          <w:rPr>
            <w:rFonts w:ascii="Segoe UI Emoji" w:hAnsi="Segoe UI Emoji" w:cs="Segoe UI Emoji"/>
          </w:rPr>
          <w:delInstrText>📊</w:delInstrText>
        </w:r>
        <w:r w:rsidRPr="00015210" w:rsidDel="00A53668">
          <w:delInstrText>","call-number":"1","container-title":"Academy of Management Journal","DOI":"10.5465/amj.2007.24162081","ISSN":"0001-4273","issue":"1","journalAbbreviation":"AMJ","language":"en","note":"</w:delInstrText>
        </w:r>
        <w:r w:rsidRPr="00015210" w:rsidDel="00A53668">
          <w:rPr>
            <w:rFonts w:ascii="Segoe UI Emoji" w:hAnsi="Segoe UI Emoji" w:cs="Segoe UI Emoji"/>
          </w:rPr>
          <w:delInstrText>🏷️</w:delInstrText>
        </w:r>
        <w:r w:rsidRPr="00015210" w:rsidDel="00A53668">
          <w:delInstrText xml:space="preserve"> /unread</w:delInstrText>
        </w:r>
        <w:r w:rsidRPr="00015210" w:rsidDel="00A53668">
          <w:delInstrText>、</w:delInstrText>
        </w:r>
        <w:r w:rsidRPr="00015210" w:rsidDel="00A53668">
          <w:delInstrText>COMPETITION</w:delInstrText>
        </w:r>
        <w:r w:rsidRPr="00015210" w:rsidDel="00A53668">
          <w:delInstrText>、</w:delInstrText>
        </w:r>
        <w:r w:rsidRPr="00015210" w:rsidDel="00A53668">
          <w:delInstrText>MANAGEMENT</w:delInstrText>
        </w:r>
        <w:r w:rsidRPr="00015210" w:rsidDel="00A53668">
          <w:delInstrText>、</w:delInstrText>
        </w:r>
        <w:r w:rsidRPr="00015210" w:rsidDel="00A53668">
          <w:delInstrText>BUSINESS enterprises</w:delInstrText>
        </w:r>
        <w:r w:rsidRPr="00015210" w:rsidDel="00A53668">
          <w:delInstrText>、</w:delInstrText>
        </w:r>
        <w:r w:rsidRPr="00015210" w:rsidDel="00A53668">
          <w:delInstrText>COMMERCE</w:delInstrText>
        </w:r>
        <w:r w:rsidRPr="00015210" w:rsidDel="00A53668">
          <w:delInstrText>、</w:delInstrText>
        </w:r>
        <w:r w:rsidRPr="00015210" w:rsidDel="00A53668">
          <w:delInstrText>DATA analysis</w:delInstrText>
        </w:r>
        <w:r w:rsidRPr="00015210" w:rsidDel="00A53668">
          <w:delInstrText>、</w:delInstrText>
        </w:r>
        <w:r w:rsidRPr="00015210" w:rsidDel="00A53668">
          <w:delInstrText>MOTIVATION (Psychology)</w:delInstrText>
        </w:r>
        <w:r w:rsidRPr="00015210" w:rsidDel="00A53668">
          <w:delInstrText>、</w:delInstrText>
        </w:r>
        <w:r w:rsidRPr="00015210" w:rsidDel="00A53668">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Pr="00015210" w:rsidDel="00A53668">
          <w:rPr>
            <w:rFonts w:ascii="Segoe UI Emoji" w:hAnsi="Segoe UI Emoji" w:cs="Segoe UI Emoji"/>
          </w:rPr>
          <w:delInstrText>📊</w:delInstrText>
        </w:r>
        <w:r w:rsidRPr="00015210" w:rsidDel="00A53668">
          <w:delInstrText>","call-number":"3","container-title":"Asia Pacific Journal of Management","DOI":"10.1007/s10490-008-9110-7","ISSN":"1572-9958","issue":"1","journalAbbreviation":"Asia Pac J Manag","language":"en","note":"</w:delInstrText>
        </w:r>
        <w:r w:rsidRPr="00015210" w:rsidDel="00A53668">
          <w:rPr>
            <w:rFonts w:ascii="Segoe UI Emoji" w:hAnsi="Segoe UI Emoji" w:cs="Segoe UI Emoji"/>
          </w:rPr>
          <w:delInstrText>🏷️</w:delInstrText>
        </w:r>
        <w:r w:rsidRPr="00015210" w:rsidDel="00A53668">
          <w:delInstrText xml:space="preserve"> /reading</w:delInstrText>
        </w:r>
        <w:r w:rsidRPr="00015210" w:rsidDel="00A53668">
          <w:delInstrText>、</w:delInstrText>
        </w:r>
        <w:r w:rsidRPr="00015210" w:rsidDel="00A53668">
          <w:delInstrText>Research</w:delInstrText>
        </w:r>
        <w:r w:rsidRPr="00015210" w:rsidDel="00A53668">
          <w:delInstrText>、</w:delInstrText>
        </w:r>
        <w:r w:rsidRPr="00015210" w:rsidDel="00A53668">
          <w:rPr>
            <w:rFonts w:ascii="Segoe UI Emoji" w:hAnsi="Segoe UI Emoji" w:cs="Segoe UI Emoji"/>
          </w:rPr>
          <w:delInstrText>🤖️</w:delInstrText>
        </w:r>
        <w:r w:rsidRPr="00015210" w:rsidDel="00A53668">
          <w:delInstrText>、</w:delInstrText>
        </w:r>
        <w:r w:rsidRPr="00015210" w:rsidDel="00A53668">
          <w:delInstrText>Competitive dynamics</w:delInstrText>
        </w:r>
        <w:r w:rsidRPr="00015210" w:rsidDel="00A53668">
          <w:delInstrText>、</w:delInstrText>
        </w:r>
        <w:r w:rsidRPr="00015210" w:rsidDel="00A53668">
          <w:delInstrText>Publishing</w:delInstrText>
        </w:r>
        <w:r w:rsidRPr="00015210" w:rsidDel="00A53668">
          <w:delInstrText>、</w:delInstrText>
        </w:r>
        <w:r w:rsidRPr="00015210" w:rsidDel="00A53668">
          <w:delInstrText>Strategic management</w:delInstrText>
        </w:r>
        <w:r w:rsidRPr="00015210" w:rsidDel="00A53668">
          <w:delInstrText>、</w:delInstrText>
        </w:r>
        <w:r w:rsidRPr="00015210" w:rsidDel="00A53668">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Pr="00015210" w:rsidDel="00A53668">
          <w:fldChar w:fldCharType="separate"/>
        </w:r>
        <w:r w:rsidRPr="00015210" w:rsidDel="00A53668">
          <w:delText>(Chen et al. 2007; Chen 2009)</w:delText>
        </w:r>
        <w:r w:rsidRPr="00015210" w:rsidDel="00A53668">
          <w:fldChar w:fldCharType="end"/>
        </w:r>
        <w:r w:rsidRPr="00015210" w:rsidDel="00A53668">
          <w:delText>, shows that they are two readings of the same underlying mechanism operating under different conditions. The core of the divergence is that the AI label effect dominates in Su et al.’s (2025) setting while the deterrent effect of length is largely absent, and that the reverse holds in ours</w:delText>
        </w:r>
      </w:del>
      <w:ins w:id="4330" w:author="Xin Li" w:date="2026-08-22T16:47:00Z" w16du:dateUtc="2026-08-22T08:47:00Z">
        <w:del w:id="4331" w:author="Prof. LIU Ben" w:date="2026-08-26T14:18:00Z" w16du:dateUtc="2026-08-26T06:18:00Z">
          <w:r w:rsidR="00811FD7" w:rsidDel="00A53668">
            <w:delText xml:space="preserve">not </w:delText>
          </w:r>
        </w:del>
      </w:ins>
      <w:ins w:id="4332" w:author="Xin Li" w:date="2026-08-22T16:48:00Z" w16du:dateUtc="2026-08-22T08:48:00Z">
        <w:del w:id="4333" w:author="Prof. LIU Ben" w:date="2026-08-26T14:18:00Z" w16du:dateUtc="2026-08-26T06:18:00Z">
          <w:r w:rsidR="00811FD7" w:rsidRPr="00811FD7" w:rsidDel="00A53668">
            <w:delText xml:space="preserve">deliberately </w:delText>
          </w:r>
        </w:del>
      </w:ins>
      <w:ins w:id="4334" w:author="Xin Li" w:date="2026-08-22T16:47:00Z" w16du:dateUtc="2026-08-22T08:47:00Z">
        <w:del w:id="4335" w:author="Prof. LIU Ben" w:date="2026-08-26T14:18:00Z" w16du:dateUtc="2026-08-26T06:18:00Z">
          <w:r w:rsidR="00811FD7" w:rsidDel="00A53668">
            <w:delText>differentiated</w:delText>
          </w:r>
        </w:del>
      </w:ins>
      <w:del w:id="4336" w:author="Prof. LIU Ben" w:date="2026-08-26T14:18:00Z" w16du:dateUtc="2026-08-26T06:18:00Z">
        <w:r w:rsidRPr="00015210" w:rsidDel="00A53668">
          <w:delText>.</w:delText>
        </w:r>
      </w:del>
      <w:ins w:id="4337" w:author="Xin Li" w:date="2026-08-22T16:57:00Z" w16du:dateUtc="2026-08-22T08:57:00Z">
        <w:del w:id="4338" w:author="Prof. LIU Ben" w:date="2026-08-26T14:18:00Z" w16du:dateUtc="2026-08-26T06:18:00Z">
          <w:r w:rsidR="003D43DF" w:rsidDel="00A53668">
            <w:delText xml:space="preserve"> </w:delText>
          </w:r>
        </w:del>
      </w:ins>
    </w:p>
    <w:p w14:paraId="3BFB2076" w14:textId="0A8E60FF" w:rsidR="00712333" w:rsidRPr="00015210" w:rsidDel="00A53668" w:rsidRDefault="00712333" w:rsidP="00712333">
      <w:pPr>
        <w:pStyle w:val="Paragraph0"/>
        <w:rPr>
          <w:del w:id="4339" w:author="Prof. LIU Ben" w:date="2026-08-26T14:18:00Z" w16du:dateUtc="2026-08-26T06:18:00Z"/>
        </w:rPr>
      </w:pPr>
      <w:del w:id="4340" w:author="Prof. LIU Ben" w:date="2026-08-26T14:18:00Z" w16du:dateUtc="2026-08-26T06:18:00Z">
        <w:r w:rsidRPr="00015210" w:rsidDel="00A53668">
          <w:delText xml:space="preserve">Competition dynamics theory holds that whether two actors are perceived as rivals depends first on their market commonality and their resource similarity, and both are low on a </w:delText>
        </w:r>
      </w:del>
      <w:ins w:id="4341" w:author="Xin Li" w:date="2026-08-22T16:45:00Z" w16du:dateUtc="2026-08-22T08:45:00Z">
        <w:del w:id="4342" w:author="Prof. LIU Ben" w:date="2026-08-26T14:18:00Z" w16du:dateUtc="2026-08-26T06:18:00Z">
          <w:r w:rsidR="00396DFE" w:rsidRPr="00015210" w:rsidDel="00A53668">
            <w:delText xml:space="preserve">Quora </w:delText>
          </w:r>
          <w:r w:rsidR="00396DFE" w:rsidDel="00A53668">
            <w:delText xml:space="preserve">is a </w:delText>
          </w:r>
        </w:del>
      </w:ins>
      <w:del w:id="4343" w:author="Prof. LIU Ben" w:date="2026-08-26T14:18:00Z" w16du:dateUtc="2026-08-26T06:18:00Z">
        <w:r w:rsidRPr="00015210" w:rsidDel="00A53668">
          <w:delText>general-interest platform such as Quora. Quora</w:delText>
        </w:r>
      </w:del>
      <w:ins w:id="4344" w:author="Xin Li" w:date="2026-08-22T16:46:00Z" w16du:dateUtc="2026-08-22T08:46:00Z">
        <w:del w:id="4345" w:author="Prof. LIU Ben" w:date="2026-08-26T14:18:00Z" w16du:dateUtc="2026-08-26T06:18:00Z">
          <w:r w:rsidR="00396DFE" w:rsidDel="00A53668">
            <w:delText>that</w:delText>
          </w:r>
        </w:del>
      </w:ins>
      <w:del w:id="4346" w:author="Prof. LIU Ben" w:date="2026-08-26T14:18:00Z" w16du:dateUtc="2026-08-26T06:18:00Z">
        <w:r w:rsidRPr="00015210" w:rsidDel="00A53668">
          <w:delText xml:space="preserve">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w:delText>
        </w:r>
      </w:del>
      <w:ins w:id="4347" w:author="Xin Li" w:date="2026-08-22T16:49:00Z" w16du:dateUtc="2026-08-22T08:49:00Z">
        <w:del w:id="4348" w:author="Prof. LIU Ben" w:date="2026-08-26T14:18:00Z" w16du:dateUtc="2026-08-26T06:18:00Z">
          <w:r w:rsidR="00CD05E0" w:rsidDel="00A53668">
            <w:delText xml:space="preserve">In this setting, answer length plays a weaker role in indicating the quality of the answer and thus </w:delText>
          </w:r>
        </w:del>
      </w:ins>
      <w:ins w:id="4349" w:author="Xin Li" w:date="2026-08-22T16:50:00Z" w16du:dateUtc="2026-08-22T08:50:00Z">
        <w:del w:id="4350" w:author="Prof. LIU Ben" w:date="2026-08-26T14:18:00Z" w16du:dateUtc="2026-08-26T06:18:00Z">
          <w:r w:rsidR="00CD05E0" w:rsidDel="00A53668">
            <w:delText xml:space="preserve">leading to a smaller deterance effect. </w:delText>
          </w:r>
        </w:del>
      </w:ins>
      <w:del w:id="4351" w:author="Prof. LIU Ben" w:date="2026-08-26T14:18:00Z" w16du:dateUtc="2026-08-26T06:18:00Z">
        <w:r w:rsidRPr="00015210" w:rsidDel="00A53668">
          <w:delText>Under this complementary framing the length of the AI answer loses its deterrent character, because a longer and more comprehensive AI answer signals more facts rather than a larger share of the space a human contributor would otherwise occupy, so greater length does not make contributors feel crowded 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w:delText>
        </w:r>
      </w:del>
      <w:ins w:id="4352" w:author="Xin Li" w:date="2026-08-22T16:56:00Z" w16du:dateUtc="2026-08-22T08:56:00Z">
        <w:del w:id="4353" w:author="Prof. LIU Ben" w:date="2026-08-26T14:18:00Z" w16du:dateUtc="2026-08-26T06:18:00Z">
          <w:r w:rsidR="003D43DF" w:rsidDel="00A53668">
            <w:delText xml:space="preserve"> comprehensivenss</w:delText>
          </w:r>
        </w:del>
      </w:ins>
      <w:del w:id="4354" w:author="Prof. LIU Ben" w:date="2026-08-26T14:18:00Z" w16du:dateUtc="2026-08-26T06:18:00Z">
        <w:r w:rsidRPr="00015210" w:rsidDel="00A53668">
          <w:delText xml:space="preserve"> efficiency, </w:delText>
        </w:r>
      </w:del>
      <w:ins w:id="4355" w:author="Xin Li" w:date="2026-08-22T16:56:00Z" w16du:dateUtc="2026-08-22T08:56:00Z">
        <w:del w:id="4356" w:author="Prof. LIU Ben" w:date="2026-08-26T14:18:00Z" w16du:dateUtc="2026-08-26T06:18:00Z">
          <w:r w:rsidR="003D43DF" w:rsidDel="00A53668">
            <w:delText xml:space="preserve">where </w:delText>
          </w:r>
        </w:del>
      </w:ins>
      <w:del w:id="4357" w:author="Prof. LIU Ben" w:date="2026-08-26T14:18:00Z" w16du:dateUtc="2026-08-26T06:18:00Z">
        <w:r w:rsidRPr="00015210" w:rsidDel="00A53668">
          <w:delText>precise</w:delText>
        </w:r>
      </w:del>
      <w:ins w:id="4358" w:author="Xin Li" w:date="2026-08-22T16:56:00Z" w16du:dateUtc="2026-08-22T08:56:00Z">
        <w:del w:id="4359" w:author="Prof. LIU Ben" w:date="2026-08-26T14:18:00Z" w16du:dateUtc="2026-08-26T06:18:00Z">
          <w:r w:rsidR="003D43DF" w:rsidDel="00A53668">
            <w:delText xml:space="preserve"> and sufficient discussions will fastly signal the quality of AI answer. </w:delText>
          </w:r>
        </w:del>
      </w:ins>
      <w:del w:id="4360" w:author="Prof. LIU Ben" w:date="2026-08-26T14:18:00Z" w16du:dateUtc="2026-08-26T06:18:00Z">
        <w:r w:rsidRPr="00015210" w:rsidDel="00A53668">
          <w:delText>ly the dimensions on which the AI is strongest, and both market commonality and resource similarity are high. Here length is read as coverage of a finite solution space, and it deters contribution.</w:delText>
        </w:r>
      </w:del>
    </w:p>
    <w:p w14:paraId="2C192064" w14:textId="7A04D247" w:rsidR="00712333" w:rsidRPr="00015210" w:rsidDel="00A53668" w:rsidRDefault="00712333" w:rsidP="00712333">
      <w:pPr>
        <w:pStyle w:val="Paragraph0"/>
        <w:rPr>
          <w:del w:id="4361" w:author="Prof. LIU Ben" w:date="2026-08-26T14:18:00Z" w16du:dateUtc="2026-08-26T06:18:00Z"/>
        </w:rPr>
      </w:pPr>
      <w:del w:id="4362" w:author="Prof. LIU Ben" w:date="2026-08-26T14:18:00Z" w16du:dateUtc="2026-08-26T06:18:00Z">
        <w:r w:rsidRPr="00015210" w:rsidDel="00A53668">
          <w:delText xml:space="preserve">Timing compounds this contrast. In Su et al. (2025) the AI answer is added roughly three months after posting, once human answers have already accumulated, so the AI enters as a retrospective supplement to </w:delText>
        </w:r>
      </w:del>
      <w:ins w:id="4363" w:author="Xin Li" w:date="2026-08-22T16:57:00Z" w16du:dateUtc="2026-08-22T08:57:00Z">
        <w:del w:id="4364" w:author="Prof. LIU Ben" w:date="2026-08-26T14:18:00Z" w16du:dateUtc="2026-08-26T06:18:00Z">
          <w:r w:rsidR="003D43DF" w:rsidDel="00A53668">
            <w:delText xml:space="preserve">reactive </w:delText>
          </w:r>
        </w:del>
      </w:ins>
      <w:del w:id="4365" w:author="Prof. LIU Ben" w:date="2026-08-26T14:18:00Z" w16du:dateUtc="2026-08-26T06:18:00Z">
        <w:r w:rsidRPr="00015210" w:rsidDel="00A53668">
          <w:delText xml:space="preserve">an established discussion. In our setting the AI answer is generated within minutes and occupies the first position before any human contributor arrives, so the human encounters the AI </w:delText>
        </w:r>
      </w:del>
      <w:ins w:id="4366" w:author="Xin Li" w:date="2026-08-22T16:58:00Z" w16du:dateUtc="2026-08-22T08:58:00Z">
        <w:del w:id="4367" w:author="Prof. LIU Ben" w:date="2026-08-26T14:18:00Z" w16du:dateUtc="2026-08-26T06:18:00Z">
          <w:r w:rsidR="003D43DF" w:rsidDel="00A53668">
            <w:delText xml:space="preserve">plays a stronger role </w:delText>
          </w:r>
        </w:del>
      </w:ins>
      <w:del w:id="4368" w:author="Prof. LIU Ben" w:date="2026-08-26T14:18:00Z" w16du:dateUtc="2026-08-26T06:18:00Z">
        <w:r w:rsidRPr="00015210" w:rsidDel="00A53668">
          <w:delText xml:space="preserve">as a competitor at the moment </w:delText>
        </w:r>
      </w:del>
      <w:ins w:id="4369" w:author="Xin Li" w:date="2026-08-22T16:58:00Z" w16du:dateUtc="2026-08-22T08:58:00Z">
        <w:del w:id="4370" w:author="Prof. LIU Ben" w:date="2026-08-26T14:18:00Z" w16du:dateUtc="2026-08-26T06:18:00Z">
          <w:r w:rsidR="003D43DF" w:rsidDel="00A53668">
            <w:delText xml:space="preserve">human </w:delText>
          </w:r>
        </w:del>
      </w:ins>
      <w:del w:id="4371" w:author="Prof. LIU Ben" w:date="2026-08-26T14:18:00Z" w16du:dateUtc="2026-08-26T06:18:00Z">
        <w:r w:rsidRPr="00015210" w:rsidDel="00A53668">
          <w:delText xml:space="preserve">of deciding whether to contribute. </w:delText>
        </w:r>
      </w:del>
      <w:ins w:id="4372" w:author="Xin Li" w:date="2026-08-22T16:58:00Z" w16du:dateUtc="2026-08-22T08:58:00Z">
        <w:del w:id="4373" w:author="Prof. LIU Ben" w:date="2026-08-26T14:18:00Z" w16du:dateUtc="2026-08-26T06:18:00Z">
          <w:r w:rsidR="003D43DF" w:rsidDel="00A53668">
            <w:delText>As we argued in the paper, this competition gene</w:delText>
          </w:r>
        </w:del>
      </w:ins>
      <w:ins w:id="4374" w:author="Xin Li" w:date="2026-08-22T16:59:00Z" w16du:dateUtc="2026-08-22T08:59:00Z">
        <w:del w:id="4375" w:author="Prof. LIU Ben" w:date="2026-08-26T14:18:00Z" w16du:dateUtc="2026-08-26T06:18:00Z">
          <w:r w:rsidR="003D43DF" w:rsidDel="00A53668">
            <w:delText xml:space="preserve">rates a gradual competition participation decision-making, which may not be avaible in Su et al. (2025). </w:delText>
          </w:r>
        </w:del>
      </w:ins>
      <w:del w:id="4376" w:author="Prof. LIU Ben" w:date="2026-08-26T14:18:00Z" w16du:dateUtc="2026-08-26T06:18:00Z">
        <w:r w:rsidRPr="00015210" w:rsidDel="00A53668">
          <w:delText>The same labeled AI answer therefore plays a different structural role in the two designs, and our decomposition makes clear that the sign of the aggregate effect follows from that role rather than from any fixed property of internal GenAI.</w:delText>
        </w:r>
      </w:del>
    </w:p>
    <w:p w14:paraId="5AFC67C8" w14:textId="06CD0BC6" w:rsidR="00712333" w:rsidRPr="00015210" w:rsidDel="00A53668" w:rsidRDefault="00712333" w:rsidP="00712333">
      <w:pPr>
        <w:pStyle w:val="Paragraph0"/>
        <w:rPr>
          <w:del w:id="4377" w:author="Prof. LIU Ben" w:date="2026-08-26T14:18:00Z" w16du:dateUtc="2026-08-26T06:18:00Z"/>
        </w:rPr>
      </w:pPr>
      <w:del w:id="4378" w:author="Prof. LIU Ben" w:date="2026-08-26T14:18:00Z" w16du:dateUtc="2026-08-26T06:18:00Z">
        <w:r w:rsidRPr="00015210" w:rsidDel="00A53668">
          <w:delText xml:space="preserve">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it identifies the conditions, high market commonality, high resource similarity, immediate entry, and content evaluated on the dimensions where AI is strong, under which </w:delText>
        </w:r>
      </w:del>
      <w:ins w:id="4379" w:author="Xin Li" w:date="2026-08-22T17:03:00Z" w16du:dateUtc="2026-08-22T09:03:00Z">
        <w:del w:id="4380" w:author="Prof. LIU Ben" w:date="2026-08-26T14:18:00Z" w16du:dateUtc="2026-08-26T06:18:00Z">
          <w:r w:rsidR="003D43DF" w:rsidDel="00A53668">
            <w:delText xml:space="preserve">where </w:delText>
          </w:r>
        </w:del>
      </w:ins>
      <w:del w:id="4381" w:author="Prof. LIU Ben" w:date="2026-08-26T14:18:00Z" w16du:dateUtc="2026-08-26T06:18:00Z">
        <w:r w:rsidRPr="00015210" w:rsidDel="00A53668">
          <w:delText xml:space="preserve">an </w:delText>
        </w:r>
      </w:del>
      <w:ins w:id="4382" w:author="Xin Li" w:date="2026-08-22T17:03:00Z" w16du:dateUtc="2026-08-22T09:03:00Z">
        <w:del w:id="4383" w:author="Prof. LIU Ben" w:date="2026-08-26T14:18:00Z" w16du:dateUtc="2026-08-26T06:18:00Z">
          <w:r w:rsidR="003D43DF" w:rsidDel="00A53668">
            <w:delText xml:space="preserve">internal </w:delText>
          </w:r>
        </w:del>
      </w:ins>
      <w:del w:id="4384" w:author="Prof. LIU Ben" w:date="2026-08-26T14:18:00Z" w16du:dateUtc="2026-08-26T06:18:00Z">
        <w:r w:rsidRPr="00015210" w:rsidDel="00A53668">
          <w:delText xml:space="preserve">AI </w:delText>
        </w:r>
      </w:del>
      <w:ins w:id="4385" w:author="Xin Li" w:date="2026-08-22T17:03:00Z" w16du:dateUtc="2026-08-22T09:03:00Z">
        <w:del w:id="4386" w:author="Prof. LIU Ben" w:date="2026-08-26T14:18:00Z" w16du:dateUtc="2026-08-26T06:18:00Z">
          <w:r w:rsidR="003D43DF" w:rsidDel="00A53668">
            <w:delText xml:space="preserve">may play different roles as </w:delText>
          </w:r>
        </w:del>
      </w:ins>
      <w:del w:id="4387" w:author="Prof. LIU Ben" w:date="2026-08-26T14:18:00Z" w16du:dateUtc="2026-08-26T06:18:00Z">
        <w:r w:rsidRPr="00015210" w:rsidDel="00A53668">
          <w:delText xml:space="preserve">rival shifts from complement </w:delText>
        </w:r>
      </w:del>
      <w:ins w:id="4388" w:author="Xin Li" w:date="2026-08-22T17:03:00Z" w16du:dateUtc="2026-08-22T09:03:00Z">
        <w:del w:id="4389" w:author="Prof. LIU Ben" w:date="2026-08-26T14:18:00Z" w16du:dateUtc="2026-08-26T06:18:00Z">
          <w:r w:rsidR="003D43DF" w:rsidDel="00A53668">
            <w:delText>or</w:delText>
          </w:r>
        </w:del>
      </w:ins>
      <w:del w:id="4390" w:author="Prof. LIU Ben" w:date="2026-08-26T14:18:00Z" w16du:dateUtc="2026-08-26T06:18:00Z">
        <w:r w:rsidRPr="00015210" w:rsidDel="00A53668">
          <w:delText>to competitor.</w:delText>
        </w:r>
      </w:del>
    </w:p>
    <w:p w14:paraId="5FB2B92C" w14:textId="4FBEC966" w:rsidR="00814E9D" w:rsidDel="00A53668" w:rsidRDefault="00441D07" w:rsidP="00441D07">
      <w:pPr>
        <w:pStyle w:val="Paragraph0"/>
        <w:rPr>
          <w:ins w:id="4391" w:author="Xin Li" w:date="2026-08-22T17:09:00Z" w16du:dateUtc="2026-08-22T09:09:00Z"/>
          <w:del w:id="4392" w:author="Prof. LIU Ben" w:date="2026-08-26T14:18:00Z" w16du:dateUtc="2026-08-26T06:18:00Z"/>
        </w:rPr>
      </w:pPr>
      <w:del w:id="4393" w:author="Prof. LIU Ben" w:date="2026-08-26T14:18:00Z" w16du:dateUtc="2026-08-26T06:18:00Z">
        <w:r w:rsidRPr="00015210" w:rsidDel="00A53668">
          <w:rPr>
            <w:rStyle w:val="Strong"/>
            <w:color w:val="000000"/>
          </w:rPr>
          <w:delText>Practical implication.</w:delText>
        </w:r>
        <w:r w:rsidRPr="00015210" w:rsidDel="00A53668">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w:delText>
        </w:r>
      </w:del>
    </w:p>
    <w:p w14:paraId="43A5EFF9" w14:textId="0F5EB878" w:rsidR="00441D07" w:rsidRPr="00015210" w:rsidDel="00A53668" w:rsidRDefault="00441D07" w:rsidP="00441D07">
      <w:pPr>
        <w:pStyle w:val="Paragraph0"/>
        <w:rPr>
          <w:del w:id="4394" w:author="Prof. LIU Ben" w:date="2026-08-26T14:18:00Z" w16du:dateUtc="2026-08-26T06:18:00Z"/>
          <w:szCs w:val="24"/>
        </w:rPr>
      </w:pPr>
      <w:del w:id="4395" w:author="Prof. LIU Ben" w:date="2026-08-26T14:18:00Z" w16du:dateUtc="2026-08-26T06:18:00Z">
        <w:r w:rsidRPr="00015210" w:rsidDel="00A53668">
          <w:delText xml:space="preserve">The deterrent force comes from content that appears to cover the question, which suggests that platforms concerned with sustaining answer volume should be cautious about displaying long, seemingly comprehensive AI answers in the first position, for example by constraining AI content in a shorter or summarized form so that it does not signal that the solution space is already occupied. At the same time, higher-quality AI raises the quality of human answers through </w:delText>
        </w:r>
        <w:r w:rsidR="00572CD6" w:rsidRPr="00015210" w:rsidDel="00A53668">
          <w:delText>improving</w:delText>
        </w:r>
        <w:r w:rsidRPr="00015210" w:rsidDel="00A53668">
          <w:delText xml:space="preserve"> rather than displacement, which implies that improving the internal GenAI need not erode human contribution quality and can instead push contributors toward the </w:delText>
        </w:r>
        <w:r w:rsidR="00572CD6" w:rsidRPr="00015210" w:rsidDel="00A53668">
          <w:delText>more accurate</w:delText>
        </w:r>
        <w:r w:rsidRPr="00015210" w:rsidDel="00A53668">
          <w:delText xml:space="preserve"> knowledge that machines do not possess. Platforms can therefore integrate capable AI while preserving the distinctive value of human contributions, provided they treat the label as an invitation and the visible extent of AI content as the lever that governs whether humans feel crowded out.</w:delText>
        </w:r>
      </w:del>
    </w:p>
    <w:p w14:paraId="1A0F2E9C" w14:textId="7C56D322" w:rsidR="00441D07" w:rsidRPr="00015210" w:rsidDel="00A53668" w:rsidRDefault="00441D07" w:rsidP="00441D07">
      <w:pPr>
        <w:pStyle w:val="Paragraph0"/>
        <w:rPr>
          <w:del w:id="4396" w:author="Prof. LIU Ben" w:date="2026-08-26T14:18:00Z" w16du:dateUtc="2026-08-26T06:18:00Z"/>
          <w:szCs w:val="24"/>
        </w:rPr>
      </w:pPr>
      <w:del w:id="4397" w:author="Prof. LIU Ben" w:date="2026-08-26T14:18:00Z" w16du:dateUtc="2026-08-26T06:18:00Z">
        <w:r w:rsidRPr="00015210" w:rsidDel="00A53668">
          <w:rPr>
            <w:rStyle w:val="Strong"/>
            <w:color w:val="000000"/>
          </w:rPr>
          <w:delText>Limitations.</w:delText>
        </w:r>
        <w:r w:rsidRPr="00015210" w:rsidDel="00A53668">
          <w:delText xml:space="preserve"> Several </w:delText>
        </w:r>
      </w:del>
      <w:ins w:id="4398" w:author="Xin Li" w:date="2026-08-22T17:12:00Z" w16du:dateUtc="2026-08-22T09:12:00Z">
        <w:del w:id="4399" w:author="Prof. LIU Ben" w:date="2026-08-26T14:18:00Z" w16du:dateUtc="2026-08-26T06:18:00Z">
          <w:r w:rsidR="00814E9D" w:rsidDel="00A53668">
            <w:delText>There remain</w:delText>
          </w:r>
          <w:r w:rsidR="00814E9D" w:rsidRPr="00015210" w:rsidDel="00A53668">
            <w:delText xml:space="preserve"> </w:delText>
          </w:r>
        </w:del>
      </w:ins>
      <w:del w:id="4400" w:author="Prof. LIU Ben" w:date="2026-08-26T14:18:00Z" w16du:dateUtc="2026-08-26T06:18:00Z">
        <w:r w:rsidRPr="00015210" w:rsidDel="00A53668">
          <w:delText xml:space="preserve">limitations qualify our conclusions and point to future work. </w:delText>
        </w:r>
      </w:del>
      <w:ins w:id="4401" w:author="Xin Li" w:date="2026-08-22T17:12:00Z" w16du:dateUtc="2026-08-22T09:12:00Z">
        <w:del w:id="4402" w:author="Prof. LIU Ben" w:date="2026-08-26T14:18:00Z" w16du:dateUtc="2026-08-26T06:18:00Z">
          <w:r w:rsidR="00814E9D" w:rsidDel="00A53668">
            <w:delText>First, o</w:delText>
          </w:r>
        </w:del>
      </w:ins>
      <w:del w:id="4403" w:author="Prof. LIU Ben" w:date="2026-08-26T14:18:00Z" w16du:dateUtc="2026-08-26T06:18:00Z">
        <w:r w:rsidRPr="00015210" w:rsidDel="00A53668">
          <w:delText>Our evidence comes from a single technical Q&amp;A community</w:delText>
        </w:r>
      </w:del>
      <w:del w:id="4404" w:author="Prof. LIU Ben" w:date="2026-08-26T13:44:00Z" w16du:dateUtc="2026-08-26T05:44:00Z">
        <w:r w:rsidRPr="00015210" w:rsidDel="00AE3EBF">
          <w:delText xml:space="preserve"> in China</w:delText>
        </w:r>
      </w:del>
      <w:del w:id="4405" w:author="Prof. LIU Ben" w:date="2026-08-26T14:18:00Z" w16du:dateUtc="2026-08-26T06:18:00Z">
        <w:r w:rsidRPr="00015210" w:rsidDel="00A53668">
          <w:delText>, where contributions are evaluated on correctness and efficiency and where practitioners at the time held domain-specific doubts about AI capability. As our comparison with Su et al. (2025) makes clear, the sign of the aggregate effect depends on domain</w:delText>
        </w:r>
      </w:del>
      <w:del w:id="4406" w:author="Prof. LIU Ben" w:date="2026-08-26T13:45:00Z" w16du:dateUtc="2026-08-26T05:45:00Z">
        <w:r w:rsidRPr="00015210" w:rsidDel="00645B16">
          <w:delText xml:space="preserve">, on market commonality and resource similarity, </w:delText>
        </w:r>
      </w:del>
      <w:del w:id="4407" w:author="Prof. LIU Ben" w:date="2026-08-26T14:18:00Z" w16du:dateUtc="2026-08-26T06:18:00Z">
        <w:r w:rsidRPr="00015210" w:rsidDel="00A53668">
          <w:delText xml:space="preserve">and on the timing of AI entry, so the specific magnitudes we report </w:delText>
        </w:r>
      </w:del>
      <w:del w:id="4408" w:author="Prof. LIU Ben" w:date="2026-08-26T13:45:00Z" w16du:dateUtc="2026-08-26T05:45:00Z">
        <w:r w:rsidRPr="00015210" w:rsidDel="00645B16">
          <w:delText>should not be generalized</w:delText>
        </w:r>
      </w:del>
      <w:del w:id="4409" w:author="Prof. LIU Ben" w:date="2026-08-26T14:18:00Z" w16du:dateUtc="2026-08-26T06:18:00Z">
        <w:r w:rsidRPr="00015210" w:rsidDel="00A53668">
          <w:delText xml:space="preserve"> to </w:delText>
        </w:r>
      </w:del>
      <w:del w:id="4410" w:author="Prof. LIU Ben" w:date="2026-08-26T13:45:00Z" w16du:dateUtc="2026-08-26T05:45:00Z">
        <w:r w:rsidRPr="00015210" w:rsidDel="00645B16">
          <w:delText>general-interest</w:delText>
        </w:r>
      </w:del>
      <w:del w:id="4411" w:author="Prof. LIU Ben" w:date="2026-08-26T14:18:00Z" w16du:dateUtc="2026-08-26T06:18:00Z">
        <w:r w:rsidRPr="00015210" w:rsidDel="00A53668">
          <w:delText xml:space="preserve"> platforms or to settings where AI enters after human answers have accumulated. Our framework is intended to travel across these settings, but its predictions in domains unlike ours remain to be tested directly. </w:delText>
        </w:r>
      </w:del>
      <w:ins w:id="4412" w:author="Xin Li" w:date="2026-08-22T17:12:00Z" w16du:dateUtc="2026-08-22T09:12:00Z">
        <w:del w:id="4413" w:author="Prof. LIU Ben" w:date="2026-08-26T14:18:00Z" w16du:dateUtc="2026-08-26T06:18:00Z">
          <w:r w:rsidR="00814E9D" w:rsidDel="00A53668">
            <w:delText xml:space="preserve">Second, </w:delText>
          </w:r>
        </w:del>
      </w:ins>
      <w:del w:id="4414" w:author="Prof. LIU Ben" w:date="2026-08-26T14:18:00Z" w16du:dateUtc="2026-08-26T06:18:00Z">
        <w:r w:rsidRPr="00015210" w:rsidDel="00A53668">
          <w:delText>T</w:delText>
        </w:r>
      </w:del>
      <w:ins w:id="4415" w:author="Xin Li" w:date="2026-08-22T17:12:00Z" w16du:dateUtc="2026-08-22T09:12:00Z">
        <w:del w:id="4416" w:author="Prof. LIU Ben" w:date="2026-08-26T14:18:00Z" w16du:dateUtc="2026-08-26T06:18:00Z">
          <w:r w:rsidR="00814E9D" w:rsidDel="00A53668">
            <w:delText>t</w:delText>
          </w:r>
        </w:del>
      </w:ins>
      <w:del w:id="4417" w:author="Prof. LIU Ben" w:date="2026-08-26T14:18:00Z" w16du:dateUtc="2026-08-26T06:18:00Z">
        <w:r w:rsidRPr="00015210" w:rsidDel="00A53668">
          <w:delText>he appraisal of AI as a weak competitor is also historically situated, and as beliefs about AI capability continue to revise, the AI label effect may weaken or reverse</w:delText>
        </w:r>
      </w:del>
      <w:ins w:id="4418" w:author="Xin Li" w:date="2026-08-22T17:13:00Z" w16du:dateUtc="2026-08-22T09:13:00Z">
        <w:del w:id="4419" w:author="Prof. LIU Ben" w:date="2026-08-26T14:18:00Z" w16du:dateUtc="2026-08-26T06:18:00Z">
          <w:r w:rsidR="00814E9D" w:rsidDel="00A53668">
            <w:delText>chang</w:delText>
          </w:r>
        </w:del>
        <w:del w:id="4420" w:author="Prof. LIU Ben" w:date="2026-08-26T13:46:00Z" w16du:dateUtc="2026-08-26T05:46:00Z">
          <w:r w:rsidR="00814E9D" w:rsidDel="00645B16">
            <w:delText>e</w:delText>
          </w:r>
        </w:del>
      </w:ins>
      <w:del w:id="4421" w:author="Prof. LIU Ben" w:date="2026-08-26T13:46:00Z" w16du:dateUtc="2026-08-26T05:46:00Z">
        <w:r w:rsidRPr="00015210" w:rsidDel="00645B16">
          <w:delText xml:space="preserve"> even as the content effects persist</w:delText>
        </w:r>
      </w:del>
      <w:del w:id="4422" w:author="Prof. LIU Ben" w:date="2026-08-26T14:18:00Z" w16du:dateUtc="2026-08-26T06:18:00Z">
        <w:r w:rsidRPr="00015210" w:rsidDel="00A53668">
          <w:delText>; our decomposition anticipates this shift but cannot by itself pin down when it will occur. Because external GenAI use is private and unobservable, our estimates identify the effect of adding a visible internal GenAI answer on top of a baseline in which external tools are already used, rather than the effect of AI availability in the abstract.</w:delText>
        </w:r>
      </w:del>
      <w:ins w:id="4423" w:author="Xin Li" w:date="2026-08-22T17:16:00Z" w16du:dateUtc="2026-08-22T09:16:00Z">
        <w:del w:id="4424" w:author="Prof. LIU Ben" w:date="2026-08-26T14:18:00Z" w16du:dateUtc="2026-08-26T06:18:00Z">
          <w:r w:rsidR="008E3242" w:rsidDel="00A53668">
            <w:delText>Third,</w:delText>
          </w:r>
        </w:del>
      </w:ins>
      <w:del w:id="4425" w:author="Prof. LIU Ben" w:date="2026-08-26T14:18:00Z" w16du:dateUtc="2026-08-26T06:18:00Z">
        <w:r w:rsidRPr="00015210" w:rsidDel="00A53668">
          <w:delText xml:space="preserve"> </w:delText>
        </w:r>
      </w:del>
      <w:ins w:id="4426" w:author="Xin Li" w:date="2026-08-22T17:16:00Z" w16du:dateUtc="2026-08-22T09:16:00Z">
        <w:del w:id="4427" w:author="Prof. LIU Ben" w:date="2026-08-26T14:18:00Z" w16du:dateUtc="2026-08-26T06:18:00Z">
          <w:r w:rsidR="008E3242" w:rsidDel="00A53668">
            <w:delText>t</w:delText>
          </w:r>
        </w:del>
      </w:ins>
      <w:del w:id="4428" w:author="Prof. LIU Ben" w:date="2026-08-26T14:18:00Z" w16du:dateUtc="2026-08-26T06:18:00Z">
        <w:r w:rsidRPr="00015210" w:rsidDel="00A53668">
          <w:delText>The question-level randomization precludes any statement about question supply</w:delText>
        </w:r>
      </w:del>
      <w:del w:id="4429" w:author="Prof. LIU Ben" w:date="2026-08-26T13:46:00Z" w16du:dateUtc="2026-08-26T05:46:00Z">
        <w:r w:rsidRPr="00015210" w:rsidDel="00645B16">
          <w:delText>, and our reference-based measure of quality, though validated, captures substantive overlap with a state-of-the-art model</w:delText>
        </w:r>
        <w:r w:rsidR="00534D0B" w:rsidRPr="00015210" w:rsidDel="00645B16">
          <w:delText>’</w:delText>
        </w:r>
        <w:r w:rsidRPr="00015210" w:rsidDel="00645B16">
          <w:delText>s answer rather than every dimension of contribution value</w:delText>
        </w:r>
      </w:del>
      <w:del w:id="4430" w:author="Prof. LIU Ben" w:date="2026-08-26T14:18:00Z" w16du:dateUtc="2026-08-26T06:18:00Z">
        <w:r w:rsidRPr="00015210" w:rsidDel="00A53668">
          <w:delText>.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697C081F" w14:textId="71F50DC1" w:rsidR="00B96D8F" w:rsidRPr="00015210" w:rsidDel="00A53668" w:rsidRDefault="00B96D8F" w:rsidP="00B460C8">
      <w:pPr>
        <w:pStyle w:val="Paragraph0"/>
        <w:rPr>
          <w:del w:id="4431" w:author="Prof. LIU Ben" w:date="2026-08-26T14:18:00Z" w16du:dateUtc="2026-08-26T06:18:00Z"/>
          <w:szCs w:val="24"/>
        </w:rPr>
      </w:pPr>
    </w:p>
    <w:p w14:paraId="2C717DA1" w14:textId="77777777" w:rsidR="00B96D8F" w:rsidRPr="00015210" w:rsidRDefault="00B96D8F" w:rsidP="00B96D8F">
      <w:pPr>
        <w:pStyle w:val="Heading1"/>
        <w:numPr>
          <w:ilvl w:val="0"/>
          <w:numId w:val="0"/>
        </w:numPr>
        <w:ind w:left="360" w:hanging="360"/>
      </w:pPr>
      <w:r w:rsidRPr="00015210">
        <w:t>Reference</w:t>
      </w:r>
    </w:p>
    <w:p w14:paraId="3B029E18" w14:textId="77777777" w:rsidR="00B96D8F" w:rsidRPr="00015210" w:rsidRDefault="00B96D8F" w:rsidP="00B96D8F">
      <w:pPr>
        <w:pStyle w:val="Bibliography"/>
      </w:pPr>
      <w:r w:rsidRPr="00015210">
        <w:fldChar w:fldCharType="begin"/>
      </w:r>
      <w:r w:rsidRPr="00015210">
        <w:instrText xml:space="preserve"> ADDIN ZOTERO_BIBL {"uncited":[],"omitted":[],"custom":[]} CSL_BIBLIOGRAPHY </w:instrText>
      </w:r>
      <w:r w:rsidRPr="00015210">
        <w:fldChar w:fldCharType="separate"/>
      </w:r>
      <w:r w:rsidRPr="00015210">
        <w:t>Anderson, B. R., Shah, J. H., &amp; Kreminski, M. (2024). Homogenization Effects of Large Language Models on Human Creative Ideation. In Proceedings of the 16th Conference on Creativity &amp; Cognition, 413–425.</w:t>
      </w:r>
    </w:p>
    <w:p w14:paraId="6E77CD51" w14:textId="77777777" w:rsidR="00B96D8F" w:rsidRPr="00015210" w:rsidRDefault="00B96D8F" w:rsidP="00B96D8F">
      <w:pPr>
        <w:pStyle w:val="Bibliography"/>
      </w:pPr>
      <w:r w:rsidRPr="00015210">
        <w:t>Austin, P. C. (2009). Balance Diagnostics for Comparing the Distribution of Baseline Covariates between Treatment Groups in Propensity</w:t>
      </w:r>
      <w:r w:rsidRPr="00015210">
        <w:rPr>
          <w:rFonts w:ascii="Cambria Math" w:hAnsi="Cambria Math" w:cs="Cambria Math"/>
        </w:rPr>
        <w:t>‐</w:t>
      </w:r>
      <w:r w:rsidRPr="00015210">
        <w:t>score Matched Samples. Statistics in Medicine, 28(25), 3083–3107.</w:t>
      </w:r>
    </w:p>
    <w:p w14:paraId="050C8B06" w14:textId="77777777" w:rsidR="00B96D8F" w:rsidRPr="00015210" w:rsidRDefault="00B96D8F" w:rsidP="00B96D8F">
      <w:pPr>
        <w:pStyle w:val="Bibliography"/>
      </w:pPr>
      <w:r w:rsidRPr="00015210">
        <w:lastRenderedPageBreak/>
        <w:t>Berger, P., Hennig, P., Bocklisch, T., Herold, T., &amp; Meinel, C. (2016). A Journey of Bounty Hunters: Analyzing the Influence of Reward Systems on StackOverflow Question Response Times. In 2016 IEEE/WIC/ACM International Conference on Web Intelligence (WI), 644–649.</w:t>
      </w:r>
    </w:p>
    <w:p w14:paraId="4D3E1C8D" w14:textId="77777777" w:rsidR="00B96D8F" w:rsidRPr="00015210" w:rsidRDefault="00B96D8F" w:rsidP="00B96D8F">
      <w:pPr>
        <w:pStyle w:val="Bibliography"/>
      </w:pPr>
      <w:r w:rsidRPr="00015210">
        <w:t>Borwankar, S., Khern-am-nuai, W., Pocheptsova Ghosh, A., &amp; Kannan, K. N. (2026). Unraveling the Impact: An Empirical Investigation of ChatGPT’s Exclusion from Stack Overflow. SSRN Scholarly Paper.</w:t>
      </w:r>
    </w:p>
    <w:p w14:paraId="62DA2FFA" w14:textId="77777777" w:rsidR="00B96D8F" w:rsidRPr="00015210" w:rsidRDefault="00B96D8F" w:rsidP="00B96D8F">
      <w:pPr>
        <w:pStyle w:val="Bibliography"/>
      </w:pPr>
      <w:r w:rsidRPr="00015210">
        <w:t>Burke, M., Kraut, R., &amp; Joyce, E. (2010). Membership Claims and Requests: Conversation-Level Newcomer Socialization Strategies in Online Groups. Small Group Research, 32(9), 1600–1631.</w:t>
      </w:r>
    </w:p>
    <w:p w14:paraId="676F7318" w14:textId="77777777" w:rsidR="00B96D8F" w:rsidRPr="00015210" w:rsidRDefault="00B96D8F" w:rsidP="00B96D8F">
      <w:pPr>
        <w:pStyle w:val="Bibliography"/>
      </w:pPr>
      <w:r w:rsidRPr="00015210">
        <w:t>Burtch, G., Lee, D., &amp; Chen, Z. (2024). The Consequences of Generative AI for Online Knowledge Communities. Scientific Reports, 14(1), 10413.</w:t>
      </w:r>
    </w:p>
    <w:p w14:paraId="399F416D" w14:textId="77777777" w:rsidR="00B96D8F" w:rsidRPr="00015210" w:rsidRDefault="00B96D8F" w:rsidP="00B96D8F">
      <w:pPr>
        <w:pStyle w:val="Bibliography"/>
      </w:pPr>
      <w:r w:rsidRPr="00015210">
        <w:t>Calefato, F., Lanubile, F., &amp; Novielli, N. (2018). How to Ask for Technical Help? Evidence-Based Guidelines for Writing Questions on Stack Overflow. Information and Software Technology, 94, 186–207.</w:t>
      </w:r>
    </w:p>
    <w:p w14:paraId="2D9DC70B" w14:textId="77777777" w:rsidR="00B96D8F" w:rsidRPr="00015210" w:rsidRDefault="00B96D8F" w:rsidP="00B96D8F">
      <w:pPr>
        <w:pStyle w:val="Bibliography"/>
      </w:pPr>
      <w:r w:rsidRPr="00015210">
        <w:t>Castelo, N., Bos, M. W., &amp; Lehmann, D. R. (2019). Task-Dependent Algorithm Aversion. Journal of Marketing Research, 56(5), 809–825.</w:t>
      </w:r>
    </w:p>
    <w:p w14:paraId="18E9BFAC" w14:textId="77777777" w:rsidR="00B96D8F" w:rsidRPr="00015210" w:rsidRDefault="00B96D8F" w:rsidP="00B96D8F">
      <w:pPr>
        <w:pStyle w:val="Bibliography"/>
      </w:pPr>
      <w:r w:rsidRPr="00015210">
        <w:t>Chen, J., &amp; Roth, J. (2024). Logs with Zeros? Some Problems and Solutions. The Quarterly Journal of Economics, 139(2), 891–936.</w:t>
      </w:r>
    </w:p>
    <w:p w14:paraId="5A6AF8AF" w14:textId="77777777" w:rsidR="00B96D8F" w:rsidRPr="00015210" w:rsidRDefault="00B96D8F" w:rsidP="00B96D8F">
      <w:pPr>
        <w:pStyle w:val="Bibliography"/>
      </w:pPr>
      <w:r w:rsidRPr="00015210">
        <w:t>Chen, L., Baird, A., &amp; Straub, D. (2022). The Impact of Hierarchical Privilege Levels and Non-Hierarchical Incentives on Continued Contribution in Online Q&amp;A Communities: A Motivational Model of Gamification Goals. Decision Support Systems, 153, 113667.</w:t>
      </w:r>
    </w:p>
    <w:p w14:paraId="54D32B30" w14:textId="77777777" w:rsidR="00B96D8F" w:rsidRPr="00015210" w:rsidRDefault="00B96D8F" w:rsidP="00B96D8F">
      <w:pPr>
        <w:pStyle w:val="Bibliography"/>
      </w:pPr>
      <w:r w:rsidRPr="00015210">
        <w:t>Chen, M., Su, K.-H., &amp; Tsai, W. (2007). Competitive Tension: The Awareness-Motivation-Capability Perspective. Academy of Management Journal, 50(1), 101–118.</w:t>
      </w:r>
    </w:p>
    <w:p w14:paraId="442CB391" w14:textId="77777777" w:rsidR="00B96D8F" w:rsidRPr="00015210" w:rsidRDefault="00B96D8F" w:rsidP="00B96D8F">
      <w:pPr>
        <w:pStyle w:val="Bibliography"/>
      </w:pPr>
      <w:r w:rsidRPr="00015210">
        <w:t>Chen, M.-J. (2009). Competitive Dynamics Research: An Insider’s Odyssey. Asia Pacific Journal of Management, 26(1), 5–25.</w:t>
      </w:r>
    </w:p>
    <w:p w14:paraId="01F1A76F" w14:textId="77777777" w:rsidR="00B96D8F" w:rsidRPr="00015210" w:rsidRDefault="00B96D8F" w:rsidP="00B96D8F">
      <w:pPr>
        <w:pStyle w:val="Bibliography"/>
      </w:pPr>
      <w:r w:rsidRPr="00015210">
        <w:t>Chen, Y., Harper, F. M., Konstan, J., &amp; Li, S. X. (2010). Social Comparisons and Contributions to Online Communities: A Field Experiment on MovieLens. American Economic Review, 100(4), 1358–1398.</w:t>
      </w:r>
    </w:p>
    <w:p w14:paraId="2EB0F410" w14:textId="77777777" w:rsidR="00B96D8F" w:rsidRPr="00015210" w:rsidRDefault="00B96D8F" w:rsidP="00B96D8F">
      <w:pPr>
        <w:pStyle w:val="Bibliography"/>
      </w:pPr>
      <w:r w:rsidRPr="00015210">
        <w:t>Demirci, O., Hannane, J., &amp; Zhu, X. (2024). Who Is AI Replacing? The Impact of GenAI on Online Freelancing Platforms. Management Science.</w:t>
      </w:r>
    </w:p>
    <w:p w14:paraId="558FE022" w14:textId="77777777" w:rsidR="00B96D8F" w:rsidRPr="00015210" w:rsidRDefault="00B96D8F" w:rsidP="00B96D8F">
      <w:pPr>
        <w:pStyle w:val="Bibliography"/>
      </w:pPr>
      <w:r w:rsidRPr="00015210">
        <w:t>Dietvorst, B. J., Simmons, J. P., &amp; Massey, C. (2015). Algorithm Aversion: People Erroneously Avoid Algorithms after Seeing Them Err. Journal of Experimental Psychology: General, 144(1), 114–126.</w:t>
      </w:r>
    </w:p>
    <w:p w14:paraId="0B964C6D" w14:textId="77777777" w:rsidR="00B96D8F" w:rsidRPr="00015210" w:rsidRDefault="00B96D8F" w:rsidP="00B96D8F">
      <w:pPr>
        <w:pStyle w:val="Bibliography"/>
      </w:pPr>
      <w:r w:rsidRPr="00015210">
        <w:t>Doshi, A. R., &amp; Hauser, O. P. (2024). Generative AI Enhances Individual Creativity but Reduces the Collective Diversity of Novel Content. Science Advances, 10(28), eadn5290.</w:t>
      </w:r>
    </w:p>
    <w:p w14:paraId="1FFE9D6F" w14:textId="77777777" w:rsidR="00B96D8F" w:rsidRPr="00015210" w:rsidRDefault="00B96D8F" w:rsidP="00B96D8F">
      <w:pPr>
        <w:pStyle w:val="Bibliography"/>
      </w:pPr>
      <w:r w:rsidRPr="00015210">
        <w:t>Evans, J. St. B. T., &amp; Stanovich, K. E. (2013). Dual-Process Theories of Higher Cognition: Advancing the Debate. Perspectives on Psychological Science, 8(3), 223–241.</w:t>
      </w:r>
    </w:p>
    <w:p w14:paraId="05EA68C5" w14:textId="77777777" w:rsidR="00B96D8F" w:rsidRPr="00015210" w:rsidRDefault="00B96D8F" w:rsidP="00B96D8F">
      <w:pPr>
        <w:pStyle w:val="Bibliography"/>
      </w:pPr>
      <w:r w:rsidRPr="00015210">
        <w:t>Fang, Y., &amp; Zhou, T. (2026). Impact of AI-Generated Content Restriction Policy on User Contribution: Evidence from an Online Knowledge-Sharing Platform. Information &amp; Management, 63(3), 104322.</w:t>
      </w:r>
    </w:p>
    <w:p w14:paraId="0CC1FEF3" w14:textId="77777777" w:rsidR="00B96D8F" w:rsidRPr="00015210" w:rsidRDefault="00B96D8F" w:rsidP="00B96D8F">
      <w:pPr>
        <w:pStyle w:val="Bibliography"/>
      </w:pPr>
      <w:r w:rsidRPr="00015210">
        <w:t>Hsieh, K.-Y., Tsai, W., &amp; Chen, M.-J. (2015). If They Can Do It, Why Not Us? Competitors as Reference Points for Justifying Escalation of Commitment. Academy of Management Journal, 58(1), 38–58.</w:t>
      </w:r>
    </w:p>
    <w:p w14:paraId="095E584B" w14:textId="77777777" w:rsidR="00B96D8F" w:rsidRPr="00015210" w:rsidRDefault="00B96D8F" w:rsidP="00B96D8F">
      <w:pPr>
        <w:pStyle w:val="Bibliography"/>
      </w:pPr>
      <w:r w:rsidRPr="00015210">
        <w:lastRenderedPageBreak/>
        <w:t>Hui, X., Reshef, O., &amp; Zhou, L. (2024). The Short-Term Effects of Generative Artificial Intelligence on Employment: Evidence from an Online Labor Market. Organization Science, 35(6), 1977–1989.</w:t>
      </w:r>
    </w:p>
    <w:p w14:paraId="036DE893" w14:textId="77777777" w:rsidR="00B96D8F" w:rsidRPr="00015210" w:rsidRDefault="00B96D8F" w:rsidP="00B96D8F">
      <w:pPr>
        <w:pStyle w:val="Bibliography"/>
      </w:pPr>
      <w:r w:rsidRPr="00015210">
        <w:t>Jiang, S., Nguyen, D. K., Dai, P.-F., &amp; Meng, Q. (2024). Monetary Income as Opportunity Cost: Exploring the Negative Effect on Free Knowledge Contribution of Knowledge Suppliers. Journal of Knowledge Management, 28(2), 440–462.</w:t>
      </w:r>
    </w:p>
    <w:p w14:paraId="2A801324" w14:textId="77777777" w:rsidR="00B96D8F" w:rsidRPr="00015210" w:rsidRDefault="00B96D8F" w:rsidP="00B96D8F">
      <w:pPr>
        <w:pStyle w:val="Bibliography"/>
      </w:pPr>
      <w:r w:rsidRPr="00015210">
        <w:t>Kabir, S., Udo-Imeh, D. N., Kou, B., &amp; Zhang, T. (2024). Is Stack Overflow Obsolete? An Empirical Study of the Characteristics of ChatGPT Answers to Stack Overflow Questions. In Proceedings of the 2024 CHI Conference on Human Factors in Computing Systems, 1–17.</w:t>
      </w:r>
    </w:p>
    <w:p w14:paraId="0E6B075A" w14:textId="77777777" w:rsidR="00B96D8F" w:rsidRPr="00015210" w:rsidRDefault="00B96D8F" w:rsidP="00B96D8F">
      <w:pPr>
        <w:pStyle w:val="Bibliography"/>
      </w:pPr>
      <w:r w:rsidRPr="00015210">
        <w:t>Kahneman, D. (2003). A Perspective on Judgment and Choice: Mapping Bounded Rationality. American Psychologist, 58(9), 697–720.</w:t>
      </w:r>
    </w:p>
    <w:p w14:paraId="3B05AECF" w14:textId="77777777" w:rsidR="00B96D8F" w:rsidRPr="00015210" w:rsidRDefault="00B96D8F" w:rsidP="00B96D8F">
      <w:pPr>
        <w:pStyle w:val="Bibliography"/>
      </w:pPr>
      <w:r w:rsidRPr="00015210">
        <w:t>Kahneman, D. (2011). Thinking, Fast and Slow. Farrar, Straus and Giroux.</w:t>
      </w:r>
    </w:p>
    <w:p w14:paraId="64100DFE" w14:textId="77777777" w:rsidR="00B96D8F" w:rsidRPr="00015210" w:rsidRDefault="00B96D8F" w:rsidP="00B96D8F">
      <w:pPr>
        <w:pStyle w:val="Bibliography"/>
      </w:pPr>
      <w:r w:rsidRPr="00015210">
        <w:t>Kahneman, D., &amp; Frederick, S. (2002). Representativeness Revisited: Attribute Substitution in Intuitive Judgment. Heuristics and Biases: The Psychology of Intuitive Judgment, 49(49–81), 74.</w:t>
      </w:r>
    </w:p>
    <w:p w14:paraId="56F5BE76" w14:textId="77777777" w:rsidR="00B96D8F" w:rsidRPr="00015210" w:rsidRDefault="00B96D8F" w:rsidP="00B96D8F">
      <w:pPr>
        <w:pStyle w:val="Bibliography"/>
      </w:pPr>
      <w:r w:rsidRPr="00015210">
        <w:t>Lee, J., &amp; Lee, G. G. (2025). Structured Reasoning and Answer Verification: Enhancing Question Answering System Accuracy and Explainability. Knowledge-Based Systems, 311, 113091.</w:t>
      </w:r>
    </w:p>
    <w:p w14:paraId="2C989201" w14:textId="77777777" w:rsidR="00B96D8F" w:rsidRPr="00015210" w:rsidRDefault="00B96D8F" w:rsidP="00B96D8F">
      <w:pPr>
        <w:pStyle w:val="Bibliography"/>
      </w:pPr>
      <w:r w:rsidRPr="00015210">
        <w:t>Li, H., Shankar, R., &amp; Stallaert, J. (2020). Invested or Indebted: Ex-Ante and Ex-Post Reciprocity in Online Knowledge Sharing Communities. ACM Transactions on Management Information Systems, 11(1), 1–26.</w:t>
      </w:r>
    </w:p>
    <w:p w14:paraId="742601BC" w14:textId="77777777" w:rsidR="00B96D8F" w:rsidRPr="00015210" w:rsidRDefault="00B96D8F" w:rsidP="00B96D8F">
      <w:pPr>
        <w:pStyle w:val="Bibliography"/>
      </w:pPr>
      <w:r w:rsidRPr="00015210">
        <w:t>Li, L., Li, A., Song, X., Li, X., Huang, K., &amp; Ye, E. M. (2023). Characterizing Response Quantity on Academic Social Q&amp;A Sites: A Multidiscipline Comparison of Linguistic Characteristics of Questions. Library Hi Tech, 41(3), 921–938.</w:t>
      </w:r>
    </w:p>
    <w:p w14:paraId="711D6D2C" w14:textId="77777777" w:rsidR="00B96D8F" w:rsidRPr="00015210" w:rsidRDefault="00B96D8F" w:rsidP="00B96D8F">
      <w:pPr>
        <w:pStyle w:val="Bibliography"/>
      </w:pPr>
      <w:r w:rsidRPr="00015210">
        <w:t>Li, P., Castelo, N., Katona, Z., &amp; Sarvary, M. (2024). Frontiers: Determining the Validity of Large Language Models for Automated Perceptual Analysis. Marketing Science, 43(2), 254–266.</w:t>
      </w:r>
    </w:p>
    <w:p w14:paraId="10F23623" w14:textId="77777777" w:rsidR="00B96D8F" w:rsidRPr="00015210" w:rsidRDefault="00B96D8F" w:rsidP="00B96D8F">
      <w:pPr>
        <w:pStyle w:val="Bibliography"/>
      </w:pPr>
      <w:r w:rsidRPr="00015210">
        <w:t>Li, X., &amp; Kim, K. (2025). Impacts of Generative AI on User Contributions: Evidence from a Coding Q &amp;A Platform. Marketing Letters, 36(3), 577–591.</w:t>
      </w:r>
    </w:p>
    <w:p w14:paraId="371387A6" w14:textId="77777777" w:rsidR="00B96D8F" w:rsidRPr="00015210" w:rsidRDefault="00B96D8F" w:rsidP="00B96D8F">
      <w:pPr>
        <w:pStyle w:val="Bibliography"/>
      </w:pPr>
      <w:r w:rsidRPr="00015210">
        <w:t>Logg, J. M., Minson, J. A., &amp; Moore, D. A. (2019). Algorithm Appreciation: People Prefer Algorithmic to Human Judgment. Organizational Behavior and Human Decision Processes, 151, 90–103.</w:t>
      </w:r>
    </w:p>
    <w:p w14:paraId="0347C838" w14:textId="77777777" w:rsidR="00B96D8F" w:rsidRPr="00015210" w:rsidRDefault="00B96D8F" w:rsidP="00B96D8F">
      <w:pPr>
        <w:pStyle w:val="Bibliography"/>
      </w:pPr>
      <w:r w:rsidRPr="00015210">
        <w:t>Longoni, C., Fradkin, A., Cian, L., &amp; Pennycook, G. (2022). News from Generative Artificial Intelligence Is Believed Less. In Proceedings of the 2022 ACM Conference on Fairness, Accountability, and Transparency, 97–106.</w:t>
      </w:r>
    </w:p>
    <w:p w14:paraId="73D8C8CF" w14:textId="77777777" w:rsidR="00B96D8F" w:rsidRPr="00015210" w:rsidRDefault="00B96D8F" w:rsidP="00B96D8F">
      <w:pPr>
        <w:pStyle w:val="Bibliography"/>
      </w:pPr>
      <w:r w:rsidRPr="00015210">
        <w:t>Meng, X., Webster, S. A., &amp; Butler, B. S. (2013). Motivational Effects of Badge Systems on Participation in Stack Exchange Social Q&amp;A Online Community. In Proceedings of Americas Conference on Information Systems, (Vol. 4), 2478–2484.</w:t>
      </w:r>
    </w:p>
    <w:p w14:paraId="5E9C9D71" w14:textId="77777777" w:rsidR="00B96D8F" w:rsidRPr="00015210" w:rsidRDefault="00B96D8F" w:rsidP="00B96D8F">
      <w:pPr>
        <w:pStyle w:val="Bibliography"/>
      </w:pPr>
      <w:r w:rsidRPr="00015210">
        <w:t>Moon, J. Y., &amp; Sproull, L. S. (2008). The Role of Feedback in Managing the Internet-Based Volunteer Work Force. Information Systems Research, 19(4), 494–515.</w:t>
      </w:r>
    </w:p>
    <w:p w14:paraId="3950EC91" w14:textId="77777777" w:rsidR="00B96D8F" w:rsidRPr="00015210" w:rsidRDefault="00B96D8F" w:rsidP="00B96D8F">
      <w:pPr>
        <w:pStyle w:val="Bibliography"/>
      </w:pPr>
      <w:r w:rsidRPr="00015210">
        <w:t>Olson Jr, M. (1971). The Logic of Collective Action: Public Goods and the Theory of Groups, with a New Preface and Appendix. (Vol. 124).</w:t>
      </w:r>
    </w:p>
    <w:p w14:paraId="70903B75" w14:textId="77777777" w:rsidR="00B96D8F" w:rsidRPr="00015210" w:rsidRDefault="00B96D8F" w:rsidP="00B96D8F">
      <w:pPr>
        <w:pStyle w:val="Bibliography"/>
      </w:pPr>
      <w:r w:rsidRPr="00015210">
        <w:t>Oster, E. (2019). Unobservable Selection and Coefficient Stability: Theory and Evidence. Journal of Business &amp; Economic Statistics, 37(2), 187–204.</w:t>
      </w:r>
    </w:p>
    <w:p w14:paraId="6845EDF7" w14:textId="77777777" w:rsidR="00B96D8F" w:rsidRPr="00015210" w:rsidRDefault="00B96D8F" w:rsidP="00B96D8F">
      <w:pPr>
        <w:pStyle w:val="Bibliography"/>
      </w:pPr>
      <w:r w:rsidRPr="00015210">
        <w:lastRenderedPageBreak/>
        <w:t>Quinn, M., &amp; Gutt, D. (2025). Heterogeneous Effects of Generative Artificial Intelligence (GenAI) on Knowledge Seeking in Online Communities. Journal of Management Information Systems, 42(2), 370–399.</w:t>
      </w:r>
    </w:p>
    <w:p w14:paraId="5DC6FD50" w14:textId="77777777" w:rsidR="00B96D8F" w:rsidRPr="00015210" w:rsidRDefault="00B96D8F" w:rsidP="00B96D8F">
      <w:pPr>
        <w:pStyle w:val="Bibliography"/>
      </w:pPr>
      <w:r w:rsidRPr="00015210">
        <w:t>Rao, X., Shan, G., &amp; Qiu, L. (2026). How Generative AI Transforms Questioning Behavior on Q&amp;A Platforms: Evidence from A Natural Experiment with Pilot Usage of ChatGPT. SSRN Scholarly Paper.</w:t>
      </w:r>
    </w:p>
    <w:p w14:paraId="35F0C513" w14:textId="77777777" w:rsidR="00B96D8F" w:rsidRPr="00015210" w:rsidRDefault="00B96D8F" w:rsidP="00B96D8F">
      <w:pPr>
        <w:pStyle w:val="Bibliography"/>
      </w:pPr>
      <w:r w:rsidRPr="00015210">
        <w:t>del Rio-Chanona, R. M., Laurentsyeva, N., &amp; Wachs, J. (2024). Large Language Models Reduce Public Knowledge Sharing on Online Q&amp;A Platforms. PNAS Nexus, 3(9), pgae400.</w:t>
      </w:r>
    </w:p>
    <w:p w14:paraId="70C529AA" w14:textId="77777777" w:rsidR="00B96D8F" w:rsidRPr="00015210" w:rsidRDefault="00B96D8F" w:rsidP="00B96D8F">
      <w:pPr>
        <w:pStyle w:val="Bibliography"/>
      </w:pPr>
      <w:r w:rsidRPr="00015210">
        <w:t>Sanatizadeh, A., Lu, Y., Zhao, K., &amp; Hu, Y. (2025). Engagement or Entanglement? The Dual Impact of Generative Artificial Intelligence in Online Knowledge Exchange Platforms. Information &amp; Management, 62(6), 104178.</w:t>
      </w:r>
    </w:p>
    <w:p w14:paraId="56DC4EB3" w14:textId="77777777" w:rsidR="00B96D8F" w:rsidRPr="00015210" w:rsidRDefault="00B96D8F" w:rsidP="00B96D8F">
      <w:pPr>
        <w:pStyle w:val="Bibliography"/>
      </w:pPr>
      <w:r w:rsidRPr="00015210">
        <w:t>Shan, G., &amp; Qiu, L. (2026). Examining the Impact of Generative AI on Users’ Voluntary Knowledge Contribution: Evidence from a Natural Experiment on Stack Overflow. Information Systems Research, 37(2), 1021–1041.</w:t>
      </w:r>
    </w:p>
    <w:p w14:paraId="5CC4111A" w14:textId="77777777" w:rsidR="00B96D8F" w:rsidRPr="00015210" w:rsidRDefault="00B96D8F" w:rsidP="00B96D8F">
      <w:pPr>
        <w:pStyle w:val="Bibliography"/>
      </w:pPr>
      <w:r w:rsidRPr="00015210">
        <w:t>Shi, C., Hu, P., Fan, W., &amp; Qiu, L. (2024). Competitive Peer Influence on Knowledge Contribution Behaviors in Online Q&amp;A Communities: A Social Comparison Perspective. Internet Research, 34(5), 1577–1601.</w:t>
      </w:r>
    </w:p>
    <w:p w14:paraId="68D0F7BF" w14:textId="77777777" w:rsidR="00B96D8F" w:rsidRPr="00015210" w:rsidRDefault="00B96D8F" w:rsidP="00B96D8F">
      <w:pPr>
        <w:pStyle w:val="Bibliography"/>
      </w:pPr>
      <w:r w:rsidRPr="00015210">
        <w:t>Shin, M., Kim, J., van Opheusden, B., &amp; Griffiths, T. L. (2023). Superhuman Artificial Intelligence Can Improve Human Decision-Making by Increasing Novelty. Proceedings of the National Academy of Sciences, 120(12), e2214840120.</w:t>
      </w:r>
    </w:p>
    <w:p w14:paraId="33BD4A68" w14:textId="77777777" w:rsidR="00B96D8F" w:rsidRPr="00015210" w:rsidRDefault="00B96D8F" w:rsidP="00B96D8F">
      <w:pPr>
        <w:pStyle w:val="Bibliography"/>
      </w:pPr>
      <w:r w:rsidRPr="00015210">
        <w:t>Tversky, A., &amp; Kahneman, D. (1973). Availability: A Heuristic for Judging Frequency and Probability. Cognitive Psychology, 5(2), 207–232.</w:t>
      </w:r>
    </w:p>
    <w:p w14:paraId="7FDC4075" w14:textId="77777777" w:rsidR="00B96D8F" w:rsidRPr="00015210" w:rsidRDefault="00B96D8F" w:rsidP="00B96D8F">
      <w:pPr>
        <w:pStyle w:val="Bibliography"/>
      </w:pPr>
      <w:r w:rsidRPr="00015210">
        <w:t>Wang, N., Liu, Y., &amp; Xiao, S. (2022). Which Feedback Matters? The Role of Expressions and Valence in Continuous High-Quality Knowledge Contribution in the Online Q&amp;A Community. Decision Support Systems, 156, 113750.</w:t>
      </w:r>
    </w:p>
    <w:p w14:paraId="3FA1D00D" w14:textId="77777777" w:rsidR="00B96D8F" w:rsidRPr="00015210" w:rsidRDefault="00B96D8F" w:rsidP="00B96D8F">
      <w:pPr>
        <w:pStyle w:val="Bibliography"/>
      </w:pPr>
      <w:r w:rsidRPr="00015210">
        <w:t>Wang, X. (Shawn), &amp; Zheng, J. (2024). Can Banning AI-Generated Content Save User-Generated Q&amp;A Platforms? SSRN Scholarly Paper.</w:t>
      </w:r>
    </w:p>
    <w:p w14:paraId="3DB74CD4" w14:textId="77777777" w:rsidR="00B96D8F" w:rsidRPr="00015210" w:rsidRDefault="00B96D8F" w:rsidP="00B96D8F">
      <w:pPr>
        <w:pStyle w:val="Bibliography"/>
      </w:pPr>
      <w:r w:rsidRPr="00015210">
        <w:t>Xue, J., Wang, L., Zheng, J., Li, Y., &amp; Tan, Y. (2026). Can ChatGPT Kill User-Generated Q&amp;A Platforms? Information Systems Research.</w:t>
      </w:r>
    </w:p>
    <w:p w14:paraId="3C0B2D25" w14:textId="77777777" w:rsidR="00B96D8F" w:rsidRPr="00015210" w:rsidRDefault="00B96D8F" w:rsidP="00B96D8F">
      <w:pPr>
        <w:pStyle w:val="Bibliography"/>
      </w:pPr>
      <w:r w:rsidRPr="00015210">
        <w:t>Yiu, S., Seamans, R., Raj, M., &amp; Liu, T. (2026). Worker Repositioning and Technological Change: Evidence from an Online Labor Market. Organization Science.</w:t>
      </w:r>
    </w:p>
    <w:p w14:paraId="13CFACE6" w14:textId="77777777" w:rsidR="00B96D8F" w:rsidRPr="00015210" w:rsidRDefault="00B96D8F" w:rsidP="00B96D8F">
      <w:pPr>
        <w:pStyle w:val="Bibliography"/>
      </w:pPr>
      <w:r w:rsidRPr="00015210">
        <w:t>Zhang, L., Li, Y.-N., Peng, T.-Q., &amp; Wu, Y. (2022). Dynamics of the Social Construction of Knowledge: An Empirical Study of Zhihu in China. EPJ Data Science, 11(1), 35.</w:t>
      </w:r>
    </w:p>
    <w:p w14:paraId="2128BFD5" w14:textId="77777777" w:rsidR="00B96D8F" w:rsidRPr="00015210" w:rsidRDefault="00B96D8F" w:rsidP="00B96D8F">
      <w:pPr>
        <w:pStyle w:val="Bibliography"/>
      </w:pPr>
      <w:r w:rsidRPr="00015210">
        <w:t>Zhang, X. (Michael), &amp; Zhu, F. (2011). Group Size and Incentives to Contribute: A Natural Experiment at Chinese Wikipedia. American Economic Review, 101(4), 1601–1615.</w:t>
      </w:r>
    </w:p>
    <w:p w14:paraId="4684B71E" w14:textId="335424C6" w:rsidR="00B96D8F" w:rsidRPr="00015210" w:rsidRDefault="00B96D8F" w:rsidP="00B96D8F">
      <w:pPr>
        <w:pStyle w:val="Bibliography"/>
        <w:rPr>
          <w:szCs w:val="24"/>
        </w:rPr>
      </w:pPr>
      <w:r w:rsidRPr="00015210">
        <w:fldChar w:fldCharType="end"/>
      </w:r>
    </w:p>
    <w:bookmarkEnd w:id="1"/>
    <w:p w14:paraId="4F3A3D45" w14:textId="27DBB871" w:rsidR="00D66C4E" w:rsidRPr="00015210" w:rsidRDefault="006D1BDC" w:rsidP="006D1BDC">
      <w:pPr>
        <w:pStyle w:val="Heading1"/>
        <w:numPr>
          <w:ilvl w:val="0"/>
          <w:numId w:val="0"/>
        </w:numPr>
        <w:ind w:left="360" w:hanging="360"/>
      </w:pPr>
      <w:r w:rsidRPr="00015210">
        <w:t>Appendix</w:t>
      </w:r>
    </w:p>
    <w:p w14:paraId="1F76C288" w14:textId="433F60E0" w:rsidR="006D1BDC" w:rsidRPr="00015210" w:rsidRDefault="006D1BDC" w:rsidP="006D1BDC">
      <w:pPr>
        <w:pStyle w:val="TableFiguretitle"/>
      </w:pPr>
      <w:r w:rsidRPr="00015210">
        <w:t xml:space="preserve">Table </w:t>
      </w:r>
      <w:del w:id="4432" w:author="Xin Li" w:date="2026-08-21T10:32:00Z" w16du:dateUtc="2026-08-21T02:32:00Z">
        <w:r w:rsidRPr="00015210" w:rsidDel="000E49BD">
          <w:fldChar w:fldCharType="begin"/>
        </w:r>
        <w:r w:rsidRPr="00015210" w:rsidDel="000E49BD">
          <w:delInstrText xml:space="preserve"> SEQ Table \* ARABIC </w:delInstrText>
        </w:r>
        <w:r w:rsidRPr="00015210" w:rsidDel="000E49BD">
          <w:fldChar w:fldCharType="separate"/>
        </w:r>
        <w:r w:rsidRPr="00015210" w:rsidDel="000E49BD">
          <w:delText>2</w:delText>
        </w:r>
        <w:r w:rsidRPr="00015210" w:rsidDel="000E49BD">
          <w:fldChar w:fldCharType="end"/>
        </w:r>
      </w:del>
      <w:ins w:id="4433" w:author="Xin Li" w:date="2026-08-21T10:32:00Z" w16du:dateUtc="2026-08-21T02:32:00Z">
        <w:r w:rsidR="000E49BD">
          <w:t>A1</w:t>
        </w:r>
      </w:ins>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Change w:id="4434">
          <w:tblGrid>
            <w:gridCol w:w="10"/>
            <w:gridCol w:w="1819"/>
            <w:gridCol w:w="10"/>
            <w:gridCol w:w="1630"/>
            <w:gridCol w:w="10"/>
            <w:gridCol w:w="1478"/>
            <w:gridCol w:w="10"/>
            <w:gridCol w:w="1947"/>
            <w:gridCol w:w="10"/>
            <w:gridCol w:w="2416"/>
            <w:gridCol w:w="10"/>
          </w:tblGrid>
        </w:tblGridChange>
      </w:tblGrid>
      <w:tr w:rsidR="006D1BDC" w:rsidRPr="00015210" w14:paraId="295E65C3" w14:textId="77777777" w:rsidTr="000E49BD">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2A119D0C" w14:textId="77777777" w:rsidR="006D1BDC" w:rsidRPr="00015210" w:rsidRDefault="006D1BDC" w:rsidP="00DE134C">
            <w:pPr>
              <w:jc w:val="center"/>
              <w:rPr>
                <w:b/>
                <w:bCs/>
                <w:color w:val="000000"/>
                <w:sz w:val="22"/>
                <w:szCs w:val="22"/>
              </w:rPr>
            </w:pPr>
            <w:r w:rsidRPr="00015210">
              <w:rPr>
                <w:b/>
                <w:bCs/>
                <w:color w:val="000000"/>
                <w:sz w:val="22"/>
                <w:szCs w:val="22"/>
              </w:rPr>
              <w:lastRenderedPageBreak/>
              <w:t>Dimension</w:t>
            </w:r>
          </w:p>
        </w:tc>
        <w:tc>
          <w:tcPr>
            <w:tcW w:w="1640" w:type="dxa"/>
            <w:tcBorders>
              <w:top w:val="single" w:sz="8" w:space="0" w:color="auto"/>
              <w:left w:val="nil"/>
              <w:bottom w:val="single" w:sz="8" w:space="0" w:color="auto"/>
              <w:right w:val="single" w:sz="8" w:space="0" w:color="auto"/>
            </w:tcBorders>
            <w:vAlign w:val="center"/>
            <w:hideMark/>
          </w:tcPr>
          <w:p w14:paraId="00C28D56" w14:textId="77777777" w:rsidR="006D1BDC" w:rsidRPr="00015210" w:rsidRDefault="006D1BDC" w:rsidP="00DE134C">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42B4C3A8" w14:textId="77777777" w:rsidR="006D1BDC" w:rsidRPr="00015210" w:rsidRDefault="006D1BDC" w:rsidP="00DE134C">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2BC2CC57" w14:textId="77777777" w:rsidR="006D1BDC" w:rsidRPr="00015210" w:rsidRDefault="006D1BDC" w:rsidP="00DE134C">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6B25EF68" w14:textId="31C00299" w:rsidR="006D1BDC" w:rsidRPr="00015210" w:rsidRDefault="00B369E9" w:rsidP="00B369E9">
            <w:pPr>
              <w:jc w:val="center"/>
              <w:rPr>
                <w:b/>
                <w:bCs/>
                <w:color w:val="000000"/>
                <w:sz w:val="22"/>
                <w:szCs w:val="22"/>
              </w:rPr>
            </w:pPr>
            <w:ins w:id="4435" w:author="Prof. LIU Ben" w:date="2026-08-24T23:29:00Z" w16du:dateUtc="2026-08-24T15:29:00Z">
              <w:r>
                <w:rPr>
                  <w:rFonts w:hint="eastAsia"/>
                  <w:b/>
                  <w:bCs/>
                  <w:color w:val="000000"/>
                  <w:sz w:val="22"/>
                  <w:szCs w:val="22"/>
                </w:rPr>
                <w:t>Our</w:t>
              </w:r>
            </w:ins>
            <w:del w:id="4436" w:author="Prof. LIU Ben" w:date="2026-08-24T23:29:00Z" w16du:dateUtc="2026-08-24T15:29:00Z">
              <w:r w:rsidR="006D1BDC" w:rsidRPr="00015210" w:rsidDel="00B369E9">
                <w:rPr>
                  <w:b/>
                  <w:bCs/>
                  <w:color w:val="000000"/>
                  <w:sz w:val="22"/>
                  <w:szCs w:val="22"/>
                </w:rPr>
                <w:delText>This</w:delText>
              </w:r>
            </w:del>
            <w:r w:rsidR="006D1BDC" w:rsidRPr="00015210">
              <w:rPr>
                <w:b/>
                <w:bCs/>
                <w:color w:val="000000"/>
                <w:sz w:val="22"/>
                <w:szCs w:val="22"/>
              </w:rPr>
              <w:t xml:space="preserve"> study</w:t>
            </w:r>
          </w:p>
        </w:tc>
      </w:tr>
      <w:tr w:rsidR="000E49BD" w:rsidRPr="00015210" w14:paraId="6D81F212" w14:textId="77777777" w:rsidTr="00330C61">
        <w:tblPrEx>
          <w:tblW w:w="5000" w:type="pct"/>
          <w:jc w:val="center"/>
          <w:tblLayout w:type="fixed"/>
          <w:tblCellMar>
            <w:left w:w="14" w:type="dxa"/>
            <w:right w:w="14" w:type="dxa"/>
          </w:tblCellMar>
          <w:tblPrExChange w:id="4437"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4438"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4439"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3AC12EC7" w14:textId="77777777" w:rsidR="000E49BD" w:rsidRPr="00015210" w:rsidRDefault="000E49BD" w:rsidP="00330C61">
            <w:pPr>
              <w:rPr>
                <w:color w:val="000000"/>
                <w:sz w:val="22"/>
                <w:szCs w:val="22"/>
              </w:rPr>
            </w:pPr>
            <w:commentRangeStart w:id="4440"/>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Change w:id="4441"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202C66EE" w14:textId="77777777" w:rsidR="000E49BD" w:rsidRPr="00015210" w:rsidRDefault="000E49BD" w:rsidP="00330C61">
            <w:pPr>
              <w:jc w:val="center"/>
              <w:rPr>
                <w:color w:val="000000"/>
                <w:sz w:val="22"/>
                <w:szCs w:val="22"/>
              </w:rPr>
            </w:pPr>
            <w:r w:rsidRPr="00015210">
              <w:rPr>
                <w:color w:val="000000"/>
                <w:sz w:val="22"/>
                <w:szCs w:val="22"/>
              </w:rPr>
              <w:t xml:space="preserve">Question </w:t>
            </w:r>
            <w:del w:id="4442" w:author="Xin Li" w:date="2026-08-21T10:28:00Z" w16du:dateUtc="2026-08-21T02:28:00Z">
              <w:r w:rsidRPr="00015210" w:rsidDel="000E49BD">
                <w:rPr>
                  <w:color w:val="000000"/>
                  <w:sz w:val="22"/>
                  <w:szCs w:val="22"/>
                </w:rPr>
                <w:delText>supply</w:delText>
              </w:r>
            </w:del>
          </w:p>
        </w:tc>
        <w:tc>
          <w:tcPr>
            <w:tcW w:w="1488" w:type="dxa"/>
            <w:tcBorders>
              <w:top w:val="nil"/>
              <w:left w:val="nil"/>
              <w:bottom w:val="single" w:sz="8" w:space="0" w:color="auto"/>
              <w:right w:val="single" w:sz="8" w:space="0" w:color="auto"/>
            </w:tcBorders>
            <w:vAlign w:val="center"/>
            <w:hideMark/>
            <w:tcPrChange w:id="4443"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62757BBF" w14:textId="77777777" w:rsidR="000E49BD" w:rsidRPr="00015210" w:rsidRDefault="000E49BD" w:rsidP="00330C61">
            <w:pPr>
              <w:jc w:val="center"/>
              <w:rPr>
                <w:color w:val="000000"/>
                <w:sz w:val="22"/>
                <w:szCs w:val="22"/>
              </w:rPr>
            </w:pPr>
            <w:r w:rsidRPr="00015210">
              <w:rPr>
                <w:color w:val="000000"/>
                <w:sz w:val="22"/>
                <w:szCs w:val="22"/>
              </w:rPr>
              <w:t xml:space="preserve">Answer </w:t>
            </w:r>
            <w:del w:id="4444" w:author="Xin Li" w:date="2026-08-21T10:28:00Z" w16du:dateUtc="2026-08-21T02:28:00Z">
              <w:r w:rsidRPr="00015210" w:rsidDel="000E49BD">
                <w:rPr>
                  <w:color w:val="000000"/>
                  <w:sz w:val="22"/>
                  <w:szCs w:val="22"/>
                </w:rPr>
                <w:delText>supply and style</w:delText>
              </w:r>
            </w:del>
          </w:p>
        </w:tc>
        <w:tc>
          <w:tcPr>
            <w:tcW w:w="1957" w:type="dxa"/>
            <w:tcBorders>
              <w:top w:val="nil"/>
              <w:left w:val="nil"/>
              <w:bottom w:val="single" w:sz="8" w:space="0" w:color="auto"/>
              <w:right w:val="single" w:sz="8" w:space="0" w:color="auto"/>
            </w:tcBorders>
            <w:vAlign w:val="center"/>
            <w:hideMark/>
            <w:tcPrChange w:id="4445"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50192C92" w14:textId="3CF47471" w:rsidR="000E49BD" w:rsidRPr="00015210" w:rsidRDefault="000E49BD" w:rsidP="00330C61">
            <w:pPr>
              <w:jc w:val="center"/>
              <w:rPr>
                <w:color w:val="000000"/>
                <w:sz w:val="22"/>
                <w:szCs w:val="22"/>
              </w:rPr>
            </w:pPr>
            <w:r w:rsidRPr="00015210">
              <w:rPr>
                <w:color w:val="000000"/>
                <w:sz w:val="22"/>
                <w:szCs w:val="22"/>
              </w:rPr>
              <w:t xml:space="preserve">Answer </w:t>
            </w:r>
            <w:ins w:id="4446" w:author="Prof. LIU Ben" w:date="2026-08-24T23:29:00Z" w16du:dateUtc="2026-08-24T15:29:00Z">
              <w:r w:rsidR="00B369E9">
                <w:rPr>
                  <w:rFonts w:hint="eastAsia"/>
                  <w:color w:val="000000"/>
                  <w:sz w:val="22"/>
                  <w:szCs w:val="22"/>
                </w:rPr>
                <w:t>(supply &amp; length)</w:t>
              </w:r>
            </w:ins>
            <w:del w:id="4447" w:author="Xin Li" w:date="2026-08-21T10:28:00Z" w16du:dateUtc="2026-08-21T02:28:00Z">
              <w:r w:rsidRPr="00015210" w:rsidDel="000E49BD">
                <w:rPr>
                  <w:color w:val="000000"/>
                  <w:sz w:val="22"/>
                  <w:szCs w:val="22"/>
                </w:rPr>
                <w:delText>supply</w:delText>
              </w:r>
            </w:del>
          </w:p>
        </w:tc>
        <w:tc>
          <w:tcPr>
            <w:tcW w:w="2426" w:type="dxa"/>
            <w:tcBorders>
              <w:top w:val="nil"/>
              <w:left w:val="nil"/>
              <w:bottom w:val="single" w:sz="8" w:space="0" w:color="auto"/>
              <w:right w:val="single" w:sz="8" w:space="0" w:color="auto"/>
            </w:tcBorders>
            <w:vAlign w:val="center"/>
            <w:hideMark/>
            <w:tcPrChange w:id="4448"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70CFC33D" w14:textId="7F47FB2C" w:rsidR="000E49BD" w:rsidRPr="00015210" w:rsidRDefault="000E49BD" w:rsidP="00330C61">
            <w:pPr>
              <w:jc w:val="center"/>
              <w:rPr>
                <w:color w:val="000000"/>
                <w:sz w:val="22"/>
                <w:szCs w:val="22"/>
              </w:rPr>
            </w:pPr>
            <w:r w:rsidRPr="00015210">
              <w:rPr>
                <w:color w:val="000000"/>
                <w:sz w:val="22"/>
                <w:szCs w:val="22"/>
              </w:rPr>
              <w:t xml:space="preserve">Answer </w:t>
            </w:r>
            <w:ins w:id="4449" w:author="Prof. LIU Ben" w:date="2026-08-24T23:29:00Z" w16du:dateUtc="2026-08-24T15:29:00Z">
              <w:r w:rsidR="00B369E9">
                <w:rPr>
                  <w:rFonts w:hint="eastAsia"/>
                  <w:color w:val="000000"/>
                  <w:sz w:val="22"/>
                  <w:szCs w:val="22"/>
                </w:rPr>
                <w:t>(supply &amp; quality)</w:t>
              </w:r>
            </w:ins>
            <w:del w:id="4450" w:author="Xin Li" w:date="2026-08-21T10:28:00Z" w16du:dateUtc="2026-08-21T02:28:00Z">
              <w:r w:rsidRPr="00015210" w:rsidDel="000E49BD">
                <w:rPr>
                  <w:color w:val="000000"/>
                  <w:sz w:val="22"/>
                  <w:szCs w:val="22"/>
                </w:rPr>
                <w:delText xml:space="preserve">supply </w:delText>
              </w:r>
              <w:r w:rsidRPr="00015210" w:rsidDel="000E49BD">
                <w:rPr>
                  <w:b/>
                  <w:bCs/>
                  <w:color w:val="000000"/>
                  <w:sz w:val="22"/>
                  <w:szCs w:val="22"/>
                </w:rPr>
                <w:delText>and</w:delText>
              </w:r>
              <w:r w:rsidRPr="00015210" w:rsidDel="000E49BD">
                <w:rPr>
                  <w:color w:val="000000"/>
                  <w:sz w:val="22"/>
                  <w:szCs w:val="22"/>
                </w:rPr>
                <w:delText xml:space="preserve"> contribution quality</w:delText>
              </w:r>
            </w:del>
            <w:commentRangeEnd w:id="4440"/>
            <w:r w:rsidR="00B369E9" w:rsidRPr="00015210">
              <w:rPr>
                <w:rStyle w:val="CommentReference"/>
                <w:color w:val="000000"/>
                <w:sz w:val="22"/>
                <w:szCs w:val="22"/>
              </w:rPr>
              <w:commentReference w:id="4440"/>
            </w:r>
          </w:p>
        </w:tc>
      </w:tr>
      <w:tr w:rsidR="000E49BD" w:rsidRPr="00015210" w14:paraId="377C5EC5" w14:textId="77777777" w:rsidTr="00FF04DB">
        <w:tblPrEx>
          <w:tblW w:w="5000" w:type="pct"/>
          <w:jc w:val="center"/>
          <w:tblLayout w:type="fixed"/>
          <w:tblCellMar>
            <w:left w:w="14" w:type="dxa"/>
            <w:right w:w="14" w:type="dxa"/>
          </w:tblCellMar>
          <w:tblPrExChange w:id="4451"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4452"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4453"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627F358F" w14:textId="77777777" w:rsidR="000E49BD" w:rsidRPr="00015210" w:rsidRDefault="000E49BD" w:rsidP="00FF04DB">
            <w:pPr>
              <w:rPr>
                <w:color w:val="000000"/>
                <w:sz w:val="22"/>
                <w:szCs w:val="22"/>
              </w:rPr>
            </w:pPr>
            <w:r w:rsidRPr="00015210">
              <w:rPr>
                <w:color w:val="000000"/>
                <w:sz w:val="22"/>
                <w:szCs w:val="22"/>
              </w:rPr>
              <w:t xml:space="preserve">Domain </w:t>
            </w:r>
            <w:del w:id="4454" w:author="Xin Li" w:date="2026-08-21T10:31:00Z" w16du:dateUtc="2026-08-21T02:31:00Z">
              <w:r w:rsidRPr="00015210" w:rsidDel="000E49BD">
                <w:rPr>
                  <w:color w:val="000000"/>
                  <w:sz w:val="22"/>
                  <w:szCs w:val="22"/>
                </w:rPr>
                <w:delText xml:space="preserve">and basis of </w:delText>
              </w:r>
            </w:del>
            <w:del w:id="4455" w:author="Xin Li" w:date="2026-08-21T10:30:00Z" w16du:dateUtc="2026-08-21T02:30:00Z">
              <w:r w:rsidRPr="00015210" w:rsidDel="000E49BD">
                <w:rPr>
                  <w:color w:val="000000"/>
                  <w:sz w:val="22"/>
                  <w:szCs w:val="22"/>
                </w:rPr>
                <w:delText>contribution value</w:delText>
              </w:r>
            </w:del>
          </w:p>
        </w:tc>
        <w:tc>
          <w:tcPr>
            <w:tcW w:w="1640" w:type="dxa"/>
            <w:tcBorders>
              <w:top w:val="nil"/>
              <w:left w:val="nil"/>
              <w:bottom w:val="single" w:sz="8" w:space="0" w:color="auto"/>
              <w:right w:val="single" w:sz="8" w:space="0" w:color="auto"/>
            </w:tcBorders>
            <w:vAlign w:val="center"/>
            <w:hideMark/>
            <w:tcPrChange w:id="4456"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4536966D" w14:textId="77777777" w:rsidR="000E49BD" w:rsidRPr="00015210" w:rsidRDefault="000E49BD" w:rsidP="00FF04DB">
            <w:pPr>
              <w:jc w:val="center"/>
              <w:rPr>
                <w:color w:val="000000"/>
                <w:sz w:val="22"/>
                <w:szCs w:val="22"/>
              </w:rPr>
            </w:pPr>
            <w:r w:rsidRPr="00015210">
              <w:rPr>
                <w:color w:val="000000"/>
                <w:sz w:val="22"/>
                <w:szCs w:val="22"/>
              </w:rPr>
              <w:t>Technical</w:t>
            </w:r>
            <w:del w:id="4457" w:author="Prof. LIU Ben" w:date="2026-08-24T23:26:00Z" w16du:dateUtc="2026-08-24T15:26:00Z">
              <w:r w:rsidRPr="00015210" w:rsidDel="00B369E9">
                <w:rPr>
                  <w:color w:val="000000"/>
                  <w:sz w:val="22"/>
                  <w:szCs w:val="22"/>
                </w:rPr>
                <w:delText xml:space="preserve">; </w:delText>
              </w:r>
            </w:del>
            <w:del w:id="4458" w:author="Xin Li" w:date="2026-08-21T10:31:00Z" w16du:dateUtc="2026-08-21T02:31:00Z">
              <w:r w:rsidRPr="00015210" w:rsidDel="000E49BD">
                <w:rPr>
                  <w:color w:val="000000"/>
                  <w:sz w:val="22"/>
                  <w:szCs w:val="22"/>
                </w:rPr>
                <w:delText>correctness</w:delText>
              </w:r>
            </w:del>
          </w:p>
        </w:tc>
        <w:tc>
          <w:tcPr>
            <w:tcW w:w="1488" w:type="dxa"/>
            <w:tcBorders>
              <w:top w:val="nil"/>
              <w:left w:val="nil"/>
              <w:bottom w:val="single" w:sz="8" w:space="0" w:color="auto"/>
              <w:right w:val="single" w:sz="8" w:space="0" w:color="auto"/>
            </w:tcBorders>
            <w:vAlign w:val="center"/>
            <w:hideMark/>
            <w:tcPrChange w:id="4459"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5A35A784" w14:textId="77777777" w:rsidR="000E49BD" w:rsidRPr="00015210" w:rsidRDefault="000E49BD" w:rsidP="00FF04DB">
            <w:pPr>
              <w:jc w:val="center"/>
              <w:rPr>
                <w:color w:val="000000"/>
                <w:sz w:val="22"/>
                <w:szCs w:val="22"/>
              </w:rPr>
            </w:pPr>
            <w:r w:rsidRPr="00015210">
              <w:rPr>
                <w:color w:val="000000"/>
                <w:sz w:val="22"/>
                <w:szCs w:val="22"/>
              </w:rPr>
              <w:t>Technical</w:t>
            </w:r>
            <w:del w:id="4460" w:author="Prof. LIU Ben" w:date="2026-08-24T23:26:00Z" w16du:dateUtc="2026-08-24T15:26:00Z">
              <w:r w:rsidRPr="00015210" w:rsidDel="00B369E9">
                <w:rPr>
                  <w:color w:val="000000"/>
                  <w:sz w:val="22"/>
                  <w:szCs w:val="22"/>
                </w:rPr>
                <w:delText>;</w:delText>
              </w:r>
            </w:del>
            <w:r w:rsidRPr="00015210">
              <w:rPr>
                <w:color w:val="000000"/>
                <w:sz w:val="22"/>
                <w:szCs w:val="22"/>
              </w:rPr>
              <w:t xml:space="preserve"> </w:t>
            </w:r>
            <w:del w:id="4461" w:author="Xin Li" w:date="2026-08-21T10:31:00Z" w16du:dateUtc="2026-08-21T02:31:00Z">
              <w:r w:rsidRPr="00015210" w:rsidDel="000E49BD">
                <w:rPr>
                  <w:color w:val="000000"/>
                  <w:sz w:val="22"/>
                  <w:szCs w:val="22"/>
                </w:rPr>
                <w:delText>correctness</w:delText>
              </w:r>
            </w:del>
          </w:p>
        </w:tc>
        <w:tc>
          <w:tcPr>
            <w:tcW w:w="1957" w:type="dxa"/>
            <w:tcBorders>
              <w:top w:val="nil"/>
              <w:left w:val="nil"/>
              <w:bottom w:val="single" w:sz="8" w:space="0" w:color="auto"/>
              <w:right w:val="single" w:sz="8" w:space="0" w:color="auto"/>
            </w:tcBorders>
            <w:vAlign w:val="center"/>
            <w:hideMark/>
            <w:tcPrChange w:id="4462"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57685D93" w14:textId="77777777" w:rsidR="000E49BD" w:rsidRPr="00015210" w:rsidRDefault="000E49BD" w:rsidP="00FF04DB">
            <w:pPr>
              <w:jc w:val="center"/>
              <w:rPr>
                <w:color w:val="000000"/>
                <w:sz w:val="22"/>
                <w:szCs w:val="22"/>
              </w:rPr>
            </w:pPr>
            <w:r w:rsidRPr="00015210">
              <w:rPr>
                <w:color w:val="000000"/>
                <w:sz w:val="22"/>
                <w:szCs w:val="22"/>
              </w:rPr>
              <w:t>General-interest</w:t>
            </w:r>
            <w:del w:id="4463" w:author="Prof. LIU Ben" w:date="2026-08-24T23:26:00Z" w16du:dateUtc="2026-08-24T15:26:00Z">
              <w:r w:rsidRPr="00015210" w:rsidDel="00B369E9">
                <w:rPr>
                  <w:color w:val="000000"/>
                  <w:sz w:val="22"/>
                  <w:szCs w:val="22"/>
                </w:rPr>
                <w:delText xml:space="preserve">; </w:delText>
              </w:r>
            </w:del>
            <w:del w:id="4464" w:author="Xin Li" w:date="2026-08-21T10:31:00Z" w16du:dateUtc="2026-08-21T02:31:00Z">
              <w:r w:rsidRPr="00015210" w:rsidDel="000E49BD">
                <w:rPr>
                  <w:color w:val="000000"/>
                  <w:sz w:val="22"/>
                  <w:szCs w:val="22"/>
                </w:rPr>
                <w:delText>experience and interpretation</w:delText>
              </w:r>
            </w:del>
          </w:p>
        </w:tc>
        <w:tc>
          <w:tcPr>
            <w:tcW w:w="2426" w:type="dxa"/>
            <w:tcBorders>
              <w:top w:val="nil"/>
              <w:left w:val="nil"/>
              <w:bottom w:val="single" w:sz="8" w:space="0" w:color="auto"/>
              <w:right w:val="single" w:sz="8" w:space="0" w:color="auto"/>
            </w:tcBorders>
            <w:vAlign w:val="center"/>
            <w:hideMark/>
            <w:tcPrChange w:id="4465"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59DABC73" w14:textId="77777777" w:rsidR="000E49BD" w:rsidRPr="00015210" w:rsidRDefault="000E49BD" w:rsidP="00FF04DB">
            <w:pPr>
              <w:jc w:val="center"/>
              <w:rPr>
                <w:color w:val="000000"/>
                <w:sz w:val="22"/>
                <w:szCs w:val="22"/>
              </w:rPr>
            </w:pPr>
            <w:r w:rsidRPr="00015210">
              <w:rPr>
                <w:color w:val="000000"/>
                <w:sz w:val="22"/>
                <w:szCs w:val="22"/>
              </w:rPr>
              <w:t>Technical</w:t>
            </w:r>
            <w:del w:id="4466" w:author="Prof. LIU Ben" w:date="2026-08-24T23:26:00Z" w16du:dateUtc="2026-08-24T15:26:00Z">
              <w:r w:rsidRPr="00015210" w:rsidDel="00B369E9">
                <w:rPr>
                  <w:color w:val="000000"/>
                  <w:sz w:val="22"/>
                  <w:szCs w:val="22"/>
                </w:rPr>
                <w:delText xml:space="preserve">; </w:delText>
              </w:r>
            </w:del>
            <w:del w:id="4467" w:author="Xin Li" w:date="2026-08-21T10:31:00Z" w16du:dateUtc="2026-08-21T02:31:00Z">
              <w:r w:rsidRPr="00015210" w:rsidDel="000E49BD">
                <w:rPr>
                  <w:color w:val="000000"/>
                  <w:sz w:val="22"/>
                  <w:szCs w:val="22"/>
                </w:rPr>
                <w:delText>correctness and efficiency</w:delText>
              </w:r>
            </w:del>
          </w:p>
        </w:tc>
      </w:tr>
      <w:tr w:rsidR="000E49BD" w:rsidRPr="00015210" w14:paraId="004D4AAE" w14:textId="77777777" w:rsidTr="00FF04DB">
        <w:trPr>
          <w:trHeight w:val="40"/>
          <w:jc w:val="center"/>
          <w:ins w:id="4468" w:author="Xin Li" w:date="2026-08-21T10:30:00Z"/>
        </w:trPr>
        <w:tc>
          <w:tcPr>
            <w:tcW w:w="1829" w:type="dxa"/>
            <w:tcBorders>
              <w:top w:val="nil"/>
              <w:left w:val="single" w:sz="8" w:space="0" w:color="auto"/>
              <w:bottom w:val="single" w:sz="8" w:space="0" w:color="auto"/>
              <w:right w:val="single" w:sz="8" w:space="0" w:color="auto"/>
            </w:tcBorders>
            <w:vAlign w:val="center"/>
          </w:tcPr>
          <w:p w14:paraId="394C80FC" w14:textId="77777777" w:rsidR="000E49BD" w:rsidRPr="00015210" w:rsidRDefault="000E49BD" w:rsidP="00FF04DB">
            <w:pPr>
              <w:rPr>
                <w:ins w:id="4469" w:author="Xin Li" w:date="2026-08-21T10:30:00Z" w16du:dateUtc="2026-08-21T02:30:00Z"/>
                <w:color w:val="000000"/>
                <w:sz w:val="22"/>
                <w:szCs w:val="22"/>
              </w:rPr>
            </w:pPr>
            <w:commentRangeStart w:id="4470"/>
            <w:ins w:id="4471" w:author="Xin Li" w:date="2026-08-21T10:31:00Z" w16du:dateUtc="2026-08-21T02:31:00Z">
              <w:r>
                <w:rPr>
                  <w:color w:val="000000"/>
                  <w:sz w:val="22"/>
                  <w:szCs w:val="22"/>
                </w:rPr>
                <w:t xml:space="preserve">Answer </w:t>
              </w:r>
            </w:ins>
            <w:ins w:id="4472" w:author="Xin Li" w:date="2026-08-21T10:30:00Z" w16du:dateUtc="2026-08-21T02:30:00Z">
              <w:r w:rsidRPr="00015210">
                <w:rPr>
                  <w:color w:val="000000"/>
                  <w:sz w:val="22"/>
                  <w:szCs w:val="22"/>
                </w:rPr>
                <w:t>value</w:t>
              </w:r>
            </w:ins>
          </w:p>
        </w:tc>
        <w:tc>
          <w:tcPr>
            <w:tcW w:w="1640" w:type="dxa"/>
            <w:tcBorders>
              <w:top w:val="nil"/>
              <w:left w:val="nil"/>
              <w:bottom w:val="single" w:sz="8" w:space="0" w:color="auto"/>
              <w:right w:val="single" w:sz="8" w:space="0" w:color="auto"/>
            </w:tcBorders>
            <w:vAlign w:val="center"/>
          </w:tcPr>
          <w:p w14:paraId="46FD2015" w14:textId="77777777" w:rsidR="000E49BD" w:rsidRPr="00015210" w:rsidRDefault="000E49BD" w:rsidP="00FF04DB">
            <w:pPr>
              <w:jc w:val="center"/>
              <w:rPr>
                <w:ins w:id="4473" w:author="Xin Li" w:date="2026-08-21T10:30:00Z" w16du:dateUtc="2026-08-21T02:30:00Z"/>
                <w:color w:val="000000"/>
                <w:sz w:val="22"/>
                <w:szCs w:val="22"/>
              </w:rPr>
            </w:pPr>
            <w:ins w:id="4474" w:author="Xin Li" w:date="2026-08-21T10:31:00Z" w16du:dateUtc="2026-08-21T02:31:00Z">
              <w:r w:rsidRPr="00015210">
                <w:rPr>
                  <w:color w:val="000000"/>
                  <w:sz w:val="22"/>
                  <w:szCs w:val="22"/>
                </w:rPr>
                <w:t>correctness</w:t>
              </w:r>
            </w:ins>
          </w:p>
        </w:tc>
        <w:tc>
          <w:tcPr>
            <w:tcW w:w="1488" w:type="dxa"/>
            <w:tcBorders>
              <w:top w:val="nil"/>
              <w:left w:val="nil"/>
              <w:bottom w:val="single" w:sz="8" w:space="0" w:color="auto"/>
              <w:right w:val="single" w:sz="8" w:space="0" w:color="auto"/>
            </w:tcBorders>
            <w:vAlign w:val="center"/>
          </w:tcPr>
          <w:p w14:paraId="77C4ABFA" w14:textId="77777777" w:rsidR="000E49BD" w:rsidRPr="00015210" w:rsidRDefault="000E49BD" w:rsidP="00FF04DB">
            <w:pPr>
              <w:jc w:val="center"/>
              <w:rPr>
                <w:ins w:id="4475" w:author="Xin Li" w:date="2026-08-21T10:30:00Z" w16du:dateUtc="2026-08-21T02:30:00Z"/>
                <w:color w:val="000000"/>
                <w:sz w:val="22"/>
                <w:szCs w:val="22"/>
              </w:rPr>
            </w:pPr>
            <w:ins w:id="4476" w:author="Xin Li" w:date="2026-08-21T10:31:00Z" w16du:dateUtc="2026-08-21T02:31:00Z">
              <w:r w:rsidRPr="00015210">
                <w:rPr>
                  <w:color w:val="000000"/>
                  <w:sz w:val="22"/>
                  <w:szCs w:val="22"/>
                </w:rPr>
                <w:t>correctness</w:t>
              </w:r>
            </w:ins>
          </w:p>
        </w:tc>
        <w:tc>
          <w:tcPr>
            <w:tcW w:w="1957" w:type="dxa"/>
            <w:tcBorders>
              <w:top w:val="nil"/>
              <w:left w:val="nil"/>
              <w:bottom w:val="single" w:sz="8" w:space="0" w:color="auto"/>
              <w:right w:val="single" w:sz="8" w:space="0" w:color="auto"/>
            </w:tcBorders>
            <w:vAlign w:val="center"/>
          </w:tcPr>
          <w:p w14:paraId="4F069AAB" w14:textId="77777777" w:rsidR="000E49BD" w:rsidRPr="00015210" w:rsidRDefault="000E49BD" w:rsidP="00FF04DB">
            <w:pPr>
              <w:jc w:val="center"/>
              <w:rPr>
                <w:ins w:id="4477" w:author="Xin Li" w:date="2026-08-21T10:30:00Z" w16du:dateUtc="2026-08-21T02:30:00Z"/>
                <w:color w:val="000000"/>
                <w:sz w:val="22"/>
                <w:szCs w:val="22"/>
              </w:rPr>
            </w:pPr>
            <w:ins w:id="4478" w:author="Xin Li" w:date="2026-08-21T10:31:00Z" w16du:dateUtc="2026-08-21T02:31:00Z">
              <w:r w:rsidRPr="00015210">
                <w:rPr>
                  <w:color w:val="000000"/>
                  <w:sz w:val="22"/>
                  <w:szCs w:val="22"/>
                </w:rPr>
                <w:t>experience and interpretation</w:t>
              </w:r>
            </w:ins>
          </w:p>
        </w:tc>
        <w:tc>
          <w:tcPr>
            <w:tcW w:w="2426" w:type="dxa"/>
            <w:tcBorders>
              <w:top w:val="nil"/>
              <w:left w:val="nil"/>
              <w:bottom w:val="single" w:sz="8" w:space="0" w:color="auto"/>
              <w:right w:val="single" w:sz="8" w:space="0" w:color="auto"/>
            </w:tcBorders>
            <w:vAlign w:val="center"/>
          </w:tcPr>
          <w:p w14:paraId="4B686DE8" w14:textId="77777777" w:rsidR="000E49BD" w:rsidRPr="00015210" w:rsidRDefault="000E49BD" w:rsidP="00FF04DB">
            <w:pPr>
              <w:jc w:val="center"/>
              <w:rPr>
                <w:ins w:id="4479" w:author="Xin Li" w:date="2026-08-21T10:30:00Z" w16du:dateUtc="2026-08-21T02:30:00Z"/>
                <w:color w:val="000000"/>
                <w:sz w:val="22"/>
                <w:szCs w:val="22"/>
              </w:rPr>
            </w:pPr>
            <w:ins w:id="4480" w:author="Xin Li" w:date="2026-08-21T10:31:00Z" w16du:dateUtc="2026-08-21T02:31:00Z">
              <w:r w:rsidRPr="00015210">
                <w:rPr>
                  <w:color w:val="000000"/>
                  <w:sz w:val="22"/>
                  <w:szCs w:val="22"/>
                </w:rPr>
                <w:t>correctness and efficiency</w:t>
              </w:r>
            </w:ins>
            <w:commentRangeEnd w:id="4470"/>
            <w:r w:rsidR="00B369E9" w:rsidRPr="00015210">
              <w:rPr>
                <w:rStyle w:val="CommentReference"/>
                <w:color w:val="000000"/>
                <w:sz w:val="22"/>
                <w:szCs w:val="22"/>
              </w:rPr>
              <w:commentReference w:id="4470"/>
            </w:r>
          </w:p>
        </w:tc>
      </w:tr>
      <w:tr w:rsidR="006D1BDC" w:rsidRPr="00015210" w14:paraId="19C7C238" w14:textId="77777777" w:rsidTr="000E49BD">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2572C2C8" w14:textId="77777777" w:rsidR="006D1BDC" w:rsidRPr="00015210" w:rsidRDefault="006D1BDC" w:rsidP="00DE134C">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3EA73D6F" w14:textId="77777777" w:rsidR="006D1BDC" w:rsidRPr="00015210" w:rsidRDefault="006D1BDC" w:rsidP="00DE134C">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30ECAFCE" w14:textId="77777777" w:rsidR="006D1BDC" w:rsidRPr="00015210" w:rsidRDefault="006D1BDC" w:rsidP="00DE134C">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03213B92" w14:textId="77777777" w:rsidR="006D1BDC" w:rsidRPr="00015210" w:rsidRDefault="006D1BDC" w:rsidP="00DE134C">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2CF6F953" w14:textId="77777777" w:rsidR="006D1BDC" w:rsidRPr="00015210" w:rsidRDefault="006D1BDC" w:rsidP="00DE134C">
            <w:pPr>
              <w:jc w:val="center"/>
              <w:rPr>
                <w:color w:val="000000"/>
                <w:sz w:val="22"/>
                <w:szCs w:val="22"/>
              </w:rPr>
            </w:pPr>
            <w:r w:rsidRPr="00015210">
              <w:rPr>
                <w:color w:val="000000"/>
                <w:sz w:val="22"/>
                <w:szCs w:val="22"/>
              </w:rPr>
              <w:t>Platform-internal</w:t>
            </w:r>
          </w:p>
        </w:tc>
      </w:tr>
      <w:tr w:rsidR="000E49BD" w:rsidRPr="00015210" w14:paraId="12DA46FA" w14:textId="77777777" w:rsidTr="00EE54C3">
        <w:tblPrEx>
          <w:tblW w:w="5000" w:type="pct"/>
          <w:jc w:val="center"/>
          <w:tblLayout w:type="fixed"/>
          <w:tblCellMar>
            <w:left w:w="14" w:type="dxa"/>
            <w:right w:w="14" w:type="dxa"/>
          </w:tblCellMar>
          <w:tblPrExChange w:id="4481" w:author="Xin Li" w:date="2026-08-21T10:29:00Z" w16du:dateUtc="2026-08-21T02:29:00Z">
            <w:tblPrEx>
              <w:tblW w:w="5000" w:type="pct"/>
              <w:jc w:val="center"/>
              <w:tblLayout w:type="fixed"/>
              <w:tblCellMar>
                <w:left w:w="14" w:type="dxa"/>
                <w:right w:w="14" w:type="dxa"/>
              </w:tblCellMar>
            </w:tblPrEx>
          </w:tblPrExChange>
        </w:tblPrEx>
        <w:trPr>
          <w:trHeight w:val="43"/>
          <w:jc w:val="center"/>
          <w:trPrChange w:id="4482" w:author="Xin Li" w:date="2026-08-21T10:29:00Z" w16du:dateUtc="2026-08-21T02:29:00Z">
            <w:trPr>
              <w:gridAfter w:val="0"/>
              <w:trHeight w:val="1040"/>
              <w:jc w:val="center"/>
            </w:trPr>
          </w:trPrChange>
        </w:trPr>
        <w:tc>
          <w:tcPr>
            <w:tcW w:w="1829" w:type="dxa"/>
            <w:tcBorders>
              <w:top w:val="nil"/>
              <w:left w:val="single" w:sz="8" w:space="0" w:color="auto"/>
              <w:bottom w:val="single" w:sz="8" w:space="0" w:color="auto"/>
              <w:right w:val="single" w:sz="8" w:space="0" w:color="auto"/>
            </w:tcBorders>
            <w:vAlign w:val="center"/>
            <w:hideMark/>
            <w:tcPrChange w:id="4483"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45197733" w14:textId="77777777" w:rsidR="000E49BD" w:rsidRPr="00015210" w:rsidRDefault="000E49BD" w:rsidP="00EE54C3">
            <w:pPr>
              <w:rPr>
                <w:color w:val="000000"/>
                <w:sz w:val="22"/>
                <w:szCs w:val="22"/>
              </w:rPr>
            </w:pPr>
            <w:r w:rsidRPr="00015210">
              <w:rPr>
                <w:color w:val="000000"/>
                <w:sz w:val="22"/>
                <w:szCs w:val="22"/>
              </w:rPr>
              <w:t xml:space="preserve">Timing of AI answer </w:t>
            </w:r>
            <w:del w:id="4484" w:author="Xin Li" w:date="2026-08-21T10:27:00Z" w16du:dateUtc="2026-08-21T02:27:00Z">
              <w:r w:rsidRPr="00015210" w:rsidDel="000E49BD">
                <w:rPr>
                  <w:color w:val="000000"/>
                  <w:sz w:val="22"/>
                  <w:szCs w:val="22"/>
                </w:rPr>
                <w:delText>relative to human answers</w:delText>
              </w:r>
            </w:del>
          </w:p>
        </w:tc>
        <w:tc>
          <w:tcPr>
            <w:tcW w:w="1640" w:type="dxa"/>
            <w:tcBorders>
              <w:top w:val="nil"/>
              <w:left w:val="nil"/>
              <w:bottom w:val="single" w:sz="8" w:space="0" w:color="auto"/>
              <w:right w:val="single" w:sz="8" w:space="0" w:color="auto"/>
            </w:tcBorders>
            <w:vAlign w:val="center"/>
            <w:hideMark/>
            <w:tcPrChange w:id="4485"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7CFEC8F3" w14:textId="77777777" w:rsidR="000E49BD" w:rsidRPr="00015210" w:rsidRDefault="000E49BD" w:rsidP="00EE54C3">
            <w:pPr>
              <w:jc w:val="center"/>
              <w:rPr>
                <w:color w:val="000000"/>
                <w:sz w:val="22"/>
                <w:szCs w:val="22"/>
              </w:rPr>
            </w:pPr>
            <w:r w:rsidRPr="00015210">
              <w:rPr>
                <w:color w:val="000000"/>
                <w:sz w:val="22"/>
                <w:szCs w:val="22"/>
              </w:rPr>
              <w:t>N</w:t>
            </w:r>
            <w:ins w:id="4486" w:author="Xin Li" w:date="2026-08-21T10:27:00Z" w16du:dateUtc="2026-08-21T02:27:00Z">
              <w:r>
                <w:rPr>
                  <w:color w:val="000000"/>
                  <w:sz w:val="22"/>
                  <w:szCs w:val="22"/>
                </w:rPr>
                <w:t>A</w:t>
              </w:r>
            </w:ins>
            <w:del w:id="4487" w:author="Xin Li" w:date="2026-08-21T10:27:00Z" w16du:dateUtc="2026-08-21T02:27:00Z">
              <w:r w:rsidRPr="00015210" w:rsidDel="000E49BD">
                <w:rPr>
                  <w:color w:val="000000"/>
                  <w:sz w:val="22"/>
                  <w:szCs w:val="22"/>
                </w:rPr>
                <w:delText>o</w:delText>
              </w:r>
            </w:del>
          </w:p>
        </w:tc>
        <w:tc>
          <w:tcPr>
            <w:tcW w:w="1488" w:type="dxa"/>
            <w:tcBorders>
              <w:top w:val="nil"/>
              <w:left w:val="nil"/>
              <w:bottom w:val="single" w:sz="8" w:space="0" w:color="auto"/>
              <w:right w:val="single" w:sz="8" w:space="0" w:color="auto"/>
            </w:tcBorders>
            <w:vAlign w:val="center"/>
            <w:hideMark/>
            <w:tcPrChange w:id="4488"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557001EB" w14:textId="77777777" w:rsidR="000E49BD" w:rsidRPr="00015210" w:rsidRDefault="000E49BD" w:rsidP="00EE54C3">
            <w:pPr>
              <w:jc w:val="center"/>
              <w:rPr>
                <w:color w:val="000000"/>
                <w:sz w:val="22"/>
                <w:szCs w:val="22"/>
              </w:rPr>
            </w:pPr>
            <w:r w:rsidRPr="00015210">
              <w:rPr>
                <w:color w:val="000000"/>
                <w:sz w:val="22"/>
                <w:szCs w:val="22"/>
              </w:rPr>
              <w:t>N</w:t>
            </w:r>
            <w:del w:id="4489" w:author="Xin Li" w:date="2026-08-21T10:27:00Z" w16du:dateUtc="2026-08-21T02:27:00Z">
              <w:r w:rsidRPr="00015210" w:rsidDel="000E49BD">
                <w:rPr>
                  <w:color w:val="000000"/>
                  <w:sz w:val="22"/>
                  <w:szCs w:val="22"/>
                </w:rPr>
                <w:delText>o</w:delText>
              </w:r>
            </w:del>
            <w:ins w:id="4490" w:author="Xin Li" w:date="2026-08-21T10:27:00Z" w16du:dateUtc="2026-08-21T02:27:00Z">
              <w:r>
                <w:rPr>
                  <w:color w:val="000000"/>
                  <w:sz w:val="22"/>
                  <w:szCs w:val="22"/>
                </w:rPr>
                <w:t>A</w:t>
              </w:r>
            </w:ins>
          </w:p>
        </w:tc>
        <w:tc>
          <w:tcPr>
            <w:tcW w:w="1957" w:type="dxa"/>
            <w:tcBorders>
              <w:top w:val="nil"/>
              <w:left w:val="nil"/>
              <w:bottom w:val="single" w:sz="8" w:space="0" w:color="auto"/>
              <w:right w:val="single" w:sz="8" w:space="0" w:color="auto"/>
            </w:tcBorders>
            <w:vAlign w:val="center"/>
            <w:hideMark/>
            <w:tcPrChange w:id="4491"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45068716" w14:textId="77777777" w:rsidR="000E49BD" w:rsidRPr="00015210" w:rsidRDefault="000E49BD" w:rsidP="00EE54C3">
            <w:pPr>
              <w:jc w:val="center"/>
              <w:rPr>
                <w:color w:val="000000"/>
                <w:sz w:val="22"/>
                <w:szCs w:val="22"/>
              </w:rPr>
            </w:pPr>
            <w:r w:rsidRPr="00015210">
              <w:rPr>
                <w:color w:val="000000"/>
                <w:sz w:val="22"/>
                <w:szCs w:val="22"/>
              </w:rPr>
              <w:t>≈3 months after posting</w:t>
            </w:r>
            <w:del w:id="4492" w:author="Xin Li" w:date="2026-08-21T10:27:00Z" w16du:dateUtc="2026-08-21T02:27:00Z">
              <w:r w:rsidRPr="00015210" w:rsidDel="000E49BD">
                <w:rPr>
                  <w:color w:val="000000"/>
                  <w:sz w:val="22"/>
                  <w:szCs w:val="22"/>
                </w:rPr>
                <w:delText>, once human answers have accumulated</w:delText>
              </w:r>
            </w:del>
          </w:p>
        </w:tc>
        <w:tc>
          <w:tcPr>
            <w:tcW w:w="2426" w:type="dxa"/>
            <w:tcBorders>
              <w:top w:val="nil"/>
              <w:left w:val="nil"/>
              <w:bottom w:val="single" w:sz="8" w:space="0" w:color="auto"/>
              <w:right w:val="single" w:sz="8" w:space="0" w:color="auto"/>
            </w:tcBorders>
            <w:vAlign w:val="center"/>
            <w:hideMark/>
            <w:tcPrChange w:id="4493"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2679345B" w14:textId="77777777" w:rsidR="000E49BD" w:rsidRPr="00015210" w:rsidRDefault="000E49BD" w:rsidP="00EE54C3">
            <w:pPr>
              <w:jc w:val="center"/>
              <w:rPr>
                <w:color w:val="000000"/>
                <w:sz w:val="22"/>
                <w:szCs w:val="22"/>
              </w:rPr>
            </w:pPr>
            <w:del w:id="4494" w:author="Xin Li" w:date="2026-08-21T10:27:00Z" w16du:dateUtc="2026-08-21T02:27:00Z">
              <w:r w:rsidRPr="00015210" w:rsidDel="000E49BD">
                <w:rPr>
                  <w:color w:val="000000"/>
                  <w:sz w:val="22"/>
                  <w:szCs w:val="22"/>
                </w:rPr>
                <w:delText xml:space="preserve">AI answers are generated </w:delText>
              </w:r>
            </w:del>
            <w:r w:rsidRPr="00015210">
              <w:rPr>
                <w:color w:val="000000"/>
                <w:sz w:val="22"/>
                <w:szCs w:val="22"/>
              </w:rPr>
              <w:t>immediately after</w:t>
            </w:r>
            <w:del w:id="4495" w:author="Prof. LIU Ben" w:date="2026-08-24T23:28:00Z" w16du:dateUtc="2026-08-24T15:28:00Z">
              <w:r w:rsidRPr="00015210" w:rsidDel="00B369E9">
                <w:rPr>
                  <w:color w:val="000000"/>
                  <w:sz w:val="22"/>
                  <w:szCs w:val="22"/>
                </w:rPr>
                <w:delText xml:space="preserve"> question</w:delText>
              </w:r>
            </w:del>
            <w:r w:rsidRPr="00015210">
              <w:rPr>
                <w:color w:val="000000"/>
                <w:sz w:val="22"/>
                <w:szCs w:val="22"/>
              </w:rPr>
              <w:t xml:space="preserve"> posting </w:t>
            </w:r>
            <w:del w:id="4496" w:author="Xin Li" w:date="2026-08-21T10:27:00Z" w16du:dateUtc="2026-08-21T02:27:00Z">
              <w:r w:rsidRPr="00015210" w:rsidDel="000E49BD">
                <w:rPr>
                  <w:color w:val="000000"/>
                  <w:sz w:val="22"/>
                  <w:szCs w:val="22"/>
                </w:rPr>
                <w:delText>and listed before any human answer</w:delText>
              </w:r>
            </w:del>
          </w:p>
        </w:tc>
      </w:tr>
      <w:tr w:rsidR="00CC5F2D" w:rsidRPr="00015210" w14:paraId="5ADE1A62" w14:textId="77777777" w:rsidTr="00B46AA1">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24E349F0" w14:textId="77777777" w:rsidR="00CC5F2D" w:rsidRPr="00015210" w:rsidRDefault="00CC5F2D" w:rsidP="00B46AA1">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3E984E89" w14:textId="6AAE53E7" w:rsidR="00CC5F2D" w:rsidRPr="00015210" w:rsidRDefault="00CC5F2D" w:rsidP="00B46AA1">
            <w:pPr>
              <w:jc w:val="center"/>
              <w:rPr>
                <w:color w:val="000000"/>
                <w:sz w:val="22"/>
                <w:szCs w:val="22"/>
              </w:rPr>
            </w:pPr>
            <w:del w:id="4497" w:author="Xin Li" w:date="2026-08-21T10:29:00Z" w16du:dateUtc="2026-08-21T02:29:00Z">
              <w:r w:rsidRPr="00015210" w:rsidDel="000E49BD">
                <w:rPr>
                  <w:color w:val="000000"/>
                  <w:sz w:val="22"/>
                  <w:szCs w:val="22"/>
                </w:rPr>
                <w:delText>None; diverts questions before arrival</w:delText>
              </w:r>
            </w:del>
            <w:ins w:id="4498" w:author="Xin Li" w:date="2026-08-21T10:29:00Z" w16du:dateUtc="2026-08-21T02:29:00Z">
              <w:r>
                <w:rPr>
                  <w:color w:val="000000"/>
                  <w:sz w:val="22"/>
                  <w:szCs w:val="22"/>
                </w:rPr>
                <w:t>N</w:t>
              </w:r>
            </w:ins>
            <w:ins w:id="4499" w:author="Prof. LIU Ben" w:date="2026-08-24T23:32:00Z" w16du:dateUtc="2026-08-24T15:32:00Z">
              <w:r w:rsidR="00B369E9">
                <w:rPr>
                  <w:rFonts w:hint="eastAsia"/>
                  <w:color w:val="000000"/>
                  <w:sz w:val="22"/>
                  <w:szCs w:val="22"/>
                </w:rPr>
                <w:t xml:space="preserve">one </w:t>
              </w:r>
              <w:r w:rsidR="00B369E9">
                <w:rPr>
                  <w:color w:val="000000"/>
                  <w:sz w:val="22"/>
                  <w:szCs w:val="22"/>
                </w:rPr>
                <w:t>–</w:t>
              </w:r>
              <w:r w:rsidR="00B369E9">
                <w:rPr>
                  <w:rFonts w:hint="eastAsia"/>
                  <w:color w:val="000000"/>
                  <w:sz w:val="22"/>
                  <w:szCs w:val="22"/>
                </w:rPr>
                <w:t xml:space="preserve"> diverts questions pre-arrival</w:t>
              </w:r>
            </w:ins>
            <w:ins w:id="4500" w:author="Xin Li" w:date="2026-08-21T10:29:00Z" w16du:dateUtc="2026-08-21T02:29:00Z">
              <w:del w:id="4501" w:author="Prof. LIU Ben" w:date="2026-08-24T23:32:00Z" w16du:dateUtc="2026-08-24T15:32:00Z">
                <w:r w:rsidDel="00B369E9">
                  <w:rPr>
                    <w:color w:val="000000"/>
                    <w:sz w:val="22"/>
                    <w:szCs w:val="22"/>
                  </w:rPr>
                  <w:delText>A</w:delText>
                </w:r>
              </w:del>
            </w:ins>
          </w:p>
        </w:tc>
        <w:tc>
          <w:tcPr>
            <w:tcW w:w="1488" w:type="dxa"/>
            <w:tcBorders>
              <w:top w:val="nil"/>
              <w:left w:val="nil"/>
              <w:bottom w:val="single" w:sz="8" w:space="0" w:color="auto"/>
              <w:right w:val="single" w:sz="8" w:space="0" w:color="auto"/>
            </w:tcBorders>
            <w:vAlign w:val="center"/>
            <w:hideMark/>
          </w:tcPr>
          <w:p w14:paraId="7409A925" w14:textId="77777777" w:rsidR="00CC5F2D" w:rsidRPr="00015210" w:rsidRDefault="00CC5F2D" w:rsidP="00B46AA1">
            <w:pPr>
              <w:jc w:val="center"/>
              <w:rPr>
                <w:color w:val="000000"/>
                <w:sz w:val="22"/>
                <w:szCs w:val="22"/>
              </w:rPr>
            </w:pPr>
            <w:r w:rsidRPr="00015210">
              <w:rPr>
                <w:color w:val="000000"/>
                <w:sz w:val="22"/>
                <w:szCs w:val="22"/>
              </w:rPr>
              <w:t xml:space="preserve">Collaborator </w:t>
            </w:r>
            <w:del w:id="4502" w:author="Xin Li" w:date="2026-08-21T10:30:00Z" w16du:dateUtc="2026-08-21T02:30:00Z">
              <w:r w:rsidRPr="00015210" w:rsidDel="000E49BD">
                <w:rPr>
                  <w:color w:val="000000"/>
                  <w:sz w:val="22"/>
                  <w:szCs w:val="22"/>
                </w:rPr>
                <w:delText>and writing aid</w:delText>
              </w:r>
            </w:del>
          </w:p>
        </w:tc>
        <w:tc>
          <w:tcPr>
            <w:tcW w:w="1957" w:type="dxa"/>
            <w:tcBorders>
              <w:top w:val="nil"/>
              <w:left w:val="nil"/>
              <w:bottom w:val="single" w:sz="8" w:space="0" w:color="auto"/>
              <w:right w:val="single" w:sz="8" w:space="0" w:color="auto"/>
            </w:tcBorders>
            <w:vAlign w:val="center"/>
            <w:hideMark/>
          </w:tcPr>
          <w:p w14:paraId="31AAE64E" w14:textId="5BF0FAA8" w:rsidR="00CC5F2D" w:rsidRPr="00015210" w:rsidRDefault="00CC5F2D" w:rsidP="00B46AA1">
            <w:pPr>
              <w:jc w:val="center"/>
              <w:rPr>
                <w:color w:val="000000"/>
                <w:sz w:val="22"/>
                <w:szCs w:val="22"/>
              </w:rPr>
            </w:pPr>
            <w:del w:id="4503" w:author="Xin Li" w:date="2026-08-21T10:30:00Z" w16du:dateUtc="2026-08-21T02:30:00Z">
              <w:r w:rsidRPr="00015210" w:rsidDel="000E49BD">
                <w:rPr>
                  <w:color w:val="000000"/>
                  <w:sz w:val="22"/>
                  <w:szCs w:val="22"/>
                </w:rPr>
                <w:delText>Delayed s</w:delText>
              </w:r>
            </w:del>
            <w:ins w:id="4504" w:author="Prof. LIU Ben" w:date="2026-08-24T23:27:00Z" w16du:dateUtc="2026-08-24T15:27:00Z">
              <w:r w:rsidR="00B369E9">
                <w:rPr>
                  <w:rFonts w:hint="eastAsia"/>
                  <w:color w:val="000000"/>
                  <w:sz w:val="22"/>
                  <w:szCs w:val="22"/>
                </w:rPr>
                <w:t>Su</w:t>
              </w:r>
            </w:ins>
            <w:ins w:id="4505" w:author="Prof. LIU Ben" w:date="2026-08-24T23:28:00Z" w16du:dateUtc="2026-08-24T15:28:00Z">
              <w:r w:rsidR="00B369E9">
                <w:rPr>
                  <w:rFonts w:hint="eastAsia"/>
                  <w:color w:val="000000"/>
                  <w:sz w:val="22"/>
                  <w:szCs w:val="22"/>
                </w:rPr>
                <w:t>pplementary contributor</w:t>
              </w:r>
            </w:ins>
            <w:ins w:id="4506" w:author="Xin Li" w:date="2026-08-21T10:30:00Z" w16du:dateUtc="2026-08-21T02:30:00Z">
              <w:del w:id="4507" w:author="Prof. LIU Ben" w:date="2026-08-24T23:27:00Z" w16du:dateUtc="2026-08-24T15:27:00Z">
                <w:r w:rsidDel="00B369E9">
                  <w:rPr>
                    <w:color w:val="000000"/>
                    <w:sz w:val="22"/>
                    <w:szCs w:val="22"/>
                  </w:rPr>
                  <w:delText>S</w:delText>
                </w:r>
              </w:del>
            </w:ins>
            <w:del w:id="4508" w:author="Prof. LIU Ben" w:date="2026-08-24T23:27:00Z" w16du:dateUtc="2026-08-24T15:27:00Z">
              <w:r w:rsidRPr="00015210" w:rsidDel="00B369E9">
                <w:rPr>
                  <w:color w:val="000000"/>
                  <w:sz w:val="22"/>
                  <w:szCs w:val="22"/>
                </w:rPr>
                <w:delText>upplement</w:delText>
              </w:r>
            </w:del>
            <w:ins w:id="4509" w:author="Xin Li" w:date="2026-08-21T10:30:00Z" w16du:dateUtc="2026-08-21T02:30:00Z">
              <w:del w:id="4510" w:author="Prof. LIU Ben" w:date="2026-08-24T23:27:00Z" w16du:dateUtc="2026-08-24T15:27:00Z">
                <w:r w:rsidDel="00B369E9">
                  <w:rPr>
                    <w:color w:val="000000"/>
                    <w:sz w:val="22"/>
                    <w:szCs w:val="22"/>
                  </w:rPr>
                  <w:delText>er</w:delText>
                </w:r>
              </w:del>
            </w:ins>
            <w:del w:id="4511" w:author="Xin Li" w:date="2026-08-21T10:30:00Z" w16du:dateUtc="2026-08-21T02:30:00Z">
              <w:r w:rsidRPr="00015210" w:rsidDel="000E49BD">
                <w:rPr>
                  <w:color w:val="000000"/>
                  <w:sz w:val="22"/>
                  <w:szCs w:val="22"/>
                </w:rPr>
                <w:delText xml:space="preserve"> to an existing discussion</w:delText>
              </w:r>
            </w:del>
          </w:p>
        </w:tc>
        <w:tc>
          <w:tcPr>
            <w:tcW w:w="2426" w:type="dxa"/>
            <w:tcBorders>
              <w:top w:val="nil"/>
              <w:left w:val="nil"/>
              <w:bottom w:val="single" w:sz="8" w:space="0" w:color="auto"/>
              <w:right w:val="single" w:sz="8" w:space="0" w:color="auto"/>
            </w:tcBorders>
            <w:vAlign w:val="center"/>
            <w:hideMark/>
          </w:tcPr>
          <w:p w14:paraId="04520D8A" w14:textId="77777777" w:rsidR="00CC5F2D" w:rsidRPr="00015210" w:rsidRDefault="00CC5F2D" w:rsidP="00B46AA1">
            <w:pPr>
              <w:jc w:val="center"/>
              <w:rPr>
                <w:color w:val="000000"/>
                <w:sz w:val="22"/>
                <w:szCs w:val="22"/>
              </w:rPr>
            </w:pPr>
            <w:r w:rsidRPr="00015210">
              <w:rPr>
                <w:color w:val="000000"/>
                <w:sz w:val="22"/>
                <w:szCs w:val="22"/>
              </w:rPr>
              <w:t xml:space="preserve">Direct </w:t>
            </w:r>
            <w:del w:id="4512" w:author="Xin Li" w:date="2026-08-21T10:30:00Z" w16du:dateUtc="2026-08-21T02:30:00Z">
              <w:r w:rsidRPr="00015210" w:rsidDel="000E49BD">
                <w:rPr>
                  <w:color w:val="000000"/>
                  <w:sz w:val="22"/>
                  <w:szCs w:val="22"/>
                </w:rPr>
                <w:delText>rival on the same question</w:delText>
              </w:r>
            </w:del>
            <w:ins w:id="4513" w:author="Xin Li" w:date="2026-08-21T10:30:00Z" w16du:dateUtc="2026-08-21T02:30:00Z">
              <w:r>
                <w:rPr>
                  <w:color w:val="000000"/>
                  <w:sz w:val="22"/>
                  <w:szCs w:val="22"/>
                </w:rPr>
                <w:t>competitor</w:t>
              </w:r>
            </w:ins>
          </w:p>
        </w:tc>
      </w:tr>
      <w:tr w:rsidR="006D1BDC" w:rsidRPr="00015210" w14:paraId="07C06BD8" w14:textId="77777777" w:rsidTr="000E49BD">
        <w:tblPrEx>
          <w:tblW w:w="5000" w:type="pct"/>
          <w:jc w:val="center"/>
          <w:tblLayout w:type="fixed"/>
          <w:tblCellMar>
            <w:left w:w="14" w:type="dxa"/>
            <w:right w:w="14" w:type="dxa"/>
          </w:tblCellMar>
          <w:tblPrExChange w:id="4514"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4515"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4516"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7DC7B55A" w14:textId="34C89F34" w:rsidR="006D1BDC" w:rsidRPr="00015210" w:rsidRDefault="006D1BDC" w:rsidP="00DE134C">
            <w:pPr>
              <w:rPr>
                <w:color w:val="000000"/>
                <w:sz w:val="22"/>
                <w:szCs w:val="22"/>
              </w:rPr>
            </w:pPr>
            <w:r w:rsidRPr="00015210">
              <w:rPr>
                <w:color w:val="000000"/>
                <w:sz w:val="22"/>
                <w:szCs w:val="22"/>
              </w:rPr>
              <w:t xml:space="preserve">AI </w:t>
            </w:r>
            <w:del w:id="4517" w:author="Xin Li" w:date="2026-08-21T10:29:00Z" w16du:dateUtc="2026-08-21T02:29:00Z">
              <w:r w:rsidRPr="00015210" w:rsidDel="000E49BD">
                <w:rPr>
                  <w:color w:val="000000"/>
                  <w:sz w:val="22"/>
                  <w:szCs w:val="22"/>
                </w:rPr>
                <w:delText xml:space="preserve">content </w:delText>
              </w:r>
            </w:del>
            <w:r w:rsidRPr="00015210">
              <w:rPr>
                <w:color w:val="000000"/>
                <w:sz w:val="22"/>
                <w:szCs w:val="22"/>
              </w:rPr>
              <w:t xml:space="preserve">identifiable </w:t>
            </w:r>
            <w:del w:id="4518" w:author="Xin Li" w:date="2026-08-21T10:29:00Z" w16du:dateUtc="2026-08-21T02:29:00Z">
              <w:r w:rsidRPr="00015210" w:rsidDel="000E49BD">
                <w:rPr>
                  <w:color w:val="000000"/>
                  <w:sz w:val="22"/>
                  <w:szCs w:val="22"/>
                </w:rPr>
                <w:delText>as machine-produced</w:delText>
              </w:r>
            </w:del>
          </w:p>
        </w:tc>
        <w:tc>
          <w:tcPr>
            <w:tcW w:w="1640" w:type="dxa"/>
            <w:tcBorders>
              <w:top w:val="nil"/>
              <w:left w:val="nil"/>
              <w:bottom w:val="single" w:sz="8" w:space="0" w:color="auto"/>
              <w:right w:val="single" w:sz="8" w:space="0" w:color="auto"/>
            </w:tcBorders>
            <w:vAlign w:val="center"/>
            <w:hideMark/>
            <w:tcPrChange w:id="4519"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71852ADD" w14:textId="77777777" w:rsidR="006D1BDC" w:rsidRPr="00015210" w:rsidRDefault="006D1BDC" w:rsidP="00DE134C">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Change w:id="4520"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1CCA5327" w14:textId="77777777" w:rsidR="006D1BDC" w:rsidRPr="00015210" w:rsidRDefault="006D1BDC" w:rsidP="00DE134C">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Change w:id="4521"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18E4C42E" w14:textId="62776EE1" w:rsidR="006D1BDC" w:rsidRPr="00015210" w:rsidRDefault="006D1BDC" w:rsidP="00DE134C">
            <w:pPr>
              <w:jc w:val="center"/>
              <w:rPr>
                <w:color w:val="000000"/>
                <w:sz w:val="22"/>
                <w:szCs w:val="22"/>
              </w:rPr>
            </w:pPr>
            <w:r w:rsidRPr="00015210">
              <w:rPr>
                <w:color w:val="000000"/>
                <w:sz w:val="22"/>
                <w:szCs w:val="22"/>
              </w:rPr>
              <w:t>Yes</w:t>
            </w:r>
            <w:del w:id="4522" w:author="Xin Li" w:date="2026-08-21T10:27:00Z" w16du:dateUtc="2026-08-21T02:27:00Z">
              <w:r w:rsidRPr="00015210" w:rsidDel="000E49BD">
                <w:rPr>
                  <w:color w:val="000000"/>
                  <w:sz w:val="22"/>
                  <w:szCs w:val="22"/>
                </w:rPr>
                <w:delText xml:space="preserve"> (labeled)</w:delText>
              </w:r>
            </w:del>
          </w:p>
        </w:tc>
        <w:tc>
          <w:tcPr>
            <w:tcW w:w="2426" w:type="dxa"/>
            <w:tcBorders>
              <w:top w:val="nil"/>
              <w:left w:val="nil"/>
              <w:bottom w:val="single" w:sz="8" w:space="0" w:color="auto"/>
              <w:right w:val="single" w:sz="8" w:space="0" w:color="auto"/>
            </w:tcBorders>
            <w:vAlign w:val="center"/>
            <w:hideMark/>
            <w:tcPrChange w:id="4523"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1B46D75B" w14:textId="3B4532F3" w:rsidR="006D1BDC" w:rsidRPr="00015210" w:rsidRDefault="006D1BDC" w:rsidP="00DE134C">
            <w:pPr>
              <w:jc w:val="center"/>
              <w:rPr>
                <w:color w:val="000000"/>
                <w:sz w:val="22"/>
                <w:szCs w:val="22"/>
              </w:rPr>
            </w:pPr>
            <w:r w:rsidRPr="00015210">
              <w:rPr>
                <w:color w:val="000000"/>
                <w:sz w:val="22"/>
                <w:szCs w:val="22"/>
              </w:rPr>
              <w:t>Yes</w:t>
            </w:r>
            <w:del w:id="4524" w:author="Xin Li" w:date="2026-08-21T10:27:00Z" w16du:dateUtc="2026-08-21T02:27:00Z">
              <w:r w:rsidRPr="00015210" w:rsidDel="000E49BD">
                <w:rPr>
                  <w:color w:val="000000"/>
                  <w:sz w:val="22"/>
                  <w:szCs w:val="22"/>
                </w:rPr>
                <w:delText xml:space="preserve"> (labeled)</w:delText>
              </w:r>
            </w:del>
          </w:p>
        </w:tc>
      </w:tr>
      <w:tr w:rsidR="000E49BD" w:rsidRPr="00015210" w14:paraId="1505E93F" w14:textId="77777777" w:rsidTr="00636070">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6DCEDBE" w14:textId="77777777" w:rsidR="000E49BD" w:rsidRPr="00015210" w:rsidRDefault="000E49BD" w:rsidP="006360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74996904" w14:textId="77777777" w:rsidR="000E49BD" w:rsidRPr="00015210" w:rsidRDefault="000E49BD" w:rsidP="00636070">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3C5EAAE0" w14:textId="77777777" w:rsidR="000E49BD" w:rsidRPr="00015210" w:rsidRDefault="000E49BD" w:rsidP="00636070">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6CE26EC" w14:textId="77777777" w:rsidR="000E49BD" w:rsidRPr="000E49BD" w:rsidRDefault="000E49BD" w:rsidP="00636070">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7DB7F383" w14:textId="77777777" w:rsidR="000E49BD" w:rsidRPr="000E49BD" w:rsidRDefault="000E49BD" w:rsidP="00636070">
            <w:pPr>
              <w:jc w:val="center"/>
              <w:rPr>
                <w:color w:val="000000"/>
                <w:sz w:val="22"/>
                <w:szCs w:val="22"/>
                <w:rPrChange w:id="4525" w:author="Xin Li" w:date="2026-08-21T10:28:00Z" w16du:dateUtc="2026-08-21T02:28:00Z">
                  <w:rPr>
                    <w:b/>
                    <w:bCs/>
                    <w:color w:val="000000"/>
                    <w:sz w:val="22"/>
                    <w:szCs w:val="22"/>
                  </w:rPr>
                </w:rPrChange>
              </w:rPr>
            </w:pPr>
            <w:r w:rsidRPr="000E49BD">
              <w:rPr>
                <w:color w:val="000000"/>
                <w:sz w:val="22"/>
                <w:szCs w:val="22"/>
                <w:rPrChange w:id="4526" w:author="Xin Li" w:date="2026-08-21T10:28:00Z" w16du:dateUtc="2026-08-21T02:28:00Z">
                  <w:rPr>
                    <w:b/>
                    <w:bCs/>
                    <w:color w:val="000000"/>
                    <w:sz w:val="22"/>
                    <w:szCs w:val="22"/>
                  </w:rPr>
                </w:rPrChange>
              </w:rPr>
              <w:t>Yes</w:t>
            </w:r>
            <w:del w:id="4527" w:author="Xin Li" w:date="2026-08-21T10:28:00Z" w16du:dateUtc="2026-08-21T02:28:00Z">
              <w:r w:rsidRPr="000E49BD" w:rsidDel="000E49BD">
                <w:rPr>
                  <w:color w:val="000000"/>
                  <w:sz w:val="22"/>
                  <w:szCs w:val="22"/>
                </w:rPr>
                <w:delText>; central to the design</w:delText>
              </w:r>
            </w:del>
          </w:p>
        </w:tc>
      </w:tr>
      <w:tr w:rsidR="006D1BDC" w:rsidRPr="00015210" w14:paraId="5E80C0D5" w14:textId="77777777" w:rsidTr="000E49B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15426F9F" w14:textId="5E77183D" w:rsidR="006D1BDC" w:rsidRPr="00015210" w:rsidRDefault="006D1BDC" w:rsidP="00DE134C">
            <w:pPr>
              <w:rPr>
                <w:color w:val="000000"/>
                <w:sz w:val="22"/>
                <w:szCs w:val="22"/>
              </w:rPr>
            </w:pPr>
            <w:del w:id="4528" w:author="Prof. LIU Ben" w:date="2026-08-24T23:33:00Z" w16du:dateUtc="2026-08-24T15:33:00Z">
              <w:r w:rsidRPr="00015210" w:rsidDel="00B369E9">
                <w:rPr>
                  <w:color w:val="000000"/>
                  <w:sz w:val="22"/>
                  <w:szCs w:val="22"/>
                </w:rPr>
                <w:delText>Identification strategy</w:delText>
              </w:r>
            </w:del>
            <w:ins w:id="4529" w:author="Prof. LIU Ben" w:date="2026-08-24T23:33:00Z" w16du:dateUtc="2026-08-24T15:33:00Z">
              <w:r w:rsidR="00B369E9">
                <w:rPr>
                  <w:rFonts w:hint="eastAsia"/>
                  <w:color w:val="000000"/>
                  <w:sz w:val="22"/>
                  <w:szCs w:val="22"/>
                </w:rPr>
                <w:t>Research design</w:t>
              </w:r>
            </w:ins>
          </w:p>
        </w:tc>
        <w:tc>
          <w:tcPr>
            <w:tcW w:w="1640" w:type="dxa"/>
            <w:tcBorders>
              <w:top w:val="nil"/>
              <w:left w:val="nil"/>
              <w:bottom w:val="single" w:sz="8" w:space="0" w:color="auto"/>
              <w:right w:val="single" w:sz="8" w:space="0" w:color="auto"/>
            </w:tcBorders>
            <w:vAlign w:val="center"/>
            <w:hideMark/>
          </w:tcPr>
          <w:p w14:paraId="30C0D239"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704D95AB"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6B73AD77" w14:textId="77777777" w:rsidR="006D1BDC" w:rsidRPr="00015210" w:rsidRDefault="006D1BDC" w:rsidP="00DE134C">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4FD2A13F" w14:textId="6A8C57D5" w:rsidR="006D1BDC" w:rsidRPr="00015210" w:rsidRDefault="006D1BDC" w:rsidP="00DE134C">
            <w:pPr>
              <w:jc w:val="center"/>
              <w:rPr>
                <w:color w:val="000000"/>
                <w:sz w:val="22"/>
                <w:szCs w:val="22"/>
              </w:rPr>
            </w:pPr>
            <w:del w:id="4530" w:author="Prof. LIU Ben" w:date="2026-08-24T23:34:00Z" w16du:dateUtc="2026-08-24T15:34:00Z">
              <w:r w:rsidRPr="00015210" w:rsidDel="00B369E9">
                <w:rPr>
                  <w:color w:val="000000"/>
                  <w:sz w:val="22"/>
                  <w:szCs w:val="22"/>
                </w:rPr>
                <w:delText>Field randomization at the question level</w:delText>
              </w:r>
            </w:del>
            <w:ins w:id="4531" w:author="Prof. LIU Ben" w:date="2026-08-24T23:34:00Z" w16du:dateUtc="2026-08-24T15:34:00Z">
              <w:r w:rsidR="00B369E9">
                <w:rPr>
                  <w:rFonts w:hint="eastAsia"/>
                  <w:color w:val="000000"/>
                  <w:sz w:val="22"/>
                  <w:szCs w:val="22"/>
                </w:rPr>
                <w:t>Randomized field experiment</w:t>
              </w:r>
            </w:ins>
          </w:p>
        </w:tc>
      </w:tr>
    </w:tbl>
    <w:p w14:paraId="258E7BBE" w14:textId="77777777" w:rsidR="006D1BDC" w:rsidRPr="00313A96" w:rsidRDefault="006D1BDC" w:rsidP="00D66C4E"/>
    <w:sectPr w:rsidR="006D1BDC" w:rsidRPr="00313A96"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5" w:author="Prof. LIU Ben" w:date="2026-08-24T21:11:00Z" w:initials="BL">
    <w:p w14:paraId="13CCC5EE" w14:textId="77777777" w:rsidR="00B369E9" w:rsidRDefault="00B369E9" w:rsidP="00B369E9">
      <w:r>
        <w:rPr>
          <w:rStyle w:val="CommentReference"/>
        </w:rPr>
        <w:annotationRef/>
      </w:r>
      <w:r>
        <w:rPr>
          <w:rFonts w:ascii="Georgia" w:eastAsiaTheme="minorEastAsia" w:hAnsi="Georgia" w:cs="Georgia"/>
          <w:sz w:val="20"/>
          <w:szCs w:val="20"/>
          <w:lang w:eastAsia="en-US"/>
        </w:rPr>
        <w:t>double check to see if it is accurate to say this.</w:t>
      </w:r>
    </w:p>
  </w:comment>
  <w:comment w:id="287" w:author="Xin Li" w:date="2026-08-20T23:09:00Z" w:initials="X">
    <w:p w14:paraId="77187800" w14:textId="77777777" w:rsidR="0027674F" w:rsidRDefault="0027674F" w:rsidP="0027674F">
      <w:pPr>
        <w:pStyle w:val="CommentText"/>
        <w:jc w:val="left"/>
      </w:pPr>
      <w:r>
        <w:rPr>
          <w:rStyle w:val="CommentReference"/>
        </w:rPr>
        <w:annotationRef/>
      </w:r>
      <w:r>
        <w:t>Not sure if need to touch it.</w:t>
      </w:r>
    </w:p>
  </w:comment>
  <w:comment w:id="511" w:author="Prof. LIU Ben" w:date="2026-08-24T23:37:00Z" w:initials="BL">
    <w:p w14:paraId="4F7DFB63" w14:textId="77777777" w:rsidR="006A50F6" w:rsidRDefault="006A50F6" w:rsidP="006A50F6">
      <w:r>
        <w:rPr>
          <w:rStyle w:val="CommentReference"/>
        </w:rPr>
        <w:annotationRef/>
      </w:r>
      <w:r>
        <w:rPr>
          <w:rFonts w:ascii="Georgia" w:eastAsiaTheme="minorEastAsia" w:hAnsi="Georgia" w:cs="Georgia"/>
          <w:sz w:val="20"/>
          <w:szCs w:val="20"/>
          <w:lang w:eastAsia="en-US"/>
        </w:rPr>
        <w:t>This is under role 1 but discussed under Role 2. In Table 1 the study sits in Role 1 (platform competitor), yet its answer-supply and style findings ("longer, less readable") are the ones you invoke in §2.1.2 (the instrument stream), where you also cite it for "declines in qualified contributions." A reader who cross-references will be confused about why an "answerer's instrument" finding is tabulated under "platform competitor." Either (a) add a brief note in the table that Sanatizadeh documents both demand- and supply-side effects, or (b) footnote it in §2.1.2 as spanning both roles. Right now the split is silent.</w:t>
      </w:r>
    </w:p>
  </w:comment>
  <w:comment w:id="590" w:author="Prof. LIU Ben" w:date="2026-08-24T23:39:00Z" w:initials="BL">
    <w:p w14:paraId="5F8AA61A" w14:textId="77777777" w:rsidR="006A50F6" w:rsidRDefault="006A50F6" w:rsidP="006A50F6">
      <w:r>
        <w:rPr>
          <w:rStyle w:val="CommentReference"/>
        </w:rPr>
        <w:annotationRef/>
      </w:r>
      <w:r>
        <w:rPr>
          <w:rFonts w:ascii="Georgia" w:eastAsiaTheme="minorEastAsia" w:hAnsi="Georgia" w:cs="Georgia"/>
          <w:sz w:val="20"/>
          <w:szCs w:val="20"/>
          <w:lang w:eastAsia="en-US"/>
        </w:rPr>
        <w:t>we don't have signs anymore. Please make the content under columns "question supply" and "answer supply" clearer.</w:t>
      </w:r>
    </w:p>
  </w:comment>
  <w:comment w:id="768" w:author="Prof. LIU Ben" w:date="2026-08-24T22:53:00Z" w:initials="BL">
    <w:p w14:paraId="22DC42CD" w14:textId="77777777" w:rsidR="00B369E9" w:rsidRDefault="00B369E9" w:rsidP="00B369E9">
      <w:r>
        <w:rPr>
          <w:rStyle w:val="CommentReference"/>
        </w:rPr>
        <w:annotationRef/>
      </w:r>
      <w:r>
        <w:rPr>
          <w:rFonts w:ascii="Georgia" w:eastAsiaTheme="minorEastAsia" w:hAnsi="Georgia" w:cs="Georgia"/>
          <w:sz w:val="20"/>
          <w:szCs w:val="20"/>
          <w:lang w:eastAsia="en-US"/>
        </w:rPr>
        <w:t>verify this.</w:t>
      </w:r>
    </w:p>
  </w:comment>
  <w:comment w:id="2167" w:author="Prof. LIU Ben" w:date="2026-08-25T22:57:00Z" w:initials="BL">
    <w:p w14:paraId="3E8F3A19" w14:textId="77777777" w:rsidR="00904A3D" w:rsidRDefault="00904A3D" w:rsidP="00904A3D">
      <w:r>
        <w:rPr>
          <w:rStyle w:val="CommentReference"/>
        </w:rPr>
        <w:annotationRef/>
      </w:r>
      <w:r>
        <w:rPr>
          <w:rFonts w:ascii="Georgia" w:eastAsiaTheme="minorEastAsia" w:hAnsi="Georgia" w:cs="Georgia"/>
          <w:sz w:val="20"/>
          <w:szCs w:val="20"/>
          <w:lang w:eastAsia="en-US"/>
        </w:rPr>
        <w:t>There is no appendix b in this file</w:t>
      </w:r>
    </w:p>
  </w:comment>
  <w:comment w:id="2232" w:author="Xin Li" w:date="2026-08-22T08:27:00Z" w:initials="X">
    <w:p w14:paraId="7C76C313" w14:textId="77777777" w:rsidR="00270DFC" w:rsidRDefault="00270DFC" w:rsidP="00270DFC">
      <w:pPr>
        <w:pStyle w:val="CommentText"/>
        <w:jc w:val="left"/>
      </w:pPr>
      <w:r>
        <w:rPr>
          <w:rStyle w:val="CommentReference"/>
        </w:rPr>
        <w:annotationRef/>
      </w:r>
      <w:r>
        <w:t>I intend to change H4 to null. But I did not change this section.</w:t>
      </w:r>
    </w:p>
  </w:comment>
  <w:comment w:id="2282" w:author="Xin Li" w:date="2026-08-22T08:29:00Z" w:initials="X">
    <w:p w14:paraId="400010A3" w14:textId="77777777" w:rsidR="00270DFC" w:rsidRDefault="00270DFC" w:rsidP="00270DFC">
      <w:pPr>
        <w:pStyle w:val="CommentText"/>
        <w:jc w:val="left"/>
      </w:pPr>
      <w:r>
        <w:rPr>
          <w:rStyle w:val="CommentReference"/>
        </w:rPr>
        <w:annotationRef/>
      </w:r>
      <w:r>
        <w:t>Same reason, label does not matter.</w:t>
      </w:r>
    </w:p>
  </w:comment>
  <w:comment w:id="2789" w:author="Prof. LIU Ben" w:date="2026-08-26T00:03:00Z" w:initials="BL">
    <w:p w14:paraId="679A1F8B" w14:textId="77777777" w:rsidR="001C3581" w:rsidRDefault="001C3581" w:rsidP="001C3581">
      <w:r>
        <w:rPr>
          <w:rStyle w:val="CommentReference"/>
        </w:rPr>
        <w:annotationRef/>
      </w:r>
      <w:r>
        <w:rPr>
          <w:rFonts w:ascii="Georgia" w:eastAsiaTheme="minorEastAsia" w:hAnsi="Georgia" w:cs="Georgia"/>
          <w:sz w:val="20"/>
          <w:szCs w:val="20"/>
          <w:lang w:eastAsia="en-US"/>
        </w:rPr>
        <w:t>The difference is only 1?</w:t>
      </w:r>
    </w:p>
  </w:comment>
  <w:comment w:id="2790" w:author="Prof. LIU Ben" w:date="2026-08-26T00:02:00Z" w:initials="BL">
    <w:p w14:paraId="509C5B33" w14:textId="77777777" w:rsidR="001C3581" w:rsidRDefault="001C3581" w:rsidP="001C3581">
      <w:r>
        <w:rPr>
          <w:rStyle w:val="CommentReference"/>
        </w:rPr>
        <w:annotationRef/>
      </w:r>
      <w:r>
        <w:rPr>
          <w:rFonts w:ascii="Georgia" w:eastAsiaTheme="minorEastAsia" w:hAnsi="Georgia" w:cs="Georgia"/>
          <w:sz w:val="20"/>
          <w:szCs w:val="20"/>
          <w:lang w:eastAsia="en-US"/>
        </w:rPr>
        <w:t>what does this mean?</w:t>
      </w:r>
    </w:p>
  </w:comment>
  <w:comment w:id="2791" w:author="Prof. LIU Ben" w:date="2026-08-26T00:03:00Z" w:initials="BL">
    <w:p w14:paraId="17DFCFD5" w14:textId="77777777" w:rsidR="001C3581" w:rsidRDefault="001C3581" w:rsidP="001C3581">
      <w:r>
        <w:rPr>
          <w:rStyle w:val="CommentReference"/>
        </w:rPr>
        <w:annotationRef/>
      </w:r>
      <w:r>
        <w:rPr>
          <w:rFonts w:ascii="Georgia" w:eastAsiaTheme="minorEastAsia" w:hAnsi="Georgia" w:cs="Georgia"/>
          <w:sz w:val="20"/>
          <w:szCs w:val="20"/>
          <w:lang w:eastAsia="en-US"/>
        </w:rPr>
        <w:t>not now it is LLM-based measure not sentence-bert based.</w:t>
      </w:r>
    </w:p>
  </w:comment>
  <w:comment w:id="2812" w:author="Prof. LIU Ben" w:date="2026-08-26T00:07:00Z" w:initials="BL">
    <w:p w14:paraId="69404141" w14:textId="77777777" w:rsidR="001C3581" w:rsidRDefault="001C3581" w:rsidP="001C3581">
      <w:r>
        <w:rPr>
          <w:rStyle w:val="CommentReference"/>
        </w:rPr>
        <w:annotationRef/>
      </w:r>
      <w:r>
        <w:rPr>
          <w:rFonts w:ascii="Georgia" w:eastAsiaTheme="minorEastAsia" w:hAnsi="Georgia" w:cs="Georgia"/>
          <w:sz w:val="20"/>
          <w:szCs w:val="20"/>
          <w:lang w:eastAsia="en-US"/>
        </w:rPr>
        <w:t>lets use p-value for consistency in presentation.</w:t>
      </w:r>
    </w:p>
  </w:comment>
  <w:comment w:id="2830" w:author="Prof. LIU Ben" w:date="2026-08-26T00:10:00Z" w:initials="BL">
    <w:p w14:paraId="546098D1" w14:textId="77777777" w:rsidR="001C3581" w:rsidRDefault="001C3581" w:rsidP="001C3581">
      <w:r>
        <w:rPr>
          <w:rStyle w:val="CommentReference"/>
        </w:rPr>
        <w:annotationRef/>
      </w:r>
      <w:r>
        <w:rPr>
          <w:rFonts w:ascii="Georgia" w:eastAsiaTheme="minorEastAsia" w:hAnsi="Georgia" w:cs="Georgia"/>
          <w:sz w:val="20"/>
          <w:szCs w:val="20"/>
          <w:lang w:eastAsia="en-US"/>
        </w:rPr>
        <w:t>report p-value</w:t>
      </w:r>
    </w:p>
  </w:comment>
  <w:comment w:id="2836" w:author="Prof. LIU Ben" w:date="2026-08-26T00:11:00Z" w:initials="BL">
    <w:p w14:paraId="5C3602A2" w14:textId="77777777" w:rsidR="001C3581" w:rsidRDefault="001C3581" w:rsidP="001C3581">
      <w:r>
        <w:rPr>
          <w:rStyle w:val="CommentReference"/>
        </w:rPr>
        <w:annotationRef/>
      </w:r>
      <w:r>
        <w:rPr>
          <w:rFonts w:ascii="Georgia" w:eastAsiaTheme="minorEastAsia" w:hAnsi="Georgia" w:cs="Georgia"/>
          <w:sz w:val="20"/>
          <w:szCs w:val="20"/>
          <w:lang w:eastAsia="en-US"/>
        </w:rPr>
        <w:t>report p-value</w:t>
      </w:r>
    </w:p>
  </w:comment>
  <w:comment w:id="2851" w:author="Prof. LIU Ben" w:date="2026-08-26T00:12:00Z" w:initials="BL">
    <w:p w14:paraId="2CCDC7DE" w14:textId="77777777" w:rsidR="001C3581" w:rsidRDefault="001C3581" w:rsidP="001C3581">
      <w:r>
        <w:rPr>
          <w:rStyle w:val="CommentReference"/>
        </w:rPr>
        <w:annotationRef/>
      </w:r>
      <w:r>
        <w:rPr>
          <w:rFonts w:ascii="Georgia" w:eastAsiaTheme="minorEastAsia" w:hAnsi="Georgia" w:cs="Georgia"/>
          <w:sz w:val="20"/>
          <w:szCs w:val="20"/>
          <w:lang w:eastAsia="en-US"/>
        </w:rPr>
        <w:t>report p-value</w:t>
      </w:r>
    </w:p>
  </w:comment>
  <w:comment w:id="3023" w:author="Xin Li" w:date="2026-08-22T14:18:00Z" w:initials="X">
    <w:p w14:paraId="212745ED" w14:textId="77777777" w:rsidR="00A32714" w:rsidRDefault="00A32714" w:rsidP="00A32714">
      <w:pPr>
        <w:pStyle w:val="CommentText"/>
        <w:jc w:val="left"/>
      </w:pPr>
      <w:r>
        <w:rPr>
          <w:rStyle w:val="CommentReference"/>
        </w:rPr>
        <w:annotationRef/>
      </w:r>
      <w:r>
        <w:t>The legend should be “no ai answer”</w:t>
      </w:r>
    </w:p>
  </w:comment>
  <w:comment w:id="4256"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 w:id="4440" w:author="Prof. LIU Ben" w:date="2026-08-24T23:31:00Z" w:initials="BL">
    <w:p w14:paraId="335D05F4" w14:textId="77777777" w:rsidR="00B369E9" w:rsidRDefault="00B369E9"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 w:id="4470" w:author="Prof. LIU Ben" w:date="2026-08-24T23:32:00Z" w:initials="BL">
    <w:p w14:paraId="073B46D5" w14:textId="77777777" w:rsidR="00B369E9" w:rsidRDefault="00B369E9" w:rsidP="00B369E9">
      <w:r>
        <w:rPr>
          <w:rStyle w:val="CommentReference"/>
        </w:rPr>
        <w:annotationRef/>
      </w:r>
      <w:r>
        <w:rPr>
          <w:rFonts w:ascii="Georgia" w:eastAsiaTheme="minorEastAsia" w:hAnsi="Georgia" w:cs="Georgia"/>
          <w:sz w:val="20"/>
          <w:szCs w:val="20"/>
          <w:lang w:eastAsia="en-US"/>
        </w:rPr>
        <w:t>not sure what this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CCC5EE" w15:done="0"/>
  <w15:commentEx w15:paraId="77187800" w15:done="0"/>
  <w15:commentEx w15:paraId="4F7DFB63" w15:done="0"/>
  <w15:commentEx w15:paraId="5F8AA61A" w15:done="0"/>
  <w15:commentEx w15:paraId="22DC42CD" w15:done="0"/>
  <w15:commentEx w15:paraId="3E8F3A19" w15:done="0"/>
  <w15:commentEx w15:paraId="7C76C313" w15:done="0"/>
  <w15:commentEx w15:paraId="400010A3" w15:done="0"/>
  <w15:commentEx w15:paraId="679A1F8B" w15:done="0"/>
  <w15:commentEx w15:paraId="509C5B33" w15:done="0"/>
  <w15:commentEx w15:paraId="17DFCFD5" w15:done="0"/>
  <w15:commentEx w15:paraId="69404141" w15:done="0"/>
  <w15:commentEx w15:paraId="546098D1" w15:done="0"/>
  <w15:commentEx w15:paraId="5C3602A2" w15:done="0"/>
  <w15:commentEx w15:paraId="2CCDC7DE" w15:done="0"/>
  <w15:commentEx w15:paraId="212745ED" w15:done="0"/>
  <w15:commentEx w15:paraId="3CF0DD6E" w15:done="0"/>
  <w15:commentEx w15:paraId="335D05F4" w15:done="0"/>
  <w15:commentEx w15:paraId="073B4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FB67BF" w16cex:dateUtc="2026-08-24T13:11:00Z"/>
  <w16cex:commentExtensible w16cex:durableId="0C8F880B" w16cex:dateUtc="2026-08-20T15:09:00Z"/>
  <w16cex:commentExtensible w16cex:durableId="6800425A" w16cex:dateUtc="2026-08-24T15:37:00Z"/>
  <w16cex:commentExtensible w16cex:durableId="125577A6" w16cex:dateUtc="2026-08-24T15:39:00Z"/>
  <w16cex:commentExtensible w16cex:durableId="76B681E6" w16cex:dateUtc="2026-08-24T14:53:00Z"/>
  <w16cex:commentExtensible w16cex:durableId="6BBF53AC" w16cex:dateUtc="2026-08-25T14:57:00Z"/>
  <w16cex:commentExtensible w16cex:durableId="16D689F2" w16cex:dateUtc="2026-08-22T00:27:00Z"/>
  <w16cex:commentExtensible w16cex:durableId="156D30BE" w16cex:dateUtc="2026-08-22T00:29:00Z"/>
  <w16cex:commentExtensible w16cex:durableId="44A8F0E3" w16cex:dateUtc="2026-08-25T16:03:00Z"/>
  <w16cex:commentExtensible w16cex:durableId="22E5BA46" w16cex:dateUtc="2026-08-25T16:02:00Z"/>
  <w16cex:commentExtensible w16cex:durableId="483C6905" w16cex:dateUtc="2026-08-25T16:03:00Z"/>
  <w16cex:commentExtensible w16cex:durableId="0CB9BA39" w16cex:dateUtc="2026-08-25T16:07:00Z"/>
  <w16cex:commentExtensible w16cex:durableId="77992230" w16cex:dateUtc="2026-08-25T16:10:00Z"/>
  <w16cex:commentExtensible w16cex:durableId="389FE896" w16cex:dateUtc="2026-08-25T16:11:00Z"/>
  <w16cex:commentExtensible w16cex:durableId="66283227" w16cex:dateUtc="2026-08-25T16:12:00Z"/>
  <w16cex:commentExtensible w16cex:durableId="52E17C05" w16cex:dateUtc="2026-08-22T06:18:00Z"/>
  <w16cex:commentExtensible w16cex:durableId="3486C603" w16cex:dateUtc="2026-08-26T06:17:00Z"/>
  <w16cex:commentExtensible w16cex:durableId="3BDBFE41" w16cex:dateUtc="2026-08-24T15:31:00Z"/>
  <w16cex:commentExtensible w16cex:durableId="0E709E59" w16cex:dateUtc="2026-08-24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CCC5EE" w16cid:durableId="05FB67BF"/>
  <w16cid:commentId w16cid:paraId="77187800" w16cid:durableId="0C8F880B"/>
  <w16cid:commentId w16cid:paraId="4F7DFB63" w16cid:durableId="6800425A"/>
  <w16cid:commentId w16cid:paraId="5F8AA61A" w16cid:durableId="125577A6"/>
  <w16cid:commentId w16cid:paraId="22DC42CD" w16cid:durableId="76B681E6"/>
  <w16cid:commentId w16cid:paraId="3E8F3A19" w16cid:durableId="6BBF53AC"/>
  <w16cid:commentId w16cid:paraId="7C76C313" w16cid:durableId="16D689F2"/>
  <w16cid:commentId w16cid:paraId="400010A3" w16cid:durableId="156D30BE"/>
  <w16cid:commentId w16cid:paraId="679A1F8B" w16cid:durableId="44A8F0E3"/>
  <w16cid:commentId w16cid:paraId="509C5B33" w16cid:durableId="22E5BA46"/>
  <w16cid:commentId w16cid:paraId="17DFCFD5" w16cid:durableId="483C6905"/>
  <w16cid:commentId w16cid:paraId="69404141" w16cid:durableId="0CB9BA39"/>
  <w16cid:commentId w16cid:paraId="546098D1" w16cid:durableId="77992230"/>
  <w16cid:commentId w16cid:paraId="5C3602A2" w16cid:durableId="389FE896"/>
  <w16cid:commentId w16cid:paraId="2CCDC7DE" w16cid:durableId="66283227"/>
  <w16cid:commentId w16cid:paraId="212745ED" w16cid:durableId="52E17C05"/>
  <w16cid:commentId w16cid:paraId="3CF0DD6E" w16cid:durableId="3486C603"/>
  <w16cid:commentId w16cid:paraId="335D05F4" w16cid:durableId="3BDBFE41"/>
  <w16cid:commentId w16cid:paraId="073B46D5" w16cid:durableId="0E709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6E3CF" w14:textId="77777777" w:rsidR="00021BF8" w:rsidRPr="00015210" w:rsidRDefault="00021BF8" w:rsidP="00413127">
      <w:r w:rsidRPr="00015210">
        <w:separator/>
      </w:r>
    </w:p>
    <w:p w14:paraId="37EE6CD1" w14:textId="77777777" w:rsidR="00021BF8" w:rsidRPr="00015210" w:rsidRDefault="00021BF8" w:rsidP="00413127"/>
    <w:p w14:paraId="50D16810" w14:textId="77777777" w:rsidR="00021BF8" w:rsidRPr="00015210" w:rsidRDefault="00021BF8" w:rsidP="00413127"/>
    <w:p w14:paraId="0C921B5C" w14:textId="77777777" w:rsidR="00021BF8" w:rsidRPr="00015210" w:rsidRDefault="00021BF8"/>
  </w:endnote>
  <w:endnote w:type="continuationSeparator" w:id="0">
    <w:p w14:paraId="4712A33D" w14:textId="77777777" w:rsidR="00021BF8" w:rsidRPr="00015210" w:rsidRDefault="00021BF8" w:rsidP="00413127">
      <w:r w:rsidRPr="00015210">
        <w:continuationSeparator/>
      </w:r>
    </w:p>
    <w:p w14:paraId="310D3F31" w14:textId="77777777" w:rsidR="00021BF8" w:rsidRPr="00015210" w:rsidRDefault="00021BF8" w:rsidP="00413127"/>
    <w:p w14:paraId="643E0115" w14:textId="77777777" w:rsidR="00021BF8" w:rsidRPr="00015210" w:rsidRDefault="00021BF8" w:rsidP="00413127"/>
    <w:p w14:paraId="39BC6B01" w14:textId="77777777" w:rsidR="00021BF8" w:rsidRPr="00015210" w:rsidRDefault="00021B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F0EB8" w14:textId="77777777" w:rsidR="00021BF8" w:rsidRPr="00015210" w:rsidRDefault="00021BF8">
      <w:r w:rsidRPr="00015210">
        <w:separator/>
      </w:r>
    </w:p>
  </w:footnote>
  <w:footnote w:type="continuationSeparator" w:id="0">
    <w:p w14:paraId="53F81167" w14:textId="77777777" w:rsidR="00021BF8" w:rsidRPr="00015210" w:rsidRDefault="00021BF8" w:rsidP="00413127">
      <w:r w:rsidRPr="00015210">
        <w:continuationSeparator/>
      </w:r>
    </w:p>
  </w:footnote>
  <w:footnote w:type="continuationNotice" w:id="1">
    <w:p w14:paraId="69040DF5" w14:textId="77777777" w:rsidR="00021BF8" w:rsidRPr="00015210" w:rsidRDefault="00021BF8" w:rsidP="003549C6">
      <w:pPr>
        <w:pStyle w:val="Footer"/>
        <w:rPr>
          <w:lang w:eastAsia="zh-CN"/>
        </w:rPr>
      </w:pPr>
    </w:p>
  </w:footnote>
  <w:footnote w:id="2">
    <w:p w14:paraId="7F5EA866" w14:textId="1429C35D" w:rsidR="00E30040" w:rsidRPr="00015210" w:rsidDel="00B369E9" w:rsidRDefault="00E30040" w:rsidP="00E30040">
      <w:pPr>
        <w:pStyle w:val="Footnotes"/>
        <w:spacing w:after="0" w:line="240" w:lineRule="auto"/>
        <w:rPr>
          <w:del w:id="183" w:author="Prof. LIU Ben" w:date="2026-08-24T21:32:00Z" w16du:dateUtc="2026-08-24T13:32:00Z"/>
          <w:lang w:eastAsia="zh-CN"/>
        </w:rPr>
      </w:pPr>
      <w:del w:id="184" w:author="Prof. LIU Ben" w:date="2026-08-24T21:32:00Z" w16du:dateUtc="2026-08-24T13:32:00Z">
        <w:r w:rsidRPr="00015210" w:rsidDel="00B369E9">
          <w:rPr>
            <w:rStyle w:val="FootnoteReference"/>
          </w:rPr>
          <w:footnoteRef/>
        </w:r>
        <w:r w:rsidRPr="00015210" w:rsidDel="00B369E9">
          <w:delText xml:space="preserve"> </w:delText>
        </w:r>
        <w:r w:rsidRPr="00015210" w:rsidDel="00B369E9">
          <w:rPr>
            <w:rFonts w:hint="eastAsia"/>
            <w:lang w:eastAsia="zh-CN"/>
          </w:rPr>
          <w:delText>Further i</w:delText>
        </w:r>
        <w:r w:rsidRPr="00015210" w:rsidDel="00B369E9">
          <w:delText>nformation about Quora</w:delText>
        </w:r>
        <w:r w:rsidR="00534D0B" w:rsidRPr="00015210" w:rsidDel="00B369E9">
          <w:delText>’</w:delText>
        </w:r>
        <w:r w:rsidRPr="00015210" w:rsidDel="00B369E9">
          <w:delText xml:space="preserve">s AI integration can be found at: </w:delText>
        </w:r>
        <w:r w:rsidDel="00B369E9">
          <w:fldChar w:fldCharType="begin"/>
        </w:r>
        <w:r w:rsidDel="00B369E9">
          <w:delInstrText>HYPERLINK "https://quorablog.quora.com/Poe-1?ch=10&amp;oid=98806369&amp;share=e6baeb55&amp;srid=C5jip&amp;target_type=post"</w:delInstrText>
        </w:r>
        <w:r w:rsidDel="00B369E9">
          <w:fldChar w:fldCharType="separate"/>
        </w:r>
        <w:r w:rsidRPr="00015210" w:rsidDel="00B369E9">
          <w:rPr>
            <w:rStyle w:val="Hyperlink"/>
            <w:lang w:eastAsia="zh-CN"/>
          </w:rPr>
          <w:delText>https://quorablog.quora.com/Poe-1?ch=10&amp;oid=98806369&amp;share=e6baeb55&amp;srid=C5jip&amp;target_type=post</w:delText>
        </w:r>
        <w:r w:rsidDel="00B369E9">
          <w:fldChar w:fldCharType="end"/>
        </w:r>
        <w:r w:rsidRPr="00015210" w:rsidDel="00B369E9">
          <w:rPr>
            <w:rFonts w:hint="eastAsia"/>
            <w:lang w:eastAsia="zh-CN"/>
          </w:rPr>
          <w:delText>.</w:delText>
        </w:r>
      </w:del>
    </w:p>
  </w:footnote>
  <w:footnote w:id="3">
    <w:p w14:paraId="0DA8B70C" w14:textId="77777777" w:rsidR="00963733" w:rsidRPr="00015210" w:rsidDel="00CA69FF" w:rsidRDefault="00963733" w:rsidP="00963733">
      <w:pPr>
        <w:pStyle w:val="Footnotes"/>
        <w:spacing w:after="0" w:line="240" w:lineRule="auto"/>
        <w:rPr>
          <w:del w:id="1043" w:author="Prof. LIU Ben" w:date="2026-08-25T02:26:00Z" w16du:dateUtc="2026-08-24T18:26:00Z"/>
          <w:lang w:eastAsia="zh-CN"/>
        </w:rPr>
      </w:pPr>
      <w:del w:id="1044" w:author="Prof. LIU Ben" w:date="2026-08-25T02:26:00Z" w16du:dateUtc="2026-08-24T18:26:00Z">
        <w:r w:rsidRPr="00015210" w:rsidDel="00CA69FF">
          <w:rPr>
            <w:rStyle w:val="FootnoteReference"/>
            <w:sz w:val="18"/>
          </w:rPr>
          <w:footnoteRef/>
        </w:r>
        <w:r w:rsidRPr="00015210" w:rsidDel="00CA69FF">
          <w:rPr>
            <w:lang w:eastAsia="zh-CN"/>
          </w:rPr>
          <w:delText xml:space="preserve"> </w:delText>
        </w:r>
        <w:r w:rsidRPr="00015210" w:rsidDel="00CA69FF">
          <w:delText xml:space="preserve">This information can be found at: </w:delText>
        </w:r>
        <w:r w:rsidDel="00CA69FF">
          <w:fldChar w:fldCharType="begin"/>
        </w:r>
        <w:r w:rsidDel="00CA69FF">
          <w:delInstrText>HYPERLINK "https://stackexchange.com/sites?view=list" \l "technology-questions"</w:delInstrText>
        </w:r>
        <w:r w:rsidDel="00CA69FF">
          <w:fldChar w:fldCharType="separate"/>
        </w:r>
        <w:r w:rsidRPr="00015210" w:rsidDel="00CA69FF">
          <w:rPr>
            <w:rStyle w:val="Hyperlink"/>
            <w:szCs w:val="22"/>
          </w:rPr>
          <w:delText>https://stackexchange.com/sites?view=list#technology-questions</w:delText>
        </w:r>
        <w:r w:rsidDel="00CA69FF">
          <w:fldChar w:fldCharType="end"/>
        </w:r>
        <w:r w:rsidRPr="00015210" w:rsidDel="00CA69FF">
          <w:delText>.</w:delText>
        </w:r>
      </w:del>
    </w:p>
  </w:footnote>
  <w:footnote w:id="4">
    <w:p w14:paraId="1C82F06C" w14:textId="77777777" w:rsidR="00963733" w:rsidRPr="00015210" w:rsidDel="00CA69FF" w:rsidRDefault="00963733" w:rsidP="00963733">
      <w:pPr>
        <w:pStyle w:val="Footnotes"/>
        <w:spacing w:after="0" w:line="240" w:lineRule="auto"/>
        <w:rPr>
          <w:del w:id="1053" w:author="Prof. LIU Ben" w:date="2026-08-25T02:26:00Z" w16du:dateUtc="2026-08-24T18:26:00Z"/>
          <w:lang w:eastAsia="zh-CN"/>
        </w:rPr>
      </w:pPr>
      <w:del w:id="1054" w:author="Prof. LIU Ben" w:date="2026-08-25T02:26:00Z" w16du:dateUtc="2026-08-24T18:26:00Z">
        <w:r w:rsidRPr="00015210" w:rsidDel="00CA69FF">
          <w:rPr>
            <w:rStyle w:val="FootnoteReference"/>
            <w:sz w:val="18"/>
          </w:rPr>
          <w:footnoteRef/>
        </w:r>
        <w:r w:rsidRPr="00015210" w:rsidDel="00CA69FF">
          <w:delText>The randomized experiment announcement can be accessed at: https://meta.segmentfault.com/questions/10010000053637863.</w:delText>
        </w:r>
      </w:del>
    </w:p>
  </w:footnote>
  <w:footnote w:id="5">
    <w:p w14:paraId="664E2763" w14:textId="77777777" w:rsidR="00963733" w:rsidRPr="00015210" w:rsidDel="00CA69FF" w:rsidRDefault="00963733" w:rsidP="00963733">
      <w:pPr>
        <w:pStyle w:val="NormalWeb"/>
        <w:spacing w:before="0" w:beforeAutospacing="0" w:after="0" w:afterAutospacing="0" w:line="240" w:lineRule="auto"/>
        <w:rPr>
          <w:del w:id="1055" w:author="Prof. LIU Ben" w:date="2026-08-25T02:26:00Z" w16du:dateUtc="2026-08-24T18:26:00Z"/>
          <w:rFonts w:ascii="Times New Roman" w:eastAsia="Times New Roman" w:hAnsi="Times New Roman" w:cs="Times New Roman"/>
          <w:sz w:val="24"/>
          <w:szCs w:val="24"/>
        </w:rPr>
      </w:pPr>
      <w:del w:id="1056" w:author="Prof. LIU Ben" w:date="2026-08-25T02:26:00Z" w16du:dateUtc="2026-08-24T18:26:00Z">
        <w:r w:rsidRPr="00015210" w:rsidDel="00CA69FF">
          <w:rPr>
            <w:rStyle w:val="FootnoteReference"/>
            <w:rFonts w:ascii="Times New Roman" w:eastAsiaTheme="minorEastAsia" w:hAnsi="Times New Roman" w:cs="Times New Roman"/>
            <w:sz w:val="18"/>
            <w:szCs w:val="20"/>
            <w:lang w:eastAsia="en-US"/>
          </w:rPr>
          <w:footnoteRef/>
        </w:r>
        <w:r w:rsidRPr="00015210" w:rsidDel="00CA69FF">
          <w:rPr>
            <w:rStyle w:val="FootnoteReference"/>
            <w:rFonts w:eastAsiaTheme="minorEastAsia"/>
            <w:sz w:val="18"/>
            <w:szCs w:val="20"/>
            <w:lang w:eastAsia="en-US"/>
          </w:rPr>
          <w:delText xml:space="preserve"> </w:delText>
        </w:r>
        <w:r w:rsidRPr="00015210" w:rsidDel="00CA69FF">
          <w:rPr>
            <w:rFonts w:ascii="Times New Roman" w:eastAsia="Times New Roman" w:hAnsi="Times New Roman" w:cs="Times New Roman"/>
            <w:sz w:val="20"/>
            <w:szCs w:val="20"/>
          </w:rPr>
          <w:delText xml:space="preserve">We confirmed with </w:delText>
        </w:r>
        <w:r w:rsidRPr="00015210" w:rsidDel="00CA69FF">
          <w:rPr>
            <w:rFonts w:ascii="Times New Roman" w:eastAsia="Times New Roman" w:hAnsi="Times New Roman" w:cs="Times New Roman" w:hint="eastAsia"/>
            <w:sz w:val="20"/>
            <w:szCs w:val="20"/>
          </w:rPr>
          <w:delText xml:space="preserve">the </w:delText>
        </w:r>
        <w:r w:rsidRPr="00015210" w:rsidDel="00CA69FF">
          <w:rPr>
            <w:rFonts w:ascii="Times New Roman" w:eastAsia="Times New Roman" w:hAnsi="Times New Roman" w:cs="Times New Roman"/>
            <w:sz w:val="20"/>
            <w:szCs w:val="20"/>
          </w:rPr>
          <w:delText>SegmentFault</w:delText>
        </w:r>
        <w:r w:rsidRPr="00015210" w:rsidDel="00CA69FF">
          <w:rPr>
            <w:rFonts w:ascii="Times New Roman" w:eastAsia="Times New Roman" w:hAnsi="Times New Roman" w:cs="Times New Roman" w:hint="eastAsia"/>
            <w:sz w:val="20"/>
            <w:szCs w:val="20"/>
          </w:rPr>
          <w:delText xml:space="preserve"> administrators</w:delText>
        </w:r>
        <w:r w:rsidRPr="00015210" w:rsidDel="00CA69FF">
          <w:rPr>
            <w:rFonts w:ascii="Times New Roman" w:eastAsia="Times New Roman" w:hAnsi="Times New Roman" w:cs="Times New Roman"/>
            <w:sz w:val="20"/>
            <w:szCs w:val="20"/>
          </w:rPr>
          <w:delText xml:space="preserve"> who oversaw and implemented the randomized experiment that the random assignment did occur at the question level.</w:delText>
        </w:r>
      </w:del>
    </w:p>
  </w:footnote>
  <w:footnote w:id="6">
    <w:p w14:paraId="5F49FE18" w14:textId="77777777" w:rsidR="00963733" w:rsidRPr="00015210" w:rsidDel="00CA69FF" w:rsidRDefault="00963733" w:rsidP="00963733">
      <w:pPr>
        <w:pStyle w:val="Footnotes"/>
        <w:rPr>
          <w:del w:id="1057" w:author="Prof. LIU Ben" w:date="2026-08-25T02:26:00Z" w16du:dateUtc="2026-08-24T18:26:00Z"/>
        </w:rPr>
      </w:pPr>
      <w:del w:id="1058" w:author="Prof. LIU Ben" w:date="2026-08-25T02:26:00Z" w16du:dateUtc="2026-08-24T18:26:00Z">
        <w:r w:rsidRPr="00015210" w:rsidDel="00CA69FF">
          <w:rPr>
            <w:rStyle w:val="FootnoteReference"/>
          </w:rPr>
          <w:footnoteRef/>
        </w:r>
        <w:r w:rsidRPr="00015210" w:rsidDel="00CA69FF">
          <w:delText xml:space="preserve"> The Online Appendix is available at:</w:delText>
        </w:r>
        <w:r w:rsidRPr="00015210" w:rsidDel="00CA69FF">
          <w:rPr>
            <w:rFonts w:hint="eastAsia"/>
          </w:rPr>
          <w:delText xml:space="preserve"> </w:delText>
        </w:r>
        <w:r w:rsidRPr="00015210" w:rsidDel="00CA69FF">
          <w:delText>https://researchbox.org/5255&amp;PEER_REVIEW_passcode=UFACJZ</w:delText>
        </w:r>
        <w:r w:rsidRPr="00015210" w:rsidDel="00CA69FF">
          <w:rPr>
            <w:rFonts w:hint="eastAsia"/>
          </w:rPr>
          <w:delText>.</w:delText>
        </w:r>
      </w:del>
    </w:p>
  </w:footnote>
  <w:footnote w:id="7">
    <w:p w14:paraId="196B26DD" w14:textId="77777777" w:rsidR="005C375D" w:rsidRPr="00015210" w:rsidRDefault="005C375D" w:rsidP="005C375D">
      <w:pPr>
        <w:pStyle w:val="Footnotes"/>
        <w:rPr>
          <w:ins w:id="1672" w:author="Prof. LIU Ben" w:date="2026-08-25T21:33:00Z" w16du:dateUtc="2026-08-25T13:33:00Z"/>
          <w:lang w:eastAsia="zh-CN"/>
        </w:rPr>
      </w:pPr>
      <w:ins w:id="1673" w:author="Prof. LIU Ben" w:date="2026-08-25T21:33:00Z" w16du:dateUtc="2026-08-25T13:33:00Z">
        <w:r w:rsidRPr="00015210">
          <w:rPr>
            <w:rStyle w:val="FootnoteReference"/>
          </w:rPr>
          <w:footnoteRef/>
        </w:r>
        <w:r w:rsidRPr="00015210">
          <w: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t>
        </w:r>
      </w:ins>
    </w:p>
  </w:footnote>
  <w:footnote w:id="8">
    <w:p w14:paraId="168476C2" w14:textId="56B22F75" w:rsidR="001945B2" w:rsidRPr="00015210" w:rsidDel="005C375D" w:rsidRDefault="001945B2" w:rsidP="001945B2">
      <w:pPr>
        <w:pStyle w:val="Footnotes"/>
        <w:rPr>
          <w:del w:id="1755" w:author="Prof. LIU Ben" w:date="2026-08-25T21:40:00Z" w16du:dateUtc="2026-08-25T13:40:00Z"/>
          <w:lang w:eastAsia="zh-CN"/>
        </w:rPr>
      </w:pPr>
      <w:del w:id="1756" w:author="Prof. LIU Ben" w:date="2026-08-25T21:40:00Z" w16du:dateUtc="2026-08-25T13:40:00Z">
        <w:r w:rsidRPr="00015210" w:rsidDel="005C375D">
          <w:rPr>
            <w:rStyle w:val="FootnoteReference"/>
          </w:rPr>
          <w:footnoteRef/>
        </w:r>
        <w:r w:rsidRPr="00015210" w:rsidDel="005C375D">
          <w:delText xml:space="preserve"> We should be precise about the belief we attribute to this population, because it is narrower than the general </w:delText>
        </w:r>
        <w:r w:rsidR="00534D0B" w:rsidRPr="00015210" w:rsidDel="005C375D">
          <w:delText>“</w:delText>
        </w:r>
        <w:r w:rsidRPr="00015210" w:rsidDel="005C375D">
          <w:delText>AI slop</w:delText>
        </w:r>
        <w:r w:rsidR="00534D0B" w:rsidRPr="00015210" w:rsidDel="005C375D">
          <w:delText>”</w:delText>
        </w:r>
        <w:r w:rsidRPr="00015210" w:rsidDel="005C375D">
          <w:delText xml:space="preserve">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9">
    <w:p w14:paraId="6E015E89" w14:textId="77777777" w:rsidR="00904A3D" w:rsidRPr="00413127" w:rsidRDefault="00904A3D" w:rsidP="00904A3D">
      <w:pPr>
        <w:pStyle w:val="Footnotes"/>
        <w:spacing w:after="0" w:line="240" w:lineRule="auto"/>
        <w:rPr>
          <w:ins w:id="1988" w:author="Prof. LIU Ben" w:date="2026-08-25T22:38:00Z" w16du:dateUtc="2026-08-25T14:38:00Z"/>
          <w:lang w:eastAsia="zh-CN"/>
        </w:rPr>
      </w:pPr>
      <w:ins w:id="1989" w:author="Prof. LIU Ben" w:date="2026-08-25T22:38:00Z" w16du:dateUtc="2026-08-25T14:38:00Z">
        <w:r w:rsidRPr="00413127">
          <w:rPr>
            <w:rStyle w:val="FootnoteReference"/>
            <w:sz w:val="18"/>
          </w:rPr>
          <w:footnoteRef/>
        </w:r>
        <w:r w:rsidRPr="00413127">
          <w:rPr>
            <w:lang w:eastAsia="zh-CN"/>
          </w:rPr>
          <w:t xml:space="preserve"> </w:t>
        </w:r>
        <w:r>
          <w:t xml:space="preserve">This information can be found at: </w:t>
        </w:r>
        <w:r>
          <w:fldChar w:fldCharType="begin"/>
        </w:r>
        <w:r>
          <w:instrText>HYPERLINK "https://stackexchange.com/sites?view=list" \l "technology-questions"</w:instrText>
        </w:r>
        <w:r>
          <w:fldChar w:fldCharType="separate"/>
        </w:r>
        <w:r w:rsidRPr="00413127">
          <w:rPr>
            <w:rStyle w:val="Hyperlink"/>
            <w:szCs w:val="22"/>
          </w:rPr>
          <w:t>https://stackexchange.com/sites?view=list#technology-questions</w:t>
        </w:r>
        <w:r>
          <w:fldChar w:fldCharType="end"/>
        </w:r>
        <w:r w:rsidRPr="00413127">
          <w:t>.</w:t>
        </w:r>
      </w:ins>
    </w:p>
  </w:footnote>
  <w:footnote w:id="10">
    <w:p w14:paraId="268D5DAF" w14:textId="77777777" w:rsidR="00904A3D" w:rsidRPr="00413127" w:rsidRDefault="00904A3D" w:rsidP="00904A3D">
      <w:pPr>
        <w:pStyle w:val="Footnotes"/>
        <w:spacing w:after="0" w:line="240" w:lineRule="auto"/>
        <w:rPr>
          <w:ins w:id="1999" w:author="Prof. LIU Ben" w:date="2026-08-25T22:38:00Z" w16du:dateUtc="2026-08-25T14:38:00Z"/>
          <w:lang w:eastAsia="zh-CN"/>
        </w:rPr>
      </w:pPr>
      <w:ins w:id="2000" w:author="Prof. LIU Ben" w:date="2026-08-25T22:38:00Z" w16du:dateUtc="2026-08-25T14:38:00Z">
        <w:r w:rsidRPr="00413127">
          <w:rPr>
            <w:rStyle w:val="FootnoteReference"/>
            <w:sz w:val="18"/>
          </w:rPr>
          <w:footnoteRef/>
        </w:r>
        <w:r w:rsidRPr="00413127">
          <w:t>The randomized experiment announcement can be accessed at: https://meta.segmentfault.com/questions/10010000053637863.</w:t>
        </w:r>
      </w:ins>
    </w:p>
  </w:footnote>
  <w:footnote w:id="11">
    <w:p w14:paraId="7F55FBDE" w14:textId="77777777" w:rsidR="00904A3D" w:rsidRPr="00D657E2" w:rsidRDefault="00904A3D" w:rsidP="00904A3D">
      <w:pPr>
        <w:pStyle w:val="NormalWeb"/>
        <w:spacing w:before="0" w:beforeAutospacing="0" w:after="0" w:afterAutospacing="0" w:line="240" w:lineRule="auto"/>
        <w:rPr>
          <w:ins w:id="2004" w:author="Prof. LIU Ben" w:date="2026-08-25T22:39:00Z" w16du:dateUtc="2026-08-25T14:39:00Z"/>
          <w:rFonts w:ascii="Times New Roman" w:eastAsia="Times New Roman" w:hAnsi="Times New Roman" w:cs="Times New Roman"/>
          <w:sz w:val="24"/>
          <w:szCs w:val="24"/>
        </w:rPr>
      </w:pPr>
      <w:ins w:id="2005" w:author="Prof. LIU Ben" w:date="2026-08-25T22:39:00Z" w16du:dateUtc="2026-08-25T14:39:00Z">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ins>
    </w:p>
  </w:footnote>
  <w:footnote w:id="12">
    <w:p w14:paraId="151AC5FA" w14:textId="77777777" w:rsidR="00904A3D" w:rsidRPr="00701301" w:rsidRDefault="00904A3D" w:rsidP="00904A3D">
      <w:pPr>
        <w:pStyle w:val="Footnotes"/>
        <w:rPr>
          <w:ins w:id="2009" w:author="Prof. LIU Ben" w:date="2026-08-25T22:40:00Z" w16du:dateUtc="2026-08-25T14:40:00Z"/>
        </w:rPr>
      </w:pPr>
      <w:ins w:id="2010" w:author="Prof. LIU Ben" w:date="2026-08-25T22:40:00Z" w16du:dateUtc="2026-08-25T14:40:00Z">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ins>
    </w:p>
  </w:footnote>
  <w:footnote w:id="13">
    <w:p w14:paraId="7AADDD9B" w14:textId="77777777" w:rsidR="00904A3D" w:rsidRPr="008C6C83" w:rsidRDefault="00904A3D" w:rsidP="00904A3D">
      <w:pPr>
        <w:pStyle w:val="Footnotes"/>
        <w:spacing w:after="0" w:line="240" w:lineRule="auto"/>
        <w:rPr>
          <w:ins w:id="2065" w:author="Prof. LIU Ben" w:date="2026-08-25T22:51:00Z" w16du:dateUtc="2026-08-25T14:51:00Z"/>
          <w:lang w:eastAsia="zh-CN"/>
        </w:rPr>
      </w:pPr>
      <w:ins w:id="2066" w:author="Prof. LIU Ben" w:date="2026-08-25T22:51:00Z" w16du:dateUtc="2026-08-25T14:51:00Z">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ins>
    </w:p>
  </w:footnote>
  <w:footnote w:id="14">
    <w:p w14:paraId="4FABCBE2" w14:textId="77777777" w:rsidR="00417957" w:rsidRPr="008C6C83" w:rsidDel="00010D8D" w:rsidRDefault="00417957" w:rsidP="00417957">
      <w:pPr>
        <w:pStyle w:val="Footnotes"/>
        <w:spacing w:after="0" w:line="240" w:lineRule="auto"/>
        <w:rPr>
          <w:del w:id="2522" w:author="Prof. LIU Ben" w:date="2026-08-25T22:16:00Z" w16du:dateUtc="2026-08-25T14:16:00Z"/>
          <w:lang w:eastAsia="zh-CN"/>
        </w:rPr>
      </w:pPr>
      <w:del w:id="2523" w:author="Prof. LIU Ben" w:date="2026-08-25T22:16:00Z" w16du:dateUtc="2026-08-25T14:16:00Z">
        <w:r w:rsidRPr="00015210" w:rsidDel="00010D8D">
          <w:rPr>
            <w:rStyle w:val="FootnoteReference"/>
          </w:rPr>
          <w:footnoteRef/>
        </w:r>
        <w:r w:rsidRPr="00015210" w:rsidDel="00010D8D">
          <w:delText xml:space="preserve"> In SegmentFault, receiving downvotes on an answer can result in deductions to the answerer’s reputation score, potentially pushing it into negative territory.</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Xin Li">
    <w15:presenceInfo w15:providerId="None" w15:userId="Xin Li"/>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F8"/>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769"/>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81"/>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13B"/>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5C3"/>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9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0FB9"/>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2F8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5EDD"/>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0BB4"/>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9AC"/>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581"/>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63450</Words>
  <Characters>361670</Characters>
  <Application>Microsoft Office Word</Application>
  <DocSecurity>0</DocSecurity>
  <Lines>3013</Lines>
  <Paragraphs>848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2026-08-26T05:47:00Z</cp:lastPrinted>
  <dcterms:created xsi:type="dcterms:W3CDTF">2026-08-27T13:18:00Z</dcterms:created>
  <dcterms:modified xsi:type="dcterms:W3CDTF">2026-08-27T13:18:00Z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id="SsdWcs9b"/&gt;&lt;style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